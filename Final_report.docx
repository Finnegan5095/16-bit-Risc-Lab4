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2CA40" w14:textId="77777777" w:rsidR="00AE3762" w:rsidRPr="006412D6" w:rsidRDefault="000944C8" w:rsidP="00724F28">
      <w:pPr>
        <w:pStyle w:val="Title"/>
      </w:pPr>
      <w:r w:rsidRPr="006412D6">
        <w:t>Lab 4</w:t>
      </w:r>
      <w:r w:rsidR="00AE3762" w:rsidRPr="006412D6">
        <w:t xml:space="preserve"> </w:t>
      </w:r>
      <w:r w:rsidR="00DE3AC8" w:rsidRPr="006412D6">
        <w:t>Final Report</w:t>
      </w:r>
    </w:p>
    <w:p w14:paraId="2215D7BD" w14:textId="77777777" w:rsidR="000944C8" w:rsidRPr="006412D6" w:rsidRDefault="000944C8" w:rsidP="00645BF1">
      <w:pPr>
        <w:pStyle w:val="Heading1"/>
        <w:spacing w:before="96" w:after="96"/>
      </w:pPr>
      <w:r w:rsidRPr="006412D6">
        <w:t xml:space="preserve">Team Members </w:t>
      </w:r>
    </w:p>
    <w:p w14:paraId="3B023165" w14:textId="05BDE226" w:rsidR="000944C8" w:rsidRPr="006412D6" w:rsidRDefault="000944C8" w:rsidP="00645BF1">
      <w:r w:rsidRPr="006412D6">
        <w:t xml:space="preserve">Team member: </w:t>
      </w:r>
      <w:r w:rsidR="00EC0505" w:rsidRPr="006412D6">
        <w:t>Matthew Coffey</w:t>
      </w:r>
    </w:p>
    <w:p w14:paraId="5E2DD152" w14:textId="4CB8104E" w:rsidR="000944C8" w:rsidRPr="006412D6" w:rsidRDefault="000944C8" w:rsidP="00645BF1">
      <w:r w:rsidRPr="006412D6">
        <w:t xml:space="preserve">Team member: </w:t>
      </w:r>
      <w:r w:rsidR="00EC0505" w:rsidRPr="006412D6">
        <w:t>Finn McGlothlin</w:t>
      </w:r>
    </w:p>
    <w:p w14:paraId="1EC42AA1" w14:textId="77777777" w:rsidR="00AE3762" w:rsidRPr="006412D6" w:rsidRDefault="00724F28" w:rsidP="00645BF1">
      <w:pPr>
        <w:pStyle w:val="Heading1"/>
        <w:spacing w:before="96" w:after="96"/>
      </w:pPr>
      <w:r w:rsidRPr="006412D6">
        <w:t xml:space="preserve">Implementation Diagram </w:t>
      </w:r>
    </w:p>
    <w:p w14:paraId="66A43548" w14:textId="77777777" w:rsidR="000944C8" w:rsidRPr="006412D6" w:rsidRDefault="000944C8" w:rsidP="00645BF1">
      <w:r w:rsidRPr="006412D6">
        <w:t>(Draw your design similar to the one shown below)</w:t>
      </w:r>
    </w:p>
    <w:p w14:paraId="449D0058" w14:textId="77777777" w:rsidR="000944C8" w:rsidRPr="006412D6" w:rsidRDefault="000944C8" w:rsidP="00645BF1"/>
    <w:p w14:paraId="56230D1B" w14:textId="79D7687E" w:rsidR="00AE3762" w:rsidRPr="006412D6" w:rsidRDefault="0028170D" w:rsidP="00645BF1">
      <w:r w:rsidRPr="006412D6">
        <w:drawing>
          <wp:inline distT="0" distB="0" distL="0" distR="0" wp14:anchorId="6FC234CA" wp14:editId="0EF291E2">
            <wp:extent cx="5943600" cy="32124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12465"/>
                    </a:xfrm>
                    <a:prstGeom prst="rect">
                      <a:avLst/>
                    </a:prstGeom>
                  </pic:spPr>
                </pic:pic>
              </a:graphicData>
            </a:graphic>
          </wp:inline>
        </w:drawing>
      </w:r>
    </w:p>
    <w:p w14:paraId="19BA962F" w14:textId="77777777" w:rsidR="00724F28" w:rsidRPr="006412D6" w:rsidRDefault="00724F28" w:rsidP="00645BF1"/>
    <w:p w14:paraId="304FC279" w14:textId="133500DE" w:rsidR="001A71D8" w:rsidRPr="006412D6" w:rsidRDefault="000944C8" w:rsidP="001A71D8">
      <w:pPr>
        <w:pStyle w:val="Heading1"/>
        <w:spacing w:before="96" w:after="96"/>
      </w:pPr>
      <w:r w:rsidRPr="006412D6">
        <w:t>Datapath</w:t>
      </w:r>
    </w:p>
    <w:p w14:paraId="6C3AB860" w14:textId="55B094BA" w:rsidR="008D27BF" w:rsidRPr="006412D6" w:rsidRDefault="001A71D8" w:rsidP="00645BF1">
      <w:r>
        <w:t xml:space="preserve">The image above documents the connections between the units and the shows the overview of the whole code. </w:t>
      </w:r>
      <w:r w:rsidR="009C6390">
        <w:t xml:space="preserve">Our code starts at the </w:t>
      </w:r>
      <w:r w:rsidR="006F3853">
        <w:t>PC</w:t>
      </w:r>
      <w:r w:rsidR="009C6390">
        <w:t xml:space="preserve"> component and updates that on the falling edge of the clock. That new program counter then goes to the instruction memory and gets the new instruction that needs to be ran. Then</w:t>
      </w:r>
      <w:r w:rsidR="00504E5A">
        <w:t>,</w:t>
      </w:r>
      <w:r w:rsidR="009C6390">
        <w:t xml:space="preserve"> the instruction gets split up into the </w:t>
      </w:r>
      <w:r w:rsidR="00636ADD">
        <w:t xml:space="preserve">register file, the sign-extender, and the control unit. The control unit sends the correct signals to all the components. The register file pulls the contents out of the registers and sends them to the ALU. The sign-extender extends the sign bit </w:t>
      </w:r>
      <w:r w:rsidR="006F3853">
        <w:t xml:space="preserve">and sends that to the ALU and the branch adder. The ALU takes the inputs and computes the necessary results. The zero flag dictates whether or not the branch operation is taken. The output of the ALU either goes into the </w:t>
      </w:r>
      <w:r w:rsidR="00A96C2D">
        <w:t>Data Memory</w:t>
      </w:r>
      <w:r w:rsidR="006F3853">
        <w:t xml:space="preserve"> or the memory to reg mux. Finally, the data gets sent back to the register file and the next program counter is sent to the PC component. </w:t>
      </w:r>
    </w:p>
    <w:p w14:paraId="1D4394D4" w14:textId="77777777" w:rsidR="0013437B" w:rsidRDefault="0013437B" w:rsidP="00645BF1"/>
    <w:p w14:paraId="00C0A6C0" w14:textId="77777777" w:rsidR="00AE0599" w:rsidRPr="006412D6" w:rsidRDefault="00AE0599" w:rsidP="00AE0599"/>
    <w:p w14:paraId="02458D87" w14:textId="3AAA70CD" w:rsidR="00351BF0" w:rsidRPr="006412D6" w:rsidRDefault="007D2E5F" w:rsidP="00AE0599">
      <w:pPr>
        <w:pStyle w:val="Heading1"/>
        <w:spacing w:before="96" w:after="96"/>
      </w:pPr>
      <w:r w:rsidRPr="006412D6">
        <w:lastRenderedPageBreak/>
        <w:t xml:space="preserve">ALU Control </w:t>
      </w:r>
    </w:p>
    <w:p w14:paraId="6CC8214E" w14:textId="77777777" w:rsidR="008D27BF" w:rsidRPr="006412D6" w:rsidRDefault="008D27BF" w:rsidP="00645BF1"/>
    <w:p w14:paraId="19B1F2BB" w14:textId="08C0458D" w:rsidR="00613A83" w:rsidRDefault="008D27BF" w:rsidP="00AE0599">
      <w:r w:rsidRPr="006412D6">
        <w:t>As specified in the lab 4 design documents we were to design our ALU to compute at the very least 15 MIPS assembly instructions which were compiled and stored in our Instruction Memory component. As per our design document, we implemented 1</w:t>
      </w:r>
      <w:r w:rsidR="002A1280">
        <w:t>5</w:t>
      </w:r>
      <w:r w:rsidRPr="006412D6">
        <w:t xml:space="preserve"> different ALU operations</w:t>
      </w:r>
      <w:r w:rsidR="00613A83">
        <w:t>,</w:t>
      </w:r>
      <w:r w:rsidR="00613A83" w:rsidRPr="006412D6">
        <w:t xml:space="preserve"> </w:t>
      </w:r>
      <w:r w:rsidRPr="006412D6">
        <w:t>all of which</w:t>
      </w:r>
      <w:r w:rsidR="00613A83" w:rsidRPr="006412D6">
        <w:t xml:space="preserve"> </w:t>
      </w:r>
      <w:r w:rsidR="00613A83">
        <w:t>were</w:t>
      </w:r>
      <w:r w:rsidRPr="006412D6">
        <w:t xml:space="preserve"> one of the three Instructions formats: R-Type, I-Type, and J-Type. </w:t>
      </w:r>
    </w:p>
    <w:p w14:paraId="65A3E231" w14:textId="77777777" w:rsidR="00A4001E" w:rsidRDefault="00A4001E" w:rsidP="00A4001E"/>
    <w:p w14:paraId="046AEC18" w14:textId="5BB76AE2" w:rsidR="00A4001E" w:rsidRPr="00D60414" w:rsidRDefault="00D60414" w:rsidP="00AE0599">
      <w:pPr>
        <w:rPr>
          <w:b/>
        </w:rPr>
      </w:pPr>
      <w:r w:rsidRPr="00D60414">
        <w:rPr>
          <w:b/>
          <w:bCs/>
        </w:rPr>
        <w:t>R-Type instructions:</w:t>
      </w:r>
    </w:p>
    <w:p w14:paraId="6FF5FD6C" w14:textId="77777777" w:rsidR="00D60414" w:rsidRDefault="00D60414" w:rsidP="00AE0599"/>
    <w:p w14:paraId="557D4E99" w14:textId="0C430C94" w:rsidR="00A4001E" w:rsidRDefault="008D27BF" w:rsidP="00AE0599">
      <w:r w:rsidRPr="006412D6">
        <w:t>The add instruction</w:t>
      </w:r>
      <w:r w:rsidR="00C11F85" w:rsidRPr="006412D6">
        <w:t xml:space="preserve"> was signified by the opcode “0000” and was computed by the ALU by adding the input signals </w:t>
      </w:r>
      <w:r w:rsidR="00974AA2" w:rsidRPr="006412D6">
        <w:t xml:space="preserve">ReadData1 and </w:t>
      </w:r>
      <w:r w:rsidR="009F4B13" w:rsidRPr="006412D6">
        <w:t>RegTo</w:t>
      </w:r>
      <w:r w:rsidR="00FF3D6B" w:rsidRPr="006412D6">
        <w:t xml:space="preserve">ALUMuxIn. </w:t>
      </w:r>
      <w:r w:rsidR="000C7551" w:rsidRPr="006412D6">
        <w:t>The control signals associated with the add instruction were</w:t>
      </w:r>
      <w:r w:rsidR="00D7206B" w:rsidRPr="006412D6">
        <w:t xml:space="preserve">: </w:t>
      </w:r>
      <w:r w:rsidR="00DD13AD" w:rsidRPr="006412D6">
        <w:t xml:space="preserve">RegDst = ‘1’, </w:t>
      </w:r>
      <w:r w:rsidR="0018015F" w:rsidRPr="006412D6">
        <w:t xml:space="preserve">Jump = ‘0’, </w:t>
      </w:r>
      <w:r w:rsidR="00EC1C45" w:rsidRPr="006412D6">
        <w:t xml:space="preserve">Branch = ‘0’, </w:t>
      </w:r>
      <w:r w:rsidR="005E60B5" w:rsidRPr="006412D6">
        <w:t xml:space="preserve">MemRead = ‘0’, </w:t>
      </w:r>
      <w:r w:rsidR="00A31514" w:rsidRPr="006412D6">
        <w:t xml:space="preserve">MemToReg = ‘0’, </w:t>
      </w:r>
      <w:r w:rsidR="004D1486" w:rsidRPr="006412D6">
        <w:t xml:space="preserve">MemWrite = ‘0’, </w:t>
      </w:r>
      <w:r w:rsidR="00E949D5" w:rsidRPr="006412D6">
        <w:t xml:space="preserve">ALUSrc = ‘0’, and </w:t>
      </w:r>
      <w:r w:rsidR="0069232B" w:rsidRPr="006412D6">
        <w:t>RegWrite = ‘1’.</w:t>
      </w:r>
      <w:r w:rsidR="00296595" w:rsidRPr="006412D6">
        <w:t xml:space="preserve"> </w:t>
      </w:r>
    </w:p>
    <w:p w14:paraId="034643C4" w14:textId="77777777" w:rsidR="00A4001E" w:rsidRDefault="00A4001E" w:rsidP="00AE0599"/>
    <w:p w14:paraId="1A0350E4" w14:textId="39A259F2" w:rsidR="00A4001E" w:rsidRDefault="00296595" w:rsidP="00AE0599">
      <w:r w:rsidRPr="006412D6">
        <w:t>The next instruction our ALU supported was the sub operation. The sub</w:t>
      </w:r>
      <w:r w:rsidR="002133BB" w:rsidRPr="006412D6">
        <w:t xml:space="preserve">tract </w:t>
      </w:r>
      <w:r w:rsidR="00D6210F" w:rsidRPr="006412D6">
        <w:t xml:space="preserve">operation was </w:t>
      </w:r>
      <w:r w:rsidR="002F7145" w:rsidRPr="006412D6">
        <w:t xml:space="preserve">signified by the opcode “0001” and was computed by the ALU </w:t>
      </w:r>
      <w:r w:rsidR="00092245" w:rsidRPr="006412D6">
        <w:t xml:space="preserve">by subtracting the input signals ReadData1 and RegToALUMuxIn. The control signals associated with the </w:t>
      </w:r>
      <w:r w:rsidR="00575B22" w:rsidRPr="006412D6">
        <w:t>sub</w:t>
      </w:r>
      <w:r w:rsidR="00092245" w:rsidRPr="006412D6">
        <w:t xml:space="preserve"> instruction were: RegDst = ‘1’, Jump = ‘0’, Branch = ‘0’, MemRead = ‘0’, MemToReg = ‘0’, MemWrite = ‘0’, ALUSrc = ‘0’, and RegWrite = ‘1’.</w:t>
      </w:r>
      <w:r w:rsidR="00636C46" w:rsidRPr="006412D6">
        <w:t xml:space="preserve"> </w:t>
      </w:r>
    </w:p>
    <w:p w14:paraId="2461650C" w14:textId="77777777" w:rsidR="00A4001E" w:rsidRDefault="00A4001E" w:rsidP="00AE0599"/>
    <w:p w14:paraId="6A2BE9B6" w14:textId="31B1E8B3" w:rsidR="00A4001E" w:rsidRDefault="00636C46" w:rsidP="00AE0599">
      <w:r w:rsidRPr="006412D6">
        <w:t xml:space="preserve">The next instruction our ALU supported was the </w:t>
      </w:r>
      <w:r w:rsidR="008A29CE" w:rsidRPr="006412D6">
        <w:t>bitwise or</w:t>
      </w:r>
      <w:r w:rsidRPr="006412D6">
        <w:t xml:space="preserve"> operation. The </w:t>
      </w:r>
      <w:r w:rsidR="008A29CE" w:rsidRPr="006412D6">
        <w:t>or</w:t>
      </w:r>
      <w:r w:rsidRPr="006412D6">
        <w:t xml:space="preserve"> operation was signified by the opcode “00</w:t>
      </w:r>
      <w:r w:rsidR="008A29CE" w:rsidRPr="006412D6">
        <w:t>10</w:t>
      </w:r>
      <w:r w:rsidRPr="006412D6">
        <w:t xml:space="preserve">” and was computed by the ALU by </w:t>
      </w:r>
      <w:r w:rsidR="00E04A2A" w:rsidRPr="006412D6">
        <w:t xml:space="preserve">using the </w:t>
      </w:r>
      <w:r w:rsidR="00CA7B78" w:rsidRPr="006412D6">
        <w:t xml:space="preserve">built in VHDL or </w:t>
      </w:r>
      <w:r w:rsidR="00A12E24" w:rsidRPr="006412D6">
        <w:t xml:space="preserve">with both </w:t>
      </w:r>
      <w:r w:rsidRPr="006412D6">
        <w:t xml:space="preserve">the input signals ReadData1 and RegToALUMuxIn. The control signals associated with the </w:t>
      </w:r>
      <w:r w:rsidR="00A12E24" w:rsidRPr="006412D6">
        <w:t>or</w:t>
      </w:r>
      <w:r w:rsidRPr="006412D6">
        <w:t xml:space="preserve"> instruction were: RegDst = ‘1’, Jump = ‘0’, Branch = ‘0’, MemRead = ‘0’, MemToReg = ‘0’, MemWrite = ‘0’, ALUSrc = ‘0’, and RegWrite = ‘1’.</w:t>
      </w:r>
      <w:r w:rsidR="00A61649" w:rsidRPr="006412D6">
        <w:t xml:space="preserve"> </w:t>
      </w:r>
    </w:p>
    <w:p w14:paraId="1138DEFE" w14:textId="77777777" w:rsidR="00A4001E" w:rsidRDefault="00A4001E" w:rsidP="00AE0599"/>
    <w:p w14:paraId="6465D16D" w14:textId="77777777" w:rsidR="004B0AAF" w:rsidRDefault="00A61649" w:rsidP="00AE0599">
      <w:r w:rsidRPr="006412D6">
        <w:t xml:space="preserve">The next instruction our ALU supported was the exclusive or operation(xor). The xor operation was signified by the opcode “0011” and was computed by the ALU by using the built in VHDL xor with both the input signals ReadData1 and RegToALUMuxIn. The control signals associated with the xor instruction were: RegDst = ‘1’, Jump = ‘0’, Branch = ‘0’, MemRead = ‘0’, MemToReg = ‘0’, MemWrite = ‘0’, ALUSrc = ‘0’, and RegWrite = ‘1’. </w:t>
      </w:r>
    </w:p>
    <w:p w14:paraId="607D09E6" w14:textId="77777777" w:rsidR="004B0AAF" w:rsidRDefault="004B0AAF" w:rsidP="004B0AAF"/>
    <w:p w14:paraId="65D5BDED" w14:textId="6355752C" w:rsidR="00613A83" w:rsidRDefault="00D04163" w:rsidP="004B0AAF">
      <w:r w:rsidRPr="006412D6">
        <w:t xml:space="preserve">Of all the R-Type instructions listed above we ended up only using </w:t>
      </w:r>
      <w:r w:rsidR="006A79FA" w:rsidRPr="006412D6">
        <w:t xml:space="preserve">the or and xor operations as the adding and subtracting that was necessary for the sample program was done using constants. </w:t>
      </w:r>
    </w:p>
    <w:p w14:paraId="688C222C" w14:textId="77777777" w:rsidR="004B0AAF" w:rsidRDefault="004B0AAF" w:rsidP="00AE0599"/>
    <w:p w14:paraId="7FFD60BF" w14:textId="7FAADDFD" w:rsidR="004B0AAF" w:rsidRPr="00AB0CE0" w:rsidRDefault="00AB0CE0" w:rsidP="004B0AAF">
      <w:pPr>
        <w:rPr>
          <w:b/>
        </w:rPr>
      </w:pPr>
      <w:r w:rsidRPr="00AB0CE0">
        <w:rPr>
          <w:b/>
          <w:bCs/>
        </w:rPr>
        <w:t>I-Type Instructions:</w:t>
      </w:r>
    </w:p>
    <w:p w14:paraId="4EBCA6CE" w14:textId="77777777" w:rsidR="00AB0CE0" w:rsidRDefault="00AB0CE0" w:rsidP="00AE0599"/>
    <w:p w14:paraId="4E5961DE" w14:textId="560C502C" w:rsidR="004B0AAF" w:rsidRDefault="00EF400C" w:rsidP="00AE0599">
      <w:r w:rsidRPr="006412D6">
        <w:t>The first I</w:t>
      </w:r>
      <w:r w:rsidR="00BE69AA" w:rsidRPr="006412D6">
        <w:t>-</w:t>
      </w:r>
      <w:r w:rsidRPr="006412D6">
        <w:t xml:space="preserve">Type instruction the ALU implemented was the </w:t>
      </w:r>
      <w:r w:rsidR="00ED7F4E" w:rsidRPr="006412D6">
        <w:t xml:space="preserve">multiply operation(mul). </w:t>
      </w:r>
      <w:r w:rsidR="00D058F0" w:rsidRPr="006412D6">
        <w:t xml:space="preserve">The mul operation was signified by the opcode “0100” and was computed by the ALU by using </w:t>
      </w:r>
      <w:r w:rsidR="0017267F" w:rsidRPr="006412D6">
        <w:t>an addition operation inside a for loop</w:t>
      </w:r>
      <w:r w:rsidR="00607EE7" w:rsidRPr="006412D6">
        <w:t xml:space="preserve">. The operands used in the algorithm were </w:t>
      </w:r>
      <w:r w:rsidR="00821526" w:rsidRPr="006412D6">
        <w:t xml:space="preserve">ReadData1 from the register file and the sign extended constant </w:t>
      </w:r>
      <w:r w:rsidR="004A1FA7" w:rsidRPr="006412D6">
        <w:t>RegToALUMuxIn received from the mux</w:t>
      </w:r>
      <w:r w:rsidR="00757B8F" w:rsidRPr="006412D6">
        <w:t>.</w:t>
      </w:r>
      <w:r w:rsidR="00821526" w:rsidRPr="006412D6">
        <w:t xml:space="preserve"> </w:t>
      </w:r>
      <w:r w:rsidR="00D058F0" w:rsidRPr="006412D6">
        <w:t xml:space="preserve">The control </w:t>
      </w:r>
      <w:r w:rsidR="00D058F0" w:rsidRPr="006412D6">
        <w:lastRenderedPageBreak/>
        <w:t xml:space="preserve">signals associated with the </w:t>
      </w:r>
      <w:r w:rsidR="00757B8F" w:rsidRPr="006412D6">
        <w:t>mul</w:t>
      </w:r>
      <w:r w:rsidR="00D058F0" w:rsidRPr="006412D6">
        <w:t xml:space="preserve"> instruction were: RegDst = ‘</w:t>
      </w:r>
      <w:r w:rsidR="00BE69AA" w:rsidRPr="006412D6">
        <w:t>0</w:t>
      </w:r>
      <w:r w:rsidR="00D058F0" w:rsidRPr="006412D6">
        <w:t>’, Jump = ‘0’, Branch = ‘0’, MemRead = ‘0’, MemToReg = ‘0’, MemWrite = ‘0’, ALUSrc = ‘</w:t>
      </w:r>
      <w:r w:rsidR="00BE69AA" w:rsidRPr="006412D6">
        <w:t>1</w:t>
      </w:r>
      <w:r w:rsidR="00D058F0" w:rsidRPr="006412D6">
        <w:t>’, and RegWrite = ‘1’.</w:t>
      </w:r>
      <w:r w:rsidR="00BE69AA" w:rsidRPr="006412D6">
        <w:t xml:space="preserve"> </w:t>
      </w:r>
    </w:p>
    <w:p w14:paraId="316C8F9D" w14:textId="77777777" w:rsidR="004B0AAF" w:rsidRDefault="004B0AAF" w:rsidP="00AE0599"/>
    <w:p w14:paraId="7DE85E6C" w14:textId="567B4207" w:rsidR="004B0AAF" w:rsidRDefault="00BE69AA" w:rsidP="00AE0599">
      <w:r w:rsidRPr="006412D6">
        <w:t>The second I-Type instruction the ALU implemented was the divide operation(div). The div operation was signified by the opcode “0101” and was computed by the ALU by using</w:t>
      </w:r>
      <w:r w:rsidR="00EE7868" w:rsidRPr="006412D6">
        <w:t xml:space="preserve"> the built in VHDL division operator</w:t>
      </w:r>
      <w:r w:rsidRPr="006412D6">
        <w:t xml:space="preserve">. The operands used in the algorithm were ReadData1 from the register file and the sign extended constant RegToALUMuxIn received from the mux. The control signals associated with the mul instruction were: RegDst = ‘0’, Jump = ‘0’, Branch = ‘0’, MemRead = ‘0’, MemToReg = ‘0’, MemWrite = ‘0’, ALUSrc = ‘1’, and RegWrite = ‘1’. </w:t>
      </w:r>
    </w:p>
    <w:p w14:paraId="51A0FCDB" w14:textId="77777777" w:rsidR="004B0AAF" w:rsidRDefault="004B0AAF" w:rsidP="00AE0599"/>
    <w:p w14:paraId="36704246" w14:textId="77777777" w:rsidR="004B0AAF" w:rsidRDefault="00116F44" w:rsidP="00AE0599">
      <w:r w:rsidRPr="006412D6">
        <w:t xml:space="preserve">The third I-Type instruction the ALU implemented was the </w:t>
      </w:r>
      <w:r w:rsidR="00E8712F" w:rsidRPr="006412D6">
        <w:t>add immediate</w:t>
      </w:r>
      <w:r w:rsidRPr="006412D6">
        <w:t xml:space="preserve"> operation(</w:t>
      </w:r>
      <w:r w:rsidR="00E8712F" w:rsidRPr="006412D6">
        <w:t>addi</w:t>
      </w:r>
      <w:r w:rsidRPr="006412D6">
        <w:t xml:space="preserve">). The </w:t>
      </w:r>
      <w:r w:rsidR="00E8712F" w:rsidRPr="006412D6">
        <w:t>addi</w:t>
      </w:r>
      <w:r w:rsidRPr="006412D6">
        <w:t xml:space="preserve"> operation was signified by the opcode “01</w:t>
      </w:r>
      <w:r w:rsidR="00E8712F" w:rsidRPr="006412D6">
        <w:t>10</w:t>
      </w:r>
      <w:r w:rsidRPr="006412D6">
        <w:t>” and was computed by the ALU by using the built in VHDL</w:t>
      </w:r>
      <w:r w:rsidR="00E8712F" w:rsidRPr="006412D6">
        <w:t xml:space="preserve"> </w:t>
      </w:r>
      <w:r w:rsidR="006F15BF" w:rsidRPr="006412D6">
        <w:t>addition and concatenation operators</w:t>
      </w:r>
      <w:r w:rsidRPr="006412D6">
        <w:t xml:space="preserve">. The operands used in the algorithm were ReadData1 from the register file and the sign extended constant RegToALUMuxIn received from the mux. The control signals associated with the </w:t>
      </w:r>
      <w:r w:rsidR="003A3B4D" w:rsidRPr="006412D6">
        <w:t>addi</w:t>
      </w:r>
      <w:r w:rsidRPr="006412D6">
        <w:t xml:space="preserve"> instruction were: RegDst = ‘0’, Jump = ‘0’, Branch = ‘0’, MemRead = ‘0’, MemToReg = ‘0’, MemWrite = ‘0’, ALUSrc = ‘1’, and RegWrite = ‘1’.</w:t>
      </w:r>
      <w:r w:rsidR="00E7560F" w:rsidRPr="006412D6">
        <w:t xml:space="preserve"> </w:t>
      </w:r>
    </w:p>
    <w:p w14:paraId="42F29CED" w14:textId="77777777" w:rsidR="004B0AAF" w:rsidRDefault="004B0AAF" w:rsidP="00AE0599"/>
    <w:p w14:paraId="388FCC83" w14:textId="77777777" w:rsidR="004B0AAF" w:rsidRDefault="003A3B4D" w:rsidP="00AE0599">
      <w:r w:rsidRPr="006412D6">
        <w:t>The fourth I-Type instruction the ALU implemented was the subtract immediate operation(subi). The subi operation was signified by the opcode “011</w:t>
      </w:r>
      <w:r w:rsidR="00394329" w:rsidRPr="006412D6">
        <w:t>1</w:t>
      </w:r>
      <w:r w:rsidRPr="006412D6">
        <w:t xml:space="preserve">” and was computed by the ALU by using the built in VHDL </w:t>
      </w:r>
      <w:r w:rsidR="00394329" w:rsidRPr="006412D6">
        <w:t>subtraction</w:t>
      </w:r>
      <w:r w:rsidR="00F52F79" w:rsidRPr="006412D6">
        <w:t xml:space="preserve"> </w:t>
      </w:r>
      <w:r w:rsidRPr="006412D6">
        <w:t>operator</w:t>
      </w:r>
      <w:r w:rsidR="00F52F79" w:rsidRPr="006412D6">
        <w:t xml:space="preserve">. </w:t>
      </w:r>
      <w:r w:rsidRPr="006412D6">
        <w:t xml:space="preserve">The operands used in the algorithm were ReadData1 from the register file and the sign extended constant RegToALUMuxIn received from the mux. The control signals associated with the </w:t>
      </w:r>
      <w:r w:rsidR="00F52F79" w:rsidRPr="006412D6">
        <w:t>sub</w:t>
      </w:r>
      <w:r w:rsidRPr="006412D6">
        <w:t>i instruction were: RegDst = ‘0’, Jump = ‘0’, Branch = ‘0’, MemRead = ‘0’, MemToReg = ‘0’, MemWrite = ‘0’, ALUSrc = ‘1’, and RegWrite = ‘1’.</w:t>
      </w:r>
      <w:r w:rsidR="00F52F79" w:rsidRPr="006412D6">
        <w:t xml:space="preserve"> </w:t>
      </w:r>
    </w:p>
    <w:p w14:paraId="0B848D1B" w14:textId="77777777" w:rsidR="004B0AAF" w:rsidRDefault="004B0AAF" w:rsidP="004B0AAF"/>
    <w:p w14:paraId="00080AAB" w14:textId="77777777" w:rsidR="00AE0599" w:rsidRDefault="00763E1E" w:rsidP="00AE0599">
      <w:r w:rsidRPr="00AE0599">
        <w:t>These four instructions</w:t>
      </w:r>
      <w:r w:rsidR="00F52F79" w:rsidRPr="00AE0599">
        <w:t xml:space="preserve"> were all used inside our implementation of the sample program. In implementing these </w:t>
      </w:r>
      <w:r w:rsidRPr="00AE0599">
        <w:t>operations,</w:t>
      </w:r>
      <w:r w:rsidR="00F52F79" w:rsidRPr="00AE0599">
        <w:t xml:space="preserve"> we were limited by the number of bits we could use for our constant </w:t>
      </w:r>
      <w:r w:rsidRPr="00AE0599">
        <w:t xml:space="preserve">operand inputs </w:t>
      </w:r>
      <w:r w:rsidR="004216B7" w:rsidRPr="00AE0599">
        <w:t xml:space="preserve">meaning we would need some other way to perform </w:t>
      </w:r>
      <w:r w:rsidR="00573360" w:rsidRPr="00AE0599">
        <w:t xml:space="preserve">16-bit constant operations. </w:t>
      </w:r>
      <w:r w:rsidR="00C53BC0" w:rsidRPr="00AE0599">
        <w:t xml:space="preserve">In order to accomplish </w:t>
      </w:r>
      <w:proofErr w:type="gramStart"/>
      <w:r w:rsidR="00C53BC0" w:rsidRPr="00AE0599">
        <w:t>this</w:t>
      </w:r>
      <w:proofErr w:type="gramEnd"/>
      <w:r w:rsidR="00C53BC0" w:rsidRPr="00AE0599">
        <w:t xml:space="preserve"> we split the addi instructions up </w:t>
      </w:r>
      <w:r w:rsidR="003144F7" w:rsidRPr="00AE0599">
        <w:t xml:space="preserve">and combined them with </w:t>
      </w:r>
      <w:r w:rsidR="006F4A7A" w:rsidRPr="00AE0599">
        <w:t xml:space="preserve">Shift logical left operation(sll) </w:t>
      </w:r>
      <w:r w:rsidR="009E4677" w:rsidRPr="00AE0599">
        <w:t xml:space="preserve">which in the end made </w:t>
      </w:r>
      <w:r w:rsidR="006F4A7A" w:rsidRPr="00AE0599">
        <w:t xml:space="preserve">16-bit </w:t>
      </w:r>
      <w:r w:rsidR="009E4677" w:rsidRPr="00AE0599">
        <w:t>arithmetic possible.</w:t>
      </w:r>
      <w:r w:rsidR="004139A4" w:rsidRPr="00AE0599">
        <w:t xml:space="preserve"> </w:t>
      </w:r>
    </w:p>
    <w:p w14:paraId="0DEEEC32" w14:textId="77777777" w:rsidR="00AE0599" w:rsidRDefault="00AE0599" w:rsidP="00AE0599"/>
    <w:p w14:paraId="010224C1" w14:textId="7A7A079E" w:rsidR="00BE69AA" w:rsidRDefault="004139A4" w:rsidP="004B0AAF">
      <w:r w:rsidRPr="00AE0599">
        <w:t xml:space="preserve">The next I-Type </w:t>
      </w:r>
      <w:r w:rsidR="00AE0599">
        <w:t>instruction</w:t>
      </w:r>
      <w:r w:rsidRPr="00AE0599">
        <w:t xml:space="preserve"> we implemented </w:t>
      </w:r>
      <w:r w:rsidR="007E75F1" w:rsidRPr="00AE0599">
        <w:t>was the load word instruction (lw</w:t>
      </w:r>
      <w:proofErr w:type="gramStart"/>
      <w:r w:rsidR="007E75F1" w:rsidRPr="00AE0599">
        <w:t>).</w:t>
      </w:r>
      <w:r w:rsidR="00AE0599">
        <w:t>The</w:t>
      </w:r>
      <w:proofErr w:type="gramEnd"/>
      <w:r w:rsidR="00AE0599">
        <w:t xml:space="preserve"> lw instruction is signified by the opcode “1000” and utitlizes a VHDL add operation inside of the ALU to add the sign-extended offset value with the Rt value. The resulting value is then passed to the Data Memory via the ALUResult signal which finds the data associated with that place in memory and passes that value to the DataMemToRegMux. The memory is then written back to the specified destination register inside of the Register file. The control signal associated with the lw instruction are as follows: </w:t>
      </w:r>
      <w:r w:rsidR="00AE0599" w:rsidRPr="006412D6">
        <w:t>RegDst = ‘0’, Jump = ‘0’, Branch = ‘0’, MemRead = ‘</w:t>
      </w:r>
      <w:r w:rsidR="00AE0599">
        <w:t>1</w:t>
      </w:r>
      <w:r w:rsidR="00AE0599" w:rsidRPr="006412D6">
        <w:t>’, MemToReg = ‘</w:t>
      </w:r>
      <w:r w:rsidR="00AE0599">
        <w:t>1</w:t>
      </w:r>
      <w:r w:rsidR="00AE0599" w:rsidRPr="006412D6">
        <w:t>’, MemWrite = ‘0’, ALUSrc = ‘1’, and RegWrite = ‘1’.</w:t>
      </w:r>
    </w:p>
    <w:p w14:paraId="7796F36E" w14:textId="7505B779" w:rsidR="00AE0599" w:rsidRDefault="00AE0599" w:rsidP="00AE0599"/>
    <w:p w14:paraId="66B643A5" w14:textId="502392A7" w:rsidR="00AE0599" w:rsidRDefault="00AE0599" w:rsidP="00AE0599">
      <w:r>
        <w:t>The next I-Type instruction we decided to implement was the store word instruction (sw). The sw instruction is represented by the opcode “1001” and utilizes a VHDL add operation inside of the ALU to add the sign-extended offset value with the Rt value. The resulting value is then passed to the Data Memory via the ALUResult signal and is used to in order to specify where the Rs register data value should be written to inside of the Data Memory.</w:t>
      </w:r>
      <w:r w:rsidRPr="00AE0599">
        <w:t xml:space="preserve"> </w:t>
      </w:r>
      <w:r>
        <w:t>The control signal</w:t>
      </w:r>
      <w:r w:rsidR="00290D69">
        <w:t>s</w:t>
      </w:r>
      <w:r>
        <w:t xml:space="preserve"> </w:t>
      </w:r>
      <w:r>
        <w:lastRenderedPageBreak/>
        <w:t xml:space="preserve">associated with the sw instruction are as follows: </w:t>
      </w:r>
      <w:r w:rsidRPr="006412D6">
        <w:t>RegDst = ‘</w:t>
      </w:r>
      <w:r>
        <w:t>X</w:t>
      </w:r>
      <w:r w:rsidRPr="006412D6">
        <w:t>’, Jump = ‘0’, Branch = ‘0’, MemRead = ‘</w:t>
      </w:r>
      <w:r>
        <w:t>0</w:t>
      </w:r>
      <w:r w:rsidRPr="006412D6">
        <w:t>’, MemToReg = ‘</w:t>
      </w:r>
      <w:r>
        <w:t>X</w:t>
      </w:r>
      <w:r w:rsidRPr="006412D6">
        <w:t>’, MemWrite = ‘</w:t>
      </w:r>
      <w:r>
        <w:t>1</w:t>
      </w:r>
      <w:r w:rsidRPr="006412D6">
        <w:t>’, ALUSrc = ‘1’, and RegWrite = ‘</w:t>
      </w:r>
      <w:r>
        <w:t>0</w:t>
      </w:r>
      <w:r w:rsidRPr="006412D6">
        <w:t>’.</w:t>
      </w:r>
    </w:p>
    <w:p w14:paraId="653D89DA" w14:textId="3C91ACA8" w:rsidR="00AE0599" w:rsidRDefault="00AE0599" w:rsidP="00AE0599"/>
    <w:p w14:paraId="0E759495" w14:textId="7D88A69E" w:rsidR="00290D69" w:rsidRDefault="00AE0599" w:rsidP="00290D69">
      <w:r>
        <w:t xml:space="preserve">The next three I-Type instructions that were implemented were all variations of Branch instructions. The first Branch instruction is the branch on equal (Beq) and </w:t>
      </w:r>
      <w:r w:rsidR="00495566">
        <w:t>represented by the opcode “1010</w:t>
      </w:r>
      <w:r w:rsidR="00C62A90">
        <w:t>”. The</w:t>
      </w:r>
      <w:r w:rsidR="004C7C4C">
        <w:t xml:space="preserve"> second Branch instruction is the </w:t>
      </w:r>
      <w:r w:rsidR="00D30888">
        <w:t>branch on less than represented by the opcode “</w:t>
      </w:r>
      <w:r w:rsidR="00D72686">
        <w:t>1011”. The last branch instruction we implemented is the branch on greater than which is represented by the opcode “1100</w:t>
      </w:r>
      <w:r w:rsidR="00FC62CF">
        <w:t>.</w:t>
      </w:r>
      <w:r w:rsidR="00376A00">
        <w:t xml:space="preserve"> For all of </w:t>
      </w:r>
      <w:r w:rsidR="00F55C54">
        <w:t>these instructions</w:t>
      </w:r>
      <w:r w:rsidR="00376A00">
        <w:t xml:space="preserve"> we </w:t>
      </w:r>
      <w:r w:rsidR="00E63705">
        <w:t xml:space="preserve">first </w:t>
      </w:r>
      <w:r w:rsidR="00376A00">
        <w:t xml:space="preserve">subtract the Rs </w:t>
      </w:r>
      <w:r w:rsidR="00344EE2">
        <w:t xml:space="preserve">value by the rt value and </w:t>
      </w:r>
      <w:r w:rsidR="007A1CFE">
        <w:t>output</w:t>
      </w:r>
      <w:r w:rsidR="00E63705">
        <w:t xml:space="preserve"> the result of the subtraction to the ALUResultOut signal.</w:t>
      </w:r>
      <w:r w:rsidR="007A1CFE">
        <w:t xml:space="preserve"> </w:t>
      </w:r>
      <w:r w:rsidR="00181FC9">
        <w:t xml:space="preserve">If the instruction is Beq we </w:t>
      </w:r>
      <w:r w:rsidR="00E63705">
        <w:t xml:space="preserve">then </w:t>
      </w:r>
      <w:r w:rsidR="00181FC9">
        <w:t xml:space="preserve">test if the </w:t>
      </w:r>
      <w:r w:rsidR="00F55C54">
        <w:t>resulting subtraction</w:t>
      </w:r>
      <w:r w:rsidR="00E63705">
        <w:t xml:space="preserve"> value is</w:t>
      </w:r>
      <w:r w:rsidR="00181FC9">
        <w:t xml:space="preserve"> equal to zero and if </w:t>
      </w:r>
      <w:r w:rsidR="00CF1BC9">
        <w:t>so,</w:t>
      </w:r>
      <w:r w:rsidR="00181FC9">
        <w:t xml:space="preserve"> we set the </w:t>
      </w:r>
      <w:r w:rsidR="00CF1BC9">
        <w:t>zero-output</w:t>
      </w:r>
      <w:r w:rsidR="00181FC9">
        <w:t xml:space="preserve"> signal to ‘1’</w:t>
      </w:r>
      <w:r w:rsidR="00CF1BC9">
        <w:t xml:space="preserve">. If the instruction is Blt we test if the </w:t>
      </w:r>
      <w:r w:rsidR="00F55C54">
        <w:t xml:space="preserve">Rs value is less than the Rt value and if so, we use the same zero-output signal and set it to ‘1’. If the instruction is Bgt we test if the Rs value is greater than the Rt value and if so, we use the same zero-output signal and set it to ‘1’. </w:t>
      </w:r>
      <w:r w:rsidR="00004BA7">
        <w:t xml:space="preserve">The outputs of these ALU operations are then used later in conjunction with </w:t>
      </w:r>
      <w:r w:rsidR="00183D02">
        <w:t xml:space="preserve">the control unit signals, </w:t>
      </w:r>
      <w:r w:rsidR="00FD7B15">
        <w:t xml:space="preserve">an and </w:t>
      </w:r>
      <w:r w:rsidR="00A1750B">
        <w:t>operation</w:t>
      </w:r>
      <w:r w:rsidR="00FD7B15">
        <w:t xml:space="preserve">, </w:t>
      </w:r>
      <w:r w:rsidR="00A1750B">
        <w:t>a BranchMux component, and a JumpMux component</w:t>
      </w:r>
      <w:r w:rsidR="00183D02">
        <w:t xml:space="preserve"> to determine </w:t>
      </w:r>
      <w:r w:rsidR="0023453B">
        <w:t xml:space="preserve">whether we </w:t>
      </w:r>
      <w:r w:rsidR="00290D69">
        <w:t xml:space="preserve">will branch to a different point in our Instruction Memory. The control signals associated with the each of the branch instructions are as follows: </w:t>
      </w:r>
      <w:r w:rsidR="00290D69" w:rsidRPr="006412D6">
        <w:t>RegDst = ‘</w:t>
      </w:r>
      <w:r w:rsidR="00290D69">
        <w:t>X</w:t>
      </w:r>
      <w:r w:rsidR="00290D69" w:rsidRPr="006412D6">
        <w:t>’, Jump = ‘0’, Branch = ‘</w:t>
      </w:r>
      <w:r w:rsidR="002448BA">
        <w:t>1</w:t>
      </w:r>
      <w:r w:rsidR="00290D69" w:rsidRPr="006412D6">
        <w:t>’, MemRead = ‘</w:t>
      </w:r>
      <w:r w:rsidR="00290D69">
        <w:t>0</w:t>
      </w:r>
      <w:r w:rsidR="00290D69" w:rsidRPr="006412D6">
        <w:t>’, MemToReg = ‘</w:t>
      </w:r>
      <w:r w:rsidR="00290D69">
        <w:t>X</w:t>
      </w:r>
      <w:r w:rsidR="00290D69" w:rsidRPr="006412D6">
        <w:t>’, MemWrite = ‘</w:t>
      </w:r>
      <w:r w:rsidR="00344344">
        <w:t>0</w:t>
      </w:r>
      <w:r w:rsidR="00290D69" w:rsidRPr="006412D6">
        <w:t>’, ALUSrc = ‘</w:t>
      </w:r>
      <w:r w:rsidR="00344344">
        <w:t>0</w:t>
      </w:r>
      <w:r w:rsidR="00290D69" w:rsidRPr="006412D6">
        <w:t>’, and RegWrite = ‘</w:t>
      </w:r>
      <w:r w:rsidR="00290D69">
        <w:t>0</w:t>
      </w:r>
      <w:r w:rsidR="00290D69" w:rsidRPr="006412D6">
        <w:t>’.</w:t>
      </w:r>
    </w:p>
    <w:p w14:paraId="3B998E43" w14:textId="4FD1CFE0" w:rsidR="00AE0599" w:rsidRDefault="00AE0599" w:rsidP="00AE0599"/>
    <w:p w14:paraId="39742163" w14:textId="6AFC6D5C" w:rsidR="00757301" w:rsidRDefault="002A1280" w:rsidP="00757301">
      <w:r>
        <w:t xml:space="preserve">The final I-Type instruction that we implemented in our ALU is the shift left logical(sll) instruction. </w:t>
      </w:r>
      <w:r w:rsidR="00DE1877">
        <w:t xml:space="preserve">The sll instruction </w:t>
      </w:r>
      <w:r w:rsidR="002F35C6">
        <w:t>is represented by the opcode “1110”</w:t>
      </w:r>
      <w:r w:rsidR="00E65CBA">
        <w:t xml:space="preserve"> and utilized the VHDL sll operator to shift by a given constant value. </w:t>
      </w:r>
      <w:r w:rsidR="00757301">
        <w:t xml:space="preserve">The control signals associated with the sll instruction were as follows: </w:t>
      </w:r>
      <w:r w:rsidR="00757301" w:rsidRPr="006412D6">
        <w:t>RegDst = ‘</w:t>
      </w:r>
      <w:r w:rsidR="00757301">
        <w:t>0</w:t>
      </w:r>
      <w:r w:rsidR="00757301" w:rsidRPr="006412D6">
        <w:t>’, Jump = ‘0’, Branch = ‘</w:t>
      </w:r>
      <w:r w:rsidR="00757301">
        <w:t>0</w:t>
      </w:r>
      <w:r w:rsidR="00757301" w:rsidRPr="006412D6">
        <w:t>’, MemRead = ‘</w:t>
      </w:r>
      <w:r w:rsidR="00757301">
        <w:t>0</w:t>
      </w:r>
      <w:r w:rsidR="00757301" w:rsidRPr="006412D6">
        <w:t>’, MemToReg = ‘</w:t>
      </w:r>
      <w:r w:rsidR="00757301">
        <w:t>0</w:t>
      </w:r>
      <w:r w:rsidR="00757301" w:rsidRPr="006412D6">
        <w:t>’, MemWrite = ‘</w:t>
      </w:r>
      <w:r w:rsidR="00757301">
        <w:t>0</w:t>
      </w:r>
      <w:r w:rsidR="00757301" w:rsidRPr="006412D6">
        <w:t>’, ALUSrc = ‘</w:t>
      </w:r>
      <w:r w:rsidR="00757301">
        <w:t>1</w:t>
      </w:r>
      <w:r w:rsidR="00757301" w:rsidRPr="006412D6">
        <w:t>’, and RegWrite = ‘</w:t>
      </w:r>
      <w:r w:rsidR="00757301">
        <w:t>1</w:t>
      </w:r>
      <w:r w:rsidR="00757301" w:rsidRPr="006412D6">
        <w:t>’.</w:t>
      </w:r>
    </w:p>
    <w:p w14:paraId="18DCD9DD" w14:textId="77777777" w:rsidR="00757301" w:rsidRDefault="00757301" w:rsidP="00757301"/>
    <w:p w14:paraId="7545582F" w14:textId="0E84F4BE" w:rsidR="00D60414" w:rsidRPr="00D60414" w:rsidRDefault="00D60414" w:rsidP="00757301">
      <w:pPr>
        <w:rPr>
          <w:b/>
          <w:bCs/>
        </w:rPr>
      </w:pPr>
      <w:r w:rsidRPr="00D60414">
        <w:rPr>
          <w:b/>
          <w:bCs/>
        </w:rPr>
        <w:t>J-Type instructions:</w:t>
      </w:r>
    </w:p>
    <w:p w14:paraId="2F303B2A" w14:textId="77777777" w:rsidR="00D60414" w:rsidRDefault="00D60414" w:rsidP="00757301"/>
    <w:p w14:paraId="6526AB9B" w14:textId="3619209F" w:rsidR="00AB0CE0" w:rsidRDefault="00757301" w:rsidP="00AB0CE0">
      <w:r>
        <w:t>The final two instructions that we implemented in our ALU were the J-Type instructions jump(j) and jump return (jr). The j</w:t>
      </w:r>
      <w:r w:rsidR="005926F1">
        <w:t>ump</w:t>
      </w:r>
      <w:r>
        <w:t xml:space="preserve"> instruction was represented by the ALU by the opcode “</w:t>
      </w:r>
      <w:r w:rsidR="005926F1">
        <w:t>1101” and the jump return instruction was represented by the instruction “111</w:t>
      </w:r>
      <w:r w:rsidR="00E14EEF">
        <w:t>1”. These instructions utilize other components outside of the ALU such as the</w:t>
      </w:r>
      <w:r w:rsidR="008725DB">
        <w:t xml:space="preserve"> </w:t>
      </w:r>
      <w:r w:rsidR="00D76178">
        <w:t xml:space="preserve">BranchJumpAdder </w:t>
      </w:r>
      <w:r w:rsidR="00695D89">
        <w:t xml:space="preserve">and </w:t>
      </w:r>
      <w:r w:rsidR="00DF294D">
        <w:t xml:space="preserve">multiple </w:t>
      </w:r>
      <w:r w:rsidR="0080298D">
        <w:t xml:space="preserve">other </w:t>
      </w:r>
      <w:r w:rsidR="00DF294D">
        <w:t xml:space="preserve">muxes to compute the next PC value </w:t>
      </w:r>
      <w:r w:rsidR="00670433">
        <w:t>which will specify the instruction that we are jumping to.</w:t>
      </w:r>
      <w:r w:rsidR="00A97177">
        <w:t xml:space="preserve"> Inside the ALU we will still set the ALUResultsignal to be all zeros</w:t>
      </w:r>
      <w:r w:rsidR="00E5447B">
        <w:t xml:space="preserve">. The </w:t>
      </w:r>
      <w:r w:rsidR="0008559E">
        <w:t>control signal values associated for both the jump and jump return operation are as follows</w:t>
      </w:r>
      <w:r w:rsidR="00AB0CE0">
        <w:t xml:space="preserve">: </w:t>
      </w:r>
      <w:r w:rsidR="00AB0CE0" w:rsidRPr="006412D6">
        <w:t>RegDst = ‘</w:t>
      </w:r>
      <w:r w:rsidR="00AB0CE0">
        <w:t>X</w:t>
      </w:r>
      <w:r w:rsidR="00AB0CE0" w:rsidRPr="006412D6">
        <w:t>’, Jump = ‘</w:t>
      </w:r>
      <w:r w:rsidR="00AB0CE0">
        <w:t>1</w:t>
      </w:r>
      <w:r w:rsidR="00AB0CE0" w:rsidRPr="006412D6">
        <w:t>’, Branch = ‘</w:t>
      </w:r>
      <w:r w:rsidR="00AB0CE0">
        <w:t>0</w:t>
      </w:r>
      <w:r w:rsidR="00AB0CE0" w:rsidRPr="006412D6">
        <w:t>’, MemRead = ‘</w:t>
      </w:r>
      <w:r w:rsidR="00AB0CE0">
        <w:t>X</w:t>
      </w:r>
      <w:r w:rsidR="00AB0CE0" w:rsidRPr="006412D6">
        <w:t>’, MemToReg = ‘</w:t>
      </w:r>
      <w:r w:rsidR="00AB0CE0">
        <w:t>X</w:t>
      </w:r>
      <w:r w:rsidR="00AB0CE0" w:rsidRPr="006412D6">
        <w:t>’, MemWrite = ‘</w:t>
      </w:r>
      <w:r w:rsidR="00AB0CE0">
        <w:t>0</w:t>
      </w:r>
      <w:r w:rsidR="00AB0CE0" w:rsidRPr="006412D6">
        <w:t>’, ALUSrc = ‘</w:t>
      </w:r>
      <w:r w:rsidR="00AB0CE0">
        <w:t>X</w:t>
      </w:r>
      <w:r w:rsidR="00AB0CE0" w:rsidRPr="006412D6">
        <w:t>’, and RegWrite = ‘</w:t>
      </w:r>
      <w:r w:rsidR="00AB0CE0">
        <w:t>0</w:t>
      </w:r>
      <w:r w:rsidR="00AB0CE0" w:rsidRPr="006412D6">
        <w:t>’.</w:t>
      </w:r>
    </w:p>
    <w:p w14:paraId="427B80F9" w14:textId="17923B2B" w:rsidR="00AE0599" w:rsidRPr="00AE0599" w:rsidRDefault="00AE0599" w:rsidP="00AE0599"/>
    <w:p w14:paraId="775C882D" w14:textId="3731B7BF" w:rsidR="00AE0599" w:rsidRPr="00AE0599" w:rsidRDefault="00AE0599" w:rsidP="00AE0599"/>
    <w:p w14:paraId="21E0F645" w14:textId="4A48B649" w:rsidR="00A61649" w:rsidRPr="006412D6" w:rsidRDefault="00A61649" w:rsidP="00645BF1"/>
    <w:p w14:paraId="7E49432C" w14:textId="4E548610" w:rsidR="00636C46" w:rsidRPr="006412D6" w:rsidRDefault="00636C46" w:rsidP="00645BF1"/>
    <w:p w14:paraId="3A23C198" w14:textId="5BA2F4F4" w:rsidR="008D27BF" w:rsidRPr="006412D6" w:rsidRDefault="008D27BF" w:rsidP="00645BF1"/>
    <w:p w14:paraId="1C5D316B" w14:textId="3E3D9137" w:rsidR="008D27BF" w:rsidRPr="006412D6" w:rsidRDefault="008D27BF" w:rsidP="00645BF1"/>
    <w:p w14:paraId="5AF8BF6C" w14:textId="77777777" w:rsidR="008D27BF" w:rsidRPr="006412D6" w:rsidRDefault="008D27BF" w:rsidP="00645BF1"/>
    <w:p w14:paraId="41533442" w14:textId="77777777" w:rsidR="00291AB6" w:rsidRPr="006412D6" w:rsidRDefault="00291AB6" w:rsidP="00645BF1">
      <w:pPr>
        <w:pStyle w:val="Heading1"/>
        <w:spacing w:before="96" w:after="96"/>
      </w:pPr>
      <w:r w:rsidRPr="006412D6">
        <w:lastRenderedPageBreak/>
        <w:t>Control Unit</w:t>
      </w:r>
    </w:p>
    <w:p w14:paraId="574A1DD9" w14:textId="2CEC1E1B" w:rsidR="00C535DA" w:rsidRPr="006412D6" w:rsidRDefault="00C535DA" w:rsidP="00645BF1"/>
    <w:p w14:paraId="5A2F9586" w14:textId="19D0EF3D" w:rsidR="006761CC" w:rsidRDefault="00A97343" w:rsidP="00AE0599">
      <w:r w:rsidRPr="006412D6">
        <w:t xml:space="preserve">The </w:t>
      </w:r>
      <w:r w:rsidR="008C5D15" w:rsidRPr="006412D6">
        <w:t>control un</w:t>
      </w:r>
      <w:r w:rsidR="008C5933" w:rsidRPr="006412D6">
        <w:t xml:space="preserve">it component </w:t>
      </w:r>
      <w:r w:rsidR="007E59FF" w:rsidRPr="006412D6">
        <w:t xml:space="preserve">we created </w:t>
      </w:r>
      <w:r w:rsidR="00A44740" w:rsidRPr="006412D6">
        <w:t xml:space="preserve">in our 16-bit RISC processor design </w:t>
      </w:r>
      <w:r w:rsidR="00C57FB9" w:rsidRPr="006412D6">
        <w:t>takes</w:t>
      </w:r>
      <w:r w:rsidR="00175735" w:rsidRPr="006412D6">
        <w:t xml:space="preserve"> a</w:t>
      </w:r>
      <w:r w:rsidR="00C535DA" w:rsidRPr="006412D6">
        <w:t xml:space="preserve"> 4-bit input from the InstructionMemory component</w:t>
      </w:r>
      <w:r w:rsidR="00EE7554" w:rsidRPr="006412D6">
        <w:t xml:space="preserve">. </w:t>
      </w:r>
      <w:r w:rsidR="00A05FB8" w:rsidRPr="006412D6">
        <w:t xml:space="preserve">These bits </w:t>
      </w:r>
      <w:r w:rsidR="002C626C" w:rsidRPr="006412D6">
        <w:t xml:space="preserve">represent the instructions Op code and </w:t>
      </w:r>
      <w:r w:rsidR="003A5FC8" w:rsidRPr="006412D6">
        <w:t xml:space="preserve">are the 15-12 </w:t>
      </w:r>
      <w:r w:rsidR="00382366" w:rsidRPr="006412D6">
        <w:t>bits (</w:t>
      </w:r>
      <w:r w:rsidR="003A5FC8" w:rsidRPr="006412D6">
        <w:t>MSB)</w:t>
      </w:r>
      <w:r w:rsidR="002C626C" w:rsidRPr="006412D6">
        <w:t xml:space="preserve">. </w:t>
      </w:r>
      <w:r w:rsidR="00380628" w:rsidRPr="006412D6">
        <w:t xml:space="preserve">Considering that our design only needed </w:t>
      </w:r>
      <w:r w:rsidR="001A67DB" w:rsidRPr="006412D6">
        <w:t>these 4-bits to represent all 1</w:t>
      </w:r>
      <w:r w:rsidR="002A1280">
        <w:t>5</w:t>
      </w:r>
      <w:r w:rsidR="001A67DB" w:rsidRPr="006412D6">
        <w:t xml:space="preserve"> instructions we chose to implement in our ALU we did not need </w:t>
      </w:r>
      <w:r w:rsidR="00701815" w:rsidRPr="006412D6">
        <w:t xml:space="preserve">a separate ALU control unit. </w:t>
      </w:r>
      <w:r w:rsidR="00BC00F9" w:rsidRPr="006412D6">
        <w:t xml:space="preserve">The </w:t>
      </w:r>
      <w:r w:rsidR="004044BF" w:rsidRPr="006412D6">
        <w:t xml:space="preserve">outputs of the control unit </w:t>
      </w:r>
      <w:r w:rsidR="00C039E1" w:rsidRPr="006412D6">
        <w:t>are the following signals: RegDst, Jump, Branch, MemRead</w:t>
      </w:r>
      <w:r w:rsidR="0002145D" w:rsidRPr="006412D6">
        <w:t xml:space="preserve">, MemToReg, </w:t>
      </w:r>
      <w:r w:rsidR="00382366" w:rsidRPr="006412D6">
        <w:t xml:space="preserve">ALUOpcode, MemWrite, ALUSrc, and RegWrite. </w:t>
      </w:r>
    </w:p>
    <w:p w14:paraId="75ED65CB" w14:textId="77777777" w:rsidR="006761CC" w:rsidRDefault="006761CC" w:rsidP="00AE0599"/>
    <w:p w14:paraId="21FC65F5" w14:textId="77777777" w:rsidR="006761CC" w:rsidRDefault="00A71FC7" w:rsidP="00AE0599">
      <w:r w:rsidRPr="006412D6">
        <w:t>The control unit implement</w:t>
      </w:r>
      <w:r w:rsidR="00E21F23" w:rsidRPr="006412D6">
        <w:t>s</w:t>
      </w:r>
      <w:r w:rsidRPr="006412D6">
        <w:t xml:space="preserve"> a case statement as logi</w:t>
      </w:r>
      <w:r w:rsidR="00C608F8" w:rsidRPr="006412D6">
        <w:t xml:space="preserve">c that </w:t>
      </w:r>
      <w:r w:rsidR="00E21F23" w:rsidRPr="006412D6">
        <w:t xml:space="preserve">determines </w:t>
      </w:r>
      <w:r w:rsidR="00C608F8" w:rsidRPr="006412D6">
        <w:t xml:space="preserve">the instruction </w:t>
      </w:r>
      <w:r w:rsidR="00E21F23" w:rsidRPr="006412D6">
        <w:t>is to be run. Based on th</w:t>
      </w:r>
      <w:r w:rsidR="00EA760D" w:rsidRPr="006412D6">
        <w:t xml:space="preserve">e given instruction, the </w:t>
      </w:r>
      <w:r w:rsidR="00B90EFC" w:rsidRPr="006412D6">
        <w:t xml:space="preserve">control unit output signals </w:t>
      </w:r>
      <w:r w:rsidR="008A2BB7" w:rsidRPr="006412D6">
        <w:t xml:space="preserve">were set </w:t>
      </w:r>
      <w:r w:rsidR="001B09D3" w:rsidRPr="006412D6">
        <w:t xml:space="preserve">to values that </w:t>
      </w:r>
      <w:r w:rsidR="00DB24B1" w:rsidRPr="006412D6">
        <w:t xml:space="preserve">would then help the processor know how to perform the </w:t>
      </w:r>
      <w:r w:rsidR="00437611" w:rsidRPr="006412D6">
        <w:t xml:space="preserve">specified instruction at various points inside the </w:t>
      </w:r>
      <w:r w:rsidR="00C97620" w:rsidRPr="006412D6">
        <w:t>Datapath</w:t>
      </w:r>
      <w:r w:rsidR="00437611" w:rsidRPr="006412D6">
        <w:t>.</w:t>
      </w:r>
      <w:r w:rsidR="00C97620" w:rsidRPr="006412D6">
        <w:t xml:space="preserve"> </w:t>
      </w:r>
    </w:p>
    <w:p w14:paraId="66DB6011" w14:textId="77777777" w:rsidR="00D60414" w:rsidRDefault="00D60414" w:rsidP="00AE0599"/>
    <w:p w14:paraId="157404C0" w14:textId="1C7ECC69" w:rsidR="006761CC" w:rsidRDefault="003E43A0" w:rsidP="00AE0599">
      <w:r w:rsidRPr="006412D6">
        <w:t xml:space="preserve">The first </w:t>
      </w:r>
      <w:r w:rsidR="00DC485C" w:rsidRPr="006412D6">
        <w:t xml:space="preserve">control signal </w:t>
      </w:r>
      <w:r w:rsidR="006466DA" w:rsidRPr="006412D6">
        <w:t>used inside of the Datapath is the RegDst signa</w:t>
      </w:r>
      <w:r w:rsidR="003213E6" w:rsidRPr="006412D6">
        <w:t xml:space="preserve">l. This </w:t>
      </w:r>
      <w:r w:rsidR="008B1433" w:rsidRPr="006412D6">
        <w:t xml:space="preserve">was used as an input into the </w:t>
      </w:r>
      <w:r w:rsidR="009350E6" w:rsidRPr="006412D6">
        <w:t xml:space="preserve">InstMemToRegMux </w:t>
      </w:r>
      <w:r w:rsidR="002A671E" w:rsidRPr="006412D6">
        <w:t>to</w:t>
      </w:r>
      <w:r w:rsidR="0040771A" w:rsidRPr="006412D6">
        <w:t xml:space="preserve"> </w:t>
      </w:r>
      <w:r w:rsidR="002F1A61" w:rsidRPr="006412D6">
        <w:t>specify what type of instruction</w:t>
      </w:r>
      <w:r w:rsidR="00080576" w:rsidRPr="006412D6">
        <w:t xml:space="preserve"> </w:t>
      </w:r>
      <w:r w:rsidR="006827BE" w:rsidRPr="006412D6">
        <w:t xml:space="preserve">i.e., R-Type, I-Type, and J-Type. </w:t>
      </w:r>
      <w:r w:rsidR="00056646" w:rsidRPr="006412D6">
        <w:t xml:space="preserve">If the instruction were to be a R-Type we </w:t>
      </w:r>
      <w:r w:rsidR="00ED0FA2" w:rsidRPr="006412D6">
        <w:t xml:space="preserve">would set the </w:t>
      </w:r>
      <w:r w:rsidR="007C3743" w:rsidRPr="006412D6">
        <w:t xml:space="preserve">RegDst signal to be ‘1’ and </w:t>
      </w:r>
      <w:r w:rsidR="00560F48" w:rsidRPr="006412D6">
        <w:t xml:space="preserve">if it was </w:t>
      </w:r>
      <w:r w:rsidR="0038109B" w:rsidRPr="006412D6">
        <w:t>I-Type or J-</w:t>
      </w:r>
      <w:r w:rsidR="002A671E" w:rsidRPr="006412D6">
        <w:t>type,</w:t>
      </w:r>
      <w:r w:rsidR="0038109B" w:rsidRPr="006412D6">
        <w:t xml:space="preserve"> then RegDst was set to ‘0’. </w:t>
      </w:r>
    </w:p>
    <w:p w14:paraId="5DBE1D31" w14:textId="77777777" w:rsidR="00D60414" w:rsidRDefault="00D60414" w:rsidP="00AE0599"/>
    <w:p w14:paraId="66461BB6" w14:textId="77777777" w:rsidR="006761CC" w:rsidRDefault="00F44099" w:rsidP="00AE0599">
      <w:r w:rsidRPr="006412D6">
        <w:t xml:space="preserve">The next control signal used in the control </w:t>
      </w:r>
      <w:r w:rsidR="000A33A0" w:rsidRPr="006412D6">
        <w:t>unit was the RegWrite signal. The RegWrite signal was used to</w:t>
      </w:r>
      <w:r w:rsidR="00E725EA" w:rsidRPr="006412D6">
        <w:t xml:space="preserve"> tell the register file component whether or not it should </w:t>
      </w:r>
      <w:r w:rsidR="001A5357" w:rsidRPr="006412D6">
        <w:t>be wri</w:t>
      </w:r>
      <w:r w:rsidR="0074552C" w:rsidRPr="006412D6">
        <w:t>ting a Data</w:t>
      </w:r>
      <w:r w:rsidR="00860E5A" w:rsidRPr="006412D6">
        <w:t xml:space="preserve"> </w:t>
      </w:r>
      <w:r w:rsidR="0074552C" w:rsidRPr="006412D6">
        <w:t xml:space="preserve">Memory value </w:t>
      </w:r>
      <w:r w:rsidR="00513852" w:rsidRPr="006412D6">
        <w:t>into a Register</w:t>
      </w:r>
      <w:r w:rsidR="003401ED" w:rsidRPr="006412D6">
        <w:t xml:space="preserve">. </w:t>
      </w:r>
      <w:r w:rsidR="000757A7" w:rsidRPr="006412D6">
        <w:t xml:space="preserve">The RegWrite signal was set to </w:t>
      </w:r>
      <w:r w:rsidR="00146DAB" w:rsidRPr="006412D6">
        <w:t xml:space="preserve">‘1’ when the register file </w:t>
      </w:r>
      <w:r w:rsidR="00860E5A" w:rsidRPr="006412D6">
        <w:t xml:space="preserve">was needed to write a value received from the Data Memory to a register and was set to ‘0’ if it did not. </w:t>
      </w:r>
    </w:p>
    <w:p w14:paraId="0946B910" w14:textId="77777777" w:rsidR="00D60414" w:rsidRDefault="00D60414" w:rsidP="00AE0599"/>
    <w:p w14:paraId="23306978" w14:textId="6172B997" w:rsidR="006761CC" w:rsidRDefault="001D0C6A" w:rsidP="00AE0599">
      <w:r w:rsidRPr="006412D6">
        <w:t xml:space="preserve">The next output </w:t>
      </w:r>
      <w:proofErr w:type="gramStart"/>
      <w:r w:rsidRPr="006412D6">
        <w:t>signal</w:t>
      </w:r>
      <w:proofErr w:type="gramEnd"/>
      <w:r w:rsidRPr="006412D6">
        <w:t xml:space="preserve"> the control unit implemented was the ALUSrc signal. This signal was used as an input to the ALUMux </w:t>
      </w:r>
      <w:r w:rsidR="00FB148C" w:rsidRPr="006412D6">
        <w:t>to</w:t>
      </w:r>
      <w:r w:rsidR="00D93CE0" w:rsidRPr="006412D6">
        <w:t xml:space="preserve"> determine </w:t>
      </w:r>
      <w:r w:rsidR="004D2D9D" w:rsidRPr="006412D6">
        <w:t>wh</w:t>
      </w:r>
      <w:r w:rsidR="00D20C8F" w:rsidRPr="006412D6">
        <w:t>e</w:t>
      </w:r>
      <w:r w:rsidR="00957E7D" w:rsidRPr="006412D6">
        <w:t xml:space="preserve">ther the ALU should be using </w:t>
      </w:r>
      <w:r w:rsidR="00FB766B" w:rsidRPr="006412D6">
        <w:t xml:space="preserve">the value received from the sign-extension component or the </w:t>
      </w:r>
      <w:r w:rsidR="007C013C" w:rsidRPr="006412D6">
        <w:t xml:space="preserve">ReadData2 signal coming from the Register file. If the instruction was I-type or J-type the ALUSrc value would be ‘1’ and if it was R-Type the value would be ‘0’. </w:t>
      </w:r>
    </w:p>
    <w:p w14:paraId="363A9DF7" w14:textId="77777777" w:rsidR="00D60414" w:rsidRDefault="00D60414" w:rsidP="00AE0599"/>
    <w:p w14:paraId="1F8129E5" w14:textId="77777777" w:rsidR="00D641CA" w:rsidRDefault="0052046F" w:rsidP="00AE0599">
      <w:r w:rsidRPr="006412D6">
        <w:t xml:space="preserve">The next </w:t>
      </w:r>
      <w:r w:rsidR="00254C30" w:rsidRPr="006412D6">
        <w:t xml:space="preserve">output </w:t>
      </w:r>
      <w:proofErr w:type="gramStart"/>
      <w:r w:rsidRPr="006412D6">
        <w:t>signal</w:t>
      </w:r>
      <w:proofErr w:type="gramEnd"/>
      <w:r w:rsidRPr="006412D6">
        <w:t xml:space="preserve"> the control unit implemented was the M</w:t>
      </w:r>
      <w:r w:rsidR="00254C30" w:rsidRPr="006412D6">
        <w:t xml:space="preserve">emWrite signal. The MemWrite signal is used as an input to the Data Memory component </w:t>
      </w:r>
      <w:r w:rsidR="005B146B" w:rsidRPr="006412D6">
        <w:t>and determines when the Data Memory should be writing(storing) a value into the data memory. This control signal is explicitly used for the store word (sw) operation and</w:t>
      </w:r>
      <w:r w:rsidR="00E81740">
        <w:t xml:space="preserve"> is ‘1’ when we are writing </w:t>
      </w:r>
      <w:r w:rsidR="00876A80">
        <w:t xml:space="preserve">a </w:t>
      </w:r>
      <w:r w:rsidR="00E81740">
        <w:t xml:space="preserve">value </w:t>
      </w:r>
      <w:r w:rsidR="00876A80">
        <w:t>into</w:t>
      </w:r>
      <w:r w:rsidR="00E81740">
        <w:t xml:space="preserve"> the Data Memory, and ‘0’ when we do not need to write to the </w:t>
      </w:r>
      <w:r w:rsidR="00876A80">
        <w:t>Data Memory.</w:t>
      </w:r>
      <w:r w:rsidR="00E81740">
        <w:t xml:space="preserve"> </w:t>
      </w:r>
    </w:p>
    <w:p w14:paraId="5F8945E2" w14:textId="77777777" w:rsidR="00D60414" w:rsidRDefault="00D60414" w:rsidP="00AE0599"/>
    <w:p w14:paraId="27277846" w14:textId="77777777" w:rsidR="00D641CA" w:rsidRDefault="00E922F1" w:rsidP="00AE0599">
      <w:r>
        <w:t xml:space="preserve">The next output control signal is the ALUOpCode. In our instruction design we decided to eliminate the bits that are normally reserved for the function and instead decoded all the possible instruction using just the 4 </w:t>
      </w:r>
      <w:r w:rsidR="00876A80">
        <w:t>most significant bits</w:t>
      </w:r>
      <w:r>
        <w:t xml:space="preserve"> of the instruction</w:t>
      </w:r>
      <w:r w:rsidR="00876A80">
        <w:t xml:space="preserve">s. In doing this, we eliminated the need for the ALU control unit and instead passed the ALUOpcode signal directly to the ALU. </w:t>
      </w:r>
    </w:p>
    <w:p w14:paraId="401D23F3" w14:textId="29705320" w:rsidR="00AE0599" w:rsidRDefault="00876A80" w:rsidP="00AE0599">
      <w:r>
        <w:t xml:space="preserve">The next output signal we implemented was the MemToReg signal. This signal was used as an input into the DataMemToReg mux in order to specify if the </w:t>
      </w:r>
      <w:r w:rsidR="00F0491C">
        <w:t xml:space="preserve">Data Memory should be writing values into the register file. For </w:t>
      </w:r>
      <w:proofErr w:type="gramStart"/>
      <w:r w:rsidR="00F0491C">
        <w:t>example</w:t>
      </w:r>
      <w:proofErr w:type="gramEnd"/>
      <w:r w:rsidR="00F0491C">
        <w:t xml:space="preserve"> if a add instruction was specified we would need to </w:t>
      </w:r>
      <w:r w:rsidR="00F0491C">
        <w:lastRenderedPageBreak/>
        <w:t>write the result of the ALU operation to the destination register in the Register file. When it is necessary to write values back to a register the control signal is set to ‘1’ and is set to ‘0’ when unnecessary.</w:t>
      </w:r>
      <w:r w:rsidR="00303664">
        <w:t xml:space="preserve"> </w:t>
      </w:r>
    </w:p>
    <w:p w14:paraId="5531B0BD" w14:textId="77777777" w:rsidR="00790AB5" w:rsidRDefault="00790AB5" w:rsidP="00AE0599"/>
    <w:p w14:paraId="40FA9443" w14:textId="77777777" w:rsidR="00AE0599" w:rsidRDefault="00303664" w:rsidP="00AE0599">
      <w:r>
        <w:t xml:space="preserve">The next output signal from the control unit is the MemRead signal. This signal </w:t>
      </w:r>
      <w:r w:rsidR="00124ACA">
        <w:t xml:space="preserve">was set as an input to the Data Memory and </w:t>
      </w:r>
      <w:r w:rsidR="00F91D2D">
        <w:t xml:space="preserve">was for the lw instruction. The signal is set to ‘1’ when a value needs to be read from the data memory and is set to ‘0’ when there is no value needed. </w:t>
      </w:r>
    </w:p>
    <w:p w14:paraId="03897115" w14:textId="3C1DBB82" w:rsidR="00124ACA" w:rsidRDefault="00F91D2D" w:rsidP="00AE0599">
      <w:r>
        <w:t xml:space="preserve">The next output signal is the Branch signal. The Branch signal was used </w:t>
      </w:r>
      <w:r w:rsidR="004F7ED6">
        <w:t xml:space="preserve">alongside the </w:t>
      </w:r>
      <w:proofErr w:type="gramStart"/>
      <w:r w:rsidR="004F7ED6">
        <w:t>zero signal</w:t>
      </w:r>
      <w:proofErr w:type="gramEnd"/>
      <w:r w:rsidR="004F7ED6">
        <w:t xml:space="preserve"> coming from the ALU </w:t>
      </w:r>
      <w:r>
        <w:t xml:space="preserve">for </w:t>
      </w:r>
      <w:r w:rsidR="004F7ED6">
        <w:t xml:space="preserve">the three I-Type branch instructions in order to determine when a branch to a different place in the Instruction Memory should occur. When a branch instruction is </w:t>
      </w:r>
      <w:proofErr w:type="gramStart"/>
      <w:r w:rsidR="004F7ED6">
        <w:t>decoded</w:t>
      </w:r>
      <w:proofErr w:type="gramEnd"/>
      <w:r w:rsidR="004F7ED6">
        <w:t xml:space="preserve"> the value is set to ‘1’ and is set to ‘0’ otherwise. The last output control signal we implemented in the control unit was the jump signal. The jump signal is set to ‘1’ whenever a J-Type instruction is decoded signifying that we need to jump to a different PC value. It is set to ‘0’ when the instruction type is not J-Type. Below </w:t>
      </w:r>
      <w:r w:rsidR="00D60414">
        <w:t>are</w:t>
      </w:r>
      <w:r w:rsidR="004F7ED6">
        <w:t xml:space="preserve"> the control signal</w:t>
      </w:r>
      <w:r w:rsidR="00D60414">
        <w:t>’s</w:t>
      </w:r>
      <w:r w:rsidR="004F7ED6">
        <w:t xml:space="preserve"> setups for each of our 16 possible instructions.</w:t>
      </w:r>
    </w:p>
    <w:p w14:paraId="04C8856F" w14:textId="1BB3A681" w:rsidR="004F7ED6" w:rsidRDefault="004F7ED6" w:rsidP="00AE0599"/>
    <w:tbl>
      <w:tblPr>
        <w:tblW w:w="0" w:type="auto"/>
        <w:tblCellMar>
          <w:top w:w="15" w:type="dxa"/>
          <w:left w:w="15" w:type="dxa"/>
          <w:bottom w:w="15" w:type="dxa"/>
          <w:right w:w="15" w:type="dxa"/>
        </w:tblCellMar>
        <w:tblLook w:val="04A0" w:firstRow="1" w:lastRow="0" w:firstColumn="1" w:lastColumn="0" w:noHBand="0" w:noVBand="1"/>
      </w:tblPr>
      <w:tblGrid>
        <w:gridCol w:w="600"/>
        <w:gridCol w:w="847"/>
        <w:gridCol w:w="692"/>
        <w:gridCol w:w="845"/>
        <w:gridCol w:w="1152"/>
        <w:gridCol w:w="1260"/>
        <w:gridCol w:w="1209"/>
        <w:gridCol w:w="852"/>
        <w:gridCol w:w="722"/>
        <w:gridCol w:w="1161"/>
      </w:tblGrid>
      <w:tr w:rsidR="004F7ED6" w:rsidRPr="004F7ED6" w14:paraId="0EF2E122" w14:textId="77777777" w:rsidTr="004F7ED6">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2DB0377E" w14:textId="77777777" w:rsidR="004F7ED6" w:rsidRPr="004F7ED6" w:rsidRDefault="004F7ED6" w:rsidP="00AE0599">
            <w:pPr>
              <w:rPr>
                <w:rFonts w:ascii="Times New Roman" w:hAnsi="Times New Roman" w:cs="Times New Roman"/>
                <w:color w:val="auto"/>
              </w:rPr>
            </w:pPr>
            <w:r w:rsidRPr="004F7ED6">
              <w:t>inst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DADC5" w14:textId="77777777" w:rsidR="004F7ED6" w:rsidRPr="004F7ED6" w:rsidRDefault="004F7ED6" w:rsidP="00AE0599">
            <w:pPr>
              <w:rPr>
                <w:rFonts w:ascii="Times New Roman" w:hAnsi="Times New Roman" w:cs="Times New Roman"/>
                <w:color w:val="auto"/>
              </w:rPr>
            </w:pPr>
            <w:r w:rsidRPr="004F7ED6">
              <w:t>RegDst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045F8" w14:textId="77777777" w:rsidR="004F7ED6" w:rsidRPr="004F7ED6" w:rsidRDefault="004F7ED6" w:rsidP="00AE0599">
            <w:pPr>
              <w:rPr>
                <w:rFonts w:ascii="Times New Roman" w:hAnsi="Times New Roman" w:cs="Times New Roman"/>
                <w:color w:val="auto"/>
              </w:rPr>
            </w:pPr>
            <w:r w:rsidRPr="004F7ED6">
              <w:t>Jump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9080C" w14:textId="77777777" w:rsidR="004F7ED6" w:rsidRPr="004F7ED6" w:rsidRDefault="004F7ED6" w:rsidP="00AE0599">
            <w:pPr>
              <w:rPr>
                <w:rFonts w:ascii="Times New Roman" w:hAnsi="Times New Roman" w:cs="Times New Roman"/>
                <w:color w:val="auto"/>
              </w:rPr>
            </w:pPr>
            <w:r w:rsidRPr="004F7ED6">
              <w:t>Branch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67CBE" w14:textId="77777777" w:rsidR="004F7ED6" w:rsidRPr="004F7ED6" w:rsidRDefault="004F7ED6" w:rsidP="00AE0599">
            <w:pPr>
              <w:rPr>
                <w:rFonts w:ascii="Times New Roman" w:hAnsi="Times New Roman" w:cs="Times New Roman"/>
                <w:color w:val="auto"/>
              </w:rPr>
            </w:pPr>
            <w:r w:rsidRPr="004F7ED6">
              <w:t>MemRead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C4A56" w14:textId="77777777" w:rsidR="004F7ED6" w:rsidRPr="004F7ED6" w:rsidRDefault="004F7ED6" w:rsidP="00AE0599">
            <w:pPr>
              <w:rPr>
                <w:rFonts w:ascii="Times New Roman" w:hAnsi="Times New Roman" w:cs="Times New Roman"/>
                <w:color w:val="auto"/>
              </w:rPr>
            </w:pPr>
            <w:r w:rsidRPr="004F7ED6">
              <w:t>MemToReg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7964" w14:textId="77777777" w:rsidR="004F7ED6" w:rsidRPr="004F7ED6" w:rsidRDefault="004F7ED6" w:rsidP="00AE0599">
            <w:pPr>
              <w:rPr>
                <w:rFonts w:ascii="Times New Roman" w:hAnsi="Times New Roman" w:cs="Times New Roman"/>
                <w:color w:val="auto"/>
              </w:rPr>
            </w:pPr>
            <w:r w:rsidRPr="004F7ED6">
              <w:t>MemWrite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9DB5B" w14:textId="77777777" w:rsidR="004F7ED6" w:rsidRPr="004F7ED6" w:rsidRDefault="004F7ED6" w:rsidP="00AE0599">
            <w:pPr>
              <w:rPr>
                <w:rFonts w:ascii="Times New Roman" w:hAnsi="Times New Roman" w:cs="Times New Roman"/>
                <w:color w:val="auto"/>
              </w:rPr>
            </w:pPr>
            <w:r w:rsidRPr="004F7ED6">
              <w:t>ALUSrc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0E66F" w14:textId="77777777" w:rsidR="004F7ED6" w:rsidRPr="004F7ED6" w:rsidRDefault="004F7ED6" w:rsidP="00AE0599">
            <w:pPr>
              <w:rPr>
                <w:rFonts w:ascii="Times New Roman" w:hAnsi="Times New Roman" w:cs="Times New Roman"/>
                <w:color w:val="auto"/>
              </w:rPr>
            </w:pPr>
            <w:r w:rsidRPr="004F7ED6">
              <w:t>RegWrite</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1C508E4" w14:textId="77777777" w:rsidR="004F7ED6" w:rsidRPr="004F7ED6" w:rsidRDefault="004F7ED6" w:rsidP="00AE0599">
            <w:pPr>
              <w:rPr>
                <w:rFonts w:ascii="Times New Roman" w:hAnsi="Times New Roman" w:cs="Times New Roman"/>
                <w:color w:val="auto"/>
              </w:rPr>
            </w:pPr>
            <w:r w:rsidRPr="004F7ED6">
              <w:t>ALUctrOpCode</w:t>
            </w:r>
          </w:p>
        </w:tc>
      </w:tr>
      <w:tr w:rsidR="004F7ED6" w:rsidRPr="004F7ED6" w14:paraId="72321B33" w14:textId="77777777" w:rsidTr="004F7ED6">
        <w:tc>
          <w:tcPr>
            <w:tcW w:w="616" w:type="dxa"/>
            <w:tcBorders>
              <w:bottom w:val="single" w:sz="8" w:space="0" w:color="000000"/>
              <w:right w:val="single" w:sz="8" w:space="0" w:color="000000"/>
            </w:tcBorders>
            <w:tcMar>
              <w:top w:w="100" w:type="dxa"/>
              <w:left w:w="100" w:type="dxa"/>
              <w:bottom w:w="100" w:type="dxa"/>
              <w:right w:w="100" w:type="dxa"/>
            </w:tcMar>
            <w:hideMark/>
          </w:tcPr>
          <w:p w14:paraId="16B381B6" w14:textId="77777777" w:rsidR="004F7ED6" w:rsidRPr="004F7ED6" w:rsidRDefault="004F7ED6" w:rsidP="00AE0599">
            <w:pPr>
              <w:rPr>
                <w:rFonts w:ascii="Times New Roman" w:hAnsi="Times New Roman" w:cs="Times New Roman"/>
                <w:color w:val="auto"/>
              </w:rPr>
            </w:pPr>
            <w:r w:rsidRPr="004F7ED6">
              <w:t>add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3EAF8"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A33B8"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C4A2"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A2377"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F67F0"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312F8"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B7115"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F2E2D49" w14:textId="77777777" w:rsidR="004F7ED6" w:rsidRPr="004F7ED6" w:rsidRDefault="004F7ED6" w:rsidP="00AE0599">
            <w:pPr>
              <w:rPr>
                <w:rFonts w:ascii="Times New Roman" w:hAnsi="Times New Roman" w:cs="Times New Roman"/>
                <w:color w:val="auto"/>
              </w:rPr>
            </w:pPr>
            <w:r w:rsidRPr="004F7ED6">
              <w:t>1</w:t>
            </w:r>
          </w:p>
        </w:tc>
        <w:tc>
          <w:tcPr>
            <w:tcW w:w="0" w:type="auto"/>
            <w:tcBorders>
              <w:bottom w:val="single" w:sz="8" w:space="0" w:color="000000"/>
              <w:right w:val="single" w:sz="8" w:space="0" w:color="000000"/>
            </w:tcBorders>
            <w:tcMar>
              <w:top w:w="100" w:type="dxa"/>
              <w:left w:w="100" w:type="dxa"/>
              <w:bottom w:w="100" w:type="dxa"/>
              <w:right w:w="100" w:type="dxa"/>
            </w:tcMar>
            <w:hideMark/>
          </w:tcPr>
          <w:p w14:paraId="598C309F" w14:textId="77777777" w:rsidR="004F7ED6" w:rsidRPr="004F7ED6" w:rsidRDefault="004F7ED6" w:rsidP="00AE0599">
            <w:pPr>
              <w:rPr>
                <w:rFonts w:ascii="Times New Roman" w:hAnsi="Times New Roman" w:cs="Times New Roman"/>
                <w:color w:val="auto"/>
              </w:rPr>
            </w:pPr>
            <w:r w:rsidRPr="004F7ED6">
              <w:t>0000</w:t>
            </w:r>
          </w:p>
        </w:tc>
      </w:tr>
      <w:tr w:rsidR="004F7ED6" w:rsidRPr="004F7ED6" w14:paraId="77A65A77" w14:textId="77777777" w:rsidTr="004F7ED6">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74A72C2" w14:textId="77777777" w:rsidR="004F7ED6" w:rsidRPr="004F7ED6" w:rsidRDefault="004F7ED6" w:rsidP="00AE0599">
            <w:pPr>
              <w:rPr>
                <w:rFonts w:ascii="Times New Roman" w:hAnsi="Times New Roman" w:cs="Times New Roman"/>
                <w:color w:val="auto"/>
              </w:rPr>
            </w:pPr>
            <w:r w:rsidRPr="004F7ED6">
              <w:t>sub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4070"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1D8DC"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95765"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AB80D"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39606"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F5313"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2D326"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9DB2B14"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81062AE" w14:textId="77777777" w:rsidR="004F7ED6" w:rsidRPr="004F7ED6" w:rsidRDefault="004F7ED6" w:rsidP="00AE0599">
            <w:pPr>
              <w:rPr>
                <w:rFonts w:ascii="Times New Roman" w:hAnsi="Times New Roman" w:cs="Times New Roman"/>
                <w:color w:val="auto"/>
              </w:rPr>
            </w:pPr>
            <w:r w:rsidRPr="004F7ED6">
              <w:t>0001</w:t>
            </w:r>
          </w:p>
        </w:tc>
      </w:tr>
      <w:tr w:rsidR="004F7ED6" w:rsidRPr="004F7ED6" w14:paraId="5F4F6926" w14:textId="77777777" w:rsidTr="004F7ED6">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3E97C58" w14:textId="77777777" w:rsidR="004F7ED6" w:rsidRPr="004F7ED6" w:rsidRDefault="004F7ED6" w:rsidP="00AE0599">
            <w:pPr>
              <w:rPr>
                <w:rFonts w:ascii="Times New Roman" w:hAnsi="Times New Roman" w:cs="Times New Roman"/>
                <w:color w:val="auto"/>
              </w:rPr>
            </w:pPr>
            <w:r w:rsidRPr="004F7ED6">
              <w: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41235"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B7E15"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0A4CC"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F16A7"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4D7EB"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BFE48"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6D490"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1859DCC"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E034A89" w14:textId="77777777" w:rsidR="004F7ED6" w:rsidRPr="004F7ED6" w:rsidRDefault="004F7ED6" w:rsidP="00AE0599">
            <w:pPr>
              <w:rPr>
                <w:rFonts w:ascii="Times New Roman" w:hAnsi="Times New Roman" w:cs="Times New Roman"/>
                <w:color w:val="auto"/>
              </w:rPr>
            </w:pPr>
            <w:r w:rsidRPr="004F7ED6">
              <w:t>0010</w:t>
            </w:r>
          </w:p>
        </w:tc>
      </w:tr>
      <w:tr w:rsidR="004F7ED6" w:rsidRPr="004F7ED6" w14:paraId="76D7C8DF" w14:textId="77777777" w:rsidTr="004F7ED6">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481B418" w14:textId="77777777" w:rsidR="004F7ED6" w:rsidRPr="004F7ED6" w:rsidRDefault="004F7ED6" w:rsidP="00AE0599">
            <w:pPr>
              <w:rPr>
                <w:rFonts w:ascii="Times New Roman" w:hAnsi="Times New Roman" w:cs="Times New Roman"/>
                <w:color w:val="auto"/>
              </w:rPr>
            </w:pPr>
            <w:r w:rsidRPr="004F7ED6">
              <w:t>xor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6B5A9"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41664"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C003A"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7B54"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4F938"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9998F"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4CFFB"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4BB792B"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7244E2C" w14:textId="77777777" w:rsidR="004F7ED6" w:rsidRPr="004F7ED6" w:rsidRDefault="004F7ED6" w:rsidP="00AE0599">
            <w:pPr>
              <w:rPr>
                <w:rFonts w:ascii="Times New Roman" w:hAnsi="Times New Roman" w:cs="Times New Roman"/>
                <w:color w:val="auto"/>
              </w:rPr>
            </w:pPr>
            <w:r w:rsidRPr="004F7ED6">
              <w:t>0011</w:t>
            </w:r>
          </w:p>
        </w:tc>
      </w:tr>
      <w:tr w:rsidR="004F7ED6" w:rsidRPr="004F7ED6" w14:paraId="04A45C66" w14:textId="77777777" w:rsidTr="004F7ED6">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F41F983" w14:textId="77777777" w:rsidR="004F7ED6" w:rsidRPr="004F7ED6" w:rsidRDefault="004F7ED6" w:rsidP="00AE0599">
            <w:pPr>
              <w:rPr>
                <w:rFonts w:ascii="Times New Roman" w:hAnsi="Times New Roman" w:cs="Times New Roman"/>
                <w:color w:val="auto"/>
              </w:rPr>
            </w:pPr>
            <w:r w:rsidRPr="004F7ED6">
              <w:t>mul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0303"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65D90"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01E21"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09009"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28983"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248CA"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F40"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548E7FD"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8F89CCE" w14:textId="77777777" w:rsidR="004F7ED6" w:rsidRPr="004F7ED6" w:rsidRDefault="004F7ED6" w:rsidP="00AE0599">
            <w:pPr>
              <w:rPr>
                <w:rFonts w:ascii="Times New Roman" w:hAnsi="Times New Roman" w:cs="Times New Roman"/>
                <w:color w:val="auto"/>
              </w:rPr>
            </w:pPr>
            <w:r w:rsidRPr="004F7ED6">
              <w:t>0100</w:t>
            </w:r>
          </w:p>
        </w:tc>
      </w:tr>
      <w:tr w:rsidR="004F7ED6" w:rsidRPr="004F7ED6" w14:paraId="385C897A" w14:textId="77777777" w:rsidTr="004F7ED6">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07970D9" w14:textId="77777777" w:rsidR="004F7ED6" w:rsidRPr="004F7ED6" w:rsidRDefault="004F7ED6" w:rsidP="00AE0599">
            <w:pPr>
              <w:rPr>
                <w:rFonts w:ascii="Times New Roman" w:hAnsi="Times New Roman" w:cs="Times New Roman"/>
                <w:color w:val="auto"/>
              </w:rPr>
            </w:pPr>
            <w:r w:rsidRPr="004F7ED6">
              <w:t>div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B0CB9"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3F184"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54CC4"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EBFC4"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F7D65"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91"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00EB1"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2808919"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8185408" w14:textId="77777777" w:rsidR="004F7ED6" w:rsidRPr="004F7ED6" w:rsidRDefault="004F7ED6" w:rsidP="00AE0599">
            <w:pPr>
              <w:rPr>
                <w:rFonts w:ascii="Times New Roman" w:hAnsi="Times New Roman" w:cs="Times New Roman"/>
                <w:color w:val="auto"/>
              </w:rPr>
            </w:pPr>
            <w:r w:rsidRPr="004F7ED6">
              <w:t>0101</w:t>
            </w:r>
          </w:p>
        </w:tc>
      </w:tr>
      <w:tr w:rsidR="004F7ED6" w:rsidRPr="004F7ED6" w14:paraId="4967EC2E" w14:textId="77777777" w:rsidTr="004F7ED6">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112ED9A" w14:textId="77777777" w:rsidR="004F7ED6" w:rsidRPr="004F7ED6" w:rsidRDefault="004F7ED6" w:rsidP="00AE0599">
            <w:pPr>
              <w:rPr>
                <w:rFonts w:ascii="Times New Roman" w:hAnsi="Times New Roman" w:cs="Times New Roman"/>
                <w:color w:val="auto"/>
              </w:rPr>
            </w:pPr>
            <w:r w:rsidRPr="004F7ED6">
              <w:t>addi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21671"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3E3AA"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1B8D7"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CDFE7"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8BEB"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27889"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6E228"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16EEFD2"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7F33C94" w14:textId="77777777" w:rsidR="004F7ED6" w:rsidRPr="004F7ED6" w:rsidRDefault="004F7ED6" w:rsidP="00AE0599">
            <w:pPr>
              <w:rPr>
                <w:rFonts w:ascii="Times New Roman" w:hAnsi="Times New Roman" w:cs="Times New Roman"/>
                <w:color w:val="auto"/>
              </w:rPr>
            </w:pPr>
            <w:r w:rsidRPr="004F7ED6">
              <w:t>0110</w:t>
            </w:r>
          </w:p>
        </w:tc>
      </w:tr>
      <w:tr w:rsidR="004F7ED6" w:rsidRPr="004F7ED6" w14:paraId="59D2C2D2" w14:textId="77777777" w:rsidTr="004F7ED6">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2DC88A3" w14:textId="77777777" w:rsidR="004F7ED6" w:rsidRPr="004F7ED6" w:rsidRDefault="004F7ED6" w:rsidP="00AE0599">
            <w:pPr>
              <w:rPr>
                <w:rFonts w:ascii="Times New Roman" w:hAnsi="Times New Roman" w:cs="Times New Roman"/>
                <w:color w:val="auto"/>
              </w:rPr>
            </w:pPr>
            <w:r w:rsidRPr="004F7ED6">
              <w:t>subi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2AC95"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3A207"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BAE7A"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14030"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17F4"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BAD0E"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ABB85"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4589119"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4C30CE6" w14:textId="77777777" w:rsidR="004F7ED6" w:rsidRPr="004F7ED6" w:rsidRDefault="004F7ED6" w:rsidP="00AE0599">
            <w:pPr>
              <w:rPr>
                <w:rFonts w:ascii="Times New Roman" w:hAnsi="Times New Roman" w:cs="Times New Roman"/>
                <w:color w:val="auto"/>
              </w:rPr>
            </w:pPr>
            <w:r w:rsidRPr="004F7ED6">
              <w:t>0111</w:t>
            </w:r>
          </w:p>
        </w:tc>
      </w:tr>
      <w:tr w:rsidR="004F7ED6" w:rsidRPr="004F7ED6" w14:paraId="15EAB43D" w14:textId="77777777" w:rsidTr="004F7ED6">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588E861" w14:textId="77777777" w:rsidR="004F7ED6" w:rsidRPr="004F7ED6" w:rsidRDefault="004F7ED6" w:rsidP="00AE0599">
            <w:pPr>
              <w:rPr>
                <w:rFonts w:ascii="Times New Roman" w:hAnsi="Times New Roman" w:cs="Times New Roman"/>
                <w:color w:val="auto"/>
              </w:rPr>
            </w:pPr>
            <w:r w:rsidRPr="004F7ED6">
              <w:t>lw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78EE7"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22091"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81CD6"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7267F"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C8738"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C21D8"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B45A4"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3FB8D41"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2466C6F0" w14:textId="77777777" w:rsidR="004F7ED6" w:rsidRPr="004F7ED6" w:rsidRDefault="004F7ED6" w:rsidP="00AE0599">
            <w:pPr>
              <w:rPr>
                <w:rFonts w:ascii="Times New Roman" w:hAnsi="Times New Roman" w:cs="Times New Roman"/>
                <w:color w:val="auto"/>
              </w:rPr>
            </w:pPr>
            <w:r w:rsidRPr="004F7ED6">
              <w:t>1000</w:t>
            </w:r>
          </w:p>
        </w:tc>
      </w:tr>
      <w:tr w:rsidR="004F7ED6" w:rsidRPr="004F7ED6" w14:paraId="533A6A42" w14:textId="77777777" w:rsidTr="004F7ED6">
        <w:trPr>
          <w:trHeight w:val="996"/>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81153D6" w14:textId="77777777" w:rsidR="004F7ED6" w:rsidRPr="004F7ED6" w:rsidRDefault="004F7ED6" w:rsidP="00AE0599">
            <w:pPr>
              <w:rPr>
                <w:rFonts w:ascii="Times New Roman" w:hAnsi="Times New Roman" w:cs="Times New Roman"/>
                <w:color w:val="auto"/>
              </w:rPr>
            </w:pPr>
            <w:r w:rsidRPr="004F7ED6">
              <w:t>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A241C" w14:textId="77777777" w:rsidR="004F7ED6" w:rsidRPr="004F7ED6" w:rsidRDefault="004F7ED6" w:rsidP="00AE0599">
            <w:pPr>
              <w:rPr>
                <w:rFonts w:ascii="Times New Roman" w:hAnsi="Times New Roman" w:cs="Times New Roman"/>
                <w:color w:val="auto"/>
              </w:rPr>
            </w:pPr>
            <w:r w:rsidRPr="004F7ED6">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8518B"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EF47"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44FF4"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C49B1" w14:textId="77777777" w:rsidR="004F7ED6" w:rsidRPr="004F7ED6" w:rsidRDefault="004F7ED6" w:rsidP="00AE0599">
            <w:pPr>
              <w:rPr>
                <w:rFonts w:ascii="Times New Roman" w:hAnsi="Times New Roman" w:cs="Times New Roman"/>
                <w:color w:val="auto"/>
              </w:rPr>
            </w:pPr>
            <w:r w:rsidRPr="004F7ED6">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3BD22"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B6CCF"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F5A2888"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0D1947E" w14:textId="77777777" w:rsidR="004F7ED6" w:rsidRPr="004F7ED6" w:rsidRDefault="004F7ED6" w:rsidP="00AE0599">
            <w:pPr>
              <w:rPr>
                <w:rFonts w:ascii="Times New Roman" w:hAnsi="Times New Roman" w:cs="Times New Roman"/>
                <w:color w:val="auto"/>
              </w:rPr>
            </w:pPr>
            <w:r w:rsidRPr="004F7ED6">
              <w:t>1001</w:t>
            </w:r>
          </w:p>
        </w:tc>
      </w:tr>
      <w:tr w:rsidR="004F7ED6" w:rsidRPr="004F7ED6" w14:paraId="2752546C" w14:textId="77777777" w:rsidTr="004F7ED6">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30B4092" w14:textId="77777777" w:rsidR="004F7ED6" w:rsidRPr="004F7ED6" w:rsidRDefault="004F7ED6" w:rsidP="00AE0599">
            <w:pPr>
              <w:rPr>
                <w:rFonts w:ascii="Times New Roman" w:hAnsi="Times New Roman" w:cs="Times New Roman"/>
                <w:color w:val="auto"/>
              </w:rPr>
            </w:pPr>
            <w:r w:rsidRPr="004F7ED6">
              <w:t>beq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8C54D" w14:textId="77777777" w:rsidR="004F7ED6" w:rsidRPr="004F7ED6" w:rsidRDefault="004F7ED6" w:rsidP="00AE0599">
            <w:pPr>
              <w:rPr>
                <w:rFonts w:ascii="Times New Roman" w:hAnsi="Times New Roman" w:cs="Times New Roman"/>
                <w:color w:val="auto"/>
              </w:rPr>
            </w:pPr>
            <w:r w:rsidRPr="004F7ED6">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617E2"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EFBB7"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B6150"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11EFD" w14:textId="77777777" w:rsidR="004F7ED6" w:rsidRPr="004F7ED6" w:rsidRDefault="004F7ED6" w:rsidP="00AE0599">
            <w:pPr>
              <w:rPr>
                <w:rFonts w:ascii="Times New Roman" w:hAnsi="Times New Roman" w:cs="Times New Roman"/>
                <w:color w:val="auto"/>
              </w:rPr>
            </w:pPr>
            <w:r w:rsidRPr="004F7ED6">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EC374"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CF036"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AE834DD"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940D5AE" w14:textId="77777777" w:rsidR="004F7ED6" w:rsidRPr="004F7ED6" w:rsidRDefault="004F7ED6" w:rsidP="00AE0599">
            <w:pPr>
              <w:rPr>
                <w:rFonts w:ascii="Times New Roman" w:hAnsi="Times New Roman" w:cs="Times New Roman"/>
                <w:color w:val="auto"/>
              </w:rPr>
            </w:pPr>
            <w:r w:rsidRPr="004F7ED6">
              <w:t>1010</w:t>
            </w:r>
          </w:p>
        </w:tc>
      </w:tr>
      <w:tr w:rsidR="004F7ED6" w:rsidRPr="004F7ED6" w14:paraId="6F9D4E7C" w14:textId="77777777" w:rsidTr="004F7ED6">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C7D6F67" w14:textId="77777777" w:rsidR="004F7ED6" w:rsidRPr="004F7ED6" w:rsidRDefault="004F7ED6" w:rsidP="00AE0599">
            <w:pPr>
              <w:rPr>
                <w:rFonts w:ascii="Times New Roman" w:hAnsi="Times New Roman" w:cs="Times New Roman"/>
                <w:color w:val="auto"/>
              </w:rPr>
            </w:pPr>
            <w:r w:rsidRPr="004F7ED6">
              <w:lastRenderedPageBreak/>
              <w:t>blt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796CA" w14:textId="77777777" w:rsidR="004F7ED6" w:rsidRPr="004F7ED6" w:rsidRDefault="004F7ED6" w:rsidP="00AE0599">
            <w:pPr>
              <w:rPr>
                <w:rFonts w:ascii="Times New Roman" w:hAnsi="Times New Roman" w:cs="Times New Roman"/>
                <w:color w:val="auto"/>
              </w:rPr>
            </w:pPr>
            <w:r w:rsidRPr="004F7ED6">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08B16"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4C4AE"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9FA17"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C04A5" w14:textId="77777777" w:rsidR="004F7ED6" w:rsidRPr="004F7ED6" w:rsidRDefault="004F7ED6" w:rsidP="00AE0599">
            <w:pPr>
              <w:rPr>
                <w:rFonts w:ascii="Times New Roman" w:hAnsi="Times New Roman" w:cs="Times New Roman"/>
                <w:color w:val="auto"/>
              </w:rPr>
            </w:pPr>
            <w:r w:rsidRPr="004F7ED6">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01F1"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61F6A"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0F00D6F"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4403E28" w14:textId="77777777" w:rsidR="004F7ED6" w:rsidRPr="004F7ED6" w:rsidRDefault="004F7ED6" w:rsidP="00AE0599">
            <w:pPr>
              <w:rPr>
                <w:rFonts w:ascii="Times New Roman" w:hAnsi="Times New Roman" w:cs="Times New Roman"/>
                <w:color w:val="auto"/>
              </w:rPr>
            </w:pPr>
            <w:r w:rsidRPr="004F7ED6">
              <w:t>1011</w:t>
            </w:r>
          </w:p>
        </w:tc>
      </w:tr>
      <w:tr w:rsidR="004F7ED6" w:rsidRPr="004F7ED6" w14:paraId="4C2325B3" w14:textId="77777777" w:rsidTr="004F7ED6">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0D8CF9B" w14:textId="77777777" w:rsidR="004F7ED6" w:rsidRPr="004F7ED6" w:rsidRDefault="004F7ED6" w:rsidP="00AE0599">
            <w:pPr>
              <w:rPr>
                <w:rFonts w:ascii="Times New Roman" w:hAnsi="Times New Roman" w:cs="Times New Roman"/>
                <w:color w:val="auto"/>
              </w:rPr>
            </w:pPr>
            <w:r w:rsidRPr="004F7ED6">
              <w:t>bgt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117CC" w14:textId="77777777" w:rsidR="004F7ED6" w:rsidRPr="004F7ED6" w:rsidRDefault="004F7ED6" w:rsidP="00AE0599">
            <w:pPr>
              <w:rPr>
                <w:rFonts w:ascii="Times New Roman" w:hAnsi="Times New Roman" w:cs="Times New Roman"/>
                <w:color w:val="auto"/>
              </w:rPr>
            </w:pPr>
            <w:r w:rsidRPr="004F7ED6">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AA035"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11850"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E8B75"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8CB89" w14:textId="77777777" w:rsidR="004F7ED6" w:rsidRPr="004F7ED6" w:rsidRDefault="004F7ED6" w:rsidP="00AE0599">
            <w:pPr>
              <w:rPr>
                <w:rFonts w:ascii="Times New Roman" w:hAnsi="Times New Roman" w:cs="Times New Roman"/>
                <w:color w:val="auto"/>
              </w:rPr>
            </w:pPr>
            <w:r w:rsidRPr="004F7ED6">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54446"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914C9"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1AF3750"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9E9DF29" w14:textId="77777777" w:rsidR="004F7ED6" w:rsidRPr="004F7ED6" w:rsidRDefault="004F7ED6" w:rsidP="00AE0599">
            <w:pPr>
              <w:rPr>
                <w:rFonts w:ascii="Times New Roman" w:hAnsi="Times New Roman" w:cs="Times New Roman"/>
                <w:color w:val="auto"/>
              </w:rPr>
            </w:pPr>
            <w:r w:rsidRPr="004F7ED6">
              <w:t>1100</w:t>
            </w:r>
          </w:p>
        </w:tc>
      </w:tr>
      <w:tr w:rsidR="004F7ED6" w:rsidRPr="004F7ED6" w14:paraId="30F6EBE4" w14:textId="77777777" w:rsidTr="004F7ED6">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B6A1CE4" w14:textId="77777777" w:rsidR="004F7ED6" w:rsidRPr="004F7ED6" w:rsidRDefault="004F7ED6" w:rsidP="00AE0599">
            <w:pPr>
              <w:rPr>
                <w:rFonts w:ascii="Times New Roman" w:hAnsi="Times New Roman" w:cs="Times New Roman"/>
                <w:color w:val="auto"/>
              </w:rPr>
            </w:pPr>
            <w:r w:rsidRPr="004F7ED6">
              <w:t>sll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34101"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185AD"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20E2D"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7D09"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78DF4"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D7F4B"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915D2"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5F6EE42"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D1F3310" w14:textId="77777777" w:rsidR="004F7ED6" w:rsidRPr="004F7ED6" w:rsidRDefault="004F7ED6" w:rsidP="00AE0599">
            <w:pPr>
              <w:rPr>
                <w:rFonts w:ascii="Times New Roman" w:hAnsi="Times New Roman" w:cs="Times New Roman"/>
                <w:color w:val="auto"/>
              </w:rPr>
            </w:pPr>
            <w:r w:rsidRPr="004F7ED6">
              <w:t>1110</w:t>
            </w:r>
          </w:p>
        </w:tc>
      </w:tr>
      <w:tr w:rsidR="004F7ED6" w:rsidRPr="004F7ED6" w14:paraId="6BBE9D51" w14:textId="77777777" w:rsidTr="004F7ED6">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BC46612" w14:textId="77777777" w:rsidR="004F7ED6" w:rsidRPr="004F7ED6" w:rsidRDefault="004F7ED6" w:rsidP="00AE0599">
            <w:pPr>
              <w:rPr>
                <w:rFonts w:ascii="Times New Roman" w:hAnsi="Times New Roman" w:cs="Times New Roman"/>
                <w:color w:val="auto"/>
              </w:rPr>
            </w:pPr>
            <w:r w:rsidRPr="004F7ED6">
              <w:t>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C64A9" w14:textId="77777777" w:rsidR="004F7ED6" w:rsidRPr="004F7ED6" w:rsidRDefault="004F7ED6" w:rsidP="00AE0599">
            <w:pPr>
              <w:rPr>
                <w:rFonts w:ascii="Times New Roman" w:hAnsi="Times New Roman" w:cs="Times New Roman"/>
                <w:color w:val="auto"/>
              </w:rPr>
            </w:pPr>
            <w:r w:rsidRPr="004F7ED6">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E49A4"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BCC6E"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E661C" w14:textId="77777777" w:rsidR="004F7ED6" w:rsidRPr="004F7ED6" w:rsidRDefault="004F7ED6" w:rsidP="00AE0599">
            <w:pPr>
              <w:rPr>
                <w:rFonts w:ascii="Times New Roman" w:hAnsi="Times New Roman" w:cs="Times New Roman"/>
                <w:color w:val="auto"/>
              </w:rPr>
            </w:pPr>
            <w:r w:rsidRPr="004F7ED6">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02B52" w14:textId="77777777" w:rsidR="004F7ED6" w:rsidRPr="004F7ED6" w:rsidRDefault="004F7ED6" w:rsidP="00AE0599">
            <w:pPr>
              <w:rPr>
                <w:rFonts w:ascii="Times New Roman" w:hAnsi="Times New Roman" w:cs="Times New Roman"/>
                <w:color w:val="auto"/>
              </w:rPr>
            </w:pPr>
            <w:r w:rsidRPr="004F7ED6">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AB8E3"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3BCFA" w14:textId="77777777" w:rsidR="004F7ED6" w:rsidRPr="004F7ED6" w:rsidRDefault="004F7ED6" w:rsidP="00AE0599">
            <w:pPr>
              <w:rPr>
                <w:rFonts w:ascii="Times New Roman" w:hAnsi="Times New Roman" w:cs="Times New Roman"/>
                <w:color w:val="auto"/>
              </w:rPr>
            </w:pPr>
            <w:r w:rsidRPr="004F7ED6">
              <w:t>X</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FB5747F"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F431663" w14:textId="77777777" w:rsidR="004F7ED6" w:rsidRPr="004F7ED6" w:rsidRDefault="004F7ED6" w:rsidP="00AE0599">
            <w:pPr>
              <w:rPr>
                <w:rFonts w:ascii="Times New Roman" w:hAnsi="Times New Roman" w:cs="Times New Roman"/>
                <w:color w:val="auto"/>
              </w:rPr>
            </w:pPr>
            <w:r w:rsidRPr="004F7ED6">
              <w:t>1101</w:t>
            </w:r>
          </w:p>
        </w:tc>
      </w:tr>
      <w:tr w:rsidR="004F7ED6" w:rsidRPr="004F7ED6" w14:paraId="0C428729" w14:textId="77777777" w:rsidTr="004F7ED6">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AA625F7" w14:textId="77777777" w:rsidR="004F7ED6" w:rsidRPr="004F7ED6" w:rsidRDefault="004F7ED6" w:rsidP="00AE0599">
            <w:pPr>
              <w:rPr>
                <w:rFonts w:ascii="Times New Roman" w:hAnsi="Times New Roman" w:cs="Times New Roman"/>
                <w:color w:val="auto"/>
              </w:rPr>
            </w:pPr>
            <w:r w:rsidRPr="004F7ED6">
              <w:t>jr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B19D2" w14:textId="77777777" w:rsidR="004F7ED6" w:rsidRPr="004F7ED6" w:rsidRDefault="004F7ED6" w:rsidP="00AE0599">
            <w:pPr>
              <w:rPr>
                <w:rFonts w:ascii="Times New Roman" w:hAnsi="Times New Roman" w:cs="Times New Roman"/>
                <w:color w:val="auto"/>
              </w:rPr>
            </w:pPr>
            <w:r w:rsidRPr="004F7ED6">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A63C1" w14:textId="77777777" w:rsidR="004F7ED6" w:rsidRPr="004F7ED6" w:rsidRDefault="004F7ED6" w:rsidP="00AE0599">
            <w:pPr>
              <w:rPr>
                <w:rFonts w:ascii="Times New Roman" w:hAnsi="Times New Roman" w:cs="Times New Roman"/>
                <w:color w:val="auto"/>
              </w:rPr>
            </w:pPr>
            <w:r w:rsidRPr="004F7ED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1D47A"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145C7" w14:textId="77777777" w:rsidR="004F7ED6" w:rsidRPr="004F7ED6" w:rsidRDefault="004F7ED6" w:rsidP="00AE0599">
            <w:pPr>
              <w:rPr>
                <w:rFonts w:ascii="Times New Roman" w:hAnsi="Times New Roman" w:cs="Times New Roman"/>
                <w:color w:val="auto"/>
              </w:rPr>
            </w:pPr>
            <w:r w:rsidRPr="004F7ED6">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ECDFD" w14:textId="77777777" w:rsidR="004F7ED6" w:rsidRPr="004F7ED6" w:rsidRDefault="004F7ED6" w:rsidP="00AE0599">
            <w:pPr>
              <w:rPr>
                <w:rFonts w:ascii="Times New Roman" w:hAnsi="Times New Roman" w:cs="Times New Roman"/>
                <w:color w:val="auto"/>
              </w:rPr>
            </w:pPr>
            <w:r w:rsidRPr="004F7ED6">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155EC"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A37F7" w14:textId="77777777" w:rsidR="004F7ED6" w:rsidRPr="004F7ED6" w:rsidRDefault="004F7ED6" w:rsidP="00AE0599">
            <w:pPr>
              <w:rPr>
                <w:rFonts w:ascii="Times New Roman" w:hAnsi="Times New Roman" w:cs="Times New Roman"/>
                <w:color w:val="auto"/>
              </w:rPr>
            </w:pPr>
            <w:r w:rsidRPr="004F7ED6">
              <w:t>X</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DA1FB08" w14:textId="77777777" w:rsidR="004F7ED6" w:rsidRPr="004F7ED6" w:rsidRDefault="004F7ED6" w:rsidP="00AE0599">
            <w:pPr>
              <w:rPr>
                <w:rFonts w:ascii="Times New Roman" w:hAnsi="Times New Roman" w:cs="Times New Roman"/>
                <w:color w:val="auto"/>
              </w:rPr>
            </w:pPr>
            <w:r w:rsidRPr="004F7ED6">
              <w:t>0</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A286F4C" w14:textId="77777777" w:rsidR="004F7ED6" w:rsidRPr="004F7ED6" w:rsidRDefault="004F7ED6" w:rsidP="00AE0599">
            <w:pPr>
              <w:rPr>
                <w:rFonts w:ascii="Times New Roman" w:hAnsi="Times New Roman" w:cs="Times New Roman"/>
                <w:color w:val="auto"/>
              </w:rPr>
            </w:pPr>
            <w:r w:rsidRPr="004F7ED6">
              <w:t>1111</w:t>
            </w:r>
          </w:p>
        </w:tc>
      </w:tr>
    </w:tbl>
    <w:p w14:paraId="1A755976" w14:textId="26A72649" w:rsidR="00A97343" w:rsidRPr="006412D6" w:rsidRDefault="00A97343" w:rsidP="00AE0599"/>
    <w:p w14:paraId="54492DB7" w14:textId="77777777" w:rsidR="00291AB6" w:rsidRPr="006412D6" w:rsidRDefault="00837E43" w:rsidP="00645BF1">
      <w:pPr>
        <w:pStyle w:val="Heading1"/>
        <w:spacing w:before="96" w:after="96"/>
      </w:pPr>
      <w:r w:rsidRPr="006412D6">
        <w:t>Simulation Results M</w:t>
      </w:r>
      <w:r w:rsidR="00291AB6" w:rsidRPr="006412D6">
        <w:t xml:space="preserve">emory and </w:t>
      </w:r>
      <w:r w:rsidRPr="006412D6">
        <w:t>R</w:t>
      </w:r>
      <w:r w:rsidR="00291AB6" w:rsidRPr="006412D6">
        <w:t xml:space="preserve">egister </w:t>
      </w:r>
      <w:r w:rsidRPr="006412D6">
        <w:t>F</w:t>
      </w:r>
      <w:r w:rsidR="00291AB6" w:rsidRPr="006412D6">
        <w:t>ile at clock cycle 0</w:t>
      </w:r>
    </w:p>
    <w:p w14:paraId="122FD37B" w14:textId="5F459E1A" w:rsidR="00351BF0" w:rsidRPr="006412D6" w:rsidRDefault="00837E43" w:rsidP="00645BF1">
      <w:pPr>
        <w:pStyle w:val="Heading2"/>
        <w:spacing w:before="96" w:after="96"/>
      </w:pPr>
      <w:r w:rsidRPr="006412D6">
        <w:t xml:space="preserve">Memory and </w:t>
      </w:r>
      <w:r w:rsidR="006B07FC" w:rsidRPr="006412D6">
        <w:t>r</w:t>
      </w:r>
      <w:r w:rsidRPr="006412D6">
        <w:t>egister</w:t>
      </w:r>
      <w:r w:rsidR="006B07FC" w:rsidRPr="006412D6">
        <w:t xml:space="preserve"> f</w:t>
      </w:r>
      <w:r w:rsidRPr="006412D6">
        <w:t xml:space="preserve">ile </w:t>
      </w:r>
      <w:r w:rsidR="006B07FC" w:rsidRPr="006412D6">
        <w:t xml:space="preserve">contents </w:t>
      </w:r>
      <w:r w:rsidRPr="006412D6">
        <w:t>at clock cycle 0</w:t>
      </w:r>
    </w:p>
    <w:p w14:paraId="521768B7" w14:textId="67192339" w:rsidR="00DE269E" w:rsidRPr="006412D6" w:rsidRDefault="00DE269E" w:rsidP="00DE269E"/>
    <w:p w14:paraId="4A692D61" w14:textId="77777777" w:rsidR="00DE269E" w:rsidRPr="006412D6" w:rsidRDefault="00DE269E" w:rsidP="00DE269E"/>
    <w:tbl>
      <w:tblPr>
        <w:tblW w:w="5520" w:type="dxa"/>
        <w:tblLook w:val="04A0" w:firstRow="1" w:lastRow="0" w:firstColumn="1" w:lastColumn="0" w:noHBand="0" w:noVBand="1"/>
      </w:tblPr>
      <w:tblGrid>
        <w:gridCol w:w="1560"/>
        <w:gridCol w:w="1560"/>
        <w:gridCol w:w="2400"/>
      </w:tblGrid>
      <w:tr w:rsidR="00645BF1" w:rsidRPr="006412D6" w14:paraId="4ECAB52C" w14:textId="77777777" w:rsidTr="00645BF1">
        <w:trPr>
          <w:trHeight w:val="285"/>
        </w:trPr>
        <w:tc>
          <w:tcPr>
            <w:tcW w:w="156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3C1A01D3" w14:textId="77777777" w:rsidR="00645BF1" w:rsidRPr="006412D6" w:rsidRDefault="00645BF1" w:rsidP="00AE0599">
            <w:r w:rsidRPr="006412D6">
              <w:t>Address 0x…</w:t>
            </w:r>
          </w:p>
        </w:tc>
        <w:tc>
          <w:tcPr>
            <w:tcW w:w="1560" w:type="dxa"/>
            <w:tcBorders>
              <w:top w:val="single" w:sz="4" w:space="0" w:color="auto"/>
              <w:left w:val="nil"/>
              <w:bottom w:val="single" w:sz="4" w:space="0" w:color="auto"/>
              <w:right w:val="single" w:sz="4" w:space="0" w:color="auto"/>
            </w:tcBorders>
            <w:shd w:val="clear" w:color="000000" w:fill="FFF2CC"/>
            <w:noWrap/>
            <w:vAlign w:val="bottom"/>
            <w:hideMark/>
          </w:tcPr>
          <w:p w14:paraId="4CC4C8E7" w14:textId="77777777" w:rsidR="00645BF1" w:rsidRPr="006412D6" w:rsidRDefault="00645BF1" w:rsidP="00AE0599">
            <w:r w:rsidRPr="006412D6">
              <w:t>Hex Value</w:t>
            </w:r>
          </w:p>
        </w:tc>
        <w:tc>
          <w:tcPr>
            <w:tcW w:w="2400" w:type="dxa"/>
            <w:tcBorders>
              <w:top w:val="single" w:sz="4" w:space="0" w:color="auto"/>
              <w:left w:val="nil"/>
              <w:bottom w:val="single" w:sz="4" w:space="0" w:color="auto"/>
              <w:right w:val="single" w:sz="4" w:space="0" w:color="auto"/>
            </w:tcBorders>
            <w:shd w:val="clear" w:color="000000" w:fill="FFF2CC"/>
            <w:noWrap/>
            <w:vAlign w:val="bottom"/>
            <w:hideMark/>
          </w:tcPr>
          <w:p w14:paraId="345C2A2C" w14:textId="77777777" w:rsidR="00645BF1" w:rsidRPr="006412D6" w:rsidRDefault="00645BF1" w:rsidP="00AE0599">
            <w:r w:rsidRPr="006412D6">
              <w:t>Binary Value 0b…</w:t>
            </w:r>
          </w:p>
        </w:tc>
      </w:tr>
      <w:tr w:rsidR="00645BF1" w:rsidRPr="006412D6" w14:paraId="255A279A"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19534FF" w14:textId="77777777" w:rsidR="00645BF1" w:rsidRPr="006412D6" w:rsidRDefault="00645BF1" w:rsidP="00AE0599">
            <w:r w:rsidRPr="006412D6">
              <w:t>0</w:t>
            </w:r>
          </w:p>
        </w:tc>
        <w:tc>
          <w:tcPr>
            <w:tcW w:w="1560" w:type="dxa"/>
            <w:tcBorders>
              <w:top w:val="nil"/>
              <w:left w:val="nil"/>
              <w:bottom w:val="single" w:sz="4" w:space="0" w:color="auto"/>
              <w:right w:val="single" w:sz="4" w:space="0" w:color="auto"/>
            </w:tcBorders>
            <w:shd w:val="clear" w:color="auto" w:fill="auto"/>
            <w:noWrap/>
            <w:vAlign w:val="bottom"/>
            <w:hideMark/>
          </w:tcPr>
          <w:p w14:paraId="641EF692" w14:textId="77777777" w:rsidR="00645BF1" w:rsidRPr="006412D6" w:rsidRDefault="00645BF1" w:rsidP="00AE0599">
            <w:r w:rsidRPr="006412D6">
              <w:t>x"0101"</w:t>
            </w:r>
          </w:p>
        </w:tc>
        <w:tc>
          <w:tcPr>
            <w:tcW w:w="2400" w:type="dxa"/>
            <w:tcBorders>
              <w:top w:val="nil"/>
              <w:left w:val="nil"/>
              <w:bottom w:val="single" w:sz="4" w:space="0" w:color="auto"/>
              <w:right w:val="single" w:sz="4" w:space="0" w:color="auto"/>
            </w:tcBorders>
            <w:shd w:val="clear" w:color="auto" w:fill="auto"/>
            <w:noWrap/>
            <w:vAlign w:val="bottom"/>
            <w:hideMark/>
          </w:tcPr>
          <w:p w14:paraId="12E63A60" w14:textId="77777777" w:rsidR="00645BF1" w:rsidRPr="006412D6" w:rsidRDefault="00645BF1" w:rsidP="00AE0599">
            <w:r w:rsidRPr="006412D6">
              <w:t>100000001</w:t>
            </w:r>
          </w:p>
        </w:tc>
      </w:tr>
      <w:tr w:rsidR="00645BF1" w:rsidRPr="006412D6" w14:paraId="4B230C7C"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EAE17AA" w14:textId="77777777" w:rsidR="00645BF1" w:rsidRPr="006412D6" w:rsidRDefault="00645BF1" w:rsidP="00AE0599">
            <w:r w:rsidRPr="006412D6">
              <w:t>1</w:t>
            </w:r>
          </w:p>
        </w:tc>
        <w:tc>
          <w:tcPr>
            <w:tcW w:w="1560" w:type="dxa"/>
            <w:tcBorders>
              <w:top w:val="nil"/>
              <w:left w:val="nil"/>
              <w:bottom w:val="single" w:sz="4" w:space="0" w:color="auto"/>
              <w:right w:val="single" w:sz="4" w:space="0" w:color="auto"/>
            </w:tcBorders>
            <w:shd w:val="clear" w:color="auto" w:fill="auto"/>
            <w:noWrap/>
            <w:vAlign w:val="bottom"/>
            <w:hideMark/>
          </w:tcPr>
          <w:p w14:paraId="47CE8AA2" w14:textId="77777777" w:rsidR="00645BF1" w:rsidRPr="006412D6" w:rsidRDefault="00645BF1" w:rsidP="00AE0599">
            <w:r w:rsidRPr="006412D6">
              <w:t>x"0101"</w:t>
            </w:r>
          </w:p>
        </w:tc>
        <w:tc>
          <w:tcPr>
            <w:tcW w:w="2400" w:type="dxa"/>
            <w:tcBorders>
              <w:top w:val="nil"/>
              <w:left w:val="nil"/>
              <w:bottom w:val="single" w:sz="4" w:space="0" w:color="auto"/>
              <w:right w:val="single" w:sz="4" w:space="0" w:color="auto"/>
            </w:tcBorders>
            <w:shd w:val="clear" w:color="auto" w:fill="auto"/>
            <w:noWrap/>
            <w:vAlign w:val="bottom"/>
            <w:hideMark/>
          </w:tcPr>
          <w:p w14:paraId="59A93354" w14:textId="77777777" w:rsidR="00645BF1" w:rsidRPr="006412D6" w:rsidRDefault="00645BF1" w:rsidP="00AE0599">
            <w:r w:rsidRPr="006412D6">
              <w:t>100000001</w:t>
            </w:r>
          </w:p>
        </w:tc>
      </w:tr>
      <w:tr w:rsidR="00645BF1" w:rsidRPr="006412D6" w14:paraId="77731B32"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AA2CB43" w14:textId="77777777" w:rsidR="00645BF1" w:rsidRPr="006412D6" w:rsidRDefault="00645BF1" w:rsidP="00AE0599">
            <w:r w:rsidRPr="006412D6">
              <w:t>2</w:t>
            </w:r>
          </w:p>
        </w:tc>
        <w:tc>
          <w:tcPr>
            <w:tcW w:w="1560" w:type="dxa"/>
            <w:tcBorders>
              <w:top w:val="nil"/>
              <w:left w:val="nil"/>
              <w:bottom w:val="single" w:sz="4" w:space="0" w:color="auto"/>
              <w:right w:val="single" w:sz="4" w:space="0" w:color="auto"/>
            </w:tcBorders>
            <w:shd w:val="clear" w:color="auto" w:fill="auto"/>
            <w:noWrap/>
            <w:vAlign w:val="bottom"/>
            <w:hideMark/>
          </w:tcPr>
          <w:p w14:paraId="725C977D" w14:textId="77777777" w:rsidR="00645BF1" w:rsidRPr="006412D6" w:rsidRDefault="00645BF1" w:rsidP="00AE0599">
            <w:r w:rsidRPr="006412D6">
              <w:t>x"0110"</w:t>
            </w:r>
          </w:p>
        </w:tc>
        <w:tc>
          <w:tcPr>
            <w:tcW w:w="2400" w:type="dxa"/>
            <w:tcBorders>
              <w:top w:val="nil"/>
              <w:left w:val="nil"/>
              <w:bottom w:val="single" w:sz="4" w:space="0" w:color="auto"/>
              <w:right w:val="single" w:sz="4" w:space="0" w:color="auto"/>
            </w:tcBorders>
            <w:shd w:val="clear" w:color="auto" w:fill="auto"/>
            <w:noWrap/>
            <w:vAlign w:val="bottom"/>
            <w:hideMark/>
          </w:tcPr>
          <w:p w14:paraId="652C818E" w14:textId="77777777" w:rsidR="00645BF1" w:rsidRPr="006412D6" w:rsidRDefault="00645BF1" w:rsidP="00AE0599">
            <w:r w:rsidRPr="006412D6">
              <w:t>100010000</w:t>
            </w:r>
          </w:p>
        </w:tc>
      </w:tr>
      <w:tr w:rsidR="00645BF1" w:rsidRPr="006412D6" w14:paraId="7383C229"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5E73B9C" w14:textId="77777777" w:rsidR="00645BF1" w:rsidRPr="006412D6" w:rsidRDefault="00645BF1" w:rsidP="00AE0599">
            <w:r w:rsidRPr="006412D6">
              <w:t>3</w:t>
            </w:r>
          </w:p>
        </w:tc>
        <w:tc>
          <w:tcPr>
            <w:tcW w:w="1560" w:type="dxa"/>
            <w:tcBorders>
              <w:top w:val="nil"/>
              <w:left w:val="nil"/>
              <w:bottom w:val="single" w:sz="4" w:space="0" w:color="auto"/>
              <w:right w:val="single" w:sz="4" w:space="0" w:color="auto"/>
            </w:tcBorders>
            <w:shd w:val="clear" w:color="auto" w:fill="auto"/>
            <w:noWrap/>
            <w:vAlign w:val="bottom"/>
            <w:hideMark/>
          </w:tcPr>
          <w:p w14:paraId="62E69F9E" w14:textId="77777777" w:rsidR="00645BF1" w:rsidRPr="006412D6" w:rsidRDefault="00645BF1" w:rsidP="00AE0599">
            <w:r w:rsidRPr="006412D6">
              <w:t>x"0011"</w:t>
            </w:r>
          </w:p>
        </w:tc>
        <w:tc>
          <w:tcPr>
            <w:tcW w:w="2400" w:type="dxa"/>
            <w:tcBorders>
              <w:top w:val="nil"/>
              <w:left w:val="nil"/>
              <w:bottom w:val="single" w:sz="4" w:space="0" w:color="auto"/>
              <w:right w:val="single" w:sz="4" w:space="0" w:color="auto"/>
            </w:tcBorders>
            <w:shd w:val="clear" w:color="auto" w:fill="auto"/>
            <w:noWrap/>
            <w:vAlign w:val="bottom"/>
            <w:hideMark/>
          </w:tcPr>
          <w:p w14:paraId="44866955" w14:textId="77777777" w:rsidR="00645BF1" w:rsidRPr="006412D6" w:rsidRDefault="00645BF1" w:rsidP="00AE0599">
            <w:r w:rsidRPr="006412D6">
              <w:t>10001</w:t>
            </w:r>
          </w:p>
        </w:tc>
      </w:tr>
      <w:tr w:rsidR="00645BF1" w:rsidRPr="006412D6" w14:paraId="3C6FF1CD"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0BC8865" w14:textId="77777777" w:rsidR="00645BF1" w:rsidRPr="006412D6" w:rsidRDefault="00645BF1" w:rsidP="00AE0599">
            <w:r w:rsidRPr="006412D6">
              <w:t>4</w:t>
            </w:r>
          </w:p>
        </w:tc>
        <w:tc>
          <w:tcPr>
            <w:tcW w:w="1560" w:type="dxa"/>
            <w:tcBorders>
              <w:top w:val="nil"/>
              <w:left w:val="nil"/>
              <w:bottom w:val="single" w:sz="4" w:space="0" w:color="auto"/>
              <w:right w:val="single" w:sz="4" w:space="0" w:color="auto"/>
            </w:tcBorders>
            <w:shd w:val="clear" w:color="auto" w:fill="auto"/>
            <w:noWrap/>
            <w:vAlign w:val="bottom"/>
            <w:hideMark/>
          </w:tcPr>
          <w:p w14:paraId="7BC95AF0" w14:textId="77777777" w:rsidR="00645BF1" w:rsidRPr="006412D6" w:rsidRDefault="00645BF1" w:rsidP="00AE0599">
            <w:r w:rsidRPr="006412D6">
              <w:t>x"00F0"</w:t>
            </w:r>
          </w:p>
        </w:tc>
        <w:tc>
          <w:tcPr>
            <w:tcW w:w="2400" w:type="dxa"/>
            <w:tcBorders>
              <w:top w:val="nil"/>
              <w:left w:val="nil"/>
              <w:bottom w:val="single" w:sz="4" w:space="0" w:color="auto"/>
              <w:right w:val="single" w:sz="4" w:space="0" w:color="auto"/>
            </w:tcBorders>
            <w:shd w:val="clear" w:color="auto" w:fill="auto"/>
            <w:noWrap/>
            <w:vAlign w:val="bottom"/>
            <w:hideMark/>
          </w:tcPr>
          <w:p w14:paraId="76B297A1" w14:textId="77777777" w:rsidR="00645BF1" w:rsidRPr="006412D6" w:rsidRDefault="00645BF1" w:rsidP="00AE0599">
            <w:r w:rsidRPr="006412D6">
              <w:t>11110000</w:t>
            </w:r>
          </w:p>
        </w:tc>
      </w:tr>
      <w:tr w:rsidR="00645BF1" w:rsidRPr="006412D6" w14:paraId="050244B3"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D9C181F" w14:textId="77777777" w:rsidR="00645BF1" w:rsidRPr="006412D6" w:rsidRDefault="00645BF1" w:rsidP="00AE0599">
            <w:r w:rsidRPr="006412D6">
              <w:t>5</w:t>
            </w:r>
          </w:p>
        </w:tc>
        <w:tc>
          <w:tcPr>
            <w:tcW w:w="1560" w:type="dxa"/>
            <w:tcBorders>
              <w:top w:val="nil"/>
              <w:left w:val="nil"/>
              <w:bottom w:val="single" w:sz="4" w:space="0" w:color="auto"/>
              <w:right w:val="single" w:sz="4" w:space="0" w:color="auto"/>
            </w:tcBorders>
            <w:shd w:val="clear" w:color="auto" w:fill="auto"/>
            <w:noWrap/>
            <w:vAlign w:val="bottom"/>
            <w:hideMark/>
          </w:tcPr>
          <w:p w14:paraId="58561E26" w14:textId="77777777" w:rsidR="00645BF1" w:rsidRPr="006412D6" w:rsidRDefault="00645BF1" w:rsidP="00AE0599">
            <w:r w:rsidRPr="006412D6">
              <w:t>x"00FF"</w:t>
            </w:r>
          </w:p>
        </w:tc>
        <w:tc>
          <w:tcPr>
            <w:tcW w:w="2400" w:type="dxa"/>
            <w:tcBorders>
              <w:top w:val="nil"/>
              <w:left w:val="nil"/>
              <w:bottom w:val="single" w:sz="4" w:space="0" w:color="auto"/>
              <w:right w:val="single" w:sz="4" w:space="0" w:color="auto"/>
            </w:tcBorders>
            <w:shd w:val="clear" w:color="auto" w:fill="auto"/>
            <w:noWrap/>
            <w:vAlign w:val="bottom"/>
            <w:hideMark/>
          </w:tcPr>
          <w:p w14:paraId="7ACF7D2E" w14:textId="77777777" w:rsidR="00645BF1" w:rsidRPr="006412D6" w:rsidRDefault="00645BF1" w:rsidP="00AE0599">
            <w:r w:rsidRPr="006412D6">
              <w:t>11111111</w:t>
            </w:r>
          </w:p>
        </w:tc>
      </w:tr>
      <w:tr w:rsidR="00645BF1" w:rsidRPr="006412D6" w14:paraId="1787965A"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3124B96" w14:textId="77777777" w:rsidR="00645BF1" w:rsidRPr="006412D6" w:rsidRDefault="00645BF1" w:rsidP="00AE0599">
            <w:r w:rsidRPr="006412D6">
              <w:t>6</w:t>
            </w:r>
          </w:p>
        </w:tc>
        <w:tc>
          <w:tcPr>
            <w:tcW w:w="1560" w:type="dxa"/>
            <w:tcBorders>
              <w:top w:val="nil"/>
              <w:left w:val="nil"/>
              <w:bottom w:val="single" w:sz="4" w:space="0" w:color="auto"/>
              <w:right w:val="single" w:sz="4" w:space="0" w:color="auto"/>
            </w:tcBorders>
            <w:shd w:val="clear" w:color="auto" w:fill="auto"/>
            <w:noWrap/>
            <w:vAlign w:val="bottom"/>
            <w:hideMark/>
          </w:tcPr>
          <w:p w14:paraId="2FEA9B0D" w14:textId="77777777" w:rsidR="00645BF1" w:rsidRPr="006412D6" w:rsidRDefault="00645BF1" w:rsidP="00AE0599">
            <w:r w:rsidRPr="006412D6">
              <w:t>x"0005"</w:t>
            </w:r>
          </w:p>
        </w:tc>
        <w:tc>
          <w:tcPr>
            <w:tcW w:w="2400" w:type="dxa"/>
            <w:tcBorders>
              <w:top w:val="nil"/>
              <w:left w:val="nil"/>
              <w:bottom w:val="single" w:sz="4" w:space="0" w:color="auto"/>
              <w:right w:val="single" w:sz="4" w:space="0" w:color="auto"/>
            </w:tcBorders>
            <w:shd w:val="clear" w:color="auto" w:fill="auto"/>
            <w:noWrap/>
            <w:vAlign w:val="bottom"/>
            <w:hideMark/>
          </w:tcPr>
          <w:p w14:paraId="564B083B" w14:textId="77777777" w:rsidR="00645BF1" w:rsidRPr="006412D6" w:rsidRDefault="00645BF1" w:rsidP="00AE0599">
            <w:r w:rsidRPr="006412D6">
              <w:t>101</w:t>
            </w:r>
          </w:p>
        </w:tc>
      </w:tr>
      <w:tr w:rsidR="00645BF1" w:rsidRPr="006412D6" w14:paraId="3DF2CB75"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79FC925" w14:textId="77777777" w:rsidR="00645BF1" w:rsidRPr="006412D6" w:rsidRDefault="00645BF1" w:rsidP="00AE0599">
            <w:r w:rsidRPr="006412D6">
              <w:t>7</w:t>
            </w:r>
          </w:p>
        </w:tc>
        <w:tc>
          <w:tcPr>
            <w:tcW w:w="1560" w:type="dxa"/>
            <w:tcBorders>
              <w:top w:val="nil"/>
              <w:left w:val="nil"/>
              <w:bottom w:val="single" w:sz="4" w:space="0" w:color="auto"/>
              <w:right w:val="single" w:sz="4" w:space="0" w:color="auto"/>
            </w:tcBorders>
            <w:shd w:val="clear" w:color="auto" w:fill="auto"/>
            <w:noWrap/>
            <w:vAlign w:val="bottom"/>
            <w:hideMark/>
          </w:tcPr>
          <w:p w14:paraId="57F47119" w14:textId="77777777" w:rsidR="00645BF1" w:rsidRPr="006412D6" w:rsidRDefault="00645BF1" w:rsidP="00AE0599">
            <w:r w:rsidRPr="006412D6">
              <w:t>x"0006"</w:t>
            </w:r>
          </w:p>
        </w:tc>
        <w:tc>
          <w:tcPr>
            <w:tcW w:w="2400" w:type="dxa"/>
            <w:tcBorders>
              <w:top w:val="nil"/>
              <w:left w:val="nil"/>
              <w:bottom w:val="single" w:sz="4" w:space="0" w:color="auto"/>
              <w:right w:val="single" w:sz="4" w:space="0" w:color="auto"/>
            </w:tcBorders>
            <w:shd w:val="clear" w:color="auto" w:fill="auto"/>
            <w:noWrap/>
            <w:vAlign w:val="bottom"/>
            <w:hideMark/>
          </w:tcPr>
          <w:p w14:paraId="57A3B20F" w14:textId="77777777" w:rsidR="00645BF1" w:rsidRPr="006412D6" w:rsidRDefault="00645BF1" w:rsidP="00AE0599">
            <w:r w:rsidRPr="006412D6">
              <w:t>110</w:t>
            </w:r>
          </w:p>
        </w:tc>
      </w:tr>
      <w:tr w:rsidR="00645BF1" w:rsidRPr="006412D6" w14:paraId="30D43755"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6741176" w14:textId="77777777" w:rsidR="00645BF1" w:rsidRPr="006412D6" w:rsidRDefault="00645BF1" w:rsidP="00AE0599">
            <w:r w:rsidRPr="006412D6">
              <w:t>8</w:t>
            </w:r>
          </w:p>
        </w:tc>
        <w:tc>
          <w:tcPr>
            <w:tcW w:w="1560" w:type="dxa"/>
            <w:tcBorders>
              <w:top w:val="nil"/>
              <w:left w:val="nil"/>
              <w:bottom w:val="single" w:sz="4" w:space="0" w:color="auto"/>
              <w:right w:val="single" w:sz="4" w:space="0" w:color="auto"/>
            </w:tcBorders>
            <w:shd w:val="clear" w:color="auto" w:fill="auto"/>
            <w:noWrap/>
            <w:vAlign w:val="bottom"/>
            <w:hideMark/>
          </w:tcPr>
          <w:p w14:paraId="4DCE9A0F" w14:textId="77777777" w:rsidR="00645BF1" w:rsidRPr="006412D6" w:rsidRDefault="00645BF1" w:rsidP="00AE0599">
            <w:r w:rsidRPr="006412D6">
              <w:t>x"0007"</w:t>
            </w:r>
          </w:p>
        </w:tc>
        <w:tc>
          <w:tcPr>
            <w:tcW w:w="2400" w:type="dxa"/>
            <w:tcBorders>
              <w:top w:val="nil"/>
              <w:left w:val="nil"/>
              <w:bottom w:val="single" w:sz="4" w:space="0" w:color="auto"/>
              <w:right w:val="single" w:sz="4" w:space="0" w:color="auto"/>
            </w:tcBorders>
            <w:shd w:val="clear" w:color="auto" w:fill="auto"/>
            <w:noWrap/>
            <w:vAlign w:val="bottom"/>
            <w:hideMark/>
          </w:tcPr>
          <w:p w14:paraId="09F90227" w14:textId="77777777" w:rsidR="00645BF1" w:rsidRPr="006412D6" w:rsidRDefault="00645BF1" w:rsidP="00AE0599">
            <w:r w:rsidRPr="006412D6">
              <w:t>111</w:t>
            </w:r>
          </w:p>
        </w:tc>
      </w:tr>
      <w:tr w:rsidR="00645BF1" w:rsidRPr="006412D6" w14:paraId="72C5DDED"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85B9550" w14:textId="77777777" w:rsidR="00645BF1" w:rsidRPr="006412D6" w:rsidRDefault="00645BF1" w:rsidP="00AE0599">
            <w:r w:rsidRPr="006412D6">
              <w:t>9</w:t>
            </w:r>
          </w:p>
        </w:tc>
        <w:tc>
          <w:tcPr>
            <w:tcW w:w="1560" w:type="dxa"/>
            <w:tcBorders>
              <w:top w:val="nil"/>
              <w:left w:val="nil"/>
              <w:bottom w:val="single" w:sz="4" w:space="0" w:color="auto"/>
              <w:right w:val="single" w:sz="4" w:space="0" w:color="auto"/>
            </w:tcBorders>
            <w:shd w:val="clear" w:color="auto" w:fill="auto"/>
            <w:noWrap/>
            <w:vAlign w:val="bottom"/>
            <w:hideMark/>
          </w:tcPr>
          <w:p w14:paraId="4C7C0B4F" w14:textId="77777777" w:rsidR="00645BF1" w:rsidRPr="006412D6" w:rsidRDefault="00645BF1" w:rsidP="00AE0599">
            <w:r w:rsidRPr="006412D6">
              <w:t>x"0008"</w:t>
            </w:r>
          </w:p>
        </w:tc>
        <w:tc>
          <w:tcPr>
            <w:tcW w:w="2400" w:type="dxa"/>
            <w:tcBorders>
              <w:top w:val="nil"/>
              <w:left w:val="nil"/>
              <w:bottom w:val="single" w:sz="4" w:space="0" w:color="auto"/>
              <w:right w:val="single" w:sz="4" w:space="0" w:color="auto"/>
            </w:tcBorders>
            <w:shd w:val="clear" w:color="auto" w:fill="auto"/>
            <w:noWrap/>
            <w:vAlign w:val="bottom"/>
            <w:hideMark/>
          </w:tcPr>
          <w:p w14:paraId="4DCAA918" w14:textId="77777777" w:rsidR="00645BF1" w:rsidRPr="006412D6" w:rsidRDefault="00645BF1" w:rsidP="00AE0599">
            <w:r w:rsidRPr="006412D6">
              <w:t>1000</w:t>
            </w:r>
          </w:p>
        </w:tc>
      </w:tr>
      <w:tr w:rsidR="00645BF1" w:rsidRPr="006412D6" w14:paraId="30A1BFB3"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BDFAFA1" w14:textId="77777777" w:rsidR="00645BF1" w:rsidRPr="006412D6" w:rsidRDefault="00645BF1" w:rsidP="00AE0599">
            <w:r w:rsidRPr="006412D6">
              <w:t>a</w:t>
            </w:r>
          </w:p>
        </w:tc>
        <w:tc>
          <w:tcPr>
            <w:tcW w:w="1560" w:type="dxa"/>
            <w:tcBorders>
              <w:top w:val="nil"/>
              <w:left w:val="nil"/>
              <w:bottom w:val="single" w:sz="4" w:space="0" w:color="auto"/>
              <w:right w:val="single" w:sz="4" w:space="0" w:color="auto"/>
            </w:tcBorders>
            <w:shd w:val="clear" w:color="auto" w:fill="auto"/>
            <w:noWrap/>
            <w:vAlign w:val="bottom"/>
            <w:hideMark/>
          </w:tcPr>
          <w:p w14:paraId="3F6187EF" w14:textId="77777777" w:rsidR="00645BF1" w:rsidRPr="006412D6" w:rsidRDefault="00645BF1" w:rsidP="00AE0599">
            <w:r w:rsidRPr="006412D6">
              <w:t>x"0009"</w:t>
            </w:r>
          </w:p>
        </w:tc>
        <w:tc>
          <w:tcPr>
            <w:tcW w:w="2400" w:type="dxa"/>
            <w:tcBorders>
              <w:top w:val="nil"/>
              <w:left w:val="nil"/>
              <w:bottom w:val="single" w:sz="4" w:space="0" w:color="auto"/>
              <w:right w:val="single" w:sz="4" w:space="0" w:color="auto"/>
            </w:tcBorders>
            <w:shd w:val="clear" w:color="auto" w:fill="auto"/>
            <w:noWrap/>
            <w:vAlign w:val="bottom"/>
            <w:hideMark/>
          </w:tcPr>
          <w:p w14:paraId="1BA8AA80" w14:textId="77777777" w:rsidR="00645BF1" w:rsidRPr="006412D6" w:rsidRDefault="00645BF1" w:rsidP="00AE0599">
            <w:r w:rsidRPr="006412D6">
              <w:t>1001</w:t>
            </w:r>
          </w:p>
        </w:tc>
      </w:tr>
      <w:tr w:rsidR="00645BF1" w:rsidRPr="006412D6" w14:paraId="5DFC0A7A"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8440FA4" w14:textId="77777777" w:rsidR="00645BF1" w:rsidRPr="006412D6" w:rsidRDefault="00645BF1" w:rsidP="00AE0599">
            <w:r w:rsidRPr="006412D6">
              <w:t>b</w:t>
            </w:r>
          </w:p>
        </w:tc>
        <w:tc>
          <w:tcPr>
            <w:tcW w:w="1560" w:type="dxa"/>
            <w:tcBorders>
              <w:top w:val="nil"/>
              <w:left w:val="nil"/>
              <w:bottom w:val="single" w:sz="4" w:space="0" w:color="auto"/>
              <w:right w:val="single" w:sz="4" w:space="0" w:color="auto"/>
            </w:tcBorders>
            <w:shd w:val="clear" w:color="auto" w:fill="auto"/>
            <w:noWrap/>
            <w:vAlign w:val="bottom"/>
            <w:hideMark/>
          </w:tcPr>
          <w:p w14:paraId="7618E9B5" w14:textId="77777777" w:rsidR="00645BF1" w:rsidRPr="006412D6" w:rsidRDefault="00645BF1" w:rsidP="00AE0599">
            <w:r w:rsidRPr="006412D6">
              <w:t>x"000A"</w:t>
            </w:r>
          </w:p>
        </w:tc>
        <w:tc>
          <w:tcPr>
            <w:tcW w:w="2400" w:type="dxa"/>
            <w:tcBorders>
              <w:top w:val="nil"/>
              <w:left w:val="nil"/>
              <w:bottom w:val="single" w:sz="4" w:space="0" w:color="auto"/>
              <w:right w:val="single" w:sz="4" w:space="0" w:color="auto"/>
            </w:tcBorders>
            <w:shd w:val="clear" w:color="auto" w:fill="auto"/>
            <w:noWrap/>
            <w:vAlign w:val="bottom"/>
            <w:hideMark/>
          </w:tcPr>
          <w:p w14:paraId="34CAAA82" w14:textId="77777777" w:rsidR="00645BF1" w:rsidRPr="006412D6" w:rsidRDefault="00645BF1" w:rsidP="00AE0599">
            <w:r w:rsidRPr="006412D6">
              <w:t>1010</w:t>
            </w:r>
          </w:p>
        </w:tc>
      </w:tr>
      <w:tr w:rsidR="00645BF1" w:rsidRPr="006412D6" w14:paraId="717DA495"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92ACE93" w14:textId="77777777" w:rsidR="00645BF1" w:rsidRPr="006412D6" w:rsidRDefault="00645BF1" w:rsidP="00AE0599">
            <w:r w:rsidRPr="006412D6">
              <w:t>c</w:t>
            </w:r>
          </w:p>
        </w:tc>
        <w:tc>
          <w:tcPr>
            <w:tcW w:w="1560" w:type="dxa"/>
            <w:tcBorders>
              <w:top w:val="nil"/>
              <w:left w:val="nil"/>
              <w:bottom w:val="single" w:sz="4" w:space="0" w:color="auto"/>
              <w:right w:val="single" w:sz="4" w:space="0" w:color="auto"/>
            </w:tcBorders>
            <w:shd w:val="clear" w:color="auto" w:fill="auto"/>
            <w:noWrap/>
            <w:vAlign w:val="bottom"/>
            <w:hideMark/>
          </w:tcPr>
          <w:p w14:paraId="6A43B896" w14:textId="77777777" w:rsidR="00645BF1" w:rsidRPr="006412D6" w:rsidRDefault="00645BF1" w:rsidP="00AE0599">
            <w:r w:rsidRPr="006412D6">
              <w:t>x"000B"</w:t>
            </w:r>
          </w:p>
        </w:tc>
        <w:tc>
          <w:tcPr>
            <w:tcW w:w="2400" w:type="dxa"/>
            <w:tcBorders>
              <w:top w:val="nil"/>
              <w:left w:val="nil"/>
              <w:bottom w:val="single" w:sz="4" w:space="0" w:color="auto"/>
              <w:right w:val="single" w:sz="4" w:space="0" w:color="auto"/>
            </w:tcBorders>
            <w:shd w:val="clear" w:color="auto" w:fill="auto"/>
            <w:noWrap/>
            <w:vAlign w:val="bottom"/>
            <w:hideMark/>
          </w:tcPr>
          <w:p w14:paraId="430D54DE" w14:textId="77777777" w:rsidR="00645BF1" w:rsidRPr="006412D6" w:rsidRDefault="00645BF1" w:rsidP="00AE0599">
            <w:r w:rsidRPr="006412D6">
              <w:t>1011</w:t>
            </w:r>
          </w:p>
        </w:tc>
      </w:tr>
      <w:tr w:rsidR="00645BF1" w:rsidRPr="006412D6" w14:paraId="308D83CF"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C1FE375" w14:textId="77777777" w:rsidR="00645BF1" w:rsidRPr="006412D6" w:rsidRDefault="00645BF1" w:rsidP="00AE0599">
            <w:r w:rsidRPr="006412D6">
              <w:t>d</w:t>
            </w:r>
          </w:p>
        </w:tc>
        <w:tc>
          <w:tcPr>
            <w:tcW w:w="1560" w:type="dxa"/>
            <w:tcBorders>
              <w:top w:val="nil"/>
              <w:left w:val="nil"/>
              <w:bottom w:val="single" w:sz="4" w:space="0" w:color="auto"/>
              <w:right w:val="single" w:sz="4" w:space="0" w:color="auto"/>
            </w:tcBorders>
            <w:shd w:val="clear" w:color="auto" w:fill="auto"/>
            <w:noWrap/>
            <w:vAlign w:val="bottom"/>
            <w:hideMark/>
          </w:tcPr>
          <w:p w14:paraId="6E65FF1B" w14:textId="77777777" w:rsidR="00645BF1" w:rsidRPr="006412D6" w:rsidRDefault="00645BF1" w:rsidP="00AE0599">
            <w:r w:rsidRPr="006412D6">
              <w:t>x"000C"</w:t>
            </w:r>
          </w:p>
        </w:tc>
        <w:tc>
          <w:tcPr>
            <w:tcW w:w="2400" w:type="dxa"/>
            <w:tcBorders>
              <w:top w:val="nil"/>
              <w:left w:val="nil"/>
              <w:bottom w:val="single" w:sz="4" w:space="0" w:color="auto"/>
              <w:right w:val="single" w:sz="4" w:space="0" w:color="auto"/>
            </w:tcBorders>
            <w:shd w:val="clear" w:color="auto" w:fill="auto"/>
            <w:noWrap/>
            <w:vAlign w:val="bottom"/>
            <w:hideMark/>
          </w:tcPr>
          <w:p w14:paraId="59F89589" w14:textId="77777777" w:rsidR="00645BF1" w:rsidRPr="006412D6" w:rsidRDefault="00645BF1" w:rsidP="00AE0599">
            <w:r w:rsidRPr="006412D6">
              <w:t>1100</w:t>
            </w:r>
          </w:p>
        </w:tc>
      </w:tr>
      <w:tr w:rsidR="00645BF1" w:rsidRPr="006412D6" w14:paraId="5EF629F6"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0066A46" w14:textId="77777777" w:rsidR="00645BF1" w:rsidRPr="006412D6" w:rsidRDefault="00645BF1" w:rsidP="00AE0599">
            <w:r w:rsidRPr="006412D6">
              <w:t>e</w:t>
            </w:r>
          </w:p>
        </w:tc>
        <w:tc>
          <w:tcPr>
            <w:tcW w:w="1560" w:type="dxa"/>
            <w:tcBorders>
              <w:top w:val="nil"/>
              <w:left w:val="nil"/>
              <w:bottom w:val="single" w:sz="4" w:space="0" w:color="auto"/>
              <w:right w:val="single" w:sz="4" w:space="0" w:color="auto"/>
            </w:tcBorders>
            <w:shd w:val="clear" w:color="auto" w:fill="auto"/>
            <w:noWrap/>
            <w:vAlign w:val="bottom"/>
            <w:hideMark/>
          </w:tcPr>
          <w:p w14:paraId="5127E39C" w14:textId="77777777" w:rsidR="00645BF1" w:rsidRPr="006412D6" w:rsidRDefault="00645BF1" w:rsidP="00AE0599">
            <w:r w:rsidRPr="006412D6">
              <w:t>x"000D"</w:t>
            </w:r>
          </w:p>
        </w:tc>
        <w:tc>
          <w:tcPr>
            <w:tcW w:w="2400" w:type="dxa"/>
            <w:tcBorders>
              <w:top w:val="nil"/>
              <w:left w:val="nil"/>
              <w:bottom w:val="single" w:sz="4" w:space="0" w:color="auto"/>
              <w:right w:val="single" w:sz="4" w:space="0" w:color="auto"/>
            </w:tcBorders>
            <w:shd w:val="clear" w:color="auto" w:fill="auto"/>
            <w:noWrap/>
            <w:vAlign w:val="bottom"/>
            <w:hideMark/>
          </w:tcPr>
          <w:p w14:paraId="0253ABE5" w14:textId="77777777" w:rsidR="00645BF1" w:rsidRPr="006412D6" w:rsidRDefault="00645BF1" w:rsidP="00AE0599">
            <w:r w:rsidRPr="006412D6">
              <w:t>1101</w:t>
            </w:r>
          </w:p>
        </w:tc>
      </w:tr>
      <w:tr w:rsidR="00645BF1" w:rsidRPr="006412D6" w14:paraId="6DB8E1BB"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4B49DEF" w14:textId="77777777" w:rsidR="00645BF1" w:rsidRPr="006412D6" w:rsidRDefault="00645BF1" w:rsidP="00AE0599">
            <w:r w:rsidRPr="006412D6">
              <w:t>f</w:t>
            </w:r>
          </w:p>
        </w:tc>
        <w:tc>
          <w:tcPr>
            <w:tcW w:w="1560" w:type="dxa"/>
            <w:tcBorders>
              <w:top w:val="nil"/>
              <w:left w:val="nil"/>
              <w:bottom w:val="single" w:sz="4" w:space="0" w:color="auto"/>
              <w:right w:val="single" w:sz="4" w:space="0" w:color="auto"/>
            </w:tcBorders>
            <w:shd w:val="clear" w:color="auto" w:fill="auto"/>
            <w:noWrap/>
            <w:vAlign w:val="bottom"/>
            <w:hideMark/>
          </w:tcPr>
          <w:p w14:paraId="401BA2F4" w14:textId="77777777" w:rsidR="00645BF1" w:rsidRPr="006412D6" w:rsidRDefault="00645BF1" w:rsidP="00AE0599">
            <w:r w:rsidRPr="006412D6">
              <w:t>x"000E"</w:t>
            </w:r>
          </w:p>
        </w:tc>
        <w:tc>
          <w:tcPr>
            <w:tcW w:w="2400" w:type="dxa"/>
            <w:tcBorders>
              <w:top w:val="nil"/>
              <w:left w:val="nil"/>
              <w:bottom w:val="single" w:sz="4" w:space="0" w:color="auto"/>
              <w:right w:val="single" w:sz="4" w:space="0" w:color="auto"/>
            </w:tcBorders>
            <w:shd w:val="clear" w:color="auto" w:fill="auto"/>
            <w:noWrap/>
            <w:vAlign w:val="bottom"/>
            <w:hideMark/>
          </w:tcPr>
          <w:p w14:paraId="7F474F44" w14:textId="77777777" w:rsidR="00645BF1" w:rsidRPr="006412D6" w:rsidRDefault="00645BF1" w:rsidP="00AE0599">
            <w:r w:rsidRPr="006412D6">
              <w:t>1110</w:t>
            </w:r>
          </w:p>
        </w:tc>
      </w:tr>
      <w:tr w:rsidR="00645BF1" w:rsidRPr="006412D6" w14:paraId="7D9F5BB2"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8B8B0DA" w14:textId="77777777" w:rsidR="00645BF1" w:rsidRPr="006412D6" w:rsidRDefault="00645BF1" w:rsidP="00AE0599">
            <w:r w:rsidRPr="006412D6">
              <w:t>10</w:t>
            </w:r>
          </w:p>
        </w:tc>
        <w:tc>
          <w:tcPr>
            <w:tcW w:w="1560" w:type="dxa"/>
            <w:tcBorders>
              <w:top w:val="nil"/>
              <w:left w:val="nil"/>
              <w:bottom w:val="single" w:sz="4" w:space="0" w:color="auto"/>
              <w:right w:val="single" w:sz="4" w:space="0" w:color="auto"/>
            </w:tcBorders>
            <w:shd w:val="clear" w:color="auto" w:fill="auto"/>
            <w:noWrap/>
            <w:vAlign w:val="bottom"/>
            <w:hideMark/>
          </w:tcPr>
          <w:p w14:paraId="10658705" w14:textId="77777777" w:rsidR="00645BF1" w:rsidRPr="006412D6" w:rsidRDefault="00645BF1" w:rsidP="00AE0599">
            <w:r w:rsidRPr="006412D6">
              <w:t>x"0101"</w:t>
            </w:r>
          </w:p>
        </w:tc>
        <w:tc>
          <w:tcPr>
            <w:tcW w:w="2400" w:type="dxa"/>
            <w:tcBorders>
              <w:top w:val="nil"/>
              <w:left w:val="nil"/>
              <w:bottom w:val="single" w:sz="4" w:space="0" w:color="auto"/>
              <w:right w:val="single" w:sz="4" w:space="0" w:color="auto"/>
            </w:tcBorders>
            <w:shd w:val="clear" w:color="auto" w:fill="auto"/>
            <w:noWrap/>
            <w:vAlign w:val="bottom"/>
            <w:hideMark/>
          </w:tcPr>
          <w:p w14:paraId="21F98CE8" w14:textId="77777777" w:rsidR="00645BF1" w:rsidRPr="006412D6" w:rsidRDefault="00645BF1" w:rsidP="00AE0599">
            <w:r w:rsidRPr="006412D6">
              <w:t>100000001</w:t>
            </w:r>
          </w:p>
        </w:tc>
      </w:tr>
      <w:tr w:rsidR="00645BF1" w:rsidRPr="006412D6" w14:paraId="11F3EB33"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58DBD70" w14:textId="77777777" w:rsidR="00645BF1" w:rsidRPr="006412D6" w:rsidRDefault="00645BF1" w:rsidP="00AE0599">
            <w:r w:rsidRPr="006412D6">
              <w:t>11</w:t>
            </w:r>
          </w:p>
        </w:tc>
        <w:tc>
          <w:tcPr>
            <w:tcW w:w="1560" w:type="dxa"/>
            <w:tcBorders>
              <w:top w:val="nil"/>
              <w:left w:val="nil"/>
              <w:bottom w:val="single" w:sz="4" w:space="0" w:color="auto"/>
              <w:right w:val="single" w:sz="4" w:space="0" w:color="auto"/>
            </w:tcBorders>
            <w:shd w:val="clear" w:color="auto" w:fill="auto"/>
            <w:noWrap/>
            <w:vAlign w:val="bottom"/>
            <w:hideMark/>
          </w:tcPr>
          <w:p w14:paraId="09A9629C" w14:textId="77777777" w:rsidR="00645BF1" w:rsidRPr="006412D6" w:rsidRDefault="00645BF1" w:rsidP="00AE0599">
            <w:r w:rsidRPr="006412D6">
              <w:t>x"0101"</w:t>
            </w:r>
          </w:p>
        </w:tc>
        <w:tc>
          <w:tcPr>
            <w:tcW w:w="2400" w:type="dxa"/>
            <w:tcBorders>
              <w:top w:val="nil"/>
              <w:left w:val="nil"/>
              <w:bottom w:val="single" w:sz="4" w:space="0" w:color="auto"/>
              <w:right w:val="single" w:sz="4" w:space="0" w:color="auto"/>
            </w:tcBorders>
            <w:shd w:val="clear" w:color="auto" w:fill="auto"/>
            <w:noWrap/>
            <w:vAlign w:val="bottom"/>
            <w:hideMark/>
          </w:tcPr>
          <w:p w14:paraId="4238A3E2" w14:textId="77777777" w:rsidR="00645BF1" w:rsidRPr="006412D6" w:rsidRDefault="00645BF1" w:rsidP="00AE0599">
            <w:r w:rsidRPr="006412D6">
              <w:t>100000001</w:t>
            </w:r>
          </w:p>
        </w:tc>
      </w:tr>
      <w:tr w:rsidR="00645BF1" w:rsidRPr="006412D6" w14:paraId="10D34828"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592ABB0" w14:textId="77777777" w:rsidR="00645BF1" w:rsidRPr="006412D6" w:rsidRDefault="00645BF1" w:rsidP="00AE0599">
            <w:r w:rsidRPr="006412D6">
              <w:t>12</w:t>
            </w:r>
          </w:p>
        </w:tc>
        <w:tc>
          <w:tcPr>
            <w:tcW w:w="1560" w:type="dxa"/>
            <w:tcBorders>
              <w:top w:val="nil"/>
              <w:left w:val="nil"/>
              <w:bottom w:val="single" w:sz="4" w:space="0" w:color="auto"/>
              <w:right w:val="single" w:sz="4" w:space="0" w:color="auto"/>
            </w:tcBorders>
            <w:shd w:val="clear" w:color="auto" w:fill="auto"/>
            <w:noWrap/>
            <w:vAlign w:val="bottom"/>
            <w:hideMark/>
          </w:tcPr>
          <w:p w14:paraId="76D1668F" w14:textId="77777777" w:rsidR="00645BF1" w:rsidRPr="006412D6" w:rsidRDefault="00645BF1" w:rsidP="00AE0599">
            <w:r w:rsidRPr="006412D6">
              <w:t>x"0110"</w:t>
            </w:r>
          </w:p>
        </w:tc>
        <w:tc>
          <w:tcPr>
            <w:tcW w:w="2400" w:type="dxa"/>
            <w:tcBorders>
              <w:top w:val="nil"/>
              <w:left w:val="nil"/>
              <w:bottom w:val="single" w:sz="4" w:space="0" w:color="auto"/>
              <w:right w:val="single" w:sz="4" w:space="0" w:color="auto"/>
            </w:tcBorders>
            <w:shd w:val="clear" w:color="auto" w:fill="auto"/>
            <w:noWrap/>
            <w:vAlign w:val="bottom"/>
            <w:hideMark/>
          </w:tcPr>
          <w:p w14:paraId="5A58842B" w14:textId="77777777" w:rsidR="00645BF1" w:rsidRPr="006412D6" w:rsidRDefault="00645BF1" w:rsidP="00AE0599">
            <w:r w:rsidRPr="006412D6">
              <w:t>100010000</w:t>
            </w:r>
          </w:p>
        </w:tc>
      </w:tr>
      <w:tr w:rsidR="00645BF1" w:rsidRPr="006412D6" w14:paraId="15F52ED7"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483D48A" w14:textId="77777777" w:rsidR="00645BF1" w:rsidRPr="006412D6" w:rsidRDefault="00645BF1" w:rsidP="00AE0599">
            <w:r w:rsidRPr="006412D6">
              <w:t>13</w:t>
            </w:r>
          </w:p>
        </w:tc>
        <w:tc>
          <w:tcPr>
            <w:tcW w:w="1560" w:type="dxa"/>
            <w:tcBorders>
              <w:top w:val="nil"/>
              <w:left w:val="nil"/>
              <w:bottom w:val="single" w:sz="4" w:space="0" w:color="auto"/>
              <w:right w:val="single" w:sz="4" w:space="0" w:color="auto"/>
            </w:tcBorders>
            <w:shd w:val="clear" w:color="auto" w:fill="auto"/>
            <w:noWrap/>
            <w:vAlign w:val="bottom"/>
            <w:hideMark/>
          </w:tcPr>
          <w:p w14:paraId="207D79D7" w14:textId="77777777" w:rsidR="00645BF1" w:rsidRPr="006412D6" w:rsidRDefault="00645BF1" w:rsidP="00AE0599">
            <w:r w:rsidRPr="006412D6">
              <w:t>x"00F0"</w:t>
            </w:r>
          </w:p>
        </w:tc>
        <w:tc>
          <w:tcPr>
            <w:tcW w:w="2400" w:type="dxa"/>
            <w:tcBorders>
              <w:top w:val="nil"/>
              <w:left w:val="nil"/>
              <w:bottom w:val="single" w:sz="4" w:space="0" w:color="auto"/>
              <w:right w:val="single" w:sz="4" w:space="0" w:color="auto"/>
            </w:tcBorders>
            <w:shd w:val="clear" w:color="auto" w:fill="auto"/>
            <w:noWrap/>
            <w:vAlign w:val="bottom"/>
            <w:hideMark/>
          </w:tcPr>
          <w:p w14:paraId="08B8006E" w14:textId="77777777" w:rsidR="00645BF1" w:rsidRPr="006412D6" w:rsidRDefault="00645BF1" w:rsidP="00AE0599">
            <w:r w:rsidRPr="006412D6">
              <w:t>11110000</w:t>
            </w:r>
          </w:p>
        </w:tc>
      </w:tr>
      <w:tr w:rsidR="00645BF1" w:rsidRPr="006412D6" w14:paraId="24923E0E"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A12AE64" w14:textId="77777777" w:rsidR="00645BF1" w:rsidRPr="006412D6" w:rsidRDefault="00645BF1" w:rsidP="00AE0599">
            <w:r w:rsidRPr="006412D6">
              <w:t>14</w:t>
            </w:r>
          </w:p>
        </w:tc>
        <w:tc>
          <w:tcPr>
            <w:tcW w:w="1560" w:type="dxa"/>
            <w:tcBorders>
              <w:top w:val="nil"/>
              <w:left w:val="nil"/>
              <w:bottom w:val="single" w:sz="4" w:space="0" w:color="auto"/>
              <w:right w:val="single" w:sz="4" w:space="0" w:color="auto"/>
            </w:tcBorders>
            <w:shd w:val="clear" w:color="auto" w:fill="auto"/>
            <w:noWrap/>
            <w:vAlign w:val="bottom"/>
            <w:hideMark/>
          </w:tcPr>
          <w:p w14:paraId="39B92CB0" w14:textId="77777777" w:rsidR="00645BF1" w:rsidRPr="006412D6" w:rsidRDefault="00645BF1" w:rsidP="00AE0599">
            <w:r w:rsidRPr="006412D6">
              <w:t>x"0011"</w:t>
            </w:r>
          </w:p>
        </w:tc>
        <w:tc>
          <w:tcPr>
            <w:tcW w:w="2400" w:type="dxa"/>
            <w:tcBorders>
              <w:top w:val="nil"/>
              <w:left w:val="nil"/>
              <w:bottom w:val="single" w:sz="4" w:space="0" w:color="auto"/>
              <w:right w:val="single" w:sz="4" w:space="0" w:color="auto"/>
            </w:tcBorders>
            <w:shd w:val="clear" w:color="auto" w:fill="auto"/>
            <w:noWrap/>
            <w:vAlign w:val="bottom"/>
            <w:hideMark/>
          </w:tcPr>
          <w:p w14:paraId="0FF4273E" w14:textId="77777777" w:rsidR="00645BF1" w:rsidRPr="006412D6" w:rsidRDefault="00645BF1" w:rsidP="00AE0599">
            <w:r w:rsidRPr="006412D6">
              <w:t>10001</w:t>
            </w:r>
          </w:p>
        </w:tc>
      </w:tr>
      <w:tr w:rsidR="00645BF1" w:rsidRPr="006412D6" w14:paraId="30B32E63"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9637255" w14:textId="77777777" w:rsidR="00645BF1" w:rsidRPr="006412D6" w:rsidRDefault="00645BF1" w:rsidP="00AE0599">
            <w:r w:rsidRPr="006412D6">
              <w:t>15</w:t>
            </w:r>
          </w:p>
        </w:tc>
        <w:tc>
          <w:tcPr>
            <w:tcW w:w="1560" w:type="dxa"/>
            <w:tcBorders>
              <w:top w:val="nil"/>
              <w:left w:val="nil"/>
              <w:bottom w:val="single" w:sz="4" w:space="0" w:color="auto"/>
              <w:right w:val="single" w:sz="4" w:space="0" w:color="auto"/>
            </w:tcBorders>
            <w:shd w:val="clear" w:color="auto" w:fill="auto"/>
            <w:noWrap/>
            <w:vAlign w:val="bottom"/>
            <w:hideMark/>
          </w:tcPr>
          <w:p w14:paraId="1725F927" w14:textId="77777777" w:rsidR="00645BF1" w:rsidRPr="006412D6" w:rsidRDefault="00645BF1" w:rsidP="00AE0599">
            <w:r w:rsidRPr="006412D6">
              <w:t>x"0000"</w:t>
            </w:r>
          </w:p>
        </w:tc>
        <w:tc>
          <w:tcPr>
            <w:tcW w:w="2400" w:type="dxa"/>
            <w:tcBorders>
              <w:top w:val="nil"/>
              <w:left w:val="nil"/>
              <w:bottom w:val="single" w:sz="4" w:space="0" w:color="auto"/>
              <w:right w:val="single" w:sz="4" w:space="0" w:color="auto"/>
            </w:tcBorders>
            <w:shd w:val="clear" w:color="auto" w:fill="auto"/>
            <w:noWrap/>
            <w:vAlign w:val="bottom"/>
            <w:hideMark/>
          </w:tcPr>
          <w:p w14:paraId="26D41194" w14:textId="77777777" w:rsidR="00645BF1" w:rsidRPr="006412D6" w:rsidRDefault="00645BF1" w:rsidP="00AE0599">
            <w:r w:rsidRPr="006412D6">
              <w:t>10110</w:t>
            </w:r>
          </w:p>
        </w:tc>
      </w:tr>
      <w:tr w:rsidR="00645BF1" w:rsidRPr="006412D6" w14:paraId="3F86CA9D"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5075AB6" w14:textId="77777777" w:rsidR="00645BF1" w:rsidRPr="006412D6" w:rsidRDefault="00645BF1" w:rsidP="00AE0599">
            <w:r w:rsidRPr="006412D6">
              <w:t>16</w:t>
            </w:r>
          </w:p>
        </w:tc>
        <w:tc>
          <w:tcPr>
            <w:tcW w:w="1560" w:type="dxa"/>
            <w:tcBorders>
              <w:top w:val="nil"/>
              <w:left w:val="nil"/>
              <w:bottom w:val="single" w:sz="4" w:space="0" w:color="auto"/>
              <w:right w:val="single" w:sz="4" w:space="0" w:color="auto"/>
            </w:tcBorders>
            <w:shd w:val="clear" w:color="auto" w:fill="auto"/>
            <w:noWrap/>
            <w:vAlign w:val="bottom"/>
            <w:hideMark/>
          </w:tcPr>
          <w:p w14:paraId="662FF4A5" w14:textId="77777777" w:rsidR="00645BF1" w:rsidRPr="006412D6" w:rsidRDefault="00645BF1" w:rsidP="00AE0599">
            <w:r w:rsidRPr="006412D6">
              <w:t>x"00F0"</w:t>
            </w:r>
          </w:p>
        </w:tc>
        <w:tc>
          <w:tcPr>
            <w:tcW w:w="2400" w:type="dxa"/>
            <w:tcBorders>
              <w:top w:val="nil"/>
              <w:left w:val="nil"/>
              <w:bottom w:val="single" w:sz="4" w:space="0" w:color="auto"/>
              <w:right w:val="single" w:sz="4" w:space="0" w:color="auto"/>
            </w:tcBorders>
            <w:shd w:val="clear" w:color="auto" w:fill="auto"/>
            <w:noWrap/>
            <w:vAlign w:val="bottom"/>
            <w:hideMark/>
          </w:tcPr>
          <w:p w14:paraId="58C959CC" w14:textId="77777777" w:rsidR="00645BF1" w:rsidRPr="006412D6" w:rsidRDefault="00645BF1" w:rsidP="00AE0599">
            <w:r w:rsidRPr="006412D6">
              <w:t>11110000</w:t>
            </w:r>
          </w:p>
        </w:tc>
      </w:tr>
      <w:tr w:rsidR="00645BF1" w:rsidRPr="006412D6" w14:paraId="6BE620C2"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117CB44" w14:textId="77777777" w:rsidR="00645BF1" w:rsidRPr="006412D6" w:rsidRDefault="00645BF1" w:rsidP="00AE0599">
            <w:r w:rsidRPr="006412D6">
              <w:t>17</w:t>
            </w:r>
          </w:p>
        </w:tc>
        <w:tc>
          <w:tcPr>
            <w:tcW w:w="1560" w:type="dxa"/>
            <w:tcBorders>
              <w:top w:val="nil"/>
              <w:left w:val="nil"/>
              <w:bottom w:val="single" w:sz="4" w:space="0" w:color="auto"/>
              <w:right w:val="single" w:sz="4" w:space="0" w:color="auto"/>
            </w:tcBorders>
            <w:shd w:val="clear" w:color="auto" w:fill="auto"/>
            <w:noWrap/>
            <w:vAlign w:val="bottom"/>
            <w:hideMark/>
          </w:tcPr>
          <w:p w14:paraId="78DDCE8F" w14:textId="77777777" w:rsidR="00645BF1" w:rsidRPr="006412D6" w:rsidRDefault="00645BF1" w:rsidP="00AE0599">
            <w:r w:rsidRPr="006412D6">
              <w:t>x"0016"</w:t>
            </w:r>
          </w:p>
        </w:tc>
        <w:tc>
          <w:tcPr>
            <w:tcW w:w="2400" w:type="dxa"/>
            <w:tcBorders>
              <w:top w:val="nil"/>
              <w:left w:val="nil"/>
              <w:bottom w:val="single" w:sz="4" w:space="0" w:color="auto"/>
              <w:right w:val="single" w:sz="4" w:space="0" w:color="auto"/>
            </w:tcBorders>
            <w:shd w:val="clear" w:color="auto" w:fill="auto"/>
            <w:noWrap/>
            <w:vAlign w:val="bottom"/>
            <w:hideMark/>
          </w:tcPr>
          <w:p w14:paraId="704A4280" w14:textId="77777777" w:rsidR="00645BF1" w:rsidRPr="006412D6" w:rsidRDefault="00645BF1" w:rsidP="00AE0599">
            <w:r w:rsidRPr="006412D6">
              <w:t>10110</w:t>
            </w:r>
          </w:p>
        </w:tc>
      </w:tr>
      <w:tr w:rsidR="00645BF1" w:rsidRPr="006412D6" w14:paraId="55186280"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683A0D8" w14:textId="77777777" w:rsidR="00645BF1" w:rsidRPr="006412D6" w:rsidRDefault="00645BF1" w:rsidP="00AE0599">
            <w:r w:rsidRPr="006412D6">
              <w:t>18</w:t>
            </w:r>
          </w:p>
        </w:tc>
        <w:tc>
          <w:tcPr>
            <w:tcW w:w="1560" w:type="dxa"/>
            <w:tcBorders>
              <w:top w:val="nil"/>
              <w:left w:val="nil"/>
              <w:bottom w:val="single" w:sz="4" w:space="0" w:color="auto"/>
              <w:right w:val="single" w:sz="4" w:space="0" w:color="auto"/>
            </w:tcBorders>
            <w:shd w:val="clear" w:color="auto" w:fill="auto"/>
            <w:noWrap/>
            <w:vAlign w:val="bottom"/>
            <w:hideMark/>
          </w:tcPr>
          <w:p w14:paraId="32BE6DBD" w14:textId="77777777" w:rsidR="00645BF1" w:rsidRPr="006412D6" w:rsidRDefault="00645BF1" w:rsidP="00AE0599">
            <w:r w:rsidRPr="006412D6">
              <w:t>x"0000"</w:t>
            </w:r>
          </w:p>
        </w:tc>
        <w:tc>
          <w:tcPr>
            <w:tcW w:w="2400" w:type="dxa"/>
            <w:tcBorders>
              <w:top w:val="nil"/>
              <w:left w:val="nil"/>
              <w:bottom w:val="single" w:sz="4" w:space="0" w:color="auto"/>
              <w:right w:val="single" w:sz="4" w:space="0" w:color="auto"/>
            </w:tcBorders>
            <w:shd w:val="clear" w:color="auto" w:fill="auto"/>
            <w:noWrap/>
            <w:vAlign w:val="bottom"/>
            <w:hideMark/>
          </w:tcPr>
          <w:p w14:paraId="4E84BB75" w14:textId="77777777" w:rsidR="00645BF1" w:rsidRPr="006412D6" w:rsidRDefault="00645BF1" w:rsidP="00AE0599">
            <w:r w:rsidRPr="006412D6">
              <w:t>0</w:t>
            </w:r>
          </w:p>
        </w:tc>
      </w:tr>
      <w:tr w:rsidR="00645BF1" w:rsidRPr="006412D6" w14:paraId="66C9C70A"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387B107" w14:textId="77777777" w:rsidR="00645BF1" w:rsidRPr="006412D6" w:rsidRDefault="00645BF1" w:rsidP="00AE0599">
            <w:r w:rsidRPr="006412D6">
              <w:t>19</w:t>
            </w:r>
          </w:p>
        </w:tc>
        <w:tc>
          <w:tcPr>
            <w:tcW w:w="1560" w:type="dxa"/>
            <w:tcBorders>
              <w:top w:val="nil"/>
              <w:left w:val="nil"/>
              <w:bottom w:val="single" w:sz="4" w:space="0" w:color="auto"/>
              <w:right w:val="single" w:sz="4" w:space="0" w:color="auto"/>
            </w:tcBorders>
            <w:shd w:val="clear" w:color="auto" w:fill="auto"/>
            <w:noWrap/>
            <w:vAlign w:val="bottom"/>
            <w:hideMark/>
          </w:tcPr>
          <w:p w14:paraId="279F1BEE" w14:textId="77777777" w:rsidR="00645BF1" w:rsidRPr="006412D6" w:rsidRDefault="00645BF1" w:rsidP="00AE0599">
            <w:r w:rsidRPr="006412D6">
              <w:t>x"0018"</w:t>
            </w:r>
          </w:p>
        </w:tc>
        <w:tc>
          <w:tcPr>
            <w:tcW w:w="2400" w:type="dxa"/>
            <w:tcBorders>
              <w:top w:val="nil"/>
              <w:left w:val="nil"/>
              <w:bottom w:val="single" w:sz="4" w:space="0" w:color="auto"/>
              <w:right w:val="single" w:sz="4" w:space="0" w:color="auto"/>
            </w:tcBorders>
            <w:shd w:val="clear" w:color="auto" w:fill="auto"/>
            <w:noWrap/>
            <w:vAlign w:val="bottom"/>
            <w:hideMark/>
          </w:tcPr>
          <w:p w14:paraId="1DFF50C1" w14:textId="77777777" w:rsidR="00645BF1" w:rsidRPr="006412D6" w:rsidRDefault="00645BF1" w:rsidP="00AE0599">
            <w:r w:rsidRPr="006412D6">
              <w:t>11010</w:t>
            </w:r>
          </w:p>
        </w:tc>
      </w:tr>
      <w:tr w:rsidR="00645BF1" w:rsidRPr="006412D6" w14:paraId="31A9BC79"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5E5BD0C" w14:textId="77777777" w:rsidR="00645BF1" w:rsidRPr="006412D6" w:rsidRDefault="00645BF1" w:rsidP="00AE0599">
            <w:r w:rsidRPr="006412D6">
              <w:lastRenderedPageBreak/>
              <w:t>1a</w:t>
            </w:r>
          </w:p>
        </w:tc>
        <w:tc>
          <w:tcPr>
            <w:tcW w:w="1560" w:type="dxa"/>
            <w:tcBorders>
              <w:top w:val="nil"/>
              <w:left w:val="nil"/>
              <w:bottom w:val="single" w:sz="4" w:space="0" w:color="auto"/>
              <w:right w:val="single" w:sz="4" w:space="0" w:color="auto"/>
            </w:tcBorders>
            <w:shd w:val="clear" w:color="auto" w:fill="auto"/>
            <w:noWrap/>
            <w:vAlign w:val="bottom"/>
            <w:hideMark/>
          </w:tcPr>
          <w:p w14:paraId="39925D36" w14:textId="77777777" w:rsidR="00645BF1" w:rsidRPr="006412D6" w:rsidRDefault="00645BF1" w:rsidP="00AE0599">
            <w:r w:rsidRPr="006412D6">
              <w:t>x"0019"</w:t>
            </w:r>
          </w:p>
        </w:tc>
        <w:tc>
          <w:tcPr>
            <w:tcW w:w="2400" w:type="dxa"/>
            <w:tcBorders>
              <w:top w:val="nil"/>
              <w:left w:val="nil"/>
              <w:bottom w:val="single" w:sz="4" w:space="0" w:color="auto"/>
              <w:right w:val="single" w:sz="4" w:space="0" w:color="auto"/>
            </w:tcBorders>
            <w:shd w:val="clear" w:color="auto" w:fill="auto"/>
            <w:noWrap/>
            <w:vAlign w:val="bottom"/>
            <w:hideMark/>
          </w:tcPr>
          <w:p w14:paraId="3F0EB104" w14:textId="77777777" w:rsidR="00645BF1" w:rsidRPr="006412D6" w:rsidRDefault="00645BF1" w:rsidP="00AE0599">
            <w:r w:rsidRPr="006412D6">
              <w:t>11011</w:t>
            </w:r>
          </w:p>
        </w:tc>
      </w:tr>
      <w:tr w:rsidR="00645BF1" w:rsidRPr="006412D6" w14:paraId="5D1D911C"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7B03583" w14:textId="77777777" w:rsidR="00645BF1" w:rsidRPr="006412D6" w:rsidRDefault="00645BF1" w:rsidP="00AE0599">
            <w:r w:rsidRPr="006412D6">
              <w:t>1b</w:t>
            </w:r>
          </w:p>
        </w:tc>
        <w:tc>
          <w:tcPr>
            <w:tcW w:w="1560" w:type="dxa"/>
            <w:tcBorders>
              <w:top w:val="nil"/>
              <w:left w:val="nil"/>
              <w:bottom w:val="single" w:sz="4" w:space="0" w:color="auto"/>
              <w:right w:val="single" w:sz="4" w:space="0" w:color="auto"/>
            </w:tcBorders>
            <w:shd w:val="clear" w:color="auto" w:fill="auto"/>
            <w:noWrap/>
            <w:vAlign w:val="bottom"/>
            <w:hideMark/>
          </w:tcPr>
          <w:p w14:paraId="1E01CE57" w14:textId="77777777" w:rsidR="00645BF1" w:rsidRPr="006412D6" w:rsidRDefault="00645BF1" w:rsidP="00AE0599">
            <w:r w:rsidRPr="006412D6">
              <w:t>x"001A"</w:t>
            </w:r>
          </w:p>
        </w:tc>
        <w:tc>
          <w:tcPr>
            <w:tcW w:w="2400" w:type="dxa"/>
            <w:tcBorders>
              <w:top w:val="nil"/>
              <w:left w:val="nil"/>
              <w:bottom w:val="single" w:sz="4" w:space="0" w:color="auto"/>
              <w:right w:val="single" w:sz="4" w:space="0" w:color="auto"/>
            </w:tcBorders>
            <w:shd w:val="clear" w:color="auto" w:fill="auto"/>
            <w:noWrap/>
            <w:vAlign w:val="bottom"/>
            <w:hideMark/>
          </w:tcPr>
          <w:p w14:paraId="46559AB9" w14:textId="77777777" w:rsidR="00645BF1" w:rsidRPr="006412D6" w:rsidRDefault="00645BF1" w:rsidP="00AE0599">
            <w:r w:rsidRPr="006412D6">
              <w:t>11100</w:t>
            </w:r>
          </w:p>
        </w:tc>
      </w:tr>
      <w:tr w:rsidR="00645BF1" w:rsidRPr="006412D6" w14:paraId="789D33E6"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254BA35" w14:textId="77777777" w:rsidR="00645BF1" w:rsidRPr="006412D6" w:rsidRDefault="00645BF1" w:rsidP="00AE0599">
            <w:r w:rsidRPr="006412D6">
              <w:t>1c</w:t>
            </w:r>
          </w:p>
        </w:tc>
        <w:tc>
          <w:tcPr>
            <w:tcW w:w="1560" w:type="dxa"/>
            <w:tcBorders>
              <w:top w:val="nil"/>
              <w:left w:val="nil"/>
              <w:bottom w:val="single" w:sz="4" w:space="0" w:color="auto"/>
              <w:right w:val="single" w:sz="4" w:space="0" w:color="auto"/>
            </w:tcBorders>
            <w:shd w:val="clear" w:color="auto" w:fill="auto"/>
            <w:noWrap/>
            <w:vAlign w:val="bottom"/>
            <w:hideMark/>
          </w:tcPr>
          <w:p w14:paraId="177877B2" w14:textId="77777777" w:rsidR="00645BF1" w:rsidRPr="006412D6" w:rsidRDefault="00645BF1" w:rsidP="00AE0599">
            <w:r w:rsidRPr="006412D6">
              <w:t>x"001B"</w:t>
            </w:r>
          </w:p>
        </w:tc>
        <w:tc>
          <w:tcPr>
            <w:tcW w:w="2400" w:type="dxa"/>
            <w:tcBorders>
              <w:top w:val="nil"/>
              <w:left w:val="nil"/>
              <w:bottom w:val="single" w:sz="4" w:space="0" w:color="auto"/>
              <w:right w:val="single" w:sz="4" w:space="0" w:color="auto"/>
            </w:tcBorders>
            <w:shd w:val="clear" w:color="auto" w:fill="auto"/>
            <w:noWrap/>
            <w:vAlign w:val="bottom"/>
            <w:hideMark/>
          </w:tcPr>
          <w:p w14:paraId="0394A57C" w14:textId="77777777" w:rsidR="00645BF1" w:rsidRPr="006412D6" w:rsidRDefault="00645BF1" w:rsidP="00AE0599">
            <w:r w:rsidRPr="006412D6">
              <w:t>11101</w:t>
            </w:r>
          </w:p>
        </w:tc>
      </w:tr>
      <w:tr w:rsidR="00645BF1" w:rsidRPr="006412D6" w14:paraId="5BBC8050"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1DD050D" w14:textId="77777777" w:rsidR="00645BF1" w:rsidRPr="006412D6" w:rsidRDefault="00645BF1" w:rsidP="00AE0599">
            <w:r w:rsidRPr="006412D6">
              <w:t>1d</w:t>
            </w:r>
          </w:p>
        </w:tc>
        <w:tc>
          <w:tcPr>
            <w:tcW w:w="1560" w:type="dxa"/>
            <w:tcBorders>
              <w:top w:val="nil"/>
              <w:left w:val="nil"/>
              <w:bottom w:val="single" w:sz="4" w:space="0" w:color="auto"/>
              <w:right w:val="single" w:sz="4" w:space="0" w:color="auto"/>
            </w:tcBorders>
            <w:shd w:val="clear" w:color="auto" w:fill="auto"/>
            <w:noWrap/>
            <w:vAlign w:val="bottom"/>
            <w:hideMark/>
          </w:tcPr>
          <w:p w14:paraId="57179F5C" w14:textId="77777777" w:rsidR="00645BF1" w:rsidRPr="006412D6" w:rsidRDefault="00645BF1" w:rsidP="00AE0599">
            <w:r w:rsidRPr="006412D6">
              <w:t>x"001C"</w:t>
            </w:r>
          </w:p>
        </w:tc>
        <w:tc>
          <w:tcPr>
            <w:tcW w:w="2400" w:type="dxa"/>
            <w:tcBorders>
              <w:top w:val="nil"/>
              <w:left w:val="nil"/>
              <w:bottom w:val="single" w:sz="4" w:space="0" w:color="auto"/>
              <w:right w:val="single" w:sz="4" w:space="0" w:color="auto"/>
            </w:tcBorders>
            <w:shd w:val="clear" w:color="auto" w:fill="auto"/>
            <w:noWrap/>
            <w:vAlign w:val="bottom"/>
            <w:hideMark/>
          </w:tcPr>
          <w:p w14:paraId="40496BE1" w14:textId="77777777" w:rsidR="00645BF1" w:rsidRPr="006412D6" w:rsidRDefault="00645BF1" w:rsidP="00AE0599">
            <w:r w:rsidRPr="006412D6">
              <w:t>11110</w:t>
            </w:r>
          </w:p>
        </w:tc>
      </w:tr>
      <w:tr w:rsidR="00645BF1" w:rsidRPr="006412D6" w14:paraId="02E86F05"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9935447" w14:textId="77777777" w:rsidR="00645BF1" w:rsidRPr="006412D6" w:rsidRDefault="00645BF1" w:rsidP="00AE0599">
            <w:r w:rsidRPr="006412D6">
              <w:t>1e</w:t>
            </w:r>
          </w:p>
        </w:tc>
        <w:tc>
          <w:tcPr>
            <w:tcW w:w="1560" w:type="dxa"/>
            <w:tcBorders>
              <w:top w:val="nil"/>
              <w:left w:val="nil"/>
              <w:bottom w:val="single" w:sz="4" w:space="0" w:color="auto"/>
              <w:right w:val="single" w:sz="4" w:space="0" w:color="auto"/>
            </w:tcBorders>
            <w:shd w:val="clear" w:color="auto" w:fill="auto"/>
            <w:noWrap/>
            <w:vAlign w:val="bottom"/>
            <w:hideMark/>
          </w:tcPr>
          <w:p w14:paraId="5415121E" w14:textId="77777777" w:rsidR="00645BF1" w:rsidRPr="006412D6" w:rsidRDefault="00645BF1" w:rsidP="00AE0599">
            <w:r w:rsidRPr="006412D6">
              <w:t>x"001D"</w:t>
            </w:r>
          </w:p>
        </w:tc>
        <w:tc>
          <w:tcPr>
            <w:tcW w:w="2400" w:type="dxa"/>
            <w:tcBorders>
              <w:top w:val="nil"/>
              <w:left w:val="nil"/>
              <w:bottom w:val="single" w:sz="4" w:space="0" w:color="auto"/>
              <w:right w:val="single" w:sz="4" w:space="0" w:color="auto"/>
            </w:tcBorders>
            <w:shd w:val="clear" w:color="auto" w:fill="auto"/>
            <w:noWrap/>
            <w:vAlign w:val="bottom"/>
            <w:hideMark/>
          </w:tcPr>
          <w:p w14:paraId="4764D912" w14:textId="77777777" w:rsidR="00645BF1" w:rsidRPr="006412D6" w:rsidRDefault="00645BF1" w:rsidP="00AE0599">
            <w:r w:rsidRPr="006412D6">
              <w:t>11111</w:t>
            </w:r>
          </w:p>
        </w:tc>
      </w:tr>
      <w:tr w:rsidR="00645BF1" w:rsidRPr="006412D6" w14:paraId="2DA56B58"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9F7C060" w14:textId="77777777" w:rsidR="00645BF1" w:rsidRPr="006412D6" w:rsidRDefault="00645BF1" w:rsidP="00AE0599">
            <w:r w:rsidRPr="006412D6">
              <w:t>1f</w:t>
            </w:r>
          </w:p>
        </w:tc>
        <w:tc>
          <w:tcPr>
            <w:tcW w:w="1560" w:type="dxa"/>
            <w:tcBorders>
              <w:top w:val="nil"/>
              <w:left w:val="nil"/>
              <w:bottom w:val="single" w:sz="4" w:space="0" w:color="auto"/>
              <w:right w:val="single" w:sz="4" w:space="0" w:color="auto"/>
            </w:tcBorders>
            <w:shd w:val="clear" w:color="auto" w:fill="auto"/>
            <w:noWrap/>
            <w:vAlign w:val="bottom"/>
            <w:hideMark/>
          </w:tcPr>
          <w:p w14:paraId="209BE724" w14:textId="77777777" w:rsidR="00645BF1" w:rsidRPr="006412D6" w:rsidRDefault="00645BF1" w:rsidP="00AE0599">
            <w:r w:rsidRPr="006412D6">
              <w:t>x"001E"</w:t>
            </w:r>
          </w:p>
        </w:tc>
        <w:tc>
          <w:tcPr>
            <w:tcW w:w="2400" w:type="dxa"/>
            <w:tcBorders>
              <w:top w:val="nil"/>
              <w:left w:val="nil"/>
              <w:bottom w:val="single" w:sz="4" w:space="0" w:color="auto"/>
              <w:right w:val="single" w:sz="4" w:space="0" w:color="auto"/>
            </w:tcBorders>
            <w:shd w:val="clear" w:color="auto" w:fill="auto"/>
            <w:noWrap/>
            <w:vAlign w:val="bottom"/>
            <w:hideMark/>
          </w:tcPr>
          <w:p w14:paraId="17FF0667" w14:textId="77777777" w:rsidR="00645BF1" w:rsidRPr="006412D6" w:rsidRDefault="00645BF1" w:rsidP="00AE0599">
            <w:r w:rsidRPr="006412D6">
              <w:t>100000</w:t>
            </w:r>
          </w:p>
        </w:tc>
      </w:tr>
      <w:tr w:rsidR="00645BF1" w:rsidRPr="006412D6" w14:paraId="12C075EA"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E13E536" w14:textId="77777777" w:rsidR="00645BF1" w:rsidRPr="006412D6" w:rsidRDefault="00645BF1" w:rsidP="00AE0599">
            <w:r w:rsidRPr="006412D6">
              <w:t>20</w:t>
            </w:r>
          </w:p>
        </w:tc>
        <w:tc>
          <w:tcPr>
            <w:tcW w:w="1560" w:type="dxa"/>
            <w:tcBorders>
              <w:top w:val="nil"/>
              <w:left w:val="nil"/>
              <w:bottom w:val="single" w:sz="4" w:space="0" w:color="auto"/>
              <w:right w:val="single" w:sz="4" w:space="0" w:color="auto"/>
            </w:tcBorders>
            <w:shd w:val="clear" w:color="auto" w:fill="auto"/>
            <w:noWrap/>
            <w:vAlign w:val="bottom"/>
            <w:hideMark/>
          </w:tcPr>
          <w:p w14:paraId="1C4D2515" w14:textId="77777777" w:rsidR="00645BF1" w:rsidRPr="006412D6" w:rsidRDefault="00645BF1" w:rsidP="00AE0599">
            <w:r w:rsidRPr="006412D6">
              <w:t>x"001F"</w:t>
            </w:r>
          </w:p>
        </w:tc>
        <w:tc>
          <w:tcPr>
            <w:tcW w:w="2400" w:type="dxa"/>
            <w:tcBorders>
              <w:top w:val="nil"/>
              <w:left w:val="nil"/>
              <w:bottom w:val="single" w:sz="4" w:space="0" w:color="auto"/>
              <w:right w:val="single" w:sz="4" w:space="0" w:color="auto"/>
            </w:tcBorders>
            <w:shd w:val="clear" w:color="auto" w:fill="auto"/>
            <w:noWrap/>
            <w:vAlign w:val="bottom"/>
            <w:hideMark/>
          </w:tcPr>
          <w:p w14:paraId="56944FA6" w14:textId="77777777" w:rsidR="00645BF1" w:rsidRPr="006412D6" w:rsidRDefault="00645BF1" w:rsidP="00AE0599">
            <w:r w:rsidRPr="006412D6">
              <w:t>100001</w:t>
            </w:r>
          </w:p>
        </w:tc>
      </w:tr>
      <w:tr w:rsidR="00645BF1" w:rsidRPr="006412D6" w14:paraId="11FF7AD2"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C7846FB" w14:textId="77777777" w:rsidR="00645BF1" w:rsidRPr="006412D6" w:rsidRDefault="00645BF1" w:rsidP="00AE0599">
            <w:r w:rsidRPr="006412D6">
              <w:t>21</w:t>
            </w:r>
          </w:p>
        </w:tc>
        <w:tc>
          <w:tcPr>
            <w:tcW w:w="1560" w:type="dxa"/>
            <w:tcBorders>
              <w:top w:val="nil"/>
              <w:left w:val="nil"/>
              <w:bottom w:val="single" w:sz="4" w:space="0" w:color="auto"/>
              <w:right w:val="single" w:sz="4" w:space="0" w:color="auto"/>
            </w:tcBorders>
            <w:shd w:val="clear" w:color="auto" w:fill="auto"/>
            <w:noWrap/>
            <w:vAlign w:val="bottom"/>
            <w:hideMark/>
          </w:tcPr>
          <w:p w14:paraId="2D47F522" w14:textId="77777777" w:rsidR="00645BF1" w:rsidRPr="006412D6" w:rsidRDefault="00645BF1" w:rsidP="00AE0599">
            <w:r w:rsidRPr="006412D6">
              <w:t>x"0020"</w:t>
            </w:r>
          </w:p>
        </w:tc>
        <w:tc>
          <w:tcPr>
            <w:tcW w:w="2400" w:type="dxa"/>
            <w:tcBorders>
              <w:top w:val="nil"/>
              <w:left w:val="nil"/>
              <w:bottom w:val="single" w:sz="4" w:space="0" w:color="auto"/>
              <w:right w:val="single" w:sz="4" w:space="0" w:color="auto"/>
            </w:tcBorders>
            <w:shd w:val="clear" w:color="auto" w:fill="auto"/>
            <w:noWrap/>
            <w:vAlign w:val="bottom"/>
            <w:hideMark/>
          </w:tcPr>
          <w:p w14:paraId="3C93ED32" w14:textId="77777777" w:rsidR="00645BF1" w:rsidRPr="006412D6" w:rsidRDefault="00645BF1" w:rsidP="00AE0599">
            <w:r w:rsidRPr="006412D6">
              <w:t>100010</w:t>
            </w:r>
          </w:p>
        </w:tc>
      </w:tr>
      <w:tr w:rsidR="00645BF1" w:rsidRPr="006412D6" w14:paraId="35452CDB"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1179419" w14:textId="77777777" w:rsidR="00645BF1" w:rsidRPr="006412D6" w:rsidRDefault="00645BF1" w:rsidP="00AE0599">
            <w:r w:rsidRPr="006412D6">
              <w:t>22</w:t>
            </w:r>
          </w:p>
        </w:tc>
        <w:tc>
          <w:tcPr>
            <w:tcW w:w="1560" w:type="dxa"/>
            <w:tcBorders>
              <w:top w:val="nil"/>
              <w:left w:val="nil"/>
              <w:bottom w:val="single" w:sz="4" w:space="0" w:color="auto"/>
              <w:right w:val="single" w:sz="4" w:space="0" w:color="auto"/>
            </w:tcBorders>
            <w:shd w:val="clear" w:color="auto" w:fill="auto"/>
            <w:noWrap/>
            <w:vAlign w:val="bottom"/>
            <w:hideMark/>
          </w:tcPr>
          <w:p w14:paraId="50993356" w14:textId="77777777" w:rsidR="00645BF1" w:rsidRPr="006412D6" w:rsidRDefault="00645BF1" w:rsidP="00AE0599">
            <w:r w:rsidRPr="006412D6">
              <w:t>x"0021"</w:t>
            </w:r>
          </w:p>
        </w:tc>
        <w:tc>
          <w:tcPr>
            <w:tcW w:w="2400" w:type="dxa"/>
            <w:tcBorders>
              <w:top w:val="nil"/>
              <w:left w:val="nil"/>
              <w:bottom w:val="single" w:sz="4" w:space="0" w:color="auto"/>
              <w:right w:val="single" w:sz="4" w:space="0" w:color="auto"/>
            </w:tcBorders>
            <w:shd w:val="clear" w:color="auto" w:fill="auto"/>
            <w:noWrap/>
            <w:vAlign w:val="bottom"/>
            <w:hideMark/>
          </w:tcPr>
          <w:p w14:paraId="2053432F" w14:textId="77777777" w:rsidR="00645BF1" w:rsidRPr="006412D6" w:rsidRDefault="00645BF1" w:rsidP="00AE0599">
            <w:r w:rsidRPr="006412D6">
              <w:t>100011</w:t>
            </w:r>
          </w:p>
        </w:tc>
      </w:tr>
      <w:tr w:rsidR="00645BF1" w:rsidRPr="006412D6" w14:paraId="26EC45A5"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9D68BAD" w14:textId="77777777" w:rsidR="00645BF1" w:rsidRPr="006412D6" w:rsidRDefault="00645BF1" w:rsidP="00AE0599">
            <w:r w:rsidRPr="006412D6">
              <w:t>23</w:t>
            </w:r>
          </w:p>
        </w:tc>
        <w:tc>
          <w:tcPr>
            <w:tcW w:w="1560" w:type="dxa"/>
            <w:tcBorders>
              <w:top w:val="nil"/>
              <w:left w:val="nil"/>
              <w:bottom w:val="single" w:sz="4" w:space="0" w:color="auto"/>
              <w:right w:val="single" w:sz="4" w:space="0" w:color="auto"/>
            </w:tcBorders>
            <w:shd w:val="clear" w:color="auto" w:fill="auto"/>
            <w:noWrap/>
            <w:vAlign w:val="bottom"/>
            <w:hideMark/>
          </w:tcPr>
          <w:p w14:paraId="76B93593" w14:textId="77777777" w:rsidR="00645BF1" w:rsidRPr="006412D6" w:rsidRDefault="00645BF1" w:rsidP="00AE0599">
            <w:r w:rsidRPr="006412D6">
              <w:t>x"0022"</w:t>
            </w:r>
          </w:p>
        </w:tc>
        <w:tc>
          <w:tcPr>
            <w:tcW w:w="2400" w:type="dxa"/>
            <w:tcBorders>
              <w:top w:val="nil"/>
              <w:left w:val="nil"/>
              <w:bottom w:val="single" w:sz="4" w:space="0" w:color="auto"/>
              <w:right w:val="single" w:sz="4" w:space="0" w:color="auto"/>
            </w:tcBorders>
            <w:shd w:val="clear" w:color="auto" w:fill="auto"/>
            <w:noWrap/>
            <w:vAlign w:val="bottom"/>
            <w:hideMark/>
          </w:tcPr>
          <w:p w14:paraId="3A493E6A" w14:textId="77777777" w:rsidR="00645BF1" w:rsidRPr="006412D6" w:rsidRDefault="00645BF1" w:rsidP="00AE0599">
            <w:r w:rsidRPr="006412D6">
              <w:t>100100</w:t>
            </w:r>
          </w:p>
        </w:tc>
      </w:tr>
      <w:tr w:rsidR="00645BF1" w:rsidRPr="006412D6" w14:paraId="692D4C97"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1389C50" w14:textId="77777777" w:rsidR="00645BF1" w:rsidRPr="006412D6" w:rsidRDefault="00645BF1" w:rsidP="00AE0599">
            <w:r w:rsidRPr="006412D6">
              <w:t>24</w:t>
            </w:r>
          </w:p>
        </w:tc>
        <w:tc>
          <w:tcPr>
            <w:tcW w:w="1560" w:type="dxa"/>
            <w:tcBorders>
              <w:top w:val="nil"/>
              <w:left w:val="nil"/>
              <w:bottom w:val="single" w:sz="4" w:space="0" w:color="auto"/>
              <w:right w:val="single" w:sz="4" w:space="0" w:color="auto"/>
            </w:tcBorders>
            <w:shd w:val="clear" w:color="auto" w:fill="auto"/>
            <w:noWrap/>
            <w:vAlign w:val="bottom"/>
            <w:hideMark/>
          </w:tcPr>
          <w:p w14:paraId="03D18CF2" w14:textId="77777777" w:rsidR="00645BF1" w:rsidRPr="006412D6" w:rsidRDefault="00645BF1" w:rsidP="00AE0599">
            <w:r w:rsidRPr="006412D6">
              <w:t>x"0023"</w:t>
            </w:r>
          </w:p>
        </w:tc>
        <w:tc>
          <w:tcPr>
            <w:tcW w:w="2400" w:type="dxa"/>
            <w:tcBorders>
              <w:top w:val="nil"/>
              <w:left w:val="nil"/>
              <w:bottom w:val="single" w:sz="4" w:space="0" w:color="auto"/>
              <w:right w:val="single" w:sz="4" w:space="0" w:color="auto"/>
            </w:tcBorders>
            <w:shd w:val="clear" w:color="auto" w:fill="auto"/>
            <w:noWrap/>
            <w:vAlign w:val="bottom"/>
            <w:hideMark/>
          </w:tcPr>
          <w:p w14:paraId="1918D843" w14:textId="77777777" w:rsidR="00645BF1" w:rsidRPr="006412D6" w:rsidRDefault="00645BF1" w:rsidP="00AE0599">
            <w:r w:rsidRPr="006412D6">
              <w:t>100101</w:t>
            </w:r>
          </w:p>
        </w:tc>
      </w:tr>
      <w:tr w:rsidR="00645BF1" w:rsidRPr="006412D6" w14:paraId="48841580"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9E03D49" w14:textId="77777777" w:rsidR="00645BF1" w:rsidRPr="006412D6" w:rsidRDefault="00645BF1" w:rsidP="00AE0599">
            <w:r w:rsidRPr="006412D6">
              <w:t>25</w:t>
            </w:r>
          </w:p>
        </w:tc>
        <w:tc>
          <w:tcPr>
            <w:tcW w:w="1560" w:type="dxa"/>
            <w:tcBorders>
              <w:top w:val="nil"/>
              <w:left w:val="nil"/>
              <w:bottom w:val="single" w:sz="4" w:space="0" w:color="auto"/>
              <w:right w:val="single" w:sz="4" w:space="0" w:color="auto"/>
            </w:tcBorders>
            <w:shd w:val="clear" w:color="auto" w:fill="auto"/>
            <w:noWrap/>
            <w:vAlign w:val="bottom"/>
            <w:hideMark/>
          </w:tcPr>
          <w:p w14:paraId="7A9BD9BB" w14:textId="77777777" w:rsidR="00645BF1" w:rsidRPr="006412D6" w:rsidRDefault="00645BF1" w:rsidP="00AE0599">
            <w:r w:rsidRPr="006412D6">
              <w:t>x"0024"</w:t>
            </w:r>
          </w:p>
        </w:tc>
        <w:tc>
          <w:tcPr>
            <w:tcW w:w="2400" w:type="dxa"/>
            <w:tcBorders>
              <w:top w:val="nil"/>
              <w:left w:val="nil"/>
              <w:bottom w:val="single" w:sz="4" w:space="0" w:color="auto"/>
              <w:right w:val="single" w:sz="4" w:space="0" w:color="auto"/>
            </w:tcBorders>
            <w:shd w:val="clear" w:color="auto" w:fill="auto"/>
            <w:noWrap/>
            <w:vAlign w:val="bottom"/>
            <w:hideMark/>
          </w:tcPr>
          <w:p w14:paraId="47FCCE53" w14:textId="77777777" w:rsidR="00645BF1" w:rsidRPr="006412D6" w:rsidRDefault="00645BF1" w:rsidP="00AE0599">
            <w:r w:rsidRPr="006412D6">
              <w:t>100110</w:t>
            </w:r>
          </w:p>
        </w:tc>
      </w:tr>
      <w:tr w:rsidR="00645BF1" w:rsidRPr="006412D6" w14:paraId="2BDBD768"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E39B70E" w14:textId="77777777" w:rsidR="00645BF1" w:rsidRPr="006412D6" w:rsidRDefault="00645BF1" w:rsidP="00AE0599">
            <w:r w:rsidRPr="006412D6">
              <w:t>26</w:t>
            </w:r>
          </w:p>
        </w:tc>
        <w:tc>
          <w:tcPr>
            <w:tcW w:w="1560" w:type="dxa"/>
            <w:tcBorders>
              <w:top w:val="nil"/>
              <w:left w:val="nil"/>
              <w:bottom w:val="single" w:sz="4" w:space="0" w:color="auto"/>
              <w:right w:val="single" w:sz="4" w:space="0" w:color="auto"/>
            </w:tcBorders>
            <w:shd w:val="clear" w:color="auto" w:fill="auto"/>
            <w:noWrap/>
            <w:vAlign w:val="bottom"/>
            <w:hideMark/>
          </w:tcPr>
          <w:p w14:paraId="5730489C" w14:textId="77777777" w:rsidR="00645BF1" w:rsidRPr="006412D6" w:rsidRDefault="00645BF1" w:rsidP="00AE0599">
            <w:r w:rsidRPr="006412D6">
              <w:t>x"0025"</w:t>
            </w:r>
          </w:p>
        </w:tc>
        <w:tc>
          <w:tcPr>
            <w:tcW w:w="2400" w:type="dxa"/>
            <w:tcBorders>
              <w:top w:val="nil"/>
              <w:left w:val="nil"/>
              <w:bottom w:val="single" w:sz="4" w:space="0" w:color="auto"/>
              <w:right w:val="single" w:sz="4" w:space="0" w:color="auto"/>
            </w:tcBorders>
            <w:shd w:val="clear" w:color="auto" w:fill="auto"/>
            <w:noWrap/>
            <w:vAlign w:val="bottom"/>
            <w:hideMark/>
          </w:tcPr>
          <w:p w14:paraId="725E6F2C" w14:textId="77777777" w:rsidR="00645BF1" w:rsidRPr="006412D6" w:rsidRDefault="00645BF1" w:rsidP="00AE0599">
            <w:r w:rsidRPr="006412D6">
              <w:t>100111</w:t>
            </w:r>
          </w:p>
        </w:tc>
      </w:tr>
      <w:tr w:rsidR="00645BF1" w:rsidRPr="006412D6" w14:paraId="15EDD7AD"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BE38454" w14:textId="77777777" w:rsidR="00645BF1" w:rsidRPr="006412D6" w:rsidRDefault="00645BF1" w:rsidP="00AE0599">
            <w:r w:rsidRPr="006412D6">
              <w:t>27</w:t>
            </w:r>
          </w:p>
        </w:tc>
        <w:tc>
          <w:tcPr>
            <w:tcW w:w="1560" w:type="dxa"/>
            <w:tcBorders>
              <w:top w:val="nil"/>
              <w:left w:val="nil"/>
              <w:bottom w:val="single" w:sz="4" w:space="0" w:color="auto"/>
              <w:right w:val="single" w:sz="4" w:space="0" w:color="auto"/>
            </w:tcBorders>
            <w:shd w:val="clear" w:color="auto" w:fill="auto"/>
            <w:noWrap/>
            <w:vAlign w:val="bottom"/>
            <w:hideMark/>
          </w:tcPr>
          <w:p w14:paraId="5258524C" w14:textId="77777777" w:rsidR="00645BF1" w:rsidRPr="006412D6" w:rsidRDefault="00645BF1" w:rsidP="00AE0599">
            <w:r w:rsidRPr="006412D6">
              <w:t>x"0026"</w:t>
            </w:r>
          </w:p>
        </w:tc>
        <w:tc>
          <w:tcPr>
            <w:tcW w:w="2400" w:type="dxa"/>
            <w:tcBorders>
              <w:top w:val="nil"/>
              <w:left w:val="nil"/>
              <w:bottom w:val="single" w:sz="4" w:space="0" w:color="auto"/>
              <w:right w:val="single" w:sz="4" w:space="0" w:color="auto"/>
            </w:tcBorders>
            <w:shd w:val="clear" w:color="auto" w:fill="auto"/>
            <w:noWrap/>
            <w:vAlign w:val="bottom"/>
            <w:hideMark/>
          </w:tcPr>
          <w:p w14:paraId="215A07E6" w14:textId="77777777" w:rsidR="00645BF1" w:rsidRPr="006412D6" w:rsidRDefault="00645BF1" w:rsidP="00AE0599">
            <w:r w:rsidRPr="006412D6">
              <w:t>101000</w:t>
            </w:r>
          </w:p>
        </w:tc>
      </w:tr>
      <w:tr w:rsidR="00645BF1" w:rsidRPr="006412D6" w14:paraId="50BCDFFB"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077C882" w14:textId="77777777" w:rsidR="00645BF1" w:rsidRPr="006412D6" w:rsidRDefault="00645BF1" w:rsidP="00AE0599">
            <w:r w:rsidRPr="006412D6">
              <w:t>28</w:t>
            </w:r>
          </w:p>
        </w:tc>
        <w:tc>
          <w:tcPr>
            <w:tcW w:w="1560" w:type="dxa"/>
            <w:tcBorders>
              <w:top w:val="nil"/>
              <w:left w:val="nil"/>
              <w:bottom w:val="single" w:sz="4" w:space="0" w:color="auto"/>
              <w:right w:val="single" w:sz="4" w:space="0" w:color="auto"/>
            </w:tcBorders>
            <w:shd w:val="clear" w:color="auto" w:fill="auto"/>
            <w:noWrap/>
            <w:vAlign w:val="bottom"/>
            <w:hideMark/>
          </w:tcPr>
          <w:p w14:paraId="6E541A0F" w14:textId="77777777" w:rsidR="00645BF1" w:rsidRPr="006412D6" w:rsidRDefault="00645BF1" w:rsidP="00AE0599">
            <w:r w:rsidRPr="006412D6">
              <w:t>x"0027"</w:t>
            </w:r>
          </w:p>
        </w:tc>
        <w:tc>
          <w:tcPr>
            <w:tcW w:w="2400" w:type="dxa"/>
            <w:tcBorders>
              <w:top w:val="nil"/>
              <w:left w:val="nil"/>
              <w:bottom w:val="single" w:sz="4" w:space="0" w:color="auto"/>
              <w:right w:val="single" w:sz="4" w:space="0" w:color="auto"/>
            </w:tcBorders>
            <w:shd w:val="clear" w:color="auto" w:fill="auto"/>
            <w:noWrap/>
            <w:vAlign w:val="bottom"/>
            <w:hideMark/>
          </w:tcPr>
          <w:p w14:paraId="2B78B4CD" w14:textId="77777777" w:rsidR="00645BF1" w:rsidRPr="006412D6" w:rsidRDefault="00645BF1" w:rsidP="00AE0599">
            <w:r w:rsidRPr="006412D6">
              <w:t>101001</w:t>
            </w:r>
          </w:p>
        </w:tc>
      </w:tr>
      <w:tr w:rsidR="00645BF1" w:rsidRPr="006412D6" w14:paraId="4C7BC1EB"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8E99345" w14:textId="77777777" w:rsidR="00645BF1" w:rsidRPr="006412D6" w:rsidRDefault="00645BF1" w:rsidP="00AE0599">
            <w:r w:rsidRPr="006412D6">
              <w:t>29</w:t>
            </w:r>
          </w:p>
        </w:tc>
        <w:tc>
          <w:tcPr>
            <w:tcW w:w="1560" w:type="dxa"/>
            <w:tcBorders>
              <w:top w:val="nil"/>
              <w:left w:val="nil"/>
              <w:bottom w:val="single" w:sz="4" w:space="0" w:color="auto"/>
              <w:right w:val="single" w:sz="4" w:space="0" w:color="auto"/>
            </w:tcBorders>
            <w:shd w:val="clear" w:color="auto" w:fill="auto"/>
            <w:noWrap/>
            <w:vAlign w:val="bottom"/>
            <w:hideMark/>
          </w:tcPr>
          <w:p w14:paraId="33C3BE45" w14:textId="77777777" w:rsidR="00645BF1" w:rsidRPr="006412D6" w:rsidRDefault="00645BF1" w:rsidP="00AE0599">
            <w:r w:rsidRPr="006412D6">
              <w:t>x"0028"</w:t>
            </w:r>
          </w:p>
        </w:tc>
        <w:tc>
          <w:tcPr>
            <w:tcW w:w="2400" w:type="dxa"/>
            <w:tcBorders>
              <w:top w:val="nil"/>
              <w:left w:val="nil"/>
              <w:bottom w:val="single" w:sz="4" w:space="0" w:color="auto"/>
              <w:right w:val="single" w:sz="4" w:space="0" w:color="auto"/>
            </w:tcBorders>
            <w:shd w:val="clear" w:color="auto" w:fill="auto"/>
            <w:noWrap/>
            <w:vAlign w:val="bottom"/>
            <w:hideMark/>
          </w:tcPr>
          <w:p w14:paraId="77672ECF" w14:textId="77777777" w:rsidR="00645BF1" w:rsidRPr="006412D6" w:rsidRDefault="00645BF1" w:rsidP="00AE0599">
            <w:r w:rsidRPr="006412D6">
              <w:t>101010</w:t>
            </w:r>
          </w:p>
        </w:tc>
      </w:tr>
      <w:tr w:rsidR="00645BF1" w:rsidRPr="006412D6" w14:paraId="6960904B"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2CB44FD" w14:textId="77777777" w:rsidR="00645BF1" w:rsidRPr="006412D6" w:rsidRDefault="00645BF1" w:rsidP="00AE0599">
            <w:r w:rsidRPr="006412D6">
              <w:t>2a</w:t>
            </w:r>
          </w:p>
        </w:tc>
        <w:tc>
          <w:tcPr>
            <w:tcW w:w="1560" w:type="dxa"/>
            <w:tcBorders>
              <w:top w:val="nil"/>
              <w:left w:val="nil"/>
              <w:bottom w:val="single" w:sz="4" w:space="0" w:color="auto"/>
              <w:right w:val="single" w:sz="4" w:space="0" w:color="auto"/>
            </w:tcBorders>
            <w:shd w:val="clear" w:color="auto" w:fill="auto"/>
            <w:noWrap/>
            <w:vAlign w:val="bottom"/>
            <w:hideMark/>
          </w:tcPr>
          <w:p w14:paraId="0B2277FA" w14:textId="77777777" w:rsidR="00645BF1" w:rsidRPr="006412D6" w:rsidRDefault="00645BF1" w:rsidP="00AE0599">
            <w:r w:rsidRPr="006412D6">
              <w:t>x"0029"</w:t>
            </w:r>
          </w:p>
        </w:tc>
        <w:tc>
          <w:tcPr>
            <w:tcW w:w="2400" w:type="dxa"/>
            <w:tcBorders>
              <w:top w:val="nil"/>
              <w:left w:val="nil"/>
              <w:bottom w:val="single" w:sz="4" w:space="0" w:color="auto"/>
              <w:right w:val="single" w:sz="4" w:space="0" w:color="auto"/>
            </w:tcBorders>
            <w:shd w:val="clear" w:color="auto" w:fill="auto"/>
            <w:noWrap/>
            <w:vAlign w:val="bottom"/>
            <w:hideMark/>
          </w:tcPr>
          <w:p w14:paraId="44617209" w14:textId="77777777" w:rsidR="00645BF1" w:rsidRPr="006412D6" w:rsidRDefault="00645BF1" w:rsidP="00AE0599">
            <w:r w:rsidRPr="006412D6">
              <w:t>101011</w:t>
            </w:r>
          </w:p>
        </w:tc>
      </w:tr>
      <w:tr w:rsidR="00645BF1" w:rsidRPr="006412D6" w14:paraId="6B7AFA75"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88C82F6" w14:textId="77777777" w:rsidR="00645BF1" w:rsidRPr="006412D6" w:rsidRDefault="00645BF1" w:rsidP="00AE0599">
            <w:r w:rsidRPr="006412D6">
              <w:t>2b</w:t>
            </w:r>
          </w:p>
        </w:tc>
        <w:tc>
          <w:tcPr>
            <w:tcW w:w="1560" w:type="dxa"/>
            <w:tcBorders>
              <w:top w:val="nil"/>
              <w:left w:val="nil"/>
              <w:bottom w:val="single" w:sz="4" w:space="0" w:color="auto"/>
              <w:right w:val="single" w:sz="4" w:space="0" w:color="auto"/>
            </w:tcBorders>
            <w:shd w:val="clear" w:color="auto" w:fill="auto"/>
            <w:noWrap/>
            <w:vAlign w:val="bottom"/>
            <w:hideMark/>
          </w:tcPr>
          <w:p w14:paraId="0188D88F" w14:textId="77777777" w:rsidR="00645BF1" w:rsidRPr="006412D6" w:rsidRDefault="00645BF1" w:rsidP="00AE0599">
            <w:r w:rsidRPr="006412D6">
              <w:t>x"002A"</w:t>
            </w:r>
          </w:p>
        </w:tc>
        <w:tc>
          <w:tcPr>
            <w:tcW w:w="2400" w:type="dxa"/>
            <w:tcBorders>
              <w:top w:val="nil"/>
              <w:left w:val="nil"/>
              <w:bottom w:val="single" w:sz="4" w:space="0" w:color="auto"/>
              <w:right w:val="single" w:sz="4" w:space="0" w:color="auto"/>
            </w:tcBorders>
            <w:shd w:val="clear" w:color="auto" w:fill="auto"/>
            <w:noWrap/>
            <w:vAlign w:val="bottom"/>
            <w:hideMark/>
          </w:tcPr>
          <w:p w14:paraId="79E89A79" w14:textId="77777777" w:rsidR="00645BF1" w:rsidRPr="006412D6" w:rsidRDefault="00645BF1" w:rsidP="00AE0599">
            <w:r w:rsidRPr="006412D6">
              <w:t>101100</w:t>
            </w:r>
          </w:p>
        </w:tc>
      </w:tr>
      <w:tr w:rsidR="00645BF1" w:rsidRPr="006412D6" w14:paraId="5F3A5CB8"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7E75276" w14:textId="77777777" w:rsidR="00645BF1" w:rsidRPr="006412D6" w:rsidRDefault="00645BF1" w:rsidP="00AE0599">
            <w:r w:rsidRPr="006412D6">
              <w:t>2c</w:t>
            </w:r>
          </w:p>
        </w:tc>
        <w:tc>
          <w:tcPr>
            <w:tcW w:w="1560" w:type="dxa"/>
            <w:tcBorders>
              <w:top w:val="nil"/>
              <w:left w:val="nil"/>
              <w:bottom w:val="single" w:sz="4" w:space="0" w:color="auto"/>
              <w:right w:val="single" w:sz="4" w:space="0" w:color="auto"/>
            </w:tcBorders>
            <w:shd w:val="clear" w:color="auto" w:fill="auto"/>
            <w:noWrap/>
            <w:vAlign w:val="bottom"/>
            <w:hideMark/>
          </w:tcPr>
          <w:p w14:paraId="305371BA" w14:textId="77777777" w:rsidR="00645BF1" w:rsidRPr="006412D6" w:rsidRDefault="00645BF1" w:rsidP="00AE0599">
            <w:r w:rsidRPr="006412D6">
              <w:t>x"002B"</w:t>
            </w:r>
          </w:p>
        </w:tc>
        <w:tc>
          <w:tcPr>
            <w:tcW w:w="2400" w:type="dxa"/>
            <w:tcBorders>
              <w:top w:val="nil"/>
              <w:left w:val="nil"/>
              <w:bottom w:val="single" w:sz="4" w:space="0" w:color="auto"/>
              <w:right w:val="single" w:sz="4" w:space="0" w:color="auto"/>
            </w:tcBorders>
            <w:shd w:val="clear" w:color="auto" w:fill="auto"/>
            <w:noWrap/>
            <w:vAlign w:val="bottom"/>
            <w:hideMark/>
          </w:tcPr>
          <w:p w14:paraId="0C3EC5E3" w14:textId="77777777" w:rsidR="00645BF1" w:rsidRPr="006412D6" w:rsidRDefault="00645BF1" w:rsidP="00AE0599">
            <w:r w:rsidRPr="006412D6">
              <w:t>101101</w:t>
            </w:r>
          </w:p>
        </w:tc>
      </w:tr>
      <w:tr w:rsidR="00645BF1" w:rsidRPr="006412D6" w14:paraId="56C0EBDE"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D03F514" w14:textId="77777777" w:rsidR="00645BF1" w:rsidRPr="006412D6" w:rsidRDefault="00645BF1" w:rsidP="00AE0599">
            <w:r w:rsidRPr="006412D6">
              <w:t>2d</w:t>
            </w:r>
          </w:p>
        </w:tc>
        <w:tc>
          <w:tcPr>
            <w:tcW w:w="1560" w:type="dxa"/>
            <w:tcBorders>
              <w:top w:val="nil"/>
              <w:left w:val="nil"/>
              <w:bottom w:val="single" w:sz="4" w:space="0" w:color="auto"/>
              <w:right w:val="single" w:sz="4" w:space="0" w:color="auto"/>
            </w:tcBorders>
            <w:shd w:val="clear" w:color="auto" w:fill="auto"/>
            <w:noWrap/>
            <w:vAlign w:val="bottom"/>
            <w:hideMark/>
          </w:tcPr>
          <w:p w14:paraId="7BDDF23A" w14:textId="77777777" w:rsidR="00645BF1" w:rsidRPr="006412D6" w:rsidRDefault="00645BF1" w:rsidP="00AE0599">
            <w:r w:rsidRPr="006412D6">
              <w:t>x"002C"</w:t>
            </w:r>
          </w:p>
        </w:tc>
        <w:tc>
          <w:tcPr>
            <w:tcW w:w="2400" w:type="dxa"/>
            <w:tcBorders>
              <w:top w:val="nil"/>
              <w:left w:val="nil"/>
              <w:bottom w:val="single" w:sz="4" w:space="0" w:color="auto"/>
              <w:right w:val="single" w:sz="4" w:space="0" w:color="auto"/>
            </w:tcBorders>
            <w:shd w:val="clear" w:color="auto" w:fill="auto"/>
            <w:noWrap/>
            <w:vAlign w:val="bottom"/>
            <w:hideMark/>
          </w:tcPr>
          <w:p w14:paraId="0CA2A5D7" w14:textId="77777777" w:rsidR="00645BF1" w:rsidRPr="006412D6" w:rsidRDefault="00645BF1" w:rsidP="00AE0599">
            <w:r w:rsidRPr="006412D6">
              <w:t>101110</w:t>
            </w:r>
          </w:p>
        </w:tc>
      </w:tr>
      <w:tr w:rsidR="00645BF1" w:rsidRPr="006412D6" w14:paraId="29D3F69F"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225776B" w14:textId="77777777" w:rsidR="00645BF1" w:rsidRPr="006412D6" w:rsidRDefault="00645BF1" w:rsidP="00AE0599">
            <w:r w:rsidRPr="006412D6">
              <w:t>2e</w:t>
            </w:r>
          </w:p>
        </w:tc>
        <w:tc>
          <w:tcPr>
            <w:tcW w:w="1560" w:type="dxa"/>
            <w:tcBorders>
              <w:top w:val="nil"/>
              <w:left w:val="nil"/>
              <w:bottom w:val="single" w:sz="4" w:space="0" w:color="auto"/>
              <w:right w:val="single" w:sz="4" w:space="0" w:color="auto"/>
            </w:tcBorders>
            <w:shd w:val="clear" w:color="auto" w:fill="auto"/>
            <w:noWrap/>
            <w:vAlign w:val="bottom"/>
            <w:hideMark/>
          </w:tcPr>
          <w:p w14:paraId="3263208F" w14:textId="77777777" w:rsidR="00645BF1" w:rsidRPr="006412D6" w:rsidRDefault="00645BF1" w:rsidP="00AE0599">
            <w:r w:rsidRPr="006412D6">
              <w:t>x"002D"</w:t>
            </w:r>
          </w:p>
        </w:tc>
        <w:tc>
          <w:tcPr>
            <w:tcW w:w="2400" w:type="dxa"/>
            <w:tcBorders>
              <w:top w:val="nil"/>
              <w:left w:val="nil"/>
              <w:bottom w:val="single" w:sz="4" w:space="0" w:color="auto"/>
              <w:right w:val="single" w:sz="4" w:space="0" w:color="auto"/>
            </w:tcBorders>
            <w:shd w:val="clear" w:color="auto" w:fill="auto"/>
            <w:noWrap/>
            <w:vAlign w:val="bottom"/>
            <w:hideMark/>
          </w:tcPr>
          <w:p w14:paraId="1FE4DBE0" w14:textId="77777777" w:rsidR="00645BF1" w:rsidRPr="006412D6" w:rsidRDefault="00645BF1" w:rsidP="00AE0599">
            <w:r w:rsidRPr="006412D6">
              <w:t>101111</w:t>
            </w:r>
          </w:p>
        </w:tc>
      </w:tr>
      <w:tr w:rsidR="00645BF1" w:rsidRPr="006412D6" w14:paraId="5C4754E3"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3A8E7DC" w14:textId="77777777" w:rsidR="00645BF1" w:rsidRPr="006412D6" w:rsidRDefault="00645BF1" w:rsidP="00AE0599">
            <w:r w:rsidRPr="006412D6">
              <w:t>2f</w:t>
            </w:r>
          </w:p>
        </w:tc>
        <w:tc>
          <w:tcPr>
            <w:tcW w:w="1560" w:type="dxa"/>
            <w:tcBorders>
              <w:top w:val="nil"/>
              <w:left w:val="nil"/>
              <w:bottom w:val="single" w:sz="4" w:space="0" w:color="auto"/>
              <w:right w:val="single" w:sz="4" w:space="0" w:color="auto"/>
            </w:tcBorders>
            <w:shd w:val="clear" w:color="auto" w:fill="auto"/>
            <w:noWrap/>
            <w:vAlign w:val="bottom"/>
            <w:hideMark/>
          </w:tcPr>
          <w:p w14:paraId="41D3C24E" w14:textId="77777777" w:rsidR="00645BF1" w:rsidRPr="006412D6" w:rsidRDefault="00645BF1" w:rsidP="00AE0599">
            <w:r w:rsidRPr="006412D6">
              <w:t>x"002E"</w:t>
            </w:r>
          </w:p>
        </w:tc>
        <w:tc>
          <w:tcPr>
            <w:tcW w:w="2400" w:type="dxa"/>
            <w:tcBorders>
              <w:top w:val="nil"/>
              <w:left w:val="nil"/>
              <w:bottom w:val="single" w:sz="4" w:space="0" w:color="auto"/>
              <w:right w:val="single" w:sz="4" w:space="0" w:color="auto"/>
            </w:tcBorders>
            <w:shd w:val="clear" w:color="auto" w:fill="auto"/>
            <w:noWrap/>
            <w:vAlign w:val="bottom"/>
            <w:hideMark/>
          </w:tcPr>
          <w:p w14:paraId="73D20CF0" w14:textId="77777777" w:rsidR="00645BF1" w:rsidRPr="006412D6" w:rsidRDefault="00645BF1" w:rsidP="00AE0599">
            <w:r w:rsidRPr="006412D6">
              <w:t>110000</w:t>
            </w:r>
          </w:p>
        </w:tc>
      </w:tr>
      <w:tr w:rsidR="00645BF1" w:rsidRPr="006412D6" w14:paraId="2F79C2EC"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790727D" w14:textId="77777777" w:rsidR="00645BF1" w:rsidRPr="006412D6" w:rsidRDefault="00645BF1" w:rsidP="00AE0599">
            <w:r w:rsidRPr="006412D6">
              <w:t>30</w:t>
            </w:r>
          </w:p>
        </w:tc>
        <w:tc>
          <w:tcPr>
            <w:tcW w:w="1560" w:type="dxa"/>
            <w:tcBorders>
              <w:top w:val="nil"/>
              <w:left w:val="nil"/>
              <w:bottom w:val="single" w:sz="4" w:space="0" w:color="auto"/>
              <w:right w:val="single" w:sz="4" w:space="0" w:color="auto"/>
            </w:tcBorders>
            <w:shd w:val="clear" w:color="auto" w:fill="auto"/>
            <w:noWrap/>
            <w:vAlign w:val="bottom"/>
            <w:hideMark/>
          </w:tcPr>
          <w:p w14:paraId="3B850013" w14:textId="77777777" w:rsidR="00645BF1" w:rsidRPr="006412D6" w:rsidRDefault="00645BF1" w:rsidP="00AE0599">
            <w:r w:rsidRPr="006412D6">
              <w:t>x"002F"</w:t>
            </w:r>
          </w:p>
        </w:tc>
        <w:tc>
          <w:tcPr>
            <w:tcW w:w="2400" w:type="dxa"/>
            <w:tcBorders>
              <w:top w:val="nil"/>
              <w:left w:val="nil"/>
              <w:bottom w:val="single" w:sz="4" w:space="0" w:color="auto"/>
              <w:right w:val="single" w:sz="4" w:space="0" w:color="auto"/>
            </w:tcBorders>
            <w:shd w:val="clear" w:color="auto" w:fill="auto"/>
            <w:noWrap/>
            <w:vAlign w:val="bottom"/>
            <w:hideMark/>
          </w:tcPr>
          <w:p w14:paraId="7860AA7F" w14:textId="77777777" w:rsidR="00645BF1" w:rsidRPr="006412D6" w:rsidRDefault="00645BF1" w:rsidP="00AE0599">
            <w:r w:rsidRPr="006412D6">
              <w:t>110001</w:t>
            </w:r>
          </w:p>
        </w:tc>
      </w:tr>
      <w:tr w:rsidR="00645BF1" w:rsidRPr="006412D6" w14:paraId="715DF6EF"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D37AA14" w14:textId="77777777" w:rsidR="00645BF1" w:rsidRPr="006412D6" w:rsidRDefault="00645BF1" w:rsidP="00AE0599">
            <w:r w:rsidRPr="006412D6">
              <w:t>31</w:t>
            </w:r>
          </w:p>
        </w:tc>
        <w:tc>
          <w:tcPr>
            <w:tcW w:w="1560" w:type="dxa"/>
            <w:tcBorders>
              <w:top w:val="nil"/>
              <w:left w:val="nil"/>
              <w:bottom w:val="single" w:sz="4" w:space="0" w:color="auto"/>
              <w:right w:val="single" w:sz="4" w:space="0" w:color="auto"/>
            </w:tcBorders>
            <w:shd w:val="clear" w:color="auto" w:fill="auto"/>
            <w:noWrap/>
            <w:vAlign w:val="bottom"/>
            <w:hideMark/>
          </w:tcPr>
          <w:p w14:paraId="0B84B303" w14:textId="77777777" w:rsidR="00645BF1" w:rsidRPr="006412D6" w:rsidRDefault="00645BF1" w:rsidP="00AE0599">
            <w:r w:rsidRPr="006412D6">
              <w:t>x"0030"</w:t>
            </w:r>
          </w:p>
        </w:tc>
        <w:tc>
          <w:tcPr>
            <w:tcW w:w="2400" w:type="dxa"/>
            <w:tcBorders>
              <w:top w:val="nil"/>
              <w:left w:val="nil"/>
              <w:bottom w:val="single" w:sz="4" w:space="0" w:color="auto"/>
              <w:right w:val="single" w:sz="4" w:space="0" w:color="auto"/>
            </w:tcBorders>
            <w:shd w:val="clear" w:color="auto" w:fill="auto"/>
            <w:noWrap/>
            <w:vAlign w:val="bottom"/>
            <w:hideMark/>
          </w:tcPr>
          <w:p w14:paraId="7CD4235F" w14:textId="77777777" w:rsidR="00645BF1" w:rsidRPr="006412D6" w:rsidRDefault="00645BF1" w:rsidP="00AE0599">
            <w:r w:rsidRPr="006412D6">
              <w:t>110010</w:t>
            </w:r>
          </w:p>
        </w:tc>
      </w:tr>
      <w:tr w:rsidR="00645BF1" w:rsidRPr="006412D6" w14:paraId="075A1F44"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CD71FBE" w14:textId="77777777" w:rsidR="00645BF1" w:rsidRPr="006412D6" w:rsidRDefault="00645BF1" w:rsidP="00AE0599">
            <w:r w:rsidRPr="006412D6">
              <w:t>32</w:t>
            </w:r>
          </w:p>
        </w:tc>
        <w:tc>
          <w:tcPr>
            <w:tcW w:w="1560" w:type="dxa"/>
            <w:tcBorders>
              <w:top w:val="nil"/>
              <w:left w:val="nil"/>
              <w:bottom w:val="single" w:sz="4" w:space="0" w:color="auto"/>
              <w:right w:val="single" w:sz="4" w:space="0" w:color="auto"/>
            </w:tcBorders>
            <w:shd w:val="clear" w:color="auto" w:fill="auto"/>
            <w:noWrap/>
            <w:vAlign w:val="bottom"/>
            <w:hideMark/>
          </w:tcPr>
          <w:p w14:paraId="23E98BAD" w14:textId="77777777" w:rsidR="00645BF1" w:rsidRPr="006412D6" w:rsidRDefault="00645BF1" w:rsidP="00AE0599">
            <w:r w:rsidRPr="006412D6">
              <w:t>x"0031"</w:t>
            </w:r>
          </w:p>
        </w:tc>
        <w:tc>
          <w:tcPr>
            <w:tcW w:w="2400" w:type="dxa"/>
            <w:tcBorders>
              <w:top w:val="nil"/>
              <w:left w:val="nil"/>
              <w:bottom w:val="single" w:sz="4" w:space="0" w:color="auto"/>
              <w:right w:val="single" w:sz="4" w:space="0" w:color="auto"/>
            </w:tcBorders>
            <w:shd w:val="clear" w:color="auto" w:fill="auto"/>
            <w:noWrap/>
            <w:vAlign w:val="bottom"/>
            <w:hideMark/>
          </w:tcPr>
          <w:p w14:paraId="51A0228B" w14:textId="77777777" w:rsidR="00645BF1" w:rsidRPr="006412D6" w:rsidRDefault="00645BF1" w:rsidP="00AE0599">
            <w:r w:rsidRPr="006412D6">
              <w:t>110011</w:t>
            </w:r>
          </w:p>
        </w:tc>
      </w:tr>
      <w:tr w:rsidR="00645BF1" w:rsidRPr="006412D6" w14:paraId="0C3125D3"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76E3558" w14:textId="77777777" w:rsidR="00645BF1" w:rsidRPr="006412D6" w:rsidRDefault="00645BF1" w:rsidP="00AE0599">
            <w:r w:rsidRPr="006412D6">
              <w:t>33</w:t>
            </w:r>
          </w:p>
        </w:tc>
        <w:tc>
          <w:tcPr>
            <w:tcW w:w="1560" w:type="dxa"/>
            <w:tcBorders>
              <w:top w:val="nil"/>
              <w:left w:val="nil"/>
              <w:bottom w:val="single" w:sz="4" w:space="0" w:color="auto"/>
              <w:right w:val="single" w:sz="4" w:space="0" w:color="auto"/>
            </w:tcBorders>
            <w:shd w:val="clear" w:color="auto" w:fill="auto"/>
            <w:noWrap/>
            <w:vAlign w:val="bottom"/>
            <w:hideMark/>
          </w:tcPr>
          <w:p w14:paraId="4A0128F1" w14:textId="77777777" w:rsidR="00645BF1" w:rsidRPr="006412D6" w:rsidRDefault="00645BF1" w:rsidP="00AE0599">
            <w:r w:rsidRPr="006412D6">
              <w:t>x"0032"</w:t>
            </w:r>
          </w:p>
        </w:tc>
        <w:tc>
          <w:tcPr>
            <w:tcW w:w="2400" w:type="dxa"/>
            <w:tcBorders>
              <w:top w:val="nil"/>
              <w:left w:val="nil"/>
              <w:bottom w:val="single" w:sz="4" w:space="0" w:color="auto"/>
              <w:right w:val="single" w:sz="4" w:space="0" w:color="auto"/>
            </w:tcBorders>
            <w:shd w:val="clear" w:color="auto" w:fill="auto"/>
            <w:noWrap/>
            <w:vAlign w:val="bottom"/>
            <w:hideMark/>
          </w:tcPr>
          <w:p w14:paraId="298C7354" w14:textId="77777777" w:rsidR="00645BF1" w:rsidRPr="006412D6" w:rsidRDefault="00645BF1" w:rsidP="00AE0599">
            <w:r w:rsidRPr="006412D6">
              <w:t>110100</w:t>
            </w:r>
          </w:p>
        </w:tc>
      </w:tr>
      <w:tr w:rsidR="00645BF1" w:rsidRPr="006412D6" w14:paraId="73A340A5"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484CDFE" w14:textId="77777777" w:rsidR="00645BF1" w:rsidRPr="006412D6" w:rsidRDefault="00645BF1" w:rsidP="00AE0599">
            <w:r w:rsidRPr="006412D6">
              <w:t>34</w:t>
            </w:r>
          </w:p>
        </w:tc>
        <w:tc>
          <w:tcPr>
            <w:tcW w:w="1560" w:type="dxa"/>
            <w:tcBorders>
              <w:top w:val="nil"/>
              <w:left w:val="nil"/>
              <w:bottom w:val="single" w:sz="4" w:space="0" w:color="auto"/>
              <w:right w:val="single" w:sz="4" w:space="0" w:color="auto"/>
            </w:tcBorders>
            <w:shd w:val="clear" w:color="auto" w:fill="auto"/>
            <w:noWrap/>
            <w:vAlign w:val="bottom"/>
            <w:hideMark/>
          </w:tcPr>
          <w:p w14:paraId="05DF67E9" w14:textId="77777777" w:rsidR="00645BF1" w:rsidRPr="006412D6" w:rsidRDefault="00645BF1" w:rsidP="00AE0599">
            <w:r w:rsidRPr="006412D6">
              <w:t>x"0033"</w:t>
            </w:r>
          </w:p>
        </w:tc>
        <w:tc>
          <w:tcPr>
            <w:tcW w:w="2400" w:type="dxa"/>
            <w:tcBorders>
              <w:top w:val="nil"/>
              <w:left w:val="nil"/>
              <w:bottom w:val="single" w:sz="4" w:space="0" w:color="auto"/>
              <w:right w:val="single" w:sz="4" w:space="0" w:color="auto"/>
            </w:tcBorders>
            <w:shd w:val="clear" w:color="auto" w:fill="auto"/>
            <w:noWrap/>
            <w:vAlign w:val="bottom"/>
            <w:hideMark/>
          </w:tcPr>
          <w:p w14:paraId="66A218EE" w14:textId="77777777" w:rsidR="00645BF1" w:rsidRPr="006412D6" w:rsidRDefault="00645BF1" w:rsidP="00AE0599">
            <w:r w:rsidRPr="006412D6">
              <w:t>110101</w:t>
            </w:r>
          </w:p>
        </w:tc>
      </w:tr>
      <w:tr w:rsidR="00645BF1" w:rsidRPr="006412D6" w14:paraId="1E6C4FF7"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8F3E024" w14:textId="77777777" w:rsidR="00645BF1" w:rsidRPr="006412D6" w:rsidRDefault="00645BF1" w:rsidP="00AE0599">
            <w:r w:rsidRPr="006412D6">
              <w:t>35</w:t>
            </w:r>
          </w:p>
        </w:tc>
        <w:tc>
          <w:tcPr>
            <w:tcW w:w="1560" w:type="dxa"/>
            <w:tcBorders>
              <w:top w:val="nil"/>
              <w:left w:val="nil"/>
              <w:bottom w:val="single" w:sz="4" w:space="0" w:color="auto"/>
              <w:right w:val="single" w:sz="4" w:space="0" w:color="auto"/>
            </w:tcBorders>
            <w:shd w:val="clear" w:color="auto" w:fill="auto"/>
            <w:noWrap/>
            <w:vAlign w:val="bottom"/>
            <w:hideMark/>
          </w:tcPr>
          <w:p w14:paraId="1EEABBFE" w14:textId="77777777" w:rsidR="00645BF1" w:rsidRPr="006412D6" w:rsidRDefault="00645BF1" w:rsidP="00AE0599">
            <w:r w:rsidRPr="006412D6">
              <w:t>x"0034"</w:t>
            </w:r>
          </w:p>
        </w:tc>
        <w:tc>
          <w:tcPr>
            <w:tcW w:w="2400" w:type="dxa"/>
            <w:tcBorders>
              <w:top w:val="nil"/>
              <w:left w:val="nil"/>
              <w:bottom w:val="single" w:sz="4" w:space="0" w:color="auto"/>
              <w:right w:val="single" w:sz="4" w:space="0" w:color="auto"/>
            </w:tcBorders>
            <w:shd w:val="clear" w:color="auto" w:fill="auto"/>
            <w:noWrap/>
            <w:vAlign w:val="bottom"/>
            <w:hideMark/>
          </w:tcPr>
          <w:p w14:paraId="2E3ABCDE" w14:textId="77777777" w:rsidR="00645BF1" w:rsidRPr="006412D6" w:rsidRDefault="00645BF1" w:rsidP="00AE0599">
            <w:r w:rsidRPr="006412D6">
              <w:t>110110</w:t>
            </w:r>
          </w:p>
        </w:tc>
      </w:tr>
      <w:tr w:rsidR="00645BF1" w:rsidRPr="006412D6" w14:paraId="3165B920"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C447CDD" w14:textId="77777777" w:rsidR="00645BF1" w:rsidRPr="006412D6" w:rsidRDefault="00645BF1" w:rsidP="00AE0599">
            <w:r w:rsidRPr="006412D6">
              <w:t>36</w:t>
            </w:r>
          </w:p>
        </w:tc>
        <w:tc>
          <w:tcPr>
            <w:tcW w:w="1560" w:type="dxa"/>
            <w:tcBorders>
              <w:top w:val="nil"/>
              <w:left w:val="nil"/>
              <w:bottom w:val="single" w:sz="4" w:space="0" w:color="auto"/>
              <w:right w:val="single" w:sz="4" w:space="0" w:color="auto"/>
            </w:tcBorders>
            <w:shd w:val="clear" w:color="auto" w:fill="auto"/>
            <w:noWrap/>
            <w:vAlign w:val="bottom"/>
            <w:hideMark/>
          </w:tcPr>
          <w:p w14:paraId="2A7704BA" w14:textId="77777777" w:rsidR="00645BF1" w:rsidRPr="006412D6" w:rsidRDefault="00645BF1" w:rsidP="00AE0599">
            <w:r w:rsidRPr="006412D6">
              <w:t>x"0035"</w:t>
            </w:r>
          </w:p>
        </w:tc>
        <w:tc>
          <w:tcPr>
            <w:tcW w:w="2400" w:type="dxa"/>
            <w:tcBorders>
              <w:top w:val="nil"/>
              <w:left w:val="nil"/>
              <w:bottom w:val="single" w:sz="4" w:space="0" w:color="auto"/>
              <w:right w:val="single" w:sz="4" w:space="0" w:color="auto"/>
            </w:tcBorders>
            <w:shd w:val="clear" w:color="auto" w:fill="auto"/>
            <w:noWrap/>
            <w:vAlign w:val="bottom"/>
            <w:hideMark/>
          </w:tcPr>
          <w:p w14:paraId="32FD1043" w14:textId="77777777" w:rsidR="00645BF1" w:rsidRPr="006412D6" w:rsidRDefault="00645BF1" w:rsidP="00AE0599">
            <w:r w:rsidRPr="006412D6">
              <w:t>110111</w:t>
            </w:r>
          </w:p>
        </w:tc>
      </w:tr>
      <w:tr w:rsidR="00645BF1" w:rsidRPr="006412D6" w14:paraId="021270C3"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67BD1D9" w14:textId="77777777" w:rsidR="00645BF1" w:rsidRPr="006412D6" w:rsidRDefault="00645BF1" w:rsidP="00AE0599">
            <w:r w:rsidRPr="006412D6">
              <w:t>37</w:t>
            </w:r>
          </w:p>
        </w:tc>
        <w:tc>
          <w:tcPr>
            <w:tcW w:w="1560" w:type="dxa"/>
            <w:tcBorders>
              <w:top w:val="nil"/>
              <w:left w:val="nil"/>
              <w:bottom w:val="single" w:sz="4" w:space="0" w:color="auto"/>
              <w:right w:val="single" w:sz="4" w:space="0" w:color="auto"/>
            </w:tcBorders>
            <w:shd w:val="clear" w:color="auto" w:fill="auto"/>
            <w:noWrap/>
            <w:vAlign w:val="bottom"/>
            <w:hideMark/>
          </w:tcPr>
          <w:p w14:paraId="772E47C6" w14:textId="77777777" w:rsidR="00645BF1" w:rsidRPr="006412D6" w:rsidRDefault="00645BF1" w:rsidP="00AE0599">
            <w:r w:rsidRPr="006412D6">
              <w:t>x"0036"</w:t>
            </w:r>
          </w:p>
        </w:tc>
        <w:tc>
          <w:tcPr>
            <w:tcW w:w="2400" w:type="dxa"/>
            <w:tcBorders>
              <w:top w:val="nil"/>
              <w:left w:val="nil"/>
              <w:bottom w:val="single" w:sz="4" w:space="0" w:color="auto"/>
              <w:right w:val="single" w:sz="4" w:space="0" w:color="auto"/>
            </w:tcBorders>
            <w:shd w:val="clear" w:color="auto" w:fill="auto"/>
            <w:noWrap/>
            <w:vAlign w:val="bottom"/>
            <w:hideMark/>
          </w:tcPr>
          <w:p w14:paraId="45845DE2" w14:textId="77777777" w:rsidR="00645BF1" w:rsidRPr="006412D6" w:rsidRDefault="00645BF1" w:rsidP="00AE0599">
            <w:r w:rsidRPr="006412D6">
              <w:t>111000</w:t>
            </w:r>
          </w:p>
        </w:tc>
      </w:tr>
      <w:tr w:rsidR="00645BF1" w:rsidRPr="006412D6" w14:paraId="5DAD4B1E"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87C8B29" w14:textId="77777777" w:rsidR="00645BF1" w:rsidRPr="006412D6" w:rsidRDefault="00645BF1" w:rsidP="00AE0599">
            <w:r w:rsidRPr="006412D6">
              <w:t>38</w:t>
            </w:r>
          </w:p>
        </w:tc>
        <w:tc>
          <w:tcPr>
            <w:tcW w:w="1560" w:type="dxa"/>
            <w:tcBorders>
              <w:top w:val="nil"/>
              <w:left w:val="nil"/>
              <w:bottom w:val="single" w:sz="4" w:space="0" w:color="auto"/>
              <w:right w:val="single" w:sz="4" w:space="0" w:color="auto"/>
            </w:tcBorders>
            <w:shd w:val="clear" w:color="auto" w:fill="auto"/>
            <w:noWrap/>
            <w:vAlign w:val="bottom"/>
            <w:hideMark/>
          </w:tcPr>
          <w:p w14:paraId="7CF35EB6" w14:textId="77777777" w:rsidR="00645BF1" w:rsidRPr="006412D6" w:rsidRDefault="00645BF1" w:rsidP="00AE0599">
            <w:r w:rsidRPr="006412D6">
              <w:t>x"0037"</w:t>
            </w:r>
          </w:p>
        </w:tc>
        <w:tc>
          <w:tcPr>
            <w:tcW w:w="2400" w:type="dxa"/>
            <w:tcBorders>
              <w:top w:val="nil"/>
              <w:left w:val="nil"/>
              <w:bottom w:val="single" w:sz="4" w:space="0" w:color="auto"/>
              <w:right w:val="single" w:sz="4" w:space="0" w:color="auto"/>
            </w:tcBorders>
            <w:shd w:val="clear" w:color="auto" w:fill="auto"/>
            <w:noWrap/>
            <w:vAlign w:val="bottom"/>
            <w:hideMark/>
          </w:tcPr>
          <w:p w14:paraId="1F857384" w14:textId="77777777" w:rsidR="00645BF1" w:rsidRPr="006412D6" w:rsidRDefault="00645BF1" w:rsidP="00AE0599">
            <w:r w:rsidRPr="006412D6">
              <w:t>111001</w:t>
            </w:r>
          </w:p>
        </w:tc>
      </w:tr>
      <w:tr w:rsidR="00645BF1" w:rsidRPr="006412D6" w14:paraId="2623634F"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C27B8A1" w14:textId="77777777" w:rsidR="00645BF1" w:rsidRPr="006412D6" w:rsidRDefault="00645BF1" w:rsidP="00AE0599">
            <w:r w:rsidRPr="006412D6">
              <w:t>39</w:t>
            </w:r>
          </w:p>
        </w:tc>
        <w:tc>
          <w:tcPr>
            <w:tcW w:w="1560" w:type="dxa"/>
            <w:tcBorders>
              <w:top w:val="nil"/>
              <w:left w:val="nil"/>
              <w:bottom w:val="single" w:sz="4" w:space="0" w:color="auto"/>
              <w:right w:val="single" w:sz="4" w:space="0" w:color="auto"/>
            </w:tcBorders>
            <w:shd w:val="clear" w:color="auto" w:fill="auto"/>
            <w:noWrap/>
            <w:vAlign w:val="bottom"/>
            <w:hideMark/>
          </w:tcPr>
          <w:p w14:paraId="7AE2E68E" w14:textId="77777777" w:rsidR="00645BF1" w:rsidRPr="006412D6" w:rsidRDefault="00645BF1" w:rsidP="00AE0599">
            <w:r w:rsidRPr="006412D6">
              <w:t>x"0038"</w:t>
            </w:r>
          </w:p>
        </w:tc>
        <w:tc>
          <w:tcPr>
            <w:tcW w:w="2400" w:type="dxa"/>
            <w:tcBorders>
              <w:top w:val="nil"/>
              <w:left w:val="nil"/>
              <w:bottom w:val="single" w:sz="4" w:space="0" w:color="auto"/>
              <w:right w:val="single" w:sz="4" w:space="0" w:color="auto"/>
            </w:tcBorders>
            <w:shd w:val="clear" w:color="auto" w:fill="auto"/>
            <w:noWrap/>
            <w:vAlign w:val="bottom"/>
            <w:hideMark/>
          </w:tcPr>
          <w:p w14:paraId="6DB3CF44" w14:textId="77777777" w:rsidR="00645BF1" w:rsidRPr="006412D6" w:rsidRDefault="00645BF1" w:rsidP="00AE0599">
            <w:r w:rsidRPr="006412D6">
              <w:t>111010</w:t>
            </w:r>
          </w:p>
        </w:tc>
      </w:tr>
      <w:tr w:rsidR="00645BF1" w:rsidRPr="006412D6" w14:paraId="7FB0CC5A"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6A58E10" w14:textId="77777777" w:rsidR="00645BF1" w:rsidRPr="006412D6" w:rsidRDefault="00645BF1" w:rsidP="00AE0599">
            <w:r w:rsidRPr="006412D6">
              <w:t>3a</w:t>
            </w:r>
          </w:p>
        </w:tc>
        <w:tc>
          <w:tcPr>
            <w:tcW w:w="1560" w:type="dxa"/>
            <w:tcBorders>
              <w:top w:val="nil"/>
              <w:left w:val="nil"/>
              <w:bottom w:val="single" w:sz="4" w:space="0" w:color="auto"/>
              <w:right w:val="single" w:sz="4" w:space="0" w:color="auto"/>
            </w:tcBorders>
            <w:shd w:val="clear" w:color="auto" w:fill="auto"/>
            <w:noWrap/>
            <w:vAlign w:val="bottom"/>
            <w:hideMark/>
          </w:tcPr>
          <w:p w14:paraId="0847D6C7" w14:textId="77777777" w:rsidR="00645BF1" w:rsidRPr="006412D6" w:rsidRDefault="00645BF1" w:rsidP="00AE0599">
            <w:r w:rsidRPr="006412D6">
              <w:t>x"0039"</w:t>
            </w:r>
          </w:p>
        </w:tc>
        <w:tc>
          <w:tcPr>
            <w:tcW w:w="2400" w:type="dxa"/>
            <w:tcBorders>
              <w:top w:val="nil"/>
              <w:left w:val="nil"/>
              <w:bottom w:val="single" w:sz="4" w:space="0" w:color="auto"/>
              <w:right w:val="single" w:sz="4" w:space="0" w:color="auto"/>
            </w:tcBorders>
            <w:shd w:val="clear" w:color="auto" w:fill="auto"/>
            <w:noWrap/>
            <w:vAlign w:val="bottom"/>
            <w:hideMark/>
          </w:tcPr>
          <w:p w14:paraId="47075766" w14:textId="77777777" w:rsidR="00645BF1" w:rsidRPr="006412D6" w:rsidRDefault="00645BF1" w:rsidP="00AE0599">
            <w:r w:rsidRPr="006412D6">
              <w:t>111011</w:t>
            </w:r>
          </w:p>
        </w:tc>
      </w:tr>
      <w:tr w:rsidR="00645BF1" w:rsidRPr="006412D6" w14:paraId="10AF41C4"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C9C92E7" w14:textId="77777777" w:rsidR="00645BF1" w:rsidRPr="006412D6" w:rsidRDefault="00645BF1" w:rsidP="00AE0599">
            <w:r w:rsidRPr="006412D6">
              <w:t>3b</w:t>
            </w:r>
          </w:p>
        </w:tc>
        <w:tc>
          <w:tcPr>
            <w:tcW w:w="1560" w:type="dxa"/>
            <w:tcBorders>
              <w:top w:val="nil"/>
              <w:left w:val="nil"/>
              <w:bottom w:val="single" w:sz="4" w:space="0" w:color="auto"/>
              <w:right w:val="single" w:sz="4" w:space="0" w:color="auto"/>
            </w:tcBorders>
            <w:shd w:val="clear" w:color="auto" w:fill="auto"/>
            <w:noWrap/>
            <w:vAlign w:val="bottom"/>
            <w:hideMark/>
          </w:tcPr>
          <w:p w14:paraId="5DBC8BA5" w14:textId="77777777" w:rsidR="00645BF1" w:rsidRPr="006412D6" w:rsidRDefault="00645BF1" w:rsidP="00AE0599">
            <w:r w:rsidRPr="006412D6">
              <w:t>x"003A"</w:t>
            </w:r>
          </w:p>
        </w:tc>
        <w:tc>
          <w:tcPr>
            <w:tcW w:w="2400" w:type="dxa"/>
            <w:tcBorders>
              <w:top w:val="nil"/>
              <w:left w:val="nil"/>
              <w:bottom w:val="single" w:sz="4" w:space="0" w:color="auto"/>
              <w:right w:val="single" w:sz="4" w:space="0" w:color="auto"/>
            </w:tcBorders>
            <w:shd w:val="clear" w:color="auto" w:fill="auto"/>
            <w:noWrap/>
            <w:vAlign w:val="bottom"/>
            <w:hideMark/>
          </w:tcPr>
          <w:p w14:paraId="25463014" w14:textId="77777777" w:rsidR="00645BF1" w:rsidRPr="006412D6" w:rsidRDefault="00645BF1" w:rsidP="00AE0599">
            <w:r w:rsidRPr="006412D6">
              <w:t>111100</w:t>
            </w:r>
          </w:p>
        </w:tc>
      </w:tr>
      <w:tr w:rsidR="00645BF1" w:rsidRPr="006412D6" w14:paraId="75266894"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E7AAF28" w14:textId="77777777" w:rsidR="00645BF1" w:rsidRPr="006412D6" w:rsidRDefault="00645BF1" w:rsidP="00AE0599">
            <w:r w:rsidRPr="006412D6">
              <w:t>3c</w:t>
            </w:r>
          </w:p>
        </w:tc>
        <w:tc>
          <w:tcPr>
            <w:tcW w:w="1560" w:type="dxa"/>
            <w:tcBorders>
              <w:top w:val="nil"/>
              <w:left w:val="nil"/>
              <w:bottom w:val="single" w:sz="4" w:space="0" w:color="auto"/>
              <w:right w:val="single" w:sz="4" w:space="0" w:color="auto"/>
            </w:tcBorders>
            <w:shd w:val="clear" w:color="auto" w:fill="auto"/>
            <w:noWrap/>
            <w:vAlign w:val="bottom"/>
            <w:hideMark/>
          </w:tcPr>
          <w:p w14:paraId="339E58CA" w14:textId="77777777" w:rsidR="00645BF1" w:rsidRPr="006412D6" w:rsidRDefault="00645BF1" w:rsidP="00AE0599">
            <w:r w:rsidRPr="006412D6">
              <w:t>x"003B"</w:t>
            </w:r>
          </w:p>
        </w:tc>
        <w:tc>
          <w:tcPr>
            <w:tcW w:w="2400" w:type="dxa"/>
            <w:tcBorders>
              <w:top w:val="nil"/>
              <w:left w:val="nil"/>
              <w:bottom w:val="single" w:sz="4" w:space="0" w:color="auto"/>
              <w:right w:val="single" w:sz="4" w:space="0" w:color="auto"/>
            </w:tcBorders>
            <w:shd w:val="clear" w:color="auto" w:fill="auto"/>
            <w:noWrap/>
            <w:vAlign w:val="bottom"/>
            <w:hideMark/>
          </w:tcPr>
          <w:p w14:paraId="5CC10D41" w14:textId="77777777" w:rsidR="00645BF1" w:rsidRPr="006412D6" w:rsidRDefault="00645BF1" w:rsidP="00AE0599">
            <w:r w:rsidRPr="006412D6">
              <w:t>111101</w:t>
            </w:r>
          </w:p>
        </w:tc>
      </w:tr>
      <w:tr w:rsidR="00645BF1" w:rsidRPr="006412D6" w14:paraId="2DC98E38"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D86DA2B" w14:textId="77777777" w:rsidR="00645BF1" w:rsidRPr="006412D6" w:rsidRDefault="00645BF1" w:rsidP="00AE0599">
            <w:r w:rsidRPr="006412D6">
              <w:t>3d</w:t>
            </w:r>
          </w:p>
        </w:tc>
        <w:tc>
          <w:tcPr>
            <w:tcW w:w="1560" w:type="dxa"/>
            <w:tcBorders>
              <w:top w:val="nil"/>
              <w:left w:val="nil"/>
              <w:bottom w:val="single" w:sz="4" w:space="0" w:color="auto"/>
              <w:right w:val="single" w:sz="4" w:space="0" w:color="auto"/>
            </w:tcBorders>
            <w:shd w:val="clear" w:color="auto" w:fill="auto"/>
            <w:noWrap/>
            <w:vAlign w:val="bottom"/>
            <w:hideMark/>
          </w:tcPr>
          <w:p w14:paraId="196C8CC0" w14:textId="77777777" w:rsidR="00645BF1" w:rsidRPr="006412D6" w:rsidRDefault="00645BF1" w:rsidP="00AE0599">
            <w:r w:rsidRPr="006412D6">
              <w:t>x"003C"</w:t>
            </w:r>
          </w:p>
        </w:tc>
        <w:tc>
          <w:tcPr>
            <w:tcW w:w="2400" w:type="dxa"/>
            <w:tcBorders>
              <w:top w:val="nil"/>
              <w:left w:val="nil"/>
              <w:bottom w:val="single" w:sz="4" w:space="0" w:color="auto"/>
              <w:right w:val="single" w:sz="4" w:space="0" w:color="auto"/>
            </w:tcBorders>
            <w:shd w:val="clear" w:color="auto" w:fill="auto"/>
            <w:noWrap/>
            <w:vAlign w:val="bottom"/>
            <w:hideMark/>
          </w:tcPr>
          <w:p w14:paraId="74604F27" w14:textId="77777777" w:rsidR="00645BF1" w:rsidRPr="006412D6" w:rsidRDefault="00645BF1" w:rsidP="00AE0599">
            <w:r w:rsidRPr="006412D6">
              <w:t>111110</w:t>
            </w:r>
          </w:p>
        </w:tc>
      </w:tr>
      <w:tr w:rsidR="00645BF1" w:rsidRPr="006412D6" w14:paraId="1B7E987C"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861C859" w14:textId="77777777" w:rsidR="00645BF1" w:rsidRPr="006412D6" w:rsidRDefault="00645BF1" w:rsidP="00AE0599">
            <w:r w:rsidRPr="006412D6">
              <w:t>3e</w:t>
            </w:r>
          </w:p>
        </w:tc>
        <w:tc>
          <w:tcPr>
            <w:tcW w:w="1560" w:type="dxa"/>
            <w:tcBorders>
              <w:top w:val="nil"/>
              <w:left w:val="nil"/>
              <w:bottom w:val="single" w:sz="4" w:space="0" w:color="auto"/>
              <w:right w:val="single" w:sz="4" w:space="0" w:color="auto"/>
            </w:tcBorders>
            <w:shd w:val="clear" w:color="auto" w:fill="auto"/>
            <w:noWrap/>
            <w:vAlign w:val="bottom"/>
            <w:hideMark/>
          </w:tcPr>
          <w:p w14:paraId="4A4FB52E" w14:textId="77777777" w:rsidR="00645BF1" w:rsidRPr="006412D6" w:rsidRDefault="00645BF1" w:rsidP="00AE0599">
            <w:r w:rsidRPr="006412D6">
              <w:t>x"003D"</w:t>
            </w:r>
          </w:p>
        </w:tc>
        <w:tc>
          <w:tcPr>
            <w:tcW w:w="2400" w:type="dxa"/>
            <w:tcBorders>
              <w:top w:val="nil"/>
              <w:left w:val="nil"/>
              <w:bottom w:val="single" w:sz="4" w:space="0" w:color="auto"/>
              <w:right w:val="single" w:sz="4" w:space="0" w:color="auto"/>
            </w:tcBorders>
            <w:shd w:val="clear" w:color="auto" w:fill="auto"/>
            <w:noWrap/>
            <w:vAlign w:val="bottom"/>
            <w:hideMark/>
          </w:tcPr>
          <w:p w14:paraId="6EE67E0D" w14:textId="77777777" w:rsidR="00645BF1" w:rsidRPr="006412D6" w:rsidRDefault="00645BF1" w:rsidP="00AE0599">
            <w:r w:rsidRPr="006412D6">
              <w:t>111111</w:t>
            </w:r>
          </w:p>
        </w:tc>
      </w:tr>
      <w:tr w:rsidR="00645BF1" w:rsidRPr="006412D6" w14:paraId="2BDCFCD1"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2AC85EA" w14:textId="77777777" w:rsidR="00645BF1" w:rsidRPr="006412D6" w:rsidRDefault="00645BF1" w:rsidP="00AE0599">
            <w:r w:rsidRPr="006412D6">
              <w:t>3f</w:t>
            </w:r>
          </w:p>
        </w:tc>
        <w:tc>
          <w:tcPr>
            <w:tcW w:w="1560" w:type="dxa"/>
            <w:tcBorders>
              <w:top w:val="nil"/>
              <w:left w:val="nil"/>
              <w:bottom w:val="single" w:sz="4" w:space="0" w:color="auto"/>
              <w:right w:val="single" w:sz="4" w:space="0" w:color="auto"/>
            </w:tcBorders>
            <w:shd w:val="clear" w:color="auto" w:fill="auto"/>
            <w:noWrap/>
            <w:vAlign w:val="bottom"/>
            <w:hideMark/>
          </w:tcPr>
          <w:p w14:paraId="0F9A5D0B" w14:textId="77777777" w:rsidR="00645BF1" w:rsidRPr="006412D6" w:rsidRDefault="00645BF1" w:rsidP="00AE0599">
            <w:r w:rsidRPr="006412D6">
              <w:t>x"003E"</w:t>
            </w:r>
          </w:p>
        </w:tc>
        <w:tc>
          <w:tcPr>
            <w:tcW w:w="2400" w:type="dxa"/>
            <w:tcBorders>
              <w:top w:val="nil"/>
              <w:left w:val="nil"/>
              <w:bottom w:val="single" w:sz="4" w:space="0" w:color="auto"/>
              <w:right w:val="single" w:sz="4" w:space="0" w:color="auto"/>
            </w:tcBorders>
            <w:shd w:val="clear" w:color="auto" w:fill="auto"/>
            <w:noWrap/>
            <w:vAlign w:val="bottom"/>
            <w:hideMark/>
          </w:tcPr>
          <w:p w14:paraId="2FF02C37" w14:textId="77777777" w:rsidR="00645BF1" w:rsidRPr="006412D6" w:rsidRDefault="00645BF1" w:rsidP="00AE0599">
            <w:r w:rsidRPr="006412D6">
              <w:t>1000000</w:t>
            </w:r>
          </w:p>
        </w:tc>
      </w:tr>
      <w:tr w:rsidR="00645BF1" w:rsidRPr="006412D6" w14:paraId="0328B4DE"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7DBB8AA" w14:textId="77777777" w:rsidR="00645BF1" w:rsidRPr="006412D6" w:rsidRDefault="00645BF1" w:rsidP="00AE0599">
            <w:r w:rsidRPr="006412D6">
              <w:t>40</w:t>
            </w:r>
          </w:p>
        </w:tc>
        <w:tc>
          <w:tcPr>
            <w:tcW w:w="1560" w:type="dxa"/>
            <w:tcBorders>
              <w:top w:val="nil"/>
              <w:left w:val="nil"/>
              <w:bottom w:val="single" w:sz="4" w:space="0" w:color="auto"/>
              <w:right w:val="single" w:sz="4" w:space="0" w:color="auto"/>
            </w:tcBorders>
            <w:shd w:val="clear" w:color="auto" w:fill="auto"/>
            <w:noWrap/>
            <w:vAlign w:val="bottom"/>
            <w:hideMark/>
          </w:tcPr>
          <w:p w14:paraId="23482A53" w14:textId="77777777" w:rsidR="00645BF1" w:rsidRPr="006412D6" w:rsidRDefault="00645BF1" w:rsidP="00AE0599">
            <w:r w:rsidRPr="006412D6">
              <w:t>x"003F"</w:t>
            </w:r>
          </w:p>
        </w:tc>
        <w:tc>
          <w:tcPr>
            <w:tcW w:w="2400" w:type="dxa"/>
            <w:tcBorders>
              <w:top w:val="nil"/>
              <w:left w:val="nil"/>
              <w:bottom w:val="single" w:sz="4" w:space="0" w:color="auto"/>
              <w:right w:val="single" w:sz="4" w:space="0" w:color="auto"/>
            </w:tcBorders>
            <w:shd w:val="clear" w:color="auto" w:fill="auto"/>
            <w:noWrap/>
            <w:vAlign w:val="bottom"/>
            <w:hideMark/>
          </w:tcPr>
          <w:p w14:paraId="228C8074" w14:textId="77777777" w:rsidR="00645BF1" w:rsidRPr="006412D6" w:rsidRDefault="00645BF1" w:rsidP="00AE0599">
            <w:r w:rsidRPr="006412D6">
              <w:t>1000001</w:t>
            </w:r>
          </w:p>
        </w:tc>
      </w:tr>
      <w:tr w:rsidR="00645BF1" w:rsidRPr="006412D6" w14:paraId="2ADA4FDC"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BAF4A24" w14:textId="77777777" w:rsidR="00645BF1" w:rsidRPr="006412D6" w:rsidRDefault="00645BF1" w:rsidP="00AE0599">
            <w:r w:rsidRPr="006412D6">
              <w:t>41</w:t>
            </w:r>
          </w:p>
        </w:tc>
        <w:tc>
          <w:tcPr>
            <w:tcW w:w="1560" w:type="dxa"/>
            <w:tcBorders>
              <w:top w:val="nil"/>
              <w:left w:val="nil"/>
              <w:bottom w:val="single" w:sz="4" w:space="0" w:color="auto"/>
              <w:right w:val="single" w:sz="4" w:space="0" w:color="auto"/>
            </w:tcBorders>
            <w:shd w:val="clear" w:color="auto" w:fill="auto"/>
            <w:noWrap/>
            <w:vAlign w:val="bottom"/>
            <w:hideMark/>
          </w:tcPr>
          <w:p w14:paraId="1EBC2857" w14:textId="77777777" w:rsidR="00645BF1" w:rsidRPr="006412D6" w:rsidRDefault="00645BF1" w:rsidP="00AE0599">
            <w:r w:rsidRPr="006412D6">
              <w:t>x"0040"</w:t>
            </w:r>
          </w:p>
        </w:tc>
        <w:tc>
          <w:tcPr>
            <w:tcW w:w="2400" w:type="dxa"/>
            <w:tcBorders>
              <w:top w:val="nil"/>
              <w:left w:val="nil"/>
              <w:bottom w:val="single" w:sz="4" w:space="0" w:color="auto"/>
              <w:right w:val="single" w:sz="4" w:space="0" w:color="auto"/>
            </w:tcBorders>
            <w:shd w:val="clear" w:color="auto" w:fill="auto"/>
            <w:noWrap/>
            <w:vAlign w:val="bottom"/>
            <w:hideMark/>
          </w:tcPr>
          <w:p w14:paraId="3364533E" w14:textId="77777777" w:rsidR="00645BF1" w:rsidRPr="006412D6" w:rsidRDefault="00645BF1" w:rsidP="00AE0599">
            <w:r w:rsidRPr="006412D6">
              <w:t>1000010</w:t>
            </w:r>
          </w:p>
        </w:tc>
      </w:tr>
      <w:tr w:rsidR="00645BF1" w:rsidRPr="006412D6" w14:paraId="50B0BAC3"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43678B3" w14:textId="77777777" w:rsidR="00645BF1" w:rsidRPr="006412D6" w:rsidRDefault="00645BF1" w:rsidP="00AE0599">
            <w:r w:rsidRPr="006412D6">
              <w:t>42</w:t>
            </w:r>
          </w:p>
        </w:tc>
        <w:tc>
          <w:tcPr>
            <w:tcW w:w="1560" w:type="dxa"/>
            <w:tcBorders>
              <w:top w:val="nil"/>
              <w:left w:val="nil"/>
              <w:bottom w:val="single" w:sz="4" w:space="0" w:color="auto"/>
              <w:right w:val="single" w:sz="4" w:space="0" w:color="auto"/>
            </w:tcBorders>
            <w:shd w:val="clear" w:color="auto" w:fill="auto"/>
            <w:noWrap/>
            <w:vAlign w:val="bottom"/>
            <w:hideMark/>
          </w:tcPr>
          <w:p w14:paraId="08C13356" w14:textId="77777777" w:rsidR="00645BF1" w:rsidRPr="006412D6" w:rsidRDefault="00645BF1" w:rsidP="00AE0599">
            <w:r w:rsidRPr="006412D6">
              <w:t>x"0041"</w:t>
            </w:r>
          </w:p>
        </w:tc>
        <w:tc>
          <w:tcPr>
            <w:tcW w:w="2400" w:type="dxa"/>
            <w:tcBorders>
              <w:top w:val="nil"/>
              <w:left w:val="nil"/>
              <w:bottom w:val="single" w:sz="4" w:space="0" w:color="auto"/>
              <w:right w:val="single" w:sz="4" w:space="0" w:color="auto"/>
            </w:tcBorders>
            <w:shd w:val="clear" w:color="auto" w:fill="auto"/>
            <w:noWrap/>
            <w:vAlign w:val="bottom"/>
            <w:hideMark/>
          </w:tcPr>
          <w:p w14:paraId="76DB2894" w14:textId="77777777" w:rsidR="00645BF1" w:rsidRPr="006412D6" w:rsidRDefault="00645BF1" w:rsidP="00AE0599">
            <w:r w:rsidRPr="006412D6">
              <w:t>1000011</w:t>
            </w:r>
          </w:p>
        </w:tc>
      </w:tr>
      <w:tr w:rsidR="00645BF1" w:rsidRPr="006412D6" w14:paraId="4051CDFC"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6F9B491" w14:textId="77777777" w:rsidR="00645BF1" w:rsidRPr="006412D6" w:rsidRDefault="00645BF1" w:rsidP="00AE0599">
            <w:r w:rsidRPr="006412D6">
              <w:t>43</w:t>
            </w:r>
          </w:p>
        </w:tc>
        <w:tc>
          <w:tcPr>
            <w:tcW w:w="1560" w:type="dxa"/>
            <w:tcBorders>
              <w:top w:val="nil"/>
              <w:left w:val="nil"/>
              <w:bottom w:val="single" w:sz="4" w:space="0" w:color="auto"/>
              <w:right w:val="single" w:sz="4" w:space="0" w:color="auto"/>
            </w:tcBorders>
            <w:shd w:val="clear" w:color="auto" w:fill="auto"/>
            <w:noWrap/>
            <w:vAlign w:val="bottom"/>
            <w:hideMark/>
          </w:tcPr>
          <w:p w14:paraId="5490DD77" w14:textId="77777777" w:rsidR="00645BF1" w:rsidRPr="006412D6" w:rsidRDefault="00645BF1" w:rsidP="00AE0599">
            <w:r w:rsidRPr="006412D6">
              <w:t>x"0042"</w:t>
            </w:r>
          </w:p>
        </w:tc>
        <w:tc>
          <w:tcPr>
            <w:tcW w:w="2400" w:type="dxa"/>
            <w:tcBorders>
              <w:top w:val="nil"/>
              <w:left w:val="nil"/>
              <w:bottom w:val="single" w:sz="4" w:space="0" w:color="auto"/>
              <w:right w:val="single" w:sz="4" w:space="0" w:color="auto"/>
            </w:tcBorders>
            <w:shd w:val="clear" w:color="auto" w:fill="auto"/>
            <w:noWrap/>
            <w:vAlign w:val="bottom"/>
            <w:hideMark/>
          </w:tcPr>
          <w:p w14:paraId="548D0050" w14:textId="77777777" w:rsidR="00645BF1" w:rsidRPr="006412D6" w:rsidRDefault="00645BF1" w:rsidP="00AE0599">
            <w:r w:rsidRPr="006412D6">
              <w:t>1000100</w:t>
            </w:r>
          </w:p>
        </w:tc>
      </w:tr>
      <w:tr w:rsidR="00645BF1" w:rsidRPr="006412D6" w14:paraId="74379560"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D581CFB" w14:textId="77777777" w:rsidR="00645BF1" w:rsidRPr="006412D6" w:rsidRDefault="00645BF1" w:rsidP="00AE0599">
            <w:r w:rsidRPr="006412D6">
              <w:lastRenderedPageBreak/>
              <w:t>44</w:t>
            </w:r>
          </w:p>
        </w:tc>
        <w:tc>
          <w:tcPr>
            <w:tcW w:w="1560" w:type="dxa"/>
            <w:tcBorders>
              <w:top w:val="nil"/>
              <w:left w:val="nil"/>
              <w:bottom w:val="single" w:sz="4" w:space="0" w:color="auto"/>
              <w:right w:val="single" w:sz="4" w:space="0" w:color="auto"/>
            </w:tcBorders>
            <w:shd w:val="clear" w:color="auto" w:fill="auto"/>
            <w:noWrap/>
            <w:vAlign w:val="bottom"/>
            <w:hideMark/>
          </w:tcPr>
          <w:p w14:paraId="585C9A41" w14:textId="77777777" w:rsidR="00645BF1" w:rsidRPr="006412D6" w:rsidRDefault="00645BF1" w:rsidP="00AE0599">
            <w:r w:rsidRPr="006412D6">
              <w:t>x"0043"</w:t>
            </w:r>
          </w:p>
        </w:tc>
        <w:tc>
          <w:tcPr>
            <w:tcW w:w="2400" w:type="dxa"/>
            <w:tcBorders>
              <w:top w:val="nil"/>
              <w:left w:val="nil"/>
              <w:bottom w:val="single" w:sz="4" w:space="0" w:color="auto"/>
              <w:right w:val="single" w:sz="4" w:space="0" w:color="auto"/>
            </w:tcBorders>
            <w:shd w:val="clear" w:color="auto" w:fill="auto"/>
            <w:noWrap/>
            <w:vAlign w:val="bottom"/>
            <w:hideMark/>
          </w:tcPr>
          <w:p w14:paraId="73969DFB" w14:textId="77777777" w:rsidR="00645BF1" w:rsidRPr="006412D6" w:rsidRDefault="00645BF1" w:rsidP="00AE0599">
            <w:r w:rsidRPr="006412D6">
              <w:t>1000101</w:t>
            </w:r>
          </w:p>
        </w:tc>
      </w:tr>
      <w:tr w:rsidR="00645BF1" w:rsidRPr="006412D6" w14:paraId="393C6BCD"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36A72FF" w14:textId="77777777" w:rsidR="00645BF1" w:rsidRPr="006412D6" w:rsidRDefault="00645BF1" w:rsidP="00AE0599">
            <w:r w:rsidRPr="006412D6">
              <w:t>45</w:t>
            </w:r>
          </w:p>
        </w:tc>
        <w:tc>
          <w:tcPr>
            <w:tcW w:w="1560" w:type="dxa"/>
            <w:tcBorders>
              <w:top w:val="nil"/>
              <w:left w:val="nil"/>
              <w:bottom w:val="single" w:sz="4" w:space="0" w:color="auto"/>
              <w:right w:val="single" w:sz="4" w:space="0" w:color="auto"/>
            </w:tcBorders>
            <w:shd w:val="clear" w:color="auto" w:fill="auto"/>
            <w:noWrap/>
            <w:vAlign w:val="bottom"/>
            <w:hideMark/>
          </w:tcPr>
          <w:p w14:paraId="75CA627F" w14:textId="77777777" w:rsidR="00645BF1" w:rsidRPr="006412D6" w:rsidRDefault="00645BF1" w:rsidP="00AE0599">
            <w:r w:rsidRPr="006412D6">
              <w:t>x"0044"</w:t>
            </w:r>
          </w:p>
        </w:tc>
        <w:tc>
          <w:tcPr>
            <w:tcW w:w="2400" w:type="dxa"/>
            <w:tcBorders>
              <w:top w:val="nil"/>
              <w:left w:val="nil"/>
              <w:bottom w:val="single" w:sz="4" w:space="0" w:color="auto"/>
              <w:right w:val="single" w:sz="4" w:space="0" w:color="auto"/>
            </w:tcBorders>
            <w:shd w:val="clear" w:color="auto" w:fill="auto"/>
            <w:noWrap/>
            <w:vAlign w:val="bottom"/>
            <w:hideMark/>
          </w:tcPr>
          <w:p w14:paraId="70319560" w14:textId="77777777" w:rsidR="00645BF1" w:rsidRPr="006412D6" w:rsidRDefault="00645BF1" w:rsidP="00AE0599">
            <w:r w:rsidRPr="006412D6">
              <w:t>1000110</w:t>
            </w:r>
          </w:p>
        </w:tc>
      </w:tr>
      <w:tr w:rsidR="00645BF1" w:rsidRPr="006412D6" w14:paraId="401BEBAD"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E006EEA" w14:textId="77777777" w:rsidR="00645BF1" w:rsidRPr="006412D6" w:rsidRDefault="00645BF1" w:rsidP="00AE0599">
            <w:r w:rsidRPr="006412D6">
              <w:t>46</w:t>
            </w:r>
          </w:p>
        </w:tc>
        <w:tc>
          <w:tcPr>
            <w:tcW w:w="1560" w:type="dxa"/>
            <w:tcBorders>
              <w:top w:val="nil"/>
              <w:left w:val="nil"/>
              <w:bottom w:val="single" w:sz="4" w:space="0" w:color="auto"/>
              <w:right w:val="single" w:sz="4" w:space="0" w:color="auto"/>
            </w:tcBorders>
            <w:shd w:val="clear" w:color="auto" w:fill="auto"/>
            <w:noWrap/>
            <w:vAlign w:val="bottom"/>
            <w:hideMark/>
          </w:tcPr>
          <w:p w14:paraId="51ABDFDF" w14:textId="77777777" w:rsidR="00645BF1" w:rsidRPr="006412D6" w:rsidRDefault="00645BF1" w:rsidP="00AE0599">
            <w:r w:rsidRPr="006412D6">
              <w:t>x"0045"</w:t>
            </w:r>
          </w:p>
        </w:tc>
        <w:tc>
          <w:tcPr>
            <w:tcW w:w="2400" w:type="dxa"/>
            <w:tcBorders>
              <w:top w:val="nil"/>
              <w:left w:val="nil"/>
              <w:bottom w:val="single" w:sz="4" w:space="0" w:color="auto"/>
              <w:right w:val="single" w:sz="4" w:space="0" w:color="auto"/>
            </w:tcBorders>
            <w:shd w:val="clear" w:color="auto" w:fill="auto"/>
            <w:noWrap/>
            <w:vAlign w:val="bottom"/>
            <w:hideMark/>
          </w:tcPr>
          <w:p w14:paraId="49B8582F" w14:textId="77777777" w:rsidR="00645BF1" w:rsidRPr="006412D6" w:rsidRDefault="00645BF1" w:rsidP="00AE0599">
            <w:r w:rsidRPr="006412D6">
              <w:t>1000111</w:t>
            </w:r>
          </w:p>
        </w:tc>
      </w:tr>
      <w:tr w:rsidR="00645BF1" w:rsidRPr="006412D6" w14:paraId="48FB8B81"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A2D1535" w14:textId="77777777" w:rsidR="00645BF1" w:rsidRPr="006412D6" w:rsidRDefault="00645BF1" w:rsidP="00AE0599">
            <w:r w:rsidRPr="006412D6">
              <w:t>47</w:t>
            </w:r>
          </w:p>
        </w:tc>
        <w:tc>
          <w:tcPr>
            <w:tcW w:w="1560" w:type="dxa"/>
            <w:tcBorders>
              <w:top w:val="nil"/>
              <w:left w:val="nil"/>
              <w:bottom w:val="single" w:sz="4" w:space="0" w:color="auto"/>
              <w:right w:val="single" w:sz="4" w:space="0" w:color="auto"/>
            </w:tcBorders>
            <w:shd w:val="clear" w:color="auto" w:fill="auto"/>
            <w:noWrap/>
            <w:vAlign w:val="bottom"/>
            <w:hideMark/>
          </w:tcPr>
          <w:p w14:paraId="7E933F0F" w14:textId="77777777" w:rsidR="00645BF1" w:rsidRPr="006412D6" w:rsidRDefault="00645BF1" w:rsidP="00AE0599">
            <w:r w:rsidRPr="006412D6">
              <w:t>x"0046"</w:t>
            </w:r>
          </w:p>
        </w:tc>
        <w:tc>
          <w:tcPr>
            <w:tcW w:w="2400" w:type="dxa"/>
            <w:tcBorders>
              <w:top w:val="nil"/>
              <w:left w:val="nil"/>
              <w:bottom w:val="single" w:sz="4" w:space="0" w:color="auto"/>
              <w:right w:val="single" w:sz="4" w:space="0" w:color="auto"/>
            </w:tcBorders>
            <w:shd w:val="clear" w:color="auto" w:fill="auto"/>
            <w:noWrap/>
            <w:vAlign w:val="bottom"/>
            <w:hideMark/>
          </w:tcPr>
          <w:p w14:paraId="71E7141D" w14:textId="77777777" w:rsidR="00645BF1" w:rsidRPr="006412D6" w:rsidRDefault="00645BF1" w:rsidP="00AE0599">
            <w:r w:rsidRPr="006412D6">
              <w:t>1001000</w:t>
            </w:r>
          </w:p>
        </w:tc>
      </w:tr>
      <w:tr w:rsidR="00645BF1" w:rsidRPr="006412D6" w14:paraId="2EBA2169"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523AE26" w14:textId="77777777" w:rsidR="00645BF1" w:rsidRPr="006412D6" w:rsidRDefault="00645BF1" w:rsidP="00AE0599">
            <w:r w:rsidRPr="006412D6">
              <w:t>48</w:t>
            </w:r>
          </w:p>
        </w:tc>
        <w:tc>
          <w:tcPr>
            <w:tcW w:w="1560" w:type="dxa"/>
            <w:tcBorders>
              <w:top w:val="nil"/>
              <w:left w:val="nil"/>
              <w:bottom w:val="single" w:sz="4" w:space="0" w:color="auto"/>
              <w:right w:val="single" w:sz="4" w:space="0" w:color="auto"/>
            </w:tcBorders>
            <w:shd w:val="clear" w:color="auto" w:fill="auto"/>
            <w:noWrap/>
            <w:vAlign w:val="bottom"/>
            <w:hideMark/>
          </w:tcPr>
          <w:p w14:paraId="74DCE349" w14:textId="77777777" w:rsidR="00645BF1" w:rsidRPr="006412D6" w:rsidRDefault="00645BF1" w:rsidP="00AE0599">
            <w:r w:rsidRPr="006412D6">
              <w:t>x"0047"</w:t>
            </w:r>
          </w:p>
        </w:tc>
        <w:tc>
          <w:tcPr>
            <w:tcW w:w="2400" w:type="dxa"/>
            <w:tcBorders>
              <w:top w:val="nil"/>
              <w:left w:val="nil"/>
              <w:bottom w:val="single" w:sz="4" w:space="0" w:color="auto"/>
              <w:right w:val="single" w:sz="4" w:space="0" w:color="auto"/>
            </w:tcBorders>
            <w:shd w:val="clear" w:color="auto" w:fill="auto"/>
            <w:noWrap/>
            <w:vAlign w:val="bottom"/>
            <w:hideMark/>
          </w:tcPr>
          <w:p w14:paraId="59084E8B" w14:textId="77777777" w:rsidR="00645BF1" w:rsidRPr="006412D6" w:rsidRDefault="00645BF1" w:rsidP="00AE0599">
            <w:r w:rsidRPr="006412D6">
              <w:t>1001001</w:t>
            </w:r>
          </w:p>
        </w:tc>
      </w:tr>
      <w:tr w:rsidR="00645BF1" w:rsidRPr="006412D6" w14:paraId="6F76DE14"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5A076BD" w14:textId="77777777" w:rsidR="00645BF1" w:rsidRPr="006412D6" w:rsidRDefault="00645BF1" w:rsidP="00AE0599">
            <w:r w:rsidRPr="006412D6">
              <w:t>49</w:t>
            </w:r>
          </w:p>
        </w:tc>
        <w:tc>
          <w:tcPr>
            <w:tcW w:w="1560" w:type="dxa"/>
            <w:tcBorders>
              <w:top w:val="nil"/>
              <w:left w:val="nil"/>
              <w:bottom w:val="single" w:sz="4" w:space="0" w:color="auto"/>
              <w:right w:val="single" w:sz="4" w:space="0" w:color="auto"/>
            </w:tcBorders>
            <w:shd w:val="clear" w:color="auto" w:fill="auto"/>
            <w:noWrap/>
            <w:vAlign w:val="bottom"/>
            <w:hideMark/>
          </w:tcPr>
          <w:p w14:paraId="67F7EFF9" w14:textId="77777777" w:rsidR="00645BF1" w:rsidRPr="006412D6" w:rsidRDefault="00645BF1" w:rsidP="00AE0599">
            <w:r w:rsidRPr="006412D6">
              <w:t>x"0048"</w:t>
            </w:r>
          </w:p>
        </w:tc>
        <w:tc>
          <w:tcPr>
            <w:tcW w:w="2400" w:type="dxa"/>
            <w:tcBorders>
              <w:top w:val="nil"/>
              <w:left w:val="nil"/>
              <w:bottom w:val="single" w:sz="4" w:space="0" w:color="auto"/>
              <w:right w:val="single" w:sz="4" w:space="0" w:color="auto"/>
            </w:tcBorders>
            <w:shd w:val="clear" w:color="auto" w:fill="auto"/>
            <w:noWrap/>
            <w:vAlign w:val="bottom"/>
            <w:hideMark/>
          </w:tcPr>
          <w:p w14:paraId="2DBE0FF4" w14:textId="77777777" w:rsidR="00645BF1" w:rsidRPr="006412D6" w:rsidRDefault="00645BF1" w:rsidP="00AE0599">
            <w:r w:rsidRPr="006412D6">
              <w:t>1001010</w:t>
            </w:r>
          </w:p>
        </w:tc>
      </w:tr>
      <w:tr w:rsidR="00645BF1" w:rsidRPr="006412D6" w14:paraId="79EF2BD9"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E328852" w14:textId="77777777" w:rsidR="00645BF1" w:rsidRPr="006412D6" w:rsidRDefault="00645BF1" w:rsidP="00AE0599">
            <w:r w:rsidRPr="006412D6">
              <w:t>4a</w:t>
            </w:r>
          </w:p>
        </w:tc>
        <w:tc>
          <w:tcPr>
            <w:tcW w:w="1560" w:type="dxa"/>
            <w:tcBorders>
              <w:top w:val="nil"/>
              <w:left w:val="nil"/>
              <w:bottom w:val="single" w:sz="4" w:space="0" w:color="auto"/>
              <w:right w:val="single" w:sz="4" w:space="0" w:color="auto"/>
            </w:tcBorders>
            <w:shd w:val="clear" w:color="auto" w:fill="auto"/>
            <w:noWrap/>
            <w:vAlign w:val="bottom"/>
            <w:hideMark/>
          </w:tcPr>
          <w:p w14:paraId="33A490B9" w14:textId="77777777" w:rsidR="00645BF1" w:rsidRPr="006412D6" w:rsidRDefault="00645BF1" w:rsidP="00AE0599">
            <w:r w:rsidRPr="006412D6">
              <w:t>x"0049"</w:t>
            </w:r>
          </w:p>
        </w:tc>
        <w:tc>
          <w:tcPr>
            <w:tcW w:w="2400" w:type="dxa"/>
            <w:tcBorders>
              <w:top w:val="nil"/>
              <w:left w:val="nil"/>
              <w:bottom w:val="single" w:sz="4" w:space="0" w:color="auto"/>
              <w:right w:val="single" w:sz="4" w:space="0" w:color="auto"/>
            </w:tcBorders>
            <w:shd w:val="clear" w:color="auto" w:fill="auto"/>
            <w:noWrap/>
            <w:vAlign w:val="bottom"/>
            <w:hideMark/>
          </w:tcPr>
          <w:p w14:paraId="4B50E85E" w14:textId="77777777" w:rsidR="00645BF1" w:rsidRPr="006412D6" w:rsidRDefault="00645BF1" w:rsidP="00AE0599">
            <w:r w:rsidRPr="006412D6">
              <w:t>1001011</w:t>
            </w:r>
          </w:p>
        </w:tc>
      </w:tr>
      <w:tr w:rsidR="00645BF1" w:rsidRPr="006412D6" w14:paraId="707F8578"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7720B88" w14:textId="77777777" w:rsidR="00645BF1" w:rsidRPr="006412D6" w:rsidRDefault="00645BF1" w:rsidP="00AE0599">
            <w:r w:rsidRPr="006412D6">
              <w:t>4b</w:t>
            </w:r>
          </w:p>
        </w:tc>
        <w:tc>
          <w:tcPr>
            <w:tcW w:w="1560" w:type="dxa"/>
            <w:tcBorders>
              <w:top w:val="nil"/>
              <w:left w:val="nil"/>
              <w:bottom w:val="single" w:sz="4" w:space="0" w:color="auto"/>
              <w:right w:val="single" w:sz="4" w:space="0" w:color="auto"/>
            </w:tcBorders>
            <w:shd w:val="clear" w:color="auto" w:fill="auto"/>
            <w:noWrap/>
            <w:vAlign w:val="bottom"/>
            <w:hideMark/>
          </w:tcPr>
          <w:p w14:paraId="1D31493C" w14:textId="77777777" w:rsidR="00645BF1" w:rsidRPr="006412D6" w:rsidRDefault="00645BF1" w:rsidP="00AE0599">
            <w:r w:rsidRPr="006412D6">
              <w:t>x"004A"</w:t>
            </w:r>
          </w:p>
        </w:tc>
        <w:tc>
          <w:tcPr>
            <w:tcW w:w="2400" w:type="dxa"/>
            <w:tcBorders>
              <w:top w:val="nil"/>
              <w:left w:val="nil"/>
              <w:bottom w:val="single" w:sz="4" w:space="0" w:color="auto"/>
              <w:right w:val="single" w:sz="4" w:space="0" w:color="auto"/>
            </w:tcBorders>
            <w:shd w:val="clear" w:color="auto" w:fill="auto"/>
            <w:noWrap/>
            <w:vAlign w:val="bottom"/>
            <w:hideMark/>
          </w:tcPr>
          <w:p w14:paraId="06D33AB2" w14:textId="77777777" w:rsidR="00645BF1" w:rsidRPr="006412D6" w:rsidRDefault="00645BF1" w:rsidP="00AE0599">
            <w:r w:rsidRPr="006412D6">
              <w:t>1001100</w:t>
            </w:r>
          </w:p>
        </w:tc>
      </w:tr>
      <w:tr w:rsidR="00645BF1" w:rsidRPr="006412D6" w14:paraId="23E6074B"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7303F62" w14:textId="77777777" w:rsidR="00645BF1" w:rsidRPr="006412D6" w:rsidRDefault="00645BF1" w:rsidP="00AE0599">
            <w:r w:rsidRPr="006412D6">
              <w:t>4c</w:t>
            </w:r>
          </w:p>
        </w:tc>
        <w:tc>
          <w:tcPr>
            <w:tcW w:w="1560" w:type="dxa"/>
            <w:tcBorders>
              <w:top w:val="nil"/>
              <w:left w:val="nil"/>
              <w:bottom w:val="single" w:sz="4" w:space="0" w:color="auto"/>
              <w:right w:val="single" w:sz="4" w:space="0" w:color="auto"/>
            </w:tcBorders>
            <w:shd w:val="clear" w:color="auto" w:fill="auto"/>
            <w:noWrap/>
            <w:vAlign w:val="bottom"/>
            <w:hideMark/>
          </w:tcPr>
          <w:p w14:paraId="40FC76EE" w14:textId="77777777" w:rsidR="00645BF1" w:rsidRPr="006412D6" w:rsidRDefault="00645BF1" w:rsidP="00AE0599">
            <w:r w:rsidRPr="006412D6">
              <w:t>x"004B"</w:t>
            </w:r>
          </w:p>
        </w:tc>
        <w:tc>
          <w:tcPr>
            <w:tcW w:w="2400" w:type="dxa"/>
            <w:tcBorders>
              <w:top w:val="nil"/>
              <w:left w:val="nil"/>
              <w:bottom w:val="single" w:sz="4" w:space="0" w:color="auto"/>
              <w:right w:val="single" w:sz="4" w:space="0" w:color="auto"/>
            </w:tcBorders>
            <w:shd w:val="clear" w:color="auto" w:fill="auto"/>
            <w:noWrap/>
            <w:vAlign w:val="bottom"/>
            <w:hideMark/>
          </w:tcPr>
          <w:p w14:paraId="306B6A9E" w14:textId="77777777" w:rsidR="00645BF1" w:rsidRPr="006412D6" w:rsidRDefault="00645BF1" w:rsidP="00AE0599">
            <w:r w:rsidRPr="006412D6">
              <w:t>1001101</w:t>
            </w:r>
          </w:p>
        </w:tc>
      </w:tr>
      <w:tr w:rsidR="00645BF1" w:rsidRPr="006412D6" w14:paraId="4EA384E7"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AB27E32" w14:textId="77777777" w:rsidR="00645BF1" w:rsidRPr="006412D6" w:rsidRDefault="00645BF1" w:rsidP="00AE0599">
            <w:r w:rsidRPr="006412D6">
              <w:t>4d</w:t>
            </w:r>
          </w:p>
        </w:tc>
        <w:tc>
          <w:tcPr>
            <w:tcW w:w="1560" w:type="dxa"/>
            <w:tcBorders>
              <w:top w:val="nil"/>
              <w:left w:val="nil"/>
              <w:bottom w:val="single" w:sz="4" w:space="0" w:color="auto"/>
              <w:right w:val="single" w:sz="4" w:space="0" w:color="auto"/>
            </w:tcBorders>
            <w:shd w:val="clear" w:color="auto" w:fill="auto"/>
            <w:noWrap/>
            <w:vAlign w:val="bottom"/>
            <w:hideMark/>
          </w:tcPr>
          <w:p w14:paraId="3CA0159D" w14:textId="77777777" w:rsidR="00645BF1" w:rsidRPr="006412D6" w:rsidRDefault="00645BF1" w:rsidP="00AE0599">
            <w:r w:rsidRPr="006412D6">
              <w:t>x"004C"</w:t>
            </w:r>
          </w:p>
        </w:tc>
        <w:tc>
          <w:tcPr>
            <w:tcW w:w="2400" w:type="dxa"/>
            <w:tcBorders>
              <w:top w:val="nil"/>
              <w:left w:val="nil"/>
              <w:bottom w:val="single" w:sz="4" w:space="0" w:color="auto"/>
              <w:right w:val="single" w:sz="4" w:space="0" w:color="auto"/>
            </w:tcBorders>
            <w:shd w:val="clear" w:color="auto" w:fill="auto"/>
            <w:noWrap/>
            <w:vAlign w:val="bottom"/>
            <w:hideMark/>
          </w:tcPr>
          <w:p w14:paraId="6469EC85" w14:textId="77777777" w:rsidR="00645BF1" w:rsidRPr="006412D6" w:rsidRDefault="00645BF1" w:rsidP="00AE0599">
            <w:r w:rsidRPr="006412D6">
              <w:t>1001110</w:t>
            </w:r>
          </w:p>
        </w:tc>
      </w:tr>
      <w:tr w:rsidR="00645BF1" w:rsidRPr="006412D6" w14:paraId="394A94FE"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22E82E8" w14:textId="77777777" w:rsidR="00645BF1" w:rsidRPr="006412D6" w:rsidRDefault="00645BF1" w:rsidP="00AE0599">
            <w:r w:rsidRPr="006412D6">
              <w:t>4e</w:t>
            </w:r>
          </w:p>
        </w:tc>
        <w:tc>
          <w:tcPr>
            <w:tcW w:w="1560" w:type="dxa"/>
            <w:tcBorders>
              <w:top w:val="nil"/>
              <w:left w:val="nil"/>
              <w:bottom w:val="single" w:sz="4" w:space="0" w:color="auto"/>
              <w:right w:val="single" w:sz="4" w:space="0" w:color="auto"/>
            </w:tcBorders>
            <w:shd w:val="clear" w:color="auto" w:fill="auto"/>
            <w:noWrap/>
            <w:vAlign w:val="bottom"/>
            <w:hideMark/>
          </w:tcPr>
          <w:p w14:paraId="7D60FB2F" w14:textId="77777777" w:rsidR="00645BF1" w:rsidRPr="006412D6" w:rsidRDefault="00645BF1" w:rsidP="00AE0599">
            <w:r w:rsidRPr="006412D6">
              <w:t>x"004D"</w:t>
            </w:r>
          </w:p>
        </w:tc>
        <w:tc>
          <w:tcPr>
            <w:tcW w:w="2400" w:type="dxa"/>
            <w:tcBorders>
              <w:top w:val="nil"/>
              <w:left w:val="nil"/>
              <w:bottom w:val="single" w:sz="4" w:space="0" w:color="auto"/>
              <w:right w:val="single" w:sz="4" w:space="0" w:color="auto"/>
            </w:tcBorders>
            <w:shd w:val="clear" w:color="auto" w:fill="auto"/>
            <w:noWrap/>
            <w:vAlign w:val="bottom"/>
            <w:hideMark/>
          </w:tcPr>
          <w:p w14:paraId="0C91327D" w14:textId="77777777" w:rsidR="00645BF1" w:rsidRPr="006412D6" w:rsidRDefault="00645BF1" w:rsidP="00AE0599">
            <w:r w:rsidRPr="006412D6">
              <w:t>1001111</w:t>
            </w:r>
          </w:p>
        </w:tc>
      </w:tr>
      <w:tr w:rsidR="00645BF1" w:rsidRPr="006412D6" w14:paraId="66F595C7"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D4294DC" w14:textId="77777777" w:rsidR="00645BF1" w:rsidRPr="006412D6" w:rsidRDefault="00645BF1" w:rsidP="00AE0599">
            <w:r w:rsidRPr="006412D6">
              <w:t>4f</w:t>
            </w:r>
          </w:p>
        </w:tc>
        <w:tc>
          <w:tcPr>
            <w:tcW w:w="1560" w:type="dxa"/>
            <w:tcBorders>
              <w:top w:val="nil"/>
              <w:left w:val="nil"/>
              <w:bottom w:val="single" w:sz="4" w:space="0" w:color="auto"/>
              <w:right w:val="single" w:sz="4" w:space="0" w:color="auto"/>
            </w:tcBorders>
            <w:shd w:val="clear" w:color="auto" w:fill="auto"/>
            <w:noWrap/>
            <w:vAlign w:val="bottom"/>
            <w:hideMark/>
          </w:tcPr>
          <w:p w14:paraId="7E55ABC9" w14:textId="77777777" w:rsidR="00645BF1" w:rsidRPr="006412D6" w:rsidRDefault="00645BF1" w:rsidP="00AE0599">
            <w:r w:rsidRPr="006412D6">
              <w:t>x"004E"</w:t>
            </w:r>
          </w:p>
        </w:tc>
        <w:tc>
          <w:tcPr>
            <w:tcW w:w="2400" w:type="dxa"/>
            <w:tcBorders>
              <w:top w:val="nil"/>
              <w:left w:val="nil"/>
              <w:bottom w:val="single" w:sz="4" w:space="0" w:color="auto"/>
              <w:right w:val="single" w:sz="4" w:space="0" w:color="auto"/>
            </w:tcBorders>
            <w:shd w:val="clear" w:color="auto" w:fill="auto"/>
            <w:noWrap/>
            <w:vAlign w:val="bottom"/>
            <w:hideMark/>
          </w:tcPr>
          <w:p w14:paraId="37AC4591" w14:textId="77777777" w:rsidR="00645BF1" w:rsidRPr="006412D6" w:rsidRDefault="00645BF1" w:rsidP="00AE0599">
            <w:r w:rsidRPr="006412D6">
              <w:t>1010000</w:t>
            </w:r>
          </w:p>
        </w:tc>
      </w:tr>
      <w:tr w:rsidR="00645BF1" w:rsidRPr="006412D6" w14:paraId="670ABFD8"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67FE5C8" w14:textId="77777777" w:rsidR="00645BF1" w:rsidRPr="006412D6" w:rsidRDefault="00645BF1" w:rsidP="00AE0599">
            <w:r w:rsidRPr="006412D6">
              <w:t>50</w:t>
            </w:r>
          </w:p>
        </w:tc>
        <w:tc>
          <w:tcPr>
            <w:tcW w:w="1560" w:type="dxa"/>
            <w:tcBorders>
              <w:top w:val="nil"/>
              <w:left w:val="nil"/>
              <w:bottom w:val="single" w:sz="4" w:space="0" w:color="auto"/>
              <w:right w:val="single" w:sz="4" w:space="0" w:color="auto"/>
            </w:tcBorders>
            <w:shd w:val="clear" w:color="auto" w:fill="auto"/>
            <w:noWrap/>
            <w:vAlign w:val="bottom"/>
            <w:hideMark/>
          </w:tcPr>
          <w:p w14:paraId="239F187A" w14:textId="77777777" w:rsidR="00645BF1" w:rsidRPr="006412D6" w:rsidRDefault="00645BF1" w:rsidP="00AE0599">
            <w:r w:rsidRPr="006412D6">
              <w:t>x"004F"</w:t>
            </w:r>
          </w:p>
        </w:tc>
        <w:tc>
          <w:tcPr>
            <w:tcW w:w="2400" w:type="dxa"/>
            <w:tcBorders>
              <w:top w:val="nil"/>
              <w:left w:val="nil"/>
              <w:bottom w:val="single" w:sz="4" w:space="0" w:color="auto"/>
              <w:right w:val="single" w:sz="4" w:space="0" w:color="auto"/>
            </w:tcBorders>
            <w:shd w:val="clear" w:color="auto" w:fill="auto"/>
            <w:noWrap/>
            <w:vAlign w:val="bottom"/>
            <w:hideMark/>
          </w:tcPr>
          <w:p w14:paraId="297ACCAD" w14:textId="77777777" w:rsidR="00645BF1" w:rsidRPr="006412D6" w:rsidRDefault="00645BF1" w:rsidP="00AE0599">
            <w:r w:rsidRPr="006412D6">
              <w:t>1010001</w:t>
            </w:r>
          </w:p>
        </w:tc>
      </w:tr>
      <w:tr w:rsidR="00645BF1" w:rsidRPr="006412D6" w14:paraId="4544FDCD"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26EA7BF" w14:textId="77777777" w:rsidR="00645BF1" w:rsidRPr="006412D6" w:rsidRDefault="00645BF1" w:rsidP="00AE0599">
            <w:r w:rsidRPr="006412D6">
              <w:t>51</w:t>
            </w:r>
          </w:p>
        </w:tc>
        <w:tc>
          <w:tcPr>
            <w:tcW w:w="1560" w:type="dxa"/>
            <w:tcBorders>
              <w:top w:val="nil"/>
              <w:left w:val="nil"/>
              <w:bottom w:val="single" w:sz="4" w:space="0" w:color="auto"/>
              <w:right w:val="single" w:sz="4" w:space="0" w:color="auto"/>
            </w:tcBorders>
            <w:shd w:val="clear" w:color="auto" w:fill="auto"/>
            <w:noWrap/>
            <w:vAlign w:val="bottom"/>
            <w:hideMark/>
          </w:tcPr>
          <w:p w14:paraId="0A2621E8" w14:textId="77777777" w:rsidR="00645BF1" w:rsidRPr="006412D6" w:rsidRDefault="00645BF1" w:rsidP="00AE0599">
            <w:r w:rsidRPr="006412D6">
              <w:t>x"0050"</w:t>
            </w:r>
          </w:p>
        </w:tc>
        <w:tc>
          <w:tcPr>
            <w:tcW w:w="2400" w:type="dxa"/>
            <w:tcBorders>
              <w:top w:val="nil"/>
              <w:left w:val="nil"/>
              <w:bottom w:val="single" w:sz="4" w:space="0" w:color="auto"/>
              <w:right w:val="single" w:sz="4" w:space="0" w:color="auto"/>
            </w:tcBorders>
            <w:shd w:val="clear" w:color="auto" w:fill="auto"/>
            <w:noWrap/>
            <w:vAlign w:val="bottom"/>
            <w:hideMark/>
          </w:tcPr>
          <w:p w14:paraId="73EF7AC0" w14:textId="77777777" w:rsidR="00645BF1" w:rsidRPr="006412D6" w:rsidRDefault="00645BF1" w:rsidP="00AE0599">
            <w:r w:rsidRPr="006412D6">
              <w:t>1010010</w:t>
            </w:r>
          </w:p>
        </w:tc>
      </w:tr>
      <w:tr w:rsidR="00645BF1" w:rsidRPr="006412D6" w14:paraId="50332485"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2C98A9A" w14:textId="77777777" w:rsidR="00645BF1" w:rsidRPr="006412D6" w:rsidRDefault="00645BF1" w:rsidP="00AE0599">
            <w:r w:rsidRPr="006412D6">
              <w:t>52</w:t>
            </w:r>
          </w:p>
        </w:tc>
        <w:tc>
          <w:tcPr>
            <w:tcW w:w="1560" w:type="dxa"/>
            <w:tcBorders>
              <w:top w:val="nil"/>
              <w:left w:val="nil"/>
              <w:bottom w:val="single" w:sz="4" w:space="0" w:color="auto"/>
              <w:right w:val="single" w:sz="4" w:space="0" w:color="auto"/>
            </w:tcBorders>
            <w:shd w:val="clear" w:color="auto" w:fill="auto"/>
            <w:noWrap/>
            <w:vAlign w:val="bottom"/>
            <w:hideMark/>
          </w:tcPr>
          <w:p w14:paraId="08D6E35B" w14:textId="77777777" w:rsidR="00645BF1" w:rsidRPr="006412D6" w:rsidRDefault="00645BF1" w:rsidP="00AE0599">
            <w:r w:rsidRPr="006412D6">
              <w:t>x"0051"</w:t>
            </w:r>
          </w:p>
        </w:tc>
        <w:tc>
          <w:tcPr>
            <w:tcW w:w="2400" w:type="dxa"/>
            <w:tcBorders>
              <w:top w:val="nil"/>
              <w:left w:val="nil"/>
              <w:bottom w:val="single" w:sz="4" w:space="0" w:color="auto"/>
              <w:right w:val="single" w:sz="4" w:space="0" w:color="auto"/>
            </w:tcBorders>
            <w:shd w:val="clear" w:color="auto" w:fill="auto"/>
            <w:noWrap/>
            <w:vAlign w:val="bottom"/>
            <w:hideMark/>
          </w:tcPr>
          <w:p w14:paraId="36DCD063" w14:textId="77777777" w:rsidR="00645BF1" w:rsidRPr="006412D6" w:rsidRDefault="00645BF1" w:rsidP="00AE0599">
            <w:r w:rsidRPr="006412D6">
              <w:t>1010011</w:t>
            </w:r>
          </w:p>
        </w:tc>
      </w:tr>
      <w:tr w:rsidR="00645BF1" w:rsidRPr="006412D6" w14:paraId="2AD45491"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50CE692" w14:textId="77777777" w:rsidR="00645BF1" w:rsidRPr="006412D6" w:rsidRDefault="00645BF1" w:rsidP="00AE0599">
            <w:r w:rsidRPr="006412D6">
              <w:t>53</w:t>
            </w:r>
          </w:p>
        </w:tc>
        <w:tc>
          <w:tcPr>
            <w:tcW w:w="1560" w:type="dxa"/>
            <w:tcBorders>
              <w:top w:val="nil"/>
              <w:left w:val="nil"/>
              <w:bottom w:val="single" w:sz="4" w:space="0" w:color="auto"/>
              <w:right w:val="single" w:sz="4" w:space="0" w:color="auto"/>
            </w:tcBorders>
            <w:shd w:val="clear" w:color="auto" w:fill="auto"/>
            <w:noWrap/>
            <w:vAlign w:val="bottom"/>
            <w:hideMark/>
          </w:tcPr>
          <w:p w14:paraId="6AF64A39" w14:textId="77777777" w:rsidR="00645BF1" w:rsidRPr="006412D6" w:rsidRDefault="00645BF1" w:rsidP="00AE0599">
            <w:r w:rsidRPr="006412D6">
              <w:t>x"0052"</w:t>
            </w:r>
          </w:p>
        </w:tc>
        <w:tc>
          <w:tcPr>
            <w:tcW w:w="2400" w:type="dxa"/>
            <w:tcBorders>
              <w:top w:val="nil"/>
              <w:left w:val="nil"/>
              <w:bottom w:val="single" w:sz="4" w:space="0" w:color="auto"/>
              <w:right w:val="single" w:sz="4" w:space="0" w:color="auto"/>
            </w:tcBorders>
            <w:shd w:val="clear" w:color="auto" w:fill="auto"/>
            <w:noWrap/>
            <w:vAlign w:val="bottom"/>
            <w:hideMark/>
          </w:tcPr>
          <w:p w14:paraId="058A6F16" w14:textId="77777777" w:rsidR="00645BF1" w:rsidRPr="006412D6" w:rsidRDefault="00645BF1" w:rsidP="00AE0599">
            <w:r w:rsidRPr="006412D6">
              <w:t>1010100</w:t>
            </w:r>
          </w:p>
        </w:tc>
      </w:tr>
      <w:tr w:rsidR="00645BF1" w:rsidRPr="006412D6" w14:paraId="09717901"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EBD13A5" w14:textId="77777777" w:rsidR="00645BF1" w:rsidRPr="006412D6" w:rsidRDefault="00645BF1" w:rsidP="00AE0599">
            <w:r w:rsidRPr="006412D6">
              <w:t>54</w:t>
            </w:r>
          </w:p>
        </w:tc>
        <w:tc>
          <w:tcPr>
            <w:tcW w:w="1560" w:type="dxa"/>
            <w:tcBorders>
              <w:top w:val="nil"/>
              <w:left w:val="nil"/>
              <w:bottom w:val="single" w:sz="4" w:space="0" w:color="auto"/>
              <w:right w:val="single" w:sz="4" w:space="0" w:color="auto"/>
            </w:tcBorders>
            <w:shd w:val="clear" w:color="auto" w:fill="auto"/>
            <w:noWrap/>
            <w:vAlign w:val="bottom"/>
            <w:hideMark/>
          </w:tcPr>
          <w:p w14:paraId="26A77A08" w14:textId="77777777" w:rsidR="00645BF1" w:rsidRPr="006412D6" w:rsidRDefault="00645BF1" w:rsidP="00AE0599">
            <w:r w:rsidRPr="006412D6">
              <w:t>x"0053"</w:t>
            </w:r>
          </w:p>
        </w:tc>
        <w:tc>
          <w:tcPr>
            <w:tcW w:w="2400" w:type="dxa"/>
            <w:tcBorders>
              <w:top w:val="nil"/>
              <w:left w:val="nil"/>
              <w:bottom w:val="single" w:sz="4" w:space="0" w:color="auto"/>
              <w:right w:val="single" w:sz="4" w:space="0" w:color="auto"/>
            </w:tcBorders>
            <w:shd w:val="clear" w:color="auto" w:fill="auto"/>
            <w:noWrap/>
            <w:vAlign w:val="bottom"/>
            <w:hideMark/>
          </w:tcPr>
          <w:p w14:paraId="02015DA0" w14:textId="77777777" w:rsidR="00645BF1" w:rsidRPr="006412D6" w:rsidRDefault="00645BF1" w:rsidP="00AE0599">
            <w:r w:rsidRPr="006412D6">
              <w:t>1010101</w:t>
            </w:r>
          </w:p>
        </w:tc>
      </w:tr>
      <w:tr w:rsidR="00645BF1" w:rsidRPr="006412D6" w14:paraId="11B01F7B"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13BBF7B" w14:textId="77777777" w:rsidR="00645BF1" w:rsidRPr="006412D6" w:rsidRDefault="00645BF1" w:rsidP="00AE0599">
            <w:r w:rsidRPr="006412D6">
              <w:t>55</w:t>
            </w:r>
          </w:p>
        </w:tc>
        <w:tc>
          <w:tcPr>
            <w:tcW w:w="1560" w:type="dxa"/>
            <w:tcBorders>
              <w:top w:val="nil"/>
              <w:left w:val="nil"/>
              <w:bottom w:val="single" w:sz="4" w:space="0" w:color="auto"/>
              <w:right w:val="single" w:sz="4" w:space="0" w:color="auto"/>
            </w:tcBorders>
            <w:shd w:val="clear" w:color="auto" w:fill="auto"/>
            <w:noWrap/>
            <w:vAlign w:val="bottom"/>
            <w:hideMark/>
          </w:tcPr>
          <w:p w14:paraId="4C2DB148" w14:textId="77777777" w:rsidR="00645BF1" w:rsidRPr="006412D6" w:rsidRDefault="00645BF1" w:rsidP="00AE0599">
            <w:r w:rsidRPr="006412D6">
              <w:t>x"0054"</w:t>
            </w:r>
          </w:p>
        </w:tc>
        <w:tc>
          <w:tcPr>
            <w:tcW w:w="2400" w:type="dxa"/>
            <w:tcBorders>
              <w:top w:val="nil"/>
              <w:left w:val="nil"/>
              <w:bottom w:val="single" w:sz="4" w:space="0" w:color="auto"/>
              <w:right w:val="single" w:sz="4" w:space="0" w:color="auto"/>
            </w:tcBorders>
            <w:shd w:val="clear" w:color="auto" w:fill="auto"/>
            <w:noWrap/>
            <w:vAlign w:val="bottom"/>
            <w:hideMark/>
          </w:tcPr>
          <w:p w14:paraId="0FF6FF62" w14:textId="77777777" w:rsidR="00645BF1" w:rsidRPr="006412D6" w:rsidRDefault="00645BF1" w:rsidP="00AE0599">
            <w:r w:rsidRPr="006412D6">
              <w:t>1010110</w:t>
            </w:r>
          </w:p>
        </w:tc>
      </w:tr>
      <w:tr w:rsidR="00645BF1" w:rsidRPr="006412D6" w14:paraId="56F8831D"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CB47319" w14:textId="77777777" w:rsidR="00645BF1" w:rsidRPr="006412D6" w:rsidRDefault="00645BF1" w:rsidP="00AE0599">
            <w:r w:rsidRPr="006412D6">
              <w:t>56</w:t>
            </w:r>
          </w:p>
        </w:tc>
        <w:tc>
          <w:tcPr>
            <w:tcW w:w="1560" w:type="dxa"/>
            <w:tcBorders>
              <w:top w:val="nil"/>
              <w:left w:val="nil"/>
              <w:bottom w:val="single" w:sz="4" w:space="0" w:color="auto"/>
              <w:right w:val="single" w:sz="4" w:space="0" w:color="auto"/>
            </w:tcBorders>
            <w:shd w:val="clear" w:color="auto" w:fill="auto"/>
            <w:noWrap/>
            <w:vAlign w:val="bottom"/>
            <w:hideMark/>
          </w:tcPr>
          <w:p w14:paraId="21B04F84" w14:textId="77777777" w:rsidR="00645BF1" w:rsidRPr="006412D6" w:rsidRDefault="00645BF1" w:rsidP="00AE0599">
            <w:r w:rsidRPr="006412D6">
              <w:t>x"0055"</w:t>
            </w:r>
          </w:p>
        </w:tc>
        <w:tc>
          <w:tcPr>
            <w:tcW w:w="2400" w:type="dxa"/>
            <w:tcBorders>
              <w:top w:val="nil"/>
              <w:left w:val="nil"/>
              <w:bottom w:val="single" w:sz="4" w:space="0" w:color="auto"/>
              <w:right w:val="single" w:sz="4" w:space="0" w:color="auto"/>
            </w:tcBorders>
            <w:shd w:val="clear" w:color="auto" w:fill="auto"/>
            <w:noWrap/>
            <w:vAlign w:val="bottom"/>
            <w:hideMark/>
          </w:tcPr>
          <w:p w14:paraId="03E72EBC" w14:textId="77777777" w:rsidR="00645BF1" w:rsidRPr="006412D6" w:rsidRDefault="00645BF1" w:rsidP="00AE0599">
            <w:r w:rsidRPr="006412D6">
              <w:t>1010111</w:t>
            </w:r>
          </w:p>
        </w:tc>
      </w:tr>
      <w:tr w:rsidR="00645BF1" w:rsidRPr="006412D6" w14:paraId="5ED7C48A"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6CADECE" w14:textId="77777777" w:rsidR="00645BF1" w:rsidRPr="006412D6" w:rsidRDefault="00645BF1" w:rsidP="00AE0599">
            <w:r w:rsidRPr="006412D6">
              <w:t>57</w:t>
            </w:r>
          </w:p>
        </w:tc>
        <w:tc>
          <w:tcPr>
            <w:tcW w:w="1560" w:type="dxa"/>
            <w:tcBorders>
              <w:top w:val="nil"/>
              <w:left w:val="nil"/>
              <w:bottom w:val="single" w:sz="4" w:space="0" w:color="auto"/>
              <w:right w:val="single" w:sz="4" w:space="0" w:color="auto"/>
            </w:tcBorders>
            <w:shd w:val="clear" w:color="auto" w:fill="auto"/>
            <w:noWrap/>
            <w:vAlign w:val="bottom"/>
            <w:hideMark/>
          </w:tcPr>
          <w:p w14:paraId="7FD2548E" w14:textId="77777777" w:rsidR="00645BF1" w:rsidRPr="006412D6" w:rsidRDefault="00645BF1" w:rsidP="00AE0599">
            <w:r w:rsidRPr="006412D6">
              <w:t>x"0056"</w:t>
            </w:r>
          </w:p>
        </w:tc>
        <w:tc>
          <w:tcPr>
            <w:tcW w:w="2400" w:type="dxa"/>
            <w:tcBorders>
              <w:top w:val="nil"/>
              <w:left w:val="nil"/>
              <w:bottom w:val="single" w:sz="4" w:space="0" w:color="auto"/>
              <w:right w:val="single" w:sz="4" w:space="0" w:color="auto"/>
            </w:tcBorders>
            <w:shd w:val="clear" w:color="auto" w:fill="auto"/>
            <w:noWrap/>
            <w:vAlign w:val="bottom"/>
            <w:hideMark/>
          </w:tcPr>
          <w:p w14:paraId="4302D5FB" w14:textId="77777777" w:rsidR="00645BF1" w:rsidRPr="006412D6" w:rsidRDefault="00645BF1" w:rsidP="00AE0599">
            <w:r w:rsidRPr="006412D6">
              <w:t>1011000</w:t>
            </w:r>
          </w:p>
        </w:tc>
      </w:tr>
      <w:tr w:rsidR="00645BF1" w:rsidRPr="006412D6" w14:paraId="3EDB59A8"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69BD17B" w14:textId="77777777" w:rsidR="00645BF1" w:rsidRPr="006412D6" w:rsidRDefault="00645BF1" w:rsidP="00AE0599">
            <w:r w:rsidRPr="006412D6">
              <w:t>58</w:t>
            </w:r>
          </w:p>
        </w:tc>
        <w:tc>
          <w:tcPr>
            <w:tcW w:w="1560" w:type="dxa"/>
            <w:tcBorders>
              <w:top w:val="nil"/>
              <w:left w:val="nil"/>
              <w:bottom w:val="single" w:sz="4" w:space="0" w:color="auto"/>
              <w:right w:val="single" w:sz="4" w:space="0" w:color="auto"/>
            </w:tcBorders>
            <w:shd w:val="clear" w:color="auto" w:fill="auto"/>
            <w:noWrap/>
            <w:vAlign w:val="bottom"/>
            <w:hideMark/>
          </w:tcPr>
          <w:p w14:paraId="72C00C02" w14:textId="77777777" w:rsidR="00645BF1" w:rsidRPr="006412D6" w:rsidRDefault="00645BF1" w:rsidP="00AE0599">
            <w:r w:rsidRPr="006412D6">
              <w:t>x"0057"</w:t>
            </w:r>
          </w:p>
        </w:tc>
        <w:tc>
          <w:tcPr>
            <w:tcW w:w="2400" w:type="dxa"/>
            <w:tcBorders>
              <w:top w:val="nil"/>
              <w:left w:val="nil"/>
              <w:bottom w:val="single" w:sz="4" w:space="0" w:color="auto"/>
              <w:right w:val="single" w:sz="4" w:space="0" w:color="auto"/>
            </w:tcBorders>
            <w:shd w:val="clear" w:color="auto" w:fill="auto"/>
            <w:noWrap/>
            <w:vAlign w:val="bottom"/>
            <w:hideMark/>
          </w:tcPr>
          <w:p w14:paraId="4C99AEFF" w14:textId="77777777" w:rsidR="00645BF1" w:rsidRPr="006412D6" w:rsidRDefault="00645BF1" w:rsidP="00AE0599">
            <w:r w:rsidRPr="006412D6">
              <w:t>1011001</w:t>
            </w:r>
          </w:p>
        </w:tc>
      </w:tr>
      <w:tr w:rsidR="00645BF1" w:rsidRPr="006412D6" w14:paraId="47CB5A66"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00B66E4" w14:textId="77777777" w:rsidR="00645BF1" w:rsidRPr="006412D6" w:rsidRDefault="00645BF1" w:rsidP="00AE0599">
            <w:r w:rsidRPr="006412D6">
              <w:t>59</w:t>
            </w:r>
          </w:p>
        </w:tc>
        <w:tc>
          <w:tcPr>
            <w:tcW w:w="1560" w:type="dxa"/>
            <w:tcBorders>
              <w:top w:val="nil"/>
              <w:left w:val="nil"/>
              <w:bottom w:val="single" w:sz="4" w:space="0" w:color="auto"/>
              <w:right w:val="single" w:sz="4" w:space="0" w:color="auto"/>
            </w:tcBorders>
            <w:shd w:val="clear" w:color="auto" w:fill="auto"/>
            <w:noWrap/>
            <w:vAlign w:val="bottom"/>
            <w:hideMark/>
          </w:tcPr>
          <w:p w14:paraId="5076D8AC" w14:textId="77777777" w:rsidR="00645BF1" w:rsidRPr="006412D6" w:rsidRDefault="00645BF1" w:rsidP="00AE0599">
            <w:r w:rsidRPr="006412D6">
              <w:t>x"0058"</w:t>
            </w:r>
          </w:p>
        </w:tc>
        <w:tc>
          <w:tcPr>
            <w:tcW w:w="2400" w:type="dxa"/>
            <w:tcBorders>
              <w:top w:val="nil"/>
              <w:left w:val="nil"/>
              <w:bottom w:val="single" w:sz="4" w:space="0" w:color="auto"/>
              <w:right w:val="single" w:sz="4" w:space="0" w:color="auto"/>
            </w:tcBorders>
            <w:shd w:val="clear" w:color="auto" w:fill="auto"/>
            <w:noWrap/>
            <w:vAlign w:val="bottom"/>
            <w:hideMark/>
          </w:tcPr>
          <w:p w14:paraId="7A631FE4" w14:textId="77777777" w:rsidR="00645BF1" w:rsidRPr="006412D6" w:rsidRDefault="00645BF1" w:rsidP="00AE0599">
            <w:r w:rsidRPr="006412D6">
              <w:t>1011010</w:t>
            </w:r>
          </w:p>
        </w:tc>
      </w:tr>
      <w:tr w:rsidR="00645BF1" w:rsidRPr="006412D6" w14:paraId="565E40C1"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F57DC89" w14:textId="77777777" w:rsidR="00645BF1" w:rsidRPr="006412D6" w:rsidRDefault="00645BF1" w:rsidP="00AE0599">
            <w:r w:rsidRPr="006412D6">
              <w:t>5a</w:t>
            </w:r>
          </w:p>
        </w:tc>
        <w:tc>
          <w:tcPr>
            <w:tcW w:w="1560" w:type="dxa"/>
            <w:tcBorders>
              <w:top w:val="nil"/>
              <w:left w:val="nil"/>
              <w:bottom w:val="single" w:sz="4" w:space="0" w:color="auto"/>
              <w:right w:val="single" w:sz="4" w:space="0" w:color="auto"/>
            </w:tcBorders>
            <w:shd w:val="clear" w:color="auto" w:fill="auto"/>
            <w:noWrap/>
            <w:vAlign w:val="bottom"/>
            <w:hideMark/>
          </w:tcPr>
          <w:p w14:paraId="48B459AC" w14:textId="77777777" w:rsidR="00645BF1" w:rsidRPr="006412D6" w:rsidRDefault="00645BF1" w:rsidP="00AE0599">
            <w:r w:rsidRPr="006412D6">
              <w:t>x"0059"</w:t>
            </w:r>
          </w:p>
        </w:tc>
        <w:tc>
          <w:tcPr>
            <w:tcW w:w="2400" w:type="dxa"/>
            <w:tcBorders>
              <w:top w:val="nil"/>
              <w:left w:val="nil"/>
              <w:bottom w:val="single" w:sz="4" w:space="0" w:color="auto"/>
              <w:right w:val="single" w:sz="4" w:space="0" w:color="auto"/>
            </w:tcBorders>
            <w:shd w:val="clear" w:color="auto" w:fill="auto"/>
            <w:noWrap/>
            <w:vAlign w:val="bottom"/>
            <w:hideMark/>
          </w:tcPr>
          <w:p w14:paraId="49E0F686" w14:textId="77777777" w:rsidR="00645BF1" w:rsidRPr="006412D6" w:rsidRDefault="00645BF1" w:rsidP="00AE0599">
            <w:r w:rsidRPr="006412D6">
              <w:t>1011011</w:t>
            </w:r>
          </w:p>
        </w:tc>
      </w:tr>
      <w:tr w:rsidR="00645BF1" w:rsidRPr="006412D6" w14:paraId="4E963559"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8E7104A" w14:textId="77777777" w:rsidR="00645BF1" w:rsidRPr="006412D6" w:rsidRDefault="00645BF1" w:rsidP="00AE0599">
            <w:r w:rsidRPr="006412D6">
              <w:t>5b</w:t>
            </w:r>
          </w:p>
        </w:tc>
        <w:tc>
          <w:tcPr>
            <w:tcW w:w="1560" w:type="dxa"/>
            <w:tcBorders>
              <w:top w:val="nil"/>
              <w:left w:val="nil"/>
              <w:bottom w:val="single" w:sz="4" w:space="0" w:color="auto"/>
              <w:right w:val="single" w:sz="4" w:space="0" w:color="auto"/>
            </w:tcBorders>
            <w:shd w:val="clear" w:color="auto" w:fill="auto"/>
            <w:noWrap/>
            <w:vAlign w:val="bottom"/>
            <w:hideMark/>
          </w:tcPr>
          <w:p w14:paraId="5368E177" w14:textId="77777777" w:rsidR="00645BF1" w:rsidRPr="006412D6" w:rsidRDefault="00645BF1" w:rsidP="00AE0599">
            <w:r w:rsidRPr="006412D6">
              <w:t>x"005A"</w:t>
            </w:r>
          </w:p>
        </w:tc>
        <w:tc>
          <w:tcPr>
            <w:tcW w:w="2400" w:type="dxa"/>
            <w:tcBorders>
              <w:top w:val="nil"/>
              <w:left w:val="nil"/>
              <w:bottom w:val="single" w:sz="4" w:space="0" w:color="auto"/>
              <w:right w:val="single" w:sz="4" w:space="0" w:color="auto"/>
            </w:tcBorders>
            <w:shd w:val="clear" w:color="auto" w:fill="auto"/>
            <w:noWrap/>
            <w:vAlign w:val="bottom"/>
            <w:hideMark/>
          </w:tcPr>
          <w:p w14:paraId="799E725C" w14:textId="77777777" w:rsidR="00645BF1" w:rsidRPr="006412D6" w:rsidRDefault="00645BF1" w:rsidP="00AE0599">
            <w:r w:rsidRPr="006412D6">
              <w:t>1011100</w:t>
            </w:r>
          </w:p>
        </w:tc>
      </w:tr>
      <w:tr w:rsidR="00645BF1" w:rsidRPr="006412D6" w14:paraId="1ACB8E09"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3896FF8" w14:textId="77777777" w:rsidR="00645BF1" w:rsidRPr="006412D6" w:rsidRDefault="00645BF1" w:rsidP="00AE0599">
            <w:r w:rsidRPr="006412D6">
              <w:t>5c</w:t>
            </w:r>
          </w:p>
        </w:tc>
        <w:tc>
          <w:tcPr>
            <w:tcW w:w="1560" w:type="dxa"/>
            <w:tcBorders>
              <w:top w:val="nil"/>
              <w:left w:val="nil"/>
              <w:bottom w:val="single" w:sz="4" w:space="0" w:color="auto"/>
              <w:right w:val="single" w:sz="4" w:space="0" w:color="auto"/>
            </w:tcBorders>
            <w:shd w:val="clear" w:color="auto" w:fill="auto"/>
            <w:noWrap/>
            <w:vAlign w:val="bottom"/>
            <w:hideMark/>
          </w:tcPr>
          <w:p w14:paraId="7A9978B9" w14:textId="77777777" w:rsidR="00645BF1" w:rsidRPr="006412D6" w:rsidRDefault="00645BF1" w:rsidP="00AE0599">
            <w:r w:rsidRPr="006412D6">
              <w:t>x"005B"</w:t>
            </w:r>
          </w:p>
        </w:tc>
        <w:tc>
          <w:tcPr>
            <w:tcW w:w="2400" w:type="dxa"/>
            <w:tcBorders>
              <w:top w:val="nil"/>
              <w:left w:val="nil"/>
              <w:bottom w:val="single" w:sz="4" w:space="0" w:color="auto"/>
              <w:right w:val="single" w:sz="4" w:space="0" w:color="auto"/>
            </w:tcBorders>
            <w:shd w:val="clear" w:color="auto" w:fill="auto"/>
            <w:noWrap/>
            <w:vAlign w:val="bottom"/>
            <w:hideMark/>
          </w:tcPr>
          <w:p w14:paraId="6CB94651" w14:textId="77777777" w:rsidR="00645BF1" w:rsidRPr="006412D6" w:rsidRDefault="00645BF1" w:rsidP="00AE0599">
            <w:r w:rsidRPr="006412D6">
              <w:t>1011101</w:t>
            </w:r>
          </w:p>
        </w:tc>
      </w:tr>
      <w:tr w:rsidR="00645BF1" w:rsidRPr="006412D6" w14:paraId="49E1E8A1"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E14A572" w14:textId="77777777" w:rsidR="00645BF1" w:rsidRPr="006412D6" w:rsidRDefault="00645BF1" w:rsidP="00AE0599">
            <w:r w:rsidRPr="006412D6">
              <w:t>5d</w:t>
            </w:r>
          </w:p>
        </w:tc>
        <w:tc>
          <w:tcPr>
            <w:tcW w:w="1560" w:type="dxa"/>
            <w:tcBorders>
              <w:top w:val="nil"/>
              <w:left w:val="nil"/>
              <w:bottom w:val="single" w:sz="4" w:space="0" w:color="auto"/>
              <w:right w:val="single" w:sz="4" w:space="0" w:color="auto"/>
            </w:tcBorders>
            <w:shd w:val="clear" w:color="auto" w:fill="auto"/>
            <w:noWrap/>
            <w:vAlign w:val="bottom"/>
            <w:hideMark/>
          </w:tcPr>
          <w:p w14:paraId="491BC667" w14:textId="77777777" w:rsidR="00645BF1" w:rsidRPr="006412D6" w:rsidRDefault="00645BF1" w:rsidP="00AE0599">
            <w:r w:rsidRPr="006412D6">
              <w:t>x"005C"</w:t>
            </w:r>
          </w:p>
        </w:tc>
        <w:tc>
          <w:tcPr>
            <w:tcW w:w="2400" w:type="dxa"/>
            <w:tcBorders>
              <w:top w:val="nil"/>
              <w:left w:val="nil"/>
              <w:bottom w:val="single" w:sz="4" w:space="0" w:color="auto"/>
              <w:right w:val="single" w:sz="4" w:space="0" w:color="auto"/>
            </w:tcBorders>
            <w:shd w:val="clear" w:color="auto" w:fill="auto"/>
            <w:noWrap/>
            <w:vAlign w:val="bottom"/>
            <w:hideMark/>
          </w:tcPr>
          <w:p w14:paraId="49973BE7" w14:textId="77777777" w:rsidR="00645BF1" w:rsidRPr="006412D6" w:rsidRDefault="00645BF1" w:rsidP="00AE0599">
            <w:r w:rsidRPr="006412D6">
              <w:t>1011110</w:t>
            </w:r>
          </w:p>
        </w:tc>
      </w:tr>
      <w:tr w:rsidR="00645BF1" w:rsidRPr="006412D6" w14:paraId="6494890C"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AA64EE9" w14:textId="77777777" w:rsidR="00645BF1" w:rsidRPr="006412D6" w:rsidRDefault="00645BF1" w:rsidP="00AE0599">
            <w:r w:rsidRPr="006412D6">
              <w:t>5e</w:t>
            </w:r>
          </w:p>
        </w:tc>
        <w:tc>
          <w:tcPr>
            <w:tcW w:w="1560" w:type="dxa"/>
            <w:tcBorders>
              <w:top w:val="nil"/>
              <w:left w:val="nil"/>
              <w:bottom w:val="single" w:sz="4" w:space="0" w:color="auto"/>
              <w:right w:val="single" w:sz="4" w:space="0" w:color="auto"/>
            </w:tcBorders>
            <w:shd w:val="clear" w:color="auto" w:fill="auto"/>
            <w:noWrap/>
            <w:vAlign w:val="bottom"/>
            <w:hideMark/>
          </w:tcPr>
          <w:p w14:paraId="592E4C76" w14:textId="77777777" w:rsidR="00645BF1" w:rsidRPr="006412D6" w:rsidRDefault="00645BF1" w:rsidP="00AE0599">
            <w:r w:rsidRPr="006412D6">
              <w:t>x"005D"</w:t>
            </w:r>
          </w:p>
        </w:tc>
        <w:tc>
          <w:tcPr>
            <w:tcW w:w="2400" w:type="dxa"/>
            <w:tcBorders>
              <w:top w:val="nil"/>
              <w:left w:val="nil"/>
              <w:bottom w:val="single" w:sz="4" w:space="0" w:color="auto"/>
              <w:right w:val="single" w:sz="4" w:space="0" w:color="auto"/>
            </w:tcBorders>
            <w:shd w:val="clear" w:color="auto" w:fill="auto"/>
            <w:noWrap/>
            <w:vAlign w:val="bottom"/>
            <w:hideMark/>
          </w:tcPr>
          <w:p w14:paraId="6038229B" w14:textId="77777777" w:rsidR="00645BF1" w:rsidRPr="006412D6" w:rsidRDefault="00645BF1" w:rsidP="00AE0599">
            <w:r w:rsidRPr="006412D6">
              <w:t>1011111</w:t>
            </w:r>
          </w:p>
        </w:tc>
      </w:tr>
      <w:tr w:rsidR="00645BF1" w:rsidRPr="006412D6" w14:paraId="29218B44"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15A6B0D" w14:textId="77777777" w:rsidR="00645BF1" w:rsidRPr="006412D6" w:rsidRDefault="00645BF1" w:rsidP="00AE0599">
            <w:r w:rsidRPr="006412D6">
              <w:t>5f</w:t>
            </w:r>
          </w:p>
        </w:tc>
        <w:tc>
          <w:tcPr>
            <w:tcW w:w="1560" w:type="dxa"/>
            <w:tcBorders>
              <w:top w:val="nil"/>
              <w:left w:val="nil"/>
              <w:bottom w:val="single" w:sz="4" w:space="0" w:color="auto"/>
              <w:right w:val="single" w:sz="4" w:space="0" w:color="auto"/>
            </w:tcBorders>
            <w:shd w:val="clear" w:color="auto" w:fill="auto"/>
            <w:noWrap/>
            <w:vAlign w:val="bottom"/>
            <w:hideMark/>
          </w:tcPr>
          <w:p w14:paraId="74C99574" w14:textId="77777777" w:rsidR="00645BF1" w:rsidRPr="006412D6" w:rsidRDefault="00645BF1" w:rsidP="00AE0599">
            <w:r w:rsidRPr="006412D6">
              <w:t>x"005E"</w:t>
            </w:r>
          </w:p>
        </w:tc>
        <w:tc>
          <w:tcPr>
            <w:tcW w:w="2400" w:type="dxa"/>
            <w:tcBorders>
              <w:top w:val="nil"/>
              <w:left w:val="nil"/>
              <w:bottom w:val="single" w:sz="4" w:space="0" w:color="auto"/>
              <w:right w:val="single" w:sz="4" w:space="0" w:color="auto"/>
            </w:tcBorders>
            <w:shd w:val="clear" w:color="auto" w:fill="auto"/>
            <w:noWrap/>
            <w:vAlign w:val="bottom"/>
            <w:hideMark/>
          </w:tcPr>
          <w:p w14:paraId="74778B22" w14:textId="77777777" w:rsidR="00645BF1" w:rsidRPr="006412D6" w:rsidRDefault="00645BF1" w:rsidP="00AE0599">
            <w:r w:rsidRPr="006412D6">
              <w:t>1100000</w:t>
            </w:r>
          </w:p>
        </w:tc>
      </w:tr>
      <w:tr w:rsidR="00645BF1" w:rsidRPr="006412D6" w14:paraId="05BD8352"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6E8898C" w14:textId="77777777" w:rsidR="00645BF1" w:rsidRPr="006412D6" w:rsidRDefault="00645BF1" w:rsidP="00AE0599">
            <w:r w:rsidRPr="006412D6">
              <w:t>60</w:t>
            </w:r>
          </w:p>
        </w:tc>
        <w:tc>
          <w:tcPr>
            <w:tcW w:w="1560" w:type="dxa"/>
            <w:tcBorders>
              <w:top w:val="nil"/>
              <w:left w:val="nil"/>
              <w:bottom w:val="single" w:sz="4" w:space="0" w:color="auto"/>
              <w:right w:val="single" w:sz="4" w:space="0" w:color="auto"/>
            </w:tcBorders>
            <w:shd w:val="clear" w:color="auto" w:fill="auto"/>
            <w:noWrap/>
            <w:vAlign w:val="bottom"/>
            <w:hideMark/>
          </w:tcPr>
          <w:p w14:paraId="21F16B2C" w14:textId="77777777" w:rsidR="00645BF1" w:rsidRPr="006412D6" w:rsidRDefault="00645BF1" w:rsidP="00AE0599">
            <w:r w:rsidRPr="006412D6">
              <w:t>x"005F"</w:t>
            </w:r>
          </w:p>
        </w:tc>
        <w:tc>
          <w:tcPr>
            <w:tcW w:w="2400" w:type="dxa"/>
            <w:tcBorders>
              <w:top w:val="nil"/>
              <w:left w:val="nil"/>
              <w:bottom w:val="single" w:sz="4" w:space="0" w:color="auto"/>
              <w:right w:val="single" w:sz="4" w:space="0" w:color="auto"/>
            </w:tcBorders>
            <w:shd w:val="clear" w:color="auto" w:fill="auto"/>
            <w:noWrap/>
            <w:vAlign w:val="bottom"/>
            <w:hideMark/>
          </w:tcPr>
          <w:p w14:paraId="45A92A03" w14:textId="77777777" w:rsidR="00645BF1" w:rsidRPr="006412D6" w:rsidRDefault="00645BF1" w:rsidP="00AE0599">
            <w:r w:rsidRPr="006412D6">
              <w:t>1100001</w:t>
            </w:r>
          </w:p>
        </w:tc>
      </w:tr>
      <w:tr w:rsidR="00645BF1" w:rsidRPr="006412D6" w14:paraId="35F55ACF"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263862D" w14:textId="77777777" w:rsidR="00645BF1" w:rsidRPr="006412D6" w:rsidRDefault="00645BF1" w:rsidP="00AE0599">
            <w:r w:rsidRPr="006412D6">
              <w:t>61</w:t>
            </w:r>
          </w:p>
        </w:tc>
        <w:tc>
          <w:tcPr>
            <w:tcW w:w="1560" w:type="dxa"/>
            <w:tcBorders>
              <w:top w:val="nil"/>
              <w:left w:val="nil"/>
              <w:bottom w:val="single" w:sz="4" w:space="0" w:color="auto"/>
              <w:right w:val="single" w:sz="4" w:space="0" w:color="auto"/>
            </w:tcBorders>
            <w:shd w:val="clear" w:color="auto" w:fill="auto"/>
            <w:noWrap/>
            <w:vAlign w:val="bottom"/>
            <w:hideMark/>
          </w:tcPr>
          <w:p w14:paraId="4F1F5EB0" w14:textId="77777777" w:rsidR="00645BF1" w:rsidRPr="006412D6" w:rsidRDefault="00645BF1" w:rsidP="00AE0599">
            <w:r w:rsidRPr="006412D6">
              <w:t>x"0060"</w:t>
            </w:r>
          </w:p>
        </w:tc>
        <w:tc>
          <w:tcPr>
            <w:tcW w:w="2400" w:type="dxa"/>
            <w:tcBorders>
              <w:top w:val="nil"/>
              <w:left w:val="nil"/>
              <w:bottom w:val="single" w:sz="4" w:space="0" w:color="auto"/>
              <w:right w:val="single" w:sz="4" w:space="0" w:color="auto"/>
            </w:tcBorders>
            <w:shd w:val="clear" w:color="auto" w:fill="auto"/>
            <w:noWrap/>
            <w:vAlign w:val="bottom"/>
            <w:hideMark/>
          </w:tcPr>
          <w:p w14:paraId="018066D3" w14:textId="77777777" w:rsidR="00645BF1" w:rsidRPr="006412D6" w:rsidRDefault="00645BF1" w:rsidP="00AE0599">
            <w:r w:rsidRPr="006412D6">
              <w:t>1100010</w:t>
            </w:r>
          </w:p>
        </w:tc>
      </w:tr>
      <w:tr w:rsidR="00645BF1" w:rsidRPr="006412D6" w14:paraId="256E9EB7"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0A98CD8" w14:textId="77777777" w:rsidR="00645BF1" w:rsidRPr="006412D6" w:rsidRDefault="00645BF1" w:rsidP="00AE0599">
            <w:r w:rsidRPr="006412D6">
              <w:t>62</w:t>
            </w:r>
          </w:p>
        </w:tc>
        <w:tc>
          <w:tcPr>
            <w:tcW w:w="1560" w:type="dxa"/>
            <w:tcBorders>
              <w:top w:val="nil"/>
              <w:left w:val="nil"/>
              <w:bottom w:val="single" w:sz="4" w:space="0" w:color="auto"/>
              <w:right w:val="single" w:sz="4" w:space="0" w:color="auto"/>
            </w:tcBorders>
            <w:shd w:val="clear" w:color="auto" w:fill="auto"/>
            <w:noWrap/>
            <w:vAlign w:val="bottom"/>
            <w:hideMark/>
          </w:tcPr>
          <w:p w14:paraId="238D1103" w14:textId="77777777" w:rsidR="00645BF1" w:rsidRPr="006412D6" w:rsidRDefault="00645BF1" w:rsidP="00AE0599">
            <w:r w:rsidRPr="006412D6">
              <w:t>x"0061"</w:t>
            </w:r>
          </w:p>
        </w:tc>
        <w:tc>
          <w:tcPr>
            <w:tcW w:w="2400" w:type="dxa"/>
            <w:tcBorders>
              <w:top w:val="nil"/>
              <w:left w:val="nil"/>
              <w:bottom w:val="single" w:sz="4" w:space="0" w:color="auto"/>
              <w:right w:val="single" w:sz="4" w:space="0" w:color="auto"/>
            </w:tcBorders>
            <w:shd w:val="clear" w:color="auto" w:fill="auto"/>
            <w:noWrap/>
            <w:vAlign w:val="bottom"/>
            <w:hideMark/>
          </w:tcPr>
          <w:p w14:paraId="75D2720F" w14:textId="77777777" w:rsidR="00645BF1" w:rsidRPr="006412D6" w:rsidRDefault="00645BF1" w:rsidP="00AE0599">
            <w:r w:rsidRPr="006412D6">
              <w:t>1100011</w:t>
            </w:r>
          </w:p>
        </w:tc>
      </w:tr>
      <w:tr w:rsidR="00645BF1" w:rsidRPr="006412D6" w14:paraId="21E07D5F"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FCB904C" w14:textId="77777777" w:rsidR="00645BF1" w:rsidRPr="006412D6" w:rsidRDefault="00645BF1" w:rsidP="00AE0599">
            <w:r w:rsidRPr="006412D6">
              <w:t>63</w:t>
            </w:r>
          </w:p>
        </w:tc>
        <w:tc>
          <w:tcPr>
            <w:tcW w:w="1560" w:type="dxa"/>
            <w:tcBorders>
              <w:top w:val="nil"/>
              <w:left w:val="nil"/>
              <w:bottom w:val="single" w:sz="4" w:space="0" w:color="auto"/>
              <w:right w:val="single" w:sz="4" w:space="0" w:color="auto"/>
            </w:tcBorders>
            <w:shd w:val="clear" w:color="auto" w:fill="auto"/>
            <w:noWrap/>
            <w:vAlign w:val="bottom"/>
            <w:hideMark/>
          </w:tcPr>
          <w:p w14:paraId="5F6B87D4" w14:textId="77777777" w:rsidR="00645BF1" w:rsidRPr="006412D6" w:rsidRDefault="00645BF1" w:rsidP="00AE0599">
            <w:r w:rsidRPr="006412D6">
              <w:t>x"0062"</w:t>
            </w:r>
          </w:p>
        </w:tc>
        <w:tc>
          <w:tcPr>
            <w:tcW w:w="2400" w:type="dxa"/>
            <w:tcBorders>
              <w:top w:val="nil"/>
              <w:left w:val="nil"/>
              <w:bottom w:val="single" w:sz="4" w:space="0" w:color="auto"/>
              <w:right w:val="single" w:sz="4" w:space="0" w:color="auto"/>
            </w:tcBorders>
            <w:shd w:val="clear" w:color="auto" w:fill="auto"/>
            <w:noWrap/>
            <w:vAlign w:val="bottom"/>
            <w:hideMark/>
          </w:tcPr>
          <w:p w14:paraId="3B46B026" w14:textId="77777777" w:rsidR="00645BF1" w:rsidRPr="006412D6" w:rsidRDefault="00645BF1" w:rsidP="00AE0599">
            <w:r w:rsidRPr="006412D6">
              <w:t>1100100</w:t>
            </w:r>
          </w:p>
        </w:tc>
      </w:tr>
      <w:tr w:rsidR="00645BF1" w:rsidRPr="006412D6" w14:paraId="71EBFCE4"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C3657A4" w14:textId="77777777" w:rsidR="00645BF1" w:rsidRPr="006412D6" w:rsidRDefault="00645BF1" w:rsidP="00AE0599">
            <w:r w:rsidRPr="006412D6">
              <w:t>64</w:t>
            </w:r>
          </w:p>
        </w:tc>
        <w:tc>
          <w:tcPr>
            <w:tcW w:w="1560" w:type="dxa"/>
            <w:tcBorders>
              <w:top w:val="nil"/>
              <w:left w:val="nil"/>
              <w:bottom w:val="single" w:sz="4" w:space="0" w:color="auto"/>
              <w:right w:val="single" w:sz="4" w:space="0" w:color="auto"/>
            </w:tcBorders>
            <w:shd w:val="clear" w:color="auto" w:fill="auto"/>
            <w:noWrap/>
            <w:vAlign w:val="bottom"/>
            <w:hideMark/>
          </w:tcPr>
          <w:p w14:paraId="0BCCF5EA" w14:textId="77777777" w:rsidR="00645BF1" w:rsidRPr="006412D6" w:rsidRDefault="00645BF1" w:rsidP="00AE0599">
            <w:r w:rsidRPr="006412D6">
              <w:t>x"0063"</w:t>
            </w:r>
          </w:p>
        </w:tc>
        <w:tc>
          <w:tcPr>
            <w:tcW w:w="2400" w:type="dxa"/>
            <w:tcBorders>
              <w:top w:val="nil"/>
              <w:left w:val="nil"/>
              <w:bottom w:val="single" w:sz="4" w:space="0" w:color="auto"/>
              <w:right w:val="single" w:sz="4" w:space="0" w:color="auto"/>
            </w:tcBorders>
            <w:shd w:val="clear" w:color="auto" w:fill="auto"/>
            <w:noWrap/>
            <w:vAlign w:val="bottom"/>
            <w:hideMark/>
          </w:tcPr>
          <w:p w14:paraId="5102C27C" w14:textId="77777777" w:rsidR="00645BF1" w:rsidRPr="006412D6" w:rsidRDefault="00645BF1" w:rsidP="00AE0599">
            <w:r w:rsidRPr="006412D6">
              <w:t>1100101</w:t>
            </w:r>
          </w:p>
        </w:tc>
      </w:tr>
      <w:tr w:rsidR="00645BF1" w:rsidRPr="006412D6" w14:paraId="3A87CE6F"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5519B9C" w14:textId="77777777" w:rsidR="00645BF1" w:rsidRPr="006412D6" w:rsidRDefault="00645BF1" w:rsidP="00AE0599">
            <w:r w:rsidRPr="006412D6">
              <w:t>65</w:t>
            </w:r>
          </w:p>
        </w:tc>
        <w:tc>
          <w:tcPr>
            <w:tcW w:w="1560" w:type="dxa"/>
            <w:tcBorders>
              <w:top w:val="nil"/>
              <w:left w:val="nil"/>
              <w:bottom w:val="single" w:sz="4" w:space="0" w:color="auto"/>
              <w:right w:val="single" w:sz="4" w:space="0" w:color="auto"/>
            </w:tcBorders>
            <w:shd w:val="clear" w:color="auto" w:fill="auto"/>
            <w:noWrap/>
            <w:vAlign w:val="bottom"/>
            <w:hideMark/>
          </w:tcPr>
          <w:p w14:paraId="26CB6EFD" w14:textId="77777777" w:rsidR="00645BF1" w:rsidRPr="006412D6" w:rsidRDefault="00645BF1" w:rsidP="00AE0599">
            <w:r w:rsidRPr="006412D6">
              <w:t>x"0064"</w:t>
            </w:r>
          </w:p>
        </w:tc>
        <w:tc>
          <w:tcPr>
            <w:tcW w:w="2400" w:type="dxa"/>
            <w:tcBorders>
              <w:top w:val="nil"/>
              <w:left w:val="nil"/>
              <w:bottom w:val="single" w:sz="4" w:space="0" w:color="auto"/>
              <w:right w:val="single" w:sz="4" w:space="0" w:color="auto"/>
            </w:tcBorders>
            <w:shd w:val="clear" w:color="auto" w:fill="auto"/>
            <w:noWrap/>
            <w:vAlign w:val="bottom"/>
            <w:hideMark/>
          </w:tcPr>
          <w:p w14:paraId="656DA60B" w14:textId="77777777" w:rsidR="00645BF1" w:rsidRPr="006412D6" w:rsidRDefault="00645BF1" w:rsidP="00AE0599">
            <w:r w:rsidRPr="006412D6">
              <w:t>1100110</w:t>
            </w:r>
          </w:p>
        </w:tc>
      </w:tr>
      <w:tr w:rsidR="00645BF1" w:rsidRPr="006412D6" w14:paraId="77CB2F5C"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7075B62" w14:textId="77777777" w:rsidR="00645BF1" w:rsidRPr="006412D6" w:rsidRDefault="00645BF1" w:rsidP="00AE0599">
            <w:r w:rsidRPr="006412D6">
              <w:t>66</w:t>
            </w:r>
          </w:p>
        </w:tc>
        <w:tc>
          <w:tcPr>
            <w:tcW w:w="1560" w:type="dxa"/>
            <w:tcBorders>
              <w:top w:val="nil"/>
              <w:left w:val="nil"/>
              <w:bottom w:val="single" w:sz="4" w:space="0" w:color="auto"/>
              <w:right w:val="single" w:sz="4" w:space="0" w:color="auto"/>
            </w:tcBorders>
            <w:shd w:val="clear" w:color="auto" w:fill="auto"/>
            <w:noWrap/>
            <w:vAlign w:val="bottom"/>
            <w:hideMark/>
          </w:tcPr>
          <w:p w14:paraId="40497706" w14:textId="77777777" w:rsidR="00645BF1" w:rsidRPr="006412D6" w:rsidRDefault="00645BF1" w:rsidP="00AE0599">
            <w:r w:rsidRPr="006412D6">
              <w:t>x"0065"</w:t>
            </w:r>
          </w:p>
        </w:tc>
        <w:tc>
          <w:tcPr>
            <w:tcW w:w="2400" w:type="dxa"/>
            <w:tcBorders>
              <w:top w:val="nil"/>
              <w:left w:val="nil"/>
              <w:bottom w:val="single" w:sz="4" w:space="0" w:color="auto"/>
              <w:right w:val="single" w:sz="4" w:space="0" w:color="auto"/>
            </w:tcBorders>
            <w:shd w:val="clear" w:color="auto" w:fill="auto"/>
            <w:noWrap/>
            <w:vAlign w:val="bottom"/>
            <w:hideMark/>
          </w:tcPr>
          <w:p w14:paraId="5D67F267" w14:textId="77777777" w:rsidR="00645BF1" w:rsidRPr="006412D6" w:rsidRDefault="00645BF1" w:rsidP="00AE0599">
            <w:r w:rsidRPr="006412D6">
              <w:t>1100111</w:t>
            </w:r>
          </w:p>
        </w:tc>
      </w:tr>
      <w:tr w:rsidR="00645BF1" w:rsidRPr="006412D6" w14:paraId="6BF9CA2C"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8E4C360" w14:textId="77777777" w:rsidR="00645BF1" w:rsidRPr="006412D6" w:rsidRDefault="00645BF1" w:rsidP="00AE0599">
            <w:r w:rsidRPr="006412D6">
              <w:t>67</w:t>
            </w:r>
          </w:p>
        </w:tc>
        <w:tc>
          <w:tcPr>
            <w:tcW w:w="1560" w:type="dxa"/>
            <w:tcBorders>
              <w:top w:val="nil"/>
              <w:left w:val="nil"/>
              <w:bottom w:val="single" w:sz="4" w:space="0" w:color="auto"/>
              <w:right w:val="single" w:sz="4" w:space="0" w:color="auto"/>
            </w:tcBorders>
            <w:shd w:val="clear" w:color="auto" w:fill="auto"/>
            <w:noWrap/>
            <w:vAlign w:val="bottom"/>
            <w:hideMark/>
          </w:tcPr>
          <w:p w14:paraId="0B280388" w14:textId="77777777" w:rsidR="00645BF1" w:rsidRPr="006412D6" w:rsidRDefault="00645BF1" w:rsidP="00AE0599">
            <w:r w:rsidRPr="006412D6">
              <w:t>x"0066"</w:t>
            </w:r>
          </w:p>
        </w:tc>
        <w:tc>
          <w:tcPr>
            <w:tcW w:w="2400" w:type="dxa"/>
            <w:tcBorders>
              <w:top w:val="nil"/>
              <w:left w:val="nil"/>
              <w:bottom w:val="single" w:sz="4" w:space="0" w:color="auto"/>
              <w:right w:val="single" w:sz="4" w:space="0" w:color="auto"/>
            </w:tcBorders>
            <w:shd w:val="clear" w:color="auto" w:fill="auto"/>
            <w:noWrap/>
            <w:vAlign w:val="bottom"/>
            <w:hideMark/>
          </w:tcPr>
          <w:p w14:paraId="191C4117" w14:textId="77777777" w:rsidR="00645BF1" w:rsidRPr="006412D6" w:rsidRDefault="00645BF1" w:rsidP="00AE0599">
            <w:r w:rsidRPr="006412D6">
              <w:t>1101000</w:t>
            </w:r>
          </w:p>
        </w:tc>
      </w:tr>
      <w:tr w:rsidR="00645BF1" w:rsidRPr="006412D6" w14:paraId="0B5283C2"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8CDEA60" w14:textId="77777777" w:rsidR="00645BF1" w:rsidRPr="006412D6" w:rsidRDefault="00645BF1" w:rsidP="00AE0599">
            <w:r w:rsidRPr="006412D6">
              <w:t>68</w:t>
            </w:r>
          </w:p>
        </w:tc>
        <w:tc>
          <w:tcPr>
            <w:tcW w:w="1560" w:type="dxa"/>
            <w:tcBorders>
              <w:top w:val="nil"/>
              <w:left w:val="nil"/>
              <w:bottom w:val="single" w:sz="4" w:space="0" w:color="auto"/>
              <w:right w:val="single" w:sz="4" w:space="0" w:color="auto"/>
            </w:tcBorders>
            <w:shd w:val="clear" w:color="auto" w:fill="auto"/>
            <w:noWrap/>
            <w:vAlign w:val="bottom"/>
            <w:hideMark/>
          </w:tcPr>
          <w:p w14:paraId="3EA55066" w14:textId="77777777" w:rsidR="00645BF1" w:rsidRPr="006412D6" w:rsidRDefault="00645BF1" w:rsidP="00AE0599">
            <w:r w:rsidRPr="006412D6">
              <w:t>x"0067"</w:t>
            </w:r>
          </w:p>
        </w:tc>
        <w:tc>
          <w:tcPr>
            <w:tcW w:w="2400" w:type="dxa"/>
            <w:tcBorders>
              <w:top w:val="nil"/>
              <w:left w:val="nil"/>
              <w:bottom w:val="single" w:sz="4" w:space="0" w:color="auto"/>
              <w:right w:val="single" w:sz="4" w:space="0" w:color="auto"/>
            </w:tcBorders>
            <w:shd w:val="clear" w:color="auto" w:fill="auto"/>
            <w:noWrap/>
            <w:vAlign w:val="bottom"/>
            <w:hideMark/>
          </w:tcPr>
          <w:p w14:paraId="670A25A1" w14:textId="77777777" w:rsidR="00645BF1" w:rsidRPr="006412D6" w:rsidRDefault="00645BF1" w:rsidP="00AE0599">
            <w:r w:rsidRPr="006412D6">
              <w:t>1101001</w:t>
            </w:r>
          </w:p>
        </w:tc>
      </w:tr>
      <w:tr w:rsidR="00645BF1" w:rsidRPr="006412D6" w14:paraId="6D21DC70"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7955D06" w14:textId="77777777" w:rsidR="00645BF1" w:rsidRPr="006412D6" w:rsidRDefault="00645BF1" w:rsidP="00AE0599">
            <w:r w:rsidRPr="006412D6">
              <w:t>69</w:t>
            </w:r>
          </w:p>
        </w:tc>
        <w:tc>
          <w:tcPr>
            <w:tcW w:w="1560" w:type="dxa"/>
            <w:tcBorders>
              <w:top w:val="nil"/>
              <w:left w:val="nil"/>
              <w:bottom w:val="single" w:sz="4" w:space="0" w:color="auto"/>
              <w:right w:val="single" w:sz="4" w:space="0" w:color="auto"/>
            </w:tcBorders>
            <w:shd w:val="clear" w:color="auto" w:fill="auto"/>
            <w:noWrap/>
            <w:vAlign w:val="bottom"/>
            <w:hideMark/>
          </w:tcPr>
          <w:p w14:paraId="381EAE2F" w14:textId="77777777" w:rsidR="00645BF1" w:rsidRPr="006412D6" w:rsidRDefault="00645BF1" w:rsidP="00AE0599">
            <w:r w:rsidRPr="006412D6">
              <w:t>x"0068"</w:t>
            </w:r>
          </w:p>
        </w:tc>
        <w:tc>
          <w:tcPr>
            <w:tcW w:w="2400" w:type="dxa"/>
            <w:tcBorders>
              <w:top w:val="nil"/>
              <w:left w:val="nil"/>
              <w:bottom w:val="single" w:sz="4" w:space="0" w:color="auto"/>
              <w:right w:val="single" w:sz="4" w:space="0" w:color="auto"/>
            </w:tcBorders>
            <w:shd w:val="clear" w:color="auto" w:fill="auto"/>
            <w:noWrap/>
            <w:vAlign w:val="bottom"/>
            <w:hideMark/>
          </w:tcPr>
          <w:p w14:paraId="0C0D166C" w14:textId="77777777" w:rsidR="00645BF1" w:rsidRPr="006412D6" w:rsidRDefault="00645BF1" w:rsidP="00AE0599">
            <w:r w:rsidRPr="006412D6">
              <w:t>1101010</w:t>
            </w:r>
          </w:p>
        </w:tc>
      </w:tr>
      <w:tr w:rsidR="00645BF1" w:rsidRPr="006412D6" w14:paraId="509C7324"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7129F29" w14:textId="77777777" w:rsidR="00645BF1" w:rsidRPr="006412D6" w:rsidRDefault="00645BF1" w:rsidP="00AE0599">
            <w:r w:rsidRPr="006412D6">
              <w:t>6a</w:t>
            </w:r>
          </w:p>
        </w:tc>
        <w:tc>
          <w:tcPr>
            <w:tcW w:w="1560" w:type="dxa"/>
            <w:tcBorders>
              <w:top w:val="nil"/>
              <w:left w:val="nil"/>
              <w:bottom w:val="single" w:sz="4" w:space="0" w:color="auto"/>
              <w:right w:val="single" w:sz="4" w:space="0" w:color="auto"/>
            </w:tcBorders>
            <w:shd w:val="clear" w:color="auto" w:fill="auto"/>
            <w:noWrap/>
            <w:vAlign w:val="bottom"/>
            <w:hideMark/>
          </w:tcPr>
          <w:p w14:paraId="3070C615" w14:textId="77777777" w:rsidR="00645BF1" w:rsidRPr="006412D6" w:rsidRDefault="00645BF1" w:rsidP="00AE0599">
            <w:r w:rsidRPr="006412D6">
              <w:t>x"0069"</w:t>
            </w:r>
          </w:p>
        </w:tc>
        <w:tc>
          <w:tcPr>
            <w:tcW w:w="2400" w:type="dxa"/>
            <w:tcBorders>
              <w:top w:val="nil"/>
              <w:left w:val="nil"/>
              <w:bottom w:val="single" w:sz="4" w:space="0" w:color="auto"/>
              <w:right w:val="single" w:sz="4" w:space="0" w:color="auto"/>
            </w:tcBorders>
            <w:shd w:val="clear" w:color="auto" w:fill="auto"/>
            <w:noWrap/>
            <w:vAlign w:val="bottom"/>
            <w:hideMark/>
          </w:tcPr>
          <w:p w14:paraId="716BD377" w14:textId="77777777" w:rsidR="00645BF1" w:rsidRPr="006412D6" w:rsidRDefault="00645BF1" w:rsidP="00AE0599">
            <w:r w:rsidRPr="006412D6">
              <w:t>1101011</w:t>
            </w:r>
          </w:p>
        </w:tc>
      </w:tr>
      <w:tr w:rsidR="00645BF1" w:rsidRPr="006412D6" w14:paraId="60EA8CC4"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CFA101C" w14:textId="77777777" w:rsidR="00645BF1" w:rsidRPr="006412D6" w:rsidRDefault="00645BF1" w:rsidP="00AE0599">
            <w:r w:rsidRPr="006412D6">
              <w:t>6b</w:t>
            </w:r>
          </w:p>
        </w:tc>
        <w:tc>
          <w:tcPr>
            <w:tcW w:w="1560" w:type="dxa"/>
            <w:tcBorders>
              <w:top w:val="nil"/>
              <w:left w:val="nil"/>
              <w:bottom w:val="single" w:sz="4" w:space="0" w:color="auto"/>
              <w:right w:val="single" w:sz="4" w:space="0" w:color="auto"/>
            </w:tcBorders>
            <w:shd w:val="clear" w:color="auto" w:fill="auto"/>
            <w:noWrap/>
            <w:vAlign w:val="bottom"/>
            <w:hideMark/>
          </w:tcPr>
          <w:p w14:paraId="4048C874" w14:textId="77777777" w:rsidR="00645BF1" w:rsidRPr="006412D6" w:rsidRDefault="00645BF1" w:rsidP="00AE0599">
            <w:r w:rsidRPr="006412D6">
              <w:t>x"006A"</w:t>
            </w:r>
          </w:p>
        </w:tc>
        <w:tc>
          <w:tcPr>
            <w:tcW w:w="2400" w:type="dxa"/>
            <w:tcBorders>
              <w:top w:val="nil"/>
              <w:left w:val="nil"/>
              <w:bottom w:val="single" w:sz="4" w:space="0" w:color="auto"/>
              <w:right w:val="single" w:sz="4" w:space="0" w:color="auto"/>
            </w:tcBorders>
            <w:shd w:val="clear" w:color="auto" w:fill="auto"/>
            <w:noWrap/>
            <w:vAlign w:val="bottom"/>
            <w:hideMark/>
          </w:tcPr>
          <w:p w14:paraId="433EF284" w14:textId="77777777" w:rsidR="00645BF1" w:rsidRPr="006412D6" w:rsidRDefault="00645BF1" w:rsidP="00AE0599">
            <w:r w:rsidRPr="006412D6">
              <w:t>1101100</w:t>
            </w:r>
          </w:p>
        </w:tc>
      </w:tr>
      <w:tr w:rsidR="00645BF1" w:rsidRPr="006412D6" w14:paraId="5B1A0C4D"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1271ABD" w14:textId="77777777" w:rsidR="00645BF1" w:rsidRPr="006412D6" w:rsidRDefault="00645BF1" w:rsidP="00AE0599">
            <w:r w:rsidRPr="006412D6">
              <w:t>6c</w:t>
            </w:r>
          </w:p>
        </w:tc>
        <w:tc>
          <w:tcPr>
            <w:tcW w:w="1560" w:type="dxa"/>
            <w:tcBorders>
              <w:top w:val="nil"/>
              <w:left w:val="nil"/>
              <w:bottom w:val="single" w:sz="4" w:space="0" w:color="auto"/>
              <w:right w:val="single" w:sz="4" w:space="0" w:color="auto"/>
            </w:tcBorders>
            <w:shd w:val="clear" w:color="auto" w:fill="auto"/>
            <w:noWrap/>
            <w:vAlign w:val="bottom"/>
            <w:hideMark/>
          </w:tcPr>
          <w:p w14:paraId="74398ED6" w14:textId="77777777" w:rsidR="00645BF1" w:rsidRPr="006412D6" w:rsidRDefault="00645BF1" w:rsidP="00AE0599">
            <w:r w:rsidRPr="006412D6">
              <w:t>x"006B"</w:t>
            </w:r>
          </w:p>
        </w:tc>
        <w:tc>
          <w:tcPr>
            <w:tcW w:w="2400" w:type="dxa"/>
            <w:tcBorders>
              <w:top w:val="nil"/>
              <w:left w:val="nil"/>
              <w:bottom w:val="single" w:sz="4" w:space="0" w:color="auto"/>
              <w:right w:val="single" w:sz="4" w:space="0" w:color="auto"/>
            </w:tcBorders>
            <w:shd w:val="clear" w:color="auto" w:fill="auto"/>
            <w:noWrap/>
            <w:vAlign w:val="bottom"/>
            <w:hideMark/>
          </w:tcPr>
          <w:p w14:paraId="5F29A133" w14:textId="77777777" w:rsidR="00645BF1" w:rsidRPr="006412D6" w:rsidRDefault="00645BF1" w:rsidP="00AE0599">
            <w:r w:rsidRPr="006412D6">
              <w:t>1101101</w:t>
            </w:r>
          </w:p>
        </w:tc>
      </w:tr>
      <w:tr w:rsidR="00645BF1" w:rsidRPr="006412D6" w14:paraId="396B79D5"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156B999" w14:textId="77777777" w:rsidR="00645BF1" w:rsidRPr="006412D6" w:rsidRDefault="00645BF1" w:rsidP="00AE0599">
            <w:r w:rsidRPr="006412D6">
              <w:t>6d</w:t>
            </w:r>
          </w:p>
        </w:tc>
        <w:tc>
          <w:tcPr>
            <w:tcW w:w="1560" w:type="dxa"/>
            <w:tcBorders>
              <w:top w:val="nil"/>
              <w:left w:val="nil"/>
              <w:bottom w:val="single" w:sz="4" w:space="0" w:color="auto"/>
              <w:right w:val="single" w:sz="4" w:space="0" w:color="auto"/>
            </w:tcBorders>
            <w:shd w:val="clear" w:color="auto" w:fill="auto"/>
            <w:noWrap/>
            <w:vAlign w:val="bottom"/>
            <w:hideMark/>
          </w:tcPr>
          <w:p w14:paraId="471ACAF8" w14:textId="77777777" w:rsidR="00645BF1" w:rsidRPr="006412D6" w:rsidRDefault="00645BF1" w:rsidP="00AE0599">
            <w:r w:rsidRPr="006412D6">
              <w:t>x"006C"</w:t>
            </w:r>
          </w:p>
        </w:tc>
        <w:tc>
          <w:tcPr>
            <w:tcW w:w="2400" w:type="dxa"/>
            <w:tcBorders>
              <w:top w:val="nil"/>
              <w:left w:val="nil"/>
              <w:bottom w:val="single" w:sz="4" w:space="0" w:color="auto"/>
              <w:right w:val="single" w:sz="4" w:space="0" w:color="auto"/>
            </w:tcBorders>
            <w:shd w:val="clear" w:color="auto" w:fill="auto"/>
            <w:noWrap/>
            <w:vAlign w:val="bottom"/>
            <w:hideMark/>
          </w:tcPr>
          <w:p w14:paraId="69E96242" w14:textId="77777777" w:rsidR="00645BF1" w:rsidRPr="006412D6" w:rsidRDefault="00645BF1" w:rsidP="00AE0599">
            <w:r w:rsidRPr="006412D6">
              <w:t>1101110</w:t>
            </w:r>
          </w:p>
        </w:tc>
      </w:tr>
      <w:tr w:rsidR="00645BF1" w:rsidRPr="006412D6" w14:paraId="6D2CE8B8"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B2DC3E2" w14:textId="77777777" w:rsidR="00645BF1" w:rsidRPr="006412D6" w:rsidRDefault="00645BF1" w:rsidP="00AE0599">
            <w:r w:rsidRPr="006412D6">
              <w:lastRenderedPageBreak/>
              <w:t>6e</w:t>
            </w:r>
          </w:p>
        </w:tc>
        <w:tc>
          <w:tcPr>
            <w:tcW w:w="1560" w:type="dxa"/>
            <w:tcBorders>
              <w:top w:val="nil"/>
              <w:left w:val="nil"/>
              <w:bottom w:val="single" w:sz="4" w:space="0" w:color="auto"/>
              <w:right w:val="single" w:sz="4" w:space="0" w:color="auto"/>
            </w:tcBorders>
            <w:shd w:val="clear" w:color="auto" w:fill="auto"/>
            <w:noWrap/>
            <w:vAlign w:val="bottom"/>
            <w:hideMark/>
          </w:tcPr>
          <w:p w14:paraId="55C09755" w14:textId="77777777" w:rsidR="00645BF1" w:rsidRPr="006412D6" w:rsidRDefault="00645BF1" w:rsidP="00AE0599">
            <w:r w:rsidRPr="006412D6">
              <w:t>x"006D"</w:t>
            </w:r>
          </w:p>
        </w:tc>
        <w:tc>
          <w:tcPr>
            <w:tcW w:w="2400" w:type="dxa"/>
            <w:tcBorders>
              <w:top w:val="nil"/>
              <w:left w:val="nil"/>
              <w:bottom w:val="single" w:sz="4" w:space="0" w:color="auto"/>
              <w:right w:val="single" w:sz="4" w:space="0" w:color="auto"/>
            </w:tcBorders>
            <w:shd w:val="clear" w:color="auto" w:fill="auto"/>
            <w:noWrap/>
            <w:vAlign w:val="bottom"/>
            <w:hideMark/>
          </w:tcPr>
          <w:p w14:paraId="587A76D0" w14:textId="77777777" w:rsidR="00645BF1" w:rsidRPr="006412D6" w:rsidRDefault="00645BF1" w:rsidP="00AE0599">
            <w:r w:rsidRPr="006412D6">
              <w:t>1101111</w:t>
            </w:r>
          </w:p>
        </w:tc>
      </w:tr>
      <w:tr w:rsidR="00645BF1" w:rsidRPr="006412D6" w14:paraId="5EBD6BD2"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EE8CEE8" w14:textId="77777777" w:rsidR="00645BF1" w:rsidRPr="006412D6" w:rsidRDefault="00645BF1" w:rsidP="00AE0599">
            <w:r w:rsidRPr="006412D6">
              <w:t>6f</w:t>
            </w:r>
          </w:p>
        </w:tc>
        <w:tc>
          <w:tcPr>
            <w:tcW w:w="1560" w:type="dxa"/>
            <w:tcBorders>
              <w:top w:val="nil"/>
              <w:left w:val="nil"/>
              <w:bottom w:val="single" w:sz="4" w:space="0" w:color="auto"/>
              <w:right w:val="single" w:sz="4" w:space="0" w:color="auto"/>
            </w:tcBorders>
            <w:shd w:val="clear" w:color="auto" w:fill="auto"/>
            <w:noWrap/>
            <w:vAlign w:val="bottom"/>
            <w:hideMark/>
          </w:tcPr>
          <w:p w14:paraId="7456820E" w14:textId="77777777" w:rsidR="00645BF1" w:rsidRPr="006412D6" w:rsidRDefault="00645BF1" w:rsidP="00AE0599">
            <w:r w:rsidRPr="006412D6">
              <w:t>x"006E"</w:t>
            </w:r>
          </w:p>
        </w:tc>
        <w:tc>
          <w:tcPr>
            <w:tcW w:w="2400" w:type="dxa"/>
            <w:tcBorders>
              <w:top w:val="nil"/>
              <w:left w:val="nil"/>
              <w:bottom w:val="single" w:sz="4" w:space="0" w:color="auto"/>
              <w:right w:val="single" w:sz="4" w:space="0" w:color="auto"/>
            </w:tcBorders>
            <w:shd w:val="clear" w:color="auto" w:fill="auto"/>
            <w:noWrap/>
            <w:vAlign w:val="bottom"/>
            <w:hideMark/>
          </w:tcPr>
          <w:p w14:paraId="35C842F4" w14:textId="77777777" w:rsidR="00645BF1" w:rsidRPr="006412D6" w:rsidRDefault="00645BF1" w:rsidP="00AE0599">
            <w:r w:rsidRPr="006412D6">
              <w:t>1110000</w:t>
            </w:r>
          </w:p>
        </w:tc>
      </w:tr>
      <w:tr w:rsidR="00645BF1" w:rsidRPr="006412D6" w14:paraId="0AD34648"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3DE47AF" w14:textId="77777777" w:rsidR="00645BF1" w:rsidRPr="006412D6" w:rsidRDefault="00645BF1" w:rsidP="00AE0599">
            <w:r w:rsidRPr="006412D6">
              <w:t>70</w:t>
            </w:r>
          </w:p>
        </w:tc>
        <w:tc>
          <w:tcPr>
            <w:tcW w:w="1560" w:type="dxa"/>
            <w:tcBorders>
              <w:top w:val="nil"/>
              <w:left w:val="nil"/>
              <w:bottom w:val="single" w:sz="4" w:space="0" w:color="auto"/>
              <w:right w:val="single" w:sz="4" w:space="0" w:color="auto"/>
            </w:tcBorders>
            <w:shd w:val="clear" w:color="auto" w:fill="auto"/>
            <w:noWrap/>
            <w:vAlign w:val="bottom"/>
            <w:hideMark/>
          </w:tcPr>
          <w:p w14:paraId="2170C9BC" w14:textId="77777777" w:rsidR="00645BF1" w:rsidRPr="006412D6" w:rsidRDefault="00645BF1" w:rsidP="00AE0599">
            <w:r w:rsidRPr="006412D6">
              <w:t>x"006F"</w:t>
            </w:r>
          </w:p>
        </w:tc>
        <w:tc>
          <w:tcPr>
            <w:tcW w:w="2400" w:type="dxa"/>
            <w:tcBorders>
              <w:top w:val="nil"/>
              <w:left w:val="nil"/>
              <w:bottom w:val="single" w:sz="4" w:space="0" w:color="auto"/>
              <w:right w:val="single" w:sz="4" w:space="0" w:color="auto"/>
            </w:tcBorders>
            <w:shd w:val="clear" w:color="auto" w:fill="auto"/>
            <w:noWrap/>
            <w:vAlign w:val="bottom"/>
            <w:hideMark/>
          </w:tcPr>
          <w:p w14:paraId="7EF7FDDF" w14:textId="77777777" w:rsidR="00645BF1" w:rsidRPr="006412D6" w:rsidRDefault="00645BF1" w:rsidP="00AE0599">
            <w:r w:rsidRPr="006412D6">
              <w:t>1110001</w:t>
            </w:r>
          </w:p>
        </w:tc>
      </w:tr>
      <w:tr w:rsidR="00645BF1" w:rsidRPr="006412D6" w14:paraId="7A8E062B"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63BEBC8" w14:textId="77777777" w:rsidR="00645BF1" w:rsidRPr="006412D6" w:rsidRDefault="00645BF1" w:rsidP="00AE0599">
            <w:r w:rsidRPr="006412D6">
              <w:t>71</w:t>
            </w:r>
          </w:p>
        </w:tc>
        <w:tc>
          <w:tcPr>
            <w:tcW w:w="1560" w:type="dxa"/>
            <w:tcBorders>
              <w:top w:val="nil"/>
              <w:left w:val="nil"/>
              <w:bottom w:val="single" w:sz="4" w:space="0" w:color="auto"/>
              <w:right w:val="single" w:sz="4" w:space="0" w:color="auto"/>
            </w:tcBorders>
            <w:shd w:val="clear" w:color="auto" w:fill="auto"/>
            <w:noWrap/>
            <w:vAlign w:val="bottom"/>
            <w:hideMark/>
          </w:tcPr>
          <w:p w14:paraId="23D13744" w14:textId="77777777" w:rsidR="00645BF1" w:rsidRPr="006412D6" w:rsidRDefault="00645BF1" w:rsidP="00AE0599">
            <w:r w:rsidRPr="006412D6">
              <w:t>x"0070"</w:t>
            </w:r>
          </w:p>
        </w:tc>
        <w:tc>
          <w:tcPr>
            <w:tcW w:w="2400" w:type="dxa"/>
            <w:tcBorders>
              <w:top w:val="nil"/>
              <w:left w:val="nil"/>
              <w:bottom w:val="single" w:sz="4" w:space="0" w:color="auto"/>
              <w:right w:val="single" w:sz="4" w:space="0" w:color="auto"/>
            </w:tcBorders>
            <w:shd w:val="clear" w:color="auto" w:fill="auto"/>
            <w:noWrap/>
            <w:vAlign w:val="bottom"/>
            <w:hideMark/>
          </w:tcPr>
          <w:p w14:paraId="2C41FCDA" w14:textId="77777777" w:rsidR="00645BF1" w:rsidRPr="006412D6" w:rsidRDefault="00645BF1" w:rsidP="00AE0599">
            <w:r w:rsidRPr="006412D6">
              <w:t>1110010</w:t>
            </w:r>
          </w:p>
        </w:tc>
      </w:tr>
      <w:tr w:rsidR="00645BF1" w:rsidRPr="006412D6" w14:paraId="01F74370"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58F8AB2" w14:textId="77777777" w:rsidR="00645BF1" w:rsidRPr="006412D6" w:rsidRDefault="00645BF1" w:rsidP="00AE0599">
            <w:r w:rsidRPr="006412D6">
              <w:t>72</w:t>
            </w:r>
          </w:p>
        </w:tc>
        <w:tc>
          <w:tcPr>
            <w:tcW w:w="1560" w:type="dxa"/>
            <w:tcBorders>
              <w:top w:val="nil"/>
              <w:left w:val="nil"/>
              <w:bottom w:val="single" w:sz="4" w:space="0" w:color="auto"/>
              <w:right w:val="single" w:sz="4" w:space="0" w:color="auto"/>
            </w:tcBorders>
            <w:shd w:val="clear" w:color="auto" w:fill="auto"/>
            <w:noWrap/>
            <w:vAlign w:val="bottom"/>
            <w:hideMark/>
          </w:tcPr>
          <w:p w14:paraId="5EC897DE" w14:textId="77777777" w:rsidR="00645BF1" w:rsidRPr="006412D6" w:rsidRDefault="00645BF1" w:rsidP="00AE0599">
            <w:r w:rsidRPr="006412D6">
              <w:t>x"0071"</w:t>
            </w:r>
          </w:p>
        </w:tc>
        <w:tc>
          <w:tcPr>
            <w:tcW w:w="2400" w:type="dxa"/>
            <w:tcBorders>
              <w:top w:val="nil"/>
              <w:left w:val="nil"/>
              <w:bottom w:val="single" w:sz="4" w:space="0" w:color="auto"/>
              <w:right w:val="single" w:sz="4" w:space="0" w:color="auto"/>
            </w:tcBorders>
            <w:shd w:val="clear" w:color="auto" w:fill="auto"/>
            <w:noWrap/>
            <w:vAlign w:val="bottom"/>
            <w:hideMark/>
          </w:tcPr>
          <w:p w14:paraId="50770B3F" w14:textId="77777777" w:rsidR="00645BF1" w:rsidRPr="006412D6" w:rsidRDefault="00645BF1" w:rsidP="00AE0599">
            <w:r w:rsidRPr="006412D6">
              <w:t>1110011</w:t>
            </w:r>
          </w:p>
        </w:tc>
      </w:tr>
      <w:tr w:rsidR="00645BF1" w:rsidRPr="006412D6" w14:paraId="14CCC6D7"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5E2C11C" w14:textId="77777777" w:rsidR="00645BF1" w:rsidRPr="006412D6" w:rsidRDefault="00645BF1" w:rsidP="00AE0599">
            <w:r w:rsidRPr="006412D6">
              <w:t>73</w:t>
            </w:r>
          </w:p>
        </w:tc>
        <w:tc>
          <w:tcPr>
            <w:tcW w:w="1560" w:type="dxa"/>
            <w:tcBorders>
              <w:top w:val="nil"/>
              <w:left w:val="nil"/>
              <w:bottom w:val="single" w:sz="4" w:space="0" w:color="auto"/>
              <w:right w:val="single" w:sz="4" w:space="0" w:color="auto"/>
            </w:tcBorders>
            <w:shd w:val="clear" w:color="auto" w:fill="auto"/>
            <w:noWrap/>
            <w:vAlign w:val="bottom"/>
            <w:hideMark/>
          </w:tcPr>
          <w:p w14:paraId="67170319" w14:textId="77777777" w:rsidR="00645BF1" w:rsidRPr="006412D6" w:rsidRDefault="00645BF1" w:rsidP="00AE0599">
            <w:r w:rsidRPr="006412D6">
              <w:t>x"0072"</w:t>
            </w:r>
          </w:p>
        </w:tc>
        <w:tc>
          <w:tcPr>
            <w:tcW w:w="2400" w:type="dxa"/>
            <w:tcBorders>
              <w:top w:val="nil"/>
              <w:left w:val="nil"/>
              <w:bottom w:val="single" w:sz="4" w:space="0" w:color="auto"/>
              <w:right w:val="single" w:sz="4" w:space="0" w:color="auto"/>
            </w:tcBorders>
            <w:shd w:val="clear" w:color="auto" w:fill="auto"/>
            <w:noWrap/>
            <w:vAlign w:val="bottom"/>
            <w:hideMark/>
          </w:tcPr>
          <w:p w14:paraId="78DEC231" w14:textId="77777777" w:rsidR="00645BF1" w:rsidRPr="006412D6" w:rsidRDefault="00645BF1" w:rsidP="00AE0599">
            <w:r w:rsidRPr="006412D6">
              <w:t>1110100</w:t>
            </w:r>
          </w:p>
        </w:tc>
      </w:tr>
      <w:tr w:rsidR="00645BF1" w:rsidRPr="006412D6" w14:paraId="07A56EF1"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EF4F575" w14:textId="77777777" w:rsidR="00645BF1" w:rsidRPr="006412D6" w:rsidRDefault="00645BF1" w:rsidP="00AE0599">
            <w:r w:rsidRPr="006412D6">
              <w:t>74</w:t>
            </w:r>
          </w:p>
        </w:tc>
        <w:tc>
          <w:tcPr>
            <w:tcW w:w="1560" w:type="dxa"/>
            <w:tcBorders>
              <w:top w:val="nil"/>
              <w:left w:val="nil"/>
              <w:bottom w:val="single" w:sz="4" w:space="0" w:color="auto"/>
              <w:right w:val="single" w:sz="4" w:space="0" w:color="auto"/>
            </w:tcBorders>
            <w:shd w:val="clear" w:color="auto" w:fill="auto"/>
            <w:noWrap/>
            <w:vAlign w:val="bottom"/>
            <w:hideMark/>
          </w:tcPr>
          <w:p w14:paraId="66794AB1" w14:textId="77777777" w:rsidR="00645BF1" w:rsidRPr="006412D6" w:rsidRDefault="00645BF1" w:rsidP="00AE0599">
            <w:r w:rsidRPr="006412D6">
              <w:t>x"0073"</w:t>
            </w:r>
          </w:p>
        </w:tc>
        <w:tc>
          <w:tcPr>
            <w:tcW w:w="2400" w:type="dxa"/>
            <w:tcBorders>
              <w:top w:val="nil"/>
              <w:left w:val="nil"/>
              <w:bottom w:val="single" w:sz="4" w:space="0" w:color="auto"/>
              <w:right w:val="single" w:sz="4" w:space="0" w:color="auto"/>
            </w:tcBorders>
            <w:shd w:val="clear" w:color="auto" w:fill="auto"/>
            <w:noWrap/>
            <w:vAlign w:val="bottom"/>
            <w:hideMark/>
          </w:tcPr>
          <w:p w14:paraId="56334330" w14:textId="77777777" w:rsidR="00645BF1" w:rsidRPr="006412D6" w:rsidRDefault="00645BF1" w:rsidP="00AE0599">
            <w:r w:rsidRPr="006412D6">
              <w:t>1110101</w:t>
            </w:r>
          </w:p>
        </w:tc>
      </w:tr>
      <w:tr w:rsidR="00645BF1" w:rsidRPr="006412D6" w14:paraId="5D7808D6"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09DD99B" w14:textId="77777777" w:rsidR="00645BF1" w:rsidRPr="006412D6" w:rsidRDefault="00645BF1" w:rsidP="00AE0599">
            <w:r w:rsidRPr="006412D6">
              <w:t>75</w:t>
            </w:r>
          </w:p>
        </w:tc>
        <w:tc>
          <w:tcPr>
            <w:tcW w:w="1560" w:type="dxa"/>
            <w:tcBorders>
              <w:top w:val="nil"/>
              <w:left w:val="nil"/>
              <w:bottom w:val="single" w:sz="4" w:space="0" w:color="auto"/>
              <w:right w:val="single" w:sz="4" w:space="0" w:color="auto"/>
            </w:tcBorders>
            <w:shd w:val="clear" w:color="auto" w:fill="auto"/>
            <w:noWrap/>
            <w:vAlign w:val="bottom"/>
            <w:hideMark/>
          </w:tcPr>
          <w:p w14:paraId="72B20924" w14:textId="77777777" w:rsidR="00645BF1" w:rsidRPr="006412D6" w:rsidRDefault="00645BF1" w:rsidP="00AE0599">
            <w:r w:rsidRPr="006412D6">
              <w:t>x"0074"</w:t>
            </w:r>
          </w:p>
        </w:tc>
        <w:tc>
          <w:tcPr>
            <w:tcW w:w="2400" w:type="dxa"/>
            <w:tcBorders>
              <w:top w:val="nil"/>
              <w:left w:val="nil"/>
              <w:bottom w:val="single" w:sz="4" w:space="0" w:color="auto"/>
              <w:right w:val="single" w:sz="4" w:space="0" w:color="auto"/>
            </w:tcBorders>
            <w:shd w:val="clear" w:color="auto" w:fill="auto"/>
            <w:noWrap/>
            <w:vAlign w:val="bottom"/>
            <w:hideMark/>
          </w:tcPr>
          <w:p w14:paraId="33159168" w14:textId="77777777" w:rsidR="00645BF1" w:rsidRPr="006412D6" w:rsidRDefault="00645BF1" w:rsidP="00AE0599">
            <w:r w:rsidRPr="006412D6">
              <w:t>1110110</w:t>
            </w:r>
          </w:p>
        </w:tc>
      </w:tr>
      <w:tr w:rsidR="00645BF1" w:rsidRPr="006412D6" w14:paraId="38698C18"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0F7F393" w14:textId="77777777" w:rsidR="00645BF1" w:rsidRPr="006412D6" w:rsidRDefault="00645BF1" w:rsidP="00AE0599">
            <w:r w:rsidRPr="006412D6">
              <w:t>76</w:t>
            </w:r>
          </w:p>
        </w:tc>
        <w:tc>
          <w:tcPr>
            <w:tcW w:w="1560" w:type="dxa"/>
            <w:tcBorders>
              <w:top w:val="nil"/>
              <w:left w:val="nil"/>
              <w:bottom w:val="single" w:sz="4" w:space="0" w:color="auto"/>
              <w:right w:val="single" w:sz="4" w:space="0" w:color="auto"/>
            </w:tcBorders>
            <w:shd w:val="clear" w:color="auto" w:fill="auto"/>
            <w:noWrap/>
            <w:vAlign w:val="bottom"/>
            <w:hideMark/>
          </w:tcPr>
          <w:p w14:paraId="23483595" w14:textId="77777777" w:rsidR="00645BF1" w:rsidRPr="006412D6" w:rsidRDefault="00645BF1" w:rsidP="00AE0599">
            <w:r w:rsidRPr="006412D6">
              <w:t>x"0075"</w:t>
            </w:r>
          </w:p>
        </w:tc>
        <w:tc>
          <w:tcPr>
            <w:tcW w:w="2400" w:type="dxa"/>
            <w:tcBorders>
              <w:top w:val="nil"/>
              <w:left w:val="nil"/>
              <w:bottom w:val="single" w:sz="4" w:space="0" w:color="auto"/>
              <w:right w:val="single" w:sz="4" w:space="0" w:color="auto"/>
            </w:tcBorders>
            <w:shd w:val="clear" w:color="auto" w:fill="auto"/>
            <w:noWrap/>
            <w:vAlign w:val="bottom"/>
            <w:hideMark/>
          </w:tcPr>
          <w:p w14:paraId="243C4D2D" w14:textId="77777777" w:rsidR="00645BF1" w:rsidRPr="006412D6" w:rsidRDefault="00645BF1" w:rsidP="00AE0599">
            <w:r w:rsidRPr="006412D6">
              <w:t>1110111</w:t>
            </w:r>
          </w:p>
        </w:tc>
      </w:tr>
      <w:tr w:rsidR="00645BF1" w:rsidRPr="006412D6" w14:paraId="2334F1CC"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43038E7" w14:textId="77777777" w:rsidR="00645BF1" w:rsidRPr="006412D6" w:rsidRDefault="00645BF1" w:rsidP="00AE0599">
            <w:r w:rsidRPr="006412D6">
              <w:t>77</w:t>
            </w:r>
          </w:p>
        </w:tc>
        <w:tc>
          <w:tcPr>
            <w:tcW w:w="1560" w:type="dxa"/>
            <w:tcBorders>
              <w:top w:val="nil"/>
              <w:left w:val="nil"/>
              <w:bottom w:val="single" w:sz="4" w:space="0" w:color="auto"/>
              <w:right w:val="single" w:sz="4" w:space="0" w:color="auto"/>
            </w:tcBorders>
            <w:shd w:val="clear" w:color="auto" w:fill="auto"/>
            <w:noWrap/>
            <w:vAlign w:val="bottom"/>
            <w:hideMark/>
          </w:tcPr>
          <w:p w14:paraId="0903DB00" w14:textId="77777777" w:rsidR="00645BF1" w:rsidRPr="006412D6" w:rsidRDefault="00645BF1" w:rsidP="00AE0599">
            <w:r w:rsidRPr="006412D6">
              <w:t>x"0076"</w:t>
            </w:r>
          </w:p>
        </w:tc>
        <w:tc>
          <w:tcPr>
            <w:tcW w:w="2400" w:type="dxa"/>
            <w:tcBorders>
              <w:top w:val="nil"/>
              <w:left w:val="nil"/>
              <w:bottom w:val="single" w:sz="4" w:space="0" w:color="auto"/>
              <w:right w:val="single" w:sz="4" w:space="0" w:color="auto"/>
            </w:tcBorders>
            <w:shd w:val="clear" w:color="auto" w:fill="auto"/>
            <w:noWrap/>
            <w:vAlign w:val="bottom"/>
            <w:hideMark/>
          </w:tcPr>
          <w:p w14:paraId="73F543BF" w14:textId="77777777" w:rsidR="00645BF1" w:rsidRPr="006412D6" w:rsidRDefault="00645BF1" w:rsidP="00AE0599">
            <w:r w:rsidRPr="006412D6">
              <w:t>1111000</w:t>
            </w:r>
          </w:p>
        </w:tc>
      </w:tr>
      <w:tr w:rsidR="00645BF1" w:rsidRPr="006412D6" w14:paraId="4F3ED9A3"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12CD8E1" w14:textId="77777777" w:rsidR="00645BF1" w:rsidRPr="006412D6" w:rsidRDefault="00645BF1" w:rsidP="00AE0599">
            <w:r w:rsidRPr="006412D6">
              <w:t>78</w:t>
            </w:r>
          </w:p>
        </w:tc>
        <w:tc>
          <w:tcPr>
            <w:tcW w:w="1560" w:type="dxa"/>
            <w:tcBorders>
              <w:top w:val="nil"/>
              <w:left w:val="nil"/>
              <w:bottom w:val="single" w:sz="4" w:space="0" w:color="auto"/>
              <w:right w:val="single" w:sz="4" w:space="0" w:color="auto"/>
            </w:tcBorders>
            <w:shd w:val="clear" w:color="auto" w:fill="auto"/>
            <w:noWrap/>
            <w:vAlign w:val="bottom"/>
            <w:hideMark/>
          </w:tcPr>
          <w:p w14:paraId="70890B4C" w14:textId="77777777" w:rsidR="00645BF1" w:rsidRPr="006412D6" w:rsidRDefault="00645BF1" w:rsidP="00AE0599">
            <w:r w:rsidRPr="006412D6">
              <w:t>x"0077"</w:t>
            </w:r>
          </w:p>
        </w:tc>
        <w:tc>
          <w:tcPr>
            <w:tcW w:w="2400" w:type="dxa"/>
            <w:tcBorders>
              <w:top w:val="nil"/>
              <w:left w:val="nil"/>
              <w:bottom w:val="single" w:sz="4" w:space="0" w:color="auto"/>
              <w:right w:val="single" w:sz="4" w:space="0" w:color="auto"/>
            </w:tcBorders>
            <w:shd w:val="clear" w:color="auto" w:fill="auto"/>
            <w:noWrap/>
            <w:vAlign w:val="bottom"/>
            <w:hideMark/>
          </w:tcPr>
          <w:p w14:paraId="54836176" w14:textId="77777777" w:rsidR="00645BF1" w:rsidRPr="006412D6" w:rsidRDefault="00645BF1" w:rsidP="00AE0599">
            <w:r w:rsidRPr="006412D6">
              <w:t>1111001</w:t>
            </w:r>
          </w:p>
        </w:tc>
      </w:tr>
      <w:tr w:rsidR="00645BF1" w:rsidRPr="006412D6" w14:paraId="005F52A0"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9302007" w14:textId="77777777" w:rsidR="00645BF1" w:rsidRPr="006412D6" w:rsidRDefault="00645BF1" w:rsidP="00AE0599">
            <w:r w:rsidRPr="006412D6">
              <w:t>79</w:t>
            </w:r>
          </w:p>
        </w:tc>
        <w:tc>
          <w:tcPr>
            <w:tcW w:w="1560" w:type="dxa"/>
            <w:tcBorders>
              <w:top w:val="nil"/>
              <w:left w:val="nil"/>
              <w:bottom w:val="single" w:sz="4" w:space="0" w:color="auto"/>
              <w:right w:val="single" w:sz="4" w:space="0" w:color="auto"/>
            </w:tcBorders>
            <w:shd w:val="clear" w:color="auto" w:fill="auto"/>
            <w:noWrap/>
            <w:vAlign w:val="bottom"/>
            <w:hideMark/>
          </w:tcPr>
          <w:p w14:paraId="06496FE8" w14:textId="77777777" w:rsidR="00645BF1" w:rsidRPr="006412D6" w:rsidRDefault="00645BF1" w:rsidP="00AE0599">
            <w:r w:rsidRPr="006412D6">
              <w:t>x"0078"</w:t>
            </w:r>
          </w:p>
        </w:tc>
        <w:tc>
          <w:tcPr>
            <w:tcW w:w="2400" w:type="dxa"/>
            <w:tcBorders>
              <w:top w:val="nil"/>
              <w:left w:val="nil"/>
              <w:bottom w:val="single" w:sz="4" w:space="0" w:color="auto"/>
              <w:right w:val="single" w:sz="4" w:space="0" w:color="auto"/>
            </w:tcBorders>
            <w:shd w:val="clear" w:color="auto" w:fill="auto"/>
            <w:noWrap/>
            <w:vAlign w:val="bottom"/>
            <w:hideMark/>
          </w:tcPr>
          <w:p w14:paraId="4A56D612" w14:textId="77777777" w:rsidR="00645BF1" w:rsidRPr="006412D6" w:rsidRDefault="00645BF1" w:rsidP="00AE0599">
            <w:r w:rsidRPr="006412D6">
              <w:t>1111010</w:t>
            </w:r>
          </w:p>
        </w:tc>
      </w:tr>
      <w:tr w:rsidR="00645BF1" w:rsidRPr="006412D6" w14:paraId="34F180A6"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3F16EAF" w14:textId="77777777" w:rsidR="00645BF1" w:rsidRPr="006412D6" w:rsidRDefault="00645BF1" w:rsidP="00AE0599">
            <w:r w:rsidRPr="006412D6">
              <w:t>7a</w:t>
            </w:r>
          </w:p>
        </w:tc>
        <w:tc>
          <w:tcPr>
            <w:tcW w:w="1560" w:type="dxa"/>
            <w:tcBorders>
              <w:top w:val="nil"/>
              <w:left w:val="nil"/>
              <w:bottom w:val="single" w:sz="4" w:space="0" w:color="auto"/>
              <w:right w:val="single" w:sz="4" w:space="0" w:color="auto"/>
            </w:tcBorders>
            <w:shd w:val="clear" w:color="auto" w:fill="auto"/>
            <w:noWrap/>
            <w:vAlign w:val="bottom"/>
            <w:hideMark/>
          </w:tcPr>
          <w:p w14:paraId="40301002" w14:textId="77777777" w:rsidR="00645BF1" w:rsidRPr="006412D6" w:rsidRDefault="00645BF1" w:rsidP="00AE0599">
            <w:r w:rsidRPr="006412D6">
              <w:t>x"0079"</w:t>
            </w:r>
          </w:p>
        </w:tc>
        <w:tc>
          <w:tcPr>
            <w:tcW w:w="2400" w:type="dxa"/>
            <w:tcBorders>
              <w:top w:val="nil"/>
              <w:left w:val="nil"/>
              <w:bottom w:val="single" w:sz="4" w:space="0" w:color="auto"/>
              <w:right w:val="single" w:sz="4" w:space="0" w:color="auto"/>
            </w:tcBorders>
            <w:shd w:val="clear" w:color="auto" w:fill="auto"/>
            <w:noWrap/>
            <w:vAlign w:val="bottom"/>
            <w:hideMark/>
          </w:tcPr>
          <w:p w14:paraId="0EE2FC30" w14:textId="77777777" w:rsidR="00645BF1" w:rsidRPr="006412D6" w:rsidRDefault="00645BF1" w:rsidP="00AE0599">
            <w:r w:rsidRPr="006412D6">
              <w:t>1111011</w:t>
            </w:r>
          </w:p>
        </w:tc>
      </w:tr>
      <w:tr w:rsidR="00645BF1" w:rsidRPr="006412D6" w14:paraId="70104F60"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FE13786" w14:textId="77777777" w:rsidR="00645BF1" w:rsidRPr="006412D6" w:rsidRDefault="00645BF1" w:rsidP="00AE0599">
            <w:r w:rsidRPr="006412D6">
              <w:t>7b</w:t>
            </w:r>
          </w:p>
        </w:tc>
        <w:tc>
          <w:tcPr>
            <w:tcW w:w="1560" w:type="dxa"/>
            <w:tcBorders>
              <w:top w:val="nil"/>
              <w:left w:val="nil"/>
              <w:bottom w:val="single" w:sz="4" w:space="0" w:color="auto"/>
              <w:right w:val="single" w:sz="4" w:space="0" w:color="auto"/>
            </w:tcBorders>
            <w:shd w:val="clear" w:color="auto" w:fill="auto"/>
            <w:noWrap/>
            <w:vAlign w:val="bottom"/>
            <w:hideMark/>
          </w:tcPr>
          <w:p w14:paraId="6E1BD3A3" w14:textId="77777777" w:rsidR="00645BF1" w:rsidRPr="006412D6" w:rsidRDefault="00645BF1" w:rsidP="00AE0599">
            <w:r w:rsidRPr="006412D6">
              <w:t>x"007A"</w:t>
            </w:r>
          </w:p>
        </w:tc>
        <w:tc>
          <w:tcPr>
            <w:tcW w:w="2400" w:type="dxa"/>
            <w:tcBorders>
              <w:top w:val="nil"/>
              <w:left w:val="nil"/>
              <w:bottom w:val="single" w:sz="4" w:space="0" w:color="auto"/>
              <w:right w:val="single" w:sz="4" w:space="0" w:color="auto"/>
            </w:tcBorders>
            <w:shd w:val="clear" w:color="auto" w:fill="auto"/>
            <w:noWrap/>
            <w:vAlign w:val="bottom"/>
            <w:hideMark/>
          </w:tcPr>
          <w:p w14:paraId="3C930AC0" w14:textId="77777777" w:rsidR="00645BF1" w:rsidRPr="006412D6" w:rsidRDefault="00645BF1" w:rsidP="00AE0599">
            <w:r w:rsidRPr="006412D6">
              <w:t>1111100</w:t>
            </w:r>
          </w:p>
        </w:tc>
      </w:tr>
      <w:tr w:rsidR="00645BF1" w:rsidRPr="006412D6" w14:paraId="6E853BCD"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CC1F7BB" w14:textId="77777777" w:rsidR="00645BF1" w:rsidRPr="006412D6" w:rsidRDefault="00645BF1" w:rsidP="00AE0599">
            <w:r w:rsidRPr="006412D6">
              <w:t>7c</w:t>
            </w:r>
          </w:p>
        </w:tc>
        <w:tc>
          <w:tcPr>
            <w:tcW w:w="1560" w:type="dxa"/>
            <w:tcBorders>
              <w:top w:val="nil"/>
              <w:left w:val="nil"/>
              <w:bottom w:val="single" w:sz="4" w:space="0" w:color="auto"/>
              <w:right w:val="single" w:sz="4" w:space="0" w:color="auto"/>
            </w:tcBorders>
            <w:shd w:val="clear" w:color="auto" w:fill="auto"/>
            <w:noWrap/>
            <w:vAlign w:val="bottom"/>
            <w:hideMark/>
          </w:tcPr>
          <w:p w14:paraId="7849A376" w14:textId="77777777" w:rsidR="00645BF1" w:rsidRPr="006412D6" w:rsidRDefault="00645BF1" w:rsidP="00AE0599">
            <w:r w:rsidRPr="006412D6">
              <w:t>x"007B"</w:t>
            </w:r>
          </w:p>
        </w:tc>
        <w:tc>
          <w:tcPr>
            <w:tcW w:w="2400" w:type="dxa"/>
            <w:tcBorders>
              <w:top w:val="nil"/>
              <w:left w:val="nil"/>
              <w:bottom w:val="single" w:sz="4" w:space="0" w:color="auto"/>
              <w:right w:val="single" w:sz="4" w:space="0" w:color="auto"/>
            </w:tcBorders>
            <w:shd w:val="clear" w:color="auto" w:fill="auto"/>
            <w:noWrap/>
            <w:vAlign w:val="bottom"/>
            <w:hideMark/>
          </w:tcPr>
          <w:p w14:paraId="3C10E09A" w14:textId="77777777" w:rsidR="00645BF1" w:rsidRPr="006412D6" w:rsidRDefault="00645BF1" w:rsidP="00AE0599">
            <w:r w:rsidRPr="006412D6">
              <w:t>1111101</w:t>
            </w:r>
          </w:p>
        </w:tc>
      </w:tr>
      <w:tr w:rsidR="00645BF1" w:rsidRPr="006412D6" w14:paraId="18D79A05"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85408BC" w14:textId="77777777" w:rsidR="00645BF1" w:rsidRPr="006412D6" w:rsidRDefault="00645BF1" w:rsidP="00AE0599">
            <w:r w:rsidRPr="006412D6">
              <w:t>7d</w:t>
            </w:r>
          </w:p>
        </w:tc>
        <w:tc>
          <w:tcPr>
            <w:tcW w:w="1560" w:type="dxa"/>
            <w:tcBorders>
              <w:top w:val="nil"/>
              <w:left w:val="nil"/>
              <w:bottom w:val="single" w:sz="4" w:space="0" w:color="auto"/>
              <w:right w:val="single" w:sz="4" w:space="0" w:color="auto"/>
            </w:tcBorders>
            <w:shd w:val="clear" w:color="auto" w:fill="auto"/>
            <w:noWrap/>
            <w:vAlign w:val="bottom"/>
            <w:hideMark/>
          </w:tcPr>
          <w:p w14:paraId="1ADFBF15" w14:textId="77777777" w:rsidR="00645BF1" w:rsidRPr="006412D6" w:rsidRDefault="00645BF1" w:rsidP="00AE0599">
            <w:r w:rsidRPr="006412D6">
              <w:t>x"007C"</w:t>
            </w:r>
          </w:p>
        </w:tc>
        <w:tc>
          <w:tcPr>
            <w:tcW w:w="2400" w:type="dxa"/>
            <w:tcBorders>
              <w:top w:val="nil"/>
              <w:left w:val="nil"/>
              <w:bottom w:val="single" w:sz="4" w:space="0" w:color="auto"/>
              <w:right w:val="single" w:sz="4" w:space="0" w:color="auto"/>
            </w:tcBorders>
            <w:shd w:val="clear" w:color="auto" w:fill="auto"/>
            <w:noWrap/>
            <w:vAlign w:val="bottom"/>
            <w:hideMark/>
          </w:tcPr>
          <w:p w14:paraId="14B2579B" w14:textId="77777777" w:rsidR="00645BF1" w:rsidRPr="006412D6" w:rsidRDefault="00645BF1" w:rsidP="00AE0599">
            <w:r w:rsidRPr="006412D6">
              <w:t>1111110</w:t>
            </w:r>
          </w:p>
        </w:tc>
      </w:tr>
      <w:tr w:rsidR="00645BF1" w:rsidRPr="006412D6" w14:paraId="6A7558AA"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23C7AF3" w14:textId="77777777" w:rsidR="00645BF1" w:rsidRPr="006412D6" w:rsidRDefault="00645BF1" w:rsidP="00AE0599">
            <w:r w:rsidRPr="006412D6">
              <w:t>7e</w:t>
            </w:r>
          </w:p>
        </w:tc>
        <w:tc>
          <w:tcPr>
            <w:tcW w:w="1560" w:type="dxa"/>
            <w:tcBorders>
              <w:top w:val="nil"/>
              <w:left w:val="nil"/>
              <w:bottom w:val="single" w:sz="4" w:space="0" w:color="auto"/>
              <w:right w:val="single" w:sz="4" w:space="0" w:color="auto"/>
            </w:tcBorders>
            <w:shd w:val="clear" w:color="auto" w:fill="auto"/>
            <w:noWrap/>
            <w:vAlign w:val="bottom"/>
            <w:hideMark/>
          </w:tcPr>
          <w:p w14:paraId="05457A8C" w14:textId="77777777" w:rsidR="00645BF1" w:rsidRPr="006412D6" w:rsidRDefault="00645BF1" w:rsidP="00AE0599">
            <w:r w:rsidRPr="006412D6">
              <w:t>x"007D"</w:t>
            </w:r>
          </w:p>
        </w:tc>
        <w:tc>
          <w:tcPr>
            <w:tcW w:w="2400" w:type="dxa"/>
            <w:tcBorders>
              <w:top w:val="nil"/>
              <w:left w:val="nil"/>
              <w:bottom w:val="single" w:sz="4" w:space="0" w:color="auto"/>
              <w:right w:val="single" w:sz="4" w:space="0" w:color="auto"/>
            </w:tcBorders>
            <w:shd w:val="clear" w:color="auto" w:fill="auto"/>
            <w:noWrap/>
            <w:vAlign w:val="bottom"/>
            <w:hideMark/>
          </w:tcPr>
          <w:p w14:paraId="557AFE29" w14:textId="77777777" w:rsidR="00645BF1" w:rsidRPr="006412D6" w:rsidRDefault="00645BF1" w:rsidP="00AE0599">
            <w:r w:rsidRPr="006412D6">
              <w:t>1111111</w:t>
            </w:r>
          </w:p>
        </w:tc>
      </w:tr>
      <w:tr w:rsidR="00645BF1" w:rsidRPr="006412D6" w14:paraId="3158D856"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2D74F92" w14:textId="77777777" w:rsidR="00645BF1" w:rsidRPr="006412D6" w:rsidRDefault="00645BF1" w:rsidP="00AE0599">
            <w:r w:rsidRPr="006412D6">
              <w:t>7f</w:t>
            </w:r>
          </w:p>
        </w:tc>
        <w:tc>
          <w:tcPr>
            <w:tcW w:w="1560" w:type="dxa"/>
            <w:tcBorders>
              <w:top w:val="nil"/>
              <w:left w:val="nil"/>
              <w:bottom w:val="single" w:sz="4" w:space="0" w:color="auto"/>
              <w:right w:val="single" w:sz="4" w:space="0" w:color="auto"/>
            </w:tcBorders>
            <w:shd w:val="clear" w:color="auto" w:fill="auto"/>
            <w:noWrap/>
            <w:vAlign w:val="bottom"/>
            <w:hideMark/>
          </w:tcPr>
          <w:p w14:paraId="09145767" w14:textId="77777777" w:rsidR="00645BF1" w:rsidRPr="006412D6" w:rsidRDefault="00645BF1" w:rsidP="00AE0599">
            <w:r w:rsidRPr="006412D6">
              <w:t>x"007E"</w:t>
            </w:r>
          </w:p>
        </w:tc>
        <w:tc>
          <w:tcPr>
            <w:tcW w:w="2400" w:type="dxa"/>
            <w:tcBorders>
              <w:top w:val="nil"/>
              <w:left w:val="nil"/>
              <w:bottom w:val="single" w:sz="4" w:space="0" w:color="auto"/>
              <w:right w:val="single" w:sz="4" w:space="0" w:color="auto"/>
            </w:tcBorders>
            <w:shd w:val="clear" w:color="auto" w:fill="auto"/>
            <w:noWrap/>
            <w:vAlign w:val="bottom"/>
            <w:hideMark/>
          </w:tcPr>
          <w:p w14:paraId="6C69C935" w14:textId="77777777" w:rsidR="00645BF1" w:rsidRPr="006412D6" w:rsidRDefault="00645BF1" w:rsidP="00AE0599">
            <w:r w:rsidRPr="006412D6">
              <w:t>10000000</w:t>
            </w:r>
          </w:p>
        </w:tc>
      </w:tr>
      <w:tr w:rsidR="00645BF1" w:rsidRPr="006412D6" w14:paraId="50F8B515"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8702C3E" w14:textId="77777777" w:rsidR="00645BF1" w:rsidRPr="006412D6" w:rsidRDefault="00645BF1" w:rsidP="00AE0599">
            <w:r w:rsidRPr="006412D6">
              <w:t>80</w:t>
            </w:r>
          </w:p>
        </w:tc>
        <w:tc>
          <w:tcPr>
            <w:tcW w:w="1560" w:type="dxa"/>
            <w:tcBorders>
              <w:top w:val="nil"/>
              <w:left w:val="nil"/>
              <w:bottom w:val="single" w:sz="4" w:space="0" w:color="auto"/>
              <w:right w:val="single" w:sz="4" w:space="0" w:color="auto"/>
            </w:tcBorders>
            <w:shd w:val="clear" w:color="auto" w:fill="auto"/>
            <w:noWrap/>
            <w:vAlign w:val="bottom"/>
            <w:hideMark/>
          </w:tcPr>
          <w:p w14:paraId="425E0790" w14:textId="77777777" w:rsidR="00645BF1" w:rsidRPr="006412D6" w:rsidRDefault="00645BF1" w:rsidP="00AE0599">
            <w:r w:rsidRPr="006412D6">
              <w:t>x"007F"</w:t>
            </w:r>
          </w:p>
        </w:tc>
        <w:tc>
          <w:tcPr>
            <w:tcW w:w="2400" w:type="dxa"/>
            <w:tcBorders>
              <w:top w:val="nil"/>
              <w:left w:val="nil"/>
              <w:bottom w:val="single" w:sz="4" w:space="0" w:color="auto"/>
              <w:right w:val="single" w:sz="4" w:space="0" w:color="auto"/>
            </w:tcBorders>
            <w:shd w:val="clear" w:color="auto" w:fill="auto"/>
            <w:noWrap/>
            <w:vAlign w:val="bottom"/>
            <w:hideMark/>
          </w:tcPr>
          <w:p w14:paraId="2C54EC44" w14:textId="77777777" w:rsidR="00645BF1" w:rsidRPr="006412D6" w:rsidRDefault="00645BF1" w:rsidP="00AE0599">
            <w:r w:rsidRPr="006412D6">
              <w:t>10000001</w:t>
            </w:r>
          </w:p>
        </w:tc>
      </w:tr>
      <w:tr w:rsidR="00645BF1" w:rsidRPr="006412D6" w14:paraId="69CC4E33"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047D24C" w14:textId="77777777" w:rsidR="00645BF1" w:rsidRPr="006412D6" w:rsidRDefault="00645BF1" w:rsidP="00AE0599">
            <w:r w:rsidRPr="006412D6">
              <w:t>81</w:t>
            </w:r>
          </w:p>
        </w:tc>
        <w:tc>
          <w:tcPr>
            <w:tcW w:w="1560" w:type="dxa"/>
            <w:tcBorders>
              <w:top w:val="nil"/>
              <w:left w:val="nil"/>
              <w:bottom w:val="single" w:sz="4" w:space="0" w:color="auto"/>
              <w:right w:val="single" w:sz="4" w:space="0" w:color="auto"/>
            </w:tcBorders>
            <w:shd w:val="clear" w:color="auto" w:fill="auto"/>
            <w:noWrap/>
            <w:vAlign w:val="bottom"/>
            <w:hideMark/>
          </w:tcPr>
          <w:p w14:paraId="0E5BAE7D" w14:textId="77777777" w:rsidR="00645BF1" w:rsidRPr="006412D6" w:rsidRDefault="00645BF1" w:rsidP="00AE0599">
            <w:r w:rsidRPr="006412D6">
              <w:t>x"0080"</w:t>
            </w:r>
          </w:p>
        </w:tc>
        <w:tc>
          <w:tcPr>
            <w:tcW w:w="2400" w:type="dxa"/>
            <w:tcBorders>
              <w:top w:val="nil"/>
              <w:left w:val="nil"/>
              <w:bottom w:val="single" w:sz="4" w:space="0" w:color="auto"/>
              <w:right w:val="single" w:sz="4" w:space="0" w:color="auto"/>
            </w:tcBorders>
            <w:shd w:val="clear" w:color="auto" w:fill="auto"/>
            <w:noWrap/>
            <w:vAlign w:val="bottom"/>
            <w:hideMark/>
          </w:tcPr>
          <w:p w14:paraId="6E41B511" w14:textId="77777777" w:rsidR="00645BF1" w:rsidRPr="006412D6" w:rsidRDefault="00645BF1" w:rsidP="00AE0599">
            <w:r w:rsidRPr="006412D6">
              <w:t>10000010</w:t>
            </w:r>
          </w:p>
        </w:tc>
      </w:tr>
      <w:tr w:rsidR="00645BF1" w:rsidRPr="006412D6" w14:paraId="7763635A"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DE0F2A3" w14:textId="77777777" w:rsidR="00645BF1" w:rsidRPr="006412D6" w:rsidRDefault="00645BF1" w:rsidP="00AE0599">
            <w:r w:rsidRPr="006412D6">
              <w:t>82</w:t>
            </w:r>
          </w:p>
        </w:tc>
        <w:tc>
          <w:tcPr>
            <w:tcW w:w="1560" w:type="dxa"/>
            <w:tcBorders>
              <w:top w:val="nil"/>
              <w:left w:val="nil"/>
              <w:bottom w:val="single" w:sz="4" w:space="0" w:color="auto"/>
              <w:right w:val="single" w:sz="4" w:space="0" w:color="auto"/>
            </w:tcBorders>
            <w:shd w:val="clear" w:color="auto" w:fill="auto"/>
            <w:noWrap/>
            <w:vAlign w:val="bottom"/>
            <w:hideMark/>
          </w:tcPr>
          <w:p w14:paraId="19C93793" w14:textId="77777777" w:rsidR="00645BF1" w:rsidRPr="006412D6" w:rsidRDefault="00645BF1" w:rsidP="00AE0599">
            <w:r w:rsidRPr="006412D6">
              <w:t>x"0081"</w:t>
            </w:r>
          </w:p>
        </w:tc>
        <w:tc>
          <w:tcPr>
            <w:tcW w:w="2400" w:type="dxa"/>
            <w:tcBorders>
              <w:top w:val="nil"/>
              <w:left w:val="nil"/>
              <w:bottom w:val="single" w:sz="4" w:space="0" w:color="auto"/>
              <w:right w:val="single" w:sz="4" w:space="0" w:color="auto"/>
            </w:tcBorders>
            <w:shd w:val="clear" w:color="auto" w:fill="auto"/>
            <w:noWrap/>
            <w:vAlign w:val="bottom"/>
            <w:hideMark/>
          </w:tcPr>
          <w:p w14:paraId="5765CC81" w14:textId="77777777" w:rsidR="00645BF1" w:rsidRPr="006412D6" w:rsidRDefault="00645BF1" w:rsidP="00AE0599">
            <w:r w:rsidRPr="006412D6">
              <w:t>10000011</w:t>
            </w:r>
          </w:p>
        </w:tc>
      </w:tr>
      <w:tr w:rsidR="00645BF1" w:rsidRPr="006412D6" w14:paraId="0EEDE9F2"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AE76284" w14:textId="77777777" w:rsidR="00645BF1" w:rsidRPr="006412D6" w:rsidRDefault="00645BF1" w:rsidP="00AE0599">
            <w:r w:rsidRPr="006412D6">
              <w:t>83</w:t>
            </w:r>
          </w:p>
        </w:tc>
        <w:tc>
          <w:tcPr>
            <w:tcW w:w="1560" w:type="dxa"/>
            <w:tcBorders>
              <w:top w:val="nil"/>
              <w:left w:val="nil"/>
              <w:bottom w:val="single" w:sz="4" w:space="0" w:color="auto"/>
              <w:right w:val="single" w:sz="4" w:space="0" w:color="auto"/>
            </w:tcBorders>
            <w:shd w:val="clear" w:color="auto" w:fill="auto"/>
            <w:noWrap/>
            <w:vAlign w:val="bottom"/>
            <w:hideMark/>
          </w:tcPr>
          <w:p w14:paraId="59BB2E4E" w14:textId="77777777" w:rsidR="00645BF1" w:rsidRPr="006412D6" w:rsidRDefault="00645BF1" w:rsidP="00AE0599">
            <w:r w:rsidRPr="006412D6">
              <w:t>x"0082"</w:t>
            </w:r>
          </w:p>
        </w:tc>
        <w:tc>
          <w:tcPr>
            <w:tcW w:w="2400" w:type="dxa"/>
            <w:tcBorders>
              <w:top w:val="nil"/>
              <w:left w:val="nil"/>
              <w:bottom w:val="single" w:sz="4" w:space="0" w:color="auto"/>
              <w:right w:val="single" w:sz="4" w:space="0" w:color="auto"/>
            </w:tcBorders>
            <w:shd w:val="clear" w:color="auto" w:fill="auto"/>
            <w:noWrap/>
            <w:vAlign w:val="bottom"/>
            <w:hideMark/>
          </w:tcPr>
          <w:p w14:paraId="7CEC43B1" w14:textId="77777777" w:rsidR="00645BF1" w:rsidRPr="006412D6" w:rsidRDefault="00645BF1" w:rsidP="00AE0599">
            <w:r w:rsidRPr="006412D6">
              <w:t>10000100</w:t>
            </w:r>
          </w:p>
        </w:tc>
      </w:tr>
      <w:tr w:rsidR="00645BF1" w:rsidRPr="006412D6" w14:paraId="5CDD038B"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8349A24" w14:textId="77777777" w:rsidR="00645BF1" w:rsidRPr="006412D6" w:rsidRDefault="00645BF1" w:rsidP="00AE0599">
            <w:r w:rsidRPr="006412D6">
              <w:t>84</w:t>
            </w:r>
          </w:p>
        </w:tc>
        <w:tc>
          <w:tcPr>
            <w:tcW w:w="1560" w:type="dxa"/>
            <w:tcBorders>
              <w:top w:val="nil"/>
              <w:left w:val="nil"/>
              <w:bottom w:val="single" w:sz="4" w:space="0" w:color="auto"/>
              <w:right w:val="single" w:sz="4" w:space="0" w:color="auto"/>
            </w:tcBorders>
            <w:shd w:val="clear" w:color="auto" w:fill="auto"/>
            <w:noWrap/>
            <w:vAlign w:val="bottom"/>
            <w:hideMark/>
          </w:tcPr>
          <w:p w14:paraId="750A3DE0" w14:textId="77777777" w:rsidR="00645BF1" w:rsidRPr="006412D6" w:rsidRDefault="00645BF1" w:rsidP="00AE0599">
            <w:r w:rsidRPr="006412D6">
              <w:t>x"0083"</w:t>
            </w:r>
          </w:p>
        </w:tc>
        <w:tc>
          <w:tcPr>
            <w:tcW w:w="2400" w:type="dxa"/>
            <w:tcBorders>
              <w:top w:val="nil"/>
              <w:left w:val="nil"/>
              <w:bottom w:val="single" w:sz="4" w:space="0" w:color="auto"/>
              <w:right w:val="single" w:sz="4" w:space="0" w:color="auto"/>
            </w:tcBorders>
            <w:shd w:val="clear" w:color="auto" w:fill="auto"/>
            <w:noWrap/>
            <w:vAlign w:val="bottom"/>
            <w:hideMark/>
          </w:tcPr>
          <w:p w14:paraId="24F4C2AC" w14:textId="77777777" w:rsidR="00645BF1" w:rsidRPr="006412D6" w:rsidRDefault="00645BF1" w:rsidP="00AE0599">
            <w:r w:rsidRPr="006412D6">
              <w:t>10000101</w:t>
            </w:r>
          </w:p>
        </w:tc>
      </w:tr>
      <w:tr w:rsidR="00645BF1" w:rsidRPr="006412D6" w14:paraId="434E7149"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5DDDB24" w14:textId="77777777" w:rsidR="00645BF1" w:rsidRPr="006412D6" w:rsidRDefault="00645BF1" w:rsidP="00AE0599">
            <w:r w:rsidRPr="006412D6">
              <w:t>85</w:t>
            </w:r>
          </w:p>
        </w:tc>
        <w:tc>
          <w:tcPr>
            <w:tcW w:w="1560" w:type="dxa"/>
            <w:tcBorders>
              <w:top w:val="nil"/>
              <w:left w:val="nil"/>
              <w:bottom w:val="single" w:sz="4" w:space="0" w:color="auto"/>
              <w:right w:val="single" w:sz="4" w:space="0" w:color="auto"/>
            </w:tcBorders>
            <w:shd w:val="clear" w:color="auto" w:fill="auto"/>
            <w:noWrap/>
            <w:vAlign w:val="bottom"/>
            <w:hideMark/>
          </w:tcPr>
          <w:p w14:paraId="4B2CC048" w14:textId="77777777" w:rsidR="00645BF1" w:rsidRPr="006412D6" w:rsidRDefault="00645BF1" w:rsidP="00AE0599">
            <w:r w:rsidRPr="006412D6">
              <w:t>x"0084"</w:t>
            </w:r>
          </w:p>
        </w:tc>
        <w:tc>
          <w:tcPr>
            <w:tcW w:w="2400" w:type="dxa"/>
            <w:tcBorders>
              <w:top w:val="nil"/>
              <w:left w:val="nil"/>
              <w:bottom w:val="single" w:sz="4" w:space="0" w:color="auto"/>
              <w:right w:val="single" w:sz="4" w:space="0" w:color="auto"/>
            </w:tcBorders>
            <w:shd w:val="clear" w:color="auto" w:fill="auto"/>
            <w:noWrap/>
            <w:vAlign w:val="bottom"/>
            <w:hideMark/>
          </w:tcPr>
          <w:p w14:paraId="0ED95995" w14:textId="77777777" w:rsidR="00645BF1" w:rsidRPr="006412D6" w:rsidRDefault="00645BF1" w:rsidP="00AE0599">
            <w:r w:rsidRPr="006412D6">
              <w:t>10000110</w:t>
            </w:r>
          </w:p>
        </w:tc>
      </w:tr>
      <w:tr w:rsidR="00645BF1" w:rsidRPr="006412D6" w14:paraId="28D87816"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35CD44A" w14:textId="77777777" w:rsidR="00645BF1" w:rsidRPr="006412D6" w:rsidRDefault="00645BF1" w:rsidP="00AE0599">
            <w:r w:rsidRPr="006412D6">
              <w:t>86</w:t>
            </w:r>
          </w:p>
        </w:tc>
        <w:tc>
          <w:tcPr>
            <w:tcW w:w="1560" w:type="dxa"/>
            <w:tcBorders>
              <w:top w:val="nil"/>
              <w:left w:val="nil"/>
              <w:bottom w:val="single" w:sz="4" w:space="0" w:color="auto"/>
              <w:right w:val="single" w:sz="4" w:space="0" w:color="auto"/>
            </w:tcBorders>
            <w:shd w:val="clear" w:color="auto" w:fill="auto"/>
            <w:noWrap/>
            <w:vAlign w:val="bottom"/>
            <w:hideMark/>
          </w:tcPr>
          <w:p w14:paraId="0B48DB66" w14:textId="77777777" w:rsidR="00645BF1" w:rsidRPr="006412D6" w:rsidRDefault="00645BF1" w:rsidP="00AE0599">
            <w:r w:rsidRPr="006412D6">
              <w:t>x"0085"</w:t>
            </w:r>
          </w:p>
        </w:tc>
        <w:tc>
          <w:tcPr>
            <w:tcW w:w="2400" w:type="dxa"/>
            <w:tcBorders>
              <w:top w:val="nil"/>
              <w:left w:val="nil"/>
              <w:bottom w:val="single" w:sz="4" w:space="0" w:color="auto"/>
              <w:right w:val="single" w:sz="4" w:space="0" w:color="auto"/>
            </w:tcBorders>
            <w:shd w:val="clear" w:color="auto" w:fill="auto"/>
            <w:noWrap/>
            <w:vAlign w:val="bottom"/>
            <w:hideMark/>
          </w:tcPr>
          <w:p w14:paraId="05159A98" w14:textId="77777777" w:rsidR="00645BF1" w:rsidRPr="006412D6" w:rsidRDefault="00645BF1" w:rsidP="00AE0599">
            <w:r w:rsidRPr="006412D6">
              <w:t>10000111</w:t>
            </w:r>
          </w:p>
        </w:tc>
      </w:tr>
      <w:tr w:rsidR="00645BF1" w:rsidRPr="006412D6" w14:paraId="1B808A1C"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383A6AE" w14:textId="77777777" w:rsidR="00645BF1" w:rsidRPr="006412D6" w:rsidRDefault="00645BF1" w:rsidP="00AE0599">
            <w:r w:rsidRPr="006412D6">
              <w:t>87</w:t>
            </w:r>
          </w:p>
        </w:tc>
        <w:tc>
          <w:tcPr>
            <w:tcW w:w="1560" w:type="dxa"/>
            <w:tcBorders>
              <w:top w:val="nil"/>
              <w:left w:val="nil"/>
              <w:bottom w:val="single" w:sz="4" w:space="0" w:color="auto"/>
              <w:right w:val="single" w:sz="4" w:space="0" w:color="auto"/>
            </w:tcBorders>
            <w:shd w:val="clear" w:color="auto" w:fill="auto"/>
            <w:noWrap/>
            <w:vAlign w:val="bottom"/>
            <w:hideMark/>
          </w:tcPr>
          <w:p w14:paraId="3C9E2E03" w14:textId="77777777" w:rsidR="00645BF1" w:rsidRPr="006412D6" w:rsidRDefault="00645BF1" w:rsidP="00AE0599">
            <w:r w:rsidRPr="006412D6">
              <w:t>x"0086"</w:t>
            </w:r>
          </w:p>
        </w:tc>
        <w:tc>
          <w:tcPr>
            <w:tcW w:w="2400" w:type="dxa"/>
            <w:tcBorders>
              <w:top w:val="nil"/>
              <w:left w:val="nil"/>
              <w:bottom w:val="single" w:sz="4" w:space="0" w:color="auto"/>
              <w:right w:val="single" w:sz="4" w:space="0" w:color="auto"/>
            </w:tcBorders>
            <w:shd w:val="clear" w:color="auto" w:fill="auto"/>
            <w:noWrap/>
            <w:vAlign w:val="bottom"/>
            <w:hideMark/>
          </w:tcPr>
          <w:p w14:paraId="1B5809E6" w14:textId="77777777" w:rsidR="00645BF1" w:rsidRPr="006412D6" w:rsidRDefault="00645BF1" w:rsidP="00AE0599">
            <w:r w:rsidRPr="006412D6">
              <w:t>10001000</w:t>
            </w:r>
          </w:p>
        </w:tc>
      </w:tr>
      <w:tr w:rsidR="00645BF1" w:rsidRPr="006412D6" w14:paraId="08E7C1A5"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D3F0793" w14:textId="77777777" w:rsidR="00645BF1" w:rsidRPr="006412D6" w:rsidRDefault="00645BF1" w:rsidP="00AE0599">
            <w:r w:rsidRPr="006412D6">
              <w:t>88</w:t>
            </w:r>
          </w:p>
        </w:tc>
        <w:tc>
          <w:tcPr>
            <w:tcW w:w="1560" w:type="dxa"/>
            <w:tcBorders>
              <w:top w:val="nil"/>
              <w:left w:val="nil"/>
              <w:bottom w:val="single" w:sz="4" w:space="0" w:color="auto"/>
              <w:right w:val="single" w:sz="4" w:space="0" w:color="auto"/>
            </w:tcBorders>
            <w:shd w:val="clear" w:color="auto" w:fill="auto"/>
            <w:noWrap/>
            <w:vAlign w:val="bottom"/>
            <w:hideMark/>
          </w:tcPr>
          <w:p w14:paraId="66125D1B" w14:textId="77777777" w:rsidR="00645BF1" w:rsidRPr="006412D6" w:rsidRDefault="00645BF1" w:rsidP="00AE0599">
            <w:r w:rsidRPr="006412D6">
              <w:t>x"0087"</w:t>
            </w:r>
          </w:p>
        </w:tc>
        <w:tc>
          <w:tcPr>
            <w:tcW w:w="2400" w:type="dxa"/>
            <w:tcBorders>
              <w:top w:val="nil"/>
              <w:left w:val="nil"/>
              <w:bottom w:val="single" w:sz="4" w:space="0" w:color="auto"/>
              <w:right w:val="single" w:sz="4" w:space="0" w:color="auto"/>
            </w:tcBorders>
            <w:shd w:val="clear" w:color="auto" w:fill="auto"/>
            <w:noWrap/>
            <w:vAlign w:val="bottom"/>
            <w:hideMark/>
          </w:tcPr>
          <w:p w14:paraId="698AB251" w14:textId="77777777" w:rsidR="00645BF1" w:rsidRPr="006412D6" w:rsidRDefault="00645BF1" w:rsidP="00AE0599">
            <w:r w:rsidRPr="006412D6">
              <w:t>10001001</w:t>
            </w:r>
          </w:p>
        </w:tc>
      </w:tr>
      <w:tr w:rsidR="00645BF1" w:rsidRPr="006412D6" w14:paraId="21685B1A"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DFC7FDA" w14:textId="77777777" w:rsidR="00645BF1" w:rsidRPr="006412D6" w:rsidRDefault="00645BF1" w:rsidP="00AE0599">
            <w:r w:rsidRPr="006412D6">
              <w:t>89</w:t>
            </w:r>
          </w:p>
        </w:tc>
        <w:tc>
          <w:tcPr>
            <w:tcW w:w="1560" w:type="dxa"/>
            <w:tcBorders>
              <w:top w:val="nil"/>
              <w:left w:val="nil"/>
              <w:bottom w:val="single" w:sz="4" w:space="0" w:color="auto"/>
              <w:right w:val="single" w:sz="4" w:space="0" w:color="auto"/>
            </w:tcBorders>
            <w:shd w:val="clear" w:color="auto" w:fill="auto"/>
            <w:noWrap/>
            <w:vAlign w:val="bottom"/>
            <w:hideMark/>
          </w:tcPr>
          <w:p w14:paraId="1AC1AEC8" w14:textId="77777777" w:rsidR="00645BF1" w:rsidRPr="006412D6" w:rsidRDefault="00645BF1" w:rsidP="00AE0599">
            <w:r w:rsidRPr="006412D6">
              <w:t>x"0088"</w:t>
            </w:r>
          </w:p>
        </w:tc>
        <w:tc>
          <w:tcPr>
            <w:tcW w:w="2400" w:type="dxa"/>
            <w:tcBorders>
              <w:top w:val="nil"/>
              <w:left w:val="nil"/>
              <w:bottom w:val="single" w:sz="4" w:space="0" w:color="auto"/>
              <w:right w:val="single" w:sz="4" w:space="0" w:color="auto"/>
            </w:tcBorders>
            <w:shd w:val="clear" w:color="auto" w:fill="auto"/>
            <w:noWrap/>
            <w:vAlign w:val="bottom"/>
            <w:hideMark/>
          </w:tcPr>
          <w:p w14:paraId="135AE74E" w14:textId="77777777" w:rsidR="00645BF1" w:rsidRPr="006412D6" w:rsidRDefault="00645BF1" w:rsidP="00AE0599">
            <w:r w:rsidRPr="006412D6">
              <w:t>10001010</w:t>
            </w:r>
          </w:p>
        </w:tc>
      </w:tr>
      <w:tr w:rsidR="00645BF1" w:rsidRPr="006412D6" w14:paraId="5F3C4F06"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B7BBE07" w14:textId="77777777" w:rsidR="00645BF1" w:rsidRPr="006412D6" w:rsidRDefault="00645BF1" w:rsidP="00AE0599">
            <w:r w:rsidRPr="006412D6">
              <w:t>8a</w:t>
            </w:r>
          </w:p>
        </w:tc>
        <w:tc>
          <w:tcPr>
            <w:tcW w:w="1560" w:type="dxa"/>
            <w:tcBorders>
              <w:top w:val="nil"/>
              <w:left w:val="nil"/>
              <w:bottom w:val="single" w:sz="4" w:space="0" w:color="auto"/>
              <w:right w:val="single" w:sz="4" w:space="0" w:color="auto"/>
            </w:tcBorders>
            <w:shd w:val="clear" w:color="auto" w:fill="auto"/>
            <w:noWrap/>
            <w:vAlign w:val="bottom"/>
            <w:hideMark/>
          </w:tcPr>
          <w:p w14:paraId="1535D442" w14:textId="77777777" w:rsidR="00645BF1" w:rsidRPr="006412D6" w:rsidRDefault="00645BF1" w:rsidP="00AE0599">
            <w:r w:rsidRPr="006412D6">
              <w:t>x"0089"</w:t>
            </w:r>
          </w:p>
        </w:tc>
        <w:tc>
          <w:tcPr>
            <w:tcW w:w="2400" w:type="dxa"/>
            <w:tcBorders>
              <w:top w:val="nil"/>
              <w:left w:val="nil"/>
              <w:bottom w:val="single" w:sz="4" w:space="0" w:color="auto"/>
              <w:right w:val="single" w:sz="4" w:space="0" w:color="auto"/>
            </w:tcBorders>
            <w:shd w:val="clear" w:color="auto" w:fill="auto"/>
            <w:noWrap/>
            <w:vAlign w:val="bottom"/>
            <w:hideMark/>
          </w:tcPr>
          <w:p w14:paraId="4D1CA6EA" w14:textId="77777777" w:rsidR="00645BF1" w:rsidRPr="006412D6" w:rsidRDefault="00645BF1" w:rsidP="00AE0599">
            <w:r w:rsidRPr="006412D6">
              <w:t>10001011</w:t>
            </w:r>
          </w:p>
        </w:tc>
      </w:tr>
      <w:tr w:rsidR="00645BF1" w:rsidRPr="006412D6" w14:paraId="24F70C15"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7B0883A" w14:textId="77777777" w:rsidR="00645BF1" w:rsidRPr="006412D6" w:rsidRDefault="00645BF1" w:rsidP="00AE0599">
            <w:r w:rsidRPr="006412D6">
              <w:t>8b</w:t>
            </w:r>
          </w:p>
        </w:tc>
        <w:tc>
          <w:tcPr>
            <w:tcW w:w="1560" w:type="dxa"/>
            <w:tcBorders>
              <w:top w:val="nil"/>
              <w:left w:val="nil"/>
              <w:bottom w:val="single" w:sz="4" w:space="0" w:color="auto"/>
              <w:right w:val="single" w:sz="4" w:space="0" w:color="auto"/>
            </w:tcBorders>
            <w:shd w:val="clear" w:color="auto" w:fill="auto"/>
            <w:noWrap/>
            <w:vAlign w:val="bottom"/>
            <w:hideMark/>
          </w:tcPr>
          <w:p w14:paraId="3A66D3E4" w14:textId="77777777" w:rsidR="00645BF1" w:rsidRPr="006412D6" w:rsidRDefault="00645BF1" w:rsidP="00AE0599">
            <w:r w:rsidRPr="006412D6">
              <w:t>x"008A"</w:t>
            </w:r>
          </w:p>
        </w:tc>
        <w:tc>
          <w:tcPr>
            <w:tcW w:w="2400" w:type="dxa"/>
            <w:tcBorders>
              <w:top w:val="nil"/>
              <w:left w:val="nil"/>
              <w:bottom w:val="single" w:sz="4" w:space="0" w:color="auto"/>
              <w:right w:val="single" w:sz="4" w:space="0" w:color="auto"/>
            </w:tcBorders>
            <w:shd w:val="clear" w:color="auto" w:fill="auto"/>
            <w:noWrap/>
            <w:vAlign w:val="bottom"/>
            <w:hideMark/>
          </w:tcPr>
          <w:p w14:paraId="15DB9BDC" w14:textId="77777777" w:rsidR="00645BF1" w:rsidRPr="006412D6" w:rsidRDefault="00645BF1" w:rsidP="00AE0599">
            <w:r w:rsidRPr="006412D6">
              <w:t>10001100</w:t>
            </w:r>
          </w:p>
        </w:tc>
      </w:tr>
      <w:tr w:rsidR="00645BF1" w:rsidRPr="006412D6" w14:paraId="58BC510E"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4974E35" w14:textId="77777777" w:rsidR="00645BF1" w:rsidRPr="006412D6" w:rsidRDefault="00645BF1" w:rsidP="00AE0599">
            <w:r w:rsidRPr="006412D6">
              <w:t>8c</w:t>
            </w:r>
          </w:p>
        </w:tc>
        <w:tc>
          <w:tcPr>
            <w:tcW w:w="1560" w:type="dxa"/>
            <w:tcBorders>
              <w:top w:val="nil"/>
              <w:left w:val="nil"/>
              <w:bottom w:val="single" w:sz="4" w:space="0" w:color="auto"/>
              <w:right w:val="single" w:sz="4" w:space="0" w:color="auto"/>
            </w:tcBorders>
            <w:shd w:val="clear" w:color="auto" w:fill="auto"/>
            <w:noWrap/>
            <w:vAlign w:val="bottom"/>
            <w:hideMark/>
          </w:tcPr>
          <w:p w14:paraId="2BA01328" w14:textId="77777777" w:rsidR="00645BF1" w:rsidRPr="006412D6" w:rsidRDefault="00645BF1" w:rsidP="00AE0599">
            <w:r w:rsidRPr="006412D6">
              <w:t>x"008B"</w:t>
            </w:r>
          </w:p>
        </w:tc>
        <w:tc>
          <w:tcPr>
            <w:tcW w:w="2400" w:type="dxa"/>
            <w:tcBorders>
              <w:top w:val="nil"/>
              <w:left w:val="nil"/>
              <w:bottom w:val="single" w:sz="4" w:space="0" w:color="auto"/>
              <w:right w:val="single" w:sz="4" w:space="0" w:color="auto"/>
            </w:tcBorders>
            <w:shd w:val="clear" w:color="auto" w:fill="auto"/>
            <w:noWrap/>
            <w:vAlign w:val="bottom"/>
            <w:hideMark/>
          </w:tcPr>
          <w:p w14:paraId="370BBF72" w14:textId="77777777" w:rsidR="00645BF1" w:rsidRPr="006412D6" w:rsidRDefault="00645BF1" w:rsidP="00AE0599">
            <w:r w:rsidRPr="006412D6">
              <w:t>10001101</w:t>
            </w:r>
          </w:p>
        </w:tc>
      </w:tr>
      <w:tr w:rsidR="00645BF1" w:rsidRPr="006412D6" w14:paraId="6DBE26DC"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B7E5B5B" w14:textId="77777777" w:rsidR="00645BF1" w:rsidRPr="006412D6" w:rsidRDefault="00645BF1" w:rsidP="00AE0599">
            <w:r w:rsidRPr="006412D6">
              <w:t>8d</w:t>
            </w:r>
          </w:p>
        </w:tc>
        <w:tc>
          <w:tcPr>
            <w:tcW w:w="1560" w:type="dxa"/>
            <w:tcBorders>
              <w:top w:val="nil"/>
              <w:left w:val="nil"/>
              <w:bottom w:val="single" w:sz="4" w:space="0" w:color="auto"/>
              <w:right w:val="single" w:sz="4" w:space="0" w:color="auto"/>
            </w:tcBorders>
            <w:shd w:val="clear" w:color="auto" w:fill="auto"/>
            <w:noWrap/>
            <w:vAlign w:val="bottom"/>
            <w:hideMark/>
          </w:tcPr>
          <w:p w14:paraId="498380A8" w14:textId="77777777" w:rsidR="00645BF1" w:rsidRPr="006412D6" w:rsidRDefault="00645BF1" w:rsidP="00AE0599">
            <w:r w:rsidRPr="006412D6">
              <w:t>x"008C"</w:t>
            </w:r>
          </w:p>
        </w:tc>
        <w:tc>
          <w:tcPr>
            <w:tcW w:w="2400" w:type="dxa"/>
            <w:tcBorders>
              <w:top w:val="nil"/>
              <w:left w:val="nil"/>
              <w:bottom w:val="single" w:sz="4" w:space="0" w:color="auto"/>
              <w:right w:val="single" w:sz="4" w:space="0" w:color="auto"/>
            </w:tcBorders>
            <w:shd w:val="clear" w:color="auto" w:fill="auto"/>
            <w:noWrap/>
            <w:vAlign w:val="bottom"/>
            <w:hideMark/>
          </w:tcPr>
          <w:p w14:paraId="54EB9BA0" w14:textId="77777777" w:rsidR="00645BF1" w:rsidRPr="006412D6" w:rsidRDefault="00645BF1" w:rsidP="00AE0599">
            <w:r w:rsidRPr="006412D6">
              <w:t>10001110</w:t>
            </w:r>
          </w:p>
        </w:tc>
      </w:tr>
      <w:tr w:rsidR="00645BF1" w:rsidRPr="006412D6" w14:paraId="7038CE51"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2E5A8AE" w14:textId="77777777" w:rsidR="00645BF1" w:rsidRPr="006412D6" w:rsidRDefault="00645BF1" w:rsidP="00AE0599">
            <w:r w:rsidRPr="006412D6">
              <w:t>8e</w:t>
            </w:r>
          </w:p>
        </w:tc>
        <w:tc>
          <w:tcPr>
            <w:tcW w:w="1560" w:type="dxa"/>
            <w:tcBorders>
              <w:top w:val="nil"/>
              <w:left w:val="nil"/>
              <w:bottom w:val="single" w:sz="4" w:space="0" w:color="auto"/>
              <w:right w:val="single" w:sz="4" w:space="0" w:color="auto"/>
            </w:tcBorders>
            <w:shd w:val="clear" w:color="auto" w:fill="auto"/>
            <w:noWrap/>
            <w:vAlign w:val="bottom"/>
            <w:hideMark/>
          </w:tcPr>
          <w:p w14:paraId="2F84DE46" w14:textId="77777777" w:rsidR="00645BF1" w:rsidRPr="006412D6" w:rsidRDefault="00645BF1" w:rsidP="00AE0599">
            <w:r w:rsidRPr="006412D6">
              <w:t>x"008D"</w:t>
            </w:r>
          </w:p>
        </w:tc>
        <w:tc>
          <w:tcPr>
            <w:tcW w:w="2400" w:type="dxa"/>
            <w:tcBorders>
              <w:top w:val="nil"/>
              <w:left w:val="nil"/>
              <w:bottom w:val="single" w:sz="4" w:space="0" w:color="auto"/>
              <w:right w:val="single" w:sz="4" w:space="0" w:color="auto"/>
            </w:tcBorders>
            <w:shd w:val="clear" w:color="auto" w:fill="auto"/>
            <w:noWrap/>
            <w:vAlign w:val="bottom"/>
            <w:hideMark/>
          </w:tcPr>
          <w:p w14:paraId="174FECB6" w14:textId="77777777" w:rsidR="00645BF1" w:rsidRPr="006412D6" w:rsidRDefault="00645BF1" w:rsidP="00AE0599">
            <w:r w:rsidRPr="006412D6">
              <w:t>10001111</w:t>
            </w:r>
          </w:p>
        </w:tc>
      </w:tr>
      <w:tr w:rsidR="00645BF1" w:rsidRPr="006412D6" w14:paraId="5A0657B5"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E4FEF36" w14:textId="77777777" w:rsidR="00645BF1" w:rsidRPr="006412D6" w:rsidRDefault="00645BF1" w:rsidP="00AE0599">
            <w:r w:rsidRPr="006412D6">
              <w:t>8f</w:t>
            </w:r>
          </w:p>
        </w:tc>
        <w:tc>
          <w:tcPr>
            <w:tcW w:w="1560" w:type="dxa"/>
            <w:tcBorders>
              <w:top w:val="nil"/>
              <w:left w:val="nil"/>
              <w:bottom w:val="single" w:sz="4" w:space="0" w:color="auto"/>
              <w:right w:val="single" w:sz="4" w:space="0" w:color="auto"/>
            </w:tcBorders>
            <w:shd w:val="clear" w:color="auto" w:fill="auto"/>
            <w:noWrap/>
            <w:vAlign w:val="bottom"/>
            <w:hideMark/>
          </w:tcPr>
          <w:p w14:paraId="6B98D922" w14:textId="77777777" w:rsidR="00645BF1" w:rsidRPr="006412D6" w:rsidRDefault="00645BF1" w:rsidP="00AE0599">
            <w:r w:rsidRPr="006412D6">
              <w:t>x"008E"</w:t>
            </w:r>
          </w:p>
        </w:tc>
        <w:tc>
          <w:tcPr>
            <w:tcW w:w="2400" w:type="dxa"/>
            <w:tcBorders>
              <w:top w:val="nil"/>
              <w:left w:val="nil"/>
              <w:bottom w:val="single" w:sz="4" w:space="0" w:color="auto"/>
              <w:right w:val="single" w:sz="4" w:space="0" w:color="auto"/>
            </w:tcBorders>
            <w:shd w:val="clear" w:color="auto" w:fill="auto"/>
            <w:noWrap/>
            <w:vAlign w:val="bottom"/>
            <w:hideMark/>
          </w:tcPr>
          <w:p w14:paraId="61CEEA7B" w14:textId="77777777" w:rsidR="00645BF1" w:rsidRPr="006412D6" w:rsidRDefault="00645BF1" w:rsidP="00AE0599">
            <w:r w:rsidRPr="006412D6">
              <w:t>10010000</w:t>
            </w:r>
          </w:p>
        </w:tc>
      </w:tr>
      <w:tr w:rsidR="00645BF1" w:rsidRPr="006412D6" w14:paraId="59C7210A"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05FB197" w14:textId="77777777" w:rsidR="00645BF1" w:rsidRPr="006412D6" w:rsidRDefault="00645BF1" w:rsidP="00AE0599">
            <w:r w:rsidRPr="006412D6">
              <w:t>90</w:t>
            </w:r>
          </w:p>
        </w:tc>
        <w:tc>
          <w:tcPr>
            <w:tcW w:w="1560" w:type="dxa"/>
            <w:tcBorders>
              <w:top w:val="nil"/>
              <w:left w:val="nil"/>
              <w:bottom w:val="single" w:sz="4" w:space="0" w:color="auto"/>
              <w:right w:val="single" w:sz="4" w:space="0" w:color="auto"/>
            </w:tcBorders>
            <w:shd w:val="clear" w:color="auto" w:fill="auto"/>
            <w:noWrap/>
            <w:vAlign w:val="bottom"/>
            <w:hideMark/>
          </w:tcPr>
          <w:p w14:paraId="322CCAD8" w14:textId="77777777" w:rsidR="00645BF1" w:rsidRPr="006412D6" w:rsidRDefault="00645BF1" w:rsidP="00AE0599">
            <w:r w:rsidRPr="006412D6">
              <w:t>x"008F"</w:t>
            </w:r>
          </w:p>
        </w:tc>
        <w:tc>
          <w:tcPr>
            <w:tcW w:w="2400" w:type="dxa"/>
            <w:tcBorders>
              <w:top w:val="nil"/>
              <w:left w:val="nil"/>
              <w:bottom w:val="single" w:sz="4" w:space="0" w:color="auto"/>
              <w:right w:val="single" w:sz="4" w:space="0" w:color="auto"/>
            </w:tcBorders>
            <w:shd w:val="clear" w:color="auto" w:fill="auto"/>
            <w:noWrap/>
            <w:vAlign w:val="bottom"/>
            <w:hideMark/>
          </w:tcPr>
          <w:p w14:paraId="7B6E83E7" w14:textId="77777777" w:rsidR="00645BF1" w:rsidRPr="006412D6" w:rsidRDefault="00645BF1" w:rsidP="00AE0599">
            <w:r w:rsidRPr="006412D6">
              <w:t>10010001</w:t>
            </w:r>
          </w:p>
        </w:tc>
      </w:tr>
      <w:tr w:rsidR="00645BF1" w:rsidRPr="006412D6" w14:paraId="40A0FF52"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74B5AAB" w14:textId="77777777" w:rsidR="00645BF1" w:rsidRPr="006412D6" w:rsidRDefault="00645BF1" w:rsidP="00AE0599">
            <w:r w:rsidRPr="006412D6">
              <w:t>91</w:t>
            </w:r>
          </w:p>
        </w:tc>
        <w:tc>
          <w:tcPr>
            <w:tcW w:w="1560" w:type="dxa"/>
            <w:tcBorders>
              <w:top w:val="nil"/>
              <w:left w:val="nil"/>
              <w:bottom w:val="single" w:sz="4" w:space="0" w:color="auto"/>
              <w:right w:val="single" w:sz="4" w:space="0" w:color="auto"/>
            </w:tcBorders>
            <w:shd w:val="clear" w:color="auto" w:fill="auto"/>
            <w:noWrap/>
            <w:vAlign w:val="bottom"/>
            <w:hideMark/>
          </w:tcPr>
          <w:p w14:paraId="30E22A63" w14:textId="77777777" w:rsidR="00645BF1" w:rsidRPr="006412D6" w:rsidRDefault="00645BF1" w:rsidP="00AE0599">
            <w:r w:rsidRPr="006412D6">
              <w:t>x"0090"</w:t>
            </w:r>
          </w:p>
        </w:tc>
        <w:tc>
          <w:tcPr>
            <w:tcW w:w="2400" w:type="dxa"/>
            <w:tcBorders>
              <w:top w:val="nil"/>
              <w:left w:val="nil"/>
              <w:bottom w:val="single" w:sz="4" w:space="0" w:color="auto"/>
              <w:right w:val="single" w:sz="4" w:space="0" w:color="auto"/>
            </w:tcBorders>
            <w:shd w:val="clear" w:color="auto" w:fill="auto"/>
            <w:noWrap/>
            <w:vAlign w:val="bottom"/>
            <w:hideMark/>
          </w:tcPr>
          <w:p w14:paraId="6F80F0C1" w14:textId="77777777" w:rsidR="00645BF1" w:rsidRPr="006412D6" w:rsidRDefault="00645BF1" w:rsidP="00AE0599">
            <w:r w:rsidRPr="006412D6">
              <w:t>10010010</w:t>
            </w:r>
          </w:p>
        </w:tc>
      </w:tr>
      <w:tr w:rsidR="00645BF1" w:rsidRPr="006412D6" w14:paraId="7BC12FC3"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B6FB325" w14:textId="77777777" w:rsidR="00645BF1" w:rsidRPr="006412D6" w:rsidRDefault="00645BF1" w:rsidP="00AE0599">
            <w:r w:rsidRPr="006412D6">
              <w:t>92</w:t>
            </w:r>
          </w:p>
        </w:tc>
        <w:tc>
          <w:tcPr>
            <w:tcW w:w="1560" w:type="dxa"/>
            <w:tcBorders>
              <w:top w:val="nil"/>
              <w:left w:val="nil"/>
              <w:bottom w:val="single" w:sz="4" w:space="0" w:color="auto"/>
              <w:right w:val="single" w:sz="4" w:space="0" w:color="auto"/>
            </w:tcBorders>
            <w:shd w:val="clear" w:color="auto" w:fill="auto"/>
            <w:noWrap/>
            <w:vAlign w:val="bottom"/>
            <w:hideMark/>
          </w:tcPr>
          <w:p w14:paraId="073881CA" w14:textId="77777777" w:rsidR="00645BF1" w:rsidRPr="006412D6" w:rsidRDefault="00645BF1" w:rsidP="00AE0599">
            <w:r w:rsidRPr="006412D6">
              <w:t>x"0091"</w:t>
            </w:r>
          </w:p>
        </w:tc>
        <w:tc>
          <w:tcPr>
            <w:tcW w:w="2400" w:type="dxa"/>
            <w:tcBorders>
              <w:top w:val="nil"/>
              <w:left w:val="nil"/>
              <w:bottom w:val="single" w:sz="4" w:space="0" w:color="auto"/>
              <w:right w:val="single" w:sz="4" w:space="0" w:color="auto"/>
            </w:tcBorders>
            <w:shd w:val="clear" w:color="auto" w:fill="auto"/>
            <w:noWrap/>
            <w:vAlign w:val="bottom"/>
            <w:hideMark/>
          </w:tcPr>
          <w:p w14:paraId="1DD7D2DD" w14:textId="77777777" w:rsidR="00645BF1" w:rsidRPr="006412D6" w:rsidRDefault="00645BF1" w:rsidP="00AE0599">
            <w:r w:rsidRPr="006412D6">
              <w:t>10010011</w:t>
            </w:r>
          </w:p>
        </w:tc>
      </w:tr>
      <w:tr w:rsidR="00645BF1" w:rsidRPr="006412D6" w14:paraId="550E774F"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D5256FB" w14:textId="77777777" w:rsidR="00645BF1" w:rsidRPr="006412D6" w:rsidRDefault="00645BF1" w:rsidP="00AE0599">
            <w:r w:rsidRPr="006412D6">
              <w:t>93</w:t>
            </w:r>
          </w:p>
        </w:tc>
        <w:tc>
          <w:tcPr>
            <w:tcW w:w="1560" w:type="dxa"/>
            <w:tcBorders>
              <w:top w:val="nil"/>
              <w:left w:val="nil"/>
              <w:bottom w:val="single" w:sz="4" w:space="0" w:color="auto"/>
              <w:right w:val="single" w:sz="4" w:space="0" w:color="auto"/>
            </w:tcBorders>
            <w:shd w:val="clear" w:color="auto" w:fill="auto"/>
            <w:noWrap/>
            <w:vAlign w:val="bottom"/>
            <w:hideMark/>
          </w:tcPr>
          <w:p w14:paraId="1ADFC0DD" w14:textId="77777777" w:rsidR="00645BF1" w:rsidRPr="006412D6" w:rsidRDefault="00645BF1" w:rsidP="00AE0599">
            <w:r w:rsidRPr="006412D6">
              <w:t>x"0092"</w:t>
            </w:r>
          </w:p>
        </w:tc>
        <w:tc>
          <w:tcPr>
            <w:tcW w:w="2400" w:type="dxa"/>
            <w:tcBorders>
              <w:top w:val="nil"/>
              <w:left w:val="nil"/>
              <w:bottom w:val="single" w:sz="4" w:space="0" w:color="auto"/>
              <w:right w:val="single" w:sz="4" w:space="0" w:color="auto"/>
            </w:tcBorders>
            <w:shd w:val="clear" w:color="auto" w:fill="auto"/>
            <w:noWrap/>
            <w:vAlign w:val="bottom"/>
            <w:hideMark/>
          </w:tcPr>
          <w:p w14:paraId="14F6A46C" w14:textId="77777777" w:rsidR="00645BF1" w:rsidRPr="006412D6" w:rsidRDefault="00645BF1" w:rsidP="00AE0599">
            <w:r w:rsidRPr="006412D6">
              <w:t>10010100</w:t>
            </w:r>
          </w:p>
        </w:tc>
      </w:tr>
      <w:tr w:rsidR="00645BF1" w:rsidRPr="006412D6" w14:paraId="59AD2E3C"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703F4C2" w14:textId="77777777" w:rsidR="00645BF1" w:rsidRPr="006412D6" w:rsidRDefault="00645BF1" w:rsidP="00AE0599">
            <w:r w:rsidRPr="006412D6">
              <w:t>94</w:t>
            </w:r>
          </w:p>
        </w:tc>
        <w:tc>
          <w:tcPr>
            <w:tcW w:w="1560" w:type="dxa"/>
            <w:tcBorders>
              <w:top w:val="nil"/>
              <w:left w:val="nil"/>
              <w:bottom w:val="single" w:sz="4" w:space="0" w:color="auto"/>
              <w:right w:val="single" w:sz="4" w:space="0" w:color="auto"/>
            </w:tcBorders>
            <w:shd w:val="clear" w:color="auto" w:fill="auto"/>
            <w:noWrap/>
            <w:vAlign w:val="bottom"/>
            <w:hideMark/>
          </w:tcPr>
          <w:p w14:paraId="5DD16EE5" w14:textId="77777777" w:rsidR="00645BF1" w:rsidRPr="006412D6" w:rsidRDefault="00645BF1" w:rsidP="00AE0599">
            <w:r w:rsidRPr="006412D6">
              <w:t>x"0093"</w:t>
            </w:r>
          </w:p>
        </w:tc>
        <w:tc>
          <w:tcPr>
            <w:tcW w:w="2400" w:type="dxa"/>
            <w:tcBorders>
              <w:top w:val="nil"/>
              <w:left w:val="nil"/>
              <w:bottom w:val="single" w:sz="4" w:space="0" w:color="auto"/>
              <w:right w:val="single" w:sz="4" w:space="0" w:color="auto"/>
            </w:tcBorders>
            <w:shd w:val="clear" w:color="auto" w:fill="auto"/>
            <w:noWrap/>
            <w:vAlign w:val="bottom"/>
            <w:hideMark/>
          </w:tcPr>
          <w:p w14:paraId="46983EC7" w14:textId="77777777" w:rsidR="00645BF1" w:rsidRPr="006412D6" w:rsidRDefault="00645BF1" w:rsidP="00AE0599">
            <w:r w:rsidRPr="006412D6">
              <w:t>10010101</w:t>
            </w:r>
          </w:p>
        </w:tc>
      </w:tr>
      <w:tr w:rsidR="00645BF1" w:rsidRPr="006412D6" w14:paraId="327A2B45"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3D39ABF" w14:textId="77777777" w:rsidR="00645BF1" w:rsidRPr="006412D6" w:rsidRDefault="00645BF1" w:rsidP="00AE0599">
            <w:r w:rsidRPr="006412D6">
              <w:t>95</w:t>
            </w:r>
          </w:p>
        </w:tc>
        <w:tc>
          <w:tcPr>
            <w:tcW w:w="1560" w:type="dxa"/>
            <w:tcBorders>
              <w:top w:val="nil"/>
              <w:left w:val="nil"/>
              <w:bottom w:val="single" w:sz="4" w:space="0" w:color="auto"/>
              <w:right w:val="single" w:sz="4" w:space="0" w:color="auto"/>
            </w:tcBorders>
            <w:shd w:val="clear" w:color="auto" w:fill="auto"/>
            <w:noWrap/>
            <w:vAlign w:val="bottom"/>
            <w:hideMark/>
          </w:tcPr>
          <w:p w14:paraId="47E48141" w14:textId="77777777" w:rsidR="00645BF1" w:rsidRPr="006412D6" w:rsidRDefault="00645BF1" w:rsidP="00AE0599">
            <w:r w:rsidRPr="006412D6">
              <w:t>x"0094"</w:t>
            </w:r>
          </w:p>
        </w:tc>
        <w:tc>
          <w:tcPr>
            <w:tcW w:w="2400" w:type="dxa"/>
            <w:tcBorders>
              <w:top w:val="nil"/>
              <w:left w:val="nil"/>
              <w:bottom w:val="single" w:sz="4" w:space="0" w:color="auto"/>
              <w:right w:val="single" w:sz="4" w:space="0" w:color="auto"/>
            </w:tcBorders>
            <w:shd w:val="clear" w:color="auto" w:fill="auto"/>
            <w:noWrap/>
            <w:vAlign w:val="bottom"/>
            <w:hideMark/>
          </w:tcPr>
          <w:p w14:paraId="243F7BB9" w14:textId="77777777" w:rsidR="00645BF1" w:rsidRPr="006412D6" w:rsidRDefault="00645BF1" w:rsidP="00AE0599">
            <w:r w:rsidRPr="006412D6">
              <w:t>10010110</w:t>
            </w:r>
          </w:p>
        </w:tc>
      </w:tr>
      <w:tr w:rsidR="00645BF1" w:rsidRPr="006412D6" w14:paraId="0F374E53"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3DABF59" w14:textId="77777777" w:rsidR="00645BF1" w:rsidRPr="006412D6" w:rsidRDefault="00645BF1" w:rsidP="00AE0599">
            <w:r w:rsidRPr="006412D6">
              <w:t>96</w:t>
            </w:r>
          </w:p>
        </w:tc>
        <w:tc>
          <w:tcPr>
            <w:tcW w:w="1560" w:type="dxa"/>
            <w:tcBorders>
              <w:top w:val="nil"/>
              <w:left w:val="nil"/>
              <w:bottom w:val="single" w:sz="4" w:space="0" w:color="auto"/>
              <w:right w:val="single" w:sz="4" w:space="0" w:color="auto"/>
            </w:tcBorders>
            <w:shd w:val="clear" w:color="auto" w:fill="auto"/>
            <w:noWrap/>
            <w:vAlign w:val="bottom"/>
            <w:hideMark/>
          </w:tcPr>
          <w:p w14:paraId="49EB8589" w14:textId="77777777" w:rsidR="00645BF1" w:rsidRPr="006412D6" w:rsidRDefault="00645BF1" w:rsidP="00AE0599">
            <w:r w:rsidRPr="006412D6">
              <w:t>x"0095"</w:t>
            </w:r>
          </w:p>
        </w:tc>
        <w:tc>
          <w:tcPr>
            <w:tcW w:w="2400" w:type="dxa"/>
            <w:tcBorders>
              <w:top w:val="nil"/>
              <w:left w:val="nil"/>
              <w:bottom w:val="single" w:sz="4" w:space="0" w:color="auto"/>
              <w:right w:val="single" w:sz="4" w:space="0" w:color="auto"/>
            </w:tcBorders>
            <w:shd w:val="clear" w:color="auto" w:fill="auto"/>
            <w:noWrap/>
            <w:vAlign w:val="bottom"/>
            <w:hideMark/>
          </w:tcPr>
          <w:p w14:paraId="6B6EA831" w14:textId="77777777" w:rsidR="00645BF1" w:rsidRPr="006412D6" w:rsidRDefault="00645BF1" w:rsidP="00AE0599">
            <w:r w:rsidRPr="006412D6">
              <w:t>10010111</w:t>
            </w:r>
          </w:p>
        </w:tc>
      </w:tr>
      <w:tr w:rsidR="00645BF1" w:rsidRPr="006412D6" w14:paraId="53CFDBA2"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7C476A1" w14:textId="77777777" w:rsidR="00645BF1" w:rsidRPr="006412D6" w:rsidRDefault="00645BF1" w:rsidP="00AE0599">
            <w:r w:rsidRPr="006412D6">
              <w:t>97</w:t>
            </w:r>
          </w:p>
        </w:tc>
        <w:tc>
          <w:tcPr>
            <w:tcW w:w="1560" w:type="dxa"/>
            <w:tcBorders>
              <w:top w:val="nil"/>
              <w:left w:val="nil"/>
              <w:bottom w:val="single" w:sz="4" w:space="0" w:color="auto"/>
              <w:right w:val="single" w:sz="4" w:space="0" w:color="auto"/>
            </w:tcBorders>
            <w:shd w:val="clear" w:color="auto" w:fill="auto"/>
            <w:noWrap/>
            <w:vAlign w:val="bottom"/>
            <w:hideMark/>
          </w:tcPr>
          <w:p w14:paraId="2707EC56" w14:textId="77777777" w:rsidR="00645BF1" w:rsidRPr="006412D6" w:rsidRDefault="00645BF1" w:rsidP="00AE0599">
            <w:r w:rsidRPr="006412D6">
              <w:t>x"0096"</w:t>
            </w:r>
          </w:p>
        </w:tc>
        <w:tc>
          <w:tcPr>
            <w:tcW w:w="2400" w:type="dxa"/>
            <w:tcBorders>
              <w:top w:val="nil"/>
              <w:left w:val="nil"/>
              <w:bottom w:val="single" w:sz="4" w:space="0" w:color="auto"/>
              <w:right w:val="single" w:sz="4" w:space="0" w:color="auto"/>
            </w:tcBorders>
            <w:shd w:val="clear" w:color="auto" w:fill="auto"/>
            <w:noWrap/>
            <w:vAlign w:val="bottom"/>
            <w:hideMark/>
          </w:tcPr>
          <w:p w14:paraId="76025DA8" w14:textId="77777777" w:rsidR="00645BF1" w:rsidRPr="006412D6" w:rsidRDefault="00645BF1" w:rsidP="00AE0599">
            <w:r w:rsidRPr="006412D6">
              <w:t>10011000</w:t>
            </w:r>
          </w:p>
        </w:tc>
      </w:tr>
      <w:tr w:rsidR="00645BF1" w:rsidRPr="006412D6" w14:paraId="0DA3D1B1"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829BB61" w14:textId="77777777" w:rsidR="00645BF1" w:rsidRPr="006412D6" w:rsidRDefault="00645BF1" w:rsidP="00AE0599">
            <w:r w:rsidRPr="006412D6">
              <w:lastRenderedPageBreak/>
              <w:t>98</w:t>
            </w:r>
          </w:p>
        </w:tc>
        <w:tc>
          <w:tcPr>
            <w:tcW w:w="1560" w:type="dxa"/>
            <w:tcBorders>
              <w:top w:val="nil"/>
              <w:left w:val="nil"/>
              <w:bottom w:val="single" w:sz="4" w:space="0" w:color="auto"/>
              <w:right w:val="single" w:sz="4" w:space="0" w:color="auto"/>
            </w:tcBorders>
            <w:shd w:val="clear" w:color="auto" w:fill="auto"/>
            <w:noWrap/>
            <w:vAlign w:val="bottom"/>
            <w:hideMark/>
          </w:tcPr>
          <w:p w14:paraId="240656CD" w14:textId="77777777" w:rsidR="00645BF1" w:rsidRPr="006412D6" w:rsidRDefault="00645BF1" w:rsidP="00AE0599">
            <w:r w:rsidRPr="006412D6">
              <w:t>x"0097"</w:t>
            </w:r>
          </w:p>
        </w:tc>
        <w:tc>
          <w:tcPr>
            <w:tcW w:w="2400" w:type="dxa"/>
            <w:tcBorders>
              <w:top w:val="nil"/>
              <w:left w:val="nil"/>
              <w:bottom w:val="single" w:sz="4" w:space="0" w:color="auto"/>
              <w:right w:val="single" w:sz="4" w:space="0" w:color="auto"/>
            </w:tcBorders>
            <w:shd w:val="clear" w:color="auto" w:fill="auto"/>
            <w:noWrap/>
            <w:vAlign w:val="bottom"/>
            <w:hideMark/>
          </w:tcPr>
          <w:p w14:paraId="223CB2CB" w14:textId="77777777" w:rsidR="00645BF1" w:rsidRPr="006412D6" w:rsidRDefault="00645BF1" w:rsidP="00AE0599">
            <w:r w:rsidRPr="006412D6">
              <w:t>10011001</w:t>
            </w:r>
          </w:p>
        </w:tc>
      </w:tr>
      <w:tr w:rsidR="00645BF1" w:rsidRPr="006412D6" w14:paraId="31A095EE"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0B032C3" w14:textId="77777777" w:rsidR="00645BF1" w:rsidRPr="006412D6" w:rsidRDefault="00645BF1" w:rsidP="00AE0599">
            <w:r w:rsidRPr="006412D6">
              <w:t>99</w:t>
            </w:r>
          </w:p>
        </w:tc>
        <w:tc>
          <w:tcPr>
            <w:tcW w:w="1560" w:type="dxa"/>
            <w:tcBorders>
              <w:top w:val="nil"/>
              <w:left w:val="nil"/>
              <w:bottom w:val="single" w:sz="4" w:space="0" w:color="auto"/>
              <w:right w:val="single" w:sz="4" w:space="0" w:color="auto"/>
            </w:tcBorders>
            <w:shd w:val="clear" w:color="auto" w:fill="auto"/>
            <w:noWrap/>
            <w:vAlign w:val="bottom"/>
            <w:hideMark/>
          </w:tcPr>
          <w:p w14:paraId="62985D45" w14:textId="77777777" w:rsidR="00645BF1" w:rsidRPr="006412D6" w:rsidRDefault="00645BF1" w:rsidP="00AE0599">
            <w:r w:rsidRPr="006412D6">
              <w:t>x"0098"</w:t>
            </w:r>
          </w:p>
        </w:tc>
        <w:tc>
          <w:tcPr>
            <w:tcW w:w="2400" w:type="dxa"/>
            <w:tcBorders>
              <w:top w:val="nil"/>
              <w:left w:val="nil"/>
              <w:bottom w:val="single" w:sz="4" w:space="0" w:color="auto"/>
              <w:right w:val="single" w:sz="4" w:space="0" w:color="auto"/>
            </w:tcBorders>
            <w:shd w:val="clear" w:color="auto" w:fill="auto"/>
            <w:noWrap/>
            <w:vAlign w:val="bottom"/>
            <w:hideMark/>
          </w:tcPr>
          <w:p w14:paraId="0A3F18A1" w14:textId="77777777" w:rsidR="00645BF1" w:rsidRPr="006412D6" w:rsidRDefault="00645BF1" w:rsidP="00AE0599">
            <w:r w:rsidRPr="006412D6">
              <w:t>10011010</w:t>
            </w:r>
          </w:p>
        </w:tc>
      </w:tr>
      <w:tr w:rsidR="00645BF1" w:rsidRPr="006412D6" w14:paraId="50AC982B"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8A4A333" w14:textId="77777777" w:rsidR="00645BF1" w:rsidRPr="006412D6" w:rsidRDefault="00645BF1" w:rsidP="00AE0599">
            <w:r w:rsidRPr="006412D6">
              <w:t>9a</w:t>
            </w:r>
          </w:p>
        </w:tc>
        <w:tc>
          <w:tcPr>
            <w:tcW w:w="1560" w:type="dxa"/>
            <w:tcBorders>
              <w:top w:val="nil"/>
              <w:left w:val="nil"/>
              <w:bottom w:val="single" w:sz="4" w:space="0" w:color="auto"/>
              <w:right w:val="single" w:sz="4" w:space="0" w:color="auto"/>
            </w:tcBorders>
            <w:shd w:val="clear" w:color="auto" w:fill="auto"/>
            <w:noWrap/>
            <w:vAlign w:val="bottom"/>
            <w:hideMark/>
          </w:tcPr>
          <w:p w14:paraId="5F15D044" w14:textId="77777777" w:rsidR="00645BF1" w:rsidRPr="006412D6" w:rsidRDefault="00645BF1" w:rsidP="00AE0599">
            <w:r w:rsidRPr="006412D6">
              <w:t>x"0099"</w:t>
            </w:r>
          </w:p>
        </w:tc>
        <w:tc>
          <w:tcPr>
            <w:tcW w:w="2400" w:type="dxa"/>
            <w:tcBorders>
              <w:top w:val="nil"/>
              <w:left w:val="nil"/>
              <w:bottom w:val="single" w:sz="4" w:space="0" w:color="auto"/>
              <w:right w:val="single" w:sz="4" w:space="0" w:color="auto"/>
            </w:tcBorders>
            <w:shd w:val="clear" w:color="auto" w:fill="auto"/>
            <w:noWrap/>
            <w:vAlign w:val="bottom"/>
            <w:hideMark/>
          </w:tcPr>
          <w:p w14:paraId="62E39A8A" w14:textId="77777777" w:rsidR="00645BF1" w:rsidRPr="006412D6" w:rsidRDefault="00645BF1" w:rsidP="00AE0599">
            <w:r w:rsidRPr="006412D6">
              <w:t>10011011</w:t>
            </w:r>
          </w:p>
        </w:tc>
      </w:tr>
      <w:tr w:rsidR="00645BF1" w:rsidRPr="006412D6" w14:paraId="650A1BC3"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8568304" w14:textId="77777777" w:rsidR="00645BF1" w:rsidRPr="006412D6" w:rsidRDefault="00645BF1" w:rsidP="00AE0599">
            <w:r w:rsidRPr="006412D6">
              <w:t>9b</w:t>
            </w:r>
          </w:p>
        </w:tc>
        <w:tc>
          <w:tcPr>
            <w:tcW w:w="1560" w:type="dxa"/>
            <w:tcBorders>
              <w:top w:val="nil"/>
              <w:left w:val="nil"/>
              <w:bottom w:val="single" w:sz="4" w:space="0" w:color="auto"/>
              <w:right w:val="single" w:sz="4" w:space="0" w:color="auto"/>
            </w:tcBorders>
            <w:shd w:val="clear" w:color="auto" w:fill="auto"/>
            <w:noWrap/>
            <w:vAlign w:val="bottom"/>
            <w:hideMark/>
          </w:tcPr>
          <w:p w14:paraId="79ECD850" w14:textId="77777777" w:rsidR="00645BF1" w:rsidRPr="006412D6" w:rsidRDefault="00645BF1" w:rsidP="00AE0599">
            <w:r w:rsidRPr="006412D6">
              <w:t>x"009A"</w:t>
            </w:r>
          </w:p>
        </w:tc>
        <w:tc>
          <w:tcPr>
            <w:tcW w:w="2400" w:type="dxa"/>
            <w:tcBorders>
              <w:top w:val="nil"/>
              <w:left w:val="nil"/>
              <w:bottom w:val="single" w:sz="4" w:space="0" w:color="auto"/>
              <w:right w:val="single" w:sz="4" w:space="0" w:color="auto"/>
            </w:tcBorders>
            <w:shd w:val="clear" w:color="auto" w:fill="auto"/>
            <w:noWrap/>
            <w:vAlign w:val="bottom"/>
            <w:hideMark/>
          </w:tcPr>
          <w:p w14:paraId="0E33672F" w14:textId="77777777" w:rsidR="00645BF1" w:rsidRPr="006412D6" w:rsidRDefault="00645BF1" w:rsidP="00AE0599">
            <w:r w:rsidRPr="006412D6">
              <w:t>10011100</w:t>
            </w:r>
          </w:p>
        </w:tc>
      </w:tr>
      <w:tr w:rsidR="00645BF1" w:rsidRPr="006412D6" w14:paraId="20DD29EB"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FD7EFB1" w14:textId="77777777" w:rsidR="00645BF1" w:rsidRPr="006412D6" w:rsidRDefault="00645BF1" w:rsidP="00AE0599">
            <w:r w:rsidRPr="006412D6">
              <w:t>9c</w:t>
            </w:r>
          </w:p>
        </w:tc>
        <w:tc>
          <w:tcPr>
            <w:tcW w:w="1560" w:type="dxa"/>
            <w:tcBorders>
              <w:top w:val="nil"/>
              <w:left w:val="nil"/>
              <w:bottom w:val="single" w:sz="4" w:space="0" w:color="auto"/>
              <w:right w:val="single" w:sz="4" w:space="0" w:color="auto"/>
            </w:tcBorders>
            <w:shd w:val="clear" w:color="auto" w:fill="auto"/>
            <w:noWrap/>
            <w:vAlign w:val="bottom"/>
            <w:hideMark/>
          </w:tcPr>
          <w:p w14:paraId="2A1329B3" w14:textId="77777777" w:rsidR="00645BF1" w:rsidRPr="006412D6" w:rsidRDefault="00645BF1" w:rsidP="00AE0599">
            <w:r w:rsidRPr="006412D6">
              <w:t>x"009B"</w:t>
            </w:r>
          </w:p>
        </w:tc>
        <w:tc>
          <w:tcPr>
            <w:tcW w:w="2400" w:type="dxa"/>
            <w:tcBorders>
              <w:top w:val="nil"/>
              <w:left w:val="nil"/>
              <w:bottom w:val="single" w:sz="4" w:space="0" w:color="auto"/>
              <w:right w:val="single" w:sz="4" w:space="0" w:color="auto"/>
            </w:tcBorders>
            <w:shd w:val="clear" w:color="auto" w:fill="auto"/>
            <w:noWrap/>
            <w:vAlign w:val="bottom"/>
            <w:hideMark/>
          </w:tcPr>
          <w:p w14:paraId="3C338E0C" w14:textId="77777777" w:rsidR="00645BF1" w:rsidRPr="006412D6" w:rsidRDefault="00645BF1" w:rsidP="00AE0599">
            <w:r w:rsidRPr="006412D6">
              <w:t>10011101</w:t>
            </w:r>
          </w:p>
        </w:tc>
      </w:tr>
      <w:tr w:rsidR="00645BF1" w:rsidRPr="006412D6" w14:paraId="0EBDB34E"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F9DE1C1" w14:textId="77777777" w:rsidR="00645BF1" w:rsidRPr="006412D6" w:rsidRDefault="00645BF1" w:rsidP="00AE0599">
            <w:r w:rsidRPr="006412D6">
              <w:t>9d</w:t>
            </w:r>
          </w:p>
        </w:tc>
        <w:tc>
          <w:tcPr>
            <w:tcW w:w="1560" w:type="dxa"/>
            <w:tcBorders>
              <w:top w:val="nil"/>
              <w:left w:val="nil"/>
              <w:bottom w:val="single" w:sz="4" w:space="0" w:color="auto"/>
              <w:right w:val="single" w:sz="4" w:space="0" w:color="auto"/>
            </w:tcBorders>
            <w:shd w:val="clear" w:color="auto" w:fill="auto"/>
            <w:noWrap/>
            <w:vAlign w:val="bottom"/>
            <w:hideMark/>
          </w:tcPr>
          <w:p w14:paraId="46EA8A98" w14:textId="77777777" w:rsidR="00645BF1" w:rsidRPr="006412D6" w:rsidRDefault="00645BF1" w:rsidP="00AE0599">
            <w:r w:rsidRPr="006412D6">
              <w:t>x"009C"</w:t>
            </w:r>
          </w:p>
        </w:tc>
        <w:tc>
          <w:tcPr>
            <w:tcW w:w="2400" w:type="dxa"/>
            <w:tcBorders>
              <w:top w:val="nil"/>
              <w:left w:val="nil"/>
              <w:bottom w:val="single" w:sz="4" w:space="0" w:color="auto"/>
              <w:right w:val="single" w:sz="4" w:space="0" w:color="auto"/>
            </w:tcBorders>
            <w:shd w:val="clear" w:color="auto" w:fill="auto"/>
            <w:noWrap/>
            <w:vAlign w:val="bottom"/>
            <w:hideMark/>
          </w:tcPr>
          <w:p w14:paraId="2ED3CF1F" w14:textId="77777777" w:rsidR="00645BF1" w:rsidRPr="006412D6" w:rsidRDefault="00645BF1" w:rsidP="00AE0599">
            <w:r w:rsidRPr="006412D6">
              <w:t>10011110</w:t>
            </w:r>
          </w:p>
        </w:tc>
      </w:tr>
      <w:tr w:rsidR="00645BF1" w:rsidRPr="006412D6" w14:paraId="2628A1D5"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E945F0D" w14:textId="77777777" w:rsidR="00645BF1" w:rsidRPr="006412D6" w:rsidRDefault="00645BF1" w:rsidP="00AE0599">
            <w:r w:rsidRPr="006412D6">
              <w:t>9e</w:t>
            </w:r>
          </w:p>
        </w:tc>
        <w:tc>
          <w:tcPr>
            <w:tcW w:w="1560" w:type="dxa"/>
            <w:tcBorders>
              <w:top w:val="nil"/>
              <w:left w:val="nil"/>
              <w:bottom w:val="single" w:sz="4" w:space="0" w:color="auto"/>
              <w:right w:val="single" w:sz="4" w:space="0" w:color="auto"/>
            </w:tcBorders>
            <w:shd w:val="clear" w:color="auto" w:fill="auto"/>
            <w:noWrap/>
            <w:vAlign w:val="bottom"/>
            <w:hideMark/>
          </w:tcPr>
          <w:p w14:paraId="3D0F338A" w14:textId="77777777" w:rsidR="00645BF1" w:rsidRPr="006412D6" w:rsidRDefault="00645BF1" w:rsidP="00AE0599">
            <w:r w:rsidRPr="006412D6">
              <w:t>x"009D"</w:t>
            </w:r>
          </w:p>
        </w:tc>
        <w:tc>
          <w:tcPr>
            <w:tcW w:w="2400" w:type="dxa"/>
            <w:tcBorders>
              <w:top w:val="nil"/>
              <w:left w:val="nil"/>
              <w:bottom w:val="single" w:sz="4" w:space="0" w:color="auto"/>
              <w:right w:val="single" w:sz="4" w:space="0" w:color="auto"/>
            </w:tcBorders>
            <w:shd w:val="clear" w:color="auto" w:fill="auto"/>
            <w:noWrap/>
            <w:vAlign w:val="bottom"/>
            <w:hideMark/>
          </w:tcPr>
          <w:p w14:paraId="0B39095B" w14:textId="77777777" w:rsidR="00645BF1" w:rsidRPr="006412D6" w:rsidRDefault="00645BF1" w:rsidP="00AE0599">
            <w:r w:rsidRPr="006412D6">
              <w:t>10011111</w:t>
            </w:r>
          </w:p>
        </w:tc>
      </w:tr>
      <w:tr w:rsidR="00645BF1" w:rsidRPr="006412D6" w14:paraId="5878F369"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FD51D93" w14:textId="77777777" w:rsidR="00645BF1" w:rsidRPr="006412D6" w:rsidRDefault="00645BF1" w:rsidP="00AE0599">
            <w:r w:rsidRPr="006412D6">
              <w:t>9f</w:t>
            </w:r>
          </w:p>
        </w:tc>
        <w:tc>
          <w:tcPr>
            <w:tcW w:w="1560" w:type="dxa"/>
            <w:tcBorders>
              <w:top w:val="nil"/>
              <w:left w:val="nil"/>
              <w:bottom w:val="single" w:sz="4" w:space="0" w:color="auto"/>
              <w:right w:val="single" w:sz="4" w:space="0" w:color="auto"/>
            </w:tcBorders>
            <w:shd w:val="clear" w:color="auto" w:fill="auto"/>
            <w:noWrap/>
            <w:vAlign w:val="bottom"/>
            <w:hideMark/>
          </w:tcPr>
          <w:p w14:paraId="2DDC8F42" w14:textId="77777777" w:rsidR="00645BF1" w:rsidRPr="006412D6" w:rsidRDefault="00645BF1" w:rsidP="00AE0599">
            <w:r w:rsidRPr="006412D6">
              <w:t>x"009E"</w:t>
            </w:r>
          </w:p>
        </w:tc>
        <w:tc>
          <w:tcPr>
            <w:tcW w:w="2400" w:type="dxa"/>
            <w:tcBorders>
              <w:top w:val="nil"/>
              <w:left w:val="nil"/>
              <w:bottom w:val="single" w:sz="4" w:space="0" w:color="auto"/>
              <w:right w:val="single" w:sz="4" w:space="0" w:color="auto"/>
            </w:tcBorders>
            <w:shd w:val="clear" w:color="auto" w:fill="auto"/>
            <w:noWrap/>
            <w:vAlign w:val="bottom"/>
            <w:hideMark/>
          </w:tcPr>
          <w:p w14:paraId="01709E63" w14:textId="77777777" w:rsidR="00645BF1" w:rsidRPr="006412D6" w:rsidRDefault="00645BF1" w:rsidP="00AE0599">
            <w:r w:rsidRPr="006412D6">
              <w:t>10100000</w:t>
            </w:r>
          </w:p>
        </w:tc>
      </w:tr>
      <w:tr w:rsidR="00645BF1" w:rsidRPr="006412D6" w14:paraId="096820C9"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31EECDF" w14:textId="77777777" w:rsidR="00645BF1" w:rsidRPr="006412D6" w:rsidRDefault="00645BF1" w:rsidP="00AE0599">
            <w:r w:rsidRPr="006412D6">
              <w:t>a0</w:t>
            </w:r>
          </w:p>
        </w:tc>
        <w:tc>
          <w:tcPr>
            <w:tcW w:w="1560" w:type="dxa"/>
            <w:tcBorders>
              <w:top w:val="nil"/>
              <w:left w:val="nil"/>
              <w:bottom w:val="single" w:sz="4" w:space="0" w:color="auto"/>
              <w:right w:val="single" w:sz="4" w:space="0" w:color="auto"/>
            </w:tcBorders>
            <w:shd w:val="clear" w:color="auto" w:fill="auto"/>
            <w:noWrap/>
            <w:vAlign w:val="bottom"/>
            <w:hideMark/>
          </w:tcPr>
          <w:p w14:paraId="4471F144" w14:textId="77777777" w:rsidR="00645BF1" w:rsidRPr="006412D6" w:rsidRDefault="00645BF1" w:rsidP="00AE0599">
            <w:r w:rsidRPr="006412D6">
              <w:t>x"009F"</w:t>
            </w:r>
          </w:p>
        </w:tc>
        <w:tc>
          <w:tcPr>
            <w:tcW w:w="2400" w:type="dxa"/>
            <w:tcBorders>
              <w:top w:val="nil"/>
              <w:left w:val="nil"/>
              <w:bottom w:val="single" w:sz="4" w:space="0" w:color="auto"/>
              <w:right w:val="single" w:sz="4" w:space="0" w:color="auto"/>
            </w:tcBorders>
            <w:shd w:val="clear" w:color="auto" w:fill="auto"/>
            <w:noWrap/>
            <w:vAlign w:val="bottom"/>
            <w:hideMark/>
          </w:tcPr>
          <w:p w14:paraId="624197C4" w14:textId="77777777" w:rsidR="00645BF1" w:rsidRPr="006412D6" w:rsidRDefault="00645BF1" w:rsidP="00AE0599">
            <w:r w:rsidRPr="006412D6">
              <w:t>10100001</w:t>
            </w:r>
          </w:p>
        </w:tc>
      </w:tr>
      <w:tr w:rsidR="00645BF1" w:rsidRPr="006412D6" w14:paraId="240EFD5B"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ABE65AE" w14:textId="77777777" w:rsidR="00645BF1" w:rsidRPr="006412D6" w:rsidRDefault="00645BF1" w:rsidP="00AE0599">
            <w:r w:rsidRPr="006412D6">
              <w:t>a1</w:t>
            </w:r>
          </w:p>
        </w:tc>
        <w:tc>
          <w:tcPr>
            <w:tcW w:w="1560" w:type="dxa"/>
            <w:tcBorders>
              <w:top w:val="nil"/>
              <w:left w:val="nil"/>
              <w:bottom w:val="single" w:sz="4" w:space="0" w:color="auto"/>
              <w:right w:val="single" w:sz="4" w:space="0" w:color="auto"/>
            </w:tcBorders>
            <w:shd w:val="clear" w:color="auto" w:fill="auto"/>
            <w:noWrap/>
            <w:vAlign w:val="bottom"/>
            <w:hideMark/>
          </w:tcPr>
          <w:p w14:paraId="754FB9EC" w14:textId="77777777" w:rsidR="00645BF1" w:rsidRPr="006412D6" w:rsidRDefault="00645BF1" w:rsidP="00AE0599">
            <w:r w:rsidRPr="006412D6">
              <w:t>x"00a0"</w:t>
            </w:r>
          </w:p>
        </w:tc>
        <w:tc>
          <w:tcPr>
            <w:tcW w:w="2400" w:type="dxa"/>
            <w:tcBorders>
              <w:top w:val="nil"/>
              <w:left w:val="nil"/>
              <w:bottom w:val="single" w:sz="4" w:space="0" w:color="auto"/>
              <w:right w:val="single" w:sz="4" w:space="0" w:color="auto"/>
            </w:tcBorders>
            <w:shd w:val="clear" w:color="auto" w:fill="auto"/>
            <w:noWrap/>
            <w:vAlign w:val="bottom"/>
            <w:hideMark/>
          </w:tcPr>
          <w:p w14:paraId="0E9C7A5D" w14:textId="77777777" w:rsidR="00645BF1" w:rsidRPr="006412D6" w:rsidRDefault="00645BF1" w:rsidP="00AE0599">
            <w:r w:rsidRPr="006412D6">
              <w:t>10100010</w:t>
            </w:r>
          </w:p>
        </w:tc>
      </w:tr>
      <w:tr w:rsidR="00645BF1" w:rsidRPr="006412D6" w14:paraId="72F63B1E"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E1A4F0B" w14:textId="77777777" w:rsidR="00645BF1" w:rsidRPr="006412D6" w:rsidRDefault="00645BF1" w:rsidP="00AE0599">
            <w:r w:rsidRPr="006412D6">
              <w:t>a2</w:t>
            </w:r>
          </w:p>
        </w:tc>
        <w:tc>
          <w:tcPr>
            <w:tcW w:w="1560" w:type="dxa"/>
            <w:tcBorders>
              <w:top w:val="nil"/>
              <w:left w:val="nil"/>
              <w:bottom w:val="single" w:sz="4" w:space="0" w:color="auto"/>
              <w:right w:val="single" w:sz="4" w:space="0" w:color="auto"/>
            </w:tcBorders>
            <w:shd w:val="clear" w:color="auto" w:fill="auto"/>
            <w:noWrap/>
            <w:vAlign w:val="bottom"/>
            <w:hideMark/>
          </w:tcPr>
          <w:p w14:paraId="025741AD" w14:textId="77777777" w:rsidR="00645BF1" w:rsidRPr="006412D6" w:rsidRDefault="00645BF1" w:rsidP="00AE0599">
            <w:r w:rsidRPr="006412D6">
              <w:t>x"00a1"</w:t>
            </w:r>
          </w:p>
        </w:tc>
        <w:tc>
          <w:tcPr>
            <w:tcW w:w="2400" w:type="dxa"/>
            <w:tcBorders>
              <w:top w:val="nil"/>
              <w:left w:val="nil"/>
              <w:bottom w:val="single" w:sz="4" w:space="0" w:color="auto"/>
              <w:right w:val="single" w:sz="4" w:space="0" w:color="auto"/>
            </w:tcBorders>
            <w:shd w:val="clear" w:color="auto" w:fill="auto"/>
            <w:noWrap/>
            <w:vAlign w:val="bottom"/>
            <w:hideMark/>
          </w:tcPr>
          <w:p w14:paraId="687F33E1" w14:textId="77777777" w:rsidR="00645BF1" w:rsidRPr="006412D6" w:rsidRDefault="00645BF1" w:rsidP="00AE0599">
            <w:r w:rsidRPr="006412D6">
              <w:t>10100011</w:t>
            </w:r>
          </w:p>
        </w:tc>
      </w:tr>
      <w:tr w:rsidR="00645BF1" w:rsidRPr="006412D6" w14:paraId="7C59A288"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B46F2D2" w14:textId="77777777" w:rsidR="00645BF1" w:rsidRPr="006412D6" w:rsidRDefault="00645BF1" w:rsidP="00AE0599">
            <w:r w:rsidRPr="006412D6">
              <w:t>a3</w:t>
            </w:r>
          </w:p>
        </w:tc>
        <w:tc>
          <w:tcPr>
            <w:tcW w:w="1560" w:type="dxa"/>
            <w:tcBorders>
              <w:top w:val="nil"/>
              <w:left w:val="nil"/>
              <w:bottom w:val="single" w:sz="4" w:space="0" w:color="auto"/>
              <w:right w:val="single" w:sz="4" w:space="0" w:color="auto"/>
            </w:tcBorders>
            <w:shd w:val="clear" w:color="auto" w:fill="auto"/>
            <w:noWrap/>
            <w:vAlign w:val="bottom"/>
            <w:hideMark/>
          </w:tcPr>
          <w:p w14:paraId="1BDE451F" w14:textId="77777777" w:rsidR="00645BF1" w:rsidRPr="006412D6" w:rsidRDefault="00645BF1" w:rsidP="00AE0599">
            <w:r w:rsidRPr="006412D6">
              <w:t>x"00a2"</w:t>
            </w:r>
          </w:p>
        </w:tc>
        <w:tc>
          <w:tcPr>
            <w:tcW w:w="2400" w:type="dxa"/>
            <w:tcBorders>
              <w:top w:val="nil"/>
              <w:left w:val="nil"/>
              <w:bottom w:val="single" w:sz="4" w:space="0" w:color="auto"/>
              <w:right w:val="single" w:sz="4" w:space="0" w:color="auto"/>
            </w:tcBorders>
            <w:shd w:val="clear" w:color="auto" w:fill="auto"/>
            <w:noWrap/>
            <w:vAlign w:val="bottom"/>
            <w:hideMark/>
          </w:tcPr>
          <w:p w14:paraId="390E8037" w14:textId="77777777" w:rsidR="00645BF1" w:rsidRPr="006412D6" w:rsidRDefault="00645BF1" w:rsidP="00AE0599">
            <w:r w:rsidRPr="006412D6">
              <w:t>10100100</w:t>
            </w:r>
          </w:p>
        </w:tc>
      </w:tr>
      <w:tr w:rsidR="00645BF1" w:rsidRPr="006412D6" w14:paraId="66ED76CC"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5BD3278" w14:textId="77777777" w:rsidR="00645BF1" w:rsidRPr="006412D6" w:rsidRDefault="00645BF1" w:rsidP="00AE0599">
            <w:r w:rsidRPr="006412D6">
              <w:t>a4</w:t>
            </w:r>
          </w:p>
        </w:tc>
        <w:tc>
          <w:tcPr>
            <w:tcW w:w="1560" w:type="dxa"/>
            <w:tcBorders>
              <w:top w:val="nil"/>
              <w:left w:val="nil"/>
              <w:bottom w:val="single" w:sz="4" w:space="0" w:color="auto"/>
              <w:right w:val="single" w:sz="4" w:space="0" w:color="auto"/>
            </w:tcBorders>
            <w:shd w:val="clear" w:color="auto" w:fill="auto"/>
            <w:noWrap/>
            <w:vAlign w:val="bottom"/>
            <w:hideMark/>
          </w:tcPr>
          <w:p w14:paraId="1645F133" w14:textId="77777777" w:rsidR="00645BF1" w:rsidRPr="006412D6" w:rsidRDefault="00645BF1" w:rsidP="00AE0599">
            <w:r w:rsidRPr="006412D6">
              <w:t>x"00a3"</w:t>
            </w:r>
          </w:p>
        </w:tc>
        <w:tc>
          <w:tcPr>
            <w:tcW w:w="2400" w:type="dxa"/>
            <w:tcBorders>
              <w:top w:val="nil"/>
              <w:left w:val="nil"/>
              <w:bottom w:val="single" w:sz="4" w:space="0" w:color="auto"/>
              <w:right w:val="single" w:sz="4" w:space="0" w:color="auto"/>
            </w:tcBorders>
            <w:shd w:val="clear" w:color="auto" w:fill="auto"/>
            <w:noWrap/>
            <w:vAlign w:val="bottom"/>
            <w:hideMark/>
          </w:tcPr>
          <w:p w14:paraId="1442EF92" w14:textId="77777777" w:rsidR="00645BF1" w:rsidRPr="006412D6" w:rsidRDefault="00645BF1" w:rsidP="00AE0599">
            <w:r w:rsidRPr="006412D6">
              <w:t>10100101</w:t>
            </w:r>
          </w:p>
        </w:tc>
      </w:tr>
      <w:tr w:rsidR="00645BF1" w:rsidRPr="006412D6" w14:paraId="07778CBE"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EF36A3E" w14:textId="77777777" w:rsidR="00645BF1" w:rsidRPr="006412D6" w:rsidRDefault="00645BF1" w:rsidP="00AE0599">
            <w:r w:rsidRPr="006412D6">
              <w:t>a5</w:t>
            </w:r>
          </w:p>
        </w:tc>
        <w:tc>
          <w:tcPr>
            <w:tcW w:w="1560" w:type="dxa"/>
            <w:tcBorders>
              <w:top w:val="nil"/>
              <w:left w:val="nil"/>
              <w:bottom w:val="single" w:sz="4" w:space="0" w:color="auto"/>
              <w:right w:val="single" w:sz="4" w:space="0" w:color="auto"/>
            </w:tcBorders>
            <w:shd w:val="clear" w:color="auto" w:fill="auto"/>
            <w:noWrap/>
            <w:vAlign w:val="bottom"/>
            <w:hideMark/>
          </w:tcPr>
          <w:p w14:paraId="1B3FA936" w14:textId="77777777" w:rsidR="00645BF1" w:rsidRPr="006412D6" w:rsidRDefault="00645BF1" w:rsidP="00AE0599">
            <w:r w:rsidRPr="006412D6">
              <w:t>x"00a4"</w:t>
            </w:r>
          </w:p>
        </w:tc>
        <w:tc>
          <w:tcPr>
            <w:tcW w:w="2400" w:type="dxa"/>
            <w:tcBorders>
              <w:top w:val="nil"/>
              <w:left w:val="nil"/>
              <w:bottom w:val="single" w:sz="4" w:space="0" w:color="auto"/>
              <w:right w:val="single" w:sz="4" w:space="0" w:color="auto"/>
            </w:tcBorders>
            <w:shd w:val="clear" w:color="auto" w:fill="auto"/>
            <w:noWrap/>
            <w:vAlign w:val="bottom"/>
            <w:hideMark/>
          </w:tcPr>
          <w:p w14:paraId="744B4A8A" w14:textId="77777777" w:rsidR="00645BF1" w:rsidRPr="006412D6" w:rsidRDefault="00645BF1" w:rsidP="00AE0599">
            <w:r w:rsidRPr="006412D6">
              <w:t>10100110</w:t>
            </w:r>
          </w:p>
        </w:tc>
      </w:tr>
      <w:tr w:rsidR="00645BF1" w:rsidRPr="006412D6" w14:paraId="5EE7AD66"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05F0B33" w14:textId="77777777" w:rsidR="00645BF1" w:rsidRPr="006412D6" w:rsidRDefault="00645BF1" w:rsidP="00AE0599">
            <w:r w:rsidRPr="006412D6">
              <w:t>a6</w:t>
            </w:r>
          </w:p>
        </w:tc>
        <w:tc>
          <w:tcPr>
            <w:tcW w:w="1560" w:type="dxa"/>
            <w:tcBorders>
              <w:top w:val="nil"/>
              <w:left w:val="nil"/>
              <w:bottom w:val="single" w:sz="4" w:space="0" w:color="auto"/>
              <w:right w:val="single" w:sz="4" w:space="0" w:color="auto"/>
            </w:tcBorders>
            <w:shd w:val="clear" w:color="auto" w:fill="auto"/>
            <w:noWrap/>
            <w:vAlign w:val="bottom"/>
            <w:hideMark/>
          </w:tcPr>
          <w:p w14:paraId="293D6385" w14:textId="77777777" w:rsidR="00645BF1" w:rsidRPr="006412D6" w:rsidRDefault="00645BF1" w:rsidP="00AE0599">
            <w:r w:rsidRPr="006412D6">
              <w:t>x"00a5"</w:t>
            </w:r>
          </w:p>
        </w:tc>
        <w:tc>
          <w:tcPr>
            <w:tcW w:w="2400" w:type="dxa"/>
            <w:tcBorders>
              <w:top w:val="nil"/>
              <w:left w:val="nil"/>
              <w:bottom w:val="single" w:sz="4" w:space="0" w:color="auto"/>
              <w:right w:val="single" w:sz="4" w:space="0" w:color="auto"/>
            </w:tcBorders>
            <w:shd w:val="clear" w:color="auto" w:fill="auto"/>
            <w:noWrap/>
            <w:vAlign w:val="bottom"/>
            <w:hideMark/>
          </w:tcPr>
          <w:p w14:paraId="331F9D70" w14:textId="77777777" w:rsidR="00645BF1" w:rsidRPr="006412D6" w:rsidRDefault="00645BF1" w:rsidP="00AE0599">
            <w:r w:rsidRPr="006412D6">
              <w:t>10100111</w:t>
            </w:r>
          </w:p>
        </w:tc>
      </w:tr>
      <w:tr w:rsidR="00645BF1" w:rsidRPr="006412D6" w14:paraId="539570E1"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8F4087A" w14:textId="77777777" w:rsidR="00645BF1" w:rsidRPr="006412D6" w:rsidRDefault="00645BF1" w:rsidP="00AE0599">
            <w:r w:rsidRPr="006412D6">
              <w:t>a7</w:t>
            </w:r>
          </w:p>
        </w:tc>
        <w:tc>
          <w:tcPr>
            <w:tcW w:w="1560" w:type="dxa"/>
            <w:tcBorders>
              <w:top w:val="nil"/>
              <w:left w:val="nil"/>
              <w:bottom w:val="single" w:sz="4" w:space="0" w:color="auto"/>
              <w:right w:val="single" w:sz="4" w:space="0" w:color="auto"/>
            </w:tcBorders>
            <w:shd w:val="clear" w:color="auto" w:fill="auto"/>
            <w:noWrap/>
            <w:vAlign w:val="bottom"/>
            <w:hideMark/>
          </w:tcPr>
          <w:p w14:paraId="44F63C23" w14:textId="77777777" w:rsidR="00645BF1" w:rsidRPr="006412D6" w:rsidRDefault="00645BF1" w:rsidP="00AE0599">
            <w:r w:rsidRPr="006412D6">
              <w:t>x"00a6"</w:t>
            </w:r>
          </w:p>
        </w:tc>
        <w:tc>
          <w:tcPr>
            <w:tcW w:w="2400" w:type="dxa"/>
            <w:tcBorders>
              <w:top w:val="nil"/>
              <w:left w:val="nil"/>
              <w:bottom w:val="single" w:sz="4" w:space="0" w:color="auto"/>
              <w:right w:val="single" w:sz="4" w:space="0" w:color="auto"/>
            </w:tcBorders>
            <w:shd w:val="clear" w:color="auto" w:fill="auto"/>
            <w:noWrap/>
            <w:vAlign w:val="bottom"/>
            <w:hideMark/>
          </w:tcPr>
          <w:p w14:paraId="356DE275" w14:textId="77777777" w:rsidR="00645BF1" w:rsidRPr="006412D6" w:rsidRDefault="00645BF1" w:rsidP="00AE0599">
            <w:r w:rsidRPr="006412D6">
              <w:t>10101000</w:t>
            </w:r>
          </w:p>
        </w:tc>
      </w:tr>
      <w:tr w:rsidR="00645BF1" w:rsidRPr="006412D6" w14:paraId="03458317"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718416E" w14:textId="77777777" w:rsidR="00645BF1" w:rsidRPr="006412D6" w:rsidRDefault="00645BF1" w:rsidP="00AE0599">
            <w:r w:rsidRPr="006412D6">
              <w:t>a8</w:t>
            </w:r>
          </w:p>
        </w:tc>
        <w:tc>
          <w:tcPr>
            <w:tcW w:w="1560" w:type="dxa"/>
            <w:tcBorders>
              <w:top w:val="nil"/>
              <w:left w:val="nil"/>
              <w:bottom w:val="single" w:sz="4" w:space="0" w:color="auto"/>
              <w:right w:val="single" w:sz="4" w:space="0" w:color="auto"/>
            </w:tcBorders>
            <w:shd w:val="clear" w:color="auto" w:fill="auto"/>
            <w:noWrap/>
            <w:vAlign w:val="bottom"/>
            <w:hideMark/>
          </w:tcPr>
          <w:p w14:paraId="6892DCB2" w14:textId="77777777" w:rsidR="00645BF1" w:rsidRPr="006412D6" w:rsidRDefault="00645BF1" w:rsidP="00AE0599">
            <w:r w:rsidRPr="006412D6">
              <w:t>x"00a7"</w:t>
            </w:r>
          </w:p>
        </w:tc>
        <w:tc>
          <w:tcPr>
            <w:tcW w:w="2400" w:type="dxa"/>
            <w:tcBorders>
              <w:top w:val="nil"/>
              <w:left w:val="nil"/>
              <w:bottom w:val="single" w:sz="4" w:space="0" w:color="auto"/>
              <w:right w:val="single" w:sz="4" w:space="0" w:color="auto"/>
            </w:tcBorders>
            <w:shd w:val="clear" w:color="auto" w:fill="auto"/>
            <w:noWrap/>
            <w:vAlign w:val="bottom"/>
            <w:hideMark/>
          </w:tcPr>
          <w:p w14:paraId="65297A4B" w14:textId="77777777" w:rsidR="00645BF1" w:rsidRPr="006412D6" w:rsidRDefault="00645BF1" w:rsidP="00AE0599">
            <w:r w:rsidRPr="006412D6">
              <w:t>10101001</w:t>
            </w:r>
          </w:p>
        </w:tc>
      </w:tr>
      <w:tr w:rsidR="00645BF1" w:rsidRPr="006412D6" w14:paraId="767D5925"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CC2B5CA" w14:textId="77777777" w:rsidR="00645BF1" w:rsidRPr="006412D6" w:rsidRDefault="00645BF1" w:rsidP="00AE0599">
            <w:r w:rsidRPr="006412D6">
              <w:t>a9</w:t>
            </w:r>
          </w:p>
        </w:tc>
        <w:tc>
          <w:tcPr>
            <w:tcW w:w="1560" w:type="dxa"/>
            <w:tcBorders>
              <w:top w:val="nil"/>
              <w:left w:val="nil"/>
              <w:bottom w:val="single" w:sz="4" w:space="0" w:color="auto"/>
              <w:right w:val="single" w:sz="4" w:space="0" w:color="auto"/>
            </w:tcBorders>
            <w:shd w:val="clear" w:color="auto" w:fill="auto"/>
            <w:noWrap/>
            <w:vAlign w:val="bottom"/>
            <w:hideMark/>
          </w:tcPr>
          <w:p w14:paraId="74C4D535" w14:textId="77777777" w:rsidR="00645BF1" w:rsidRPr="006412D6" w:rsidRDefault="00645BF1" w:rsidP="00AE0599">
            <w:r w:rsidRPr="006412D6">
              <w:t>x"00a8"</w:t>
            </w:r>
          </w:p>
        </w:tc>
        <w:tc>
          <w:tcPr>
            <w:tcW w:w="2400" w:type="dxa"/>
            <w:tcBorders>
              <w:top w:val="nil"/>
              <w:left w:val="nil"/>
              <w:bottom w:val="single" w:sz="4" w:space="0" w:color="auto"/>
              <w:right w:val="single" w:sz="4" w:space="0" w:color="auto"/>
            </w:tcBorders>
            <w:shd w:val="clear" w:color="auto" w:fill="auto"/>
            <w:noWrap/>
            <w:vAlign w:val="bottom"/>
            <w:hideMark/>
          </w:tcPr>
          <w:p w14:paraId="3E344665" w14:textId="77777777" w:rsidR="00645BF1" w:rsidRPr="006412D6" w:rsidRDefault="00645BF1" w:rsidP="00AE0599">
            <w:r w:rsidRPr="006412D6">
              <w:t>10101010</w:t>
            </w:r>
          </w:p>
        </w:tc>
      </w:tr>
      <w:tr w:rsidR="00645BF1" w:rsidRPr="006412D6" w14:paraId="025EA5E8"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1D1D315" w14:textId="77777777" w:rsidR="00645BF1" w:rsidRPr="006412D6" w:rsidRDefault="00645BF1" w:rsidP="00AE0599">
            <w:r w:rsidRPr="006412D6">
              <w:t>aa</w:t>
            </w:r>
          </w:p>
        </w:tc>
        <w:tc>
          <w:tcPr>
            <w:tcW w:w="1560" w:type="dxa"/>
            <w:tcBorders>
              <w:top w:val="nil"/>
              <w:left w:val="nil"/>
              <w:bottom w:val="single" w:sz="4" w:space="0" w:color="auto"/>
              <w:right w:val="single" w:sz="4" w:space="0" w:color="auto"/>
            </w:tcBorders>
            <w:shd w:val="clear" w:color="auto" w:fill="auto"/>
            <w:noWrap/>
            <w:vAlign w:val="bottom"/>
            <w:hideMark/>
          </w:tcPr>
          <w:p w14:paraId="299BA32C" w14:textId="77777777" w:rsidR="00645BF1" w:rsidRPr="006412D6" w:rsidRDefault="00645BF1" w:rsidP="00AE0599">
            <w:r w:rsidRPr="006412D6">
              <w:t>x"00a9"</w:t>
            </w:r>
          </w:p>
        </w:tc>
        <w:tc>
          <w:tcPr>
            <w:tcW w:w="2400" w:type="dxa"/>
            <w:tcBorders>
              <w:top w:val="nil"/>
              <w:left w:val="nil"/>
              <w:bottom w:val="single" w:sz="4" w:space="0" w:color="auto"/>
              <w:right w:val="single" w:sz="4" w:space="0" w:color="auto"/>
            </w:tcBorders>
            <w:shd w:val="clear" w:color="auto" w:fill="auto"/>
            <w:noWrap/>
            <w:vAlign w:val="bottom"/>
            <w:hideMark/>
          </w:tcPr>
          <w:p w14:paraId="52CFA0F5" w14:textId="77777777" w:rsidR="00645BF1" w:rsidRPr="006412D6" w:rsidRDefault="00645BF1" w:rsidP="00AE0599">
            <w:r w:rsidRPr="006412D6">
              <w:t>10101011</w:t>
            </w:r>
          </w:p>
        </w:tc>
      </w:tr>
      <w:tr w:rsidR="00645BF1" w:rsidRPr="006412D6" w14:paraId="2B80DF74"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40F7307" w14:textId="77777777" w:rsidR="00645BF1" w:rsidRPr="006412D6" w:rsidRDefault="00645BF1" w:rsidP="00AE0599">
            <w:r w:rsidRPr="006412D6">
              <w:t>ab</w:t>
            </w:r>
          </w:p>
        </w:tc>
        <w:tc>
          <w:tcPr>
            <w:tcW w:w="1560" w:type="dxa"/>
            <w:tcBorders>
              <w:top w:val="nil"/>
              <w:left w:val="nil"/>
              <w:bottom w:val="single" w:sz="4" w:space="0" w:color="auto"/>
              <w:right w:val="single" w:sz="4" w:space="0" w:color="auto"/>
            </w:tcBorders>
            <w:shd w:val="clear" w:color="auto" w:fill="auto"/>
            <w:noWrap/>
            <w:vAlign w:val="bottom"/>
            <w:hideMark/>
          </w:tcPr>
          <w:p w14:paraId="5FBC7A6E" w14:textId="77777777" w:rsidR="00645BF1" w:rsidRPr="006412D6" w:rsidRDefault="00645BF1" w:rsidP="00AE0599">
            <w:r w:rsidRPr="006412D6">
              <w:t>x"00aa"</w:t>
            </w:r>
          </w:p>
        </w:tc>
        <w:tc>
          <w:tcPr>
            <w:tcW w:w="2400" w:type="dxa"/>
            <w:tcBorders>
              <w:top w:val="nil"/>
              <w:left w:val="nil"/>
              <w:bottom w:val="single" w:sz="4" w:space="0" w:color="auto"/>
              <w:right w:val="single" w:sz="4" w:space="0" w:color="auto"/>
            </w:tcBorders>
            <w:shd w:val="clear" w:color="auto" w:fill="auto"/>
            <w:noWrap/>
            <w:vAlign w:val="bottom"/>
            <w:hideMark/>
          </w:tcPr>
          <w:p w14:paraId="5CB1C935" w14:textId="77777777" w:rsidR="00645BF1" w:rsidRPr="006412D6" w:rsidRDefault="00645BF1" w:rsidP="00AE0599">
            <w:r w:rsidRPr="006412D6">
              <w:t>10101100</w:t>
            </w:r>
          </w:p>
        </w:tc>
      </w:tr>
      <w:tr w:rsidR="00645BF1" w:rsidRPr="006412D6" w14:paraId="160450F0"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A093FE2" w14:textId="77777777" w:rsidR="00645BF1" w:rsidRPr="006412D6" w:rsidRDefault="00645BF1" w:rsidP="00AE0599">
            <w:r w:rsidRPr="006412D6">
              <w:t>ac</w:t>
            </w:r>
          </w:p>
        </w:tc>
        <w:tc>
          <w:tcPr>
            <w:tcW w:w="1560" w:type="dxa"/>
            <w:tcBorders>
              <w:top w:val="nil"/>
              <w:left w:val="nil"/>
              <w:bottom w:val="single" w:sz="4" w:space="0" w:color="auto"/>
              <w:right w:val="single" w:sz="4" w:space="0" w:color="auto"/>
            </w:tcBorders>
            <w:shd w:val="clear" w:color="auto" w:fill="auto"/>
            <w:noWrap/>
            <w:vAlign w:val="bottom"/>
            <w:hideMark/>
          </w:tcPr>
          <w:p w14:paraId="1FE4734E" w14:textId="77777777" w:rsidR="00645BF1" w:rsidRPr="006412D6" w:rsidRDefault="00645BF1" w:rsidP="00AE0599">
            <w:r w:rsidRPr="006412D6">
              <w:t>x"00ab"</w:t>
            </w:r>
          </w:p>
        </w:tc>
        <w:tc>
          <w:tcPr>
            <w:tcW w:w="2400" w:type="dxa"/>
            <w:tcBorders>
              <w:top w:val="nil"/>
              <w:left w:val="nil"/>
              <w:bottom w:val="single" w:sz="4" w:space="0" w:color="auto"/>
              <w:right w:val="single" w:sz="4" w:space="0" w:color="auto"/>
            </w:tcBorders>
            <w:shd w:val="clear" w:color="auto" w:fill="auto"/>
            <w:noWrap/>
            <w:vAlign w:val="bottom"/>
            <w:hideMark/>
          </w:tcPr>
          <w:p w14:paraId="1A2845A3" w14:textId="77777777" w:rsidR="00645BF1" w:rsidRPr="006412D6" w:rsidRDefault="00645BF1" w:rsidP="00AE0599">
            <w:r w:rsidRPr="006412D6">
              <w:t>10101101</w:t>
            </w:r>
          </w:p>
        </w:tc>
      </w:tr>
      <w:tr w:rsidR="00645BF1" w:rsidRPr="006412D6" w14:paraId="3C5DE813"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EA1CF0B" w14:textId="77777777" w:rsidR="00645BF1" w:rsidRPr="006412D6" w:rsidRDefault="00645BF1" w:rsidP="00AE0599">
            <w:r w:rsidRPr="006412D6">
              <w:t>ad</w:t>
            </w:r>
          </w:p>
        </w:tc>
        <w:tc>
          <w:tcPr>
            <w:tcW w:w="1560" w:type="dxa"/>
            <w:tcBorders>
              <w:top w:val="nil"/>
              <w:left w:val="nil"/>
              <w:bottom w:val="single" w:sz="4" w:space="0" w:color="auto"/>
              <w:right w:val="single" w:sz="4" w:space="0" w:color="auto"/>
            </w:tcBorders>
            <w:shd w:val="clear" w:color="auto" w:fill="auto"/>
            <w:noWrap/>
            <w:vAlign w:val="bottom"/>
            <w:hideMark/>
          </w:tcPr>
          <w:p w14:paraId="6090BA40" w14:textId="77777777" w:rsidR="00645BF1" w:rsidRPr="006412D6" w:rsidRDefault="00645BF1" w:rsidP="00AE0599">
            <w:r w:rsidRPr="006412D6">
              <w:t>x"00ac"</w:t>
            </w:r>
          </w:p>
        </w:tc>
        <w:tc>
          <w:tcPr>
            <w:tcW w:w="2400" w:type="dxa"/>
            <w:tcBorders>
              <w:top w:val="nil"/>
              <w:left w:val="nil"/>
              <w:bottom w:val="single" w:sz="4" w:space="0" w:color="auto"/>
              <w:right w:val="single" w:sz="4" w:space="0" w:color="auto"/>
            </w:tcBorders>
            <w:shd w:val="clear" w:color="auto" w:fill="auto"/>
            <w:noWrap/>
            <w:vAlign w:val="bottom"/>
            <w:hideMark/>
          </w:tcPr>
          <w:p w14:paraId="2B46209D" w14:textId="77777777" w:rsidR="00645BF1" w:rsidRPr="006412D6" w:rsidRDefault="00645BF1" w:rsidP="00AE0599">
            <w:r w:rsidRPr="006412D6">
              <w:t>10101110</w:t>
            </w:r>
          </w:p>
        </w:tc>
      </w:tr>
      <w:tr w:rsidR="00645BF1" w:rsidRPr="006412D6" w14:paraId="357C6E2D"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99CEDDA" w14:textId="77777777" w:rsidR="00645BF1" w:rsidRPr="006412D6" w:rsidRDefault="00645BF1" w:rsidP="00AE0599">
            <w:r w:rsidRPr="006412D6">
              <w:t>ae</w:t>
            </w:r>
          </w:p>
        </w:tc>
        <w:tc>
          <w:tcPr>
            <w:tcW w:w="1560" w:type="dxa"/>
            <w:tcBorders>
              <w:top w:val="nil"/>
              <w:left w:val="nil"/>
              <w:bottom w:val="single" w:sz="4" w:space="0" w:color="auto"/>
              <w:right w:val="single" w:sz="4" w:space="0" w:color="auto"/>
            </w:tcBorders>
            <w:shd w:val="clear" w:color="auto" w:fill="auto"/>
            <w:noWrap/>
            <w:vAlign w:val="bottom"/>
            <w:hideMark/>
          </w:tcPr>
          <w:p w14:paraId="145DB2F1" w14:textId="77777777" w:rsidR="00645BF1" w:rsidRPr="006412D6" w:rsidRDefault="00645BF1" w:rsidP="00AE0599">
            <w:r w:rsidRPr="006412D6">
              <w:t>x"00ad"</w:t>
            </w:r>
          </w:p>
        </w:tc>
        <w:tc>
          <w:tcPr>
            <w:tcW w:w="2400" w:type="dxa"/>
            <w:tcBorders>
              <w:top w:val="nil"/>
              <w:left w:val="nil"/>
              <w:bottom w:val="single" w:sz="4" w:space="0" w:color="auto"/>
              <w:right w:val="single" w:sz="4" w:space="0" w:color="auto"/>
            </w:tcBorders>
            <w:shd w:val="clear" w:color="auto" w:fill="auto"/>
            <w:noWrap/>
            <w:vAlign w:val="bottom"/>
            <w:hideMark/>
          </w:tcPr>
          <w:p w14:paraId="69A68D02" w14:textId="77777777" w:rsidR="00645BF1" w:rsidRPr="006412D6" w:rsidRDefault="00645BF1" w:rsidP="00AE0599">
            <w:r w:rsidRPr="006412D6">
              <w:t>10101111</w:t>
            </w:r>
          </w:p>
        </w:tc>
      </w:tr>
      <w:tr w:rsidR="00645BF1" w:rsidRPr="006412D6" w14:paraId="3475C37F"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19B9622" w14:textId="77777777" w:rsidR="00645BF1" w:rsidRPr="006412D6" w:rsidRDefault="00645BF1" w:rsidP="00AE0599">
            <w:r w:rsidRPr="006412D6">
              <w:t>af</w:t>
            </w:r>
          </w:p>
        </w:tc>
        <w:tc>
          <w:tcPr>
            <w:tcW w:w="1560" w:type="dxa"/>
            <w:tcBorders>
              <w:top w:val="nil"/>
              <w:left w:val="nil"/>
              <w:bottom w:val="single" w:sz="4" w:space="0" w:color="auto"/>
              <w:right w:val="single" w:sz="4" w:space="0" w:color="auto"/>
            </w:tcBorders>
            <w:shd w:val="clear" w:color="auto" w:fill="auto"/>
            <w:noWrap/>
            <w:vAlign w:val="bottom"/>
            <w:hideMark/>
          </w:tcPr>
          <w:p w14:paraId="48DB4B67" w14:textId="77777777" w:rsidR="00645BF1" w:rsidRPr="006412D6" w:rsidRDefault="00645BF1" w:rsidP="00AE0599">
            <w:r w:rsidRPr="006412D6">
              <w:t>x"00ae"</w:t>
            </w:r>
          </w:p>
        </w:tc>
        <w:tc>
          <w:tcPr>
            <w:tcW w:w="2400" w:type="dxa"/>
            <w:tcBorders>
              <w:top w:val="nil"/>
              <w:left w:val="nil"/>
              <w:bottom w:val="single" w:sz="4" w:space="0" w:color="auto"/>
              <w:right w:val="single" w:sz="4" w:space="0" w:color="auto"/>
            </w:tcBorders>
            <w:shd w:val="clear" w:color="auto" w:fill="auto"/>
            <w:noWrap/>
            <w:vAlign w:val="bottom"/>
            <w:hideMark/>
          </w:tcPr>
          <w:p w14:paraId="1FE878FA" w14:textId="77777777" w:rsidR="00645BF1" w:rsidRPr="006412D6" w:rsidRDefault="00645BF1" w:rsidP="00AE0599">
            <w:r w:rsidRPr="006412D6">
              <w:t>10110000</w:t>
            </w:r>
          </w:p>
        </w:tc>
      </w:tr>
      <w:tr w:rsidR="00645BF1" w:rsidRPr="006412D6" w14:paraId="4F31F8A6"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4D9AD37" w14:textId="77777777" w:rsidR="00645BF1" w:rsidRPr="006412D6" w:rsidRDefault="00645BF1" w:rsidP="00AE0599">
            <w:r w:rsidRPr="006412D6">
              <w:t>b0</w:t>
            </w:r>
          </w:p>
        </w:tc>
        <w:tc>
          <w:tcPr>
            <w:tcW w:w="1560" w:type="dxa"/>
            <w:tcBorders>
              <w:top w:val="nil"/>
              <w:left w:val="nil"/>
              <w:bottom w:val="single" w:sz="4" w:space="0" w:color="auto"/>
              <w:right w:val="single" w:sz="4" w:space="0" w:color="auto"/>
            </w:tcBorders>
            <w:shd w:val="clear" w:color="auto" w:fill="auto"/>
            <w:noWrap/>
            <w:vAlign w:val="bottom"/>
            <w:hideMark/>
          </w:tcPr>
          <w:p w14:paraId="4DD6D4CC" w14:textId="77777777" w:rsidR="00645BF1" w:rsidRPr="006412D6" w:rsidRDefault="00645BF1" w:rsidP="00AE0599">
            <w:r w:rsidRPr="006412D6">
              <w:t>x"00af"</w:t>
            </w:r>
          </w:p>
        </w:tc>
        <w:tc>
          <w:tcPr>
            <w:tcW w:w="2400" w:type="dxa"/>
            <w:tcBorders>
              <w:top w:val="nil"/>
              <w:left w:val="nil"/>
              <w:bottom w:val="single" w:sz="4" w:space="0" w:color="auto"/>
              <w:right w:val="single" w:sz="4" w:space="0" w:color="auto"/>
            </w:tcBorders>
            <w:shd w:val="clear" w:color="auto" w:fill="auto"/>
            <w:noWrap/>
            <w:vAlign w:val="bottom"/>
            <w:hideMark/>
          </w:tcPr>
          <w:p w14:paraId="45AE6A54" w14:textId="77777777" w:rsidR="00645BF1" w:rsidRPr="006412D6" w:rsidRDefault="00645BF1" w:rsidP="00AE0599">
            <w:r w:rsidRPr="006412D6">
              <w:t>10110001</w:t>
            </w:r>
          </w:p>
        </w:tc>
      </w:tr>
      <w:tr w:rsidR="00645BF1" w:rsidRPr="006412D6" w14:paraId="0E4472FD"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B1CD3DE" w14:textId="77777777" w:rsidR="00645BF1" w:rsidRPr="006412D6" w:rsidRDefault="00645BF1" w:rsidP="00AE0599">
            <w:r w:rsidRPr="006412D6">
              <w:t>b1</w:t>
            </w:r>
          </w:p>
        </w:tc>
        <w:tc>
          <w:tcPr>
            <w:tcW w:w="1560" w:type="dxa"/>
            <w:tcBorders>
              <w:top w:val="nil"/>
              <w:left w:val="nil"/>
              <w:bottom w:val="single" w:sz="4" w:space="0" w:color="auto"/>
              <w:right w:val="single" w:sz="4" w:space="0" w:color="auto"/>
            </w:tcBorders>
            <w:shd w:val="clear" w:color="auto" w:fill="auto"/>
            <w:noWrap/>
            <w:vAlign w:val="bottom"/>
            <w:hideMark/>
          </w:tcPr>
          <w:p w14:paraId="2BF8C424" w14:textId="77777777" w:rsidR="00645BF1" w:rsidRPr="006412D6" w:rsidRDefault="00645BF1" w:rsidP="00AE0599">
            <w:r w:rsidRPr="006412D6">
              <w:t>x"00b0"</w:t>
            </w:r>
          </w:p>
        </w:tc>
        <w:tc>
          <w:tcPr>
            <w:tcW w:w="2400" w:type="dxa"/>
            <w:tcBorders>
              <w:top w:val="nil"/>
              <w:left w:val="nil"/>
              <w:bottom w:val="single" w:sz="4" w:space="0" w:color="auto"/>
              <w:right w:val="single" w:sz="4" w:space="0" w:color="auto"/>
            </w:tcBorders>
            <w:shd w:val="clear" w:color="auto" w:fill="auto"/>
            <w:noWrap/>
            <w:vAlign w:val="bottom"/>
            <w:hideMark/>
          </w:tcPr>
          <w:p w14:paraId="0189606A" w14:textId="77777777" w:rsidR="00645BF1" w:rsidRPr="006412D6" w:rsidRDefault="00645BF1" w:rsidP="00AE0599">
            <w:r w:rsidRPr="006412D6">
              <w:t>10110010</w:t>
            </w:r>
          </w:p>
        </w:tc>
      </w:tr>
      <w:tr w:rsidR="00645BF1" w:rsidRPr="006412D6" w14:paraId="454C2CB2"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2FC1B64" w14:textId="77777777" w:rsidR="00645BF1" w:rsidRPr="006412D6" w:rsidRDefault="00645BF1" w:rsidP="00AE0599">
            <w:r w:rsidRPr="006412D6">
              <w:t>b2</w:t>
            </w:r>
          </w:p>
        </w:tc>
        <w:tc>
          <w:tcPr>
            <w:tcW w:w="1560" w:type="dxa"/>
            <w:tcBorders>
              <w:top w:val="nil"/>
              <w:left w:val="nil"/>
              <w:bottom w:val="single" w:sz="4" w:space="0" w:color="auto"/>
              <w:right w:val="single" w:sz="4" w:space="0" w:color="auto"/>
            </w:tcBorders>
            <w:shd w:val="clear" w:color="auto" w:fill="auto"/>
            <w:noWrap/>
            <w:vAlign w:val="bottom"/>
            <w:hideMark/>
          </w:tcPr>
          <w:p w14:paraId="4CB3BB9C" w14:textId="77777777" w:rsidR="00645BF1" w:rsidRPr="006412D6" w:rsidRDefault="00645BF1" w:rsidP="00AE0599">
            <w:r w:rsidRPr="006412D6">
              <w:t>x"00b1"</w:t>
            </w:r>
          </w:p>
        </w:tc>
        <w:tc>
          <w:tcPr>
            <w:tcW w:w="2400" w:type="dxa"/>
            <w:tcBorders>
              <w:top w:val="nil"/>
              <w:left w:val="nil"/>
              <w:bottom w:val="single" w:sz="4" w:space="0" w:color="auto"/>
              <w:right w:val="single" w:sz="4" w:space="0" w:color="auto"/>
            </w:tcBorders>
            <w:shd w:val="clear" w:color="auto" w:fill="auto"/>
            <w:noWrap/>
            <w:vAlign w:val="bottom"/>
            <w:hideMark/>
          </w:tcPr>
          <w:p w14:paraId="26311DAD" w14:textId="77777777" w:rsidR="00645BF1" w:rsidRPr="006412D6" w:rsidRDefault="00645BF1" w:rsidP="00AE0599">
            <w:r w:rsidRPr="006412D6">
              <w:t>10110011</w:t>
            </w:r>
          </w:p>
        </w:tc>
      </w:tr>
      <w:tr w:rsidR="00645BF1" w:rsidRPr="006412D6" w14:paraId="1E484C11"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65B8102" w14:textId="77777777" w:rsidR="00645BF1" w:rsidRPr="006412D6" w:rsidRDefault="00645BF1" w:rsidP="00AE0599">
            <w:r w:rsidRPr="006412D6">
              <w:t>b3</w:t>
            </w:r>
          </w:p>
        </w:tc>
        <w:tc>
          <w:tcPr>
            <w:tcW w:w="1560" w:type="dxa"/>
            <w:tcBorders>
              <w:top w:val="nil"/>
              <w:left w:val="nil"/>
              <w:bottom w:val="single" w:sz="4" w:space="0" w:color="auto"/>
              <w:right w:val="single" w:sz="4" w:space="0" w:color="auto"/>
            </w:tcBorders>
            <w:shd w:val="clear" w:color="auto" w:fill="auto"/>
            <w:noWrap/>
            <w:vAlign w:val="bottom"/>
            <w:hideMark/>
          </w:tcPr>
          <w:p w14:paraId="4F70E31F" w14:textId="77777777" w:rsidR="00645BF1" w:rsidRPr="006412D6" w:rsidRDefault="00645BF1" w:rsidP="00AE0599">
            <w:r w:rsidRPr="006412D6">
              <w:t>x"00b2"</w:t>
            </w:r>
          </w:p>
        </w:tc>
        <w:tc>
          <w:tcPr>
            <w:tcW w:w="2400" w:type="dxa"/>
            <w:tcBorders>
              <w:top w:val="nil"/>
              <w:left w:val="nil"/>
              <w:bottom w:val="single" w:sz="4" w:space="0" w:color="auto"/>
              <w:right w:val="single" w:sz="4" w:space="0" w:color="auto"/>
            </w:tcBorders>
            <w:shd w:val="clear" w:color="auto" w:fill="auto"/>
            <w:noWrap/>
            <w:vAlign w:val="bottom"/>
            <w:hideMark/>
          </w:tcPr>
          <w:p w14:paraId="38C5FB59" w14:textId="77777777" w:rsidR="00645BF1" w:rsidRPr="006412D6" w:rsidRDefault="00645BF1" w:rsidP="00AE0599">
            <w:r w:rsidRPr="006412D6">
              <w:t>10110100</w:t>
            </w:r>
          </w:p>
        </w:tc>
      </w:tr>
      <w:tr w:rsidR="00645BF1" w:rsidRPr="006412D6" w14:paraId="78FE2E86"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69AEDA2" w14:textId="77777777" w:rsidR="00645BF1" w:rsidRPr="006412D6" w:rsidRDefault="00645BF1" w:rsidP="00AE0599">
            <w:r w:rsidRPr="006412D6">
              <w:t>b4</w:t>
            </w:r>
          </w:p>
        </w:tc>
        <w:tc>
          <w:tcPr>
            <w:tcW w:w="1560" w:type="dxa"/>
            <w:tcBorders>
              <w:top w:val="nil"/>
              <w:left w:val="nil"/>
              <w:bottom w:val="single" w:sz="4" w:space="0" w:color="auto"/>
              <w:right w:val="single" w:sz="4" w:space="0" w:color="auto"/>
            </w:tcBorders>
            <w:shd w:val="clear" w:color="auto" w:fill="auto"/>
            <w:noWrap/>
            <w:vAlign w:val="bottom"/>
            <w:hideMark/>
          </w:tcPr>
          <w:p w14:paraId="109B484E" w14:textId="77777777" w:rsidR="00645BF1" w:rsidRPr="006412D6" w:rsidRDefault="00645BF1" w:rsidP="00AE0599">
            <w:r w:rsidRPr="006412D6">
              <w:t>x"00b3"</w:t>
            </w:r>
          </w:p>
        </w:tc>
        <w:tc>
          <w:tcPr>
            <w:tcW w:w="2400" w:type="dxa"/>
            <w:tcBorders>
              <w:top w:val="nil"/>
              <w:left w:val="nil"/>
              <w:bottom w:val="single" w:sz="4" w:space="0" w:color="auto"/>
              <w:right w:val="single" w:sz="4" w:space="0" w:color="auto"/>
            </w:tcBorders>
            <w:shd w:val="clear" w:color="auto" w:fill="auto"/>
            <w:noWrap/>
            <w:vAlign w:val="bottom"/>
            <w:hideMark/>
          </w:tcPr>
          <w:p w14:paraId="303193C1" w14:textId="77777777" w:rsidR="00645BF1" w:rsidRPr="006412D6" w:rsidRDefault="00645BF1" w:rsidP="00AE0599">
            <w:r w:rsidRPr="006412D6">
              <w:t>10110101</w:t>
            </w:r>
          </w:p>
        </w:tc>
      </w:tr>
      <w:tr w:rsidR="00645BF1" w:rsidRPr="006412D6" w14:paraId="1DE5428B"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A4BBB99" w14:textId="77777777" w:rsidR="00645BF1" w:rsidRPr="006412D6" w:rsidRDefault="00645BF1" w:rsidP="00AE0599">
            <w:r w:rsidRPr="006412D6">
              <w:t>b5</w:t>
            </w:r>
          </w:p>
        </w:tc>
        <w:tc>
          <w:tcPr>
            <w:tcW w:w="1560" w:type="dxa"/>
            <w:tcBorders>
              <w:top w:val="nil"/>
              <w:left w:val="nil"/>
              <w:bottom w:val="single" w:sz="4" w:space="0" w:color="auto"/>
              <w:right w:val="single" w:sz="4" w:space="0" w:color="auto"/>
            </w:tcBorders>
            <w:shd w:val="clear" w:color="auto" w:fill="auto"/>
            <w:noWrap/>
            <w:vAlign w:val="bottom"/>
            <w:hideMark/>
          </w:tcPr>
          <w:p w14:paraId="5668AC3B" w14:textId="77777777" w:rsidR="00645BF1" w:rsidRPr="006412D6" w:rsidRDefault="00645BF1" w:rsidP="00AE0599">
            <w:r w:rsidRPr="006412D6">
              <w:t>x"00b4"</w:t>
            </w:r>
          </w:p>
        </w:tc>
        <w:tc>
          <w:tcPr>
            <w:tcW w:w="2400" w:type="dxa"/>
            <w:tcBorders>
              <w:top w:val="nil"/>
              <w:left w:val="nil"/>
              <w:bottom w:val="single" w:sz="4" w:space="0" w:color="auto"/>
              <w:right w:val="single" w:sz="4" w:space="0" w:color="auto"/>
            </w:tcBorders>
            <w:shd w:val="clear" w:color="auto" w:fill="auto"/>
            <w:noWrap/>
            <w:vAlign w:val="bottom"/>
            <w:hideMark/>
          </w:tcPr>
          <w:p w14:paraId="08A43080" w14:textId="77777777" w:rsidR="00645BF1" w:rsidRPr="006412D6" w:rsidRDefault="00645BF1" w:rsidP="00AE0599">
            <w:r w:rsidRPr="006412D6">
              <w:t>10110110</w:t>
            </w:r>
          </w:p>
        </w:tc>
      </w:tr>
      <w:tr w:rsidR="00645BF1" w:rsidRPr="006412D6" w14:paraId="235D63BC"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F369021" w14:textId="77777777" w:rsidR="00645BF1" w:rsidRPr="006412D6" w:rsidRDefault="00645BF1" w:rsidP="00AE0599">
            <w:r w:rsidRPr="006412D6">
              <w:t>b6</w:t>
            </w:r>
          </w:p>
        </w:tc>
        <w:tc>
          <w:tcPr>
            <w:tcW w:w="1560" w:type="dxa"/>
            <w:tcBorders>
              <w:top w:val="nil"/>
              <w:left w:val="nil"/>
              <w:bottom w:val="single" w:sz="4" w:space="0" w:color="auto"/>
              <w:right w:val="single" w:sz="4" w:space="0" w:color="auto"/>
            </w:tcBorders>
            <w:shd w:val="clear" w:color="auto" w:fill="auto"/>
            <w:noWrap/>
            <w:vAlign w:val="bottom"/>
            <w:hideMark/>
          </w:tcPr>
          <w:p w14:paraId="6B4446AF" w14:textId="77777777" w:rsidR="00645BF1" w:rsidRPr="006412D6" w:rsidRDefault="00645BF1" w:rsidP="00AE0599">
            <w:r w:rsidRPr="006412D6">
              <w:t>x"00b5"</w:t>
            </w:r>
          </w:p>
        </w:tc>
        <w:tc>
          <w:tcPr>
            <w:tcW w:w="2400" w:type="dxa"/>
            <w:tcBorders>
              <w:top w:val="nil"/>
              <w:left w:val="nil"/>
              <w:bottom w:val="single" w:sz="4" w:space="0" w:color="auto"/>
              <w:right w:val="single" w:sz="4" w:space="0" w:color="auto"/>
            </w:tcBorders>
            <w:shd w:val="clear" w:color="auto" w:fill="auto"/>
            <w:noWrap/>
            <w:vAlign w:val="bottom"/>
            <w:hideMark/>
          </w:tcPr>
          <w:p w14:paraId="35589BCA" w14:textId="77777777" w:rsidR="00645BF1" w:rsidRPr="006412D6" w:rsidRDefault="00645BF1" w:rsidP="00AE0599">
            <w:r w:rsidRPr="006412D6">
              <w:t>10110111</w:t>
            </w:r>
          </w:p>
        </w:tc>
      </w:tr>
      <w:tr w:rsidR="00645BF1" w:rsidRPr="006412D6" w14:paraId="329E7293"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0C7E47C" w14:textId="77777777" w:rsidR="00645BF1" w:rsidRPr="006412D6" w:rsidRDefault="00645BF1" w:rsidP="00AE0599">
            <w:r w:rsidRPr="006412D6">
              <w:t>b7</w:t>
            </w:r>
          </w:p>
        </w:tc>
        <w:tc>
          <w:tcPr>
            <w:tcW w:w="1560" w:type="dxa"/>
            <w:tcBorders>
              <w:top w:val="nil"/>
              <w:left w:val="nil"/>
              <w:bottom w:val="single" w:sz="4" w:space="0" w:color="auto"/>
              <w:right w:val="single" w:sz="4" w:space="0" w:color="auto"/>
            </w:tcBorders>
            <w:shd w:val="clear" w:color="auto" w:fill="auto"/>
            <w:noWrap/>
            <w:vAlign w:val="bottom"/>
            <w:hideMark/>
          </w:tcPr>
          <w:p w14:paraId="1F9543F0" w14:textId="77777777" w:rsidR="00645BF1" w:rsidRPr="006412D6" w:rsidRDefault="00645BF1" w:rsidP="00AE0599">
            <w:r w:rsidRPr="006412D6">
              <w:t>x"00b6"</w:t>
            </w:r>
          </w:p>
        </w:tc>
        <w:tc>
          <w:tcPr>
            <w:tcW w:w="2400" w:type="dxa"/>
            <w:tcBorders>
              <w:top w:val="nil"/>
              <w:left w:val="nil"/>
              <w:bottom w:val="single" w:sz="4" w:space="0" w:color="auto"/>
              <w:right w:val="single" w:sz="4" w:space="0" w:color="auto"/>
            </w:tcBorders>
            <w:shd w:val="clear" w:color="auto" w:fill="auto"/>
            <w:noWrap/>
            <w:vAlign w:val="bottom"/>
            <w:hideMark/>
          </w:tcPr>
          <w:p w14:paraId="3C5C0E54" w14:textId="77777777" w:rsidR="00645BF1" w:rsidRPr="006412D6" w:rsidRDefault="00645BF1" w:rsidP="00AE0599">
            <w:r w:rsidRPr="006412D6">
              <w:t>10111000</w:t>
            </w:r>
          </w:p>
        </w:tc>
      </w:tr>
      <w:tr w:rsidR="00645BF1" w:rsidRPr="006412D6" w14:paraId="66D08293"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39E44E0" w14:textId="77777777" w:rsidR="00645BF1" w:rsidRPr="006412D6" w:rsidRDefault="00645BF1" w:rsidP="00AE0599">
            <w:r w:rsidRPr="006412D6">
              <w:t>b8</w:t>
            </w:r>
          </w:p>
        </w:tc>
        <w:tc>
          <w:tcPr>
            <w:tcW w:w="1560" w:type="dxa"/>
            <w:tcBorders>
              <w:top w:val="nil"/>
              <w:left w:val="nil"/>
              <w:bottom w:val="single" w:sz="4" w:space="0" w:color="auto"/>
              <w:right w:val="single" w:sz="4" w:space="0" w:color="auto"/>
            </w:tcBorders>
            <w:shd w:val="clear" w:color="auto" w:fill="auto"/>
            <w:noWrap/>
            <w:vAlign w:val="bottom"/>
            <w:hideMark/>
          </w:tcPr>
          <w:p w14:paraId="69C50630" w14:textId="77777777" w:rsidR="00645BF1" w:rsidRPr="006412D6" w:rsidRDefault="00645BF1" w:rsidP="00AE0599">
            <w:r w:rsidRPr="006412D6">
              <w:t>x"00b7"</w:t>
            </w:r>
          </w:p>
        </w:tc>
        <w:tc>
          <w:tcPr>
            <w:tcW w:w="2400" w:type="dxa"/>
            <w:tcBorders>
              <w:top w:val="nil"/>
              <w:left w:val="nil"/>
              <w:bottom w:val="single" w:sz="4" w:space="0" w:color="auto"/>
              <w:right w:val="single" w:sz="4" w:space="0" w:color="auto"/>
            </w:tcBorders>
            <w:shd w:val="clear" w:color="auto" w:fill="auto"/>
            <w:noWrap/>
            <w:vAlign w:val="bottom"/>
            <w:hideMark/>
          </w:tcPr>
          <w:p w14:paraId="468B3DD9" w14:textId="77777777" w:rsidR="00645BF1" w:rsidRPr="006412D6" w:rsidRDefault="00645BF1" w:rsidP="00AE0599">
            <w:r w:rsidRPr="006412D6">
              <w:t>10111001</w:t>
            </w:r>
          </w:p>
        </w:tc>
      </w:tr>
      <w:tr w:rsidR="00645BF1" w:rsidRPr="006412D6" w14:paraId="1FF01108"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82E2BF3" w14:textId="77777777" w:rsidR="00645BF1" w:rsidRPr="006412D6" w:rsidRDefault="00645BF1" w:rsidP="00AE0599">
            <w:r w:rsidRPr="006412D6">
              <w:t>b9</w:t>
            </w:r>
          </w:p>
        </w:tc>
        <w:tc>
          <w:tcPr>
            <w:tcW w:w="1560" w:type="dxa"/>
            <w:tcBorders>
              <w:top w:val="nil"/>
              <w:left w:val="nil"/>
              <w:bottom w:val="single" w:sz="4" w:space="0" w:color="auto"/>
              <w:right w:val="single" w:sz="4" w:space="0" w:color="auto"/>
            </w:tcBorders>
            <w:shd w:val="clear" w:color="auto" w:fill="auto"/>
            <w:noWrap/>
            <w:vAlign w:val="bottom"/>
            <w:hideMark/>
          </w:tcPr>
          <w:p w14:paraId="4E58EE5B" w14:textId="77777777" w:rsidR="00645BF1" w:rsidRPr="006412D6" w:rsidRDefault="00645BF1" w:rsidP="00AE0599">
            <w:r w:rsidRPr="006412D6">
              <w:t>x"00b8"</w:t>
            </w:r>
          </w:p>
        </w:tc>
        <w:tc>
          <w:tcPr>
            <w:tcW w:w="2400" w:type="dxa"/>
            <w:tcBorders>
              <w:top w:val="nil"/>
              <w:left w:val="nil"/>
              <w:bottom w:val="single" w:sz="4" w:space="0" w:color="auto"/>
              <w:right w:val="single" w:sz="4" w:space="0" w:color="auto"/>
            </w:tcBorders>
            <w:shd w:val="clear" w:color="auto" w:fill="auto"/>
            <w:noWrap/>
            <w:vAlign w:val="bottom"/>
            <w:hideMark/>
          </w:tcPr>
          <w:p w14:paraId="44BCF42C" w14:textId="77777777" w:rsidR="00645BF1" w:rsidRPr="006412D6" w:rsidRDefault="00645BF1" w:rsidP="00AE0599">
            <w:r w:rsidRPr="006412D6">
              <w:t>10111010</w:t>
            </w:r>
          </w:p>
        </w:tc>
      </w:tr>
      <w:tr w:rsidR="00645BF1" w:rsidRPr="006412D6" w14:paraId="0FC82D59"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7CA199A" w14:textId="77777777" w:rsidR="00645BF1" w:rsidRPr="006412D6" w:rsidRDefault="00645BF1" w:rsidP="00AE0599">
            <w:r w:rsidRPr="006412D6">
              <w:t>ba</w:t>
            </w:r>
          </w:p>
        </w:tc>
        <w:tc>
          <w:tcPr>
            <w:tcW w:w="1560" w:type="dxa"/>
            <w:tcBorders>
              <w:top w:val="nil"/>
              <w:left w:val="nil"/>
              <w:bottom w:val="single" w:sz="4" w:space="0" w:color="auto"/>
              <w:right w:val="single" w:sz="4" w:space="0" w:color="auto"/>
            </w:tcBorders>
            <w:shd w:val="clear" w:color="auto" w:fill="auto"/>
            <w:noWrap/>
            <w:vAlign w:val="bottom"/>
            <w:hideMark/>
          </w:tcPr>
          <w:p w14:paraId="7F44FD89" w14:textId="77777777" w:rsidR="00645BF1" w:rsidRPr="006412D6" w:rsidRDefault="00645BF1" w:rsidP="00AE0599">
            <w:r w:rsidRPr="006412D6">
              <w:t>x"00b9"</w:t>
            </w:r>
          </w:p>
        </w:tc>
        <w:tc>
          <w:tcPr>
            <w:tcW w:w="2400" w:type="dxa"/>
            <w:tcBorders>
              <w:top w:val="nil"/>
              <w:left w:val="nil"/>
              <w:bottom w:val="single" w:sz="4" w:space="0" w:color="auto"/>
              <w:right w:val="single" w:sz="4" w:space="0" w:color="auto"/>
            </w:tcBorders>
            <w:shd w:val="clear" w:color="auto" w:fill="auto"/>
            <w:noWrap/>
            <w:vAlign w:val="bottom"/>
            <w:hideMark/>
          </w:tcPr>
          <w:p w14:paraId="14BF73BF" w14:textId="77777777" w:rsidR="00645BF1" w:rsidRPr="006412D6" w:rsidRDefault="00645BF1" w:rsidP="00AE0599">
            <w:r w:rsidRPr="006412D6">
              <w:t>10111011</w:t>
            </w:r>
          </w:p>
        </w:tc>
      </w:tr>
      <w:tr w:rsidR="00645BF1" w:rsidRPr="006412D6" w14:paraId="22941311"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D806356" w14:textId="77777777" w:rsidR="00645BF1" w:rsidRPr="006412D6" w:rsidRDefault="00645BF1" w:rsidP="00AE0599">
            <w:r w:rsidRPr="006412D6">
              <w:t>bb</w:t>
            </w:r>
          </w:p>
        </w:tc>
        <w:tc>
          <w:tcPr>
            <w:tcW w:w="1560" w:type="dxa"/>
            <w:tcBorders>
              <w:top w:val="nil"/>
              <w:left w:val="nil"/>
              <w:bottom w:val="single" w:sz="4" w:space="0" w:color="auto"/>
              <w:right w:val="single" w:sz="4" w:space="0" w:color="auto"/>
            </w:tcBorders>
            <w:shd w:val="clear" w:color="auto" w:fill="auto"/>
            <w:noWrap/>
            <w:vAlign w:val="bottom"/>
            <w:hideMark/>
          </w:tcPr>
          <w:p w14:paraId="116F8FF8" w14:textId="77777777" w:rsidR="00645BF1" w:rsidRPr="006412D6" w:rsidRDefault="00645BF1" w:rsidP="00AE0599">
            <w:r w:rsidRPr="006412D6">
              <w:t>x"00ba"</w:t>
            </w:r>
          </w:p>
        </w:tc>
        <w:tc>
          <w:tcPr>
            <w:tcW w:w="2400" w:type="dxa"/>
            <w:tcBorders>
              <w:top w:val="nil"/>
              <w:left w:val="nil"/>
              <w:bottom w:val="single" w:sz="4" w:space="0" w:color="auto"/>
              <w:right w:val="single" w:sz="4" w:space="0" w:color="auto"/>
            </w:tcBorders>
            <w:shd w:val="clear" w:color="auto" w:fill="auto"/>
            <w:noWrap/>
            <w:vAlign w:val="bottom"/>
            <w:hideMark/>
          </w:tcPr>
          <w:p w14:paraId="7FF2D9A2" w14:textId="77777777" w:rsidR="00645BF1" w:rsidRPr="006412D6" w:rsidRDefault="00645BF1" w:rsidP="00AE0599">
            <w:r w:rsidRPr="006412D6">
              <w:t>10111100</w:t>
            </w:r>
          </w:p>
        </w:tc>
      </w:tr>
      <w:tr w:rsidR="00645BF1" w:rsidRPr="006412D6" w14:paraId="3330340D"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5AC265B" w14:textId="77777777" w:rsidR="00645BF1" w:rsidRPr="006412D6" w:rsidRDefault="00645BF1" w:rsidP="00AE0599">
            <w:r w:rsidRPr="006412D6">
              <w:t>bc</w:t>
            </w:r>
          </w:p>
        </w:tc>
        <w:tc>
          <w:tcPr>
            <w:tcW w:w="1560" w:type="dxa"/>
            <w:tcBorders>
              <w:top w:val="nil"/>
              <w:left w:val="nil"/>
              <w:bottom w:val="single" w:sz="4" w:space="0" w:color="auto"/>
              <w:right w:val="single" w:sz="4" w:space="0" w:color="auto"/>
            </w:tcBorders>
            <w:shd w:val="clear" w:color="auto" w:fill="auto"/>
            <w:noWrap/>
            <w:vAlign w:val="bottom"/>
            <w:hideMark/>
          </w:tcPr>
          <w:p w14:paraId="584826DB" w14:textId="77777777" w:rsidR="00645BF1" w:rsidRPr="006412D6" w:rsidRDefault="00645BF1" w:rsidP="00AE0599">
            <w:r w:rsidRPr="006412D6">
              <w:t>x"00bb"</w:t>
            </w:r>
          </w:p>
        </w:tc>
        <w:tc>
          <w:tcPr>
            <w:tcW w:w="2400" w:type="dxa"/>
            <w:tcBorders>
              <w:top w:val="nil"/>
              <w:left w:val="nil"/>
              <w:bottom w:val="single" w:sz="4" w:space="0" w:color="auto"/>
              <w:right w:val="single" w:sz="4" w:space="0" w:color="auto"/>
            </w:tcBorders>
            <w:shd w:val="clear" w:color="auto" w:fill="auto"/>
            <w:noWrap/>
            <w:vAlign w:val="bottom"/>
            <w:hideMark/>
          </w:tcPr>
          <w:p w14:paraId="6307896E" w14:textId="77777777" w:rsidR="00645BF1" w:rsidRPr="006412D6" w:rsidRDefault="00645BF1" w:rsidP="00AE0599">
            <w:r w:rsidRPr="006412D6">
              <w:t>10111101</w:t>
            </w:r>
          </w:p>
        </w:tc>
      </w:tr>
      <w:tr w:rsidR="00645BF1" w:rsidRPr="006412D6" w14:paraId="773E2E69"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B49B08F" w14:textId="77777777" w:rsidR="00645BF1" w:rsidRPr="006412D6" w:rsidRDefault="00645BF1" w:rsidP="00AE0599">
            <w:r w:rsidRPr="006412D6">
              <w:t>bd</w:t>
            </w:r>
          </w:p>
        </w:tc>
        <w:tc>
          <w:tcPr>
            <w:tcW w:w="1560" w:type="dxa"/>
            <w:tcBorders>
              <w:top w:val="nil"/>
              <w:left w:val="nil"/>
              <w:bottom w:val="single" w:sz="4" w:space="0" w:color="auto"/>
              <w:right w:val="single" w:sz="4" w:space="0" w:color="auto"/>
            </w:tcBorders>
            <w:shd w:val="clear" w:color="auto" w:fill="auto"/>
            <w:noWrap/>
            <w:vAlign w:val="bottom"/>
            <w:hideMark/>
          </w:tcPr>
          <w:p w14:paraId="350755FC" w14:textId="77777777" w:rsidR="00645BF1" w:rsidRPr="006412D6" w:rsidRDefault="00645BF1" w:rsidP="00AE0599">
            <w:r w:rsidRPr="006412D6">
              <w:t>x"00bc"</w:t>
            </w:r>
          </w:p>
        </w:tc>
        <w:tc>
          <w:tcPr>
            <w:tcW w:w="2400" w:type="dxa"/>
            <w:tcBorders>
              <w:top w:val="nil"/>
              <w:left w:val="nil"/>
              <w:bottom w:val="single" w:sz="4" w:space="0" w:color="auto"/>
              <w:right w:val="single" w:sz="4" w:space="0" w:color="auto"/>
            </w:tcBorders>
            <w:shd w:val="clear" w:color="auto" w:fill="auto"/>
            <w:noWrap/>
            <w:vAlign w:val="bottom"/>
            <w:hideMark/>
          </w:tcPr>
          <w:p w14:paraId="757A7DEF" w14:textId="77777777" w:rsidR="00645BF1" w:rsidRPr="006412D6" w:rsidRDefault="00645BF1" w:rsidP="00AE0599">
            <w:r w:rsidRPr="006412D6">
              <w:t>10111110</w:t>
            </w:r>
          </w:p>
        </w:tc>
      </w:tr>
      <w:tr w:rsidR="00645BF1" w:rsidRPr="006412D6" w14:paraId="5ABE831C"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7876443" w14:textId="77777777" w:rsidR="00645BF1" w:rsidRPr="006412D6" w:rsidRDefault="00645BF1" w:rsidP="00AE0599">
            <w:r w:rsidRPr="006412D6">
              <w:t>be</w:t>
            </w:r>
          </w:p>
        </w:tc>
        <w:tc>
          <w:tcPr>
            <w:tcW w:w="1560" w:type="dxa"/>
            <w:tcBorders>
              <w:top w:val="nil"/>
              <w:left w:val="nil"/>
              <w:bottom w:val="single" w:sz="4" w:space="0" w:color="auto"/>
              <w:right w:val="single" w:sz="4" w:space="0" w:color="auto"/>
            </w:tcBorders>
            <w:shd w:val="clear" w:color="auto" w:fill="auto"/>
            <w:noWrap/>
            <w:vAlign w:val="bottom"/>
            <w:hideMark/>
          </w:tcPr>
          <w:p w14:paraId="101E2A65" w14:textId="77777777" w:rsidR="00645BF1" w:rsidRPr="006412D6" w:rsidRDefault="00645BF1" w:rsidP="00AE0599">
            <w:r w:rsidRPr="006412D6">
              <w:t>x"00bd"</w:t>
            </w:r>
          </w:p>
        </w:tc>
        <w:tc>
          <w:tcPr>
            <w:tcW w:w="2400" w:type="dxa"/>
            <w:tcBorders>
              <w:top w:val="nil"/>
              <w:left w:val="nil"/>
              <w:bottom w:val="single" w:sz="4" w:space="0" w:color="auto"/>
              <w:right w:val="single" w:sz="4" w:space="0" w:color="auto"/>
            </w:tcBorders>
            <w:shd w:val="clear" w:color="auto" w:fill="auto"/>
            <w:noWrap/>
            <w:vAlign w:val="bottom"/>
            <w:hideMark/>
          </w:tcPr>
          <w:p w14:paraId="704D262D" w14:textId="77777777" w:rsidR="00645BF1" w:rsidRPr="006412D6" w:rsidRDefault="00645BF1" w:rsidP="00AE0599">
            <w:r w:rsidRPr="006412D6">
              <w:t>10111111</w:t>
            </w:r>
          </w:p>
        </w:tc>
      </w:tr>
      <w:tr w:rsidR="00645BF1" w:rsidRPr="006412D6" w14:paraId="30B41886"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9B89F43" w14:textId="77777777" w:rsidR="00645BF1" w:rsidRPr="006412D6" w:rsidRDefault="00645BF1" w:rsidP="00AE0599">
            <w:r w:rsidRPr="006412D6">
              <w:t>bf</w:t>
            </w:r>
          </w:p>
        </w:tc>
        <w:tc>
          <w:tcPr>
            <w:tcW w:w="1560" w:type="dxa"/>
            <w:tcBorders>
              <w:top w:val="nil"/>
              <w:left w:val="nil"/>
              <w:bottom w:val="single" w:sz="4" w:space="0" w:color="auto"/>
              <w:right w:val="single" w:sz="4" w:space="0" w:color="auto"/>
            </w:tcBorders>
            <w:shd w:val="clear" w:color="auto" w:fill="auto"/>
            <w:noWrap/>
            <w:vAlign w:val="bottom"/>
            <w:hideMark/>
          </w:tcPr>
          <w:p w14:paraId="1AC2C23B" w14:textId="77777777" w:rsidR="00645BF1" w:rsidRPr="006412D6" w:rsidRDefault="00645BF1" w:rsidP="00AE0599">
            <w:r w:rsidRPr="006412D6">
              <w:t>x"00be"</w:t>
            </w:r>
          </w:p>
        </w:tc>
        <w:tc>
          <w:tcPr>
            <w:tcW w:w="2400" w:type="dxa"/>
            <w:tcBorders>
              <w:top w:val="nil"/>
              <w:left w:val="nil"/>
              <w:bottom w:val="single" w:sz="4" w:space="0" w:color="auto"/>
              <w:right w:val="single" w:sz="4" w:space="0" w:color="auto"/>
            </w:tcBorders>
            <w:shd w:val="clear" w:color="auto" w:fill="auto"/>
            <w:noWrap/>
            <w:vAlign w:val="bottom"/>
            <w:hideMark/>
          </w:tcPr>
          <w:p w14:paraId="3CA212B2" w14:textId="77777777" w:rsidR="00645BF1" w:rsidRPr="006412D6" w:rsidRDefault="00645BF1" w:rsidP="00AE0599">
            <w:r w:rsidRPr="006412D6">
              <w:t>11000000</w:t>
            </w:r>
          </w:p>
        </w:tc>
      </w:tr>
      <w:tr w:rsidR="00645BF1" w:rsidRPr="006412D6" w14:paraId="03D3B393"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81D88B3" w14:textId="77777777" w:rsidR="00645BF1" w:rsidRPr="006412D6" w:rsidRDefault="00645BF1" w:rsidP="00AE0599">
            <w:r w:rsidRPr="006412D6">
              <w:t>c0</w:t>
            </w:r>
          </w:p>
        </w:tc>
        <w:tc>
          <w:tcPr>
            <w:tcW w:w="1560" w:type="dxa"/>
            <w:tcBorders>
              <w:top w:val="nil"/>
              <w:left w:val="nil"/>
              <w:bottom w:val="single" w:sz="4" w:space="0" w:color="auto"/>
              <w:right w:val="single" w:sz="4" w:space="0" w:color="auto"/>
            </w:tcBorders>
            <w:shd w:val="clear" w:color="auto" w:fill="auto"/>
            <w:noWrap/>
            <w:vAlign w:val="bottom"/>
            <w:hideMark/>
          </w:tcPr>
          <w:p w14:paraId="70120175" w14:textId="77777777" w:rsidR="00645BF1" w:rsidRPr="006412D6" w:rsidRDefault="00645BF1" w:rsidP="00AE0599">
            <w:r w:rsidRPr="006412D6">
              <w:t>x"00bf"</w:t>
            </w:r>
          </w:p>
        </w:tc>
        <w:tc>
          <w:tcPr>
            <w:tcW w:w="2400" w:type="dxa"/>
            <w:tcBorders>
              <w:top w:val="nil"/>
              <w:left w:val="nil"/>
              <w:bottom w:val="single" w:sz="4" w:space="0" w:color="auto"/>
              <w:right w:val="single" w:sz="4" w:space="0" w:color="auto"/>
            </w:tcBorders>
            <w:shd w:val="clear" w:color="auto" w:fill="auto"/>
            <w:noWrap/>
            <w:vAlign w:val="bottom"/>
            <w:hideMark/>
          </w:tcPr>
          <w:p w14:paraId="7DCEDBD0" w14:textId="77777777" w:rsidR="00645BF1" w:rsidRPr="006412D6" w:rsidRDefault="00645BF1" w:rsidP="00AE0599">
            <w:r w:rsidRPr="006412D6">
              <w:t>11000001</w:t>
            </w:r>
          </w:p>
        </w:tc>
      </w:tr>
      <w:tr w:rsidR="00645BF1" w:rsidRPr="006412D6" w14:paraId="11D5F150"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B9CCF5D" w14:textId="77777777" w:rsidR="00645BF1" w:rsidRPr="006412D6" w:rsidRDefault="00645BF1" w:rsidP="00AE0599">
            <w:r w:rsidRPr="006412D6">
              <w:t>c1</w:t>
            </w:r>
          </w:p>
        </w:tc>
        <w:tc>
          <w:tcPr>
            <w:tcW w:w="1560" w:type="dxa"/>
            <w:tcBorders>
              <w:top w:val="nil"/>
              <w:left w:val="nil"/>
              <w:bottom w:val="single" w:sz="4" w:space="0" w:color="auto"/>
              <w:right w:val="single" w:sz="4" w:space="0" w:color="auto"/>
            </w:tcBorders>
            <w:shd w:val="clear" w:color="auto" w:fill="auto"/>
            <w:noWrap/>
            <w:vAlign w:val="bottom"/>
            <w:hideMark/>
          </w:tcPr>
          <w:p w14:paraId="79CC0F21" w14:textId="77777777" w:rsidR="00645BF1" w:rsidRPr="006412D6" w:rsidRDefault="00645BF1" w:rsidP="00AE0599">
            <w:r w:rsidRPr="006412D6">
              <w:t>x"00c0"</w:t>
            </w:r>
          </w:p>
        </w:tc>
        <w:tc>
          <w:tcPr>
            <w:tcW w:w="2400" w:type="dxa"/>
            <w:tcBorders>
              <w:top w:val="nil"/>
              <w:left w:val="nil"/>
              <w:bottom w:val="single" w:sz="4" w:space="0" w:color="auto"/>
              <w:right w:val="single" w:sz="4" w:space="0" w:color="auto"/>
            </w:tcBorders>
            <w:shd w:val="clear" w:color="auto" w:fill="auto"/>
            <w:noWrap/>
            <w:vAlign w:val="bottom"/>
            <w:hideMark/>
          </w:tcPr>
          <w:p w14:paraId="246D5801" w14:textId="77777777" w:rsidR="00645BF1" w:rsidRPr="006412D6" w:rsidRDefault="00645BF1" w:rsidP="00AE0599">
            <w:r w:rsidRPr="006412D6">
              <w:t>11000010</w:t>
            </w:r>
          </w:p>
        </w:tc>
      </w:tr>
      <w:tr w:rsidR="00645BF1" w:rsidRPr="006412D6" w14:paraId="65937734"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7974076" w14:textId="77777777" w:rsidR="00645BF1" w:rsidRPr="006412D6" w:rsidRDefault="00645BF1" w:rsidP="00AE0599">
            <w:r w:rsidRPr="006412D6">
              <w:lastRenderedPageBreak/>
              <w:t>c2</w:t>
            </w:r>
          </w:p>
        </w:tc>
        <w:tc>
          <w:tcPr>
            <w:tcW w:w="1560" w:type="dxa"/>
            <w:tcBorders>
              <w:top w:val="nil"/>
              <w:left w:val="nil"/>
              <w:bottom w:val="single" w:sz="4" w:space="0" w:color="auto"/>
              <w:right w:val="single" w:sz="4" w:space="0" w:color="auto"/>
            </w:tcBorders>
            <w:shd w:val="clear" w:color="auto" w:fill="auto"/>
            <w:noWrap/>
            <w:vAlign w:val="bottom"/>
            <w:hideMark/>
          </w:tcPr>
          <w:p w14:paraId="6090C3C2" w14:textId="77777777" w:rsidR="00645BF1" w:rsidRPr="006412D6" w:rsidRDefault="00645BF1" w:rsidP="00AE0599">
            <w:r w:rsidRPr="006412D6">
              <w:t>x"00c1"</w:t>
            </w:r>
          </w:p>
        </w:tc>
        <w:tc>
          <w:tcPr>
            <w:tcW w:w="2400" w:type="dxa"/>
            <w:tcBorders>
              <w:top w:val="nil"/>
              <w:left w:val="nil"/>
              <w:bottom w:val="single" w:sz="4" w:space="0" w:color="auto"/>
              <w:right w:val="single" w:sz="4" w:space="0" w:color="auto"/>
            </w:tcBorders>
            <w:shd w:val="clear" w:color="auto" w:fill="auto"/>
            <w:noWrap/>
            <w:vAlign w:val="bottom"/>
            <w:hideMark/>
          </w:tcPr>
          <w:p w14:paraId="2CB2E1F6" w14:textId="77777777" w:rsidR="00645BF1" w:rsidRPr="006412D6" w:rsidRDefault="00645BF1" w:rsidP="00AE0599">
            <w:r w:rsidRPr="006412D6">
              <w:t>11000011</w:t>
            </w:r>
          </w:p>
        </w:tc>
      </w:tr>
      <w:tr w:rsidR="00645BF1" w:rsidRPr="006412D6" w14:paraId="03B927BB"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550E1C0" w14:textId="77777777" w:rsidR="00645BF1" w:rsidRPr="006412D6" w:rsidRDefault="00645BF1" w:rsidP="00AE0599">
            <w:r w:rsidRPr="006412D6">
              <w:t>c3</w:t>
            </w:r>
          </w:p>
        </w:tc>
        <w:tc>
          <w:tcPr>
            <w:tcW w:w="1560" w:type="dxa"/>
            <w:tcBorders>
              <w:top w:val="nil"/>
              <w:left w:val="nil"/>
              <w:bottom w:val="single" w:sz="4" w:space="0" w:color="auto"/>
              <w:right w:val="single" w:sz="4" w:space="0" w:color="auto"/>
            </w:tcBorders>
            <w:shd w:val="clear" w:color="auto" w:fill="auto"/>
            <w:noWrap/>
            <w:vAlign w:val="bottom"/>
            <w:hideMark/>
          </w:tcPr>
          <w:p w14:paraId="6AF1771D" w14:textId="77777777" w:rsidR="00645BF1" w:rsidRPr="006412D6" w:rsidRDefault="00645BF1" w:rsidP="00AE0599">
            <w:r w:rsidRPr="006412D6">
              <w:t>x"00c2"</w:t>
            </w:r>
          </w:p>
        </w:tc>
        <w:tc>
          <w:tcPr>
            <w:tcW w:w="2400" w:type="dxa"/>
            <w:tcBorders>
              <w:top w:val="nil"/>
              <w:left w:val="nil"/>
              <w:bottom w:val="single" w:sz="4" w:space="0" w:color="auto"/>
              <w:right w:val="single" w:sz="4" w:space="0" w:color="auto"/>
            </w:tcBorders>
            <w:shd w:val="clear" w:color="auto" w:fill="auto"/>
            <w:noWrap/>
            <w:vAlign w:val="bottom"/>
            <w:hideMark/>
          </w:tcPr>
          <w:p w14:paraId="4C7370BF" w14:textId="77777777" w:rsidR="00645BF1" w:rsidRPr="006412D6" w:rsidRDefault="00645BF1" w:rsidP="00AE0599">
            <w:r w:rsidRPr="006412D6">
              <w:t>11000100</w:t>
            </w:r>
          </w:p>
        </w:tc>
      </w:tr>
      <w:tr w:rsidR="00645BF1" w:rsidRPr="006412D6" w14:paraId="59C7598A"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135EA53" w14:textId="77777777" w:rsidR="00645BF1" w:rsidRPr="006412D6" w:rsidRDefault="00645BF1" w:rsidP="00AE0599">
            <w:r w:rsidRPr="006412D6">
              <w:t>c4</w:t>
            </w:r>
          </w:p>
        </w:tc>
        <w:tc>
          <w:tcPr>
            <w:tcW w:w="1560" w:type="dxa"/>
            <w:tcBorders>
              <w:top w:val="nil"/>
              <w:left w:val="nil"/>
              <w:bottom w:val="single" w:sz="4" w:space="0" w:color="auto"/>
              <w:right w:val="single" w:sz="4" w:space="0" w:color="auto"/>
            </w:tcBorders>
            <w:shd w:val="clear" w:color="auto" w:fill="auto"/>
            <w:noWrap/>
            <w:vAlign w:val="bottom"/>
            <w:hideMark/>
          </w:tcPr>
          <w:p w14:paraId="3C6B779A" w14:textId="77777777" w:rsidR="00645BF1" w:rsidRPr="006412D6" w:rsidRDefault="00645BF1" w:rsidP="00AE0599">
            <w:r w:rsidRPr="006412D6">
              <w:t>x"00c3"</w:t>
            </w:r>
          </w:p>
        </w:tc>
        <w:tc>
          <w:tcPr>
            <w:tcW w:w="2400" w:type="dxa"/>
            <w:tcBorders>
              <w:top w:val="nil"/>
              <w:left w:val="nil"/>
              <w:bottom w:val="single" w:sz="4" w:space="0" w:color="auto"/>
              <w:right w:val="single" w:sz="4" w:space="0" w:color="auto"/>
            </w:tcBorders>
            <w:shd w:val="clear" w:color="auto" w:fill="auto"/>
            <w:noWrap/>
            <w:vAlign w:val="bottom"/>
            <w:hideMark/>
          </w:tcPr>
          <w:p w14:paraId="01D815C2" w14:textId="77777777" w:rsidR="00645BF1" w:rsidRPr="006412D6" w:rsidRDefault="00645BF1" w:rsidP="00AE0599">
            <w:r w:rsidRPr="006412D6">
              <w:t>11000101</w:t>
            </w:r>
          </w:p>
        </w:tc>
      </w:tr>
      <w:tr w:rsidR="00645BF1" w:rsidRPr="006412D6" w14:paraId="7B05ED49"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FC2E777" w14:textId="77777777" w:rsidR="00645BF1" w:rsidRPr="006412D6" w:rsidRDefault="00645BF1" w:rsidP="00AE0599">
            <w:r w:rsidRPr="006412D6">
              <w:t>c5</w:t>
            </w:r>
          </w:p>
        </w:tc>
        <w:tc>
          <w:tcPr>
            <w:tcW w:w="1560" w:type="dxa"/>
            <w:tcBorders>
              <w:top w:val="nil"/>
              <w:left w:val="nil"/>
              <w:bottom w:val="single" w:sz="4" w:space="0" w:color="auto"/>
              <w:right w:val="single" w:sz="4" w:space="0" w:color="auto"/>
            </w:tcBorders>
            <w:shd w:val="clear" w:color="auto" w:fill="auto"/>
            <w:noWrap/>
            <w:vAlign w:val="bottom"/>
            <w:hideMark/>
          </w:tcPr>
          <w:p w14:paraId="03369308" w14:textId="77777777" w:rsidR="00645BF1" w:rsidRPr="006412D6" w:rsidRDefault="00645BF1" w:rsidP="00AE0599">
            <w:r w:rsidRPr="006412D6">
              <w:t>x"00c4"</w:t>
            </w:r>
          </w:p>
        </w:tc>
        <w:tc>
          <w:tcPr>
            <w:tcW w:w="2400" w:type="dxa"/>
            <w:tcBorders>
              <w:top w:val="nil"/>
              <w:left w:val="nil"/>
              <w:bottom w:val="single" w:sz="4" w:space="0" w:color="auto"/>
              <w:right w:val="single" w:sz="4" w:space="0" w:color="auto"/>
            </w:tcBorders>
            <w:shd w:val="clear" w:color="auto" w:fill="auto"/>
            <w:noWrap/>
            <w:vAlign w:val="bottom"/>
            <w:hideMark/>
          </w:tcPr>
          <w:p w14:paraId="5FB3425E" w14:textId="77777777" w:rsidR="00645BF1" w:rsidRPr="006412D6" w:rsidRDefault="00645BF1" w:rsidP="00AE0599">
            <w:r w:rsidRPr="006412D6">
              <w:t>11000110</w:t>
            </w:r>
          </w:p>
        </w:tc>
      </w:tr>
      <w:tr w:rsidR="00645BF1" w:rsidRPr="006412D6" w14:paraId="6DDCBD9F"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D6CF1E5" w14:textId="77777777" w:rsidR="00645BF1" w:rsidRPr="006412D6" w:rsidRDefault="00645BF1" w:rsidP="00AE0599">
            <w:r w:rsidRPr="006412D6">
              <w:t>c6</w:t>
            </w:r>
          </w:p>
        </w:tc>
        <w:tc>
          <w:tcPr>
            <w:tcW w:w="1560" w:type="dxa"/>
            <w:tcBorders>
              <w:top w:val="nil"/>
              <w:left w:val="nil"/>
              <w:bottom w:val="single" w:sz="4" w:space="0" w:color="auto"/>
              <w:right w:val="single" w:sz="4" w:space="0" w:color="auto"/>
            </w:tcBorders>
            <w:shd w:val="clear" w:color="auto" w:fill="auto"/>
            <w:noWrap/>
            <w:vAlign w:val="bottom"/>
            <w:hideMark/>
          </w:tcPr>
          <w:p w14:paraId="4788B914" w14:textId="77777777" w:rsidR="00645BF1" w:rsidRPr="006412D6" w:rsidRDefault="00645BF1" w:rsidP="00AE0599">
            <w:r w:rsidRPr="006412D6">
              <w:t>x"00c5"</w:t>
            </w:r>
          </w:p>
        </w:tc>
        <w:tc>
          <w:tcPr>
            <w:tcW w:w="2400" w:type="dxa"/>
            <w:tcBorders>
              <w:top w:val="nil"/>
              <w:left w:val="nil"/>
              <w:bottom w:val="single" w:sz="4" w:space="0" w:color="auto"/>
              <w:right w:val="single" w:sz="4" w:space="0" w:color="auto"/>
            </w:tcBorders>
            <w:shd w:val="clear" w:color="auto" w:fill="auto"/>
            <w:noWrap/>
            <w:vAlign w:val="bottom"/>
            <w:hideMark/>
          </w:tcPr>
          <w:p w14:paraId="63311AC4" w14:textId="77777777" w:rsidR="00645BF1" w:rsidRPr="006412D6" w:rsidRDefault="00645BF1" w:rsidP="00AE0599">
            <w:r w:rsidRPr="006412D6">
              <w:t>11000111</w:t>
            </w:r>
          </w:p>
        </w:tc>
      </w:tr>
      <w:tr w:rsidR="00645BF1" w:rsidRPr="006412D6" w14:paraId="518AD6F8"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8637698" w14:textId="77777777" w:rsidR="00645BF1" w:rsidRPr="006412D6" w:rsidRDefault="00645BF1" w:rsidP="00AE0599">
            <w:r w:rsidRPr="006412D6">
              <w:t>c7</w:t>
            </w:r>
          </w:p>
        </w:tc>
        <w:tc>
          <w:tcPr>
            <w:tcW w:w="1560" w:type="dxa"/>
            <w:tcBorders>
              <w:top w:val="nil"/>
              <w:left w:val="nil"/>
              <w:bottom w:val="single" w:sz="4" w:space="0" w:color="auto"/>
              <w:right w:val="single" w:sz="4" w:space="0" w:color="auto"/>
            </w:tcBorders>
            <w:shd w:val="clear" w:color="auto" w:fill="auto"/>
            <w:noWrap/>
            <w:vAlign w:val="bottom"/>
            <w:hideMark/>
          </w:tcPr>
          <w:p w14:paraId="2AC98C8C" w14:textId="77777777" w:rsidR="00645BF1" w:rsidRPr="006412D6" w:rsidRDefault="00645BF1" w:rsidP="00AE0599">
            <w:r w:rsidRPr="006412D6">
              <w:t>x"00c6"</w:t>
            </w:r>
          </w:p>
        </w:tc>
        <w:tc>
          <w:tcPr>
            <w:tcW w:w="2400" w:type="dxa"/>
            <w:tcBorders>
              <w:top w:val="nil"/>
              <w:left w:val="nil"/>
              <w:bottom w:val="single" w:sz="4" w:space="0" w:color="auto"/>
              <w:right w:val="single" w:sz="4" w:space="0" w:color="auto"/>
            </w:tcBorders>
            <w:shd w:val="clear" w:color="auto" w:fill="auto"/>
            <w:noWrap/>
            <w:vAlign w:val="bottom"/>
            <w:hideMark/>
          </w:tcPr>
          <w:p w14:paraId="11219CD8" w14:textId="77777777" w:rsidR="00645BF1" w:rsidRPr="006412D6" w:rsidRDefault="00645BF1" w:rsidP="00AE0599">
            <w:r w:rsidRPr="006412D6">
              <w:t>11001000</w:t>
            </w:r>
          </w:p>
        </w:tc>
      </w:tr>
      <w:tr w:rsidR="00645BF1" w:rsidRPr="006412D6" w14:paraId="121EBC84"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665D364" w14:textId="77777777" w:rsidR="00645BF1" w:rsidRPr="006412D6" w:rsidRDefault="00645BF1" w:rsidP="00AE0599">
            <w:r w:rsidRPr="006412D6">
              <w:t>c8</w:t>
            </w:r>
          </w:p>
        </w:tc>
        <w:tc>
          <w:tcPr>
            <w:tcW w:w="1560" w:type="dxa"/>
            <w:tcBorders>
              <w:top w:val="nil"/>
              <w:left w:val="nil"/>
              <w:bottom w:val="single" w:sz="4" w:space="0" w:color="auto"/>
              <w:right w:val="single" w:sz="4" w:space="0" w:color="auto"/>
            </w:tcBorders>
            <w:shd w:val="clear" w:color="auto" w:fill="auto"/>
            <w:noWrap/>
            <w:vAlign w:val="bottom"/>
            <w:hideMark/>
          </w:tcPr>
          <w:p w14:paraId="1B6B815E" w14:textId="77777777" w:rsidR="00645BF1" w:rsidRPr="006412D6" w:rsidRDefault="00645BF1" w:rsidP="00AE0599">
            <w:r w:rsidRPr="006412D6">
              <w:t>x"00c7"</w:t>
            </w:r>
          </w:p>
        </w:tc>
        <w:tc>
          <w:tcPr>
            <w:tcW w:w="2400" w:type="dxa"/>
            <w:tcBorders>
              <w:top w:val="nil"/>
              <w:left w:val="nil"/>
              <w:bottom w:val="single" w:sz="4" w:space="0" w:color="auto"/>
              <w:right w:val="single" w:sz="4" w:space="0" w:color="auto"/>
            </w:tcBorders>
            <w:shd w:val="clear" w:color="auto" w:fill="auto"/>
            <w:noWrap/>
            <w:vAlign w:val="bottom"/>
            <w:hideMark/>
          </w:tcPr>
          <w:p w14:paraId="064EA50E" w14:textId="77777777" w:rsidR="00645BF1" w:rsidRPr="006412D6" w:rsidRDefault="00645BF1" w:rsidP="00AE0599">
            <w:r w:rsidRPr="006412D6">
              <w:t>11001001</w:t>
            </w:r>
          </w:p>
        </w:tc>
      </w:tr>
      <w:tr w:rsidR="00645BF1" w:rsidRPr="006412D6" w14:paraId="66E63A3E"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032D0CC" w14:textId="77777777" w:rsidR="00645BF1" w:rsidRPr="006412D6" w:rsidRDefault="00645BF1" w:rsidP="00AE0599">
            <w:r w:rsidRPr="006412D6">
              <w:t>c9</w:t>
            </w:r>
          </w:p>
        </w:tc>
        <w:tc>
          <w:tcPr>
            <w:tcW w:w="1560" w:type="dxa"/>
            <w:tcBorders>
              <w:top w:val="nil"/>
              <w:left w:val="nil"/>
              <w:bottom w:val="single" w:sz="4" w:space="0" w:color="auto"/>
              <w:right w:val="single" w:sz="4" w:space="0" w:color="auto"/>
            </w:tcBorders>
            <w:shd w:val="clear" w:color="auto" w:fill="auto"/>
            <w:noWrap/>
            <w:vAlign w:val="bottom"/>
            <w:hideMark/>
          </w:tcPr>
          <w:p w14:paraId="7880E877" w14:textId="77777777" w:rsidR="00645BF1" w:rsidRPr="006412D6" w:rsidRDefault="00645BF1" w:rsidP="00AE0599">
            <w:r w:rsidRPr="006412D6">
              <w:t>x"00c8"</w:t>
            </w:r>
          </w:p>
        </w:tc>
        <w:tc>
          <w:tcPr>
            <w:tcW w:w="2400" w:type="dxa"/>
            <w:tcBorders>
              <w:top w:val="nil"/>
              <w:left w:val="nil"/>
              <w:bottom w:val="single" w:sz="4" w:space="0" w:color="auto"/>
              <w:right w:val="single" w:sz="4" w:space="0" w:color="auto"/>
            </w:tcBorders>
            <w:shd w:val="clear" w:color="auto" w:fill="auto"/>
            <w:noWrap/>
            <w:vAlign w:val="bottom"/>
            <w:hideMark/>
          </w:tcPr>
          <w:p w14:paraId="04630C94" w14:textId="77777777" w:rsidR="00645BF1" w:rsidRPr="006412D6" w:rsidRDefault="00645BF1" w:rsidP="00AE0599">
            <w:r w:rsidRPr="006412D6">
              <w:t>11001010</w:t>
            </w:r>
          </w:p>
        </w:tc>
      </w:tr>
      <w:tr w:rsidR="00645BF1" w:rsidRPr="006412D6" w14:paraId="528E998E"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9554A5F" w14:textId="77777777" w:rsidR="00645BF1" w:rsidRPr="006412D6" w:rsidRDefault="00645BF1" w:rsidP="00AE0599">
            <w:r w:rsidRPr="006412D6">
              <w:t>ca</w:t>
            </w:r>
          </w:p>
        </w:tc>
        <w:tc>
          <w:tcPr>
            <w:tcW w:w="1560" w:type="dxa"/>
            <w:tcBorders>
              <w:top w:val="nil"/>
              <w:left w:val="nil"/>
              <w:bottom w:val="single" w:sz="4" w:space="0" w:color="auto"/>
              <w:right w:val="single" w:sz="4" w:space="0" w:color="auto"/>
            </w:tcBorders>
            <w:shd w:val="clear" w:color="auto" w:fill="auto"/>
            <w:noWrap/>
            <w:vAlign w:val="bottom"/>
            <w:hideMark/>
          </w:tcPr>
          <w:p w14:paraId="4812DCED" w14:textId="77777777" w:rsidR="00645BF1" w:rsidRPr="006412D6" w:rsidRDefault="00645BF1" w:rsidP="00AE0599">
            <w:r w:rsidRPr="006412D6">
              <w:t>x"00c9"</w:t>
            </w:r>
          </w:p>
        </w:tc>
        <w:tc>
          <w:tcPr>
            <w:tcW w:w="2400" w:type="dxa"/>
            <w:tcBorders>
              <w:top w:val="nil"/>
              <w:left w:val="nil"/>
              <w:bottom w:val="single" w:sz="4" w:space="0" w:color="auto"/>
              <w:right w:val="single" w:sz="4" w:space="0" w:color="auto"/>
            </w:tcBorders>
            <w:shd w:val="clear" w:color="auto" w:fill="auto"/>
            <w:noWrap/>
            <w:vAlign w:val="bottom"/>
            <w:hideMark/>
          </w:tcPr>
          <w:p w14:paraId="16B255B4" w14:textId="77777777" w:rsidR="00645BF1" w:rsidRPr="006412D6" w:rsidRDefault="00645BF1" w:rsidP="00AE0599">
            <w:r w:rsidRPr="006412D6">
              <w:t>11001011</w:t>
            </w:r>
          </w:p>
        </w:tc>
      </w:tr>
      <w:tr w:rsidR="00645BF1" w:rsidRPr="006412D6" w14:paraId="668DB080"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3A5BB25" w14:textId="77777777" w:rsidR="00645BF1" w:rsidRPr="006412D6" w:rsidRDefault="00645BF1" w:rsidP="00AE0599">
            <w:r w:rsidRPr="006412D6">
              <w:t>cb</w:t>
            </w:r>
          </w:p>
        </w:tc>
        <w:tc>
          <w:tcPr>
            <w:tcW w:w="1560" w:type="dxa"/>
            <w:tcBorders>
              <w:top w:val="nil"/>
              <w:left w:val="nil"/>
              <w:bottom w:val="single" w:sz="4" w:space="0" w:color="auto"/>
              <w:right w:val="single" w:sz="4" w:space="0" w:color="auto"/>
            </w:tcBorders>
            <w:shd w:val="clear" w:color="auto" w:fill="auto"/>
            <w:noWrap/>
            <w:vAlign w:val="bottom"/>
            <w:hideMark/>
          </w:tcPr>
          <w:p w14:paraId="48095D1F" w14:textId="77777777" w:rsidR="00645BF1" w:rsidRPr="006412D6" w:rsidRDefault="00645BF1" w:rsidP="00AE0599">
            <w:r w:rsidRPr="006412D6">
              <w:t>x"00ca"</w:t>
            </w:r>
          </w:p>
        </w:tc>
        <w:tc>
          <w:tcPr>
            <w:tcW w:w="2400" w:type="dxa"/>
            <w:tcBorders>
              <w:top w:val="nil"/>
              <w:left w:val="nil"/>
              <w:bottom w:val="single" w:sz="4" w:space="0" w:color="auto"/>
              <w:right w:val="single" w:sz="4" w:space="0" w:color="auto"/>
            </w:tcBorders>
            <w:shd w:val="clear" w:color="auto" w:fill="auto"/>
            <w:noWrap/>
            <w:vAlign w:val="bottom"/>
            <w:hideMark/>
          </w:tcPr>
          <w:p w14:paraId="2A465092" w14:textId="77777777" w:rsidR="00645BF1" w:rsidRPr="006412D6" w:rsidRDefault="00645BF1" w:rsidP="00AE0599">
            <w:r w:rsidRPr="006412D6">
              <w:t>11001100</w:t>
            </w:r>
          </w:p>
        </w:tc>
      </w:tr>
      <w:tr w:rsidR="00645BF1" w:rsidRPr="006412D6" w14:paraId="2E2F5581"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4B918EE" w14:textId="77777777" w:rsidR="00645BF1" w:rsidRPr="006412D6" w:rsidRDefault="00645BF1" w:rsidP="00AE0599">
            <w:r w:rsidRPr="006412D6">
              <w:t>cc</w:t>
            </w:r>
          </w:p>
        </w:tc>
        <w:tc>
          <w:tcPr>
            <w:tcW w:w="1560" w:type="dxa"/>
            <w:tcBorders>
              <w:top w:val="nil"/>
              <w:left w:val="nil"/>
              <w:bottom w:val="single" w:sz="4" w:space="0" w:color="auto"/>
              <w:right w:val="single" w:sz="4" w:space="0" w:color="auto"/>
            </w:tcBorders>
            <w:shd w:val="clear" w:color="auto" w:fill="auto"/>
            <w:noWrap/>
            <w:vAlign w:val="bottom"/>
            <w:hideMark/>
          </w:tcPr>
          <w:p w14:paraId="2BFE5B06" w14:textId="77777777" w:rsidR="00645BF1" w:rsidRPr="006412D6" w:rsidRDefault="00645BF1" w:rsidP="00AE0599">
            <w:r w:rsidRPr="006412D6">
              <w:t>x"00cb"</w:t>
            </w:r>
          </w:p>
        </w:tc>
        <w:tc>
          <w:tcPr>
            <w:tcW w:w="2400" w:type="dxa"/>
            <w:tcBorders>
              <w:top w:val="nil"/>
              <w:left w:val="nil"/>
              <w:bottom w:val="single" w:sz="4" w:space="0" w:color="auto"/>
              <w:right w:val="single" w:sz="4" w:space="0" w:color="auto"/>
            </w:tcBorders>
            <w:shd w:val="clear" w:color="auto" w:fill="auto"/>
            <w:noWrap/>
            <w:vAlign w:val="bottom"/>
            <w:hideMark/>
          </w:tcPr>
          <w:p w14:paraId="57F6B29F" w14:textId="77777777" w:rsidR="00645BF1" w:rsidRPr="006412D6" w:rsidRDefault="00645BF1" w:rsidP="00AE0599">
            <w:r w:rsidRPr="006412D6">
              <w:t>11001101</w:t>
            </w:r>
          </w:p>
        </w:tc>
      </w:tr>
      <w:tr w:rsidR="00645BF1" w:rsidRPr="006412D6" w14:paraId="57E23B17"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8F0043C" w14:textId="77777777" w:rsidR="00645BF1" w:rsidRPr="006412D6" w:rsidRDefault="00645BF1" w:rsidP="00AE0599">
            <w:r w:rsidRPr="006412D6">
              <w:t>cd</w:t>
            </w:r>
          </w:p>
        </w:tc>
        <w:tc>
          <w:tcPr>
            <w:tcW w:w="1560" w:type="dxa"/>
            <w:tcBorders>
              <w:top w:val="nil"/>
              <w:left w:val="nil"/>
              <w:bottom w:val="single" w:sz="4" w:space="0" w:color="auto"/>
              <w:right w:val="single" w:sz="4" w:space="0" w:color="auto"/>
            </w:tcBorders>
            <w:shd w:val="clear" w:color="auto" w:fill="auto"/>
            <w:noWrap/>
            <w:vAlign w:val="bottom"/>
            <w:hideMark/>
          </w:tcPr>
          <w:p w14:paraId="5ADF71D9" w14:textId="77777777" w:rsidR="00645BF1" w:rsidRPr="006412D6" w:rsidRDefault="00645BF1" w:rsidP="00AE0599">
            <w:r w:rsidRPr="006412D6">
              <w:t>x"00cc"</w:t>
            </w:r>
          </w:p>
        </w:tc>
        <w:tc>
          <w:tcPr>
            <w:tcW w:w="2400" w:type="dxa"/>
            <w:tcBorders>
              <w:top w:val="nil"/>
              <w:left w:val="nil"/>
              <w:bottom w:val="single" w:sz="4" w:space="0" w:color="auto"/>
              <w:right w:val="single" w:sz="4" w:space="0" w:color="auto"/>
            </w:tcBorders>
            <w:shd w:val="clear" w:color="auto" w:fill="auto"/>
            <w:noWrap/>
            <w:vAlign w:val="bottom"/>
            <w:hideMark/>
          </w:tcPr>
          <w:p w14:paraId="491F7BEE" w14:textId="77777777" w:rsidR="00645BF1" w:rsidRPr="006412D6" w:rsidRDefault="00645BF1" w:rsidP="00AE0599">
            <w:r w:rsidRPr="006412D6">
              <w:t>11001110</w:t>
            </w:r>
          </w:p>
        </w:tc>
      </w:tr>
      <w:tr w:rsidR="00645BF1" w:rsidRPr="006412D6" w14:paraId="5C1BA9EF"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D01D532" w14:textId="77777777" w:rsidR="00645BF1" w:rsidRPr="006412D6" w:rsidRDefault="00645BF1" w:rsidP="00AE0599">
            <w:r w:rsidRPr="006412D6">
              <w:t>ce</w:t>
            </w:r>
          </w:p>
        </w:tc>
        <w:tc>
          <w:tcPr>
            <w:tcW w:w="1560" w:type="dxa"/>
            <w:tcBorders>
              <w:top w:val="nil"/>
              <w:left w:val="nil"/>
              <w:bottom w:val="single" w:sz="4" w:space="0" w:color="auto"/>
              <w:right w:val="single" w:sz="4" w:space="0" w:color="auto"/>
            </w:tcBorders>
            <w:shd w:val="clear" w:color="auto" w:fill="auto"/>
            <w:noWrap/>
            <w:vAlign w:val="bottom"/>
            <w:hideMark/>
          </w:tcPr>
          <w:p w14:paraId="6A5CB1F5" w14:textId="77777777" w:rsidR="00645BF1" w:rsidRPr="006412D6" w:rsidRDefault="00645BF1" w:rsidP="00AE0599">
            <w:r w:rsidRPr="006412D6">
              <w:t>x"00cd"</w:t>
            </w:r>
          </w:p>
        </w:tc>
        <w:tc>
          <w:tcPr>
            <w:tcW w:w="2400" w:type="dxa"/>
            <w:tcBorders>
              <w:top w:val="nil"/>
              <w:left w:val="nil"/>
              <w:bottom w:val="single" w:sz="4" w:space="0" w:color="auto"/>
              <w:right w:val="single" w:sz="4" w:space="0" w:color="auto"/>
            </w:tcBorders>
            <w:shd w:val="clear" w:color="auto" w:fill="auto"/>
            <w:noWrap/>
            <w:vAlign w:val="bottom"/>
            <w:hideMark/>
          </w:tcPr>
          <w:p w14:paraId="0123F932" w14:textId="77777777" w:rsidR="00645BF1" w:rsidRPr="006412D6" w:rsidRDefault="00645BF1" w:rsidP="00AE0599">
            <w:r w:rsidRPr="006412D6">
              <w:t>11001111</w:t>
            </w:r>
          </w:p>
        </w:tc>
      </w:tr>
      <w:tr w:rsidR="00645BF1" w:rsidRPr="006412D6" w14:paraId="052DA41A"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C532D90" w14:textId="77777777" w:rsidR="00645BF1" w:rsidRPr="006412D6" w:rsidRDefault="00645BF1" w:rsidP="00AE0599">
            <w:r w:rsidRPr="006412D6">
              <w:t>cf</w:t>
            </w:r>
          </w:p>
        </w:tc>
        <w:tc>
          <w:tcPr>
            <w:tcW w:w="1560" w:type="dxa"/>
            <w:tcBorders>
              <w:top w:val="nil"/>
              <w:left w:val="nil"/>
              <w:bottom w:val="single" w:sz="4" w:space="0" w:color="auto"/>
              <w:right w:val="single" w:sz="4" w:space="0" w:color="auto"/>
            </w:tcBorders>
            <w:shd w:val="clear" w:color="auto" w:fill="auto"/>
            <w:noWrap/>
            <w:vAlign w:val="bottom"/>
            <w:hideMark/>
          </w:tcPr>
          <w:p w14:paraId="0E07B64C" w14:textId="77777777" w:rsidR="00645BF1" w:rsidRPr="006412D6" w:rsidRDefault="00645BF1" w:rsidP="00AE0599">
            <w:r w:rsidRPr="006412D6">
              <w:t>x"00ce"</w:t>
            </w:r>
          </w:p>
        </w:tc>
        <w:tc>
          <w:tcPr>
            <w:tcW w:w="2400" w:type="dxa"/>
            <w:tcBorders>
              <w:top w:val="nil"/>
              <w:left w:val="nil"/>
              <w:bottom w:val="single" w:sz="4" w:space="0" w:color="auto"/>
              <w:right w:val="single" w:sz="4" w:space="0" w:color="auto"/>
            </w:tcBorders>
            <w:shd w:val="clear" w:color="auto" w:fill="auto"/>
            <w:noWrap/>
            <w:vAlign w:val="bottom"/>
            <w:hideMark/>
          </w:tcPr>
          <w:p w14:paraId="58E931F0" w14:textId="77777777" w:rsidR="00645BF1" w:rsidRPr="006412D6" w:rsidRDefault="00645BF1" w:rsidP="00AE0599">
            <w:r w:rsidRPr="006412D6">
              <w:t>11010000</w:t>
            </w:r>
          </w:p>
        </w:tc>
      </w:tr>
      <w:tr w:rsidR="00645BF1" w:rsidRPr="006412D6" w14:paraId="3A6B484E"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2FD19BD" w14:textId="77777777" w:rsidR="00645BF1" w:rsidRPr="006412D6" w:rsidRDefault="00645BF1" w:rsidP="00AE0599">
            <w:r w:rsidRPr="006412D6">
              <w:t>d0</w:t>
            </w:r>
          </w:p>
        </w:tc>
        <w:tc>
          <w:tcPr>
            <w:tcW w:w="1560" w:type="dxa"/>
            <w:tcBorders>
              <w:top w:val="nil"/>
              <w:left w:val="nil"/>
              <w:bottom w:val="single" w:sz="4" w:space="0" w:color="auto"/>
              <w:right w:val="single" w:sz="4" w:space="0" w:color="auto"/>
            </w:tcBorders>
            <w:shd w:val="clear" w:color="auto" w:fill="auto"/>
            <w:noWrap/>
            <w:vAlign w:val="bottom"/>
            <w:hideMark/>
          </w:tcPr>
          <w:p w14:paraId="02D14C85" w14:textId="77777777" w:rsidR="00645BF1" w:rsidRPr="006412D6" w:rsidRDefault="00645BF1" w:rsidP="00AE0599">
            <w:r w:rsidRPr="006412D6">
              <w:t>x"00cf"</w:t>
            </w:r>
          </w:p>
        </w:tc>
        <w:tc>
          <w:tcPr>
            <w:tcW w:w="2400" w:type="dxa"/>
            <w:tcBorders>
              <w:top w:val="nil"/>
              <w:left w:val="nil"/>
              <w:bottom w:val="single" w:sz="4" w:space="0" w:color="auto"/>
              <w:right w:val="single" w:sz="4" w:space="0" w:color="auto"/>
            </w:tcBorders>
            <w:shd w:val="clear" w:color="auto" w:fill="auto"/>
            <w:noWrap/>
            <w:vAlign w:val="bottom"/>
            <w:hideMark/>
          </w:tcPr>
          <w:p w14:paraId="32712A29" w14:textId="77777777" w:rsidR="00645BF1" w:rsidRPr="006412D6" w:rsidRDefault="00645BF1" w:rsidP="00AE0599">
            <w:r w:rsidRPr="006412D6">
              <w:t>11010001</w:t>
            </w:r>
          </w:p>
        </w:tc>
      </w:tr>
      <w:tr w:rsidR="00645BF1" w:rsidRPr="006412D6" w14:paraId="2068F2B4"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0C1A7E9" w14:textId="77777777" w:rsidR="00645BF1" w:rsidRPr="006412D6" w:rsidRDefault="00645BF1" w:rsidP="00AE0599">
            <w:r w:rsidRPr="006412D6">
              <w:t>d1</w:t>
            </w:r>
          </w:p>
        </w:tc>
        <w:tc>
          <w:tcPr>
            <w:tcW w:w="1560" w:type="dxa"/>
            <w:tcBorders>
              <w:top w:val="nil"/>
              <w:left w:val="nil"/>
              <w:bottom w:val="single" w:sz="4" w:space="0" w:color="auto"/>
              <w:right w:val="single" w:sz="4" w:space="0" w:color="auto"/>
            </w:tcBorders>
            <w:shd w:val="clear" w:color="auto" w:fill="auto"/>
            <w:noWrap/>
            <w:vAlign w:val="bottom"/>
            <w:hideMark/>
          </w:tcPr>
          <w:p w14:paraId="60536BBC" w14:textId="77777777" w:rsidR="00645BF1" w:rsidRPr="006412D6" w:rsidRDefault="00645BF1" w:rsidP="00AE0599">
            <w:r w:rsidRPr="006412D6">
              <w:t>x"00d0"</w:t>
            </w:r>
          </w:p>
        </w:tc>
        <w:tc>
          <w:tcPr>
            <w:tcW w:w="2400" w:type="dxa"/>
            <w:tcBorders>
              <w:top w:val="nil"/>
              <w:left w:val="nil"/>
              <w:bottom w:val="single" w:sz="4" w:space="0" w:color="auto"/>
              <w:right w:val="single" w:sz="4" w:space="0" w:color="auto"/>
            </w:tcBorders>
            <w:shd w:val="clear" w:color="auto" w:fill="auto"/>
            <w:noWrap/>
            <w:vAlign w:val="bottom"/>
            <w:hideMark/>
          </w:tcPr>
          <w:p w14:paraId="7B59002F" w14:textId="77777777" w:rsidR="00645BF1" w:rsidRPr="006412D6" w:rsidRDefault="00645BF1" w:rsidP="00AE0599">
            <w:r w:rsidRPr="006412D6">
              <w:t>11010010</w:t>
            </w:r>
          </w:p>
        </w:tc>
      </w:tr>
      <w:tr w:rsidR="00645BF1" w:rsidRPr="006412D6" w14:paraId="133E3394"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5339EF5" w14:textId="77777777" w:rsidR="00645BF1" w:rsidRPr="006412D6" w:rsidRDefault="00645BF1" w:rsidP="00AE0599">
            <w:r w:rsidRPr="006412D6">
              <w:t>d2</w:t>
            </w:r>
          </w:p>
        </w:tc>
        <w:tc>
          <w:tcPr>
            <w:tcW w:w="1560" w:type="dxa"/>
            <w:tcBorders>
              <w:top w:val="nil"/>
              <w:left w:val="nil"/>
              <w:bottom w:val="single" w:sz="4" w:space="0" w:color="auto"/>
              <w:right w:val="single" w:sz="4" w:space="0" w:color="auto"/>
            </w:tcBorders>
            <w:shd w:val="clear" w:color="auto" w:fill="auto"/>
            <w:noWrap/>
            <w:vAlign w:val="bottom"/>
            <w:hideMark/>
          </w:tcPr>
          <w:p w14:paraId="5866065A" w14:textId="77777777" w:rsidR="00645BF1" w:rsidRPr="006412D6" w:rsidRDefault="00645BF1" w:rsidP="00AE0599">
            <w:r w:rsidRPr="006412D6">
              <w:t>x"00d1"</w:t>
            </w:r>
          </w:p>
        </w:tc>
        <w:tc>
          <w:tcPr>
            <w:tcW w:w="2400" w:type="dxa"/>
            <w:tcBorders>
              <w:top w:val="nil"/>
              <w:left w:val="nil"/>
              <w:bottom w:val="single" w:sz="4" w:space="0" w:color="auto"/>
              <w:right w:val="single" w:sz="4" w:space="0" w:color="auto"/>
            </w:tcBorders>
            <w:shd w:val="clear" w:color="auto" w:fill="auto"/>
            <w:noWrap/>
            <w:vAlign w:val="bottom"/>
            <w:hideMark/>
          </w:tcPr>
          <w:p w14:paraId="5D0E9385" w14:textId="77777777" w:rsidR="00645BF1" w:rsidRPr="006412D6" w:rsidRDefault="00645BF1" w:rsidP="00AE0599">
            <w:r w:rsidRPr="006412D6">
              <w:t>11010011</w:t>
            </w:r>
          </w:p>
        </w:tc>
      </w:tr>
      <w:tr w:rsidR="00645BF1" w:rsidRPr="006412D6" w14:paraId="1B238921"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44D7B92" w14:textId="77777777" w:rsidR="00645BF1" w:rsidRPr="006412D6" w:rsidRDefault="00645BF1" w:rsidP="00AE0599">
            <w:r w:rsidRPr="006412D6">
              <w:t>d3</w:t>
            </w:r>
          </w:p>
        </w:tc>
        <w:tc>
          <w:tcPr>
            <w:tcW w:w="1560" w:type="dxa"/>
            <w:tcBorders>
              <w:top w:val="nil"/>
              <w:left w:val="nil"/>
              <w:bottom w:val="single" w:sz="4" w:space="0" w:color="auto"/>
              <w:right w:val="single" w:sz="4" w:space="0" w:color="auto"/>
            </w:tcBorders>
            <w:shd w:val="clear" w:color="auto" w:fill="auto"/>
            <w:noWrap/>
            <w:vAlign w:val="bottom"/>
            <w:hideMark/>
          </w:tcPr>
          <w:p w14:paraId="3B8A82D4" w14:textId="77777777" w:rsidR="00645BF1" w:rsidRPr="006412D6" w:rsidRDefault="00645BF1" w:rsidP="00AE0599">
            <w:r w:rsidRPr="006412D6">
              <w:t>x"00d2"</w:t>
            </w:r>
          </w:p>
        </w:tc>
        <w:tc>
          <w:tcPr>
            <w:tcW w:w="2400" w:type="dxa"/>
            <w:tcBorders>
              <w:top w:val="nil"/>
              <w:left w:val="nil"/>
              <w:bottom w:val="single" w:sz="4" w:space="0" w:color="auto"/>
              <w:right w:val="single" w:sz="4" w:space="0" w:color="auto"/>
            </w:tcBorders>
            <w:shd w:val="clear" w:color="auto" w:fill="auto"/>
            <w:noWrap/>
            <w:vAlign w:val="bottom"/>
            <w:hideMark/>
          </w:tcPr>
          <w:p w14:paraId="4BC9E358" w14:textId="77777777" w:rsidR="00645BF1" w:rsidRPr="006412D6" w:rsidRDefault="00645BF1" w:rsidP="00AE0599">
            <w:r w:rsidRPr="006412D6">
              <w:t>11010100</w:t>
            </w:r>
          </w:p>
        </w:tc>
      </w:tr>
      <w:tr w:rsidR="00645BF1" w:rsidRPr="006412D6" w14:paraId="5A4122A7"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D506884" w14:textId="77777777" w:rsidR="00645BF1" w:rsidRPr="006412D6" w:rsidRDefault="00645BF1" w:rsidP="00AE0599">
            <w:r w:rsidRPr="006412D6">
              <w:t>d4</w:t>
            </w:r>
          </w:p>
        </w:tc>
        <w:tc>
          <w:tcPr>
            <w:tcW w:w="1560" w:type="dxa"/>
            <w:tcBorders>
              <w:top w:val="nil"/>
              <w:left w:val="nil"/>
              <w:bottom w:val="single" w:sz="4" w:space="0" w:color="auto"/>
              <w:right w:val="single" w:sz="4" w:space="0" w:color="auto"/>
            </w:tcBorders>
            <w:shd w:val="clear" w:color="auto" w:fill="auto"/>
            <w:noWrap/>
            <w:vAlign w:val="bottom"/>
            <w:hideMark/>
          </w:tcPr>
          <w:p w14:paraId="50C66C44" w14:textId="77777777" w:rsidR="00645BF1" w:rsidRPr="006412D6" w:rsidRDefault="00645BF1" w:rsidP="00AE0599">
            <w:r w:rsidRPr="006412D6">
              <w:t>x"00d3"</w:t>
            </w:r>
          </w:p>
        </w:tc>
        <w:tc>
          <w:tcPr>
            <w:tcW w:w="2400" w:type="dxa"/>
            <w:tcBorders>
              <w:top w:val="nil"/>
              <w:left w:val="nil"/>
              <w:bottom w:val="single" w:sz="4" w:space="0" w:color="auto"/>
              <w:right w:val="single" w:sz="4" w:space="0" w:color="auto"/>
            </w:tcBorders>
            <w:shd w:val="clear" w:color="auto" w:fill="auto"/>
            <w:noWrap/>
            <w:vAlign w:val="bottom"/>
            <w:hideMark/>
          </w:tcPr>
          <w:p w14:paraId="67343E26" w14:textId="77777777" w:rsidR="00645BF1" w:rsidRPr="006412D6" w:rsidRDefault="00645BF1" w:rsidP="00AE0599">
            <w:r w:rsidRPr="006412D6">
              <w:t>11010101</w:t>
            </w:r>
          </w:p>
        </w:tc>
      </w:tr>
      <w:tr w:rsidR="00645BF1" w:rsidRPr="006412D6" w14:paraId="5D4C122A"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FDB3B42" w14:textId="77777777" w:rsidR="00645BF1" w:rsidRPr="006412D6" w:rsidRDefault="00645BF1" w:rsidP="00AE0599">
            <w:r w:rsidRPr="006412D6">
              <w:t>d5</w:t>
            </w:r>
          </w:p>
        </w:tc>
        <w:tc>
          <w:tcPr>
            <w:tcW w:w="1560" w:type="dxa"/>
            <w:tcBorders>
              <w:top w:val="nil"/>
              <w:left w:val="nil"/>
              <w:bottom w:val="single" w:sz="4" w:space="0" w:color="auto"/>
              <w:right w:val="single" w:sz="4" w:space="0" w:color="auto"/>
            </w:tcBorders>
            <w:shd w:val="clear" w:color="auto" w:fill="auto"/>
            <w:noWrap/>
            <w:vAlign w:val="bottom"/>
            <w:hideMark/>
          </w:tcPr>
          <w:p w14:paraId="687D1D9A" w14:textId="77777777" w:rsidR="00645BF1" w:rsidRPr="006412D6" w:rsidRDefault="00645BF1" w:rsidP="00AE0599">
            <w:r w:rsidRPr="006412D6">
              <w:t>x"00d4"</w:t>
            </w:r>
          </w:p>
        </w:tc>
        <w:tc>
          <w:tcPr>
            <w:tcW w:w="2400" w:type="dxa"/>
            <w:tcBorders>
              <w:top w:val="nil"/>
              <w:left w:val="nil"/>
              <w:bottom w:val="single" w:sz="4" w:space="0" w:color="auto"/>
              <w:right w:val="single" w:sz="4" w:space="0" w:color="auto"/>
            </w:tcBorders>
            <w:shd w:val="clear" w:color="auto" w:fill="auto"/>
            <w:noWrap/>
            <w:vAlign w:val="bottom"/>
            <w:hideMark/>
          </w:tcPr>
          <w:p w14:paraId="22E599DA" w14:textId="77777777" w:rsidR="00645BF1" w:rsidRPr="006412D6" w:rsidRDefault="00645BF1" w:rsidP="00AE0599">
            <w:r w:rsidRPr="006412D6">
              <w:t>11010110</w:t>
            </w:r>
          </w:p>
        </w:tc>
      </w:tr>
      <w:tr w:rsidR="00645BF1" w:rsidRPr="006412D6" w14:paraId="4F96D94D"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A61CA85" w14:textId="77777777" w:rsidR="00645BF1" w:rsidRPr="006412D6" w:rsidRDefault="00645BF1" w:rsidP="00AE0599">
            <w:r w:rsidRPr="006412D6">
              <w:t>d6</w:t>
            </w:r>
          </w:p>
        </w:tc>
        <w:tc>
          <w:tcPr>
            <w:tcW w:w="1560" w:type="dxa"/>
            <w:tcBorders>
              <w:top w:val="nil"/>
              <w:left w:val="nil"/>
              <w:bottom w:val="single" w:sz="4" w:space="0" w:color="auto"/>
              <w:right w:val="single" w:sz="4" w:space="0" w:color="auto"/>
            </w:tcBorders>
            <w:shd w:val="clear" w:color="auto" w:fill="auto"/>
            <w:noWrap/>
            <w:vAlign w:val="bottom"/>
            <w:hideMark/>
          </w:tcPr>
          <w:p w14:paraId="24A3346C" w14:textId="77777777" w:rsidR="00645BF1" w:rsidRPr="006412D6" w:rsidRDefault="00645BF1" w:rsidP="00AE0599">
            <w:r w:rsidRPr="006412D6">
              <w:t>x"00d5"</w:t>
            </w:r>
          </w:p>
        </w:tc>
        <w:tc>
          <w:tcPr>
            <w:tcW w:w="2400" w:type="dxa"/>
            <w:tcBorders>
              <w:top w:val="nil"/>
              <w:left w:val="nil"/>
              <w:bottom w:val="single" w:sz="4" w:space="0" w:color="auto"/>
              <w:right w:val="single" w:sz="4" w:space="0" w:color="auto"/>
            </w:tcBorders>
            <w:shd w:val="clear" w:color="auto" w:fill="auto"/>
            <w:noWrap/>
            <w:vAlign w:val="bottom"/>
            <w:hideMark/>
          </w:tcPr>
          <w:p w14:paraId="241EE07D" w14:textId="77777777" w:rsidR="00645BF1" w:rsidRPr="006412D6" w:rsidRDefault="00645BF1" w:rsidP="00AE0599">
            <w:r w:rsidRPr="006412D6">
              <w:t>11010111</w:t>
            </w:r>
          </w:p>
        </w:tc>
      </w:tr>
      <w:tr w:rsidR="00645BF1" w:rsidRPr="006412D6" w14:paraId="76E57B4F"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91B3A29" w14:textId="77777777" w:rsidR="00645BF1" w:rsidRPr="006412D6" w:rsidRDefault="00645BF1" w:rsidP="00AE0599">
            <w:r w:rsidRPr="006412D6">
              <w:t>d7</w:t>
            </w:r>
          </w:p>
        </w:tc>
        <w:tc>
          <w:tcPr>
            <w:tcW w:w="1560" w:type="dxa"/>
            <w:tcBorders>
              <w:top w:val="nil"/>
              <w:left w:val="nil"/>
              <w:bottom w:val="single" w:sz="4" w:space="0" w:color="auto"/>
              <w:right w:val="single" w:sz="4" w:space="0" w:color="auto"/>
            </w:tcBorders>
            <w:shd w:val="clear" w:color="auto" w:fill="auto"/>
            <w:noWrap/>
            <w:vAlign w:val="bottom"/>
            <w:hideMark/>
          </w:tcPr>
          <w:p w14:paraId="549312E8" w14:textId="77777777" w:rsidR="00645BF1" w:rsidRPr="006412D6" w:rsidRDefault="00645BF1" w:rsidP="00AE0599">
            <w:r w:rsidRPr="006412D6">
              <w:t>x"00d6"</w:t>
            </w:r>
          </w:p>
        </w:tc>
        <w:tc>
          <w:tcPr>
            <w:tcW w:w="2400" w:type="dxa"/>
            <w:tcBorders>
              <w:top w:val="nil"/>
              <w:left w:val="nil"/>
              <w:bottom w:val="single" w:sz="4" w:space="0" w:color="auto"/>
              <w:right w:val="single" w:sz="4" w:space="0" w:color="auto"/>
            </w:tcBorders>
            <w:shd w:val="clear" w:color="auto" w:fill="auto"/>
            <w:noWrap/>
            <w:vAlign w:val="bottom"/>
            <w:hideMark/>
          </w:tcPr>
          <w:p w14:paraId="29492A38" w14:textId="77777777" w:rsidR="00645BF1" w:rsidRPr="006412D6" w:rsidRDefault="00645BF1" w:rsidP="00AE0599">
            <w:r w:rsidRPr="006412D6">
              <w:t>11011000</w:t>
            </w:r>
          </w:p>
        </w:tc>
      </w:tr>
      <w:tr w:rsidR="00645BF1" w:rsidRPr="006412D6" w14:paraId="4D1498F9"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CB88527" w14:textId="77777777" w:rsidR="00645BF1" w:rsidRPr="006412D6" w:rsidRDefault="00645BF1" w:rsidP="00AE0599">
            <w:r w:rsidRPr="006412D6">
              <w:t>d8</w:t>
            </w:r>
          </w:p>
        </w:tc>
        <w:tc>
          <w:tcPr>
            <w:tcW w:w="1560" w:type="dxa"/>
            <w:tcBorders>
              <w:top w:val="nil"/>
              <w:left w:val="nil"/>
              <w:bottom w:val="single" w:sz="4" w:space="0" w:color="auto"/>
              <w:right w:val="single" w:sz="4" w:space="0" w:color="auto"/>
            </w:tcBorders>
            <w:shd w:val="clear" w:color="auto" w:fill="auto"/>
            <w:noWrap/>
            <w:vAlign w:val="bottom"/>
            <w:hideMark/>
          </w:tcPr>
          <w:p w14:paraId="2DD901F6" w14:textId="77777777" w:rsidR="00645BF1" w:rsidRPr="006412D6" w:rsidRDefault="00645BF1" w:rsidP="00AE0599">
            <w:r w:rsidRPr="006412D6">
              <w:t>x"00d7"</w:t>
            </w:r>
          </w:p>
        </w:tc>
        <w:tc>
          <w:tcPr>
            <w:tcW w:w="2400" w:type="dxa"/>
            <w:tcBorders>
              <w:top w:val="nil"/>
              <w:left w:val="nil"/>
              <w:bottom w:val="single" w:sz="4" w:space="0" w:color="auto"/>
              <w:right w:val="single" w:sz="4" w:space="0" w:color="auto"/>
            </w:tcBorders>
            <w:shd w:val="clear" w:color="auto" w:fill="auto"/>
            <w:noWrap/>
            <w:vAlign w:val="bottom"/>
            <w:hideMark/>
          </w:tcPr>
          <w:p w14:paraId="792CF735" w14:textId="77777777" w:rsidR="00645BF1" w:rsidRPr="006412D6" w:rsidRDefault="00645BF1" w:rsidP="00AE0599">
            <w:r w:rsidRPr="006412D6">
              <w:t>11011001</w:t>
            </w:r>
          </w:p>
        </w:tc>
      </w:tr>
      <w:tr w:rsidR="00645BF1" w:rsidRPr="006412D6" w14:paraId="68A9C17B"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A3D77E1" w14:textId="77777777" w:rsidR="00645BF1" w:rsidRPr="006412D6" w:rsidRDefault="00645BF1" w:rsidP="00AE0599">
            <w:r w:rsidRPr="006412D6">
              <w:t>d9</w:t>
            </w:r>
          </w:p>
        </w:tc>
        <w:tc>
          <w:tcPr>
            <w:tcW w:w="1560" w:type="dxa"/>
            <w:tcBorders>
              <w:top w:val="nil"/>
              <w:left w:val="nil"/>
              <w:bottom w:val="single" w:sz="4" w:space="0" w:color="auto"/>
              <w:right w:val="single" w:sz="4" w:space="0" w:color="auto"/>
            </w:tcBorders>
            <w:shd w:val="clear" w:color="auto" w:fill="auto"/>
            <w:noWrap/>
            <w:vAlign w:val="bottom"/>
            <w:hideMark/>
          </w:tcPr>
          <w:p w14:paraId="132CAA0A" w14:textId="77777777" w:rsidR="00645BF1" w:rsidRPr="006412D6" w:rsidRDefault="00645BF1" w:rsidP="00AE0599">
            <w:r w:rsidRPr="006412D6">
              <w:t>x"00d8"</w:t>
            </w:r>
          </w:p>
        </w:tc>
        <w:tc>
          <w:tcPr>
            <w:tcW w:w="2400" w:type="dxa"/>
            <w:tcBorders>
              <w:top w:val="nil"/>
              <w:left w:val="nil"/>
              <w:bottom w:val="single" w:sz="4" w:space="0" w:color="auto"/>
              <w:right w:val="single" w:sz="4" w:space="0" w:color="auto"/>
            </w:tcBorders>
            <w:shd w:val="clear" w:color="auto" w:fill="auto"/>
            <w:noWrap/>
            <w:vAlign w:val="bottom"/>
            <w:hideMark/>
          </w:tcPr>
          <w:p w14:paraId="3383F70F" w14:textId="77777777" w:rsidR="00645BF1" w:rsidRPr="006412D6" w:rsidRDefault="00645BF1" w:rsidP="00AE0599">
            <w:r w:rsidRPr="006412D6">
              <w:t>11011010</w:t>
            </w:r>
          </w:p>
        </w:tc>
      </w:tr>
      <w:tr w:rsidR="00645BF1" w:rsidRPr="006412D6" w14:paraId="05F13B7F"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3706D04" w14:textId="77777777" w:rsidR="00645BF1" w:rsidRPr="006412D6" w:rsidRDefault="00645BF1" w:rsidP="00AE0599">
            <w:r w:rsidRPr="006412D6">
              <w:t>da</w:t>
            </w:r>
          </w:p>
        </w:tc>
        <w:tc>
          <w:tcPr>
            <w:tcW w:w="1560" w:type="dxa"/>
            <w:tcBorders>
              <w:top w:val="nil"/>
              <w:left w:val="nil"/>
              <w:bottom w:val="single" w:sz="4" w:space="0" w:color="auto"/>
              <w:right w:val="single" w:sz="4" w:space="0" w:color="auto"/>
            </w:tcBorders>
            <w:shd w:val="clear" w:color="auto" w:fill="auto"/>
            <w:noWrap/>
            <w:vAlign w:val="bottom"/>
            <w:hideMark/>
          </w:tcPr>
          <w:p w14:paraId="1B130A6C" w14:textId="77777777" w:rsidR="00645BF1" w:rsidRPr="006412D6" w:rsidRDefault="00645BF1" w:rsidP="00AE0599">
            <w:r w:rsidRPr="006412D6">
              <w:t>x"00d9"</w:t>
            </w:r>
          </w:p>
        </w:tc>
        <w:tc>
          <w:tcPr>
            <w:tcW w:w="2400" w:type="dxa"/>
            <w:tcBorders>
              <w:top w:val="nil"/>
              <w:left w:val="nil"/>
              <w:bottom w:val="single" w:sz="4" w:space="0" w:color="auto"/>
              <w:right w:val="single" w:sz="4" w:space="0" w:color="auto"/>
            </w:tcBorders>
            <w:shd w:val="clear" w:color="auto" w:fill="auto"/>
            <w:noWrap/>
            <w:vAlign w:val="bottom"/>
            <w:hideMark/>
          </w:tcPr>
          <w:p w14:paraId="44838E27" w14:textId="77777777" w:rsidR="00645BF1" w:rsidRPr="006412D6" w:rsidRDefault="00645BF1" w:rsidP="00AE0599">
            <w:r w:rsidRPr="006412D6">
              <w:t>11011011</w:t>
            </w:r>
          </w:p>
        </w:tc>
      </w:tr>
      <w:tr w:rsidR="00645BF1" w:rsidRPr="006412D6" w14:paraId="6C9C67C8"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2843C00" w14:textId="77777777" w:rsidR="00645BF1" w:rsidRPr="006412D6" w:rsidRDefault="00645BF1" w:rsidP="00AE0599">
            <w:r w:rsidRPr="006412D6">
              <w:t>db</w:t>
            </w:r>
          </w:p>
        </w:tc>
        <w:tc>
          <w:tcPr>
            <w:tcW w:w="1560" w:type="dxa"/>
            <w:tcBorders>
              <w:top w:val="nil"/>
              <w:left w:val="nil"/>
              <w:bottom w:val="single" w:sz="4" w:space="0" w:color="auto"/>
              <w:right w:val="single" w:sz="4" w:space="0" w:color="auto"/>
            </w:tcBorders>
            <w:shd w:val="clear" w:color="auto" w:fill="auto"/>
            <w:noWrap/>
            <w:vAlign w:val="bottom"/>
            <w:hideMark/>
          </w:tcPr>
          <w:p w14:paraId="75FE7CB3" w14:textId="77777777" w:rsidR="00645BF1" w:rsidRPr="006412D6" w:rsidRDefault="00645BF1" w:rsidP="00AE0599">
            <w:r w:rsidRPr="006412D6">
              <w:t>x"00da"</w:t>
            </w:r>
          </w:p>
        </w:tc>
        <w:tc>
          <w:tcPr>
            <w:tcW w:w="2400" w:type="dxa"/>
            <w:tcBorders>
              <w:top w:val="nil"/>
              <w:left w:val="nil"/>
              <w:bottom w:val="single" w:sz="4" w:space="0" w:color="auto"/>
              <w:right w:val="single" w:sz="4" w:space="0" w:color="auto"/>
            </w:tcBorders>
            <w:shd w:val="clear" w:color="auto" w:fill="auto"/>
            <w:noWrap/>
            <w:vAlign w:val="bottom"/>
            <w:hideMark/>
          </w:tcPr>
          <w:p w14:paraId="3F02E1C7" w14:textId="77777777" w:rsidR="00645BF1" w:rsidRPr="006412D6" w:rsidRDefault="00645BF1" w:rsidP="00AE0599">
            <w:r w:rsidRPr="006412D6">
              <w:t>11011100</w:t>
            </w:r>
          </w:p>
        </w:tc>
      </w:tr>
      <w:tr w:rsidR="00645BF1" w:rsidRPr="006412D6" w14:paraId="2843ACF7"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746515A" w14:textId="77777777" w:rsidR="00645BF1" w:rsidRPr="006412D6" w:rsidRDefault="00645BF1" w:rsidP="00AE0599">
            <w:r w:rsidRPr="006412D6">
              <w:t>dc</w:t>
            </w:r>
          </w:p>
        </w:tc>
        <w:tc>
          <w:tcPr>
            <w:tcW w:w="1560" w:type="dxa"/>
            <w:tcBorders>
              <w:top w:val="nil"/>
              <w:left w:val="nil"/>
              <w:bottom w:val="single" w:sz="4" w:space="0" w:color="auto"/>
              <w:right w:val="single" w:sz="4" w:space="0" w:color="auto"/>
            </w:tcBorders>
            <w:shd w:val="clear" w:color="auto" w:fill="auto"/>
            <w:noWrap/>
            <w:vAlign w:val="bottom"/>
            <w:hideMark/>
          </w:tcPr>
          <w:p w14:paraId="6FABC089" w14:textId="77777777" w:rsidR="00645BF1" w:rsidRPr="006412D6" w:rsidRDefault="00645BF1" w:rsidP="00AE0599">
            <w:r w:rsidRPr="006412D6">
              <w:t>x"00db"</w:t>
            </w:r>
          </w:p>
        </w:tc>
        <w:tc>
          <w:tcPr>
            <w:tcW w:w="2400" w:type="dxa"/>
            <w:tcBorders>
              <w:top w:val="nil"/>
              <w:left w:val="nil"/>
              <w:bottom w:val="single" w:sz="4" w:space="0" w:color="auto"/>
              <w:right w:val="single" w:sz="4" w:space="0" w:color="auto"/>
            </w:tcBorders>
            <w:shd w:val="clear" w:color="auto" w:fill="auto"/>
            <w:noWrap/>
            <w:vAlign w:val="bottom"/>
            <w:hideMark/>
          </w:tcPr>
          <w:p w14:paraId="2B06359E" w14:textId="77777777" w:rsidR="00645BF1" w:rsidRPr="006412D6" w:rsidRDefault="00645BF1" w:rsidP="00AE0599">
            <w:r w:rsidRPr="006412D6">
              <w:t>11011101</w:t>
            </w:r>
          </w:p>
        </w:tc>
      </w:tr>
      <w:tr w:rsidR="00645BF1" w:rsidRPr="006412D6" w14:paraId="36A9192F"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74F4CE8" w14:textId="77777777" w:rsidR="00645BF1" w:rsidRPr="006412D6" w:rsidRDefault="00645BF1" w:rsidP="00AE0599">
            <w:r w:rsidRPr="006412D6">
              <w:t>dd</w:t>
            </w:r>
          </w:p>
        </w:tc>
        <w:tc>
          <w:tcPr>
            <w:tcW w:w="1560" w:type="dxa"/>
            <w:tcBorders>
              <w:top w:val="nil"/>
              <w:left w:val="nil"/>
              <w:bottom w:val="single" w:sz="4" w:space="0" w:color="auto"/>
              <w:right w:val="single" w:sz="4" w:space="0" w:color="auto"/>
            </w:tcBorders>
            <w:shd w:val="clear" w:color="auto" w:fill="auto"/>
            <w:noWrap/>
            <w:vAlign w:val="bottom"/>
            <w:hideMark/>
          </w:tcPr>
          <w:p w14:paraId="48463D91" w14:textId="77777777" w:rsidR="00645BF1" w:rsidRPr="006412D6" w:rsidRDefault="00645BF1" w:rsidP="00AE0599">
            <w:r w:rsidRPr="006412D6">
              <w:t>x"00dc"</w:t>
            </w:r>
          </w:p>
        </w:tc>
        <w:tc>
          <w:tcPr>
            <w:tcW w:w="2400" w:type="dxa"/>
            <w:tcBorders>
              <w:top w:val="nil"/>
              <w:left w:val="nil"/>
              <w:bottom w:val="single" w:sz="4" w:space="0" w:color="auto"/>
              <w:right w:val="single" w:sz="4" w:space="0" w:color="auto"/>
            </w:tcBorders>
            <w:shd w:val="clear" w:color="auto" w:fill="auto"/>
            <w:noWrap/>
            <w:vAlign w:val="bottom"/>
            <w:hideMark/>
          </w:tcPr>
          <w:p w14:paraId="49B4C2FC" w14:textId="77777777" w:rsidR="00645BF1" w:rsidRPr="006412D6" w:rsidRDefault="00645BF1" w:rsidP="00AE0599">
            <w:r w:rsidRPr="006412D6">
              <w:t>11011110</w:t>
            </w:r>
          </w:p>
        </w:tc>
      </w:tr>
      <w:tr w:rsidR="00645BF1" w:rsidRPr="006412D6" w14:paraId="4DBD6C61"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037FF89" w14:textId="77777777" w:rsidR="00645BF1" w:rsidRPr="006412D6" w:rsidRDefault="00645BF1" w:rsidP="00AE0599">
            <w:r w:rsidRPr="006412D6">
              <w:t>de</w:t>
            </w:r>
          </w:p>
        </w:tc>
        <w:tc>
          <w:tcPr>
            <w:tcW w:w="1560" w:type="dxa"/>
            <w:tcBorders>
              <w:top w:val="nil"/>
              <w:left w:val="nil"/>
              <w:bottom w:val="single" w:sz="4" w:space="0" w:color="auto"/>
              <w:right w:val="single" w:sz="4" w:space="0" w:color="auto"/>
            </w:tcBorders>
            <w:shd w:val="clear" w:color="auto" w:fill="auto"/>
            <w:noWrap/>
            <w:vAlign w:val="bottom"/>
            <w:hideMark/>
          </w:tcPr>
          <w:p w14:paraId="4F52EDFB" w14:textId="77777777" w:rsidR="00645BF1" w:rsidRPr="006412D6" w:rsidRDefault="00645BF1" w:rsidP="00AE0599">
            <w:r w:rsidRPr="006412D6">
              <w:t>x"00dd"</w:t>
            </w:r>
          </w:p>
        </w:tc>
        <w:tc>
          <w:tcPr>
            <w:tcW w:w="2400" w:type="dxa"/>
            <w:tcBorders>
              <w:top w:val="nil"/>
              <w:left w:val="nil"/>
              <w:bottom w:val="single" w:sz="4" w:space="0" w:color="auto"/>
              <w:right w:val="single" w:sz="4" w:space="0" w:color="auto"/>
            </w:tcBorders>
            <w:shd w:val="clear" w:color="auto" w:fill="auto"/>
            <w:noWrap/>
            <w:vAlign w:val="bottom"/>
            <w:hideMark/>
          </w:tcPr>
          <w:p w14:paraId="3B808D67" w14:textId="77777777" w:rsidR="00645BF1" w:rsidRPr="006412D6" w:rsidRDefault="00645BF1" w:rsidP="00AE0599">
            <w:r w:rsidRPr="006412D6">
              <w:t>11011111</w:t>
            </w:r>
          </w:p>
        </w:tc>
      </w:tr>
      <w:tr w:rsidR="00645BF1" w:rsidRPr="006412D6" w14:paraId="61416CC7"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6F39569" w14:textId="77777777" w:rsidR="00645BF1" w:rsidRPr="006412D6" w:rsidRDefault="00645BF1" w:rsidP="00AE0599">
            <w:r w:rsidRPr="006412D6">
              <w:t>df</w:t>
            </w:r>
          </w:p>
        </w:tc>
        <w:tc>
          <w:tcPr>
            <w:tcW w:w="1560" w:type="dxa"/>
            <w:tcBorders>
              <w:top w:val="nil"/>
              <w:left w:val="nil"/>
              <w:bottom w:val="single" w:sz="4" w:space="0" w:color="auto"/>
              <w:right w:val="single" w:sz="4" w:space="0" w:color="auto"/>
            </w:tcBorders>
            <w:shd w:val="clear" w:color="auto" w:fill="auto"/>
            <w:noWrap/>
            <w:vAlign w:val="bottom"/>
            <w:hideMark/>
          </w:tcPr>
          <w:p w14:paraId="79B7C49E" w14:textId="77777777" w:rsidR="00645BF1" w:rsidRPr="006412D6" w:rsidRDefault="00645BF1" w:rsidP="00AE0599">
            <w:r w:rsidRPr="006412D6">
              <w:t>x"00de"</w:t>
            </w:r>
          </w:p>
        </w:tc>
        <w:tc>
          <w:tcPr>
            <w:tcW w:w="2400" w:type="dxa"/>
            <w:tcBorders>
              <w:top w:val="nil"/>
              <w:left w:val="nil"/>
              <w:bottom w:val="single" w:sz="4" w:space="0" w:color="auto"/>
              <w:right w:val="single" w:sz="4" w:space="0" w:color="auto"/>
            </w:tcBorders>
            <w:shd w:val="clear" w:color="auto" w:fill="auto"/>
            <w:noWrap/>
            <w:vAlign w:val="bottom"/>
            <w:hideMark/>
          </w:tcPr>
          <w:p w14:paraId="19FEDBC2" w14:textId="77777777" w:rsidR="00645BF1" w:rsidRPr="006412D6" w:rsidRDefault="00645BF1" w:rsidP="00AE0599">
            <w:r w:rsidRPr="006412D6">
              <w:t>11100000</w:t>
            </w:r>
          </w:p>
        </w:tc>
      </w:tr>
      <w:tr w:rsidR="00645BF1" w:rsidRPr="006412D6" w14:paraId="04245D3F"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5F6FD30" w14:textId="77777777" w:rsidR="00645BF1" w:rsidRPr="006412D6" w:rsidRDefault="00645BF1" w:rsidP="00AE0599">
            <w:r w:rsidRPr="006412D6">
              <w:t>e0</w:t>
            </w:r>
          </w:p>
        </w:tc>
        <w:tc>
          <w:tcPr>
            <w:tcW w:w="1560" w:type="dxa"/>
            <w:tcBorders>
              <w:top w:val="nil"/>
              <w:left w:val="nil"/>
              <w:bottom w:val="single" w:sz="4" w:space="0" w:color="auto"/>
              <w:right w:val="single" w:sz="4" w:space="0" w:color="auto"/>
            </w:tcBorders>
            <w:shd w:val="clear" w:color="auto" w:fill="auto"/>
            <w:noWrap/>
            <w:vAlign w:val="bottom"/>
            <w:hideMark/>
          </w:tcPr>
          <w:p w14:paraId="0F5BEDB0" w14:textId="77777777" w:rsidR="00645BF1" w:rsidRPr="006412D6" w:rsidRDefault="00645BF1" w:rsidP="00AE0599">
            <w:r w:rsidRPr="006412D6">
              <w:t>x"00df"</w:t>
            </w:r>
          </w:p>
        </w:tc>
        <w:tc>
          <w:tcPr>
            <w:tcW w:w="2400" w:type="dxa"/>
            <w:tcBorders>
              <w:top w:val="nil"/>
              <w:left w:val="nil"/>
              <w:bottom w:val="single" w:sz="4" w:space="0" w:color="auto"/>
              <w:right w:val="single" w:sz="4" w:space="0" w:color="auto"/>
            </w:tcBorders>
            <w:shd w:val="clear" w:color="auto" w:fill="auto"/>
            <w:noWrap/>
            <w:vAlign w:val="bottom"/>
            <w:hideMark/>
          </w:tcPr>
          <w:p w14:paraId="54BA24D8" w14:textId="77777777" w:rsidR="00645BF1" w:rsidRPr="006412D6" w:rsidRDefault="00645BF1" w:rsidP="00AE0599">
            <w:r w:rsidRPr="006412D6">
              <w:t>11100001</w:t>
            </w:r>
          </w:p>
        </w:tc>
      </w:tr>
      <w:tr w:rsidR="00645BF1" w:rsidRPr="006412D6" w14:paraId="10089C98"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219E726" w14:textId="77777777" w:rsidR="00645BF1" w:rsidRPr="006412D6" w:rsidRDefault="00645BF1" w:rsidP="00AE0599">
            <w:r w:rsidRPr="006412D6">
              <w:t>e1</w:t>
            </w:r>
          </w:p>
        </w:tc>
        <w:tc>
          <w:tcPr>
            <w:tcW w:w="1560" w:type="dxa"/>
            <w:tcBorders>
              <w:top w:val="nil"/>
              <w:left w:val="nil"/>
              <w:bottom w:val="single" w:sz="4" w:space="0" w:color="auto"/>
              <w:right w:val="single" w:sz="4" w:space="0" w:color="auto"/>
            </w:tcBorders>
            <w:shd w:val="clear" w:color="auto" w:fill="auto"/>
            <w:noWrap/>
            <w:vAlign w:val="bottom"/>
            <w:hideMark/>
          </w:tcPr>
          <w:p w14:paraId="36C54531" w14:textId="77777777" w:rsidR="00645BF1" w:rsidRPr="006412D6" w:rsidRDefault="00645BF1" w:rsidP="00AE0599">
            <w:r w:rsidRPr="006412D6">
              <w:t>x"00e0"</w:t>
            </w:r>
          </w:p>
        </w:tc>
        <w:tc>
          <w:tcPr>
            <w:tcW w:w="2400" w:type="dxa"/>
            <w:tcBorders>
              <w:top w:val="nil"/>
              <w:left w:val="nil"/>
              <w:bottom w:val="single" w:sz="4" w:space="0" w:color="auto"/>
              <w:right w:val="single" w:sz="4" w:space="0" w:color="auto"/>
            </w:tcBorders>
            <w:shd w:val="clear" w:color="auto" w:fill="auto"/>
            <w:noWrap/>
            <w:vAlign w:val="bottom"/>
            <w:hideMark/>
          </w:tcPr>
          <w:p w14:paraId="48FC3EF8" w14:textId="77777777" w:rsidR="00645BF1" w:rsidRPr="006412D6" w:rsidRDefault="00645BF1" w:rsidP="00AE0599">
            <w:r w:rsidRPr="006412D6">
              <w:t>11100010</w:t>
            </w:r>
          </w:p>
        </w:tc>
      </w:tr>
      <w:tr w:rsidR="00645BF1" w:rsidRPr="006412D6" w14:paraId="369D8EB3"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56C274B" w14:textId="77777777" w:rsidR="00645BF1" w:rsidRPr="006412D6" w:rsidRDefault="00645BF1" w:rsidP="00AE0599">
            <w:r w:rsidRPr="006412D6">
              <w:t>e2</w:t>
            </w:r>
          </w:p>
        </w:tc>
        <w:tc>
          <w:tcPr>
            <w:tcW w:w="1560" w:type="dxa"/>
            <w:tcBorders>
              <w:top w:val="nil"/>
              <w:left w:val="nil"/>
              <w:bottom w:val="single" w:sz="4" w:space="0" w:color="auto"/>
              <w:right w:val="single" w:sz="4" w:space="0" w:color="auto"/>
            </w:tcBorders>
            <w:shd w:val="clear" w:color="auto" w:fill="auto"/>
            <w:noWrap/>
            <w:vAlign w:val="bottom"/>
            <w:hideMark/>
          </w:tcPr>
          <w:p w14:paraId="112C4B4E" w14:textId="77777777" w:rsidR="00645BF1" w:rsidRPr="006412D6" w:rsidRDefault="00645BF1" w:rsidP="00AE0599">
            <w:r w:rsidRPr="006412D6">
              <w:t>x"00e1"</w:t>
            </w:r>
          </w:p>
        </w:tc>
        <w:tc>
          <w:tcPr>
            <w:tcW w:w="2400" w:type="dxa"/>
            <w:tcBorders>
              <w:top w:val="nil"/>
              <w:left w:val="nil"/>
              <w:bottom w:val="single" w:sz="4" w:space="0" w:color="auto"/>
              <w:right w:val="single" w:sz="4" w:space="0" w:color="auto"/>
            </w:tcBorders>
            <w:shd w:val="clear" w:color="auto" w:fill="auto"/>
            <w:noWrap/>
            <w:vAlign w:val="bottom"/>
            <w:hideMark/>
          </w:tcPr>
          <w:p w14:paraId="6B51A7C1" w14:textId="77777777" w:rsidR="00645BF1" w:rsidRPr="006412D6" w:rsidRDefault="00645BF1" w:rsidP="00AE0599">
            <w:r w:rsidRPr="006412D6">
              <w:t>11100011</w:t>
            </w:r>
          </w:p>
        </w:tc>
      </w:tr>
      <w:tr w:rsidR="00645BF1" w:rsidRPr="006412D6" w14:paraId="4F3DAF65"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5783EF8" w14:textId="77777777" w:rsidR="00645BF1" w:rsidRPr="006412D6" w:rsidRDefault="00645BF1" w:rsidP="00AE0599">
            <w:r w:rsidRPr="006412D6">
              <w:t>e3</w:t>
            </w:r>
          </w:p>
        </w:tc>
        <w:tc>
          <w:tcPr>
            <w:tcW w:w="1560" w:type="dxa"/>
            <w:tcBorders>
              <w:top w:val="nil"/>
              <w:left w:val="nil"/>
              <w:bottom w:val="single" w:sz="4" w:space="0" w:color="auto"/>
              <w:right w:val="single" w:sz="4" w:space="0" w:color="auto"/>
            </w:tcBorders>
            <w:shd w:val="clear" w:color="auto" w:fill="auto"/>
            <w:noWrap/>
            <w:vAlign w:val="bottom"/>
            <w:hideMark/>
          </w:tcPr>
          <w:p w14:paraId="0114970D" w14:textId="77777777" w:rsidR="00645BF1" w:rsidRPr="006412D6" w:rsidRDefault="00645BF1" w:rsidP="00AE0599">
            <w:r w:rsidRPr="006412D6">
              <w:t>x"00e2"</w:t>
            </w:r>
          </w:p>
        </w:tc>
        <w:tc>
          <w:tcPr>
            <w:tcW w:w="2400" w:type="dxa"/>
            <w:tcBorders>
              <w:top w:val="nil"/>
              <w:left w:val="nil"/>
              <w:bottom w:val="single" w:sz="4" w:space="0" w:color="auto"/>
              <w:right w:val="single" w:sz="4" w:space="0" w:color="auto"/>
            </w:tcBorders>
            <w:shd w:val="clear" w:color="auto" w:fill="auto"/>
            <w:noWrap/>
            <w:vAlign w:val="bottom"/>
            <w:hideMark/>
          </w:tcPr>
          <w:p w14:paraId="0DF370DE" w14:textId="77777777" w:rsidR="00645BF1" w:rsidRPr="006412D6" w:rsidRDefault="00645BF1" w:rsidP="00AE0599">
            <w:r w:rsidRPr="006412D6">
              <w:t>11100100</w:t>
            </w:r>
          </w:p>
        </w:tc>
      </w:tr>
      <w:tr w:rsidR="00645BF1" w:rsidRPr="006412D6" w14:paraId="28A657C3"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C7E8442" w14:textId="77777777" w:rsidR="00645BF1" w:rsidRPr="006412D6" w:rsidRDefault="00645BF1" w:rsidP="00AE0599">
            <w:r w:rsidRPr="006412D6">
              <w:t>e4</w:t>
            </w:r>
          </w:p>
        </w:tc>
        <w:tc>
          <w:tcPr>
            <w:tcW w:w="1560" w:type="dxa"/>
            <w:tcBorders>
              <w:top w:val="nil"/>
              <w:left w:val="nil"/>
              <w:bottom w:val="single" w:sz="4" w:space="0" w:color="auto"/>
              <w:right w:val="single" w:sz="4" w:space="0" w:color="auto"/>
            </w:tcBorders>
            <w:shd w:val="clear" w:color="auto" w:fill="auto"/>
            <w:noWrap/>
            <w:vAlign w:val="bottom"/>
            <w:hideMark/>
          </w:tcPr>
          <w:p w14:paraId="6CA48994" w14:textId="77777777" w:rsidR="00645BF1" w:rsidRPr="006412D6" w:rsidRDefault="00645BF1" w:rsidP="00AE0599">
            <w:r w:rsidRPr="006412D6">
              <w:t>x"00e3"</w:t>
            </w:r>
          </w:p>
        </w:tc>
        <w:tc>
          <w:tcPr>
            <w:tcW w:w="2400" w:type="dxa"/>
            <w:tcBorders>
              <w:top w:val="nil"/>
              <w:left w:val="nil"/>
              <w:bottom w:val="single" w:sz="4" w:space="0" w:color="auto"/>
              <w:right w:val="single" w:sz="4" w:space="0" w:color="auto"/>
            </w:tcBorders>
            <w:shd w:val="clear" w:color="auto" w:fill="auto"/>
            <w:noWrap/>
            <w:vAlign w:val="bottom"/>
            <w:hideMark/>
          </w:tcPr>
          <w:p w14:paraId="7F3ED60B" w14:textId="77777777" w:rsidR="00645BF1" w:rsidRPr="006412D6" w:rsidRDefault="00645BF1" w:rsidP="00AE0599">
            <w:r w:rsidRPr="006412D6">
              <w:t>11100101</w:t>
            </w:r>
          </w:p>
        </w:tc>
      </w:tr>
      <w:tr w:rsidR="00645BF1" w:rsidRPr="006412D6" w14:paraId="615D4A48"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0819FBF" w14:textId="77777777" w:rsidR="00645BF1" w:rsidRPr="006412D6" w:rsidRDefault="00645BF1" w:rsidP="00AE0599">
            <w:r w:rsidRPr="006412D6">
              <w:t>e5</w:t>
            </w:r>
          </w:p>
        </w:tc>
        <w:tc>
          <w:tcPr>
            <w:tcW w:w="1560" w:type="dxa"/>
            <w:tcBorders>
              <w:top w:val="nil"/>
              <w:left w:val="nil"/>
              <w:bottom w:val="single" w:sz="4" w:space="0" w:color="auto"/>
              <w:right w:val="single" w:sz="4" w:space="0" w:color="auto"/>
            </w:tcBorders>
            <w:shd w:val="clear" w:color="auto" w:fill="auto"/>
            <w:noWrap/>
            <w:vAlign w:val="bottom"/>
            <w:hideMark/>
          </w:tcPr>
          <w:p w14:paraId="57DA15F0" w14:textId="77777777" w:rsidR="00645BF1" w:rsidRPr="006412D6" w:rsidRDefault="00645BF1" w:rsidP="00AE0599">
            <w:r w:rsidRPr="006412D6">
              <w:t>x"00e4"</w:t>
            </w:r>
          </w:p>
        </w:tc>
        <w:tc>
          <w:tcPr>
            <w:tcW w:w="2400" w:type="dxa"/>
            <w:tcBorders>
              <w:top w:val="nil"/>
              <w:left w:val="nil"/>
              <w:bottom w:val="single" w:sz="4" w:space="0" w:color="auto"/>
              <w:right w:val="single" w:sz="4" w:space="0" w:color="auto"/>
            </w:tcBorders>
            <w:shd w:val="clear" w:color="auto" w:fill="auto"/>
            <w:noWrap/>
            <w:vAlign w:val="bottom"/>
            <w:hideMark/>
          </w:tcPr>
          <w:p w14:paraId="648870D3" w14:textId="77777777" w:rsidR="00645BF1" w:rsidRPr="006412D6" w:rsidRDefault="00645BF1" w:rsidP="00AE0599">
            <w:r w:rsidRPr="006412D6">
              <w:t>11100110</w:t>
            </w:r>
          </w:p>
        </w:tc>
      </w:tr>
      <w:tr w:rsidR="00645BF1" w:rsidRPr="006412D6" w14:paraId="64C87AFB"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2F7A11E" w14:textId="77777777" w:rsidR="00645BF1" w:rsidRPr="006412D6" w:rsidRDefault="00645BF1" w:rsidP="00AE0599">
            <w:r w:rsidRPr="006412D6">
              <w:t>e6</w:t>
            </w:r>
          </w:p>
        </w:tc>
        <w:tc>
          <w:tcPr>
            <w:tcW w:w="1560" w:type="dxa"/>
            <w:tcBorders>
              <w:top w:val="nil"/>
              <w:left w:val="nil"/>
              <w:bottom w:val="single" w:sz="4" w:space="0" w:color="auto"/>
              <w:right w:val="single" w:sz="4" w:space="0" w:color="auto"/>
            </w:tcBorders>
            <w:shd w:val="clear" w:color="auto" w:fill="auto"/>
            <w:noWrap/>
            <w:vAlign w:val="bottom"/>
            <w:hideMark/>
          </w:tcPr>
          <w:p w14:paraId="00ECEA7F" w14:textId="77777777" w:rsidR="00645BF1" w:rsidRPr="006412D6" w:rsidRDefault="00645BF1" w:rsidP="00AE0599">
            <w:r w:rsidRPr="006412D6">
              <w:t>x"00e5"</w:t>
            </w:r>
          </w:p>
        </w:tc>
        <w:tc>
          <w:tcPr>
            <w:tcW w:w="2400" w:type="dxa"/>
            <w:tcBorders>
              <w:top w:val="nil"/>
              <w:left w:val="nil"/>
              <w:bottom w:val="single" w:sz="4" w:space="0" w:color="auto"/>
              <w:right w:val="single" w:sz="4" w:space="0" w:color="auto"/>
            </w:tcBorders>
            <w:shd w:val="clear" w:color="auto" w:fill="auto"/>
            <w:noWrap/>
            <w:vAlign w:val="bottom"/>
            <w:hideMark/>
          </w:tcPr>
          <w:p w14:paraId="1BECC183" w14:textId="77777777" w:rsidR="00645BF1" w:rsidRPr="006412D6" w:rsidRDefault="00645BF1" w:rsidP="00AE0599">
            <w:r w:rsidRPr="006412D6">
              <w:t>11100111</w:t>
            </w:r>
          </w:p>
        </w:tc>
      </w:tr>
      <w:tr w:rsidR="00645BF1" w:rsidRPr="006412D6" w14:paraId="76A7AE8E"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A22E3F5" w14:textId="77777777" w:rsidR="00645BF1" w:rsidRPr="006412D6" w:rsidRDefault="00645BF1" w:rsidP="00AE0599">
            <w:r w:rsidRPr="006412D6">
              <w:t>e7</w:t>
            </w:r>
          </w:p>
        </w:tc>
        <w:tc>
          <w:tcPr>
            <w:tcW w:w="1560" w:type="dxa"/>
            <w:tcBorders>
              <w:top w:val="nil"/>
              <w:left w:val="nil"/>
              <w:bottom w:val="single" w:sz="4" w:space="0" w:color="auto"/>
              <w:right w:val="single" w:sz="4" w:space="0" w:color="auto"/>
            </w:tcBorders>
            <w:shd w:val="clear" w:color="auto" w:fill="auto"/>
            <w:noWrap/>
            <w:vAlign w:val="bottom"/>
            <w:hideMark/>
          </w:tcPr>
          <w:p w14:paraId="27901E66" w14:textId="77777777" w:rsidR="00645BF1" w:rsidRPr="006412D6" w:rsidRDefault="00645BF1" w:rsidP="00AE0599">
            <w:r w:rsidRPr="006412D6">
              <w:t>x"00e6"</w:t>
            </w:r>
          </w:p>
        </w:tc>
        <w:tc>
          <w:tcPr>
            <w:tcW w:w="2400" w:type="dxa"/>
            <w:tcBorders>
              <w:top w:val="nil"/>
              <w:left w:val="nil"/>
              <w:bottom w:val="single" w:sz="4" w:space="0" w:color="auto"/>
              <w:right w:val="single" w:sz="4" w:space="0" w:color="auto"/>
            </w:tcBorders>
            <w:shd w:val="clear" w:color="auto" w:fill="auto"/>
            <w:noWrap/>
            <w:vAlign w:val="bottom"/>
            <w:hideMark/>
          </w:tcPr>
          <w:p w14:paraId="5EEAF436" w14:textId="77777777" w:rsidR="00645BF1" w:rsidRPr="006412D6" w:rsidRDefault="00645BF1" w:rsidP="00AE0599">
            <w:r w:rsidRPr="006412D6">
              <w:t>11101000</w:t>
            </w:r>
          </w:p>
        </w:tc>
      </w:tr>
      <w:tr w:rsidR="00645BF1" w:rsidRPr="006412D6" w14:paraId="6827A4B8"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9E06FDB" w14:textId="77777777" w:rsidR="00645BF1" w:rsidRPr="006412D6" w:rsidRDefault="00645BF1" w:rsidP="00AE0599">
            <w:r w:rsidRPr="006412D6">
              <w:t>e8</w:t>
            </w:r>
          </w:p>
        </w:tc>
        <w:tc>
          <w:tcPr>
            <w:tcW w:w="1560" w:type="dxa"/>
            <w:tcBorders>
              <w:top w:val="nil"/>
              <w:left w:val="nil"/>
              <w:bottom w:val="single" w:sz="4" w:space="0" w:color="auto"/>
              <w:right w:val="single" w:sz="4" w:space="0" w:color="auto"/>
            </w:tcBorders>
            <w:shd w:val="clear" w:color="auto" w:fill="auto"/>
            <w:noWrap/>
            <w:vAlign w:val="bottom"/>
            <w:hideMark/>
          </w:tcPr>
          <w:p w14:paraId="522FD82F" w14:textId="77777777" w:rsidR="00645BF1" w:rsidRPr="006412D6" w:rsidRDefault="00645BF1" w:rsidP="00AE0599">
            <w:r w:rsidRPr="006412D6">
              <w:t>x"00e7"</w:t>
            </w:r>
          </w:p>
        </w:tc>
        <w:tc>
          <w:tcPr>
            <w:tcW w:w="2400" w:type="dxa"/>
            <w:tcBorders>
              <w:top w:val="nil"/>
              <w:left w:val="nil"/>
              <w:bottom w:val="single" w:sz="4" w:space="0" w:color="auto"/>
              <w:right w:val="single" w:sz="4" w:space="0" w:color="auto"/>
            </w:tcBorders>
            <w:shd w:val="clear" w:color="auto" w:fill="auto"/>
            <w:noWrap/>
            <w:vAlign w:val="bottom"/>
            <w:hideMark/>
          </w:tcPr>
          <w:p w14:paraId="108562B0" w14:textId="77777777" w:rsidR="00645BF1" w:rsidRPr="006412D6" w:rsidRDefault="00645BF1" w:rsidP="00AE0599">
            <w:r w:rsidRPr="006412D6">
              <w:t>11101001</w:t>
            </w:r>
          </w:p>
        </w:tc>
      </w:tr>
      <w:tr w:rsidR="00645BF1" w:rsidRPr="006412D6" w14:paraId="70DCF16E"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3E71C2E" w14:textId="77777777" w:rsidR="00645BF1" w:rsidRPr="006412D6" w:rsidRDefault="00645BF1" w:rsidP="00AE0599">
            <w:r w:rsidRPr="006412D6">
              <w:t>e9</w:t>
            </w:r>
          </w:p>
        </w:tc>
        <w:tc>
          <w:tcPr>
            <w:tcW w:w="1560" w:type="dxa"/>
            <w:tcBorders>
              <w:top w:val="nil"/>
              <w:left w:val="nil"/>
              <w:bottom w:val="single" w:sz="4" w:space="0" w:color="auto"/>
              <w:right w:val="single" w:sz="4" w:space="0" w:color="auto"/>
            </w:tcBorders>
            <w:shd w:val="clear" w:color="auto" w:fill="auto"/>
            <w:noWrap/>
            <w:vAlign w:val="bottom"/>
            <w:hideMark/>
          </w:tcPr>
          <w:p w14:paraId="6430FBC8" w14:textId="77777777" w:rsidR="00645BF1" w:rsidRPr="006412D6" w:rsidRDefault="00645BF1" w:rsidP="00AE0599">
            <w:r w:rsidRPr="006412D6">
              <w:t>x"00e8"</w:t>
            </w:r>
          </w:p>
        </w:tc>
        <w:tc>
          <w:tcPr>
            <w:tcW w:w="2400" w:type="dxa"/>
            <w:tcBorders>
              <w:top w:val="nil"/>
              <w:left w:val="nil"/>
              <w:bottom w:val="single" w:sz="4" w:space="0" w:color="auto"/>
              <w:right w:val="single" w:sz="4" w:space="0" w:color="auto"/>
            </w:tcBorders>
            <w:shd w:val="clear" w:color="auto" w:fill="auto"/>
            <w:noWrap/>
            <w:vAlign w:val="bottom"/>
            <w:hideMark/>
          </w:tcPr>
          <w:p w14:paraId="46381726" w14:textId="77777777" w:rsidR="00645BF1" w:rsidRPr="006412D6" w:rsidRDefault="00645BF1" w:rsidP="00AE0599">
            <w:r w:rsidRPr="006412D6">
              <w:t>11101010</w:t>
            </w:r>
          </w:p>
        </w:tc>
      </w:tr>
      <w:tr w:rsidR="00645BF1" w:rsidRPr="006412D6" w14:paraId="5B9EF752"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72706FD" w14:textId="77777777" w:rsidR="00645BF1" w:rsidRPr="006412D6" w:rsidRDefault="00645BF1" w:rsidP="00AE0599">
            <w:r w:rsidRPr="006412D6">
              <w:t>ea</w:t>
            </w:r>
          </w:p>
        </w:tc>
        <w:tc>
          <w:tcPr>
            <w:tcW w:w="1560" w:type="dxa"/>
            <w:tcBorders>
              <w:top w:val="nil"/>
              <w:left w:val="nil"/>
              <w:bottom w:val="single" w:sz="4" w:space="0" w:color="auto"/>
              <w:right w:val="single" w:sz="4" w:space="0" w:color="auto"/>
            </w:tcBorders>
            <w:shd w:val="clear" w:color="auto" w:fill="auto"/>
            <w:noWrap/>
            <w:vAlign w:val="bottom"/>
            <w:hideMark/>
          </w:tcPr>
          <w:p w14:paraId="5F4405D4" w14:textId="77777777" w:rsidR="00645BF1" w:rsidRPr="006412D6" w:rsidRDefault="00645BF1" w:rsidP="00AE0599">
            <w:r w:rsidRPr="006412D6">
              <w:t>x"00e9"</w:t>
            </w:r>
          </w:p>
        </w:tc>
        <w:tc>
          <w:tcPr>
            <w:tcW w:w="2400" w:type="dxa"/>
            <w:tcBorders>
              <w:top w:val="nil"/>
              <w:left w:val="nil"/>
              <w:bottom w:val="single" w:sz="4" w:space="0" w:color="auto"/>
              <w:right w:val="single" w:sz="4" w:space="0" w:color="auto"/>
            </w:tcBorders>
            <w:shd w:val="clear" w:color="auto" w:fill="auto"/>
            <w:noWrap/>
            <w:vAlign w:val="bottom"/>
            <w:hideMark/>
          </w:tcPr>
          <w:p w14:paraId="4FA081C3" w14:textId="77777777" w:rsidR="00645BF1" w:rsidRPr="006412D6" w:rsidRDefault="00645BF1" w:rsidP="00AE0599">
            <w:r w:rsidRPr="006412D6">
              <w:t>11101011</w:t>
            </w:r>
          </w:p>
        </w:tc>
      </w:tr>
      <w:tr w:rsidR="00645BF1" w:rsidRPr="006412D6" w14:paraId="205DAD43"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C82EAB0" w14:textId="77777777" w:rsidR="00645BF1" w:rsidRPr="006412D6" w:rsidRDefault="00645BF1" w:rsidP="00AE0599">
            <w:r w:rsidRPr="006412D6">
              <w:t>eb</w:t>
            </w:r>
          </w:p>
        </w:tc>
        <w:tc>
          <w:tcPr>
            <w:tcW w:w="1560" w:type="dxa"/>
            <w:tcBorders>
              <w:top w:val="nil"/>
              <w:left w:val="nil"/>
              <w:bottom w:val="single" w:sz="4" w:space="0" w:color="auto"/>
              <w:right w:val="single" w:sz="4" w:space="0" w:color="auto"/>
            </w:tcBorders>
            <w:shd w:val="clear" w:color="auto" w:fill="auto"/>
            <w:noWrap/>
            <w:vAlign w:val="bottom"/>
            <w:hideMark/>
          </w:tcPr>
          <w:p w14:paraId="45726357" w14:textId="77777777" w:rsidR="00645BF1" w:rsidRPr="006412D6" w:rsidRDefault="00645BF1" w:rsidP="00AE0599">
            <w:r w:rsidRPr="006412D6">
              <w:t>x"00ea"</w:t>
            </w:r>
          </w:p>
        </w:tc>
        <w:tc>
          <w:tcPr>
            <w:tcW w:w="2400" w:type="dxa"/>
            <w:tcBorders>
              <w:top w:val="nil"/>
              <w:left w:val="nil"/>
              <w:bottom w:val="single" w:sz="4" w:space="0" w:color="auto"/>
              <w:right w:val="single" w:sz="4" w:space="0" w:color="auto"/>
            </w:tcBorders>
            <w:shd w:val="clear" w:color="auto" w:fill="auto"/>
            <w:noWrap/>
            <w:vAlign w:val="bottom"/>
            <w:hideMark/>
          </w:tcPr>
          <w:p w14:paraId="5059CEC1" w14:textId="77777777" w:rsidR="00645BF1" w:rsidRPr="006412D6" w:rsidRDefault="00645BF1" w:rsidP="00AE0599">
            <w:r w:rsidRPr="006412D6">
              <w:t>11101100</w:t>
            </w:r>
          </w:p>
        </w:tc>
      </w:tr>
      <w:tr w:rsidR="00645BF1" w:rsidRPr="006412D6" w14:paraId="0A222338"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4CCB370" w14:textId="77777777" w:rsidR="00645BF1" w:rsidRPr="006412D6" w:rsidRDefault="00645BF1" w:rsidP="00AE0599">
            <w:r w:rsidRPr="006412D6">
              <w:lastRenderedPageBreak/>
              <w:t>ec</w:t>
            </w:r>
          </w:p>
        </w:tc>
        <w:tc>
          <w:tcPr>
            <w:tcW w:w="1560" w:type="dxa"/>
            <w:tcBorders>
              <w:top w:val="nil"/>
              <w:left w:val="nil"/>
              <w:bottom w:val="single" w:sz="4" w:space="0" w:color="auto"/>
              <w:right w:val="single" w:sz="4" w:space="0" w:color="auto"/>
            </w:tcBorders>
            <w:shd w:val="clear" w:color="auto" w:fill="auto"/>
            <w:noWrap/>
            <w:vAlign w:val="bottom"/>
            <w:hideMark/>
          </w:tcPr>
          <w:p w14:paraId="7C0CB031" w14:textId="77777777" w:rsidR="00645BF1" w:rsidRPr="006412D6" w:rsidRDefault="00645BF1" w:rsidP="00AE0599">
            <w:r w:rsidRPr="006412D6">
              <w:t>x"00eb"</w:t>
            </w:r>
          </w:p>
        </w:tc>
        <w:tc>
          <w:tcPr>
            <w:tcW w:w="2400" w:type="dxa"/>
            <w:tcBorders>
              <w:top w:val="nil"/>
              <w:left w:val="nil"/>
              <w:bottom w:val="single" w:sz="4" w:space="0" w:color="auto"/>
              <w:right w:val="single" w:sz="4" w:space="0" w:color="auto"/>
            </w:tcBorders>
            <w:shd w:val="clear" w:color="auto" w:fill="auto"/>
            <w:noWrap/>
            <w:vAlign w:val="bottom"/>
            <w:hideMark/>
          </w:tcPr>
          <w:p w14:paraId="0DD04635" w14:textId="77777777" w:rsidR="00645BF1" w:rsidRPr="006412D6" w:rsidRDefault="00645BF1" w:rsidP="00AE0599">
            <w:r w:rsidRPr="006412D6">
              <w:t>11101101</w:t>
            </w:r>
          </w:p>
        </w:tc>
      </w:tr>
      <w:tr w:rsidR="00645BF1" w:rsidRPr="006412D6" w14:paraId="0AC7EB8C"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AADC527" w14:textId="77777777" w:rsidR="00645BF1" w:rsidRPr="006412D6" w:rsidRDefault="00645BF1" w:rsidP="00AE0599">
            <w:r w:rsidRPr="006412D6">
              <w:t>ed</w:t>
            </w:r>
          </w:p>
        </w:tc>
        <w:tc>
          <w:tcPr>
            <w:tcW w:w="1560" w:type="dxa"/>
            <w:tcBorders>
              <w:top w:val="nil"/>
              <w:left w:val="nil"/>
              <w:bottom w:val="single" w:sz="4" w:space="0" w:color="auto"/>
              <w:right w:val="single" w:sz="4" w:space="0" w:color="auto"/>
            </w:tcBorders>
            <w:shd w:val="clear" w:color="auto" w:fill="auto"/>
            <w:noWrap/>
            <w:vAlign w:val="bottom"/>
            <w:hideMark/>
          </w:tcPr>
          <w:p w14:paraId="577150A5" w14:textId="77777777" w:rsidR="00645BF1" w:rsidRPr="006412D6" w:rsidRDefault="00645BF1" w:rsidP="00AE0599">
            <w:r w:rsidRPr="006412D6">
              <w:t>x"00ec"</w:t>
            </w:r>
          </w:p>
        </w:tc>
        <w:tc>
          <w:tcPr>
            <w:tcW w:w="2400" w:type="dxa"/>
            <w:tcBorders>
              <w:top w:val="nil"/>
              <w:left w:val="nil"/>
              <w:bottom w:val="single" w:sz="4" w:space="0" w:color="auto"/>
              <w:right w:val="single" w:sz="4" w:space="0" w:color="auto"/>
            </w:tcBorders>
            <w:shd w:val="clear" w:color="auto" w:fill="auto"/>
            <w:noWrap/>
            <w:vAlign w:val="bottom"/>
            <w:hideMark/>
          </w:tcPr>
          <w:p w14:paraId="312F9DDD" w14:textId="77777777" w:rsidR="00645BF1" w:rsidRPr="006412D6" w:rsidRDefault="00645BF1" w:rsidP="00AE0599">
            <w:r w:rsidRPr="006412D6">
              <w:t>11101110</w:t>
            </w:r>
          </w:p>
        </w:tc>
      </w:tr>
      <w:tr w:rsidR="00645BF1" w:rsidRPr="006412D6" w14:paraId="251ECF8E"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2A41F8B" w14:textId="77777777" w:rsidR="00645BF1" w:rsidRPr="006412D6" w:rsidRDefault="00645BF1" w:rsidP="00AE0599">
            <w:r w:rsidRPr="006412D6">
              <w:t>ee</w:t>
            </w:r>
          </w:p>
        </w:tc>
        <w:tc>
          <w:tcPr>
            <w:tcW w:w="1560" w:type="dxa"/>
            <w:tcBorders>
              <w:top w:val="nil"/>
              <w:left w:val="nil"/>
              <w:bottom w:val="single" w:sz="4" w:space="0" w:color="auto"/>
              <w:right w:val="single" w:sz="4" w:space="0" w:color="auto"/>
            </w:tcBorders>
            <w:shd w:val="clear" w:color="auto" w:fill="auto"/>
            <w:noWrap/>
            <w:vAlign w:val="bottom"/>
            <w:hideMark/>
          </w:tcPr>
          <w:p w14:paraId="5D5AEE7D" w14:textId="77777777" w:rsidR="00645BF1" w:rsidRPr="006412D6" w:rsidRDefault="00645BF1" w:rsidP="00AE0599">
            <w:r w:rsidRPr="006412D6">
              <w:t>x"00ed"</w:t>
            </w:r>
          </w:p>
        </w:tc>
        <w:tc>
          <w:tcPr>
            <w:tcW w:w="2400" w:type="dxa"/>
            <w:tcBorders>
              <w:top w:val="nil"/>
              <w:left w:val="nil"/>
              <w:bottom w:val="single" w:sz="4" w:space="0" w:color="auto"/>
              <w:right w:val="single" w:sz="4" w:space="0" w:color="auto"/>
            </w:tcBorders>
            <w:shd w:val="clear" w:color="auto" w:fill="auto"/>
            <w:noWrap/>
            <w:vAlign w:val="bottom"/>
            <w:hideMark/>
          </w:tcPr>
          <w:p w14:paraId="047C06D5" w14:textId="77777777" w:rsidR="00645BF1" w:rsidRPr="006412D6" w:rsidRDefault="00645BF1" w:rsidP="00AE0599">
            <w:r w:rsidRPr="006412D6">
              <w:t>11101111</w:t>
            </w:r>
          </w:p>
        </w:tc>
      </w:tr>
      <w:tr w:rsidR="00645BF1" w:rsidRPr="006412D6" w14:paraId="5263F3C6"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A0D3A94" w14:textId="77777777" w:rsidR="00645BF1" w:rsidRPr="006412D6" w:rsidRDefault="00645BF1" w:rsidP="00AE0599">
            <w:r w:rsidRPr="006412D6">
              <w:t>ef</w:t>
            </w:r>
          </w:p>
        </w:tc>
        <w:tc>
          <w:tcPr>
            <w:tcW w:w="1560" w:type="dxa"/>
            <w:tcBorders>
              <w:top w:val="nil"/>
              <w:left w:val="nil"/>
              <w:bottom w:val="single" w:sz="4" w:space="0" w:color="auto"/>
              <w:right w:val="single" w:sz="4" w:space="0" w:color="auto"/>
            </w:tcBorders>
            <w:shd w:val="clear" w:color="auto" w:fill="auto"/>
            <w:noWrap/>
            <w:vAlign w:val="bottom"/>
            <w:hideMark/>
          </w:tcPr>
          <w:p w14:paraId="588CF7E3" w14:textId="77777777" w:rsidR="00645BF1" w:rsidRPr="006412D6" w:rsidRDefault="00645BF1" w:rsidP="00AE0599">
            <w:r w:rsidRPr="006412D6">
              <w:t>x"00ee"</w:t>
            </w:r>
          </w:p>
        </w:tc>
        <w:tc>
          <w:tcPr>
            <w:tcW w:w="2400" w:type="dxa"/>
            <w:tcBorders>
              <w:top w:val="nil"/>
              <w:left w:val="nil"/>
              <w:bottom w:val="single" w:sz="4" w:space="0" w:color="auto"/>
              <w:right w:val="single" w:sz="4" w:space="0" w:color="auto"/>
            </w:tcBorders>
            <w:shd w:val="clear" w:color="auto" w:fill="auto"/>
            <w:noWrap/>
            <w:vAlign w:val="bottom"/>
            <w:hideMark/>
          </w:tcPr>
          <w:p w14:paraId="330E9B2E" w14:textId="77777777" w:rsidR="00645BF1" w:rsidRPr="006412D6" w:rsidRDefault="00645BF1" w:rsidP="00AE0599">
            <w:r w:rsidRPr="006412D6">
              <w:t>11110000</w:t>
            </w:r>
          </w:p>
        </w:tc>
      </w:tr>
      <w:tr w:rsidR="00645BF1" w:rsidRPr="006412D6" w14:paraId="6D75B2E0"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F8BD862" w14:textId="77777777" w:rsidR="00645BF1" w:rsidRPr="006412D6" w:rsidRDefault="00645BF1" w:rsidP="00AE0599">
            <w:r w:rsidRPr="006412D6">
              <w:t>f0</w:t>
            </w:r>
          </w:p>
        </w:tc>
        <w:tc>
          <w:tcPr>
            <w:tcW w:w="1560" w:type="dxa"/>
            <w:tcBorders>
              <w:top w:val="nil"/>
              <w:left w:val="nil"/>
              <w:bottom w:val="single" w:sz="4" w:space="0" w:color="auto"/>
              <w:right w:val="single" w:sz="4" w:space="0" w:color="auto"/>
            </w:tcBorders>
            <w:shd w:val="clear" w:color="auto" w:fill="auto"/>
            <w:noWrap/>
            <w:vAlign w:val="bottom"/>
            <w:hideMark/>
          </w:tcPr>
          <w:p w14:paraId="12F8FF32" w14:textId="77777777" w:rsidR="00645BF1" w:rsidRPr="006412D6" w:rsidRDefault="00645BF1" w:rsidP="00AE0599">
            <w:r w:rsidRPr="006412D6">
              <w:t>x"00ef"</w:t>
            </w:r>
          </w:p>
        </w:tc>
        <w:tc>
          <w:tcPr>
            <w:tcW w:w="2400" w:type="dxa"/>
            <w:tcBorders>
              <w:top w:val="nil"/>
              <w:left w:val="nil"/>
              <w:bottom w:val="single" w:sz="4" w:space="0" w:color="auto"/>
              <w:right w:val="single" w:sz="4" w:space="0" w:color="auto"/>
            </w:tcBorders>
            <w:shd w:val="clear" w:color="auto" w:fill="auto"/>
            <w:noWrap/>
            <w:vAlign w:val="bottom"/>
            <w:hideMark/>
          </w:tcPr>
          <w:p w14:paraId="7562E199" w14:textId="77777777" w:rsidR="00645BF1" w:rsidRPr="006412D6" w:rsidRDefault="00645BF1" w:rsidP="00AE0599">
            <w:r w:rsidRPr="006412D6">
              <w:t>11110001</w:t>
            </w:r>
          </w:p>
        </w:tc>
      </w:tr>
      <w:tr w:rsidR="00645BF1" w:rsidRPr="006412D6" w14:paraId="282931BE"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75C24CC" w14:textId="77777777" w:rsidR="00645BF1" w:rsidRPr="006412D6" w:rsidRDefault="00645BF1" w:rsidP="00AE0599">
            <w:r w:rsidRPr="006412D6">
              <w:t>f1</w:t>
            </w:r>
          </w:p>
        </w:tc>
        <w:tc>
          <w:tcPr>
            <w:tcW w:w="1560" w:type="dxa"/>
            <w:tcBorders>
              <w:top w:val="nil"/>
              <w:left w:val="nil"/>
              <w:bottom w:val="single" w:sz="4" w:space="0" w:color="auto"/>
              <w:right w:val="single" w:sz="4" w:space="0" w:color="auto"/>
            </w:tcBorders>
            <w:shd w:val="clear" w:color="auto" w:fill="auto"/>
            <w:noWrap/>
            <w:vAlign w:val="bottom"/>
            <w:hideMark/>
          </w:tcPr>
          <w:p w14:paraId="04FC95D5" w14:textId="77777777" w:rsidR="00645BF1" w:rsidRPr="006412D6" w:rsidRDefault="00645BF1" w:rsidP="00AE0599">
            <w:r w:rsidRPr="006412D6">
              <w:t>x"00f0"</w:t>
            </w:r>
          </w:p>
        </w:tc>
        <w:tc>
          <w:tcPr>
            <w:tcW w:w="2400" w:type="dxa"/>
            <w:tcBorders>
              <w:top w:val="nil"/>
              <w:left w:val="nil"/>
              <w:bottom w:val="single" w:sz="4" w:space="0" w:color="auto"/>
              <w:right w:val="single" w:sz="4" w:space="0" w:color="auto"/>
            </w:tcBorders>
            <w:shd w:val="clear" w:color="auto" w:fill="auto"/>
            <w:noWrap/>
            <w:vAlign w:val="bottom"/>
            <w:hideMark/>
          </w:tcPr>
          <w:p w14:paraId="690CB92F" w14:textId="77777777" w:rsidR="00645BF1" w:rsidRPr="006412D6" w:rsidRDefault="00645BF1" w:rsidP="00AE0599">
            <w:r w:rsidRPr="006412D6">
              <w:t>11110010</w:t>
            </w:r>
          </w:p>
        </w:tc>
      </w:tr>
      <w:tr w:rsidR="00645BF1" w:rsidRPr="006412D6" w14:paraId="515B2414"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F660E8E" w14:textId="77777777" w:rsidR="00645BF1" w:rsidRPr="006412D6" w:rsidRDefault="00645BF1" w:rsidP="00AE0599">
            <w:r w:rsidRPr="006412D6">
              <w:t>f2</w:t>
            </w:r>
          </w:p>
        </w:tc>
        <w:tc>
          <w:tcPr>
            <w:tcW w:w="1560" w:type="dxa"/>
            <w:tcBorders>
              <w:top w:val="nil"/>
              <w:left w:val="nil"/>
              <w:bottom w:val="single" w:sz="4" w:space="0" w:color="auto"/>
              <w:right w:val="single" w:sz="4" w:space="0" w:color="auto"/>
            </w:tcBorders>
            <w:shd w:val="clear" w:color="auto" w:fill="auto"/>
            <w:noWrap/>
            <w:vAlign w:val="bottom"/>
            <w:hideMark/>
          </w:tcPr>
          <w:p w14:paraId="194930D5" w14:textId="77777777" w:rsidR="00645BF1" w:rsidRPr="006412D6" w:rsidRDefault="00645BF1" w:rsidP="00AE0599">
            <w:r w:rsidRPr="006412D6">
              <w:t>x"00f1"</w:t>
            </w:r>
          </w:p>
        </w:tc>
        <w:tc>
          <w:tcPr>
            <w:tcW w:w="2400" w:type="dxa"/>
            <w:tcBorders>
              <w:top w:val="nil"/>
              <w:left w:val="nil"/>
              <w:bottom w:val="single" w:sz="4" w:space="0" w:color="auto"/>
              <w:right w:val="single" w:sz="4" w:space="0" w:color="auto"/>
            </w:tcBorders>
            <w:shd w:val="clear" w:color="auto" w:fill="auto"/>
            <w:noWrap/>
            <w:vAlign w:val="bottom"/>
            <w:hideMark/>
          </w:tcPr>
          <w:p w14:paraId="27E32DA7" w14:textId="77777777" w:rsidR="00645BF1" w:rsidRPr="006412D6" w:rsidRDefault="00645BF1" w:rsidP="00AE0599">
            <w:r w:rsidRPr="006412D6">
              <w:t>11110011</w:t>
            </w:r>
          </w:p>
        </w:tc>
      </w:tr>
      <w:tr w:rsidR="00645BF1" w:rsidRPr="006412D6" w14:paraId="7980F44B"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083E6E3" w14:textId="77777777" w:rsidR="00645BF1" w:rsidRPr="006412D6" w:rsidRDefault="00645BF1" w:rsidP="00AE0599">
            <w:r w:rsidRPr="006412D6">
              <w:t>f3</w:t>
            </w:r>
          </w:p>
        </w:tc>
        <w:tc>
          <w:tcPr>
            <w:tcW w:w="1560" w:type="dxa"/>
            <w:tcBorders>
              <w:top w:val="nil"/>
              <w:left w:val="nil"/>
              <w:bottom w:val="single" w:sz="4" w:space="0" w:color="auto"/>
              <w:right w:val="single" w:sz="4" w:space="0" w:color="auto"/>
            </w:tcBorders>
            <w:shd w:val="clear" w:color="auto" w:fill="auto"/>
            <w:noWrap/>
            <w:vAlign w:val="bottom"/>
            <w:hideMark/>
          </w:tcPr>
          <w:p w14:paraId="4F3D6137" w14:textId="77777777" w:rsidR="00645BF1" w:rsidRPr="006412D6" w:rsidRDefault="00645BF1" w:rsidP="00AE0599">
            <w:r w:rsidRPr="006412D6">
              <w:t>x"00f2"</w:t>
            </w:r>
          </w:p>
        </w:tc>
        <w:tc>
          <w:tcPr>
            <w:tcW w:w="2400" w:type="dxa"/>
            <w:tcBorders>
              <w:top w:val="nil"/>
              <w:left w:val="nil"/>
              <w:bottom w:val="single" w:sz="4" w:space="0" w:color="auto"/>
              <w:right w:val="single" w:sz="4" w:space="0" w:color="auto"/>
            </w:tcBorders>
            <w:shd w:val="clear" w:color="auto" w:fill="auto"/>
            <w:noWrap/>
            <w:vAlign w:val="bottom"/>
            <w:hideMark/>
          </w:tcPr>
          <w:p w14:paraId="00C75127" w14:textId="77777777" w:rsidR="00645BF1" w:rsidRPr="006412D6" w:rsidRDefault="00645BF1" w:rsidP="00AE0599">
            <w:r w:rsidRPr="006412D6">
              <w:t>11110100</w:t>
            </w:r>
          </w:p>
        </w:tc>
      </w:tr>
      <w:tr w:rsidR="00645BF1" w:rsidRPr="006412D6" w14:paraId="6BB4982A"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328EB1D" w14:textId="77777777" w:rsidR="00645BF1" w:rsidRPr="006412D6" w:rsidRDefault="00645BF1" w:rsidP="00AE0599">
            <w:r w:rsidRPr="006412D6">
              <w:t>f4</w:t>
            </w:r>
          </w:p>
        </w:tc>
        <w:tc>
          <w:tcPr>
            <w:tcW w:w="1560" w:type="dxa"/>
            <w:tcBorders>
              <w:top w:val="nil"/>
              <w:left w:val="nil"/>
              <w:bottom w:val="single" w:sz="4" w:space="0" w:color="auto"/>
              <w:right w:val="single" w:sz="4" w:space="0" w:color="auto"/>
            </w:tcBorders>
            <w:shd w:val="clear" w:color="auto" w:fill="auto"/>
            <w:noWrap/>
            <w:vAlign w:val="bottom"/>
            <w:hideMark/>
          </w:tcPr>
          <w:p w14:paraId="33D0A54E" w14:textId="77777777" w:rsidR="00645BF1" w:rsidRPr="006412D6" w:rsidRDefault="00645BF1" w:rsidP="00AE0599">
            <w:r w:rsidRPr="006412D6">
              <w:t>x"00f3"</w:t>
            </w:r>
          </w:p>
        </w:tc>
        <w:tc>
          <w:tcPr>
            <w:tcW w:w="2400" w:type="dxa"/>
            <w:tcBorders>
              <w:top w:val="nil"/>
              <w:left w:val="nil"/>
              <w:bottom w:val="single" w:sz="4" w:space="0" w:color="auto"/>
              <w:right w:val="single" w:sz="4" w:space="0" w:color="auto"/>
            </w:tcBorders>
            <w:shd w:val="clear" w:color="auto" w:fill="auto"/>
            <w:noWrap/>
            <w:vAlign w:val="bottom"/>
            <w:hideMark/>
          </w:tcPr>
          <w:p w14:paraId="66627F25" w14:textId="77777777" w:rsidR="00645BF1" w:rsidRPr="006412D6" w:rsidRDefault="00645BF1" w:rsidP="00AE0599">
            <w:r w:rsidRPr="006412D6">
              <w:t>11110101</w:t>
            </w:r>
          </w:p>
        </w:tc>
      </w:tr>
      <w:tr w:rsidR="00645BF1" w:rsidRPr="006412D6" w14:paraId="784BB77C"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A3E686A" w14:textId="77777777" w:rsidR="00645BF1" w:rsidRPr="006412D6" w:rsidRDefault="00645BF1" w:rsidP="00AE0599">
            <w:r w:rsidRPr="006412D6">
              <w:t>f5</w:t>
            </w:r>
          </w:p>
        </w:tc>
        <w:tc>
          <w:tcPr>
            <w:tcW w:w="1560" w:type="dxa"/>
            <w:tcBorders>
              <w:top w:val="nil"/>
              <w:left w:val="nil"/>
              <w:bottom w:val="single" w:sz="4" w:space="0" w:color="auto"/>
              <w:right w:val="single" w:sz="4" w:space="0" w:color="auto"/>
            </w:tcBorders>
            <w:shd w:val="clear" w:color="auto" w:fill="auto"/>
            <w:noWrap/>
            <w:vAlign w:val="bottom"/>
            <w:hideMark/>
          </w:tcPr>
          <w:p w14:paraId="17386661" w14:textId="77777777" w:rsidR="00645BF1" w:rsidRPr="006412D6" w:rsidRDefault="00645BF1" w:rsidP="00AE0599">
            <w:r w:rsidRPr="006412D6">
              <w:t>x"00f4"</w:t>
            </w:r>
          </w:p>
        </w:tc>
        <w:tc>
          <w:tcPr>
            <w:tcW w:w="2400" w:type="dxa"/>
            <w:tcBorders>
              <w:top w:val="nil"/>
              <w:left w:val="nil"/>
              <w:bottom w:val="single" w:sz="4" w:space="0" w:color="auto"/>
              <w:right w:val="single" w:sz="4" w:space="0" w:color="auto"/>
            </w:tcBorders>
            <w:shd w:val="clear" w:color="auto" w:fill="auto"/>
            <w:noWrap/>
            <w:vAlign w:val="bottom"/>
            <w:hideMark/>
          </w:tcPr>
          <w:p w14:paraId="69BC4FBB" w14:textId="77777777" w:rsidR="00645BF1" w:rsidRPr="006412D6" w:rsidRDefault="00645BF1" w:rsidP="00AE0599">
            <w:r w:rsidRPr="006412D6">
              <w:t>11110110</w:t>
            </w:r>
          </w:p>
        </w:tc>
      </w:tr>
      <w:tr w:rsidR="00645BF1" w:rsidRPr="006412D6" w14:paraId="39B10728"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BCB083C" w14:textId="77777777" w:rsidR="00645BF1" w:rsidRPr="006412D6" w:rsidRDefault="00645BF1" w:rsidP="00AE0599">
            <w:r w:rsidRPr="006412D6">
              <w:t>f6</w:t>
            </w:r>
          </w:p>
        </w:tc>
        <w:tc>
          <w:tcPr>
            <w:tcW w:w="1560" w:type="dxa"/>
            <w:tcBorders>
              <w:top w:val="nil"/>
              <w:left w:val="nil"/>
              <w:bottom w:val="single" w:sz="4" w:space="0" w:color="auto"/>
              <w:right w:val="single" w:sz="4" w:space="0" w:color="auto"/>
            </w:tcBorders>
            <w:shd w:val="clear" w:color="auto" w:fill="auto"/>
            <w:noWrap/>
            <w:vAlign w:val="bottom"/>
            <w:hideMark/>
          </w:tcPr>
          <w:p w14:paraId="0707A6C3" w14:textId="77777777" w:rsidR="00645BF1" w:rsidRPr="006412D6" w:rsidRDefault="00645BF1" w:rsidP="00AE0599">
            <w:r w:rsidRPr="006412D6">
              <w:t>x"00f5"</w:t>
            </w:r>
          </w:p>
        </w:tc>
        <w:tc>
          <w:tcPr>
            <w:tcW w:w="2400" w:type="dxa"/>
            <w:tcBorders>
              <w:top w:val="nil"/>
              <w:left w:val="nil"/>
              <w:bottom w:val="single" w:sz="4" w:space="0" w:color="auto"/>
              <w:right w:val="single" w:sz="4" w:space="0" w:color="auto"/>
            </w:tcBorders>
            <w:shd w:val="clear" w:color="auto" w:fill="auto"/>
            <w:noWrap/>
            <w:vAlign w:val="bottom"/>
            <w:hideMark/>
          </w:tcPr>
          <w:p w14:paraId="4B954CD3" w14:textId="77777777" w:rsidR="00645BF1" w:rsidRPr="006412D6" w:rsidRDefault="00645BF1" w:rsidP="00AE0599">
            <w:r w:rsidRPr="006412D6">
              <w:t>11110111</w:t>
            </w:r>
          </w:p>
        </w:tc>
      </w:tr>
      <w:tr w:rsidR="00645BF1" w:rsidRPr="006412D6" w14:paraId="7C0EFC08"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76C4E77" w14:textId="77777777" w:rsidR="00645BF1" w:rsidRPr="006412D6" w:rsidRDefault="00645BF1" w:rsidP="00AE0599">
            <w:r w:rsidRPr="006412D6">
              <w:t>f7</w:t>
            </w:r>
          </w:p>
        </w:tc>
        <w:tc>
          <w:tcPr>
            <w:tcW w:w="1560" w:type="dxa"/>
            <w:tcBorders>
              <w:top w:val="nil"/>
              <w:left w:val="nil"/>
              <w:bottom w:val="single" w:sz="4" w:space="0" w:color="auto"/>
              <w:right w:val="single" w:sz="4" w:space="0" w:color="auto"/>
            </w:tcBorders>
            <w:shd w:val="clear" w:color="auto" w:fill="auto"/>
            <w:noWrap/>
            <w:vAlign w:val="bottom"/>
            <w:hideMark/>
          </w:tcPr>
          <w:p w14:paraId="710B0943" w14:textId="77777777" w:rsidR="00645BF1" w:rsidRPr="006412D6" w:rsidRDefault="00645BF1" w:rsidP="00AE0599">
            <w:r w:rsidRPr="006412D6">
              <w:t>x"00f6"</w:t>
            </w:r>
          </w:p>
        </w:tc>
        <w:tc>
          <w:tcPr>
            <w:tcW w:w="2400" w:type="dxa"/>
            <w:tcBorders>
              <w:top w:val="nil"/>
              <w:left w:val="nil"/>
              <w:bottom w:val="single" w:sz="4" w:space="0" w:color="auto"/>
              <w:right w:val="single" w:sz="4" w:space="0" w:color="auto"/>
            </w:tcBorders>
            <w:shd w:val="clear" w:color="auto" w:fill="auto"/>
            <w:noWrap/>
            <w:vAlign w:val="bottom"/>
            <w:hideMark/>
          </w:tcPr>
          <w:p w14:paraId="4F6F4DF8" w14:textId="77777777" w:rsidR="00645BF1" w:rsidRPr="006412D6" w:rsidRDefault="00645BF1" w:rsidP="00AE0599">
            <w:r w:rsidRPr="006412D6">
              <w:t>11111000</w:t>
            </w:r>
          </w:p>
        </w:tc>
      </w:tr>
      <w:tr w:rsidR="00645BF1" w:rsidRPr="006412D6" w14:paraId="7AB7B22B"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5E7B00C" w14:textId="77777777" w:rsidR="00645BF1" w:rsidRPr="006412D6" w:rsidRDefault="00645BF1" w:rsidP="00AE0599">
            <w:r w:rsidRPr="006412D6">
              <w:t>f8</w:t>
            </w:r>
          </w:p>
        </w:tc>
        <w:tc>
          <w:tcPr>
            <w:tcW w:w="1560" w:type="dxa"/>
            <w:tcBorders>
              <w:top w:val="nil"/>
              <w:left w:val="nil"/>
              <w:bottom w:val="single" w:sz="4" w:space="0" w:color="auto"/>
              <w:right w:val="single" w:sz="4" w:space="0" w:color="auto"/>
            </w:tcBorders>
            <w:shd w:val="clear" w:color="auto" w:fill="auto"/>
            <w:noWrap/>
            <w:vAlign w:val="bottom"/>
            <w:hideMark/>
          </w:tcPr>
          <w:p w14:paraId="0459A0FE" w14:textId="77777777" w:rsidR="00645BF1" w:rsidRPr="006412D6" w:rsidRDefault="00645BF1" w:rsidP="00AE0599">
            <w:r w:rsidRPr="006412D6">
              <w:t>x"00f7"</w:t>
            </w:r>
          </w:p>
        </w:tc>
        <w:tc>
          <w:tcPr>
            <w:tcW w:w="2400" w:type="dxa"/>
            <w:tcBorders>
              <w:top w:val="nil"/>
              <w:left w:val="nil"/>
              <w:bottom w:val="single" w:sz="4" w:space="0" w:color="auto"/>
              <w:right w:val="single" w:sz="4" w:space="0" w:color="auto"/>
            </w:tcBorders>
            <w:shd w:val="clear" w:color="auto" w:fill="auto"/>
            <w:noWrap/>
            <w:vAlign w:val="bottom"/>
            <w:hideMark/>
          </w:tcPr>
          <w:p w14:paraId="7D81E193" w14:textId="77777777" w:rsidR="00645BF1" w:rsidRPr="006412D6" w:rsidRDefault="00645BF1" w:rsidP="00AE0599">
            <w:r w:rsidRPr="006412D6">
              <w:t>11111001</w:t>
            </w:r>
          </w:p>
        </w:tc>
      </w:tr>
      <w:tr w:rsidR="00645BF1" w:rsidRPr="006412D6" w14:paraId="3C5CD36F"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43B1FDE" w14:textId="77777777" w:rsidR="00645BF1" w:rsidRPr="006412D6" w:rsidRDefault="00645BF1" w:rsidP="00AE0599">
            <w:r w:rsidRPr="006412D6">
              <w:t>f9</w:t>
            </w:r>
          </w:p>
        </w:tc>
        <w:tc>
          <w:tcPr>
            <w:tcW w:w="1560" w:type="dxa"/>
            <w:tcBorders>
              <w:top w:val="nil"/>
              <w:left w:val="nil"/>
              <w:bottom w:val="single" w:sz="4" w:space="0" w:color="auto"/>
              <w:right w:val="single" w:sz="4" w:space="0" w:color="auto"/>
            </w:tcBorders>
            <w:shd w:val="clear" w:color="auto" w:fill="auto"/>
            <w:noWrap/>
            <w:vAlign w:val="bottom"/>
            <w:hideMark/>
          </w:tcPr>
          <w:p w14:paraId="1B42786B" w14:textId="77777777" w:rsidR="00645BF1" w:rsidRPr="006412D6" w:rsidRDefault="00645BF1" w:rsidP="00AE0599">
            <w:r w:rsidRPr="006412D6">
              <w:t>x"00f8"</w:t>
            </w:r>
          </w:p>
        </w:tc>
        <w:tc>
          <w:tcPr>
            <w:tcW w:w="2400" w:type="dxa"/>
            <w:tcBorders>
              <w:top w:val="nil"/>
              <w:left w:val="nil"/>
              <w:bottom w:val="single" w:sz="4" w:space="0" w:color="auto"/>
              <w:right w:val="single" w:sz="4" w:space="0" w:color="auto"/>
            </w:tcBorders>
            <w:shd w:val="clear" w:color="auto" w:fill="auto"/>
            <w:noWrap/>
            <w:vAlign w:val="bottom"/>
            <w:hideMark/>
          </w:tcPr>
          <w:p w14:paraId="60126295" w14:textId="77777777" w:rsidR="00645BF1" w:rsidRPr="006412D6" w:rsidRDefault="00645BF1" w:rsidP="00AE0599">
            <w:r w:rsidRPr="006412D6">
              <w:t>11111010</w:t>
            </w:r>
          </w:p>
        </w:tc>
      </w:tr>
      <w:tr w:rsidR="00645BF1" w:rsidRPr="006412D6" w14:paraId="6DA90F9F"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02812FA" w14:textId="77777777" w:rsidR="00645BF1" w:rsidRPr="006412D6" w:rsidRDefault="00645BF1" w:rsidP="00AE0599">
            <w:r w:rsidRPr="006412D6">
              <w:t>fa</w:t>
            </w:r>
          </w:p>
        </w:tc>
        <w:tc>
          <w:tcPr>
            <w:tcW w:w="1560" w:type="dxa"/>
            <w:tcBorders>
              <w:top w:val="nil"/>
              <w:left w:val="nil"/>
              <w:bottom w:val="single" w:sz="4" w:space="0" w:color="auto"/>
              <w:right w:val="single" w:sz="4" w:space="0" w:color="auto"/>
            </w:tcBorders>
            <w:shd w:val="clear" w:color="auto" w:fill="auto"/>
            <w:noWrap/>
            <w:vAlign w:val="bottom"/>
            <w:hideMark/>
          </w:tcPr>
          <w:p w14:paraId="2C6CEFDE" w14:textId="77777777" w:rsidR="00645BF1" w:rsidRPr="006412D6" w:rsidRDefault="00645BF1" w:rsidP="00AE0599">
            <w:r w:rsidRPr="006412D6">
              <w:t>x"00f9"</w:t>
            </w:r>
          </w:p>
        </w:tc>
        <w:tc>
          <w:tcPr>
            <w:tcW w:w="2400" w:type="dxa"/>
            <w:tcBorders>
              <w:top w:val="nil"/>
              <w:left w:val="nil"/>
              <w:bottom w:val="single" w:sz="4" w:space="0" w:color="auto"/>
              <w:right w:val="single" w:sz="4" w:space="0" w:color="auto"/>
            </w:tcBorders>
            <w:shd w:val="clear" w:color="auto" w:fill="auto"/>
            <w:noWrap/>
            <w:vAlign w:val="bottom"/>
            <w:hideMark/>
          </w:tcPr>
          <w:p w14:paraId="6A3AD277" w14:textId="77777777" w:rsidR="00645BF1" w:rsidRPr="006412D6" w:rsidRDefault="00645BF1" w:rsidP="00AE0599">
            <w:r w:rsidRPr="006412D6">
              <w:t>11111011</w:t>
            </w:r>
          </w:p>
        </w:tc>
      </w:tr>
      <w:tr w:rsidR="00645BF1" w:rsidRPr="006412D6" w14:paraId="3821885A"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9C9324A" w14:textId="77777777" w:rsidR="00645BF1" w:rsidRPr="006412D6" w:rsidRDefault="00645BF1" w:rsidP="00AE0599">
            <w:r w:rsidRPr="006412D6">
              <w:t>fb</w:t>
            </w:r>
          </w:p>
        </w:tc>
        <w:tc>
          <w:tcPr>
            <w:tcW w:w="1560" w:type="dxa"/>
            <w:tcBorders>
              <w:top w:val="nil"/>
              <w:left w:val="nil"/>
              <w:bottom w:val="single" w:sz="4" w:space="0" w:color="auto"/>
              <w:right w:val="single" w:sz="4" w:space="0" w:color="auto"/>
            </w:tcBorders>
            <w:shd w:val="clear" w:color="auto" w:fill="auto"/>
            <w:noWrap/>
            <w:vAlign w:val="bottom"/>
            <w:hideMark/>
          </w:tcPr>
          <w:p w14:paraId="069AE72D" w14:textId="77777777" w:rsidR="00645BF1" w:rsidRPr="006412D6" w:rsidRDefault="00645BF1" w:rsidP="00AE0599">
            <w:r w:rsidRPr="006412D6">
              <w:t>x"00fa"</w:t>
            </w:r>
          </w:p>
        </w:tc>
        <w:tc>
          <w:tcPr>
            <w:tcW w:w="2400" w:type="dxa"/>
            <w:tcBorders>
              <w:top w:val="nil"/>
              <w:left w:val="nil"/>
              <w:bottom w:val="single" w:sz="4" w:space="0" w:color="auto"/>
              <w:right w:val="single" w:sz="4" w:space="0" w:color="auto"/>
            </w:tcBorders>
            <w:shd w:val="clear" w:color="auto" w:fill="auto"/>
            <w:noWrap/>
            <w:vAlign w:val="bottom"/>
            <w:hideMark/>
          </w:tcPr>
          <w:p w14:paraId="7FA355DA" w14:textId="77777777" w:rsidR="00645BF1" w:rsidRPr="006412D6" w:rsidRDefault="00645BF1" w:rsidP="00AE0599">
            <w:r w:rsidRPr="006412D6">
              <w:t>11111100</w:t>
            </w:r>
          </w:p>
        </w:tc>
      </w:tr>
      <w:tr w:rsidR="00645BF1" w:rsidRPr="006412D6" w14:paraId="6053DA3F"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978BDC8" w14:textId="77777777" w:rsidR="00645BF1" w:rsidRPr="006412D6" w:rsidRDefault="00645BF1" w:rsidP="00AE0599">
            <w:r w:rsidRPr="006412D6">
              <w:t>fc</w:t>
            </w:r>
          </w:p>
        </w:tc>
        <w:tc>
          <w:tcPr>
            <w:tcW w:w="1560" w:type="dxa"/>
            <w:tcBorders>
              <w:top w:val="nil"/>
              <w:left w:val="nil"/>
              <w:bottom w:val="single" w:sz="4" w:space="0" w:color="auto"/>
              <w:right w:val="single" w:sz="4" w:space="0" w:color="auto"/>
            </w:tcBorders>
            <w:shd w:val="clear" w:color="auto" w:fill="auto"/>
            <w:noWrap/>
            <w:vAlign w:val="bottom"/>
            <w:hideMark/>
          </w:tcPr>
          <w:p w14:paraId="2815A0BD" w14:textId="77777777" w:rsidR="00645BF1" w:rsidRPr="006412D6" w:rsidRDefault="00645BF1" w:rsidP="00AE0599">
            <w:r w:rsidRPr="006412D6">
              <w:t>x"00fb"</w:t>
            </w:r>
          </w:p>
        </w:tc>
        <w:tc>
          <w:tcPr>
            <w:tcW w:w="2400" w:type="dxa"/>
            <w:tcBorders>
              <w:top w:val="nil"/>
              <w:left w:val="nil"/>
              <w:bottom w:val="single" w:sz="4" w:space="0" w:color="auto"/>
              <w:right w:val="single" w:sz="4" w:space="0" w:color="auto"/>
            </w:tcBorders>
            <w:shd w:val="clear" w:color="auto" w:fill="auto"/>
            <w:noWrap/>
            <w:vAlign w:val="bottom"/>
            <w:hideMark/>
          </w:tcPr>
          <w:p w14:paraId="60C42888" w14:textId="77777777" w:rsidR="00645BF1" w:rsidRPr="006412D6" w:rsidRDefault="00645BF1" w:rsidP="00AE0599">
            <w:r w:rsidRPr="006412D6">
              <w:t>11111101</w:t>
            </w:r>
          </w:p>
        </w:tc>
      </w:tr>
      <w:tr w:rsidR="00645BF1" w:rsidRPr="006412D6" w14:paraId="5A87547D"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BE891DC" w14:textId="77777777" w:rsidR="00645BF1" w:rsidRPr="006412D6" w:rsidRDefault="00645BF1" w:rsidP="00AE0599">
            <w:r w:rsidRPr="006412D6">
              <w:t>fd</w:t>
            </w:r>
          </w:p>
        </w:tc>
        <w:tc>
          <w:tcPr>
            <w:tcW w:w="1560" w:type="dxa"/>
            <w:tcBorders>
              <w:top w:val="nil"/>
              <w:left w:val="nil"/>
              <w:bottom w:val="single" w:sz="4" w:space="0" w:color="auto"/>
              <w:right w:val="single" w:sz="4" w:space="0" w:color="auto"/>
            </w:tcBorders>
            <w:shd w:val="clear" w:color="auto" w:fill="auto"/>
            <w:noWrap/>
            <w:vAlign w:val="bottom"/>
            <w:hideMark/>
          </w:tcPr>
          <w:p w14:paraId="743058C5" w14:textId="77777777" w:rsidR="00645BF1" w:rsidRPr="006412D6" w:rsidRDefault="00645BF1" w:rsidP="00AE0599">
            <w:r w:rsidRPr="006412D6">
              <w:t>x"00fc"</w:t>
            </w:r>
          </w:p>
        </w:tc>
        <w:tc>
          <w:tcPr>
            <w:tcW w:w="2400" w:type="dxa"/>
            <w:tcBorders>
              <w:top w:val="nil"/>
              <w:left w:val="nil"/>
              <w:bottom w:val="single" w:sz="4" w:space="0" w:color="auto"/>
              <w:right w:val="single" w:sz="4" w:space="0" w:color="auto"/>
            </w:tcBorders>
            <w:shd w:val="clear" w:color="auto" w:fill="auto"/>
            <w:noWrap/>
            <w:vAlign w:val="bottom"/>
            <w:hideMark/>
          </w:tcPr>
          <w:p w14:paraId="7DCA7214" w14:textId="77777777" w:rsidR="00645BF1" w:rsidRPr="006412D6" w:rsidRDefault="00645BF1" w:rsidP="00AE0599">
            <w:r w:rsidRPr="006412D6">
              <w:t>11111110</w:t>
            </w:r>
          </w:p>
        </w:tc>
      </w:tr>
      <w:tr w:rsidR="00645BF1" w:rsidRPr="006412D6" w14:paraId="72B1728C"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4C1168E" w14:textId="77777777" w:rsidR="00645BF1" w:rsidRPr="006412D6" w:rsidRDefault="00645BF1" w:rsidP="00AE0599">
            <w:r w:rsidRPr="006412D6">
              <w:t>fe</w:t>
            </w:r>
          </w:p>
        </w:tc>
        <w:tc>
          <w:tcPr>
            <w:tcW w:w="1560" w:type="dxa"/>
            <w:tcBorders>
              <w:top w:val="nil"/>
              <w:left w:val="nil"/>
              <w:bottom w:val="single" w:sz="4" w:space="0" w:color="auto"/>
              <w:right w:val="single" w:sz="4" w:space="0" w:color="auto"/>
            </w:tcBorders>
            <w:shd w:val="clear" w:color="auto" w:fill="auto"/>
            <w:noWrap/>
            <w:vAlign w:val="bottom"/>
            <w:hideMark/>
          </w:tcPr>
          <w:p w14:paraId="4E8B0294" w14:textId="77777777" w:rsidR="00645BF1" w:rsidRPr="006412D6" w:rsidRDefault="00645BF1" w:rsidP="00AE0599">
            <w:r w:rsidRPr="006412D6">
              <w:t>x"00fd"</w:t>
            </w:r>
          </w:p>
        </w:tc>
        <w:tc>
          <w:tcPr>
            <w:tcW w:w="2400" w:type="dxa"/>
            <w:tcBorders>
              <w:top w:val="nil"/>
              <w:left w:val="nil"/>
              <w:bottom w:val="single" w:sz="4" w:space="0" w:color="auto"/>
              <w:right w:val="single" w:sz="4" w:space="0" w:color="auto"/>
            </w:tcBorders>
            <w:shd w:val="clear" w:color="auto" w:fill="auto"/>
            <w:noWrap/>
            <w:vAlign w:val="bottom"/>
            <w:hideMark/>
          </w:tcPr>
          <w:p w14:paraId="45EEBC0F" w14:textId="77777777" w:rsidR="00645BF1" w:rsidRPr="006412D6" w:rsidRDefault="00645BF1" w:rsidP="00AE0599">
            <w:r w:rsidRPr="006412D6">
              <w:t>11111111</w:t>
            </w:r>
          </w:p>
        </w:tc>
      </w:tr>
      <w:tr w:rsidR="00645BF1" w:rsidRPr="006412D6" w14:paraId="64A41850" w14:textId="77777777" w:rsidTr="00645BF1">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C8462AB" w14:textId="77777777" w:rsidR="00645BF1" w:rsidRPr="006412D6" w:rsidRDefault="00645BF1" w:rsidP="00AE0599">
            <w:r w:rsidRPr="006412D6">
              <w:t>ff</w:t>
            </w:r>
          </w:p>
        </w:tc>
        <w:tc>
          <w:tcPr>
            <w:tcW w:w="1560" w:type="dxa"/>
            <w:tcBorders>
              <w:top w:val="nil"/>
              <w:left w:val="nil"/>
              <w:bottom w:val="single" w:sz="4" w:space="0" w:color="auto"/>
              <w:right w:val="single" w:sz="4" w:space="0" w:color="auto"/>
            </w:tcBorders>
            <w:shd w:val="clear" w:color="auto" w:fill="auto"/>
            <w:noWrap/>
            <w:vAlign w:val="bottom"/>
            <w:hideMark/>
          </w:tcPr>
          <w:p w14:paraId="1DC9ECB3" w14:textId="77777777" w:rsidR="00645BF1" w:rsidRPr="006412D6" w:rsidRDefault="00645BF1" w:rsidP="00AE0599">
            <w:r w:rsidRPr="006412D6">
              <w:t>x"00fe"</w:t>
            </w:r>
          </w:p>
        </w:tc>
        <w:tc>
          <w:tcPr>
            <w:tcW w:w="2400" w:type="dxa"/>
            <w:tcBorders>
              <w:top w:val="nil"/>
              <w:left w:val="nil"/>
              <w:bottom w:val="single" w:sz="4" w:space="0" w:color="auto"/>
              <w:right w:val="single" w:sz="4" w:space="0" w:color="auto"/>
            </w:tcBorders>
            <w:shd w:val="clear" w:color="auto" w:fill="auto"/>
            <w:noWrap/>
            <w:vAlign w:val="bottom"/>
            <w:hideMark/>
          </w:tcPr>
          <w:p w14:paraId="668A59CE" w14:textId="77777777" w:rsidR="00645BF1" w:rsidRPr="006412D6" w:rsidRDefault="00645BF1" w:rsidP="00AE0599">
            <w:r w:rsidRPr="006412D6">
              <w:t>100000000</w:t>
            </w:r>
          </w:p>
        </w:tc>
      </w:tr>
    </w:tbl>
    <w:p w14:paraId="2FD62734" w14:textId="77777777" w:rsidR="00224E3A" w:rsidRPr="006412D6" w:rsidRDefault="00224E3A" w:rsidP="00411FCD"/>
    <w:p w14:paraId="45AAC3E4" w14:textId="3745C0A9" w:rsidR="00837E43" w:rsidRPr="006412D6" w:rsidRDefault="00837E43" w:rsidP="00645BF1">
      <w:r w:rsidRPr="006412D6">
        <w:t>Register file (data):</w:t>
      </w:r>
    </w:p>
    <w:tbl>
      <w:tblPr>
        <w:tblW w:w="4780" w:type="dxa"/>
        <w:tblLook w:val="04A0" w:firstRow="1" w:lastRow="0" w:firstColumn="1" w:lastColumn="0" w:noHBand="0" w:noVBand="1"/>
      </w:tblPr>
      <w:tblGrid>
        <w:gridCol w:w="1320"/>
        <w:gridCol w:w="1580"/>
        <w:gridCol w:w="1880"/>
      </w:tblGrid>
      <w:tr w:rsidR="00497227" w:rsidRPr="006412D6" w14:paraId="1A0230D2" w14:textId="77777777" w:rsidTr="00497227">
        <w:trPr>
          <w:trHeight w:val="285"/>
        </w:trPr>
        <w:tc>
          <w:tcPr>
            <w:tcW w:w="132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47B0F6B2" w14:textId="77777777" w:rsidR="00497227" w:rsidRPr="006412D6" w:rsidRDefault="00497227" w:rsidP="00497227">
            <w:r w:rsidRPr="006412D6">
              <w:t>Address 0x…</w:t>
            </w:r>
          </w:p>
        </w:tc>
        <w:tc>
          <w:tcPr>
            <w:tcW w:w="1580" w:type="dxa"/>
            <w:tcBorders>
              <w:top w:val="single" w:sz="4" w:space="0" w:color="auto"/>
              <w:left w:val="nil"/>
              <w:bottom w:val="single" w:sz="4" w:space="0" w:color="auto"/>
              <w:right w:val="single" w:sz="4" w:space="0" w:color="auto"/>
            </w:tcBorders>
            <w:shd w:val="clear" w:color="000000" w:fill="FFF2CC"/>
            <w:noWrap/>
            <w:vAlign w:val="bottom"/>
            <w:hideMark/>
          </w:tcPr>
          <w:p w14:paraId="6AF4E8D9" w14:textId="77777777" w:rsidR="00497227" w:rsidRPr="006412D6" w:rsidRDefault="00497227" w:rsidP="00497227">
            <w:r w:rsidRPr="006412D6">
              <w:t>Hex Value</w:t>
            </w:r>
          </w:p>
        </w:tc>
        <w:tc>
          <w:tcPr>
            <w:tcW w:w="1880" w:type="dxa"/>
            <w:tcBorders>
              <w:top w:val="single" w:sz="4" w:space="0" w:color="auto"/>
              <w:left w:val="nil"/>
              <w:bottom w:val="single" w:sz="4" w:space="0" w:color="auto"/>
              <w:right w:val="single" w:sz="4" w:space="0" w:color="auto"/>
            </w:tcBorders>
            <w:shd w:val="clear" w:color="000000" w:fill="FFF2CC"/>
            <w:noWrap/>
            <w:vAlign w:val="bottom"/>
            <w:hideMark/>
          </w:tcPr>
          <w:p w14:paraId="5095B309" w14:textId="77777777" w:rsidR="00497227" w:rsidRPr="006412D6" w:rsidRDefault="00497227" w:rsidP="00497227">
            <w:r w:rsidRPr="006412D6">
              <w:t>Binary Value 0b…</w:t>
            </w:r>
          </w:p>
        </w:tc>
      </w:tr>
      <w:tr w:rsidR="00497227" w:rsidRPr="006412D6" w14:paraId="7D1EB1CC" w14:textId="77777777" w:rsidTr="00497227">
        <w:trPr>
          <w:trHeight w:val="28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117A5E1" w14:textId="77777777" w:rsidR="00497227" w:rsidRPr="006412D6" w:rsidRDefault="00497227" w:rsidP="00497227">
            <w:r w:rsidRPr="006412D6">
              <w:t>0</w:t>
            </w:r>
          </w:p>
        </w:tc>
        <w:tc>
          <w:tcPr>
            <w:tcW w:w="1580" w:type="dxa"/>
            <w:tcBorders>
              <w:top w:val="nil"/>
              <w:left w:val="nil"/>
              <w:bottom w:val="single" w:sz="4" w:space="0" w:color="auto"/>
              <w:right w:val="single" w:sz="4" w:space="0" w:color="auto"/>
            </w:tcBorders>
            <w:shd w:val="clear" w:color="auto" w:fill="auto"/>
            <w:noWrap/>
            <w:vAlign w:val="bottom"/>
            <w:hideMark/>
          </w:tcPr>
          <w:p w14:paraId="63438E6A" w14:textId="77777777" w:rsidR="00497227" w:rsidRPr="006412D6" w:rsidRDefault="00497227" w:rsidP="00497227">
            <w:r w:rsidRPr="006412D6">
              <w:t>x"0000"</w:t>
            </w:r>
          </w:p>
        </w:tc>
        <w:tc>
          <w:tcPr>
            <w:tcW w:w="1880" w:type="dxa"/>
            <w:tcBorders>
              <w:top w:val="nil"/>
              <w:left w:val="nil"/>
              <w:bottom w:val="single" w:sz="4" w:space="0" w:color="auto"/>
              <w:right w:val="single" w:sz="4" w:space="0" w:color="auto"/>
            </w:tcBorders>
            <w:shd w:val="clear" w:color="auto" w:fill="auto"/>
            <w:noWrap/>
            <w:vAlign w:val="bottom"/>
            <w:hideMark/>
          </w:tcPr>
          <w:p w14:paraId="31BB6501" w14:textId="77777777" w:rsidR="00497227" w:rsidRPr="006412D6" w:rsidRDefault="00497227" w:rsidP="00497227">
            <w:r w:rsidRPr="006412D6">
              <w:t>0</w:t>
            </w:r>
          </w:p>
        </w:tc>
      </w:tr>
      <w:tr w:rsidR="00497227" w:rsidRPr="006412D6" w14:paraId="51C274E2" w14:textId="77777777" w:rsidTr="00497227">
        <w:trPr>
          <w:trHeight w:val="28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D97E888" w14:textId="77777777" w:rsidR="00497227" w:rsidRPr="006412D6" w:rsidRDefault="00497227" w:rsidP="00497227">
            <w:r w:rsidRPr="006412D6">
              <w:t>1</w:t>
            </w:r>
          </w:p>
        </w:tc>
        <w:tc>
          <w:tcPr>
            <w:tcW w:w="1580" w:type="dxa"/>
            <w:tcBorders>
              <w:top w:val="nil"/>
              <w:left w:val="nil"/>
              <w:bottom w:val="single" w:sz="4" w:space="0" w:color="auto"/>
              <w:right w:val="single" w:sz="4" w:space="0" w:color="auto"/>
            </w:tcBorders>
            <w:shd w:val="clear" w:color="auto" w:fill="auto"/>
            <w:noWrap/>
            <w:vAlign w:val="bottom"/>
            <w:hideMark/>
          </w:tcPr>
          <w:p w14:paraId="67C061FA" w14:textId="77777777" w:rsidR="00497227" w:rsidRPr="006412D6" w:rsidRDefault="00497227" w:rsidP="00497227">
            <w:r w:rsidRPr="006412D6">
              <w:t>x"0040"</w:t>
            </w:r>
          </w:p>
        </w:tc>
        <w:tc>
          <w:tcPr>
            <w:tcW w:w="1880" w:type="dxa"/>
            <w:tcBorders>
              <w:top w:val="nil"/>
              <w:left w:val="nil"/>
              <w:bottom w:val="single" w:sz="4" w:space="0" w:color="auto"/>
              <w:right w:val="single" w:sz="4" w:space="0" w:color="auto"/>
            </w:tcBorders>
            <w:shd w:val="clear" w:color="auto" w:fill="auto"/>
            <w:noWrap/>
            <w:vAlign w:val="bottom"/>
            <w:hideMark/>
          </w:tcPr>
          <w:p w14:paraId="5A7B92FA" w14:textId="77777777" w:rsidR="00497227" w:rsidRPr="006412D6" w:rsidRDefault="00497227" w:rsidP="00497227">
            <w:r w:rsidRPr="006412D6">
              <w:t>1000000</w:t>
            </w:r>
          </w:p>
        </w:tc>
      </w:tr>
      <w:tr w:rsidR="00497227" w:rsidRPr="006412D6" w14:paraId="2400C4D2" w14:textId="77777777" w:rsidTr="00497227">
        <w:trPr>
          <w:trHeight w:val="28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C0AE9CE" w14:textId="77777777" w:rsidR="00497227" w:rsidRPr="006412D6" w:rsidRDefault="00497227" w:rsidP="00497227">
            <w:r w:rsidRPr="006412D6">
              <w:t>2</w:t>
            </w:r>
          </w:p>
        </w:tc>
        <w:tc>
          <w:tcPr>
            <w:tcW w:w="1580" w:type="dxa"/>
            <w:tcBorders>
              <w:top w:val="nil"/>
              <w:left w:val="nil"/>
              <w:bottom w:val="single" w:sz="4" w:space="0" w:color="auto"/>
              <w:right w:val="single" w:sz="4" w:space="0" w:color="auto"/>
            </w:tcBorders>
            <w:shd w:val="clear" w:color="auto" w:fill="auto"/>
            <w:noWrap/>
            <w:vAlign w:val="bottom"/>
            <w:hideMark/>
          </w:tcPr>
          <w:p w14:paraId="39B8464C" w14:textId="77777777" w:rsidR="00497227" w:rsidRPr="006412D6" w:rsidRDefault="00497227" w:rsidP="00497227">
            <w:r w:rsidRPr="006412D6">
              <w:t>x"1010"</w:t>
            </w:r>
          </w:p>
        </w:tc>
        <w:tc>
          <w:tcPr>
            <w:tcW w:w="1880" w:type="dxa"/>
            <w:tcBorders>
              <w:top w:val="nil"/>
              <w:left w:val="nil"/>
              <w:bottom w:val="single" w:sz="4" w:space="0" w:color="auto"/>
              <w:right w:val="single" w:sz="4" w:space="0" w:color="auto"/>
            </w:tcBorders>
            <w:shd w:val="clear" w:color="auto" w:fill="auto"/>
            <w:noWrap/>
            <w:vAlign w:val="bottom"/>
            <w:hideMark/>
          </w:tcPr>
          <w:p w14:paraId="6D6DAFDE" w14:textId="77777777" w:rsidR="00497227" w:rsidRPr="006412D6" w:rsidRDefault="00497227" w:rsidP="00497227">
            <w:r w:rsidRPr="006412D6">
              <w:t>1000000010000</w:t>
            </w:r>
          </w:p>
        </w:tc>
      </w:tr>
      <w:tr w:rsidR="00497227" w:rsidRPr="006412D6" w14:paraId="23D3DE28" w14:textId="77777777" w:rsidTr="00497227">
        <w:trPr>
          <w:trHeight w:val="28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C8B78CA" w14:textId="77777777" w:rsidR="00497227" w:rsidRPr="006412D6" w:rsidRDefault="00497227" w:rsidP="00497227">
            <w:r w:rsidRPr="006412D6">
              <w:t>3</w:t>
            </w:r>
          </w:p>
        </w:tc>
        <w:tc>
          <w:tcPr>
            <w:tcW w:w="1580" w:type="dxa"/>
            <w:tcBorders>
              <w:top w:val="nil"/>
              <w:left w:val="nil"/>
              <w:bottom w:val="single" w:sz="4" w:space="0" w:color="auto"/>
              <w:right w:val="single" w:sz="4" w:space="0" w:color="auto"/>
            </w:tcBorders>
            <w:shd w:val="clear" w:color="auto" w:fill="auto"/>
            <w:noWrap/>
            <w:vAlign w:val="bottom"/>
            <w:hideMark/>
          </w:tcPr>
          <w:p w14:paraId="1DA5C8AF" w14:textId="77777777" w:rsidR="00497227" w:rsidRPr="006412D6" w:rsidRDefault="00497227" w:rsidP="00497227">
            <w:r w:rsidRPr="006412D6">
              <w:t>x"000F"</w:t>
            </w:r>
          </w:p>
        </w:tc>
        <w:tc>
          <w:tcPr>
            <w:tcW w:w="1880" w:type="dxa"/>
            <w:tcBorders>
              <w:top w:val="nil"/>
              <w:left w:val="nil"/>
              <w:bottom w:val="single" w:sz="4" w:space="0" w:color="auto"/>
              <w:right w:val="single" w:sz="4" w:space="0" w:color="auto"/>
            </w:tcBorders>
            <w:shd w:val="clear" w:color="auto" w:fill="auto"/>
            <w:noWrap/>
            <w:vAlign w:val="bottom"/>
            <w:hideMark/>
          </w:tcPr>
          <w:p w14:paraId="7C10993E" w14:textId="77777777" w:rsidR="00497227" w:rsidRPr="006412D6" w:rsidRDefault="00497227" w:rsidP="00497227">
            <w:r w:rsidRPr="006412D6">
              <w:t>1111</w:t>
            </w:r>
          </w:p>
        </w:tc>
      </w:tr>
      <w:tr w:rsidR="00497227" w:rsidRPr="006412D6" w14:paraId="5EF8C134" w14:textId="77777777" w:rsidTr="00497227">
        <w:trPr>
          <w:trHeight w:val="28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1FE571C" w14:textId="77777777" w:rsidR="00497227" w:rsidRPr="006412D6" w:rsidRDefault="00497227" w:rsidP="00497227">
            <w:r w:rsidRPr="006412D6">
              <w:t>4</w:t>
            </w:r>
          </w:p>
        </w:tc>
        <w:tc>
          <w:tcPr>
            <w:tcW w:w="1580" w:type="dxa"/>
            <w:tcBorders>
              <w:top w:val="nil"/>
              <w:left w:val="nil"/>
              <w:bottom w:val="single" w:sz="4" w:space="0" w:color="auto"/>
              <w:right w:val="single" w:sz="4" w:space="0" w:color="auto"/>
            </w:tcBorders>
            <w:shd w:val="clear" w:color="auto" w:fill="auto"/>
            <w:noWrap/>
            <w:vAlign w:val="bottom"/>
            <w:hideMark/>
          </w:tcPr>
          <w:p w14:paraId="656097F3" w14:textId="77777777" w:rsidR="00497227" w:rsidRPr="006412D6" w:rsidRDefault="00497227" w:rsidP="00497227">
            <w:r w:rsidRPr="006412D6">
              <w:t>x"00F0"</w:t>
            </w:r>
          </w:p>
        </w:tc>
        <w:tc>
          <w:tcPr>
            <w:tcW w:w="1880" w:type="dxa"/>
            <w:tcBorders>
              <w:top w:val="nil"/>
              <w:left w:val="nil"/>
              <w:bottom w:val="single" w:sz="4" w:space="0" w:color="auto"/>
              <w:right w:val="single" w:sz="4" w:space="0" w:color="auto"/>
            </w:tcBorders>
            <w:shd w:val="clear" w:color="auto" w:fill="auto"/>
            <w:noWrap/>
            <w:vAlign w:val="bottom"/>
            <w:hideMark/>
          </w:tcPr>
          <w:p w14:paraId="45B229C2" w14:textId="77777777" w:rsidR="00497227" w:rsidRPr="006412D6" w:rsidRDefault="00497227" w:rsidP="00497227">
            <w:r w:rsidRPr="006412D6">
              <w:t>11110000</w:t>
            </w:r>
          </w:p>
        </w:tc>
      </w:tr>
      <w:tr w:rsidR="00497227" w:rsidRPr="006412D6" w14:paraId="1F39E87F" w14:textId="77777777" w:rsidTr="00497227">
        <w:trPr>
          <w:trHeight w:val="28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818DDE8" w14:textId="77777777" w:rsidR="00497227" w:rsidRPr="006412D6" w:rsidRDefault="00497227" w:rsidP="00497227">
            <w:r w:rsidRPr="006412D6">
              <w:t>5</w:t>
            </w:r>
          </w:p>
        </w:tc>
        <w:tc>
          <w:tcPr>
            <w:tcW w:w="1580" w:type="dxa"/>
            <w:tcBorders>
              <w:top w:val="nil"/>
              <w:left w:val="nil"/>
              <w:bottom w:val="single" w:sz="4" w:space="0" w:color="auto"/>
              <w:right w:val="single" w:sz="4" w:space="0" w:color="auto"/>
            </w:tcBorders>
            <w:shd w:val="clear" w:color="auto" w:fill="auto"/>
            <w:noWrap/>
            <w:vAlign w:val="bottom"/>
            <w:hideMark/>
          </w:tcPr>
          <w:p w14:paraId="3D05C3FB" w14:textId="77777777" w:rsidR="00497227" w:rsidRPr="006412D6" w:rsidRDefault="00497227" w:rsidP="00497227">
            <w:r w:rsidRPr="006412D6">
              <w:t>x"0010"</w:t>
            </w:r>
          </w:p>
        </w:tc>
        <w:tc>
          <w:tcPr>
            <w:tcW w:w="1880" w:type="dxa"/>
            <w:tcBorders>
              <w:top w:val="nil"/>
              <w:left w:val="nil"/>
              <w:bottom w:val="single" w:sz="4" w:space="0" w:color="auto"/>
              <w:right w:val="single" w:sz="4" w:space="0" w:color="auto"/>
            </w:tcBorders>
            <w:shd w:val="clear" w:color="auto" w:fill="auto"/>
            <w:noWrap/>
            <w:vAlign w:val="bottom"/>
            <w:hideMark/>
          </w:tcPr>
          <w:p w14:paraId="213C3E97" w14:textId="77777777" w:rsidR="00497227" w:rsidRPr="006412D6" w:rsidRDefault="00497227" w:rsidP="00497227">
            <w:r w:rsidRPr="006412D6">
              <w:t>10000</w:t>
            </w:r>
          </w:p>
        </w:tc>
      </w:tr>
      <w:tr w:rsidR="00497227" w:rsidRPr="006412D6" w14:paraId="3746C1D5" w14:textId="77777777" w:rsidTr="00497227">
        <w:trPr>
          <w:trHeight w:val="28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B99081D" w14:textId="77777777" w:rsidR="00497227" w:rsidRPr="006412D6" w:rsidRDefault="00497227" w:rsidP="00497227">
            <w:r w:rsidRPr="006412D6">
              <w:t>6</w:t>
            </w:r>
          </w:p>
        </w:tc>
        <w:tc>
          <w:tcPr>
            <w:tcW w:w="1580" w:type="dxa"/>
            <w:tcBorders>
              <w:top w:val="nil"/>
              <w:left w:val="nil"/>
              <w:bottom w:val="single" w:sz="4" w:space="0" w:color="auto"/>
              <w:right w:val="single" w:sz="4" w:space="0" w:color="auto"/>
            </w:tcBorders>
            <w:shd w:val="clear" w:color="auto" w:fill="auto"/>
            <w:noWrap/>
            <w:vAlign w:val="bottom"/>
            <w:hideMark/>
          </w:tcPr>
          <w:p w14:paraId="08D8E7F3" w14:textId="77777777" w:rsidR="00497227" w:rsidRPr="006412D6" w:rsidRDefault="00497227" w:rsidP="00497227">
            <w:r w:rsidRPr="006412D6">
              <w:t>x"0005"</w:t>
            </w:r>
          </w:p>
        </w:tc>
        <w:tc>
          <w:tcPr>
            <w:tcW w:w="1880" w:type="dxa"/>
            <w:tcBorders>
              <w:top w:val="nil"/>
              <w:left w:val="nil"/>
              <w:bottom w:val="single" w:sz="4" w:space="0" w:color="auto"/>
              <w:right w:val="single" w:sz="4" w:space="0" w:color="auto"/>
            </w:tcBorders>
            <w:shd w:val="clear" w:color="auto" w:fill="auto"/>
            <w:noWrap/>
            <w:vAlign w:val="bottom"/>
            <w:hideMark/>
          </w:tcPr>
          <w:p w14:paraId="04471D96" w14:textId="77777777" w:rsidR="00497227" w:rsidRPr="006412D6" w:rsidRDefault="00497227" w:rsidP="00497227">
            <w:r w:rsidRPr="006412D6">
              <w:t>101</w:t>
            </w:r>
          </w:p>
        </w:tc>
      </w:tr>
      <w:tr w:rsidR="00497227" w:rsidRPr="006412D6" w14:paraId="10C773AD" w14:textId="77777777" w:rsidTr="00497227">
        <w:trPr>
          <w:trHeight w:val="28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086E704" w14:textId="77777777" w:rsidR="00497227" w:rsidRPr="006412D6" w:rsidRDefault="00497227" w:rsidP="00497227">
            <w:r w:rsidRPr="006412D6">
              <w:t>7</w:t>
            </w:r>
          </w:p>
        </w:tc>
        <w:tc>
          <w:tcPr>
            <w:tcW w:w="1580" w:type="dxa"/>
            <w:tcBorders>
              <w:top w:val="nil"/>
              <w:left w:val="nil"/>
              <w:bottom w:val="single" w:sz="4" w:space="0" w:color="auto"/>
              <w:right w:val="single" w:sz="4" w:space="0" w:color="auto"/>
            </w:tcBorders>
            <w:shd w:val="clear" w:color="auto" w:fill="auto"/>
            <w:noWrap/>
            <w:vAlign w:val="bottom"/>
            <w:hideMark/>
          </w:tcPr>
          <w:p w14:paraId="425947BD" w14:textId="77777777" w:rsidR="00497227" w:rsidRPr="006412D6" w:rsidRDefault="00497227" w:rsidP="00497227">
            <w:r w:rsidRPr="006412D6">
              <w:t>x"0000"</w:t>
            </w:r>
          </w:p>
        </w:tc>
        <w:tc>
          <w:tcPr>
            <w:tcW w:w="1880" w:type="dxa"/>
            <w:tcBorders>
              <w:top w:val="nil"/>
              <w:left w:val="nil"/>
              <w:bottom w:val="single" w:sz="4" w:space="0" w:color="auto"/>
              <w:right w:val="single" w:sz="4" w:space="0" w:color="auto"/>
            </w:tcBorders>
            <w:shd w:val="clear" w:color="auto" w:fill="auto"/>
            <w:noWrap/>
            <w:vAlign w:val="bottom"/>
            <w:hideMark/>
          </w:tcPr>
          <w:p w14:paraId="7621FBD8" w14:textId="77777777" w:rsidR="00497227" w:rsidRPr="006412D6" w:rsidRDefault="00497227" w:rsidP="00497227">
            <w:r w:rsidRPr="006412D6">
              <w:t>0</w:t>
            </w:r>
          </w:p>
        </w:tc>
      </w:tr>
      <w:tr w:rsidR="00497227" w:rsidRPr="006412D6" w14:paraId="4CBB3F27" w14:textId="77777777" w:rsidTr="00497227">
        <w:trPr>
          <w:trHeight w:val="28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EAD5E08" w14:textId="77777777" w:rsidR="00497227" w:rsidRPr="006412D6" w:rsidRDefault="00497227" w:rsidP="00497227">
            <w:r w:rsidRPr="006412D6">
              <w:t>8</w:t>
            </w:r>
          </w:p>
        </w:tc>
        <w:tc>
          <w:tcPr>
            <w:tcW w:w="1580" w:type="dxa"/>
            <w:tcBorders>
              <w:top w:val="nil"/>
              <w:left w:val="nil"/>
              <w:bottom w:val="single" w:sz="4" w:space="0" w:color="auto"/>
              <w:right w:val="single" w:sz="4" w:space="0" w:color="auto"/>
            </w:tcBorders>
            <w:shd w:val="clear" w:color="auto" w:fill="auto"/>
            <w:noWrap/>
            <w:vAlign w:val="bottom"/>
            <w:hideMark/>
          </w:tcPr>
          <w:p w14:paraId="6BFD3CDC" w14:textId="77777777" w:rsidR="00497227" w:rsidRPr="006412D6" w:rsidRDefault="00497227" w:rsidP="00497227">
            <w:r w:rsidRPr="006412D6">
              <w:t>x"0000"</w:t>
            </w:r>
          </w:p>
        </w:tc>
        <w:tc>
          <w:tcPr>
            <w:tcW w:w="1880" w:type="dxa"/>
            <w:tcBorders>
              <w:top w:val="nil"/>
              <w:left w:val="nil"/>
              <w:bottom w:val="single" w:sz="4" w:space="0" w:color="auto"/>
              <w:right w:val="single" w:sz="4" w:space="0" w:color="auto"/>
            </w:tcBorders>
            <w:shd w:val="clear" w:color="auto" w:fill="auto"/>
            <w:noWrap/>
            <w:vAlign w:val="bottom"/>
            <w:hideMark/>
          </w:tcPr>
          <w:p w14:paraId="6D14A999" w14:textId="77777777" w:rsidR="00497227" w:rsidRPr="006412D6" w:rsidRDefault="00497227" w:rsidP="00497227">
            <w:r w:rsidRPr="006412D6">
              <w:t>0</w:t>
            </w:r>
          </w:p>
        </w:tc>
      </w:tr>
      <w:tr w:rsidR="00497227" w:rsidRPr="006412D6" w14:paraId="73E1A952" w14:textId="77777777" w:rsidTr="00497227">
        <w:trPr>
          <w:trHeight w:val="28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729CA6" w14:textId="77777777" w:rsidR="00497227" w:rsidRPr="006412D6" w:rsidRDefault="00497227" w:rsidP="00497227">
            <w:r w:rsidRPr="006412D6">
              <w:t>9</w:t>
            </w:r>
          </w:p>
        </w:tc>
        <w:tc>
          <w:tcPr>
            <w:tcW w:w="1580" w:type="dxa"/>
            <w:tcBorders>
              <w:top w:val="nil"/>
              <w:left w:val="nil"/>
              <w:bottom w:val="single" w:sz="4" w:space="0" w:color="auto"/>
              <w:right w:val="single" w:sz="4" w:space="0" w:color="auto"/>
            </w:tcBorders>
            <w:shd w:val="clear" w:color="auto" w:fill="auto"/>
            <w:noWrap/>
            <w:vAlign w:val="bottom"/>
            <w:hideMark/>
          </w:tcPr>
          <w:p w14:paraId="35F07235" w14:textId="77777777" w:rsidR="00497227" w:rsidRPr="006412D6" w:rsidRDefault="00497227" w:rsidP="00497227">
            <w:r w:rsidRPr="006412D6">
              <w:t>x"0000"</w:t>
            </w:r>
          </w:p>
        </w:tc>
        <w:tc>
          <w:tcPr>
            <w:tcW w:w="1880" w:type="dxa"/>
            <w:tcBorders>
              <w:top w:val="nil"/>
              <w:left w:val="nil"/>
              <w:bottom w:val="single" w:sz="4" w:space="0" w:color="auto"/>
              <w:right w:val="single" w:sz="4" w:space="0" w:color="auto"/>
            </w:tcBorders>
            <w:shd w:val="clear" w:color="auto" w:fill="auto"/>
            <w:noWrap/>
            <w:vAlign w:val="bottom"/>
            <w:hideMark/>
          </w:tcPr>
          <w:p w14:paraId="645A364A" w14:textId="77777777" w:rsidR="00497227" w:rsidRPr="006412D6" w:rsidRDefault="00497227" w:rsidP="00497227">
            <w:r w:rsidRPr="006412D6">
              <w:t>0</w:t>
            </w:r>
          </w:p>
        </w:tc>
      </w:tr>
      <w:tr w:rsidR="00497227" w:rsidRPr="006412D6" w14:paraId="26D7549E" w14:textId="77777777" w:rsidTr="00497227">
        <w:trPr>
          <w:trHeight w:val="28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32992F8" w14:textId="77777777" w:rsidR="00497227" w:rsidRPr="006412D6" w:rsidRDefault="00497227" w:rsidP="00497227">
            <w:r w:rsidRPr="006412D6">
              <w:t>a</w:t>
            </w:r>
          </w:p>
        </w:tc>
        <w:tc>
          <w:tcPr>
            <w:tcW w:w="1580" w:type="dxa"/>
            <w:tcBorders>
              <w:top w:val="nil"/>
              <w:left w:val="nil"/>
              <w:bottom w:val="single" w:sz="4" w:space="0" w:color="auto"/>
              <w:right w:val="single" w:sz="4" w:space="0" w:color="auto"/>
            </w:tcBorders>
            <w:shd w:val="clear" w:color="auto" w:fill="auto"/>
            <w:noWrap/>
            <w:vAlign w:val="bottom"/>
            <w:hideMark/>
          </w:tcPr>
          <w:p w14:paraId="5CF80863" w14:textId="77777777" w:rsidR="00497227" w:rsidRPr="006412D6" w:rsidRDefault="00497227" w:rsidP="00497227">
            <w:r w:rsidRPr="006412D6">
              <w:t>x"0000"</w:t>
            </w:r>
          </w:p>
        </w:tc>
        <w:tc>
          <w:tcPr>
            <w:tcW w:w="1880" w:type="dxa"/>
            <w:tcBorders>
              <w:top w:val="nil"/>
              <w:left w:val="nil"/>
              <w:bottom w:val="single" w:sz="4" w:space="0" w:color="auto"/>
              <w:right w:val="single" w:sz="4" w:space="0" w:color="auto"/>
            </w:tcBorders>
            <w:shd w:val="clear" w:color="auto" w:fill="auto"/>
            <w:noWrap/>
            <w:vAlign w:val="bottom"/>
            <w:hideMark/>
          </w:tcPr>
          <w:p w14:paraId="3266A511" w14:textId="77777777" w:rsidR="00497227" w:rsidRPr="006412D6" w:rsidRDefault="00497227" w:rsidP="00497227">
            <w:r w:rsidRPr="006412D6">
              <w:t>0</w:t>
            </w:r>
          </w:p>
        </w:tc>
      </w:tr>
      <w:tr w:rsidR="00497227" w:rsidRPr="006412D6" w14:paraId="688A0927" w14:textId="77777777" w:rsidTr="00497227">
        <w:trPr>
          <w:trHeight w:val="28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DD60A44" w14:textId="77777777" w:rsidR="00497227" w:rsidRPr="006412D6" w:rsidRDefault="00497227" w:rsidP="00497227">
            <w:r w:rsidRPr="006412D6">
              <w:t>b</w:t>
            </w:r>
          </w:p>
        </w:tc>
        <w:tc>
          <w:tcPr>
            <w:tcW w:w="1580" w:type="dxa"/>
            <w:tcBorders>
              <w:top w:val="nil"/>
              <w:left w:val="nil"/>
              <w:bottom w:val="single" w:sz="4" w:space="0" w:color="auto"/>
              <w:right w:val="single" w:sz="4" w:space="0" w:color="auto"/>
            </w:tcBorders>
            <w:shd w:val="clear" w:color="auto" w:fill="auto"/>
            <w:noWrap/>
            <w:vAlign w:val="bottom"/>
            <w:hideMark/>
          </w:tcPr>
          <w:p w14:paraId="07549684" w14:textId="77777777" w:rsidR="00497227" w:rsidRPr="006412D6" w:rsidRDefault="00497227" w:rsidP="00497227">
            <w:r w:rsidRPr="006412D6">
              <w:t>x"0000"</w:t>
            </w:r>
          </w:p>
        </w:tc>
        <w:tc>
          <w:tcPr>
            <w:tcW w:w="1880" w:type="dxa"/>
            <w:tcBorders>
              <w:top w:val="nil"/>
              <w:left w:val="nil"/>
              <w:bottom w:val="single" w:sz="4" w:space="0" w:color="auto"/>
              <w:right w:val="single" w:sz="4" w:space="0" w:color="auto"/>
            </w:tcBorders>
            <w:shd w:val="clear" w:color="auto" w:fill="auto"/>
            <w:noWrap/>
            <w:vAlign w:val="bottom"/>
            <w:hideMark/>
          </w:tcPr>
          <w:p w14:paraId="531F0830" w14:textId="77777777" w:rsidR="00497227" w:rsidRPr="006412D6" w:rsidRDefault="00497227" w:rsidP="00497227">
            <w:r w:rsidRPr="006412D6">
              <w:t>0</w:t>
            </w:r>
          </w:p>
        </w:tc>
      </w:tr>
      <w:tr w:rsidR="00497227" w:rsidRPr="006412D6" w14:paraId="3DAB2469" w14:textId="77777777" w:rsidTr="00497227">
        <w:trPr>
          <w:trHeight w:val="28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8E16B4" w14:textId="77777777" w:rsidR="00497227" w:rsidRPr="006412D6" w:rsidRDefault="00497227" w:rsidP="00497227">
            <w:r w:rsidRPr="006412D6">
              <w:t>c</w:t>
            </w:r>
          </w:p>
        </w:tc>
        <w:tc>
          <w:tcPr>
            <w:tcW w:w="1580" w:type="dxa"/>
            <w:tcBorders>
              <w:top w:val="nil"/>
              <w:left w:val="nil"/>
              <w:bottom w:val="single" w:sz="4" w:space="0" w:color="auto"/>
              <w:right w:val="single" w:sz="4" w:space="0" w:color="auto"/>
            </w:tcBorders>
            <w:shd w:val="clear" w:color="auto" w:fill="auto"/>
            <w:noWrap/>
            <w:vAlign w:val="bottom"/>
            <w:hideMark/>
          </w:tcPr>
          <w:p w14:paraId="7009C2B1" w14:textId="77777777" w:rsidR="00497227" w:rsidRPr="006412D6" w:rsidRDefault="00497227" w:rsidP="00497227">
            <w:r w:rsidRPr="006412D6">
              <w:t>x"0000"</w:t>
            </w:r>
          </w:p>
        </w:tc>
        <w:tc>
          <w:tcPr>
            <w:tcW w:w="1880" w:type="dxa"/>
            <w:tcBorders>
              <w:top w:val="nil"/>
              <w:left w:val="nil"/>
              <w:bottom w:val="single" w:sz="4" w:space="0" w:color="auto"/>
              <w:right w:val="single" w:sz="4" w:space="0" w:color="auto"/>
            </w:tcBorders>
            <w:shd w:val="clear" w:color="auto" w:fill="auto"/>
            <w:noWrap/>
            <w:vAlign w:val="bottom"/>
            <w:hideMark/>
          </w:tcPr>
          <w:p w14:paraId="417EEF32" w14:textId="77777777" w:rsidR="00497227" w:rsidRPr="006412D6" w:rsidRDefault="00497227" w:rsidP="00497227">
            <w:r w:rsidRPr="006412D6">
              <w:t>0</w:t>
            </w:r>
          </w:p>
        </w:tc>
      </w:tr>
      <w:tr w:rsidR="00497227" w:rsidRPr="006412D6" w14:paraId="08B5C90C" w14:textId="77777777" w:rsidTr="00497227">
        <w:trPr>
          <w:trHeight w:val="28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9A0A26A" w14:textId="77777777" w:rsidR="00497227" w:rsidRPr="006412D6" w:rsidRDefault="00497227" w:rsidP="00497227">
            <w:r w:rsidRPr="006412D6">
              <w:t>d</w:t>
            </w:r>
          </w:p>
        </w:tc>
        <w:tc>
          <w:tcPr>
            <w:tcW w:w="1580" w:type="dxa"/>
            <w:tcBorders>
              <w:top w:val="nil"/>
              <w:left w:val="nil"/>
              <w:bottom w:val="single" w:sz="4" w:space="0" w:color="auto"/>
              <w:right w:val="single" w:sz="4" w:space="0" w:color="auto"/>
            </w:tcBorders>
            <w:shd w:val="clear" w:color="auto" w:fill="auto"/>
            <w:noWrap/>
            <w:vAlign w:val="bottom"/>
            <w:hideMark/>
          </w:tcPr>
          <w:p w14:paraId="5283A748" w14:textId="77777777" w:rsidR="00497227" w:rsidRPr="006412D6" w:rsidRDefault="00497227" w:rsidP="00497227">
            <w:r w:rsidRPr="006412D6">
              <w:t>x"0000"</w:t>
            </w:r>
          </w:p>
        </w:tc>
        <w:tc>
          <w:tcPr>
            <w:tcW w:w="1880" w:type="dxa"/>
            <w:tcBorders>
              <w:top w:val="nil"/>
              <w:left w:val="nil"/>
              <w:bottom w:val="single" w:sz="4" w:space="0" w:color="auto"/>
              <w:right w:val="single" w:sz="4" w:space="0" w:color="auto"/>
            </w:tcBorders>
            <w:shd w:val="clear" w:color="auto" w:fill="auto"/>
            <w:noWrap/>
            <w:vAlign w:val="bottom"/>
            <w:hideMark/>
          </w:tcPr>
          <w:p w14:paraId="1FB548C7" w14:textId="77777777" w:rsidR="00497227" w:rsidRPr="006412D6" w:rsidRDefault="00497227" w:rsidP="00497227">
            <w:r w:rsidRPr="006412D6">
              <w:t>0</w:t>
            </w:r>
          </w:p>
        </w:tc>
      </w:tr>
      <w:tr w:rsidR="00497227" w:rsidRPr="006412D6" w14:paraId="5563A9D8" w14:textId="77777777" w:rsidTr="00497227">
        <w:trPr>
          <w:trHeight w:val="28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0EE812A" w14:textId="77777777" w:rsidR="00497227" w:rsidRPr="006412D6" w:rsidRDefault="00497227" w:rsidP="00497227">
            <w:r w:rsidRPr="006412D6">
              <w:t>e</w:t>
            </w:r>
          </w:p>
        </w:tc>
        <w:tc>
          <w:tcPr>
            <w:tcW w:w="1580" w:type="dxa"/>
            <w:tcBorders>
              <w:top w:val="nil"/>
              <w:left w:val="nil"/>
              <w:bottom w:val="single" w:sz="4" w:space="0" w:color="auto"/>
              <w:right w:val="single" w:sz="4" w:space="0" w:color="auto"/>
            </w:tcBorders>
            <w:shd w:val="clear" w:color="auto" w:fill="auto"/>
            <w:noWrap/>
            <w:vAlign w:val="bottom"/>
            <w:hideMark/>
          </w:tcPr>
          <w:p w14:paraId="18DDFDC1" w14:textId="77777777" w:rsidR="00497227" w:rsidRPr="006412D6" w:rsidRDefault="00497227" w:rsidP="00497227">
            <w:r w:rsidRPr="006412D6">
              <w:t>x"0000"</w:t>
            </w:r>
          </w:p>
        </w:tc>
        <w:tc>
          <w:tcPr>
            <w:tcW w:w="1880" w:type="dxa"/>
            <w:tcBorders>
              <w:top w:val="nil"/>
              <w:left w:val="nil"/>
              <w:bottom w:val="single" w:sz="4" w:space="0" w:color="auto"/>
              <w:right w:val="single" w:sz="4" w:space="0" w:color="auto"/>
            </w:tcBorders>
            <w:shd w:val="clear" w:color="auto" w:fill="auto"/>
            <w:noWrap/>
            <w:vAlign w:val="bottom"/>
            <w:hideMark/>
          </w:tcPr>
          <w:p w14:paraId="175C9242" w14:textId="77777777" w:rsidR="00497227" w:rsidRPr="006412D6" w:rsidRDefault="00497227" w:rsidP="00497227">
            <w:r w:rsidRPr="006412D6">
              <w:t>0</w:t>
            </w:r>
          </w:p>
        </w:tc>
      </w:tr>
      <w:tr w:rsidR="00497227" w:rsidRPr="006412D6" w14:paraId="1B81E39A" w14:textId="77777777" w:rsidTr="00497227">
        <w:trPr>
          <w:trHeight w:val="28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B77A253" w14:textId="77777777" w:rsidR="00497227" w:rsidRPr="006412D6" w:rsidRDefault="00497227" w:rsidP="00497227">
            <w:r w:rsidRPr="006412D6">
              <w:t>f</w:t>
            </w:r>
          </w:p>
        </w:tc>
        <w:tc>
          <w:tcPr>
            <w:tcW w:w="1580" w:type="dxa"/>
            <w:tcBorders>
              <w:top w:val="nil"/>
              <w:left w:val="nil"/>
              <w:bottom w:val="single" w:sz="4" w:space="0" w:color="auto"/>
              <w:right w:val="single" w:sz="4" w:space="0" w:color="auto"/>
            </w:tcBorders>
            <w:shd w:val="clear" w:color="auto" w:fill="auto"/>
            <w:noWrap/>
            <w:vAlign w:val="bottom"/>
            <w:hideMark/>
          </w:tcPr>
          <w:p w14:paraId="679B48B4" w14:textId="77777777" w:rsidR="00497227" w:rsidRPr="006412D6" w:rsidRDefault="00497227" w:rsidP="00497227">
            <w:r w:rsidRPr="006412D6">
              <w:t>x"0000"</w:t>
            </w:r>
          </w:p>
        </w:tc>
        <w:tc>
          <w:tcPr>
            <w:tcW w:w="1880" w:type="dxa"/>
            <w:tcBorders>
              <w:top w:val="nil"/>
              <w:left w:val="nil"/>
              <w:bottom w:val="single" w:sz="4" w:space="0" w:color="auto"/>
              <w:right w:val="single" w:sz="4" w:space="0" w:color="auto"/>
            </w:tcBorders>
            <w:shd w:val="clear" w:color="auto" w:fill="auto"/>
            <w:noWrap/>
            <w:vAlign w:val="bottom"/>
            <w:hideMark/>
          </w:tcPr>
          <w:p w14:paraId="4B4119A6" w14:textId="77777777" w:rsidR="00497227" w:rsidRPr="006412D6" w:rsidRDefault="00497227" w:rsidP="00497227">
            <w:r w:rsidRPr="006412D6">
              <w:t>0</w:t>
            </w:r>
          </w:p>
        </w:tc>
      </w:tr>
    </w:tbl>
    <w:p w14:paraId="09FCE033" w14:textId="77777777" w:rsidR="00497227" w:rsidRPr="006412D6" w:rsidRDefault="00497227" w:rsidP="00645BF1"/>
    <w:p w14:paraId="77E88C21" w14:textId="2F54C547" w:rsidR="005E3377" w:rsidRPr="006412D6" w:rsidRDefault="005E3377" w:rsidP="00645BF1"/>
    <w:p w14:paraId="6220EEDC" w14:textId="77777777" w:rsidR="005E3377" w:rsidRPr="006412D6" w:rsidRDefault="005E3377" w:rsidP="00645BF1"/>
    <w:p w14:paraId="01991031" w14:textId="77777777" w:rsidR="00837E43" w:rsidRPr="006412D6" w:rsidRDefault="006B07FC" w:rsidP="00645BF1">
      <w:pPr>
        <w:pStyle w:val="Heading2"/>
        <w:spacing w:before="96" w:after="96"/>
      </w:pPr>
      <w:r w:rsidRPr="006412D6">
        <w:t>Memory and register file contents for each loop:</w:t>
      </w:r>
    </w:p>
    <w:p w14:paraId="680EE70A" w14:textId="77777777" w:rsidR="006B07FC" w:rsidRPr="006412D6" w:rsidRDefault="006B07FC" w:rsidP="00645BF1">
      <w:r w:rsidRPr="006412D6">
        <w:t>You need to print out the data (not instructions) in your memory and register file after each loop. L, M, N should be the clock cycle numbers after each loop (e.g., L = 55 cycles after the first loop, N = 110 cycles after the second loop, etc). Your program should count the number of clock cycles after executing instructions.</w:t>
      </w:r>
    </w:p>
    <w:p w14:paraId="1EC2502A" w14:textId="77777777" w:rsidR="00224E3A" w:rsidRPr="006412D6" w:rsidRDefault="00224E3A" w:rsidP="00645BF1"/>
    <w:p w14:paraId="3C8A4058" w14:textId="1ED3513A" w:rsidR="00DE269E" w:rsidRPr="006412D6" w:rsidRDefault="00DE269E" w:rsidP="00645BF1"/>
    <w:p w14:paraId="2BDFEF12" w14:textId="77777777" w:rsidR="00DE269E" w:rsidRPr="006412D6" w:rsidRDefault="00DE269E" w:rsidP="00645BF1"/>
    <w:p w14:paraId="1F8A1EEC" w14:textId="1CBE5C58" w:rsidR="00224E3A" w:rsidRPr="006412D6" w:rsidRDefault="00224E3A" w:rsidP="00645BF1">
      <w:r w:rsidRPr="006412D6">
        <w:t xml:space="preserve">After the first loop, clock cycle: </w:t>
      </w:r>
      <w:r w:rsidR="00411FCD" w:rsidRPr="006412D6">
        <w:t>27 (end of 27)</w:t>
      </w:r>
    </w:p>
    <w:p w14:paraId="10D0F80A" w14:textId="77777777" w:rsidR="00224E3A" w:rsidRPr="006412D6" w:rsidRDefault="00224E3A" w:rsidP="00645BF1">
      <w:r w:rsidRPr="006412D6">
        <w:t>Memory (data + instruction):</w:t>
      </w:r>
    </w:p>
    <w:tbl>
      <w:tblPr>
        <w:tblW w:w="4240" w:type="dxa"/>
        <w:tblLook w:val="04A0" w:firstRow="1" w:lastRow="0" w:firstColumn="1" w:lastColumn="0" w:noHBand="0" w:noVBand="1"/>
      </w:tblPr>
      <w:tblGrid>
        <w:gridCol w:w="1020"/>
        <w:gridCol w:w="325"/>
        <w:gridCol w:w="1017"/>
        <w:gridCol w:w="2163"/>
      </w:tblGrid>
      <w:tr w:rsidR="00E20915" w:rsidRPr="006412D6" w14:paraId="5C0D9938" w14:textId="77777777" w:rsidTr="00423976">
        <w:trPr>
          <w:trHeight w:val="285"/>
        </w:trPr>
        <w:tc>
          <w:tcPr>
            <w:tcW w:w="1345" w:type="dxa"/>
            <w:gridSpan w:val="2"/>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617A4DFD" w14:textId="77777777" w:rsidR="00E20915" w:rsidRPr="006412D6" w:rsidRDefault="00E20915" w:rsidP="00AE0599">
            <w:r w:rsidRPr="006412D6">
              <w:t>Address</w:t>
            </w:r>
            <w:r w:rsidR="00423976" w:rsidRPr="006412D6">
              <w:t xml:space="preserve"> </w:t>
            </w:r>
            <w:r w:rsidRPr="006412D6">
              <w:t>0x…</w:t>
            </w:r>
          </w:p>
        </w:tc>
        <w:tc>
          <w:tcPr>
            <w:tcW w:w="815" w:type="dxa"/>
            <w:tcBorders>
              <w:top w:val="single" w:sz="4" w:space="0" w:color="auto"/>
              <w:left w:val="nil"/>
              <w:bottom w:val="single" w:sz="4" w:space="0" w:color="auto"/>
              <w:right w:val="single" w:sz="4" w:space="0" w:color="auto"/>
            </w:tcBorders>
            <w:shd w:val="clear" w:color="000000" w:fill="FFF2CC"/>
            <w:noWrap/>
            <w:vAlign w:val="bottom"/>
            <w:hideMark/>
          </w:tcPr>
          <w:p w14:paraId="2C0EBE66" w14:textId="77777777" w:rsidR="00E20915" w:rsidRPr="006412D6" w:rsidRDefault="00E20915" w:rsidP="00AE0599">
            <w:r w:rsidRPr="006412D6">
              <w:t>Hex Value</w:t>
            </w:r>
          </w:p>
        </w:tc>
        <w:tc>
          <w:tcPr>
            <w:tcW w:w="2080" w:type="dxa"/>
            <w:tcBorders>
              <w:top w:val="single" w:sz="4" w:space="0" w:color="auto"/>
              <w:left w:val="nil"/>
              <w:bottom w:val="single" w:sz="4" w:space="0" w:color="auto"/>
              <w:right w:val="single" w:sz="4" w:space="0" w:color="auto"/>
            </w:tcBorders>
            <w:shd w:val="clear" w:color="000000" w:fill="FFF2CC"/>
            <w:noWrap/>
            <w:vAlign w:val="bottom"/>
            <w:hideMark/>
          </w:tcPr>
          <w:p w14:paraId="4CAB2094" w14:textId="77777777" w:rsidR="00E20915" w:rsidRPr="006412D6" w:rsidRDefault="00E20915" w:rsidP="00AE0599">
            <w:r w:rsidRPr="006412D6">
              <w:t>Binary Value 0b…</w:t>
            </w:r>
          </w:p>
        </w:tc>
      </w:tr>
      <w:tr w:rsidR="00E20915" w:rsidRPr="006412D6" w14:paraId="1627FA66" w14:textId="77777777" w:rsidTr="00423976">
        <w:trPr>
          <w:trHeight w:val="285"/>
        </w:trPr>
        <w:tc>
          <w:tcPr>
            <w:tcW w:w="1345" w:type="dxa"/>
            <w:gridSpan w:val="2"/>
            <w:tcBorders>
              <w:top w:val="nil"/>
              <w:left w:val="single" w:sz="4" w:space="0" w:color="auto"/>
              <w:bottom w:val="single" w:sz="4" w:space="0" w:color="auto"/>
              <w:right w:val="single" w:sz="4" w:space="0" w:color="auto"/>
            </w:tcBorders>
            <w:shd w:val="clear" w:color="auto" w:fill="auto"/>
            <w:noWrap/>
            <w:vAlign w:val="bottom"/>
            <w:hideMark/>
          </w:tcPr>
          <w:p w14:paraId="10BBCFD0" w14:textId="77777777" w:rsidR="00E20915" w:rsidRPr="006412D6" w:rsidRDefault="00E20915" w:rsidP="00AE0599">
            <w:r w:rsidRPr="006412D6">
              <w:t>0</w:t>
            </w:r>
          </w:p>
        </w:tc>
        <w:tc>
          <w:tcPr>
            <w:tcW w:w="815" w:type="dxa"/>
            <w:tcBorders>
              <w:top w:val="nil"/>
              <w:left w:val="nil"/>
              <w:bottom w:val="single" w:sz="4" w:space="0" w:color="auto"/>
              <w:right w:val="single" w:sz="4" w:space="0" w:color="auto"/>
            </w:tcBorders>
            <w:shd w:val="clear" w:color="auto" w:fill="auto"/>
            <w:noWrap/>
            <w:vAlign w:val="bottom"/>
            <w:hideMark/>
          </w:tcPr>
          <w:p w14:paraId="10202992" w14:textId="77777777" w:rsidR="00E20915" w:rsidRPr="006412D6" w:rsidRDefault="00E20915" w:rsidP="00AE0599">
            <w:r w:rsidRPr="006412D6">
              <w:t>x"0101"</w:t>
            </w:r>
          </w:p>
        </w:tc>
        <w:tc>
          <w:tcPr>
            <w:tcW w:w="2080" w:type="dxa"/>
            <w:tcBorders>
              <w:top w:val="nil"/>
              <w:left w:val="nil"/>
              <w:bottom w:val="single" w:sz="4" w:space="0" w:color="auto"/>
              <w:right w:val="single" w:sz="4" w:space="0" w:color="auto"/>
            </w:tcBorders>
            <w:shd w:val="clear" w:color="auto" w:fill="auto"/>
            <w:noWrap/>
            <w:vAlign w:val="bottom"/>
            <w:hideMark/>
          </w:tcPr>
          <w:p w14:paraId="3CE772B2" w14:textId="77777777" w:rsidR="00E20915" w:rsidRPr="006412D6" w:rsidRDefault="00E20915" w:rsidP="00AE0599">
            <w:r w:rsidRPr="006412D6">
              <w:t>100000001</w:t>
            </w:r>
          </w:p>
        </w:tc>
      </w:tr>
      <w:tr w:rsidR="00E20915" w:rsidRPr="006412D6" w14:paraId="1C429BB9" w14:textId="77777777" w:rsidTr="00423976">
        <w:trPr>
          <w:trHeight w:val="285"/>
        </w:trPr>
        <w:tc>
          <w:tcPr>
            <w:tcW w:w="1345" w:type="dxa"/>
            <w:gridSpan w:val="2"/>
            <w:tcBorders>
              <w:top w:val="nil"/>
              <w:left w:val="single" w:sz="4" w:space="0" w:color="auto"/>
              <w:bottom w:val="single" w:sz="4" w:space="0" w:color="auto"/>
              <w:right w:val="single" w:sz="4" w:space="0" w:color="auto"/>
            </w:tcBorders>
            <w:shd w:val="clear" w:color="auto" w:fill="auto"/>
            <w:noWrap/>
            <w:vAlign w:val="bottom"/>
            <w:hideMark/>
          </w:tcPr>
          <w:p w14:paraId="16BDC578" w14:textId="77777777" w:rsidR="00E20915" w:rsidRPr="006412D6" w:rsidRDefault="00E20915" w:rsidP="00AE0599">
            <w:r w:rsidRPr="006412D6">
              <w:t>1</w:t>
            </w:r>
          </w:p>
        </w:tc>
        <w:tc>
          <w:tcPr>
            <w:tcW w:w="815" w:type="dxa"/>
            <w:tcBorders>
              <w:top w:val="nil"/>
              <w:left w:val="nil"/>
              <w:bottom w:val="single" w:sz="4" w:space="0" w:color="auto"/>
              <w:right w:val="single" w:sz="4" w:space="0" w:color="auto"/>
            </w:tcBorders>
            <w:shd w:val="clear" w:color="auto" w:fill="auto"/>
            <w:noWrap/>
            <w:vAlign w:val="bottom"/>
            <w:hideMark/>
          </w:tcPr>
          <w:p w14:paraId="094D38BB" w14:textId="77777777" w:rsidR="00E20915" w:rsidRPr="006412D6" w:rsidRDefault="00E20915" w:rsidP="00AE0599">
            <w:r w:rsidRPr="006412D6">
              <w:t>x"0101"</w:t>
            </w:r>
          </w:p>
        </w:tc>
        <w:tc>
          <w:tcPr>
            <w:tcW w:w="2080" w:type="dxa"/>
            <w:tcBorders>
              <w:top w:val="nil"/>
              <w:left w:val="nil"/>
              <w:bottom w:val="single" w:sz="4" w:space="0" w:color="auto"/>
              <w:right w:val="single" w:sz="4" w:space="0" w:color="auto"/>
            </w:tcBorders>
            <w:shd w:val="clear" w:color="auto" w:fill="auto"/>
            <w:noWrap/>
            <w:vAlign w:val="bottom"/>
            <w:hideMark/>
          </w:tcPr>
          <w:p w14:paraId="728610E2" w14:textId="77777777" w:rsidR="00E20915" w:rsidRPr="006412D6" w:rsidRDefault="00E20915" w:rsidP="00AE0599">
            <w:r w:rsidRPr="006412D6">
              <w:t>100000001</w:t>
            </w:r>
          </w:p>
        </w:tc>
      </w:tr>
      <w:tr w:rsidR="00E20915" w:rsidRPr="006412D6" w14:paraId="5F21AB25" w14:textId="77777777" w:rsidTr="00423976">
        <w:trPr>
          <w:trHeight w:val="285"/>
        </w:trPr>
        <w:tc>
          <w:tcPr>
            <w:tcW w:w="1345" w:type="dxa"/>
            <w:gridSpan w:val="2"/>
            <w:tcBorders>
              <w:top w:val="nil"/>
              <w:left w:val="single" w:sz="4" w:space="0" w:color="auto"/>
              <w:bottom w:val="single" w:sz="4" w:space="0" w:color="auto"/>
              <w:right w:val="single" w:sz="4" w:space="0" w:color="auto"/>
            </w:tcBorders>
            <w:shd w:val="clear" w:color="auto" w:fill="auto"/>
            <w:noWrap/>
            <w:vAlign w:val="bottom"/>
            <w:hideMark/>
          </w:tcPr>
          <w:p w14:paraId="425CD828" w14:textId="77777777" w:rsidR="00E20915" w:rsidRPr="006412D6" w:rsidRDefault="00E20915" w:rsidP="00AE0599">
            <w:r w:rsidRPr="006412D6">
              <w:t>2</w:t>
            </w:r>
          </w:p>
        </w:tc>
        <w:tc>
          <w:tcPr>
            <w:tcW w:w="815" w:type="dxa"/>
            <w:tcBorders>
              <w:top w:val="nil"/>
              <w:left w:val="nil"/>
              <w:bottom w:val="single" w:sz="4" w:space="0" w:color="auto"/>
              <w:right w:val="single" w:sz="4" w:space="0" w:color="auto"/>
            </w:tcBorders>
            <w:shd w:val="clear" w:color="auto" w:fill="auto"/>
            <w:noWrap/>
            <w:vAlign w:val="bottom"/>
            <w:hideMark/>
          </w:tcPr>
          <w:p w14:paraId="7EDD4919" w14:textId="77777777" w:rsidR="00E20915" w:rsidRPr="006412D6" w:rsidRDefault="00E20915" w:rsidP="00AE0599">
            <w:r w:rsidRPr="006412D6">
              <w:t>x"0110"</w:t>
            </w:r>
          </w:p>
        </w:tc>
        <w:tc>
          <w:tcPr>
            <w:tcW w:w="2080" w:type="dxa"/>
            <w:tcBorders>
              <w:top w:val="nil"/>
              <w:left w:val="nil"/>
              <w:bottom w:val="single" w:sz="4" w:space="0" w:color="auto"/>
              <w:right w:val="single" w:sz="4" w:space="0" w:color="auto"/>
            </w:tcBorders>
            <w:shd w:val="clear" w:color="auto" w:fill="auto"/>
            <w:noWrap/>
            <w:vAlign w:val="bottom"/>
            <w:hideMark/>
          </w:tcPr>
          <w:p w14:paraId="0A4A4ABB" w14:textId="77777777" w:rsidR="00E20915" w:rsidRPr="006412D6" w:rsidRDefault="00E20915" w:rsidP="00AE0599">
            <w:r w:rsidRPr="006412D6">
              <w:t>100010000</w:t>
            </w:r>
          </w:p>
        </w:tc>
      </w:tr>
      <w:tr w:rsidR="00E20915" w:rsidRPr="006412D6" w14:paraId="39DC19E9" w14:textId="77777777" w:rsidTr="00423976">
        <w:trPr>
          <w:trHeight w:val="285"/>
        </w:trPr>
        <w:tc>
          <w:tcPr>
            <w:tcW w:w="1345" w:type="dxa"/>
            <w:gridSpan w:val="2"/>
            <w:tcBorders>
              <w:top w:val="nil"/>
              <w:left w:val="single" w:sz="4" w:space="0" w:color="auto"/>
              <w:bottom w:val="single" w:sz="4" w:space="0" w:color="auto"/>
              <w:right w:val="single" w:sz="4" w:space="0" w:color="auto"/>
            </w:tcBorders>
            <w:shd w:val="clear" w:color="auto" w:fill="auto"/>
            <w:noWrap/>
            <w:vAlign w:val="bottom"/>
            <w:hideMark/>
          </w:tcPr>
          <w:p w14:paraId="29AF81A9" w14:textId="77777777" w:rsidR="00E20915" w:rsidRPr="006412D6" w:rsidRDefault="00E20915" w:rsidP="00AE0599">
            <w:r w:rsidRPr="006412D6">
              <w:t>3</w:t>
            </w:r>
          </w:p>
        </w:tc>
        <w:tc>
          <w:tcPr>
            <w:tcW w:w="815" w:type="dxa"/>
            <w:tcBorders>
              <w:top w:val="nil"/>
              <w:left w:val="nil"/>
              <w:bottom w:val="single" w:sz="4" w:space="0" w:color="auto"/>
              <w:right w:val="single" w:sz="4" w:space="0" w:color="auto"/>
            </w:tcBorders>
            <w:shd w:val="clear" w:color="auto" w:fill="auto"/>
            <w:noWrap/>
            <w:vAlign w:val="bottom"/>
            <w:hideMark/>
          </w:tcPr>
          <w:p w14:paraId="4D0DF45B" w14:textId="77777777" w:rsidR="00E20915" w:rsidRPr="006412D6" w:rsidRDefault="00E20915" w:rsidP="00AE0599">
            <w:r w:rsidRPr="006412D6">
              <w:t>x"0011"</w:t>
            </w:r>
          </w:p>
        </w:tc>
        <w:tc>
          <w:tcPr>
            <w:tcW w:w="2080" w:type="dxa"/>
            <w:tcBorders>
              <w:top w:val="nil"/>
              <w:left w:val="nil"/>
              <w:bottom w:val="single" w:sz="4" w:space="0" w:color="auto"/>
              <w:right w:val="single" w:sz="4" w:space="0" w:color="auto"/>
            </w:tcBorders>
            <w:shd w:val="clear" w:color="auto" w:fill="auto"/>
            <w:noWrap/>
            <w:vAlign w:val="bottom"/>
            <w:hideMark/>
          </w:tcPr>
          <w:p w14:paraId="2B64173C" w14:textId="77777777" w:rsidR="00E20915" w:rsidRPr="006412D6" w:rsidRDefault="00E20915" w:rsidP="00AE0599">
            <w:r w:rsidRPr="006412D6">
              <w:t>10001</w:t>
            </w:r>
          </w:p>
        </w:tc>
      </w:tr>
      <w:tr w:rsidR="00E20915" w:rsidRPr="006412D6" w14:paraId="58039B01" w14:textId="77777777" w:rsidTr="00423976">
        <w:trPr>
          <w:trHeight w:val="285"/>
        </w:trPr>
        <w:tc>
          <w:tcPr>
            <w:tcW w:w="1345" w:type="dxa"/>
            <w:gridSpan w:val="2"/>
            <w:tcBorders>
              <w:top w:val="nil"/>
              <w:left w:val="single" w:sz="4" w:space="0" w:color="auto"/>
              <w:bottom w:val="single" w:sz="4" w:space="0" w:color="auto"/>
              <w:right w:val="single" w:sz="4" w:space="0" w:color="auto"/>
            </w:tcBorders>
            <w:shd w:val="clear" w:color="auto" w:fill="auto"/>
            <w:noWrap/>
            <w:vAlign w:val="bottom"/>
            <w:hideMark/>
          </w:tcPr>
          <w:p w14:paraId="4BDAD390" w14:textId="77777777" w:rsidR="00E20915" w:rsidRPr="006412D6" w:rsidRDefault="00E20915" w:rsidP="00AE0599">
            <w:r w:rsidRPr="006412D6">
              <w:t>4</w:t>
            </w:r>
          </w:p>
        </w:tc>
        <w:tc>
          <w:tcPr>
            <w:tcW w:w="815" w:type="dxa"/>
            <w:tcBorders>
              <w:top w:val="nil"/>
              <w:left w:val="nil"/>
              <w:bottom w:val="single" w:sz="4" w:space="0" w:color="auto"/>
              <w:right w:val="single" w:sz="4" w:space="0" w:color="auto"/>
            </w:tcBorders>
            <w:shd w:val="clear" w:color="auto" w:fill="auto"/>
            <w:noWrap/>
            <w:vAlign w:val="bottom"/>
            <w:hideMark/>
          </w:tcPr>
          <w:p w14:paraId="24F325F0" w14:textId="77777777" w:rsidR="00E20915" w:rsidRPr="006412D6" w:rsidRDefault="00E20915" w:rsidP="00AE0599">
            <w:r w:rsidRPr="006412D6">
              <w:t>x"00F0"</w:t>
            </w:r>
          </w:p>
        </w:tc>
        <w:tc>
          <w:tcPr>
            <w:tcW w:w="2080" w:type="dxa"/>
            <w:tcBorders>
              <w:top w:val="nil"/>
              <w:left w:val="nil"/>
              <w:bottom w:val="single" w:sz="4" w:space="0" w:color="auto"/>
              <w:right w:val="single" w:sz="4" w:space="0" w:color="auto"/>
            </w:tcBorders>
            <w:shd w:val="clear" w:color="auto" w:fill="auto"/>
            <w:noWrap/>
            <w:vAlign w:val="bottom"/>
            <w:hideMark/>
          </w:tcPr>
          <w:p w14:paraId="1F032DE0" w14:textId="77777777" w:rsidR="00E20915" w:rsidRPr="006412D6" w:rsidRDefault="00E20915" w:rsidP="00AE0599">
            <w:r w:rsidRPr="006412D6">
              <w:t>11110000</w:t>
            </w:r>
          </w:p>
        </w:tc>
      </w:tr>
      <w:tr w:rsidR="00E20915" w:rsidRPr="006412D6" w14:paraId="0C2AEBA8" w14:textId="77777777" w:rsidTr="00423976">
        <w:trPr>
          <w:trHeight w:val="285"/>
        </w:trPr>
        <w:tc>
          <w:tcPr>
            <w:tcW w:w="1345" w:type="dxa"/>
            <w:gridSpan w:val="2"/>
            <w:tcBorders>
              <w:top w:val="nil"/>
              <w:left w:val="single" w:sz="4" w:space="0" w:color="auto"/>
              <w:bottom w:val="single" w:sz="4" w:space="0" w:color="auto"/>
              <w:right w:val="single" w:sz="4" w:space="0" w:color="auto"/>
            </w:tcBorders>
            <w:shd w:val="clear" w:color="auto" w:fill="auto"/>
            <w:noWrap/>
            <w:vAlign w:val="bottom"/>
            <w:hideMark/>
          </w:tcPr>
          <w:p w14:paraId="1D5E4AC9" w14:textId="77777777" w:rsidR="00E20915" w:rsidRPr="006412D6" w:rsidRDefault="00E20915" w:rsidP="00AE0599">
            <w:r w:rsidRPr="006412D6">
              <w:t>5</w:t>
            </w:r>
          </w:p>
        </w:tc>
        <w:tc>
          <w:tcPr>
            <w:tcW w:w="815" w:type="dxa"/>
            <w:tcBorders>
              <w:top w:val="nil"/>
              <w:left w:val="nil"/>
              <w:bottom w:val="single" w:sz="4" w:space="0" w:color="auto"/>
              <w:right w:val="single" w:sz="4" w:space="0" w:color="auto"/>
            </w:tcBorders>
            <w:shd w:val="clear" w:color="auto" w:fill="auto"/>
            <w:noWrap/>
            <w:vAlign w:val="bottom"/>
            <w:hideMark/>
          </w:tcPr>
          <w:p w14:paraId="4567B731" w14:textId="77777777" w:rsidR="00E20915" w:rsidRPr="006412D6" w:rsidRDefault="00E20915" w:rsidP="00AE0599">
            <w:r w:rsidRPr="006412D6">
              <w:t>x"00FF"</w:t>
            </w:r>
          </w:p>
        </w:tc>
        <w:tc>
          <w:tcPr>
            <w:tcW w:w="2080" w:type="dxa"/>
            <w:tcBorders>
              <w:top w:val="nil"/>
              <w:left w:val="nil"/>
              <w:bottom w:val="single" w:sz="4" w:space="0" w:color="auto"/>
              <w:right w:val="single" w:sz="4" w:space="0" w:color="auto"/>
            </w:tcBorders>
            <w:shd w:val="clear" w:color="auto" w:fill="auto"/>
            <w:noWrap/>
            <w:vAlign w:val="bottom"/>
            <w:hideMark/>
          </w:tcPr>
          <w:p w14:paraId="36EBB927" w14:textId="77777777" w:rsidR="00E20915" w:rsidRPr="006412D6" w:rsidRDefault="00E20915" w:rsidP="00AE0599">
            <w:r w:rsidRPr="006412D6">
              <w:t>11111111</w:t>
            </w:r>
          </w:p>
        </w:tc>
      </w:tr>
      <w:tr w:rsidR="00E20915" w:rsidRPr="006412D6" w14:paraId="7E80DE34" w14:textId="77777777" w:rsidTr="00423976">
        <w:trPr>
          <w:trHeight w:val="285"/>
        </w:trPr>
        <w:tc>
          <w:tcPr>
            <w:tcW w:w="1345" w:type="dxa"/>
            <w:gridSpan w:val="2"/>
            <w:tcBorders>
              <w:top w:val="nil"/>
              <w:left w:val="single" w:sz="4" w:space="0" w:color="auto"/>
              <w:bottom w:val="single" w:sz="4" w:space="0" w:color="auto"/>
              <w:right w:val="single" w:sz="4" w:space="0" w:color="auto"/>
            </w:tcBorders>
            <w:shd w:val="clear" w:color="auto" w:fill="auto"/>
            <w:noWrap/>
            <w:vAlign w:val="bottom"/>
            <w:hideMark/>
          </w:tcPr>
          <w:p w14:paraId="659F4161" w14:textId="77777777" w:rsidR="00E20915" w:rsidRPr="006412D6" w:rsidRDefault="00E20915" w:rsidP="00AE0599">
            <w:r w:rsidRPr="006412D6">
              <w:t>6</w:t>
            </w:r>
          </w:p>
        </w:tc>
        <w:tc>
          <w:tcPr>
            <w:tcW w:w="815" w:type="dxa"/>
            <w:tcBorders>
              <w:top w:val="nil"/>
              <w:left w:val="nil"/>
              <w:bottom w:val="single" w:sz="4" w:space="0" w:color="auto"/>
              <w:right w:val="single" w:sz="4" w:space="0" w:color="auto"/>
            </w:tcBorders>
            <w:shd w:val="clear" w:color="auto" w:fill="auto"/>
            <w:noWrap/>
            <w:vAlign w:val="bottom"/>
            <w:hideMark/>
          </w:tcPr>
          <w:p w14:paraId="299C0CAB" w14:textId="77777777" w:rsidR="00E20915" w:rsidRPr="006412D6" w:rsidRDefault="00E20915" w:rsidP="00AE0599">
            <w:r w:rsidRPr="006412D6">
              <w:t>x"0005"</w:t>
            </w:r>
          </w:p>
        </w:tc>
        <w:tc>
          <w:tcPr>
            <w:tcW w:w="2080" w:type="dxa"/>
            <w:tcBorders>
              <w:top w:val="nil"/>
              <w:left w:val="nil"/>
              <w:bottom w:val="single" w:sz="4" w:space="0" w:color="auto"/>
              <w:right w:val="single" w:sz="4" w:space="0" w:color="auto"/>
            </w:tcBorders>
            <w:shd w:val="clear" w:color="auto" w:fill="auto"/>
            <w:noWrap/>
            <w:vAlign w:val="bottom"/>
            <w:hideMark/>
          </w:tcPr>
          <w:p w14:paraId="629EBB35" w14:textId="77777777" w:rsidR="00E20915" w:rsidRPr="006412D6" w:rsidRDefault="00E20915" w:rsidP="00AE0599">
            <w:r w:rsidRPr="006412D6">
              <w:t>101</w:t>
            </w:r>
          </w:p>
        </w:tc>
      </w:tr>
      <w:tr w:rsidR="00E20915" w:rsidRPr="006412D6" w14:paraId="3C216426" w14:textId="77777777" w:rsidTr="00423976">
        <w:trPr>
          <w:trHeight w:val="285"/>
        </w:trPr>
        <w:tc>
          <w:tcPr>
            <w:tcW w:w="1345" w:type="dxa"/>
            <w:gridSpan w:val="2"/>
            <w:tcBorders>
              <w:top w:val="nil"/>
              <w:left w:val="single" w:sz="4" w:space="0" w:color="auto"/>
              <w:bottom w:val="single" w:sz="4" w:space="0" w:color="auto"/>
              <w:right w:val="single" w:sz="4" w:space="0" w:color="auto"/>
            </w:tcBorders>
            <w:shd w:val="clear" w:color="auto" w:fill="auto"/>
            <w:noWrap/>
            <w:vAlign w:val="bottom"/>
            <w:hideMark/>
          </w:tcPr>
          <w:p w14:paraId="30D97E0F" w14:textId="77777777" w:rsidR="00E20915" w:rsidRPr="006412D6" w:rsidRDefault="00E20915" w:rsidP="00AE0599">
            <w:r w:rsidRPr="006412D6">
              <w:t>7</w:t>
            </w:r>
          </w:p>
        </w:tc>
        <w:tc>
          <w:tcPr>
            <w:tcW w:w="815" w:type="dxa"/>
            <w:tcBorders>
              <w:top w:val="nil"/>
              <w:left w:val="nil"/>
              <w:bottom w:val="single" w:sz="4" w:space="0" w:color="auto"/>
              <w:right w:val="single" w:sz="4" w:space="0" w:color="auto"/>
            </w:tcBorders>
            <w:shd w:val="clear" w:color="auto" w:fill="auto"/>
            <w:noWrap/>
            <w:vAlign w:val="bottom"/>
            <w:hideMark/>
          </w:tcPr>
          <w:p w14:paraId="22C5C105" w14:textId="77777777" w:rsidR="00E20915" w:rsidRPr="006412D6" w:rsidRDefault="00E20915" w:rsidP="00AE0599">
            <w:r w:rsidRPr="006412D6">
              <w:t>x"0006"</w:t>
            </w:r>
          </w:p>
        </w:tc>
        <w:tc>
          <w:tcPr>
            <w:tcW w:w="2080" w:type="dxa"/>
            <w:tcBorders>
              <w:top w:val="nil"/>
              <w:left w:val="nil"/>
              <w:bottom w:val="single" w:sz="4" w:space="0" w:color="auto"/>
              <w:right w:val="single" w:sz="4" w:space="0" w:color="auto"/>
            </w:tcBorders>
            <w:shd w:val="clear" w:color="auto" w:fill="auto"/>
            <w:noWrap/>
            <w:vAlign w:val="bottom"/>
            <w:hideMark/>
          </w:tcPr>
          <w:p w14:paraId="178A9FCE" w14:textId="77777777" w:rsidR="00E20915" w:rsidRPr="006412D6" w:rsidRDefault="00E20915" w:rsidP="00AE0599">
            <w:r w:rsidRPr="006412D6">
              <w:t>110</w:t>
            </w:r>
          </w:p>
        </w:tc>
      </w:tr>
      <w:tr w:rsidR="00E20915" w:rsidRPr="006412D6" w14:paraId="1344B813" w14:textId="77777777" w:rsidTr="00423976">
        <w:trPr>
          <w:trHeight w:val="285"/>
        </w:trPr>
        <w:tc>
          <w:tcPr>
            <w:tcW w:w="1345" w:type="dxa"/>
            <w:gridSpan w:val="2"/>
            <w:tcBorders>
              <w:top w:val="nil"/>
              <w:left w:val="single" w:sz="4" w:space="0" w:color="auto"/>
              <w:bottom w:val="single" w:sz="4" w:space="0" w:color="auto"/>
              <w:right w:val="single" w:sz="4" w:space="0" w:color="auto"/>
            </w:tcBorders>
            <w:shd w:val="clear" w:color="auto" w:fill="auto"/>
            <w:noWrap/>
            <w:vAlign w:val="bottom"/>
            <w:hideMark/>
          </w:tcPr>
          <w:p w14:paraId="680BD620" w14:textId="77777777" w:rsidR="00E20915" w:rsidRPr="006412D6" w:rsidRDefault="00E20915" w:rsidP="00AE0599">
            <w:r w:rsidRPr="006412D6">
              <w:t>8</w:t>
            </w:r>
          </w:p>
        </w:tc>
        <w:tc>
          <w:tcPr>
            <w:tcW w:w="815" w:type="dxa"/>
            <w:tcBorders>
              <w:top w:val="nil"/>
              <w:left w:val="nil"/>
              <w:bottom w:val="single" w:sz="4" w:space="0" w:color="auto"/>
              <w:right w:val="single" w:sz="4" w:space="0" w:color="auto"/>
            </w:tcBorders>
            <w:shd w:val="clear" w:color="auto" w:fill="auto"/>
            <w:noWrap/>
            <w:vAlign w:val="bottom"/>
            <w:hideMark/>
          </w:tcPr>
          <w:p w14:paraId="29227F0A" w14:textId="77777777" w:rsidR="00E20915" w:rsidRPr="006412D6" w:rsidRDefault="00E20915" w:rsidP="00AE0599">
            <w:r w:rsidRPr="006412D6">
              <w:t>x"0007"</w:t>
            </w:r>
          </w:p>
        </w:tc>
        <w:tc>
          <w:tcPr>
            <w:tcW w:w="2080" w:type="dxa"/>
            <w:tcBorders>
              <w:top w:val="nil"/>
              <w:left w:val="nil"/>
              <w:bottom w:val="single" w:sz="4" w:space="0" w:color="auto"/>
              <w:right w:val="single" w:sz="4" w:space="0" w:color="auto"/>
            </w:tcBorders>
            <w:shd w:val="clear" w:color="auto" w:fill="auto"/>
            <w:noWrap/>
            <w:vAlign w:val="bottom"/>
            <w:hideMark/>
          </w:tcPr>
          <w:p w14:paraId="2B706E50" w14:textId="77777777" w:rsidR="00E20915" w:rsidRPr="006412D6" w:rsidRDefault="00E20915" w:rsidP="00AE0599">
            <w:r w:rsidRPr="006412D6">
              <w:t>111</w:t>
            </w:r>
          </w:p>
        </w:tc>
      </w:tr>
      <w:tr w:rsidR="00E20915" w:rsidRPr="006412D6" w14:paraId="0FA6A7B6" w14:textId="77777777" w:rsidTr="00423976">
        <w:trPr>
          <w:trHeight w:val="285"/>
        </w:trPr>
        <w:tc>
          <w:tcPr>
            <w:tcW w:w="1345" w:type="dxa"/>
            <w:gridSpan w:val="2"/>
            <w:tcBorders>
              <w:top w:val="nil"/>
              <w:left w:val="single" w:sz="4" w:space="0" w:color="auto"/>
              <w:bottom w:val="single" w:sz="4" w:space="0" w:color="auto"/>
              <w:right w:val="single" w:sz="4" w:space="0" w:color="auto"/>
            </w:tcBorders>
            <w:shd w:val="clear" w:color="auto" w:fill="auto"/>
            <w:noWrap/>
            <w:vAlign w:val="bottom"/>
            <w:hideMark/>
          </w:tcPr>
          <w:p w14:paraId="4E566F8B" w14:textId="77777777" w:rsidR="00E20915" w:rsidRPr="006412D6" w:rsidRDefault="00E20915" w:rsidP="00AE0599">
            <w:r w:rsidRPr="006412D6">
              <w:t>9</w:t>
            </w:r>
          </w:p>
        </w:tc>
        <w:tc>
          <w:tcPr>
            <w:tcW w:w="815" w:type="dxa"/>
            <w:tcBorders>
              <w:top w:val="nil"/>
              <w:left w:val="nil"/>
              <w:bottom w:val="single" w:sz="4" w:space="0" w:color="auto"/>
              <w:right w:val="single" w:sz="4" w:space="0" w:color="auto"/>
            </w:tcBorders>
            <w:shd w:val="clear" w:color="auto" w:fill="auto"/>
            <w:noWrap/>
            <w:vAlign w:val="bottom"/>
            <w:hideMark/>
          </w:tcPr>
          <w:p w14:paraId="6501FBA3" w14:textId="77777777" w:rsidR="00E20915" w:rsidRPr="006412D6" w:rsidRDefault="00E20915" w:rsidP="00AE0599">
            <w:r w:rsidRPr="006412D6">
              <w:t>x"0008"</w:t>
            </w:r>
          </w:p>
        </w:tc>
        <w:tc>
          <w:tcPr>
            <w:tcW w:w="2080" w:type="dxa"/>
            <w:tcBorders>
              <w:top w:val="nil"/>
              <w:left w:val="nil"/>
              <w:bottom w:val="single" w:sz="4" w:space="0" w:color="auto"/>
              <w:right w:val="single" w:sz="4" w:space="0" w:color="auto"/>
            </w:tcBorders>
            <w:shd w:val="clear" w:color="auto" w:fill="auto"/>
            <w:noWrap/>
            <w:vAlign w:val="bottom"/>
            <w:hideMark/>
          </w:tcPr>
          <w:p w14:paraId="181F9BBF" w14:textId="77777777" w:rsidR="00E20915" w:rsidRPr="006412D6" w:rsidRDefault="00E20915" w:rsidP="00AE0599">
            <w:r w:rsidRPr="006412D6">
              <w:t>1000</w:t>
            </w:r>
          </w:p>
        </w:tc>
      </w:tr>
      <w:tr w:rsidR="00E20915" w:rsidRPr="006412D6" w14:paraId="599FFDE7" w14:textId="77777777" w:rsidTr="00423976">
        <w:trPr>
          <w:trHeight w:val="285"/>
        </w:trPr>
        <w:tc>
          <w:tcPr>
            <w:tcW w:w="1345" w:type="dxa"/>
            <w:gridSpan w:val="2"/>
            <w:tcBorders>
              <w:top w:val="nil"/>
              <w:left w:val="single" w:sz="4" w:space="0" w:color="auto"/>
              <w:bottom w:val="single" w:sz="4" w:space="0" w:color="auto"/>
              <w:right w:val="single" w:sz="4" w:space="0" w:color="auto"/>
            </w:tcBorders>
            <w:shd w:val="clear" w:color="auto" w:fill="auto"/>
            <w:noWrap/>
            <w:vAlign w:val="bottom"/>
            <w:hideMark/>
          </w:tcPr>
          <w:p w14:paraId="077CA2E0" w14:textId="77777777" w:rsidR="00E20915" w:rsidRPr="006412D6" w:rsidRDefault="00E20915" w:rsidP="00AE0599">
            <w:r w:rsidRPr="006412D6">
              <w:t>a</w:t>
            </w:r>
          </w:p>
        </w:tc>
        <w:tc>
          <w:tcPr>
            <w:tcW w:w="815" w:type="dxa"/>
            <w:tcBorders>
              <w:top w:val="nil"/>
              <w:left w:val="nil"/>
              <w:bottom w:val="single" w:sz="4" w:space="0" w:color="auto"/>
              <w:right w:val="single" w:sz="4" w:space="0" w:color="auto"/>
            </w:tcBorders>
            <w:shd w:val="clear" w:color="auto" w:fill="auto"/>
            <w:noWrap/>
            <w:vAlign w:val="bottom"/>
            <w:hideMark/>
          </w:tcPr>
          <w:p w14:paraId="53810FDD" w14:textId="77777777" w:rsidR="00E20915" w:rsidRPr="006412D6" w:rsidRDefault="00E20915" w:rsidP="00AE0599">
            <w:r w:rsidRPr="006412D6">
              <w:t>x"0009"</w:t>
            </w:r>
          </w:p>
        </w:tc>
        <w:tc>
          <w:tcPr>
            <w:tcW w:w="2080" w:type="dxa"/>
            <w:tcBorders>
              <w:top w:val="nil"/>
              <w:left w:val="nil"/>
              <w:bottom w:val="single" w:sz="4" w:space="0" w:color="auto"/>
              <w:right w:val="single" w:sz="4" w:space="0" w:color="auto"/>
            </w:tcBorders>
            <w:shd w:val="clear" w:color="auto" w:fill="auto"/>
            <w:noWrap/>
            <w:vAlign w:val="bottom"/>
            <w:hideMark/>
          </w:tcPr>
          <w:p w14:paraId="194A7CBC" w14:textId="77777777" w:rsidR="00E20915" w:rsidRPr="006412D6" w:rsidRDefault="00E20915" w:rsidP="00AE0599">
            <w:r w:rsidRPr="006412D6">
              <w:t>1001</w:t>
            </w:r>
          </w:p>
        </w:tc>
      </w:tr>
      <w:tr w:rsidR="00E20915" w:rsidRPr="006412D6" w14:paraId="538C0CA4" w14:textId="77777777" w:rsidTr="00423976">
        <w:trPr>
          <w:trHeight w:val="285"/>
        </w:trPr>
        <w:tc>
          <w:tcPr>
            <w:tcW w:w="1345" w:type="dxa"/>
            <w:gridSpan w:val="2"/>
            <w:tcBorders>
              <w:top w:val="nil"/>
              <w:left w:val="single" w:sz="4" w:space="0" w:color="auto"/>
              <w:bottom w:val="single" w:sz="4" w:space="0" w:color="auto"/>
              <w:right w:val="single" w:sz="4" w:space="0" w:color="auto"/>
            </w:tcBorders>
            <w:shd w:val="clear" w:color="auto" w:fill="auto"/>
            <w:noWrap/>
            <w:vAlign w:val="bottom"/>
            <w:hideMark/>
          </w:tcPr>
          <w:p w14:paraId="69DC7D4D" w14:textId="77777777" w:rsidR="00E20915" w:rsidRPr="006412D6" w:rsidRDefault="00E20915" w:rsidP="00AE0599">
            <w:r w:rsidRPr="006412D6">
              <w:t>b</w:t>
            </w:r>
          </w:p>
        </w:tc>
        <w:tc>
          <w:tcPr>
            <w:tcW w:w="815" w:type="dxa"/>
            <w:tcBorders>
              <w:top w:val="nil"/>
              <w:left w:val="nil"/>
              <w:bottom w:val="single" w:sz="4" w:space="0" w:color="auto"/>
              <w:right w:val="single" w:sz="4" w:space="0" w:color="auto"/>
            </w:tcBorders>
            <w:shd w:val="clear" w:color="auto" w:fill="auto"/>
            <w:noWrap/>
            <w:vAlign w:val="bottom"/>
            <w:hideMark/>
          </w:tcPr>
          <w:p w14:paraId="4ABFF2E0" w14:textId="77777777" w:rsidR="00E20915" w:rsidRPr="006412D6" w:rsidRDefault="00E20915" w:rsidP="00AE0599">
            <w:r w:rsidRPr="006412D6">
              <w:t>x"000A"</w:t>
            </w:r>
          </w:p>
        </w:tc>
        <w:tc>
          <w:tcPr>
            <w:tcW w:w="2080" w:type="dxa"/>
            <w:tcBorders>
              <w:top w:val="nil"/>
              <w:left w:val="nil"/>
              <w:bottom w:val="single" w:sz="4" w:space="0" w:color="auto"/>
              <w:right w:val="single" w:sz="4" w:space="0" w:color="auto"/>
            </w:tcBorders>
            <w:shd w:val="clear" w:color="auto" w:fill="auto"/>
            <w:noWrap/>
            <w:vAlign w:val="bottom"/>
            <w:hideMark/>
          </w:tcPr>
          <w:p w14:paraId="40D55789" w14:textId="77777777" w:rsidR="00E20915" w:rsidRPr="006412D6" w:rsidRDefault="00E20915" w:rsidP="00AE0599">
            <w:r w:rsidRPr="006412D6">
              <w:t>1010</w:t>
            </w:r>
          </w:p>
        </w:tc>
      </w:tr>
      <w:tr w:rsidR="00E20915" w:rsidRPr="006412D6" w14:paraId="3434572C" w14:textId="77777777" w:rsidTr="00423976">
        <w:trPr>
          <w:trHeight w:val="285"/>
        </w:trPr>
        <w:tc>
          <w:tcPr>
            <w:tcW w:w="1345" w:type="dxa"/>
            <w:gridSpan w:val="2"/>
            <w:tcBorders>
              <w:top w:val="nil"/>
              <w:left w:val="single" w:sz="4" w:space="0" w:color="auto"/>
              <w:bottom w:val="single" w:sz="4" w:space="0" w:color="auto"/>
              <w:right w:val="single" w:sz="4" w:space="0" w:color="auto"/>
            </w:tcBorders>
            <w:shd w:val="clear" w:color="auto" w:fill="auto"/>
            <w:noWrap/>
            <w:vAlign w:val="bottom"/>
            <w:hideMark/>
          </w:tcPr>
          <w:p w14:paraId="3ECDE2AB" w14:textId="77777777" w:rsidR="00E20915" w:rsidRPr="006412D6" w:rsidRDefault="00E20915" w:rsidP="00AE0599">
            <w:r w:rsidRPr="006412D6">
              <w:t>c</w:t>
            </w:r>
          </w:p>
        </w:tc>
        <w:tc>
          <w:tcPr>
            <w:tcW w:w="815" w:type="dxa"/>
            <w:tcBorders>
              <w:top w:val="nil"/>
              <w:left w:val="nil"/>
              <w:bottom w:val="single" w:sz="4" w:space="0" w:color="auto"/>
              <w:right w:val="single" w:sz="4" w:space="0" w:color="auto"/>
            </w:tcBorders>
            <w:shd w:val="clear" w:color="auto" w:fill="auto"/>
            <w:noWrap/>
            <w:vAlign w:val="bottom"/>
            <w:hideMark/>
          </w:tcPr>
          <w:p w14:paraId="7B7D93F5" w14:textId="77777777" w:rsidR="00E20915" w:rsidRPr="006412D6" w:rsidRDefault="00E20915" w:rsidP="00AE0599">
            <w:r w:rsidRPr="006412D6">
              <w:t>x"000B"</w:t>
            </w:r>
          </w:p>
        </w:tc>
        <w:tc>
          <w:tcPr>
            <w:tcW w:w="2080" w:type="dxa"/>
            <w:tcBorders>
              <w:top w:val="nil"/>
              <w:left w:val="nil"/>
              <w:bottom w:val="single" w:sz="4" w:space="0" w:color="auto"/>
              <w:right w:val="single" w:sz="4" w:space="0" w:color="auto"/>
            </w:tcBorders>
            <w:shd w:val="clear" w:color="auto" w:fill="auto"/>
            <w:noWrap/>
            <w:vAlign w:val="bottom"/>
            <w:hideMark/>
          </w:tcPr>
          <w:p w14:paraId="1BA2160B" w14:textId="77777777" w:rsidR="00E20915" w:rsidRPr="006412D6" w:rsidRDefault="00E20915" w:rsidP="00AE0599">
            <w:r w:rsidRPr="006412D6">
              <w:t>1011</w:t>
            </w:r>
          </w:p>
        </w:tc>
      </w:tr>
      <w:tr w:rsidR="00E20915" w:rsidRPr="006412D6" w14:paraId="375E0A02" w14:textId="77777777" w:rsidTr="00423976">
        <w:trPr>
          <w:trHeight w:val="285"/>
        </w:trPr>
        <w:tc>
          <w:tcPr>
            <w:tcW w:w="1345" w:type="dxa"/>
            <w:gridSpan w:val="2"/>
            <w:tcBorders>
              <w:top w:val="nil"/>
              <w:left w:val="single" w:sz="4" w:space="0" w:color="auto"/>
              <w:bottom w:val="single" w:sz="4" w:space="0" w:color="auto"/>
              <w:right w:val="single" w:sz="4" w:space="0" w:color="auto"/>
            </w:tcBorders>
            <w:shd w:val="clear" w:color="auto" w:fill="auto"/>
            <w:noWrap/>
            <w:vAlign w:val="bottom"/>
            <w:hideMark/>
          </w:tcPr>
          <w:p w14:paraId="57010F25" w14:textId="77777777" w:rsidR="00E20915" w:rsidRPr="006412D6" w:rsidRDefault="00E20915" w:rsidP="00AE0599">
            <w:r w:rsidRPr="006412D6">
              <w:t>d</w:t>
            </w:r>
          </w:p>
        </w:tc>
        <w:tc>
          <w:tcPr>
            <w:tcW w:w="815" w:type="dxa"/>
            <w:tcBorders>
              <w:top w:val="nil"/>
              <w:left w:val="nil"/>
              <w:bottom w:val="single" w:sz="4" w:space="0" w:color="auto"/>
              <w:right w:val="single" w:sz="4" w:space="0" w:color="auto"/>
            </w:tcBorders>
            <w:shd w:val="clear" w:color="auto" w:fill="auto"/>
            <w:noWrap/>
            <w:vAlign w:val="bottom"/>
            <w:hideMark/>
          </w:tcPr>
          <w:p w14:paraId="5EAEE850" w14:textId="77777777" w:rsidR="00E20915" w:rsidRPr="006412D6" w:rsidRDefault="00E20915" w:rsidP="00AE0599">
            <w:r w:rsidRPr="006412D6">
              <w:t>x"000C"</w:t>
            </w:r>
          </w:p>
        </w:tc>
        <w:tc>
          <w:tcPr>
            <w:tcW w:w="2080" w:type="dxa"/>
            <w:tcBorders>
              <w:top w:val="nil"/>
              <w:left w:val="nil"/>
              <w:bottom w:val="single" w:sz="4" w:space="0" w:color="auto"/>
              <w:right w:val="single" w:sz="4" w:space="0" w:color="auto"/>
            </w:tcBorders>
            <w:shd w:val="clear" w:color="auto" w:fill="auto"/>
            <w:noWrap/>
            <w:vAlign w:val="bottom"/>
            <w:hideMark/>
          </w:tcPr>
          <w:p w14:paraId="77133826" w14:textId="77777777" w:rsidR="00E20915" w:rsidRPr="006412D6" w:rsidRDefault="00E20915" w:rsidP="00AE0599">
            <w:r w:rsidRPr="006412D6">
              <w:t>1100</w:t>
            </w:r>
          </w:p>
        </w:tc>
      </w:tr>
      <w:tr w:rsidR="00E20915" w:rsidRPr="006412D6" w14:paraId="1EAD9889"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DB2C07A" w14:textId="77777777" w:rsidR="00E20915" w:rsidRPr="006412D6" w:rsidRDefault="00E20915" w:rsidP="00AE0599">
            <w:r w:rsidRPr="006412D6">
              <w:t>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D8EC251" w14:textId="77777777" w:rsidR="00E20915" w:rsidRPr="006412D6" w:rsidRDefault="00E20915" w:rsidP="00AE0599">
            <w:r w:rsidRPr="006412D6">
              <w:t>x"000D"</w:t>
            </w:r>
          </w:p>
        </w:tc>
        <w:tc>
          <w:tcPr>
            <w:tcW w:w="2080" w:type="dxa"/>
            <w:tcBorders>
              <w:top w:val="nil"/>
              <w:left w:val="nil"/>
              <w:bottom w:val="single" w:sz="4" w:space="0" w:color="auto"/>
              <w:right w:val="single" w:sz="4" w:space="0" w:color="auto"/>
            </w:tcBorders>
            <w:shd w:val="clear" w:color="auto" w:fill="auto"/>
            <w:noWrap/>
            <w:vAlign w:val="bottom"/>
            <w:hideMark/>
          </w:tcPr>
          <w:p w14:paraId="28C16788" w14:textId="77777777" w:rsidR="00E20915" w:rsidRPr="006412D6" w:rsidRDefault="00E20915" w:rsidP="00AE0599">
            <w:r w:rsidRPr="006412D6">
              <w:t>1101</w:t>
            </w:r>
          </w:p>
        </w:tc>
      </w:tr>
      <w:tr w:rsidR="00E20915" w:rsidRPr="006412D6" w14:paraId="1C626C9C"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4C1883B" w14:textId="77777777" w:rsidR="00E20915" w:rsidRPr="006412D6" w:rsidRDefault="00E20915" w:rsidP="00AE0599">
            <w:r w:rsidRPr="006412D6">
              <w:t>f</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0F93E55A" w14:textId="77777777" w:rsidR="00E20915" w:rsidRPr="006412D6" w:rsidRDefault="00E20915" w:rsidP="00AE0599">
            <w:r w:rsidRPr="006412D6">
              <w:t>x"000E"</w:t>
            </w:r>
          </w:p>
        </w:tc>
        <w:tc>
          <w:tcPr>
            <w:tcW w:w="2080" w:type="dxa"/>
            <w:tcBorders>
              <w:top w:val="nil"/>
              <w:left w:val="nil"/>
              <w:bottom w:val="single" w:sz="4" w:space="0" w:color="auto"/>
              <w:right w:val="single" w:sz="4" w:space="0" w:color="auto"/>
            </w:tcBorders>
            <w:shd w:val="clear" w:color="auto" w:fill="auto"/>
            <w:noWrap/>
            <w:vAlign w:val="bottom"/>
            <w:hideMark/>
          </w:tcPr>
          <w:p w14:paraId="37D25DBA" w14:textId="77777777" w:rsidR="00E20915" w:rsidRPr="006412D6" w:rsidRDefault="00E20915" w:rsidP="00AE0599">
            <w:r w:rsidRPr="006412D6">
              <w:t>1110</w:t>
            </w:r>
          </w:p>
        </w:tc>
      </w:tr>
      <w:tr w:rsidR="00E20915" w:rsidRPr="006412D6" w14:paraId="4004350B"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6ED4D74" w14:textId="77777777" w:rsidR="00E20915" w:rsidRPr="006412D6" w:rsidRDefault="00E20915" w:rsidP="00AE0599">
            <w:r w:rsidRPr="006412D6">
              <w:t>10</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8C11822" w14:textId="77777777" w:rsidR="00E20915" w:rsidRPr="006412D6" w:rsidRDefault="00E20915" w:rsidP="00AE0599">
            <w:r w:rsidRPr="006412D6">
              <w:t>x"FF00"</w:t>
            </w:r>
          </w:p>
        </w:tc>
        <w:tc>
          <w:tcPr>
            <w:tcW w:w="2080" w:type="dxa"/>
            <w:tcBorders>
              <w:top w:val="nil"/>
              <w:left w:val="nil"/>
              <w:bottom w:val="single" w:sz="4" w:space="0" w:color="auto"/>
              <w:right w:val="single" w:sz="4" w:space="0" w:color="auto"/>
            </w:tcBorders>
            <w:shd w:val="clear" w:color="auto" w:fill="auto"/>
            <w:noWrap/>
            <w:vAlign w:val="bottom"/>
            <w:hideMark/>
          </w:tcPr>
          <w:p w14:paraId="02C7A4A6" w14:textId="77777777" w:rsidR="00E20915" w:rsidRPr="006412D6" w:rsidRDefault="00E20915" w:rsidP="00AE0599">
            <w:r w:rsidRPr="006412D6">
              <w:t>1111111100000000</w:t>
            </w:r>
          </w:p>
        </w:tc>
      </w:tr>
      <w:tr w:rsidR="00E20915" w:rsidRPr="006412D6" w14:paraId="006305AD"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C73BE70" w14:textId="77777777" w:rsidR="00E20915" w:rsidRPr="006412D6" w:rsidRDefault="00E20915" w:rsidP="00AE0599">
            <w:r w:rsidRPr="006412D6">
              <w:t>11</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F5DBE8D" w14:textId="77777777" w:rsidR="00E20915" w:rsidRPr="006412D6" w:rsidRDefault="00E20915" w:rsidP="00AE0599">
            <w:r w:rsidRPr="006412D6">
              <w:t>x"0101"</w:t>
            </w:r>
          </w:p>
        </w:tc>
        <w:tc>
          <w:tcPr>
            <w:tcW w:w="2080" w:type="dxa"/>
            <w:tcBorders>
              <w:top w:val="nil"/>
              <w:left w:val="nil"/>
              <w:bottom w:val="single" w:sz="4" w:space="0" w:color="auto"/>
              <w:right w:val="single" w:sz="4" w:space="0" w:color="auto"/>
            </w:tcBorders>
            <w:shd w:val="clear" w:color="auto" w:fill="auto"/>
            <w:noWrap/>
            <w:vAlign w:val="bottom"/>
            <w:hideMark/>
          </w:tcPr>
          <w:p w14:paraId="4A642EC5" w14:textId="77777777" w:rsidR="00E20915" w:rsidRPr="006412D6" w:rsidRDefault="00E20915" w:rsidP="00AE0599">
            <w:r w:rsidRPr="006412D6">
              <w:t>100000001</w:t>
            </w:r>
          </w:p>
        </w:tc>
      </w:tr>
      <w:tr w:rsidR="00E20915" w:rsidRPr="006412D6" w14:paraId="020FBC29"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1DD639C" w14:textId="77777777" w:rsidR="00E20915" w:rsidRPr="006412D6" w:rsidRDefault="00E20915" w:rsidP="00AE0599">
            <w:r w:rsidRPr="006412D6">
              <w:t>12</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543467E" w14:textId="77777777" w:rsidR="00E20915" w:rsidRPr="006412D6" w:rsidRDefault="00E20915" w:rsidP="00AE0599">
            <w:r w:rsidRPr="006412D6">
              <w:t>x"0110"</w:t>
            </w:r>
          </w:p>
        </w:tc>
        <w:tc>
          <w:tcPr>
            <w:tcW w:w="2080" w:type="dxa"/>
            <w:tcBorders>
              <w:top w:val="nil"/>
              <w:left w:val="nil"/>
              <w:bottom w:val="single" w:sz="4" w:space="0" w:color="auto"/>
              <w:right w:val="single" w:sz="4" w:space="0" w:color="auto"/>
            </w:tcBorders>
            <w:shd w:val="clear" w:color="auto" w:fill="auto"/>
            <w:noWrap/>
            <w:vAlign w:val="bottom"/>
            <w:hideMark/>
          </w:tcPr>
          <w:p w14:paraId="10F42A84" w14:textId="77777777" w:rsidR="00E20915" w:rsidRPr="006412D6" w:rsidRDefault="00E20915" w:rsidP="00AE0599">
            <w:r w:rsidRPr="006412D6">
              <w:t>100010000</w:t>
            </w:r>
          </w:p>
        </w:tc>
      </w:tr>
      <w:tr w:rsidR="00E20915" w:rsidRPr="006412D6" w14:paraId="6BE96286"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0B218D5" w14:textId="77777777" w:rsidR="00E20915" w:rsidRPr="006412D6" w:rsidRDefault="00E20915" w:rsidP="00AE0599">
            <w:r w:rsidRPr="006412D6">
              <w:t>13</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B6F761A" w14:textId="77777777" w:rsidR="00E20915" w:rsidRPr="006412D6" w:rsidRDefault="00E20915" w:rsidP="00AE0599">
            <w:r w:rsidRPr="006412D6">
              <w:t>x"00F0"</w:t>
            </w:r>
          </w:p>
        </w:tc>
        <w:tc>
          <w:tcPr>
            <w:tcW w:w="2080" w:type="dxa"/>
            <w:tcBorders>
              <w:top w:val="nil"/>
              <w:left w:val="nil"/>
              <w:bottom w:val="single" w:sz="4" w:space="0" w:color="auto"/>
              <w:right w:val="single" w:sz="4" w:space="0" w:color="auto"/>
            </w:tcBorders>
            <w:shd w:val="clear" w:color="auto" w:fill="auto"/>
            <w:noWrap/>
            <w:vAlign w:val="bottom"/>
            <w:hideMark/>
          </w:tcPr>
          <w:p w14:paraId="3E12A24E" w14:textId="77777777" w:rsidR="00E20915" w:rsidRPr="006412D6" w:rsidRDefault="00E20915" w:rsidP="00AE0599">
            <w:r w:rsidRPr="006412D6">
              <w:t>11110000</w:t>
            </w:r>
          </w:p>
        </w:tc>
      </w:tr>
      <w:tr w:rsidR="00E20915" w:rsidRPr="006412D6" w14:paraId="637D9030"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375A6DD" w14:textId="77777777" w:rsidR="00E20915" w:rsidRPr="006412D6" w:rsidRDefault="00E20915" w:rsidP="00AE0599">
            <w:r w:rsidRPr="006412D6">
              <w:t>14</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038F539E" w14:textId="77777777" w:rsidR="00E20915" w:rsidRPr="006412D6" w:rsidRDefault="00E20915" w:rsidP="00AE0599">
            <w:r w:rsidRPr="006412D6">
              <w:t>x"0011"</w:t>
            </w:r>
          </w:p>
        </w:tc>
        <w:tc>
          <w:tcPr>
            <w:tcW w:w="2080" w:type="dxa"/>
            <w:tcBorders>
              <w:top w:val="nil"/>
              <w:left w:val="nil"/>
              <w:bottom w:val="single" w:sz="4" w:space="0" w:color="auto"/>
              <w:right w:val="single" w:sz="4" w:space="0" w:color="auto"/>
            </w:tcBorders>
            <w:shd w:val="clear" w:color="auto" w:fill="auto"/>
            <w:noWrap/>
            <w:vAlign w:val="bottom"/>
            <w:hideMark/>
          </w:tcPr>
          <w:p w14:paraId="2C877418" w14:textId="77777777" w:rsidR="00E20915" w:rsidRPr="006412D6" w:rsidRDefault="00E20915" w:rsidP="00AE0599">
            <w:r w:rsidRPr="006412D6">
              <w:t>10001</w:t>
            </w:r>
          </w:p>
        </w:tc>
      </w:tr>
      <w:tr w:rsidR="00E20915" w:rsidRPr="006412D6" w14:paraId="2F684015"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311689D" w14:textId="77777777" w:rsidR="00E20915" w:rsidRPr="006412D6" w:rsidRDefault="00E20915" w:rsidP="00AE0599">
            <w:r w:rsidRPr="006412D6">
              <w:t>15</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DE72D72" w14:textId="77777777" w:rsidR="00E20915" w:rsidRPr="006412D6" w:rsidRDefault="00E20915" w:rsidP="00AE0599">
            <w:r w:rsidRPr="006412D6">
              <w:t>x"0000"</w:t>
            </w:r>
          </w:p>
        </w:tc>
        <w:tc>
          <w:tcPr>
            <w:tcW w:w="2080" w:type="dxa"/>
            <w:tcBorders>
              <w:top w:val="nil"/>
              <w:left w:val="nil"/>
              <w:bottom w:val="single" w:sz="4" w:space="0" w:color="auto"/>
              <w:right w:val="single" w:sz="4" w:space="0" w:color="auto"/>
            </w:tcBorders>
            <w:shd w:val="clear" w:color="auto" w:fill="auto"/>
            <w:noWrap/>
            <w:vAlign w:val="bottom"/>
            <w:hideMark/>
          </w:tcPr>
          <w:p w14:paraId="18C74329" w14:textId="77777777" w:rsidR="00E20915" w:rsidRPr="006412D6" w:rsidRDefault="00E20915" w:rsidP="00AE0599">
            <w:r w:rsidRPr="006412D6">
              <w:t>10110</w:t>
            </w:r>
          </w:p>
        </w:tc>
      </w:tr>
      <w:tr w:rsidR="00E20915" w:rsidRPr="006412D6" w14:paraId="08EDCF8C"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D6F2458" w14:textId="77777777" w:rsidR="00E20915" w:rsidRPr="006412D6" w:rsidRDefault="00E20915" w:rsidP="00AE0599">
            <w:r w:rsidRPr="006412D6">
              <w:t>16</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BD21F15" w14:textId="77777777" w:rsidR="00E20915" w:rsidRPr="006412D6" w:rsidRDefault="00E20915" w:rsidP="00AE0599">
            <w:r w:rsidRPr="006412D6">
              <w:t>x"00F0"</w:t>
            </w:r>
          </w:p>
        </w:tc>
        <w:tc>
          <w:tcPr>
            <w:tcW w:w="2080" w:type="dxa"/>
            <w:tcBorders>
              <w:top w:val="nil"/>
              <w:left w:val="nil"/>
              <w:bottom w:val="single" w:sz="4" w:space="0" w:color="auto"/>
              <w:right w:val="single" w:sz="4" w:space="0" w:color="auto"/>
            </w:tcBorders>
            <w:shd w:val="clear" w:color="auto" w:fill="auto"/>
            <w:noWrap/>
            <w:vAlign w:val="bottom"/>
            <w:hideMark/>
          </w:tcPr>
          <w:p w14:paraId="06FF3DAD" w14:textId="77777777" w:rsidR="00E20915" w:rsidRPr="006412D6" w:rsidRDefault="00E20915" w:rsidP="00AE0599">
            <w:r w:rsidRPr="006412D6">
              <w:t>11110000</w:t>
            </w:r>
          </w:p>
        </w:tc>
      </w:tr>
      <w:tr w:rsidR="00E20915" w:rsidRPr="006412D6" w14:paraId="587BE429"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63FDC18" w14:textId="77777777" w:rsidR="00E20915" w:rsidRPr="006412D6" w:rsidRDefault="00E20915" w:rsidP="00AE0599">
            <w:r w:rsidRPr="006412D6">
              <w:t>17</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AEB3AF7" w14:textId="77777777" w:rsidR="00E20915" w:rsidRPr="006412D6" w:rsidRDefault="00E20915" w:rsidP="00AE0599">
            <w:r w:rsidRPr="006412D6">
              <w:t>x"0016"</w:t>
            </w:r>
          </w:p>
        </w:tc>
        <w:tc>
          <w:tcPr>
            <w:tcW w:w="2080" w:type="dxa"/>
            <w:tcBorders>
              <w:top w:val="nil"/>
              <w:left w:val="nil"/>
              <w:bottom w:val="single" w:sz="4" w:space="0" w:color="auto"/>
              <w:right w:val="single" w:sz="4" w:space="0" w:color="auto"/>
            </w:tcBorders>
            <w:shd w:val="clear" w:color="auto" w:fill="auto"/>
            <w:noWrap/>
            <w:vAlign w:val="bottom"/>
            <w:hideMark/>
          </w:tcPr>
          <w:p w14:paraId="2D42030D" w14:textId="77777777" w:rsidR="00E20915" w:rsidRPr="006412D6" w:rsidRDefault="00E20915" w:rsidP="00AE0599">
            <w:r w:rsidRPr="006412D6">
              <w:t>10110</w:t>
            </w:r>
          </w:p>
        </w:tc>
      </w:tr>
      <w:tr w:rsidR="00E20915" w:rsidRPr="006412D6" w14:paraId="250EC237"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3ECDBF4" w14:textId="77777777" w:rsidR="00E20915" w:rsidRPr="006412D6" w:rsidRDefault="00E20915" w:rsidP="00AE0599">
            <w:r w:rsidRPr="006412D6">
              <w:t>18</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0BED810" w14:textId="77777777" w:rsidR="00E20915" w:rsidRPr="006412D6" w:rsidRDefault="00E20915" w:rsidP="00AE0599">
            <w:r w:rsidRPr="006412D6">
              <w:t>x"0000"</w:t>
            </w:r>
          </w:p>
        </w:tc>
        <w:tc>
          <w:tcPr>
            <w:tcW w:w="2080" w:type="dxa"/>
            <w:tcBorders>
              <w:top w:val="nil"/>
              <w:left w:val="nil"/>
              <w:bottom w:val="single" w:sz="4" w:space="0" w:color="auto"/>
              <w:right w:val="single" w:sz="4" w:space="0" w:color="auto"/>
            </w:tcBorders>
            <w:shd w:val="clear" w:color="auto" w:fill="auto"/>
            <w:noWrap/>
            <w:vAlign w:val="bottom"/>
            <w:hideMark/>
          </w:tcPr>
          <w:p w14:paraId="4473AF09" w14:textId="77777777" w:rsidR="00E20915" w:rsidRPr="006412D6" w:rsidRDefault="00E20915" w:rsidP="00AE0599">
            <w:r w:rsidRPr="006412D6">
              <w:t>0</w:t>
            </w:r>
          </w:p>
        </w:tc>
      </w:tr>
      <w:tr w:rsidR="00E20915" w:rsidRPr="006412D6" w14:paraId="6BED905E"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23D7892" w14:textId="77777777" w:rsidR="00E20915" w:rsidRPr="006412D6" w:rsidRDefault="00E20915" w:rsidP="00AE0599">
            <w:r w:rsidRPr="006412D6">
              <w:t>19</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B47428B" w14:textId="77777777" w:rsidR="00E20915" w:rsidRPr="006412D6" w:rsidRDefault="00E20915" w:rsidP="00AE0599">
            <w:r w:rsidRPr="006412D6">
              <w:t>x"0018"</w:t>
            </w:r>
          </w:p>
        </w:tc>
        <w:tc>
          <w:tcPr>
            <w:tcW w:w="2080" w:type="dxa"/>
            <w:tcBorders>
              <w:top w:val="nil"/>
              <w:left w:val="nil"/>
              <w:bottom w:val="single" w:sz="4" w:space="0" w:color="auto"/>
              <w:right w:val="single" w:sz="4" w:space="0" w:color="auto"/>
            </w:tcBorders>
            <w:shd w:val="clear" w:color="auto" w:fill="auto"/>
            <w:noWrap/>
            <w:vAlign w:val="bottom"/>
            <w:hideMark/>
          </w:tcPr>
          <w:p w14:paraId="07D0AF9B" w14:textId="77777777" w:rsidR="00E20915" w:rsidRPr="006412D6" w:rsidRDefault="00E20915" w:rsidP="00AE0599">
            <w:r w:rsidRPr="006412D6">
              <w:t>11010</w:t>
            </w:r>
          </w:p>
        </w:tc>
      </w:tr>
      <w:tr w:rsidR="00E20915" w:rsidRPr="006412D6" w14:paraId="60E72254"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3C855CB" w14:textId="77777777" w:rsidR="00E20915" w:rsidRPr="006412D6" w:rsidRDefault="00E20915" w:rsidP="00AE0599">
            <w:r w:rsidRPr="006412D6">
              <w:t>1a</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0790191A" w14:textId="77777777" w:rsidR="00E20915" w:rsidRPr="006412D6" w:rsidRDefault="00E20915" w:rsidP="00AE0599">
            <w:r w:rsidRPr="006412D6">
              <w:t>x"0019"</w:t>
            </w:r>
          </w:p>
        </w:tc>
        <w:tc>
          <w:tcPr>
            <w:tcW w:w="2080" w:type="dxa"/>
            <w:tcBorders>
              <w:top w:val="nil"/>
              <w:left w:val="nil"/>
              <w:bottom w:val="single" w:sz="4" w:space="0" w:color="auto"/>
              <w:right w:val="single" w:sz="4" w:space="0" w:color="auto"/>
            </w:tcBorders>
            <w:shd w:val="clear" w:color="auto" w:fill="auto"/>
            <w:noWrap/>
            <w:vAlign w:val="bottom"/>
            <w:hideMark/>
          </w:tcPr>
          <w:p w14:paraId="3E1FB171" w14:textId="77777777" w:rsidR="00E20915" w:rsidRPr="006412D6" w:rsidRDefault="00E20915" w:rsidP="00AE0599">
            <w:r w:rsidRPr="006412D6">
              <w:t>11011</w:t>
            </w:r>
          </w:p>
        </w:tc>
      </w:tr>
      <w:tr w:rsidR="00E20915" w:rsidRPr="006412D6" w14:paraId="11979118"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E1CC809" w14:textId="77777777" w:rsidR="00E20915" w:rsidRPr="006412D6" w:rsidRDefault="00E20915" w:rsidP="00AE0599">
            <w:r w:rsidRPr="006412D6">
              <w:t>1b</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132BABD" w14:textId="77777777" w:rsidR="00E20915" w:rsidRPr="006412D6" w:rsidRDefault="00E20915" w:rsidP="00AE0599">
            <w:r w:rsidRPr="006412D6">
              <w:t>x"001A"</w:t>
            </w:r>
          </w:p>
        </w:tc>
        <w:tc>
          <w:tcPr>
            <w:tcW w:w="2080" w:type="dxa"/>
            <w:tcBorders>
              <w:top w:val="nil"/>
              <w:left w:val="nil"/>
              <w:bottom w:val="single" w:sz="4" w:space="0" w:color="auto"/>
              <w:right w:val="single" w:sz="4" w:space="0" w:color="auto"/>
            </w:tcBorders>
            <w:shd w:val="clear" w:color="auto" w:fill="auto"/>
            <w:noWrap/>
            <w:vAlign w:val="bottom"/>
            <w:hideMark/>
          </w:tcPr>
          <w:p w14:paraId="2232CAB7" w14:textId="77777777" w:rsidR="00E20915" w:rsidRPr="006412D6" w:rsidRDefault="00E20915" w:rsidP="00AE0599">
            <w:r w:rsidRPr="006412D6">
              <w:t>11100</w:t>
            </w:r>
          </w:p>
        </w:tc>
      </w:tr>
      <w:tr w:rsidR="00E20915" w:rsidRPr="006412D6" w14:paraId="5E5BCB20"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EA60B8C" w14:textId="77777777" w:rsidR="00E20915" w:rsidRPr="006412D6" w:rsidRDefault="00E20915" w:rsidP="00AE0599">
            <w:r w:rsidRPr="006412D6">
              <w:t>1c</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3160527" w14:textId="77777777" w:rsidR="00E20915" w:rsidRPr="006412D6" w:rsidRDefault="00E20915" w:rsidP="00AE0599">
            <w:r w:rsidRPr="006412D6">
              <w:t>x"001B"</w:t>
            </w:r>
          </w:p>
        </w:tc>
        <w:tc>
          <w:tcPr>
            <w:tcW w:w="2080" w:type="dxa"/>
            <w:tcBorders>
              <w:top w:val="nil"/>
              <w:left w:val="nil"/>
              <w:bottom w:val="single" w:sz="4" w:space="0" w:color="auto"/>
              <w:right w:val="single" w:sz="4" w:space="0" w:color="auto"/>
            </w:tcBorders>
            <w:shd w:val="clear" w:color="auto" w:fill="auto"/>
            <w:noWrap/>
            <w:vAlign w:val="bottom"/>
            <w:hideMark/>
          </w:tcPr>
          <w:p w14:paraId="3ED0766B" w14:textId="77777777" w:rsidR="00E20915" w:rsidRPr="006412D6" w:rsidRDefault="00E20915" w:rsidP="00AE0599">
            <w:r w:rsidRPr="006412D6">
              <w:t>11101</w:t>
            </w:r>
          </w:p>
        </w:tc>
      </w:tr>
      <w:tr w:rsidR="00E20915" w:rsidRPr="006412D6" w14:paraId="2EDAE494"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28C65D1" w14:textId="77777777" w:rsidR="00E20915" w:rsidRPr="006412D6" w:rsidRDefault="00E20915" w:rsidP="00AE0599">
            <w:r w:rsidRPr="006412D6">
              <w:lastRenderedPageBreak/>
              <w:t>1d</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F2AB893" w14:textId="77777777" w:rsidR="00E20915" w:rsidRPr="006412D6" w:rsidRDefault="00E20915" w:rsidP="00AE0599">
            <w:r w:rsidRPr="006412D6">
              <w:t>x"001C"</w:t>
            </w:r>
          </w:p>
        </w:tc>
        <w:tc>
          <w:tcPr>
            <w:tcW w:w="2080" w:type="dxa"/>
            <w:tcBorders>
              <w:top w:val="nil"/>
              <w:left w:val="nil"/>
              <w:bottom w:val="single" w:sz="4" w:space="0" w:color="auto"/>
              <w:right w:val="single" w:sz="4" w:space="0" w:color="auto"/>
            </w:tcBorders>
            <w:shd w:val="clear" w:color="auto" w:fill="auto"/>
            <w:noWrap/>
            <w:vAlign w:val="bottom"/>
            <w:hideMark/>
          </w:tcPr>
          <w:p w14:paraId="04F7BB58" w14:textId="77777777" w:rsidR="00E20915" w:rsidRPr="006412D6" w:rsidRDefault="00E20915" w:rsidP="00AE0599">
            <w:r w:rsidRPr="006412D6">
              <w:t>11110</w:t>
            </w:r>
          </w:p>
        </w:tc>
      </w:tr>
      <w:tr w:rsidR="00E20915" w:rsidRPr="006412D6" w14:paraId="66F19310"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E7FD1CB" w14:textId="77777777" w:rsidR="00E20915" w:rsidRPr="006412D6" w:rsidRDefault="00E20915" w:rsidP="00AE0599">
            <w:r w:rsidRPr="006412D6">
              <w:t>1e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8A00BED" w14:textId="77777777" w:rsidR="00E20915" w:rsidRPr="006412D6" w:rsidRDefault="00E20915" w:rsidP="00AE0599">
            <w:r w:rsidRPr="006412D6">
              <w:t>x"001D"</w:t>
            </w:r>
          </w:p>
        </w:tc>
        <w:tc>
          <w:tcPr>
            <w:tcW w:w="2080" w:type="dxa"/>
            <w:tcBorders>
              <w:top w:val="nil"/>
              <w:left w:val="nil"/>
              <w:bottom w:val="single" w:sz="4" w:space="0" w:color="auto"/>
              <w:right w:val="single" w:sz="4" w:space="0" w:color="auto"/>
            </w:tcBorders>
            <w:shd w:val="clear" w:color="auto" w:fill="auto"/>
            <w:noWrap/>
            <w:vAlign w:val="bottom"/>
            <w:hideMark/>
          </w:tcPr>
          <w:p w14:paraId="1EF638E6" w14:textId="77777777" w:rsidR="00E20915" w:rsidRPr="006412D6" w:rsidRDefault="00E20915" w:rsidP="00AE0599">
            <w:r w:rsidRPr="006412D6">
              <w:t>11111</w:t>
            </w:r>
          </w:p>
        </w:tc>
      </w:tr>
      <w:tr w:rsidR="00E20915" w:rsidRPr="006412D6" w14:paraId="06AC8933"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A3BFE7" w14:textId="77777777" w:rsidR="00E20915" w:rsidRPr="006412D6" w:rsidRDefault="00E20915" w:rsidP="00AE0599">
            <w:r w:rsidRPr="006412D6">
              <w:t>1f</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105DAC3" w14:textId="77777777" w:rsidR="00E20915" w:rsidRPr="006412D6" w:rsidRDefault="00E20915" w:rsidP="00AE0599">
            <w:r w:rsidRPr="006412D6">
              <w:t>x"001E"</w:t>
            </w:r>
          </w:p>
        </w:tc>
        <w:tc>
          <w:tcPr>
            <w:tcW w:w="2080" w:type="dxa"/>
            <w:tcBorders>
              <w:top w:val="nil"/>
              <w:left w:val="nil"/>
              <w:bottom w:val="single" w:sz="4" w:space="0" w:color="auto"/>
              <w:right w:val="single" w:sz="4" w:space="0" w:color="auto"/>
            </w:tcBorders>
            <w:shd w:val="clear" w:color="auto" w:fill="auto"/>
            <w:noWrap/>
            <w:vAlign w:val="bottom"/>
            <w:hideMark/>
          </w:tcPr>
          <w:p w14:paraId="28A61626" w14:textId="77777777" w:rsidR="00E20915" w:rsidRPr="006412D6" w:rsidRDefault="00E20915" w:rsidP="00AE0599">
            <w:r w:rsidRPr="006412D6">
              <w:t>100000</w:t>
            </w:r>
          </w:p>
        </w:tc>
      </w:tr>
      <w:tr w:rsidR="00E20915" w:rsidRPr="006412D6" w14:paraId="55ED0531"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4181164" w14:textId="77777777" w:rsidR="00E20915" w:rsidRPr="006412D6" w:rsidRDefault="00E20915" w:rsidP="00AE0599">
            <w:r w:rsidRPr="006412D6">
              <w:t>20</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A5FF515" w14:textId="77777777" w:rsidR="00E20915" w:rsidRPr="006412D6" w:rsidRDefault="00E20915" w:rsidP="00AE0599">
            <w:r w:rsidRPr="006412D6">
              <w:t>x"001F"</w:t>
            </w:r>
          </w:p>
        </w:tc>
        <w:tc>
          <w:tcPr>
            <w:tcW w:w="2080" w:type="dxa"/>
            <w:tcBorders>
              <w:top w:val="nil"/>
              <w:left w:val="nil"/>
              <w:bottom w:val="single" w:sz="4" w:space="0" w:color="auto"/>
              <w:right w:val="single" w:sz="4" w:space="0" w:color="auto"/>
            </w:tcBorders>
            <w:shd w:val="clear" w:color="auto" w:fill="auto"/>
            <w:noWrap/>
            <w:vAlign w:val="bottom"/>
            <w:hideMark/>
          </w:tcPr>
          <w:p w14:paraId="5E49F29B" w14:textId="77777777" w:rsidR="00E20915" w:rsidRPr="006412D6" w:rsidRDefault="00E20915" w:rsidP="00AE0599">
            <w:r w:rsidRPr="006412D6">
              <w:t>100001</w:t>
            </w:r>
          </w:p>
        </w:tc>
      </w:tr>
      <w:tr w:rsidR="00E20915" w:rsidRPr="006412D6" w14:paraId="77E035E8"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0ECFD53" w14:textId="77777777" w:rsidR="00E20915" w:rsidRPr="006412D6" w:rsidRDefault="00E20915" w:rsidP="00AE0599">
            <w:r w:rsidRPr="006412D6">
              <w:t>21</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EBF086F" w14:textId="77777777" w:rsidR="00E20915" w:rsidRPr="006412D6" w:rsidRDefault="00E20915" w:rsidP="00AE0599">
            <w:r w:rsidRPr="006412D6">
              <w:t>x"0020"</w:t>
            </w:r>
          </w:p>
        </w:tc>
        <w:tc>
          <w:tcPr>
            <w:tcW w:w="2080" w:type="dxa"/>
            <w:tcBorders>
              <w:top w:val="nil"/>
              <w:left w:val="nil"/>
              <w:bottom w:val="single" w:sz="4" w:space="0" w:color="auto"/>
              <w:right w:val="single" w:sz="4" w:space="0" w:color="auto"/>
            </w:tcBorders>
            <w:shd w:val="clear" w:color="auto" w:fill="auto"/>
            <w:noWrap/>
            <w:vAlign w:val="bottom"/>
            <w:hideMark/>
          </w:tcPr>
          <w:p w14:paraId="21B35568" w14:textId="77777777" w:rsidR="00E20915" w:rsidRPr="006412D6" w:rsidRDefault="00E20915" w:rsidP="00AE0599">
            <w:r w:rsidRPr="006412D6">
              <w:t>100010</w:t>
            </w:r>
          </w:p>
        </w:tc>
      </w:tr>
      <w:tr w:rsidR="00E20915" w:rsidRPr="006412D6" w14:paraId="06704348"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F80F389" w14:textId="77777777" w:rsidR="00E20915" w:rsidRPr="006412D6" w:rsidRDefault="00E20915" w:rsidP="00AE0599">
            <w:r w:rsidRPr="006412D6">
              <w:t>22</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10BC6BB" w14:textId="77777777" w:rsidR="00E20915" w:rsidRPr="006412D6" w:rsidRDefault="00E20915" w:rsidP="00AE0599">
            <w:r w:rsidRPr="006412D6">
              <w:t>x"0021"</w:t>
            </w:r>
          </w:p>
        </w:tc>
        <w:tc>
          <w:tcPr>
            <w:tcW w:w="2080" w:type="dxa"/>
            <w:tcBorders>
              <w:top w:val="nil"/>
              <w:left w:val="nil"/>
              <w:bottom w:val="single" w:sz="4" w:space="0" w:color="auto"/>
              <w:right w:val="single" w:sz="4" w:space="0" w:color="auto"/>
            </w:tcBorders>
            <w:shd w:val="clear" w:color="auto" w:fill="auto"/>
            <w:noWrap/>
            <w:vAlign w:val="bottom"/>
            <w:hideMark/>
          </w:tcPr>
          <w:p w14:paraId="7BD3C66D" w14:textId="77777777" w:rsidR="00E20915" w:rsidRPr="006412D6" w:rsidRDefault="00E20915" w:rsidP="00AE0599">
            <w:r w:rsidRPr="006412D6">
              <w:t>100011</w:t>
            </w:r>
          </w:p>
        </w:tc>
      </w:tr>
      <w:tr w:rsidR="00E20915" w:rsidRPr="006412D6" w14:paraId="76FD407A"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BD1C20D" w14:textId="77777777" w:rsidR="00E20915" w:rsidRPr="006412D6" w:rsidRDefault="00E20915" w:rsidP="00AE0599">
            <w:r w:rsidRPr="006412D6">
              <w:t>23</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90E3C98" w14:textId="77777777" w:rsidR="00E20915" w:rsidRPr="006412D6" w:rsidRDefault="00E20915" w:rsidP="00AE0599">
            <w:r w:rsidRPr="006412D6">
              <w:t>x"0022"</w:t>
            </w:r>
          </w:p>
        </w:tc>
        <w:tc>
          <w:tcPr>
            <w:tcW w:w="2080" w:type="dxa"/>
            <w:tcBorders>
              <w:top w:val="nil"/>
              <w:left w:val="nil"/>
              <w:bottom w:val="single" w:sz="4" w:space="0" w:color="auto"/>
              <w:right w:val="single" w:sz="4" w:space="0" w:color="auto"/>
            </w:tcBorders>
            <w:shd w:val="clear" w:color="auto" w:fill="auto"/>
            <w:noWrap/>
            <w:vAlign w:val="bottom"/>
            <w:hideMark/>
          </w:tcPr>
          <w:p w14:paraId="12378530" w14:textId="77777777" w:rsidR="00E20915" w:rsidRPr="006412D6" w:rsidRDefault="00E20915" w:rsidP="00AE0599">
            <w:r w:rsidRPr="006412D6">
              <w:t>100100</w:t>
            </w:r>
          </w:p>
        </w:tc>
      </w:tr>
      <w:tr w:rsidR="00E20915" w:rsidRPr="006412D6" w14:paraId="5CDE6186"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C9F7171" w14:textId="77777777" w:rsidR="00E20915" w:rsidRPr="006412D6" w:rsidRDefault="00E20915" w:rsidP="00AE0599">
            <w:r w:rsidRPr="006412D6">
              <w:t>24</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BCFF642" w14:textId="77777777" w:rsidR="00E20915" w:rsidRPr="006412D6" w:rsidRDefault="00E20915" w:rsidP="00AE0599">
            <w:r w:rsidRPr="006412D6">
              <w:t>x"0023"</w:t>
            </w:r>
          </w:p>
        </w:tc>
        <w:tc>
          <w:tcPr>
            <w:tcW w:w="2080" w:type="dxa"/>
            <w:tcBorders>
              <w:top w:val="nil"/>
              <w:left w:val="nil"/>
              <w:bottom w:val="single" w:sz="4" w:space="0" w:color="auto"/>
              <w:right w:val="single" w:sz="4" w:space="0" w:color="auto"/>
            </w:tcBorders>
            <w:shd w:val="clear" w:color="auto" w:fill="auto"/>
            <w:noWrap/>
            <w:vAlign w:val="bottom"/>
            <w:hideMark/>
          </w:tcPr>
          <w:p w14:paraId="342725B5" w14:textId="77777777" w:rsidR="00E20915" w:rsidRPr="006412D6" w:rsidRDefault="00E20915" w:rsidP="00AE0599">
            <w:r w:rsidRPr="006412D6">
              <w:t>100101</w:t>
            </w:r>
          </w:p>
        </w:tc>
      </w:tr>
      <w:tr w:rsidR="00E20915" w:rsidRPr="006412D6" w14:paraId="2BC6B125"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A504A8A" w14:textId="77777777" w:rsidR="00E20915" w:rsidRPr="006412D6" w:rsidRDefault="00E20915" w:rsidP="00AE0599">
            <w:r w:rsidRPr="006412D6">
              <w:t>25</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5486972" w14:textId="77777777" w:rsidR="00E20915" w:rsidRPr="006412D6" w:rsidRDefault="00E20915" w:rsidP="00AE0599">
            <w:r w:rsidRPr="006412D6">
              <w:t>x"0024"</w:t>
            </w:r>
          </w:p>
        </w:tc>
        <w:tc>
          <w:tcPr>
            <w:tcW w:w="2080" w:type="dxa"/>
            <w:tcBorders>
              <w:top w:val="nil"/>
              <w:left w:val="nil"/>
              <w:bottom w:val="single" w:sz="4" w:space="0" w:color="auto"/>
              <w:right w:val="single" w:sz="4" w:space="0" w:color="auto"/>
            </w:tcBorders>
            <w:shd w:val="clear" w:color="auto" w:fill="auto"/>
            <w:noWrap/>
            <w:vAlign w:val="bottom"/>
            <w:hideMark/>
          </w:tcPr>
          <w:p w14:paraId="56022808" w14:textId="77777777" w:rsidR="00E20915" w:rsidRPr="006412D6" w:rsidRDefault="00E20915" w:rsidP="00AE0599">
            <w:r w:rsidRPr="006412D6">
              <w:t>100110</w:t>
            </w:r>
          </w:p>
        </w:tc>
      </w:tr>
      <w:tr w:rsidR="00E20915" w:rsidRPr="006412D6" w14:paraId="72CB7BF1"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086A40C" w14:textId="77777777" w:rsidR="00E20915" w:rsidRPr="006412D6" w:rsidRDefault="00E20915" w:rsidP="00AE0599">
            <w:r w:rsidRPr="006412D6">
              <w:t>26</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8501E66" w14:textId="77777777" w:rsidR="00E20915" w:rsidRPr="006412D6" w:rsidRDefault="00E20915" w:rsidP="00AE0599">
            <w:r w:rsidRPr="006412D6">
              <w:t>x"0025"</w:t>
            </w:r>
          </w:p>
        </w:tc>
        <w:tc>
          <w:tcPr>
            <w:tcW w:w="2080" w:type="dxa"/>
            <w:tcBorders>
              <w:top w:val="nil"/>
              <w:left w:val="nil"/>
              <w:bottom w:val="single" w:sz="4" w:space="0" w:color="auto"/>
              <w:right w:val="single" w:sz="4" w:space="0" w:color="auto"/>
            </w:tcBorders>
            <w:shd w:val="clear" w:color="auto" w:fill="auto"/>
            <w:noWrap/>
            <w:vAlign w:val="bottom"/>
            <w:hideMark/>
          </w:tcPr>
          <w:p w14:paraId="44AB182E" w14:textId="77777777" w:rsidR="00E20915" w:rsidRPr="006412D6" w:rsidRDefault="00E20915" w:rsidP="00AE0599">
            <w:r w:rsidRPr="006412D6">
              <w:t>100111</w:t>
            </w:r>
          </w:p>
        </w:tc>
      </w:tr>
      <w:tr w:rsidR="00E20915" w:rsidRPr="006412D6" w14:paraId="3F0C3929"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35EC796" w14:textId="77777777" w:rsidR="00E20915" w:rsidRPr="006412D6" w:rsidRDefault="00E20915" w:rsidP="00AE0599">
            <w:r w:rsidRPr="006412D6">
              <w:t>27</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61B82DB" w14:textId="77777777" w:rsidR="00E20915" w:rsidRPr="006412D6" w:rsidRDefault="00E20915" w:rsidP="00AE0599">
            <w:r w:rsidRPr="006412D6">
              <w:t>x"0026"</w:t>
            </w:r>
          </w:p>
        </w:tc>
        <w:tc>
          <w:tcPr>
            <w:tcW w:w="2080" w:type="dxa"/>
            <w:tcBorders>
              <w:top w:val="nil"/>
              <w:left w:val="nil"/>
              <w:bottom w:val="single" w:sz="4" w:space="0" w:color="auto"/>
              <w:right w:val="single" w:sz="4" w:space="0" w:color="auto"/>
            </w:tcBorders>
            <w:shd w:val="clear" w:color="auto" w:fill="auto"/>
            <w:noWrap/>
            <w:vAlign w:val="bottom"/>
            <w:hideMark/>
          </w:tcPr>
          <w:p w14:paraId="487802B2" w14:textId="77777777" w:rsidR="00E20915" w:rsidRPr="006412D6" w:rsidRDefault="00E20915" w:rsidP="00AE0599">
            <w:r w:rsidRPr="006412D6">
              <w:t>101000</w:t>
            </w:r>
          </w:p>
        </w:tc>
      </w:tr>
      <w:tr w:rsidR="00E20915" w:rsidRPr="006412D6" w14:paraId="66566CDA"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2F9B335" w14:textId="77777777" w:rsidR="00E20915" w:rsidRPr="006412D6" w:rsidRDefault="00E20915" w:rsidP="00AE0599">
            <w:r w:rsidRPr="006412D6">
              <w:t>28</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05CE5E0" w14:textId="77777777" w:rsidR="00E20915" w:rsidRPr="006412D6" w:rsidRDefault="00E20915" w:rsidP="00AE0599">
            <w:r w:rsidRPr="006412D6">
              <w:t>x"0027"</w:t>
            </w:r>
          </w:p>
        </w:tc>
        <w:tc>
          <w:tcPr>
            <w:tcW w:w="2080" w:type="dxa"/>
            <w:tcBorders>
              <w:top w:val="nil"/>
              <w:left w:val="nil"/>
              <w:bottom w:val="single" w:sz="4" w:space="0" w:color="auto"/>
              <w:right w:val="single" w:sz="4" w:space="0" w:color="auto"/>
            </w:tcBorders>
            <w:shd w:val="clear" w:color="auto" w:fill="auto"/>
            <w:noWrap/>
            <w:vAlign w:val="bottom"/>
            <w:hideMark/>
          </w:tcPr>
          <w:p w14:paraId="16EB9240" w14:textId="77777777" w:rsidR="00E20915" w:rsidRPr="006412D6" w:rsidRDefault="00E20915" w:rsidP="00AE0599">
            <w:r w:rsidRPr="006412D6">
              <w:t>101001</w:t>
            </w:r>
          </w:p>
        </w:tc>
      </w:tr>
      <w:tr w:rsidR="00E20915" w:rsidRPr="006412D6" w14:paraId="23753585"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C9ACB9A" w14:textId="77777777" w:rsidR="00E20915" w:rsidRPr="006412D6" w:rsidRDefault="00E20915" w:rsidP="00AE0599">
            <w:r w:rsidRPr="006412D6">
              <w:t>29</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98195B4" w14:textId="77777777" w:rsidR="00E20915" w:rsidRPr="006412D6" w:rsidRDefault="00E20915" w:rsidP="00AE0599">
            <w:r w:rsidRPr="006412D6">
              <w:t>x"0028"</w:t>
            </w:r>
          </w:p>
        </w:tc>
        <w:tc>
          <w:tcPr>
            <w:tcW w:w="2080" w:type="dxa"/>
            <w:tcBorders>
              <w:top w:val="nil"/>
              <w:left w:val="nil"/>
              <w:bottom w:val="single" w:sz="4" w:space="0" w:color="auto"/>
              <w:right w:val="single" w:sz="4" w:space="0" w:color="auto"/>
            </w:tcBorders>
            <w:shd w:val="clear" w:color="auto" w:fill="auto"/>
            <w:noWrap/>
            <w:vAlign w:val="bottom"/>
            <w:hideMark/>
          </w:tcPr>
          <w:p w14:paraId="7B591485" w14:textId="77777777" w:rsidR="00E20915" w:rsidRPr="006412D6" w:rsidRDefault="00E20915" w:rsidP="00AE0599">
            <w:r w:rsidRPr="006412D6">
              <w:t>101010</w:t>
            </w:r>
          </w:p>
        </w:tc>
      </w:tr>
      <w:tr w:rsidR="00E20915" w:rsidRPr="006412D6" w14:paraId="51E4073E"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292E4E3" w14:textId="77777777" w:rsidR="00E20915" w:rsidRPr="006412D6" w:rsidRDefault="00E20915" w:rsidP="00AE0599">
            <w:r w:rsidRPr="006412D6">
              <w:t>2a</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863D3CC" w14:textId="77777777" w:rsidR="00E20915" w:rsidRPr="006412D6" w:rsidRDefault="00E20915" w:rsidP="00AE0599">
            <w:r w:rsidRPr="006412D6">
              <w:t>x"0029"</w:t>
            </w:r>
          </w:p>
        </w:tc>
        <w:tc>
          <w:tcPr>
            <w:tcW w:w="2080" w:type="dxa"/>
            <w:tcBorders>
              <w:top w:val="nil"/>
              <w:left w:val="nil"/>
              <w:bottom w:val="single" w:sz="4" w:space="0" w:color="auto"/>
              <w:right w:val="single" w:sz="4" w:space="0" w:color="auto"/>
            </w:tcBorders>
            <w:shd w:val="clear" w:color="auto" w:fill="auto"/>
            <w:noWrap/>
            <w:vAlign w:val="bottom"/>
            <w:hideMark/>
          </w:tcPr>
          <w:p w14:paraId="68C11232" w14:textId="77777777" w:rsidR="00E20915" w:rsidRPr="006412D6" w:rsidRDefault="00E20915" w:rsidP="00AE0599">
            <w:r w:rsidRPr="006412D6">
              <w:t>101011</w:t>
            </w:r>
          </w:p>
        </w:tc>
      </w:tr>
      <w:tr w:rsidR="00E20915" w:rsidRPr="006412D6" w14:paraId="623056E7"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F6B1C3" w14:textId="77777777" w:rsidR="00E20915" w:rsidRPr="006412D6" w:rsidRDefault="00E20915" w:rsidP="00AE0599">
            <w:r w:rsidRPr="006412D6">
              <w:t>2b</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A0E5052" w14:textId="77777777" w:rsidR="00E20915" w:rsidRPr="006412D6" w:rsidRDefault="00E20915" w:rsidP="00AE0599">
            <w:r w:rsidRPr="006412D6">
              <w:t>x"002A"</w:t>
            </w:r>
          </w:p>
        </w:tc>
        <w:tc>
          <w:tcPr>
            <w:tcW w:w="2080" w:type="dxa"/>
            <w:tcBorders>
              <w:top w:val="nil"/>
              <w:left w:val="nil"/>
              <w:bottom w:val="single" w:sz="4" w:space="0" w:color="auto"/>
              <w:right w:val="single" w:sz="4" w:space="0" w:color="auto"/>
            </w:tcBorders>
            <w:shd w:val="clear" w:color="auto" w:fill="auto"/>
            <w:noWrap/>
            <w:vAlign w:val="bottom"/>
            <w:hideMark/>
          </w:tcPr>
          <w:p w14:paraId="322C2265" w14:textId="77777777" w:rsidR="00E20915" w:rsidRPr="006412D6" w:rsidRDefault="00E20915" w:rsidP="00AE0599">
            <w:r w:rsidRPr="006412D6">
              <w:t>101100</w:t>
            </w:r>
          </w:p>
        </w:tc>
      </w:tr>
      <w:tr w:rsidR="00E20915" w:rsidRPr="006412D6" w14:paraId="32C5A064"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382D06E" w14:textId="77777777" w:rsidR="00E20915" w:rsidRPr="006412D6" w:rsidRDefault="00E20915" w:rsidP="00AE0599">
            <w:r w:rsidRPr="006412D6">
              <w:t>2c</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C82F71B" w14:textId="77777777" w:rsidR="00E20915" w:rsidRPr="006412D6" w:rsidRDefault="00E20915" w:rsidP="00AE0599">
            <w:r w:rsidRPr="006412D6">
              <w:t>x"002B"</w:t>
            </w:r>
          </w:p>
        </w:tc>
        <w:tc>
          <w:tcPr>
            <w:tcW w:w="2080" w:type="dxa"/>
            <w:tcBorders>
              <w:top w:val="nil"/>
              <w:left w:val="nil"/>
              <w:bottom w:val="single" w:sz="4" w:space="0" w:color="auto"/>
              <w:right w:val="single" w:sz="4" w:space="0" w:color="auto"/>
            </w:tcBorders>
            <w:shd w:val="clear" w:color="auto" w:fill="auto"/>
            <w:noWrap/>
            <w:vAlign w:val="bottom"/>
            <w:hideMark/>
          </w:tcPr>
          <w:p w14:paraId="474EBD6C" w14:textId="77777777" w:rsidR="00E20915" w:rsidRPr="006412D6" w:rsidRDefault="00E20915" w:rsidP="00AE0599">
            <w:r w:rsidRPr="006412D6">
              <w:t>101101</w:t>
            </w:r>
          </w:p>
        </w:tc>
      </w:tr>
      <w:tr w:rsidR="00E20915" w:rsidRPr="006412D6" w14:paraId="15F9CA21"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2A6F318" w14:textId="77777777" w:rsidR="00E20915" w:rsidRPr="006412D6" w:rsidRDefault="00E20915" w:rsidP="00AE0599">
            <w:r w:rsidRPr="006412D6">
              <w:t>2d</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9C8C699" w14:textId="77777777" w:rsidR="00E20915" w:rsidRPr="006412D6" w:rsidRDefault="00E20915" w:rsidP="00AE0599">
            <w:r w:rsidRPr="006412D6">
              <w:t>x"002C"</w:t>
            </w:r>
          </w:p>
        </w:tc>
        <w:tc>
          <w:tcPr>
            <w:tcW w:w="2080" w:type="dxa"/>
            <w:tcBorders>
              <w:top w:val="nil"/>
              <w:left w:val="nil"/>
              <w:bottom w:val="single" w:sz="4" w:space="0" w:color="auto"/>
              <w:right w:val="single" w:sz="4" w:space="0" w:color="auto"/>
            </w:tcBorders>
            <w:shd w:val="clear" w:color="auto" w:fill="auto"/>
            <w:noWrap/>
            <w:vAlign w:val="bottom"/>
            <w:hideMark/>
          </w:tcPr>
          <w:p w14:paraId="66779E1E" w14:textId="77777777" w:rsidR="00E20915" w:rsidRPr="006412D6" w:rsidRDefault="00E20915" w:rsidP="00AE0599">
            <w:r w:rsidRPr="006412D6">
              <w:t>101110</w:t>
            </w:r>
          </w:p>
        </w:tc>
      </w:tr>
      <w:tr w:rsidR="00E20915" w:rsidRPr="006412D6" w14:paraId="6A96F215"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ACC16AD" w14:textId="77777777" w:rsidR="00E20915" w:rsidRPr="006412D6" w:rsidRDefault="00E20915" w:rsidP="00AE0599">
            <w:r w:rsidRPr="006412D6">
              <w:t>2e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28EB7A5" w14:textId="77777777" w:rsidR="00E20915" w:rsidRPr="006412D6" w:rsidRDefault="00E20915" w:rsidP="00AE0599">
            <w:r w:rsidRPr="006412D6">
              <w:t>x"002D"</w:t>
            </w:r>
          </w:p>
        </w:tc>
        <w:tc>
          <w:tcPr>
            <w:tcW w:w="2080" w:type="dxa"/>
            <w:tcBorders>
              <w:top w:val="nil"/>
              <w:left w:val="nil"/>
              <w:bottom w:val="single" w:sz="4" w:space="0" w:color="auto"/>
              <w:right w:val="single" w:sz="4" w:space="0" w:color="auto"/>
            </w:tcBorders>
            <w:shd w:val="clear" w:color="auto" w:fill="auto"/>
            <w:noWrap/>
            <w:vAlign w:val="bottom"/>
            <w:hideMark/>
          </w:tcPr>
          <w:p w14:paraId="68283C1C" w14:textId="77777777" w:rsidR="00E20915" w:rsidRPr="006412D6" w:rsidRDefault="00E20915" w:rsidP="00AE0599">
            <w:r w:rsidRPr="006412D6">
              <w:t>101111</w:t>
            </w:r>
          </w:p>
        </w:tc>
      </w:tr>
      <w:tr w:rsidR="00E20915" w:rsidRPr="006412D6" w14:paraId="22E8A28F"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BD20FC2" w14:textId="77777777" w:rsidR="00E20915" w:rsidRPr="006412D6" w:rsidRDefault="00E20915" w:rsidP="00AE0599">
            <w:r w:rsidRPr="006412D6">
              <w:t>2f</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04B3502F" w14:textId="77777777" w:rsidR="00E20915" w:rsidRPr="006412D6" w:rsidRDefault="00E20915" w:rsidP="00AE0599">
            <w:r w:rsidRPr="006412D6">
              <w:t>x"002E"</w:t>
            </w:r>
          </w:p>
        </w:tc>
        <w:tc>
          <w:tcPr>
            <w:tcW w:w="2080" w:type="dxa"/>
            <w:tcBorders>
              <w:top w:val="nil"/>
              <w:left w:val="nil"/>
              <w:bottom w:val="single" w:sz="4" w:space="0" w:color="auto"/>
              <w:right w:val="single" w:sz="4" w:space="0" w:color="auto"/>
            </w:tcBorders>
            <w:shd w:val="clear" w:color="auto" w:fill="auto"/>
            <w:noWrap/>
            <w:vAlign w:val="bottom"/>
            <w:hideMark/>
          </w:tcPr>
          <w:p w14:paraId="6E17D238" w14:textId="77777777" w:rsidR="00E20915" w:rsidRPr="006412D6" w:rsidRDefault="00E20915" w:rsidP="00AE0599">
            <w:r w:rsidRPr="006412D6">
              <w:t>110000</w:t>
            </w:r>
          </w:p>
        </w:tc>
      </w:tr>
      <w:tr w:rsidR="00E20915" w:rsidRPr="006412D6" w14:paraId="54CAD828"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1B1174C" w14:textId="77777777" w:rsidR="00E20915" w:rsidRPr="006412D6" w:rsidRDefault="00E20915" w:rsidP="00AE0599">
            <w:r w:rsidRPr="006412D6">
              <w:t>30</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1D7A62A" w14:textId="77777777" w:rsidR="00E20915" w:rsidRPr="006412D6" w:rsidRDefault="00E20915" w:rsidP="00AE0599">
            <w:r w:rsidRPr="006412D6">
              <w:t>x"002F"</w:t>
            </w:r>
          </w:p>
        </w:tc>
        <w:tc>
          <w:tcPr>
            <w:tcW w:w="2080" w:type="dxa"/>
            <w:tcBorders>
              <w:top w:val="nil"/>
              <w:left w:val="nil"/>
              <w:bottom w:val="single" w:sz="4" w:space="0" w:color="auto"/>
              <w:right w:val="single" w:sz="4" w:space="0" w:color="auto"/>
            </w:tcBorders>
            <w:shd w:val="clear" w:color="auto" w:fill="auto"/>
            <w:noWrap/>
            <w:vAlign w:val="bottom"/>
            <w:hideMark/>
          </w:tcPr>
          <w:p w14:paraId="190E4DC9" w14:textId="77777777" w:rsidR="00E20915" w:rsidRPr="006412D6" w:rsidRDefault="00E20915" w:rsidP="00AE0599">
            <w:r w:rsidRPr="006412D6">
              <w:t>110001</w:t>
            </w:r>
          </w:p>
        </w:tc>
      </w:tr>
      <w:tr w:rsidR="00E20915" w:rsidRPr="006412D6" w14:paraId="6952B7BD"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4D362F5" w14:textId="77777777" w:rsidR="00E20915" w:rsidRPr="006412D6" w:rsidRDefault="00E20915" w:rsidP="00AE0599">
            <w:r w:rsidRPr="006412D6">
              <w:t>31</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C87FE1C" w14:textId="77777777" w:rsidR="00E20915" w:rsidRPr="006412D6" w:rsidRDefault="00E20915" w:rsidP="00AE0599">
            <w:r w:rsidRPr="006412D6">
              <w:t>x"0030"</w:t>
            </w:r>
          </w:p>
        </w:tc>
        <w:tc>
          <w:tcPr>
            <w:tcW w:w="2080" w:type="dxa"/>
            <w:tcBorders>
              <w:top w:val="nil"/>
              <w:left w:val="nil"/>
              <w:bottom w:val="single" w:sz="4" w:space="0" w:color="auto"/>
              <w:right w:val="single" w:sz="4" w:space="0" w:color="auto"/>
            </w:tcBorders>
            <w:shd w:val="clear" w:color="auto" w:fill="auto"/>
            <w:noWrap/>
            <w:vAlign w:val="bottom"/>
            <w:hideMark/>
          </w:tcPr>
          <w:p w14:paraId="482C5F59" w14:textId="77777777" w:rsidR="00E20915" w:rsidRPr="006412D6" w:rsidRDefault="00E20915" w:rsidP="00AE0599">
            <w:r w:rsidRPr="006412D6">
              <w:t>110010</w:t>
            </w:r>
          </w:p>
        </w:tc>
      </w:tr>
      <w:tr w:rsidR="00E20915" w:rsidRPr="006412D6" w14:paraId="12C29B22"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55FC8C5" w14:textId="77777777" w:rsidR="00E20915" w:rsidRPr="006412D6" w:rsidRDefault="00E20915" w:rsidP="00AE0599">
            <w:r w:rsidRPr="006412D6">
              <w:t>32</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6A5F1C0" w14:textId="77777777" w:rsidR="00E20915" w:rsidRPr="006412D6" w:rsidRDefault="00E20915" w:rsidP="00AE0599">
            <w:r w:rsidRPr="006412D6">
              <w:t>x"0031"</w:t>
            </w:r>
          </w:p>
        </w:tc>
        <w:tc>
          <w:tcPr>
            <w:tcW w:w="2080" w:type="dxa"/>
            <w:tcBorders>
              <w:top w:val="nil"/>
              <w:left w:val="nil"/>
              <w:bottom w:val="single" w:sz="4" w:space="0" w:color="auto"/>
              <w:right w:val="single" w:sz="4" w:space="0" w:color="auto"/>
            </w:tcBorders>
            <w:shd w:val="clear" w:color="auto" w:fill="auto"/>
            <w:noWrap/>
            <w:vAlign w:val="bottom"/>
            <w:hideMark/>
          </w:tcPr>
          <w:p w14:paraId="073837D5" w14:textId="77777777" w:rsidR="00E20915" w:rsidRPr="006412D6" w:rsidRDefault="00E20915" w:rsidP="00AE0599">
            <w:r w:rsidRPr="006412D6">
              <w:t>110011</w:t>
            </w:r>
          </w:p>
        </w:tc>
      </w:tr>
      <w:tr w:rsidR="00E20915" w:rsidRPr="006412D6" w14:paraId="5EA954C3"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EC61608" w14:textId="77777777" w:rsidR="00E20915" w:rsidRPr="006412D6" w:rsidRDefault="00E20915" w:rsidP="00AE0599">
            <w:r w:rsidRPr="006412D6">
              <w:t>33</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04810F7" w14:textId="77777777" w:rsidR="00E20915" w:rsidRPr="006412D6" w:rsidRDefault="00E20915" w:rsidP="00AE0599">
            <w:r w:rsidRPr="006412D6">
              <w:t>x"0032"</w:t>
            </w:r>
          </w:p>
        </w:tc>
        <w:tc>
          <w:tcPr>
            <w:tcW w:w="2080" w:type="dxa"/>
            <w:tcBorders>
              <w:top w:val="nil"/>
              <w:left w:val="nil"/>
              <w:bottom w:val="single" w:sz="4" w:space="0" w:color="auto"/>
              <w:right w:val="single" w:sz="4" w:space="0" w:color="auto"/>
            </w:tcBorders>
            <w:shd w:val="clear" w:color="auto" w:fill="auto"/>
            <w:noWrap/>
            <w:vAlign w:val="bottom"/>
            <w:hideMark/>
          </w:tcPr>
          <w:p w14:paraId="07BFA854" w14:textId="77777777" w:rsidR="00E20915" w:rsidRPr="006412D6" w:rsidRDefault="00E20915" w:rsidP="00AE0599">
            <w:r w:rsidRPr="006412D6">
              <w:t>110100</w:t>
            </w:r>
          </w:p>
        </w:tc>
      </w:tr>
      <w:tr w:rsidR="00E20915" w:rsidRPr="006412D6" w14:paraId="0C8C91B9"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125AA2A" w14:textId="77777777" w:rsidR="00E20915" w:rsidRPr="006412D6" w:rsidRDefault="00E20915" w:rsidP="00AE0599">
            <w:r w:rsidRPr="006412D6">
              <w:t>34</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CFDC142" w14:textId="77777777" w:rsidR="00E20915" w:rsidRPr="006412D6" w:rsidRDefault="00E20915" w:rsidP="00AE0599">
            <w:r w:rsidRPr="006412D6">
              <w:t>x"0033"</w:t>
            </w:r>
          </w:p>
        </w:tc>
        <w:tc>
          <w:tcPr>
            <w:tcW w:w="2080" w:type="dxa"/>
            <w:tcBorders>
              <w:top w:val="nil"/>
              <w:left w:val="nil"/>
              <w:bottom w:val="single" w:sz="4" w:space="0" w:color="auto"/>
              <w:right w:val="single" w:sz="4" w:space="0" w:color="auto"/>
            </w:tcBorders>
            <w:shd w:val="clear" w:color="auto" w:fill="auto"/>
            <w:noWrap/>
            <w:vAlign w:val="bottom"/>
            <w:hideMark/>
          </w:tcPr>
          <w:p w14:paraId="6DEBDD10" w14:textId="77777777" w:rsidR="00E20915" w:rsidRPr="006412D6" w:rsidRDefault="00E20915" w:rsidP="00AE0599">
            <w:r w:rsidRPr="006412D6">
              <w:t>110101</w:t>
            </w:r>
          </w:p>
        </w:tc>
      </w:tr>
      <w:tr w:rsidR="00E20915" w:rsidRPr="006412D6" w14:paraId="1C70DBB0"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7BF10B2" w14:textId="77777777" w:rsidR="00E20915" w:rsidRPr="006412D6" w:rsidRDefault="00E20915" w:rsidP="00AE0599">
            <w:r w:rsidRPr="006412D6">
              <w:t>35</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7F02FC4" w14:textId="77777777" w:rsidR="00E20915" w:rsidRPr="006412D6" w:rsidRDefault="00E20915" w:rsidP="00AE0599">
            <w:r w:rsidRPr="006412D6">
              <w:t>x"0034"</w:t>
            </w:r>
          </w:p>
        </w:tc>
        <w:tc>
          <w:tcPr>
            <w:tcW w:w="2080" w:type="dxa"/>
            <w:tcBorders>
              <w:top w:val="nil"/>
              <w:left w:val="nil"/>
              <w:bottom w:val="single" w:sz="4" w:space="0" w:color="auto"/>
              <w:right w:val="single" w:sz="4" w:space="0" w:color="auto"/>
            </w:tcBorders>
            <w:shd w:val="clear" w:color="auto" w:fill="auto"/>
            <w:noWrap/>
            <w:vAlign w:val="bottom"/>
            <w:hideMark/>
          </w:tcPr>
          <w:p w14:paraId="64654765" w14:textId="77777777" w:rsidR="00E20915" w:rsidRPr="006412D6" w:rsidRDefault="00E20915" w:rsidP="00AE0599">
            <w:r w:rsidRPr="006412D6">
              <w:t>110110</w:t>
            </w:r>
          </w:p>
        </w:tc>
      </w:tr>
      <w:tr w:rsidR="00E20915" w:rsidRPr="006412D6" w14:paraId="24B13AFE"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0A8BB4A" w14:textId="77777777" w:rsidR="00E20915" w:rsidRPr="006412D6" w:rsidRDefault="00E20915" w:rsidP="00AE0599">
            <w:r w:rsidRPr="006412D6">
              <w:t>36</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425E33E" w14:textId="77777777" w:rsidR="00E20915" w:rsidRPr="006412D6" w:rsidRDefault="00E20915" w:rsidP="00AE0599">
            <w:r w:rsidRPr="006412D6">
              <w:t>x"0035"</w:t>
            </w:r>
          </w:p>
        </w:tc>
        <w:tc>
          <w:tcPr>
            <w:tcW w:w="2080" w:type="dxa"/>
            <w:tcBorders>
              <w:top w:val="nil"/>
              <w:left w:val="nil"/>
              <w:bottom w:val="single" w:sz="4" w:space="0" w:color="auto"/>
              <w:right w:val="single" w:sz="4" w:space="0" w:color="auto"/>
            </w:tcBorders>
            <w:shd w:val="clear" w:color="auto" w:fill="auto"/>
            <w:noWrap/>
            <w:vAlign w:val="bottom"/>
            <w:hideMark/>
          </w:tcPr>
          <w:p w14:paraId="4C8BA7CD" w14:textId="77777777" w:rsidR="00E20915" w:rsidRPr="006412D6" w:rsidRDefault="00E20915" w:rsidP="00AE0599">
            <w:r w:rsidRPr="006412D6">
              <w:t>110111</w:t>
            </w:r>
          </w:p>
        </w:tc>
      </w:tr>
      <w:tr w:rsidR="00E20915" w:rsidRPr="006412D6" w14:paraId="693878A5"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E30DBBE" w14:textId="77777777" w:rsidR="00E20915" w:rsidRPr="006412D6" w:rsidRDefault="00E20915" w:rsidP="00AE0599">
            <w:r w:rsidRPr="006412D6">
              <w:t>37</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36AEE13" w14:textId="77777777" w:rsidR="00E20915" w:rsidRPr="006412D6" w:rsidRDefault="00E20915" w:rsidP="00AE0599">
            <w:r w:rsidRPr="006412D6">
              <w:t>x"0036"</w:t>
            </w:r>
          </w:p>
        </w:tc>
        <w:tc>
          <w:tcPr>
            <w:tcW w:w="2080" w:type="dxa"/>
            <w:tcBorders>
              <w:top w:val="nil"/>
              <w:left w:val="nil"/>
              <w:bottom w:val="single" w:sz="4" w:space="0" w:color="auto"/>
              <w:right w:val="single" w:sz="4" w:space="0" w:color="auto"/>
            </w:tcBorders>
            <w:shd w:val="clear" w:color="auto" w:fill="auto"/>
            <w:noWrap/>
            <w:vAlign w:val="bottom"/>
            <w:hideMark/>
          </w:tcPr>
          <w:p w14:paraId="683C37E0" w14:textId="77777777" w:rsidR="00E20915" w:rsidRPr="006412D6" w:rsidRDefault="00E20915" w:rsidP="00AE0599">
            <w:r w:rsidRPr="006412D6">
              <w:t>111000</w:t>
            </w:r>
          </w:p>
        </w:tc>
      </w:tr>
      <w:tr w:rsidR="00E20915" w:rsidRPr="006412D6" w14:paraId="216ED760"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6793DD7" w14:textId="77777777" w:rsidR="00E20915" w:rsidRPr="006412D6" w:rsidRDefault="00E20915" w:rsidP="00AE0599">
            <w:r w:rsidRPr="006412D6">
              <w:t>38</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4462A29" w14:textId="77777777" w:rsidR="00E20915" w:rsidRPr="006412D6" w:rsidRDefault="00E20915" w:rsidP="00AE0599">
            <w:r w:rsidRPr="006412D6">
              <w:t>x"0037"</w:t>
            </w:r>
          </w:p>
        </w:tc>
        <w:tc>
          <w:tcPr>
            <w:tcW w:w="2080" w:type="dxa"/>
            <w:tcBorders>
              <w:top w:val="nil"/>
              <w:left w:val="nil"/>
              <w:bottom w:val="single" w:sz="4" w:space="0" w:color="auto"/>
              <w:right w:val="single" w:sz="4" w:space="0" w:color="auto"/>
            </w:tcBorders>
            <w:shd w:val="clear" w:color="auto" w:fill="auto"/>
            <w:noWrap/>
            <w:vAlign w:val="bottom"/>
            <w:hideMark/>
          </w:tcPr>
          <w:p w14:paraId="72CC448D" w14:textId="77777777" w:rsidR="00E20915" w:rsidRPr="006412D6" w:rsidRDefault="00E20915" w:rsidP="00AE0599">
            <w:r w:rsidRPr="006412D6">
              <w:t>111001</w:t>
            </w:r>
          </w:p>
        </w:tc>
      </w:tr>
      <w:tr w:rsidR="00E20915" w:rsidRPr="006412D6" w14:paraId="4F71978F"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44944FC" w14:textId="77777777" w:rsidR="00E20915" w:rsidRPr="006412D6" w:rsidRDefault="00E20915" w:rsidP="00AE0599">
            <w:r w:rsidRPr="006412D6">
              <w:t>39</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9E8397B" w14:textId="77777777" w:rsidR="00E20915" w:rsidRPr="006412D6" w:rsidRDefault="00E20915" w:rsidP="00AE0599">
            <w:r w:rsidRPr="006412D6">
              <w:t>x"0038"</w:t>
            </w:r>
          </w:p>
        </w:tc>
        <w:tc>
          <w:tcPr>
            <w:tcW w:w="2080" w:type="dxa"/>
            <w:tcBorders>
              <w:top w:val="nil"/>
              <w:left w:val="nil"/>
              <w:bottom w:val="single" w:sz="4" w:space="0" w:color="auto"/>
              <w:right w:val="single" w:sz="4" w:space="0" w:color="auto"/>
            </w:tcBorders>
            <w:shd w:val="clear" w:color="auto" w:fill="auto"/>
            <w:noWrap/>
            <w:vAlign w:val="bottom"/>
            <w:hideMark/>
          </w:tcPr>
          <w:p w14:paraId="5CF21DE4" w14:textId="77777777" w:rsidR="00E20915" w:rsidRPr="006412D6" w:rsidRDefault="00E20915" w:rsidP="00AE0599">
            <w:r w:rsidRPr="006412D6">
              <w:t>111010</w:t>
            </w:r>
          </w:p>
        </w:tc>
      </w:tr>
      <w:tr w:rsidR="00E20915" w:rsidRPr="006412D6" w14:paraId="29D7D103"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3D019B9" w14:textId="77777777" w:rsidR="00E20915" w:rsidRPr="006412D6" w:rsidRDefault="00E20915" w:rsidP="00AE0599">
            <w:r w:rsidRPr="006412D6">
              <w:t>3a</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177A0B3" w14:textId="77777777" w:rsidR="00E20915" w:rsidRPr="006412D6" w:rsidRDefault="00E20915" w:rsidP="00AE0599">
            <w:r w:rsidRPr="006412D6">
              <w:t>x"0039"</w:t>
            </w:r>
          </w:p>
        </w:tc>
        <w:tc>
          <w:tcPr>
            <w:tcW w:w="2080" w:type="dxa"/>
            <w:tcBorders>
              <w:top w:val="nil"/>
              <w:left w:val="nil"/>
              <w:bottom w:val="single" w:sz="4" w:space="0" w:color="auto"/>
              <w:right w:val="single" w:sz="4" w:space="0" w:color="auto"/>
            </w:tcBorders>
            <w:shd w:val="clear" w:color="auto" w:fill="auto"/>
            <w:noWrap/>
            <w:vAlign w:val="bottom"/>
            <w:hideMark/>
          </w:tcPr>
          <w:p w14:paraId="155CF2B5" w14:textId="77777777" w:rsidR="00E20915" w:rsidRPr="006412D6" w:rsidRDefault="00E20915" w:rsidP="00AE0599">
            <w:r w:rsidRPr="006412D6">
              <w:t>111011</w:t>
            </w:r>
          </w:p>
        </w:tc>
      </w:tr>
      <w:tr w:rsidR="00E20915" w:rsidRPr="006412D6" w14:paraId="3956A248"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7A2FF6" w14:textId="77777777" w:rsidR="00E20915" w:rsidRPr="006412D6" w:rsidRDefault="00E20915" w:rsidP="00AE0599">
            <w:r w:rsidRPr="006412D6">
              <w:t>3b</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058EE256" w14:textId="77777777" w:rsidR="00E20915" w:rsidRPr="006412D6" w:rsidRDefault="00E20915" w:rsidP="00AE0599">
            <w:r w:rsidRPr="006412D6">
              <w:t>x"003A"</w:t>
            </w:r>
          </w:p>
        </w:tc>
        <w:tc>
          <w:tcPr>
            <w:tcW w:w="2080" w:type="dxa"/>
            <w:tcBorders>
              <w:top w:val="nil"/>
              <w:left w:val="nil"/>
              <w:bottom w:val="single" w:sz="4" w:space="0" w:color="auto"/>
              <w:right w:val="single" w:sz="4" w:space="0" w:color="auto"/>
            </w:tcBorders>
            <w:shd w:val="clear" w:color="auto" w:fill="auto"/>
            <w:noWrap/>
            <w:vAlign w:val="bottom"/>
            <w:hideMark/>
          </w:tcPr>
          <w:p w14:paraId="558DBB48" w14:textId="77777777" w:rsidR="00E20915" w:rsidRPr="006412D6" w:rsidRDefault="00E20915" w:rsidP="00AE0599">
            <w:r w:rsidRPr="006412D6">
              <w:t>111100</w:t>
            </w:r>
          </w:p>
        </w:tc>
      </w:tr>
      <w:tr w:rsidR="00E20915" w:rsidRPr="006412D6" w14:paraId="54B28928"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B9C77ED" w14:textId="77777777" w:rsidR="00E20915" w:rsidRPr="006412D6" w:rsidRDefault="00E20915" w:rsidP="00AE0599">
            <w:r w:rsidRPr="006412D6">
              <w:t>3c</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CB19BC9" w14:textId="77777777" w:rsidR="00E20915" w:rsidRPr="006412D6" w:rsidRDefault="00E20915" w:rsidP="00AE0599">
            <w:r w:rsidRPr="006412D6">
              <w:t>x"003B"</w:t>
            </w:r>
          </w:p>
        </w:tc>
        <w:tc>
          <w:tcPr>
            <w:tcW w:w="2080" w:type="dxa"/>
            <w:tcBorders>
              <w:top w:val="nil"/>
              <w:left w:val="nil"/>
              <w:bottom w:val="single" w:sz="4" w:space="0" w:color="auto"/>
              <w:right w:val="single" w:sz="4" w:space="0" w:color="auto"/>
            </w:tcBorders>
            <w:shd w:val="clear" w:color="auto" w:fill="auto"/>
            <w:noWrap/>
            <w:vAlign w:val="bottom"/>
            <w:hideMark/>
          </w:tcPr>
          <w:p w14:paraId="54B23BF2" w14:textId="77777777" w:rsidR="00E20915" w:rsidRPr="006412D6" w:rsidRDefault="00E20915" w:rsidP="00AE0599">
            <w:r w:rsidRPr="006412D6">
              <w:t>111101</w:t>
            </w:r>
          </w:p>
        </w:tc>
      </w:tr>
      <w:tr w:rsidR="00E20915" w:rsidRPr="006412D6" w14:paraId="6F327D8D"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0449FFE" w14:textId="77777777" w:rsidR="00E20915" w:rsidRPr="006412D6" w:rsidRDefault="00E20915" w:rsidP="00AE0599">
            <w:r w:rsidRPr="006412D6">
              <w:t>3d</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3BAB2A8" w14:textId="77777777" w:rsidR="00E20915" w:rsidRPr="006412D6" w:rsidRDefault="00E20915" w:rsidP="00AE0599">
            <w:r w:rsidRPr="006412D6">
              <w:t>x"003C"</w:t>
            </w:r>
          </w:p>
        </w:tc>
        <w:tc>
          <w:tcPr>
            <w:tcW w:w="2080" w:type="dxa"/>
            <w:tcBorders>
              <w:top w:val="nil"/>
              <w:left w:val="nil"/>
              <w:bottom w:val="single" w:sz="4" w:space="0" w:color="auto"/>
              <w:right w:val="single" w:sz="4" w:space="0" w:color="auto"/>
            </w:tcBorders>
            <w:shd w:val="clear" w:color="auto" w:fill="auto"/>
            <w:noWrap/>
            <w:vAlign w:val="bottom"/>
            <w:hideMark/>
          </w:tcPr>
          <w:p w14:paraId="6C64B9A2" w14:textId="77777777" w:rsidR="00E20915" w:rsidRPr="006412D6" w:rsidRDefault="00E20915" w:rsidP="00AE0599">
            <w:r w:rsidRPr="006412D6">
              <w:t>111110</w:t>
            </w:r>
          </w:p>
        </w:tc>
      </w:tr>
      <w:tr w:rsidR="00E20915" w:rsidRPr="006412D6" w14:paraId="075BA57A"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F07743E" w14:textId="77777777" w:rsidR="00E20915" w:rsidRPr="006412D6" w:rsidRDefault="00E20915" w:rsidP="00AE0599">
            <w:r w:rsidRPr="006412D6">
              <w:t>3e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C036FA0" w14:textId="77777777" w:rsidR="00E20915" w:rsidRPr="006412D6" w:rsidRDefault="00E20915" w:rsidP="00AE0599">
            <w:r w:rsidRPr="006412D6">
              <w:t>x"003D"</w:t>
            </w:r>
          </w:p>
        </w:tc>
        <w:tc>
          <w:tcPr>
            <w:tcW w:w="2080" w:type="dxa"/>
            <w:tcBorders>
              <w:top w:val="nil"/>
              <w:left w:val="nil"/>
              <w:bottom w:val="single" w:sz="4" w:space="0" w:color="auto"/>
              <w:right w:val="single" w:sz="4" w:space="0" w:color="auto"/>
            </w:tcBorders>
            <w:shd w:val="clear" w:color="auto" w:fill="auto"/>
            <w:noWrap/>
            <w:vAlign w:val="bottom"/>
            <w:hideMark/>
          </w:tcPr>
          <w:p w14:paraId="0ADE25C5" w14:textId="77777777" w:rsidR="00E20915" w:rsidRPr="006412D6" w:rsidRDefault="00E20915" w:rsidP="00AE0599">
            <w:r w:rsidRPr="006412D6">
              <w:t>111111</w:t>
            </w:r>
          </w:p>
        </w:tc>
      </w:tr>
      <w:tr w:rsidR="00E20915" w:rsidRPr="006412D6" w14:paraId="3E213D2C"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1E7E18E" w14:textId="77777777" w:rsidR="00E20915" w:rsidRPr="006412D6" w:rsidRDefault="00E20915" w:rsidP="00AE0599">
            <w:r w:rsidRPr="006412D6">
              <w:t>3f</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7C4F32F" w14:textId="77777777" w:rsidR="00E20915" w:rsidRPr="006412D6" w:rsidRDefault="00E20915" w:rsidP="00AE0599">
            <w:r w:rsidRPr="006412D6">
              <w:t>x"003E"</w:t>
            </w:r>
          </w:p>
        </w:tc>
        <w:tc>
          <w:tcPr>
            <w:tcW w:w="2080" w:type="dxa"/>
            <w:tcBorders>
              <w:top w:val="nil"/>
              <w:left w:val="nil"/>
              <w:bottom w:val="single" w:sz="4" w:space="0" w:color="auto"/>
              <w:right w:val="single" w:sz="4" w:space="0" w:color="auto"/>
            </w:tcBorders>
            <w:shd w:val="clear" w:color="auto" w:fill="auto"/>
            <w:noWrap/>
            <w:vAlign w:val="bottom"/>
            <w:hideMark/>
          </w:tcPr>
          <w:p w14:paraId="79B20971" w14:textId="77777777" w:rsidR="00E20915" w:rsidRPr="006412D6" w:rsidRDefault="00E20915" w:rsidP="00AE0599">
            <w:r w:rsidRPr="006412D6">
              <w:t>1000000</w:t>
            </w:r>
          </w:p>
        </w:tc>
      </w:tr>
      <w:tr w:rsidR="00E20915" w:rsidRPr="006412D6" w14:paraId="1172DC15"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C34840C" w14:textId="77777777" w:rsidR="00E20915" w:rsidRPr="006412D6" w:rsidRDefault="00E20915" w:rsidP="00AE0599">
            <w:r w:rsidRPr="006412D6">
              <w:t>40</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5BA89A4" w14:textId="77777777" w:rsidR="00E20915" w:rsidRPr="006412D6" w:rsidRDefault="00E20915" w:rsidP="00AE0599">
            <w:r w:rsidRPr="006412D6">
              <w:t>x"003F"</w:t>
            </w:r>
          </w:p>
        </w:tc>
        <w:tc>
          <w:tcPr>
            <w:tcW w:w="2080" w:type="dxa"/>
            <w:tcBorders>
              <w:top w:val="nil"/>
              <w:left w:val="nil"/>
              <w:bottom w:val="single" w:sz="4" w:space="0" w:color="auto"/>
              <w:right w:val="single" w:sz="4" w:space="0" w:color="auto"/>
            </w:tcBorders>
            <w:shd w:val="clear" w:color="auto" w:fill="auto"/>
            <w:noWrap/>
            <w:vAlign w:val="bottom"/>
            <w:hideMark/>
          </w:tcPr>
          <w:p w14:paraId="003F24C9" w14:textId="77777777" w:rsidR="00E20915" w:rsidRPr="006412D6" w:rsidRDefault="00E20915" w:rsidP="00AE0599">
            <w:r w:rsidRPr="006412D6">
              <w:t>1000001</w:t>
            </w:r>
          </w:p>
        </w:tc>
      </w:tr>
      <w:tr w:rsidR="00E20915" w:rsidRPr="006412D6" w14:paraId="112C0D8B"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E71D9C8" w14:textId="77777777" w:rsidR="00E20915" w:rsidRPr="006412D6" w:rsidRDefault="00E20915" w:rsidP="00AE0599">
            <w:r w:rsidRPr="006412D6">
              <w:t>41</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0BCD927" w14:textId="77777777" w:rsidR="00E20915" w:rsidRPr="006412D6" w:rsidRDefault="00E20915" w:rsidP="00AE0599">
            <w:r w:rsidRPr="006412D6">
              <w:t>x"0040"</w:t>
            </w:r>
          </w:p>
        </w:tc>
        <w:tc>
          <w:tcPr>
            <w:tcW w:w="2080" w:type="dxa"/>
            <w:tcBorders>
              <w:top w:val="nil"/>
              <w:left w:val="nil"/>
              <w:bottom w:val="single" w:sz="4" w:space="0" w:color="auto"/>
              <w:right w:val="single" w:sz="4" w:space="0" w:color="auto"/>
            </w:tcBorders>
            <w:shd w:val="clear" w:color="auto" w:fill="auto"/>
            <w:noWrap/>
            <w:vAlign w:val="bottom"/>
            <w:hideMark/>
          </w:tcPr>
          <w:p w14:paraId="17E39732" w14:textId="77777777" w:rsidR="00E20915" w:rsidRPr="006412D6" w:rsidRDefault="00E20915" w:rsidP="00AE0599">
            <w:r w:rsidRPr="006412D6">
              <w:t>1000010</w:t>
            </w:r>
          </w:p>
        </w:tc>
      </w:tr>
      <w:tr w:rsidR="00E20915" w:rsidRPr="006412D6" w14:paraId="746AB503"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2103FB2" w14:textId="77777777" w:rsidR="00E20915" w:rsidRPr="006412D6" w:rsidRDefault="00E20915" w:rsidP="00AE0599">
            <w:r w:rsidRPr="006412D6">
              <w:t>42</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4688454" w14:textId="77777777" w:rsidR="00E20915" w:rsidRPr="006412D6" w:rsidRDefault="00E20915" w:rsidP="00AE0599">
            <w:r w:rsidRPr="006412D6">
              <w:t>x"0041"</w:t>
            </w:r>
          </w:p>
        </w:tc>
        <w:tc>
          <w:tcPr>
            <w:tcW w:w="2080" w:type="dxa"/>
            <w:tcBorders>
              <w:top w:val="nil"/>
              <w:left w:val="nil"/>
              <w:bottom w:val="single" w:sz="4" w:space="0" w:color="auto"/>
              <w:right w:val="single" w:sz="4" w:space="0" w:color="auto"/>
            </w:tcBorders>
            <w:shd w:val="clear" w:color="auto" w:fill="auto"/>
            <w:noWrap/>
            <w:vAlign w:val="bottom"/>
            <w:hideMark/>
          </w:tcPr>
          <w:p w14:paraId="58A95D3C" w14:textId="77777777" w:rsidR="00E20915" w:rsidRPr="006412D6" w:rsidRDefault="00E20915" w:rsidP="00AE0599">
            <w:r w:rsidRPr="006412D6">
              <w:t>1000011</w:t>
            </w:r>
          </w:p>
        </w:tc>
      </w:tr>
      <w:tr w:rsidR="00E20915" w:rsidRPr="006412D6" w14:paraId="2754B0EC"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CAF3BB6" w14:textId="77777777" w:rsidR="00E20915" w:rsidRPr="006412D6" w:rsidRDefault="00E20915" w:rsidP="00AE0599">
            <w:r w:rsidRPr="006412D6">
              <w:t>43</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9928644" w14:textId="77777777" w:rsidR="00E20915" w:rsidRPr="006412D6" w:rsidRDefault="00E20915" w:rsidP="00AE0599">
            <w:r w:rsidRPr="006412D6">
              <w:t>x"0042"</w:t>
            </w:r>
          </w:p>
        </w:tc>
        <w:tc>
          <w:tcPr>
            <w:tcW w:w="2080" w:type="dxa"/>
            <w:tcBorders>
              <w:top w:val="nil"/>
              <w:left w:val="nil"/>
              <w:bottom w:val="single" w:sz="4" w:space="0" w:color="auto"/>
              <w:right w:val="single" w:sz="4" w:space="0" w:color="auto"/>
            </w:tcBorders>
            <w:shd w:val="clear" w:color="auto" w:fill="auto"/>
            <w:noWrap/>
            <w:vAlign w:val="bottom"/>
            <w:hideMark/>
          </w:tcPr>
          <w:p w14:paraId="7535ADAD" w14:textId="77777777" w:rsidR="00E20915" w:rsidRPr="006412D6" w:rsidRDefault="00E20915" w:rsidP="00AE0599">
            <w:r w:rsidRPr="006412D6">
              <w:t>1000100</w:t>
            </w:r>
          </w:p>
        </w:tc>
      </w:tr>
      <w:tr w:rsidR="00E20915" w:rsidRPr="006412D6" w14:paraId="0E784C76"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71416F0" w14:textId="77777777" w:rsidR="00E20915" w:rsidRPr="006412D6" w:rsidRDefault="00E20915" w:rsidP="00AE0599">
            <w:r w:rsidRPr="006412D6">
              <w:t>44</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8C0E0C9" w14:textId="77777777" w:rsidR="00E20915" w:rsidRPr="006412D6" w:rsidRDefault="00E20915" w:rsidP="00AE0599">
            <w:r w:rsidRPr="006412D6">
              <w:t>x"0043"</w:t>
            </w:r>
          </w:p>
        </w:tc>
        <w:tc>
          <w:tcPr>
            <w:tcW w:w="2080" w:type="dxa"/>
            <w:tcBorders>
              <w:top w:val="nil"/>
              <w:left w:val="nil"/>
              <w:bottom w:val="single" w:sz="4" w:space="0" w:color="auto"/>
              <w:right w:val="single" w:sz="4" w:space="0" w:color="auto"/>
            </w:tcBorders>
            <w:shd w:val="clear" w:color="auto" w:fill="auto"/>
            <w:noWrap/>
            <w:vAlign w:val="bottom"/>
            <w:hideMark/>
          </w:tcPr>
          <w:p w14:paraId="7A7C5290" w14:textId="77777777" w:rsidR="00E20915" w:rsidRPr="006412D6" w:rsidRDefault="00E20915" w:rsidP="00AE0599">
            <w:r w:rsidRPr="006412D6">
              <w:t>1000101</w:t>
            </w:r>
          </w:p>
        </w:tc>
      </w:tr>
      <w:tr w:rsidR="00E20915" w:rsidRPr="006412D6" w14:paraId="1A4E74F2"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819FEF1" w14:textId="77777777" w:rsidR="00E20915" w:rsidRPr="006412D6" w:rsidRDefault="00E20915" w:rsidP="00AE0599">
            <w:r w:rsidRPr="006412D6">
              <w:t>45</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856469B" w14:textId="77777777" w:rsidR="00E20915" w:rsidRPr="006412D6" w:rsidRDefault="00E20915" w:rsidP="00AE0599">
            <w:r w:rsidRPr="006412D6">
              <w:t>x"0044"</w:t>
            </w:r>
          </w:p>
        </w:tc>
        <w:tc>
          <w:tcPr>
            <w:tcW w:w="2080" w:type="dxa"/>
            <w:tcBorders>
              <w:top w:val="nil"/>
              <w:left w:val="nil"/>
              <w:bottom w:val="single" w:sz="4" w:space="0" w:color="auto"/>
              <w:right w:val="single" w:sz="4" w:space="0" w:color="auto"/>
            </w:tcBorders>
            <w:shd w:val="clear" w:color="auto" w:fill="auto"/>
            <w:noWrap/>
            <w:vAlign w:val="bottom"/>
            <w:hideMark/>
          </w:tcPr>
          <w:p w14:paraId="00DF8719" w14:textId="77777777" w:rsidR="00E20915" w:rsidRPr="006412D6" w:rsidRDefault="00E20915" w:rsidP="00AE0599">
            <w:r w:rsidRPr="006412D6">
              <w:t>1000110</w:t>
            </w:r>
          </w:p>
        </w:tc>
      </w:tr>
      <w:tr w:rsidR="00E20915" w:rsidRPr="006412D6" w14:paraId="3543A84B"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EE9177E" w14:textId="77777777" w:rsidR="00E20915" w:rsidRPr="006412D6" w:rsidRDefault="00E20915" w:rsidP="00AE0599">
            <w:r w:rsidRPr="006412D6">
              <w:t>46</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F372F3A" w14:textId="77777777" w:rsidR="00E20915" w:rsidRPr="006412D6" w:rsidRDefault="00E20915" w:rsidP="00AE0599">
            <w:r w:rsidRPr="006412D6">
              <w:t>x"0045"</w:t>
            </w:r>
          </w:p>
        </w:tc>
        <w:tc>
          <w:tcPr>
            <w:tcW w:w="2080" w:type="dxa"/>
            <w:tcBorders>
              <w:top w:val="nil"/>
              <w:left w:val="nil"/>
              <w:bottom w:val="single" w:sz="4" w:space="0" w:color="auto"/>
              <w:right w:val="single" w:sz="4" w:space="0" w:color="auto"/>
            </w:tcBorders>
            <w:shd w:val="clear" w:color="auto" w:fill="auto"/>
            <w:noWrap/>
            <w:vAlign w:val="bottom"/>
            <w:hideMark/>
          </w:tcPr>
          <w:p w14:paraId="631B9C2F" w14:textId="77777777" w:rsidR="00E20915" w:rsidRPr="006412D6" w:rsidRDefault="00E20915" w:rsidP="00AE0599">
            <w:r w:rsidRPr="006412D6">
              <w:t>1000111</w:t>
            </w:r>
          </w:p>
        </w:tc>
      </w:tr>
      <w:tr w:rsidR="00E20915" w:rsidRPr="006412D6" w14:paraId="62151EBC"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F9C0A54" w14:textId="77777777" w:rsidR="00E20915" w:rsidRPr="006412D6" w:rsidRDefault="00E20915" w:rsidP="00AE0599">
            <w:r w:rsidRPr="006412D6">
              <w:lastRenderedPageBreak/>
              <w:t>47</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045247D" w14:textId="77777777" w:rsidR="00E20915" w:rsidRPr="006412D6" w:rsidRDefault="00E20915" w:rsidP="00AE0599">
            <w:r w:rsidRPr="006412D6">
              <w:t>x"0046"</w:t>
            </w:r>
          </w:p>
        </w:tc>
        <w:tc>
          <w:tcPr>
            <w:tcW w:w="2080" w:type="dxa"/>
            <w:tcBorders>
              <w:top w:val="nil"/>
              <w:left w:val="nil"/>
              <w:bottom w:val="single" w:sz="4" w:space="0" w:color="auto"/>
              <w:right w:val="single" w:sz="4" w:space="0" w:color="auto"/>
            </w:tcBorders>
            <w:shd w:val="clear" w:color="auto" w:fill="auto"/>
            <w:noWrap/>
            <w:vAlign w:val="bottom"/>
            <w:hideMark/>
          </w:tcPr>
          <w:p w14:paraId="17959F83" w14:textId="77777777" w:rsidR="00E20915" w:rsidRPr="006412D6" w:rsidRDefault="00E20915" w:rsidP="00AE0599">
            <w:r w:rsidRPr="006412D6">
              <w:t>1001000</w:t>
            </w:r>
          </w:p>
        </w:tc>
      </w:tr>
      <w:tr w:rsidR="00E20915" w:rsidRPr="006412D6" w14:paraId="20C6AB6B"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F48EA56" w14:textId="77777777" w:rsidR="00E20915" w:rsidRPr="006412D6" w:rsidRDefault="00E20915" w:rsidP="00AE0599">
            <w:r w:rsidRPr="006412D6">
              <w:t>48</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0B52CF7E" w14:textId="77777777" w:rsidR="00E20915" w:rsidRPr="006412D6" w:rsidRDefault="00E20915" w:rsidP="00AE0599">
            <w:r w:rsidRPr="006412D6">
              <w:t>x"0047"</w:t>
            </w:r>
          </w:p>
        </w:tc>
        <w:tc>
          <w:tcPr>
            <w:tcW w:w="2080" w:type="dxa"/>
            <w:tcBorders>
              <w:top w:val="nil"/>
              <w:left w:val="nil"/>
              <w:bottom w:val="single" w:sz="4" w:space="0" w:color="auto"/>
              <w:right w:val="single" w:sz="4" w:space="0" w:color="auto"/>
            </w:tcBorders>
            <w:shd w:val="clear" w:color="auto" w:fill="auto"/>
            <w:noWrap/>
            <w:vAlign w:val="bottom"/>
            <w:hideMark/>
          </w:tcPr>
          <w:p w14:paraId="02EEDDFC" w14:textId="77777777" w:rsidR="00E20915" w:rsidRPr="006412D6" w:rsidRDefault="00E20915" w:rsidP="00AE0599">
            <w:r w:rsidRPr="006412D6">
              <w:t>1001001</w:t>
            </w:r>
          </w:p>
        </w:tc>
      </w:tr>
      <w:tr w:rsidR="00E20915" w:rsidRPr="006412D6" w14:paraId="0D432B06"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0AAFB6C" w14:textId="77777777" w:rsidR="00E20915" w:rsidRPr="006412D6" w:rsidRDefault="00E20915" w:rsidP="00AE0599">
            <w:r w:rsidRPr="006412D6">
              <w:t>49</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A7C16A8" w14:textId="77777777" w:rsidR="00E20915" w:rsidRPr="006412D6" w:rsidRDefault="00E20915" w:rsidP="00AE0599">
            <w:r w:rsidRPr="006412D6">
              <w:t>x"0048"</w:t>
            </w:r>
          </w:p>
        </w:tc>
        <w:tc>
          <w:tcPr>
            <w:tcW w:w="2080" w:type="dxa"/>
            <w:tcBorders>
              <w:top w:val="nil"/>
              <w:left w:val="nil"/>
              <w:bottom w:val="single" w:sz="4" w:space="0" w:color="auto"/>
              <w:right w:val="single" w:sz="4" w:space="0" w:color="auto"/>
            </w:tcBorders>
            <w:shd w:val="clear" w:color="auto" w:fill="auto"/>
            <w:noWrap/>
            <w:vAlign w:val="bottom"/>
            <w:hideMark/>
          </w:tcPr>
          <w:p w14:paraId="457DFC41" w14:textId="77777777" w:rsidR="00E20915" w:rsidRPr="006412D6" w:rsidRDefault="00E20915" w:rsidP="00AE0599">
            <w:r w:rsidRPr="006412D6">
              <w:t>1001010</w:t>
            </w:r>
          </w:p>
        </w:tc>
      </w:tr>
      <w:tr w:rsidR="00E20915" w:rsidRPr="006412D6" w14:paraId="1D5CE4AC"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4D63DC0" w14:textId="77777777" w:rsidR="00E20915" w:rsidRPr="006412D6" w:rsidRDefault="00E20915" w:rsidP="00AE0599">
            <w:r w:rsidRPr="006412D6">
              <w:t>4a</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0A0BCDEA" w14:textId="77777777" w:rsidR="00E20915" w:rsidRPr="006412D6" w:rsidRDefault="00E20915" w:rsidP="00AE0599">
            <w:r w:rsidRPr="006412D6">
              <w:t>x"0049"</w:t>
            </w:r>
          </w:p>
        </w:tc>
        <w:tc>
          <w:tcPr>
            <w:tcW w:w="2080" w:type="dxa"/>
            <w:tcBorders>
              <w:top w:val="nil"/>
              <w:left w:val="nil"/>
              <w:bottom w:val="single" w:sz="4" w:space="0" w:color="auto"/>
              <w:right w:val="single" w:sz="4" w:space="0" w:color="auto"/>
            </w:tcBorders>
            <w:shd w:val="clear" w:color="auto" w:fill="auto"/>
            <w:noWrap/>
            <w:vAlign w:val="bottom"/>
            <w:hideMark/>
          </w:tcPr>
          <w:p w14:paraId="01E73159" w14:textId="77777777" w:rsidR="00E20915" w:rsidRPr="006412D6" w:rsidRDefault="00E20915" w:rsidP="00AE0599">
            <w:r w:rsidRPr="006412D6">
              <w:t>1001011</w:t>
            </w:r>
          </w:p>
        </w:tc>
      </w:tr>
      <w:tr w:rsidR="00E20915" w:rsidRPr="006412D6" w14:paraId="25999665"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FBD5CF4" w14:textId="77777777" w:rsidR="00E20915" w:rsidRPr="006412D6" w:rsidRDefault="00E20915" w:rsidP="00AE0599">
            <w:r w:rsidRPr="006412D6">
              <w:t>4b</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EA3A52D" w14:textId="77777777" w:rsidR="00E20915" w:rsidRPr="006412D6" w:rsidRDefault="00E20915" w:rsidP="00AE0599">
            <w:r w:rsidRPr="006412D6">
              <w:t>x"004A"</w:t>
            </w:r>
          </w:p>
        </w:tc>
        <w:tc>
          <w:tcPr>
            <w:tcW w:w="2080" w:type="dxa"/>
            <w:tcBorders>
              <w:top w:val="nil"/>
              <w:left w:val="nil"/>
              <w:bottom w:val="single" w:sz="4" w:space="0" w:color="auto"/>
              <w:right w:val="single" w:sz="4" w:space="0" w:color="auto"/>
            </w:tcBorders>
            <w:shd w:val="clear" w:color="auto" w:fill="auto"/>
            <w:noWrap/>
            <w:vAlign w:val="bottom"/>
            <w:hideMark/>
          </w:tcPr>
          <w:p w14:paraId="17049374" w14:textId="77777777" w:rsidR="00E20915" w:rsidRPr="006412D6" w:rsidRDefault="00E20915" w:rsidP="00AE0599">
            <w:r w:rsidRPr="006412D6">
              <w:t>1001100</w:t>
            </w:r>
          </w:p>
        </w:tc>
      </w:tr>
      <w:tr w:rsidR="00E20915" w:rsidRPr="006412D6" w14:paraId="2EA804A0"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02B5E96" w14:textId="77777777" w:rsidR="00E20915" w:rsidRPr="006412D6" w:rsidRDefault="00E20915" w:rsidP="00AE0599">
            <w:r w:rsidRPr="006412D6">
              <w:t>4c</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AD85550" w14:textId="77777777" w:rsidR="00E20915" w:rsidRPr="006412D6" w:rsidRDefault="00E20915" w:rsidP="00AE0599">
            <w:r w:rsidRPr="006412D6">
              <w:t>x"004B"</w:t>
            </w:r>
          </w:p>
        </w:tc>
        <w:tc>
          <w:tcPr>
            <w:tcW w:w="2080" w:type="dxa"/>
            <w:tcBorders>
              <w:top w:val="nil"/>
              <w:left w:val="nil"/>
              <w:bottom w:val="single" w:sz="4" w:space="0" w:color="auto"/>
              <w:right w:val="single" w:sz="4" w:space="0" w:color="auto"/>
            </w:tcBorders>
            <w:shd w:val="clear" w:color="auto" w:fill="auto"/>
            <w:noWrap/>
            <w:vAlign w:val="bottom"/>
            <w:hideMark/>
          </w:tcPr>
          <w:p w14:paraId="084DE071" w14:textId="77777777" w:rsidR="00E20915" w:rsidRPr="006412D6" w:rsidRDefault="00E20915" w:rsidP="00AE0599">
            <w:r w:rsidRPr="006412D6">
              <w:t>1001101</w:t>
            </w:r>
          </w:p>
        </w:tc>
      </w:tr>
      <w:tr w:rsidR="00E20915" w:rsidRPr="006412D6" w14:paraId="467D1E1D"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EC64317" w14:textId="77777777" w:rsidR="00E20915" w:rsidRPr="006412D6" w:rsidRDefault="00E20915" w:rsidP="00AE0599">
            <w:r w:rsidRPr="006412D6">
              <w:t>4d</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708C8D0" w14:textId="77777777" w:rsidR="00E20915" w:rsidRPr="006412D6" w:rsidRDefault="00E20915" w:rsidP="00AE0599">
            <w:r w:rsidRPr="006412D6">
              <w:t>x"004C"</w:t>
            </w:r>
          </w:p>
        </w:tc>
        <w:tc>
          <w:tcPr>
            <w:tcW w:w="2080" w:type="dxa"/>
            <w:tcBorders>
              <w:top w:val="nil"/>
              <w:left w:val="nil"/>
              <w:bottom w:val="single" w:sz="4" w:space="0" w:color="auto"/>
              <w:right w:val="single" w:sz="4" w:space="0" w:color="auto"/>
            </w:tcBorders>
            <w:shd w:val="clear" w:color="auto" w:fill="auto"/>
            <w:noWrap/>
            <w:vAlign w:val="bottom"/>
            <w:hideMark/>
          </w:tcPr>
          <w:p w14:paraId="470C85FD" w14:textId="77777777" w:rsidR="00E20915" w:rsidRPr="006412D6" w:rsidRDefault="00E20915" w:rsidP="00AE0599">
            <w:r w:rsidRPr="006412D6">
              <w:t>1001110</w:t>
            </w:r>
          </w:p>
        </w:tc>
      </w:tr>
      <w:tr w:rsidR="00E20915" w:rsidRPr="006412D6" w14:paraId="3454A893"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8F92B42" w14:textId="77777777" w:rsidR="00E20915" w:rsidRPr="006412D6" w:rsidRDefault="00E20915" w:rsidP="00AE0599">
            <w:r w:rsidRPr="006412D6">
              <w:t>4e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9FD4BF6" w14:textId="77777777" w:rsidR="00E20915" w:rsidRPr="006412D6" w:rsidRDefault="00E20915" w:rsidP="00AE0599">
            <w:r w:rsidRPr="006412D6">
              <w:t>x"004D"</w:t>
            </w:r>
          </w:p>
        </w:tc>
        <w:tc>
          <w:tcPr>
            <w:tcW w:w="2080" w:type="dxa"/>
            <w:tcBorders>
              <w:top w:val="nil"/>
              <w:left w:val="nil"/>
              <w:bottom w:val="single" w:sz="4" w:space="0" w:color="auto"/>
              <w:right w:val="single" w:sz="4" w:space="0" w:color="auto"/>
            </w:tcBorders>
            <w:shd w:val="clear" w:color="auto" w:fill="auto"/>
            <w:noWrap/>
            <w:vAlign w:val="bottom"/>
            <w:hideMark/>
          </w:tcPr>
          <w:p w14:paraId="2557CCB3" w14:textId="77777777" w:rsidR="00E20915" w:rsidRPr="006412D6" w:rsidRDefault="00E20915" w:rsidP="00AE0599">
            <w:r w:rsidRPr="006412D6">
              <w:t>1001111</w:t>
            </w:r>
          </w:p>
        </w:tc>
      </w:tr>
      <w:tr w:rsidR="00E20915" w:rsidRPr="006412D6" w14:paraId="285305E8"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ED3D610" w14:textId="77777777" w:rsidR="00E20915" w:rsidRPr="006412D6" w:rsidRDefault="00E20915" w:rsidP="00AE0599">
            <w:r w:rsidRPr="006412D6">
              <w:t>4f</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0FC7E24E" w14:textId="77777777" w:rsidR="00E20915" w:rsidRPr="006412D6" w:rsidRDefault="00E20915" w:rsidP="00AE0599">
            <w:r w:rsidRPr="006412D6">
              <w:t>x"004E"</w:t>
            </w:r>
          </w:p>
        </w:tc>
        <w:tc>
          <w:tcPr>
            <w:tcW w:w="2080" w:type="dxa"/>
            <w:tcBorders>
              <w:top w:val="nil"/>
              <w:left w:val="nil"/>
              <w:bottom w:val="single" w:sz="4" w:space="0" w:color="auto"/>
              <w:right w:val="single" w:sz="4" w:space="0" w:color="auto"/>
            </w:tcBorders>
            <w:shd w:val="clear" w:color="auto" w:fill="auto"/>
            <w:noWrap/>
            <w:vAlign w:val="bottom"/>
            <w:hideMark/>
          </w:tcPr>
          <w:p w14:paraId="0241908C" w14:textId="77777777" w:rsidR="00E20915" w:rsidRPr="006412D6" w:rsidRDefault="00E20915" w:rsidP="00AE0599">
            <w:r w:rsidRPr="006412D6">
              <w:t>1010000</w:t>
            </w:r>
          </w:p>
        </w:tc>
      </w:tr>
      <w:tr w:rsidR="00E20915" w:rsidRPr="006412D6" w14:paraId="5210819C"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4164DDC" w14:textId="77777777" w:rsidR="00E20915" w:rsidRPr="006412D6" w:rsidRDefault="00E20915" w:rsidP="00AE0599">
            <w:r w:rsidRPr="006412D6">
              <w:t>50</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6B59A5C" w14:textId="77777777" w:rsidR="00E20915" w:rsidRPr="006412D6" w:rsidRDefault="00E20915" w:rsidP="00AE0599">
            <w:r w:rsidRPr="006412D6">
              <w:t>x"004F"</w:t>
            </w:r>
          </w:p>
        </w:tc>
        <w:tc>
          <w:tcPr>
            <w:tcW w:w="2080" w:type="dxa"/>
            <w:tcBorders>
              <w:top w:val="nil"/>
              <w:left w:val="nil"/>
              <w:bottom w:val="single" w:sz="4" w:space="0" w:color="auto"/>
              <w:right w:val="single" w:sz="4" w:space="0" w:color="auto"/>
            </w:tcBorders>
            <w:shd w:val="clear" w:color="auto" w:fill="auto"/>
            <w:noWrap/>
            <w:vAlign w:val="bottom"/>
            <w:hideMark/>
          </w:tcPr>
          <w:p w14:paraId="6FEF800E" w14:textId="77777777" w:rsidR="00E20915" w:rsidRPr="006412D6" w:rsidRDefault="00E20915" w:rsidP="00AE0599">
            <w:r w:rsidRPr="006412D6">
              <w:t>1010001</w:t>
            </w:r>
          </w:p>
        </w:tc>
      </w:tr>
      <w:tr w:rsidR="00E20915" w:rsidRPr="006412D6" w14:paraId="6090B1B6"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E49267F" w14:textId="77777777" w:rsidR="00E20915" w:rsidRPr="006412D6" w:rsidRDefault="00E20915" w:rsidP="00AE0599">
            <w:r w:rsidRPr="006412D6">
              <w:t>51</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756B466" w14:textId="77777777" w:rsidR="00E20915" w:rsidRPr="006412D6" w:rsidRDefault="00E20915" w:rsidP="00AE0599">
            <w:r w:rsidRPr="006412D6">
              <w:t>x"0050"</w:t>
            </w:r>
          </w:p>
        </w:tc>
        <w:tc>
          <w:tcPr>
            <w:tcW w:w="2080" w:type="dxa"/>
            <w:tcBorders>
              <w:top w:val="nil"/>
              <w:left w:val="nil"/>
              <w:bottom w:val="single" w:sz="4" w:space="0" w:color="auto"/>
              <w:right w:val="single" w:sz="4" w:space="0" w:color="auto"/>
            </w:tcBorders>
            <w:shd w:val="clear" w:color="auto" w:fill="auto"/>
            <w:noWrap/>
            <w:vAlign w:val="bottom"/>
            <w:hideMark/>
          </w:tcPr>
          <w:p w14:paraId="145373DD" w14:textId="77777777" w:rsidR="00E20915" w:rsidRPr="006412D6" w:rsidRDefault="00E20915" w:rsidP="00AE0599">
            <w:r w:rsidRPr="006412D6">
              <w:t>1010010</w:t>
            </w:r>
          </w:p>
        </w:tc>
      </w:tr>
      <w:tr w:rsidR="00E20915" w:rsidRPr="006412D6" w14:paraId="04EFA0C7"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9FE7773" w14:textId="77777777" w:rsidR="00E20915" w:rsidRPr="006412D6" w:rsidRDefault="00E20915" w:rsidP="00AE0599">
            <w:r w:rsidRPr="006412D6">
              <w:t>52</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2393293" w14:textId="77777777" w:rsidR="00E20915" w:rsidRPr="006412D6" w:rsidRDefault="00E20915" w:rsidP="00AE0599">
            <w:r w:rsidRPr="006412D6">
              <w:t>x"0051"</w:t>
            </w:r>
          </w:p>
        </w:tc>
        <w:tc>
          <w:tcPr>
            <w:tcW w:w="2080" w:type="dxa"/>
            <w:tcBorders>
              <w:top w:val="nil"/>
              <w:left w:val="nil"/>
              <w:bottom w:val="single" w:sz="4" w:space="0" w:color="auto"/>
              <w:right w:val="single" w:sz="4" w:space="0" w:color="auto"/>
            </w:tcBorders>
            <w:shd w:val="clear" w:color="auto" w:fill="auto"/>
            <w:noWrap/>
            <w:vAlign w:val="bottom"/>
            <w:hideMark/>
          </w:tcPr>
          <w:p w14:paraId="0755E2EF" w14:textId="77777777" w:rsidR="00E20915" w:rsidRPr="006412D6" w:rsidRDefault="00E20915" w:rsidP="00AE0599">
            <w:r w:rsidRPr="006412D6">
              <w:t>1010011</w:t>
            </w:r>
          </w:p>
        </w:tc>
      </w:tr>
      <w:tr w:rsidR="00E20915" w:rsidRPr="006412D6" w14:paraId="1387098F"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7F79D60" w14:textId="77777777" w:rsidR="00E20915" w:rsidRPr="006412D6" w:rsidRDefault="00E20915" w:rsidP="00AE0599">
            <w:r w:rsidRPr="006412D6">
              <w:t>53</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15D56B8" w14:textId="77777777" w:rsidR="00E20915" w:rsidRPr="006412D6" w:rsidRDefault="00E20915" w:rsidP="00AE0599">
            <w:r w:rsidRPr="006412D6">
              <w:t>x"0052"</w:t>
            </w:r>
          </w:p>
        </w:tc>
        <w:tc>
          <w:tcPr>
            <w:tcW w:w="2080" w:type="dxa"/>
            <w:tcBorders>
              <w:top w:val="nil"/>
              <w:left w:val="nil"/>
              <w:bottom w:val="single" w:sz="4" w:space="0" w:color="auto"/>
              <w:right w:val="single" w:sz="4" w:space="0" w:color="auto"/>
            </w:tcBorders>
            <w:shd w:val="clear" w:color="auto" w:fill="auto"/>
            <w:noWrap/>
            <w:vAlign w:val="bottom"/>
            <w:hideMark/>
          </w:tcPr>
          <w:p w14:paraId="24D4D1F2" w14:textId="77777777" w:rsidR="00E20915" w:rsidRPr="006412D6" w:rsidRDefault="00E20915" w:rsidP="00AE0599">
            <w:r w:rsidRPr="006412D6">
              <w:t>1010100</w:t>
            </w:r>
          </w:p>
        </w:tc>
      </w:tr>
      <w:tr w:rsidR="00E20915" w:rsidRPr="006412D6" w14:paraId="4D7A475C"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E8661DB" w14:textId="77777777" w:rsidR="00E20915" w:rsidRPr="006412D6" w:rsidRDefault="00E20915" w:rsidP="00AE0599">
            <w:r w:rsidRPr="006412D6">
              <w:t>54</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464DD29" w14:textId="77777777" w:rsidR="00E20915" w:rsidRPr="006412D6" w:rsidRDefault="00E20915" w:rsidP="00AE0599">
            <w:r w:rsidRPr="006412D6">
              <w:t>x"0053"</w:t>
            </w:r>
          </w:p>
        </w:tc>
        <w:tc>
          <w:tcPr>
            <w:tcW w:w="2080" w:type="dxa"/>
            <w:tcBorders>
              <w:top w:val="nil"/>
              <w:left w:val="nil"/>
              <w:bottom w:val="single" w:sz="4" w:space="0" w:color="auto"/>
              <w:right w:val="single" w:sz="4" w:space="0" w:color="auto"/>
            </w:tcBorders>
            <w:shd w:val="clear" w:color="auto" w:fill="auto"/>
            <w:noWrap/>
            <w:vAlign w:val="bottom"/>
            <w:hideMark/>
          </w:tcPr>
          <w:p w14:paraId="6C85361F" w14:textId="77777777" w:rsidR="00E20915" w:rsidRPr="006412D6" w:rsidRDefault="00E20915" w:rsidP="00AE0599">
            <w:r w:rsidRPr="006412D6">
              <w:t>1010101</w:t>
            </w:r>
          </w:p>
        </w:tc>
      </w:tr>
      <w:tr w:rsidR="00E20915" w:rsidRPr="006412D6" w14:paraId="40A25351"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7107740" w14:textId="77777777" w:rsidR="00E20915" w:rsidRPr="006412D6" w:rsidRDefault="00E20915" w:rsidP="00AE0599">
            <w:r w:rsidRPr="006412D6">
              <w:t>55</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DBBC27D" w14:textId="77777777" w:rsidR="00E20915" w:rsidRPr="006412D6" w:rsidRDefault="00E20915" w:rsidP="00AE0599">
            <w:r w:rsidRPr="006412D6">
              <w:t>x"0054"</w:t>
            </w:r>
          </w:p>
        </w:tc>
        <w:tc>
          <w:tcPr>
            <w:tcW w:w="2080" w:type="dxa"/>
            <w:tcBorders>
              <w:top w:val="nil"/>
              <w:left w:val="nil"/>
              <w:bottom w:val="single" w:sz="4" w:space="0" w:color="auto"/>
              <w:right w:val="single" w:sz="4" w:space="0" w:color="auto"/>
            </w:tcBorders>
            <w:shd w:val="clear" w:color="auto" w:fill="auto"/>
            <w:noWrap/>
            <w:vAlign w:val="bottom"/>
            <w:hideMark/>
          </w:tcPr>
          <w:p w14:paraId="2721395C" w14:textId="77777777" w:rsidR="00E20915" w:rsidRPr="006412D6" w:rsidRDefault="00E20915" w:rsidP="00AE0599">
            <w:r w:rsidRPr="006412D6">
              <w:t>1010110</w:t>
            </w:r>
          </w:p>
        </w:tc>
      </w:tr>
      <w:tr w:rsidR="00E20915" w:rsidRPr="006412D6" w14:paraId="72C9CC0A"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E631C8C" w14:textId="77777777" w:rsidR="00E20915" w:rsidRPr="006412D6" w:rsidRDefault="00E20915" w:rsidP="00AE0599">
            <w:r w:rsidRPr="006412D6">
              <w:t>56</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B4B03B2" w14:textId="77777777" w:rsidR="00E20915" w:rsidRPr="006412D6" w:rsidRDefault="00E20915" w:rsidP="00AE0599">
            <w:r w:rsidRPr="006412D6">
              <w:t>x"0055"</w:t>
            </w:r>
          </w:p>
        </w:tc>
        <w:tc>
          <w:tcPr>
            <w:tcW w:w="2080" w:type="dxa"/>
            <w:tcBorders>
              <w:top w:val="nil"/>
              <w:left w:val="nil"/>
              <w:bottom w:val="single" w:sz="4" w:space="0" w:color="auto"/>
              <w:right w:val="single" w:sz="4" w:space="0" w:color="auto"/>
            </w:tcBorders>
            <w:shd w:val="clear" w:color="auto" w:fill="auto"/>
            <w:noWrap/>
            <w:vAlign w:val="bottom"/>
            <w:hideMark/>
          </w:tcPr>
          <w:p w14:paraId="77D99F86" w14:textId="77777777" w:rsidR="00E20915" w:rsidRPr="006412D6" w:rsidRDefault="00E20915" w:rsidP="00AE0599">
            <w:r w:rsidRPr="006412D6">
              <w:t>1010111</w:t>
            </w:r>
          </w:p>
        </w:tc>
      </w:tr>
      <w:tr w:rsidR="00E20915" w:rsidRPr="006412D6" w14:paraId="04874A00"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2A59F48" w14:textId="77777777" w:rsidR="00E20915" w:rsidRPr="006412D6" w:rsidRDefault="00E20915" w:rsidP="00AE0599">
            <w:r w:rsidRPr="006412D6">
              <w:t>57</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6DC6C8A" w14:textId="77777777" w:rsidR="00E20915" w:rsidRPr="006412D6" w:rsidRDefault="00E20915" w:rsidP="00AE0599">
            <w:r w:rsidRPr="006412D6">
              <w:t>x"0056"</w:t>
            </w:r>
          </w:p>
        </w:tc>
        <w:tc>
          <w:tcPr>
            <w:tcW w:w="2080" w:type="dxa"/>
            <w:tcBorders>
              <w:top w:val="nil"/>
              <w:left w:val="nil"/>
              <w:bottom w:val="single" w:sz="4" w:space="0" w:color="auto"/>
              <w:right w:val="single" w:sz="4" w:space="0" w:color="auto"/>
            </w:tcBorders>
            <w:shd w:val="clear" w:color="auto" w:fill="auto"/>
            <w:noWrap/>
            <w:vAlign w:val="bottom"/>
            <w:hideMark/>
          </w:tcPr>
          <w:p w14:paraId="313CCCBD" w14:textId="77777777" w:rsidR="00E20915" w:rsidRPr="006412D6" w:rsidRDefault="00E20915" w:rsidP="00AE0599">
            <w:r w:rsidRPr="006412D6">
              <w:t>1011000</w:t>
            </w:r>
          </w:p>
        </w:tc>
      </w:tr>
      <w:tr w:rsidR="00E20915" w:rsidRPr="006412D6" w14:paraId="1582D295"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52EA596" w14:textId="77777777" w:rsidR="00E20915" w:rsidRPr="006412D6" w:rsidRDefault="00E20915" w:rsidP="00AE0599">
            <w:r w:rsidRPr="006412D6">
              <w:t>58</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9933F2F" w14:textId="77777777" w:rsidR="00E20915" w:rsidRPr="006412D6" w:rsidRDefault="00E20915" w:rsidP="00AE0599">
            <w:r w:rsidRPr="006412D6">
              <w:t>x"0057"</w:t>
            </w:r>
          </w:p>
        </w:tc>
        <w:tc>
          <w:tcPr>
            <w:tcW w:w="2080" w:type="dxa"/>
            <w:tcBorders>
              <w:top w:val="nil"/>
              <w:left w:val="nil"/>
              <w:bottom w:val="single" w:sz="4" w:space="0" w:color="auto"/>
              <w:right w:val="single" w:sz="4" w:space="0" w:color="auto"/>
            </w:tcBorders>
            <w:shd w:val="clear" w:color="auto" w:fill="auto"/>
            <w:noWrap/>
            <w:vAlign w:val="bottom"/>
            <w:hideMark/>
          </w:tcPr>
          <w:p w14:paraId="20EBEA28" w14:textId="77777777" w:rsidR="00E20915" w:rsidRPr="006412D6" w:rsidRDefault="00E20915" w:rsidP="00AE0599">
            <w:r w:rsidRPr="006412D6">
              <w:t>1011001</w:t>
            </w:r>
          </w:p>
        </w:tc>
      </w:tr>
      <w:tr w:rsidR="00E20915" w:rsidRPr="006412D6" w14:paraId="080D50E2"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6D54DA2" w14:textId="77777777" w:rsidR="00E20915" w:rsidRPr="006412D6" w:rsidRDefault="00E20915" w:rsidP="00AE0599">
            <w:r w:rsidRPr="006412D6">
              <w:t>59</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0101FD6" w14:textId="77777777" w:rsidR="00E20915" w:rsidRPr="006412D6" w:rsidRDefault="00E20915" w:rsidP="00AE0599">
            <w:r w:rsidRPr="006412D6">
              <w:t>x"0058"</w:t>
            </w:r>
          </w:p>
        </w:tc>
        <w:tc>
          <w:tcPr>
            <w:tcW w:w="2080" w:type="dxa"/>
            <w:tcBorders>
              <w:top w:val="nil"/>
              <w:left w:val="nil"/>
              <w:bottom w:val="single" w:sz="4" w:space="0" w:color="auto"/>
              <w:right w:val="single" w:sz="4" w:space="0" w:color="auto"/>
            </w:tcBorders>
            <w:shd w:val="clear" w:color="auto" w:fill="auto"/>
            <w:noWrap/>
            <w:vAlign w:val="bottom"/>
            <w:hideMark/>
          </w:tcPr>
          <w:p w14:paraId="15A2225F" w14:textId="77777777" w:rsidR="00E20915" w:rsidRPr="006412D6" w:rsidRDefault="00E20915" w:rsidP="00AE0599">
            <w:r w:rsidRPr="006412D6">
              <w:t>1011010</w:t>
            </w:r>
          </w:p>
        </w:tc>
      </w:tr>
      <w:tr w:rsidR="00E20915" w:rsidRPr="006412D6" w14:paraId="63DFFE33"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1E4B4B0" w14:textId="77777777" w:rsidR="00E20915" w:rsidRPr="006412D6" w:rsidRDefault="00E20915" w:rsidP="00AE0599">
            <w:r w:rsidRPr="006412D6">
              <w:t>5a</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DF47B76" w14:textId="77777777" w:rsidR="00E20915" w:rsidRPr="006412D6" w:rsidRDefault="00E20915" w:rsidP="00AE0599">
            <w:r w:rsidRPr="006412D6">
              <w:t>x"0059"</w:t>
            </w:r>
          </w:p>
        </w:tc>
        <w:tc>
          <w:tcPr>
            <w:tcW w:w="2080" w:type="dxa"/>
            <w:tcBorders>
              <w:top w:val="nil"/>
              <w:left w:val="nil"/>
              <w:bottom w:val="single" w:sz="4" w:space="0" w:color="auto"/>
              <w:right w:val="single" w:sz="4" w:space="0" w:color="auto"/>
            </w:tcBorders>
            <w:shd w:val="clear" w:color="auto" w:fill="auto"/>
            <w:noWrap/>
            <w:vAlign w:val="bottom"/>
            <w:hideMark/>
          </w:tcPr>
          <w:p w14:paraId="67312832" w14:textId="77777777" w:rsidR="00E20915" w:rsidRPr="006412D6" w:rsidRDefault="00E20915" w:rsidP="00AE0599">
            <w:r w:rsidRPr="006412D6">
              <w:t>1011011</w:t>
            </w:r>
          </w:p>
        </w:tc>
      </w:tr>
      <w:tr w:rsidR="00E20915" w:rsidRPr="006412D6" w14:paraId="450DA038"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327C3EB" w14:textId="77777777" w:rsidR="00E20915" w:rsidRPr="006412D6" w:rsidRDefault="00E20915" w:rsidP="00AE0599">
            <w:r w:rsidRPr="006412D6">
              <w:t>5b</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793DC99" w14:textId="77777777" w:rsidR="00E20915" w:rsidRPr="006412D6" w:rsidRDefault="00E20915" w:rsidP="00AE0599">
            <w:r w:rsidRPr="006412D6">
              <w:t>x"005A"</w:t>
            </w:r>
          </w:p>
        </w:tc>
        <w:tc>
          <w:tcPr>
            <w:tcW w:w="2080" w:type="dxa"/>
            <w:tcBorders>
              <w:top w:val="nil"/>
              <w:left w:val="nil"/>
              <w:bottom w:val="single" w:sz="4" w:space="0" w:color="auto"/>
              <w:right w:val="single" w:sz="4" w:space="0" w:color="auto"/>
            </w:tcBorders>
            <w:shd w:val="clear" w:color="auto" w:fill="auto"/>
            <w:noWrap/>
            <w:vAlign w:val="bottom"/>
            <w:hideMark/>
          </w:tcPr>
          <w:p w14:paraId="0E82A556" w14:textId="77777777" w:rsidR="00E20915" w:rsidRPr="006412D6" w:rsidRDefault="00E20915" w:rsidP="00AE0599">
            <w:r w:rsidRPr="006412D6">
              <w:t>1011100</w:t>
            </w:r>
          </w:p>
        </w:tc>
      </w:tr>
      <w:tr w:rsidR="00E20915" w:rsidRPr="006412D6" w14:paraId="7C6E3D93"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6C8653A" w14:textId="77777777" w:rsidR="00E20915" w:rsidRPr="006412D6" w:rsidRDefault="00E20915" w:rsidP="00AE0599">
            <w:r w:rsidRPr="006412D6">
              <w:t>5c</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0E03697" w14:textId="77777777" w:rsidR="00E20915" w:rsidRPr="006412D6" w:rsidRDefault="00E20915" w:rsidP="00AE0599">
            <w:r w:rsidRPr="006412D6">
              <w:t>x"005B"</w:t>
            </w:r>
          </w:p>
        </w:tc>
        <w:tc>
          <w:tcPr>
            <w:tcW w:w="2080" w:type="dxa"/>
            <w:tcBorders>
              <w:top w:val="nil"/>
              <w:left w:val="nil"/>
              <w:bottom w:val="single" w:sz="4" w:space="0" w:color="auto"/>
              <w:right w:val="single" w:sz="4" w:space="0" w:color="auto"/>
            </w:tcBorders>
            <w:shd w:val="clear" w:color="auto" w:fill="auto"/>
            <w:noWrap/>
            <w:vAlign w:val="bottom"/>
            <w:hideMark/>
          </w:tcPr>
          <w:p w14:paraId="749B147F" w14:textId="77777777" w:rsidR="00E20915" w:rsidRPr="006412D6" w:rsidRDefault="00E20915" w:rsidP="00AE0599">
            <w:r w:rsidRPr="006412D6">
              <w:t>1011101</w:t>
            </w:r>
          </w:p>
        </w:tc>
      </w:tr>
      <w:tr w:rsidR="00E20915" w:rsidRPr="006412D6" w14:paraId="5090F154"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C3D30E8" w14:textId="77777777" w:rsidR="00E20915" w:rsidRPr="006412D6" w:rsidRDefault="00E20915" w:rsidP="00AE0599">
            <w:r w:rsidRPr="006412D6">
              <w:t>5d</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289FB8A" w14:textId="77777777" w:rsidR="00E20915" w:rsidRPr="006412D6" w:rsidRDefault="00E20915" w:rsidP="00AE0599">
            <w:r w:rsidRPr="006412D6">
              <w:t>x"005C"</w:t>
            </w:r>
          </w:p>
        </w:tc>
        <w:tc>
          <w:tcPr>
            <w:tcW w:w="2080" w:type="dxa"/>
            <w:tcBorders>
              <w:top w:val="nil"/>
              <w:left w:val="nil"/>
              <w:bottom w:val="single" w:sz="4" w:space="0" w:color="auto"/>
              <w:right w:val="single" w:sz="4" w:space="0" w:color="auto"/>
            </w:tcBorders>
            <w:shd w:val="clear" w:color="auto" w:fill="auto"/>
            <w:noWrap/>
            <w:vAlign w:val="bottom"/>
            <w:hideMark/>
          </w:tcPr>
          <w:p w14:paraId="4283AD02" w14:textId="77777777" w:rsidR="00E20915" w:rsidRPr="006412D6" w:rsidRDefault="00E20915" w:rsidP="00AE0599">
            <w:r w:rsidRPr="006412D6">
              <w:t>1011110</w:t>
            </w:r>
          </w:p>
        </w:tc>
      </w:tr>
      <w:tr w:rsidR="00E20915" w:rsidRPr="006412D6" w14:paraId="24C872F8"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38707EB" w14:textId="77777777" w:rsidR="00E20915" w:rsidRPr="006412D6" w:rsidRDefault="00E20915" w:rsidP="00AE0599">
            <w:r w:rsidRPr="006412D6">
              <w:t>5e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E47AB7F" w14:textId="77777777" w:rsidR="00E20915" w:rsidRPr="006412D6" w:rsidRDefault="00E20915" w:rsidP="00AE0599">
            <w:r w:rsidRPr="006412D6">
              <w:t>x"005D"</w:t>
            </w:r>
          </w:p>
        </w:tc>
        <w:tc>
          <w:tcPr>
            <w:tcW w:w="2080" w:type="dxa"/>
            <w:tcBorders>
              <w:top w:val="nil"/>
              <w:left w:val="nil"/>
              <w:bottom w:val="single" w:sz="4" w:space="0" w:color="auto"/>
              <w:right w:val="single" w:sz="4" w:space="0" w:color="auto"/>
            </w:tcBorders>
            <w:shd w:val="clear" w:color="auto" w:fill="auto"/>
            <w:noWrap/>
            <w:vAlign w:val="bottom"/>
            <w:hideMark/>
          </w:tcPr>
          <w:p w14:paraId="2E8AFAE8" w14:textId="77777777" w:rsidR="00E20915" w:rsidRPr="006412D6" w:rsidRDefault="00E20915" w:rsidP="00AE0599">
            <w:r w:rsidRPr="006412D6">
              <w:t>1011111</w:t>
            </w:r>
          </w:p>
        </w:tc>
      </w:tr>
      <w:tr w:rsidR="00E20915" w:rsidRPr="006412D6" w14:paraId="44544907"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8EF6205" w14:textId="77777777" w:rsidR="00E20915" w:rsidRPr="006412D6" w:rsidRDefault="00E20915" w:rsidP="00AE0599">
            <w:r w:rsidRPr="006412D6">
              <w:t>5f</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290300F" w14:textId="77777777" w:rsidR="00E20915" w:rsidRPr="006412D6" w:rsidRDefault="00E20915" w:rsidP="00AE0599">
            <w:r w:rsidRPr="006412D6">
              <w:t>x"005E"</w:t>
            </w:r>
          </w:p>
        </w:tc>
        <w:tc>
          <w:tcPr>
            <w:tcW w:w="2080" w:type="dxa"/>
            <w:tcBorders>
              <w:top w:val="nil"/>
              <w:left w:val="nil"/>
              <w:bottom w:val="single" w:sz="4" w:space="0" w:color="auto"/>
              <w:right w:val="single" w:sz="4" w:space="0" w:color="auto"/>
            </w:tcBorders>
            <w:shd w:val="clear" w:color="auto" w:fill="auto"/>
            <w:noWrap/>
            <w:vAlign w:val="bottom"/>
            <w:hideMark/>
          </w:tcPr>
          <w:p w14:paraId="00908BEA" w14:textId="77777777" w:rsidR="00E20915" w:rsidRPr="006412D6" w:rsidRDefault="00E20915" w:rsidP="00AE0599">
            <w:r w:rsidRPr="006412D6">
              <w:t>1100000</w:t>
            </w:r>
          </w:p>
        </w:tc>
      </w:tr>
      <w:tr w:rsidR="00E20915" w:rsidRPr="006412D6" w14:paraId="7059D582"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0827426" w14:textId="77777777" w:rsidR="00E20915" w:rsidRPr="006412D6" w:rsidRDefault="00E20915" w:rsidP="00AE0599">
            <w:r w:rsidRPr="006412D6">
              <w:t>60</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7AEBC9B" w14:textId="77777777" w:rsidR="00E20915" w:rsidRPr="006412D6" w:rsidRDefault="00E20915" w:rsidP="00AE0599">
            <w:r w:rsidRPr="006412D6">
              <w:t>x"005F"</w:t>
            </w:r>
          </w:p>
        </w:tc>
        <w:tc>
          <w:tcPr>
            <w:tcW w:w="2080" w:type="dxa"/>
            <w:tcBorders>
              <w:top w:val="nil"/>
              <w:left w:val="nil"/>
              <w:bottom w:val="single" w:sz="4" w:space="0" w:color="auto"/>
              <w:right w:val="single" w:sz="4" w:space="0" w:color="auto"/>
            </w:tcBorders>
            <w:shd w:val="clear" w:color="auto" w:fill="auto"/>
            <w:noWrap/>
            <w:vAlign w:val="bottom"/>
            <w:hideMark/>
          </w:tcPr>
          <w:p w14:paraId="6586683D" w14:textId="77777777" w:rsidR="00E20915" w:rsidRPr="006412D6" w:rsidRDefault="00E20915" w:rsidP="00AE0599">
            <w:r w:rsidRPr="006412D6">
              <w:t>1100001</w:t>
            </w:r>
          </w:p>
        </w:tc>
      </w:tr>
      <w:tr w:rsidR="00E20915" w:rsidRPr="006412D6" w14:paraId="029D83FA"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160C4E7" w14:textId="77777777" w:rsidR="00E20915" w:rsidRPr="006412D6" w:rsidRDefault="00E20915" w:rsidP="00AE0599">
            <w:r w:rsidRPr="006412D6">
              <w:t>61</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86EA251" w14:textId="77777777" w:rsidR="00E20915" w:rsidRPr="006412D6" w:rsidRDefault="00E20915" w:rsidP="00AE0599">
            <w:r w:rsidRPr="006412D6">
              <w:t>x"0060"</w:t>
            </w:r>
          </w:p>
        </w:tc>
        <w:tc>
          <w:tcPr>
            <w:tcW w:w="2080" w:type="dxa"/>
            <w:tcBorders>
              <w:top w:val="nil"/>
              <w:left w:val="nil"/>
              <w:bottom w:val="single" w:sz="4" w:space="0" w:color="auto"/>
              <w:right w:val="single" w:sz="4" w:space="0" w:color="auto"/>
            </w:tcBorders>
            <w:shd w:val="clear" w:color="auto" w:fill="auto"/>
            <w:noWrap/>
            <w:vAlign w:val="bottom"/>
            <w:hideMark/>
          </w:tcPr>
          <w:p w14:paraId="0755D372" w14:textId="77777777" w:rsidR="00E20915" w:rsidRPr="006412D6" w:rsidRDefault="00E20915" w:rsidP="00AE0599">
            <w:r w:rsidRPr="006412D6">
              <w:t>1100010</w:t>
            </w:r>
          </w:p>
        </w:tc>
      </w:tr>
      <w:tr w:rsidR="00E20915" w:rsidRPr="006412D6" w14:paraId="5D35531A"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FDCACD7" w14:textId="77777777" w:rsidR="00E20915" w:rsidRPr="006412D6" w:rsidRDefault="00E20915" w:rsidP="00AE0599">
            <w:r w:rsidRPr="006412D6">
              <w:t>62</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FDF9596" w14:textId="77777777" w:rsidR="00E20915" w:rsidRPr="006412D6" w:rsidRDefault="00E20915" w:rsidP="00AE0599">
            <w:r w:rsidRPr="006412D6">
              <w:t>x"0061"</w:t>
            </w:r>
          </w:p>
        </w:tc>
        <w:tc>
          <w:tcPr>
            <w:tcW w:w="2080" w:type="dxa"/>
            <w:tcBorders>
              <w:top w:val="nil"/>
              <w:left w:val="nil"/>
              <w:bottom w:val="single" w:sz="4" w:space="0" w:color="auto"/>
              <w:right w:val="single" w:sz="4" w:space="0" w:color="auto"/>
            </w:tcBorders>
            <w:shd w:val="clear" w:color="auto" w:fill="auto"/>
            <w:noWrap/>
            <w:vAlign w:val="bottom"/>
            <w:hideMark/>
          </w:tcPr>
          <w:p w14:paraId="3F7A9866" w14:textId="77777777" w:rsidR="00E20915" w:rsidRPr="006412D6" w:rsidRDefault="00E20915" w:rsidP="00AE0599">
            <w:r w:rsidRPr="006412D6">
              <w:t>1100011</w:t>
            </w:r>
          </w:p>
        </w:tc>
      </w:tr>
      <w:tr w:rsidR="00E20915" w:rsidRPr="006412D6" w14:paraId="463E2847"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1C1E250" w14:textId="77777777" w:rsidR="00E20915" w:rsidRPr="006412D6" w:rsidRDefault="00E20915" w:rsidP="00AE0599">
            <w:r w:rsidRPr="006412D6">
              <w:t>63</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613F70B" w14:textId="77777777" w:rsidR="00E20915" w:rsidRPr="006412D6" w:rsidRDefault="00E20915" w:rsidP="00AE0599">
            <w:r w:rsidRPr="006412D6">
              <w:t>x"0062"</w:t>
            </w:r>
          </w:p>
        </w:tc>
        <w:tc>
          <w:tcPr>
            <w:tcW w:w="2080" w:type="dxa"/>
            <w:tcBorders>
              <w:top w:val="nil"/>
              <w:left w:val="nil"/>
              <w:bottom w:val="single" w:sz="4" w:space="0" w:color="auto"/>
              <w:right w:val="single" w:sz="4" w:space="0" w:color="auto"/>
            </w:tcBorders>
            <w:shd w:val="clear" w:color="auto" w:fill="auto"/>
            <w:noWrap/>
            <w:vAlign w:val="bottom"/>
            <w:hideMark/>
          </w:tcPr>
          <w:p w14:paraId="26F954FD" w14:textId="77777777" w:rsidR="00E20915" w:rsidRPr="006412D6" w:rsidRDefault="00E20915" w:rsidP="00AE0599">
            <w:r w:rsidRPr="006412D6">
              <w:t>1100100</w:t>
            </w:r>
          </w:p>
        </w:tc>
      </w:tr>
      <w:tr w:rsidR="00E20915" w:rsidRPr="006412D6" w14:paraId="0029CB79"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99C18BD" w14:textId="77777777" w:rsidR="00E20915" w:rsidRPr="006412D6" w:rsidRDefault="00E20915" w:rsidP="00AE0599">
            <w:r w:rsidRPr="006412D6">
              <w:t>64</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46DE88B" w14:textId="77777777" w:rsidR="00E20915" w:rsidRPr="006412D6" w:rsidRDefault="00E20915" w:rsidP="00AE0599">
            <w:r w:rsidRPr="006412D6">
              <w:t>x"0063"</w:t>
            </w:r>
          </w:p>
        </w:tc>
        <w:tc>
          <w:tcPr>
            <w:tcW w:w="2080" w:type="dxa"/>
            <w:tcBorders>
              <w:top w:val="nil"/>
              <w:left w:val="nil"/>
              <w:bottom w:val="single" w:sz="4" w:space="0" w:color="auto"/>
              <w:right w:val="single" w:sz="4" w:space="0" w:color="auto"/>
            </w:tcBorders>
            <w:shd w:val="clear" w:color="auto" w:fill="auto"/>
            <w:noWrap/>
            <w:vAlign w:val="bottom"/>
            <w:hideMark/>
          </w:tcPr>
          <w:p w14:paraId="177F0D31" w14:textId="77777777" w:rsidR="00E20915" w:rsidRPr="006412D6" w:rsidRDefault="00E20915" w:rsidP="00AE0599">
            <w:r w:rsidRPr="006412D6">
              <w:t>1100101</w:t>
            </w:r>
          </w:p>
        </w:tc>
      </w:tr>
      <w:tr w:rsidR="00E20915" w:rsidRPr="006412D6" w14:paraId="633EC841"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E6F9D0C" w14:textId="77777777" w:rsidR="00E20915" w:rsidRPr="006412D6" w:rsidRDefault="00E20915" w:rsidP="00AE0599">
            <w:r w:rsidRPr="006412D6">
              <w:t>65</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AE8C91F" w14:textId="77777777" w:rsidR="00E20915" w:rsidRPr="006412D6" w:rsidRDefault="00E20915" w:rsidP="00AE0599">
            <w:r w:rsidRPr="006412D6">
              <w:t>x"0064"</w:t>
            </w:r>
          </w:p>
        </w:tc>
        <w:tc>
          <w:tcPr>
            <w:tcW w:w="2080" w:type="dxa"/>
            <w:tcBorders>
              <w:top w:val="nil"/>
              <w:left w:val="nil"/>
              <w:bottom w:val="single" w:sz="4" w:space="0" w:color="auto"/>
              <w:right w:val="single" w:sz="4" w:space="0" w:color="auto"/>
            </w:tcBorders>
            <w:shd w:val="clear" w:color="auto" w:fill="auto"/>
            <w:noWrap/>
            <w:vAlign w:val="bottom"/>
            <w:hideMark/>
          </w:tcPr>
          <w:p w14:paraId="4F78AAD7" w14:textId="77777777" w:rsidR="00E20915" w:rsidRPr="006412D6" w:rsidRDefault="00E20915" w:rsidP="00AE0599">
            <w:r w:rsidRPr="006412D6">
              <w:t>1100110</w:t>
            </w:r>
          </w:p>
        </w:tc>
      </w:tr>
      <w:tr w:rsidR="00E20915" w:rsidRPr="006412D6" w14:paraId="0B255794"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A9550C2" w14:textId="77777777" w:rsidR="00E20915" w:rsidRPr="006412D6" w:rsidRDefault="00E20915" w:rsidP="00AE0599">
            <w:r w:rsidRPr="006412D6">
              <w:t>66</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D4818F0" w14:textId="77777777" w:rsidR="00E20915" w:rsidRPr="006412D6" w:rsidRDefault="00E20915" w:rsidP="00AE0599">
            <w:r w:rsidRPr="006412D6">
              <w:t>x"0065"</w:t>
            </w:r>
          </w:p>
        </w:tc>
        <w:tc>
          <w:tcPr>
            <w:tcW w:w="2080" w:type="dxa"/>
            <w:tcBorders>
              <w:top w:val="nil"/>
              <w:left w:val="nil"/>
              <w:bottom w:val="single" w:sz="4" w:space="0" w:color="auto"/>
              <w:right w:val="single" w:sz="4" w:space="0" w:color="auto"/>
            </w:tcBorders>
            <w:shd w:val="clear" w:color="auto" w:fill="auto"/>
            <w:noWrap/>
            <w:vAlign w:val="bottom"/>
            <w:hideMark/>
          </w:tcPr>
          <w:p w14:paraId="61F18FC5" w14:textId="77777777" w:rsidR="00E20915" w:rsidRPr="006412D6" w:rsidRDefault="00E20915" w:rsidP="00AE0599">
            <w:r w:rsidRPr="006412D6">
              <w:t>1100111</w:t>
            </w:r>
          </w:p>
        </w:tc>
      </w:tr>
      <w:tr w:rsidR="00E20915" w:rsidRPr="006412D6" w14:paraId="484E7A11"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29D8888" w14:textId="77777777" w:rsidR="00E20915" w:rsidRPr="006412D6" w:rsidRDefault="00E20915" w:rsidP="00AE0599">
            <w:r w:rsidRPr="006412D6">
              <w:t>67</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08B92FC" w14:textId="77777777" w:rsidR="00E20915" w:rsidRPr="006412D6" w:rsidRDefault="00E20915" w:rsidP="00AE0599">
            <w:r w:rsidRPr="006412D6">
              <w:t>x"0066"</w:t>
            </w:r>
          </w:p>
        </w:tc>
        <w:tc>
          <w:tcPr>
            <w:tcW w:w="2080" w:type="dxa"/>
            <w:tcBorders>
              <w:top w:val="nil"/>
              <w:left w:val="nil"/>
              <w:bottom w:val="single" w:sz="4" w:space="0" w:color="auto"/>
              <w:right w:val="single" w:sz="4" w:space="0" w:color="auto"/>
            </w:tcBorders>
            <w:shd w:val="clear" w:color="auto" w:fill="auto"/>
            <w:noWrap/>
            <w:vAlign w:val="bottom"/>
            <w:hideMark/>
          </w:tcPr>
          <w:p w14:paraId="6592B59F" w14:textId="77777777" w:rsidR="00E20915" w:rsidRPr="006412D6" w:rsidRDefault="00E20915" w:rsidP="00AE0599">
            <w:r w:rsidRPr="006412D6">
              <w:t>1101000</w:t>
            </w:r>
          </w:p>
        </w:tc>
      </w:tr>
      <w:tr w:rsidR="00E20915" w:rsidRPr="006412D6" w14:paraId="3D3D47F5"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5ADA7D6" w14:textId="77777777" w:rsidR="00E20915" w:rsidRPr="006412D6" w:rsidRDefault="00E20915" w:rsidP="00AE0599">
            <w:r w:rsidRPr="006412D6">
              <w:t>68</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20C5F0E" w14:textId="77777777" w:rsidR="00E20915" w:rsidRPr="006412D6" w:rsidRDefault="00E20915" w:rsidP="00AE0599">
            <w:r w:rsidRPr="006412D6">
              <w:t>x"0067"</w:t>
            </w:r>
          </w:p>
        </w:tc>
        <w:tc>
          <w:tcPr>
            <w:tcW w:w="2080" w:type="dxa"/>
            <w:tcBorders>
              <w:top w:val="nil"/>
              <w:left w:val="nil"/>
              <w:bottom w:val="single" w:sz="4" w:space="0" w:color="auto"/>
              <w:right w:val="single" w:sz="4" w:space="0" w:color="auto"/>
            </w:tcBorders>
            <w:shd w:val="clear" w:color="auto" w:fill="auto"/>
            <w:noWrap/>
            <w:vAlign w:val="bottom"/>
            <w:hideMark/>
          </w:tcPr>
          <w:p w14:paraId="5FA7A3A1" w14:textId="77777777" w:rsidR="00E20915" w:rsidRPr="006412D6" w:rsidRDefault="00E20915" w:rsidP="00AE0599">
            <w:r w:rsidRPr="006412D6">
              <w:t>1101001</w:t>
            </w:r>
          </w:p>
        </w:tc>
      </w:tr>
      <w:tr w:rsidR="00E20915" w:rsidRPr="006412D6" w14:paraId="44635195"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2FE4E21" w14:textId="77777777" w:rsidR="00E20915" w:rsidRPr="006412D6" w:rsidRDefault="00E20915" w:rsidP="00AE0599">
            <w:r w:rsidRPr="006412D6">
              <w:t>69</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10836CF" w14:textId="77777777" w:rsidR="00E20915" w:rsidRPr="006412D6" w:rsidRDefault="00E20915" w:rsidP="00AE0599">
            <w:r w:rsidRPr="006412D6">
              <w:t>x"0068"</w:t>
            </w:r>
          </w:p>
        </w:tc>
        <w:tc>
          <w:tcPr>
            <w:tcW w:w="2080" w:type="dxa"/>
            <w:tcBorders>
              <w:top w:val="nil"/>
              <w:left w:val="nil"/>
              <w:bottom w:val="single" w:sz="4" w:space="0" w:color="auto"/>
              <w:right w:val="single" w:sz="4" w:space="0" w:color="auto"/>
            </w:tcBorders>
            <w:shd w:val="clear" w:color="auto" w:fill="auto"/>
            <w:noWrap/>
            <w:vAlign w:val="bottom"/>
            <w:hideMark/>
          </w:tcPr>
          <w:p w14:paraId="532B6F8D" w14:textId="77777777" w:rsidR="00E20915" w:rsidRPr="006412D6" w:rsidRDefault="00E20915" w:rsidP="00AE0599">
            <w:r w:rsidRPr="006412D6">
              <w:t>1101010</w:t>
            </w:r>
          </w:p>
        </w:tc>
      </w:tr>
      <w:tr w:rsidR="00E20915" w:rsidRPr="006412D6" w14:paraId="6B57041A"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13DA768" w14:textId="77777777" w:rsidR="00E20915" w:rsidRPr="006412D6" w:rsidRDefault="00E20915" w:rsidP="00AE0599">
            <w:r w:rsidRPr="006412D6">
              <w:t>6a</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54C184D" w14:textId="77777777" w:rsidR="00E20915" w:rsidRPr="006412D6" w:rsidRDefault="00E20915" w:rsidP="00AE0599">
            <w:r w:rsidRPr="006412D6">
              <w:t>x"0069"</w:t>
            </w:r>
          </w:p>
        </w:tc>
        <w:tc>
          <w:tcPr>
            <w:tcW w:w="2080" w:type="dxa"/>
            <w:tcBorders>
              <w:top w:val="nil"/>
              <w:left w:val="nil"/>
              <w:bottom w:val="single" w:sz="4" w:space="0" w:color="auto"/>
              <w:right w:val="single" w:sz="4" w:space="0" w:color="auto"/>
            </w:tcBorders>
            <w:shd w:val="clear" w:color="auto" w:fill="auto"/>
            <w:noWrap/>
            <w:vAlign w:val="bottom"/>
            <w:hideMark/>
          </w:tcPr>
          <w:p w14:paraId="734CFB71" w14:textId="77777777" w:rsidR="00E20915" w:rsidRPr="006412D6" w:rsidRDefault="00E20915" w:rsidP="00AE0599">
            <w:r w:rsidRPr="006412D6">
              <w:t>1101011</w:t>
            </w:r>
          </w:p>
        </w:tc>
      </w:tr>
      <w:tr w:rsidR="00E20915" w:rsidRPr="006412D6" w14:paraId="3BD9976E"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4454293" w14:textId="77777777" w:rsidR="00E20915" w:rsidRPr="006412D6" w:rsidRDefault="00E20915" w:rsidP="00AE0599">
            <w:r w:rsidRPr="006412D6">
              <w:t>6b</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017AEE2" w14:textId="77777777" w:rsidR="00E20915" w:rsidRPr="006412D6" w:rsidRDefault="00E20915" w:rsidP="00AE0599">
            <w:r w:rsidRPr="006412D6">
              <w:t>x"006A"</w:t>
            </w:r>
          </w:p>
        </w:tc>
        <w:tc>
          <w:tcPr>
            <w:tcW w:w="2080" w:type="dxa"/>
            <w:tcBorders>
              <w:top w:val="nil"/>
              <w:left w:val="nil"/>
              <w:bottom w:val="single" w:sz="4" w:space="0" w:color="auto"/>
              <w:right w:val="single" w:sz="4" w:space="0" w:color="auto"/>
            </w:tcBorders>
            <w:shd w:val="clear" w:color="auto" w:fill="auto"/>
            <w:noWrap/>
            <w:vAlign w:val="bottom"/>
            <w:hideMark/>
          </w:tcPr>
          <w:p w14:paraId="579CF7C1" w14:textId="77777777" w:rsidR="00E20915" w:rsidRPr="006412D6" w:rsidRDefault="00E20915" w:rsidP="00AE0599">
            <w:r w:rsidRPr="006412D6">
              <w:t>1101100</w:t>
            </w:r>
          </w:p>
        </w:tc>
      </w:tr>
      <w:tr w:rsidR="00E20915" w:rsidRPr="006412D6" w14:paraId="3CC5249A"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5933B84" w14:textId="77777777" w:rsidR="00E20915" w:rsidRPr="006412D6" w:rsidRDefault="00E20915" w:rsidP="00AE0599">
            <w:r w:rsidRPr="006412D6">
              <w:t>6c</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C5F07A7" w14:textId="77777777" w:rsidR="00E20915" w:rsidRPr="006412D6" w:rsidRDefault="00E20915" w:rsidP="00AE0599">
            <w:r w:rsidRPr="006412D6">
              <w:t>x"006B"</w:t>
            </w:r>
          </w:p>
        </w:tc>
        <w:tc>
          <w:tcPr>
            <w:tcW w:w="2080" w:type="dxa"/>
            <w:tcBorders>
              <w:top w:val="nil"/>
              <w:left w:val="nil"/>
              <w:bottom w:val="single" w:sz="4" w:space="0" w:color="auto"/>
              <w:right w:val="single" w:sz="4" w:space="0" w:color="auto"/>
            </w:tcBorders>
            <w:shd w:val="clear" w:color="auto" w:fill="auto"/>
            <w:noWrap/>
            <w:vAlign w:val="bottom"/>
            <w:hideMark/>
          </w:tcPr>
          <w:p w14:paraId="04B55D33" w14:textId="77777777" w:rsidR="00E20915" w:rsidRPr="006412D6" w:rsidRDefault="00E20915" w:rsidP="00AE0599">
            <w:r w:rsidRPr="006412D6">
              <w:t>1101101</w:t>
            </w:r>
          </w:p>
        </w:tc>
      </w:tr>
      <w:tr w:rsidR="00E20915" w:rsidRPr="006412D6" w14:paraId="0456E91A"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219EED3" w14:textId="77777777" w:rsidR="00E20915" w:rsidRPr="006412D6" w:rsidRDefault="00E20915" w:rsidP="00AE0599">
            <w:r w:rsidRPr="006412D6">
              <w:t>6d</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7EC0E69" w14:textId="77777777" w:rsidR="00E20915" w:rsidRPr="006412D6" w:rsidRDefault="00E20915" w:rsidP="00AE0599">
            <w:r w:rsidRPr="006412D6">
              <w:t>x"006C"</w:t>
            </w:r>
          </w:p>
        </w:tc>
        <w:tc>
          <w:tcPr>
            <w:tcW w:w="2080" w:type="dxa"/>
            <w:tcBorders>
              <w:top w:val="nil"/>
              <w:left w:val="nil"/>
              <w:bottom w:val="single" w:sz="4" w:space="0" w:color="auto"/>
              <w:right w:val="single" w:sz="4" w:space="0" w:color="auto"/>
            </w:tcBorders>
            <w:shd w:val="clear" w:color="auto" w:fill="auto"/>
            <w:noWrap/>
            <w:vAlign w:val="bottom"/>
            <w:hideMark/>
          </w:tcPr>
          <w:p w14:paraId="65F1B26D" w14:textId="77777777" w:rsidR="00E20915" w:rsidRPr="006412D6" w:rsidRDefault="00E20915" w:rsidP="00AE0599">
            <w:r w:rsidRPr="006412D6">
              <w:t>1101110</w:t>
            </w:r>
          </w:p>
        </w:tc>
      </w:tr>
      <w:tr w:rsidR="00E20915" w:rsidRPr="006412D6" w14:paraId="6C07B741"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5393455" w14:textId="77777777" w:rsidR="00E20915" w:rsidRPr="006412D6" w:rsidRDefault="00E20915" w:rsidP="00AE0599">
            <w:r w:rsidRPr="006412D6">
              <w:t>6e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E9968F6" w14:textId="77777777" w:rsidR="00E20915" w:rsidRPr="006412D6" w:rsidRDefault="00E20915" w:rsidP="00AE0599">
            <w:r w:rsidRPr="006412D6">
              <w:t>x"006D"</w:t>
            </w:r>
          </w:p>
        </w:tc>
        <w:tc>
          <w:tcPr>
            <w:tcW w:w="2080" w:type="dxa"/>
            <w:tcBorders>
              <w:top w:val="nil"/>
              <w:left w:val="nil"/>
              <w:bottom w:val="single" w:sz="4" w:space="0" w:color="auto"/>
              <w:right w:val="single" w:sz="4" w:space="0" w:color="auto"/>
            </w:tcBorders>
            <w:shd w:val="clear" w:color="auto" w:fill="auto"/>
            <w:noWrap/>
            <w:vAlign w:val="bottom"/>
            <w:hideMark/>
          </w:tcPr>
          <w:p w14:paraId="6E5C752A" w14:textId="77777777" w:rsidR="00E20915" w:rsidRPr="006412D6" w:rsidRDefault="00E20915" w:rsidP="00AE0599">
            <w:r w:rsidRPr="006412D6">
              <w:t>1101111</w:t>
            </w:r>
          </w:p>
        </w:tc>
      </w:tr>
      <w:tr w:rsidR="00E20915" w:rsidRPr="006412D6" w14:paraId="6A30E95E"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F0E2122" w14:textId="77777777" w:rsidR="00E20915" w:rsidRPr="006412D6" w:rsidRDefault="00E20915" w:rsidP="00AE0599">
            <w:r w:rsidRPr="006412D6">
              <w:t>6f</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C1A248A" w14:textId="77777777" w:rsidR="00E20915" w:rsidRPr="006412D6" w:rsidRDefault="00E20915" w:rsidP="00AE0599">
            <w:r w:rsidRPr="006412D6">
              <w:t>x"006E"</w:t>
            </w:r>
          </w:p>
        </w:tc>
        <w:tc>
          <w:tcPr>
            <w:tcW w:w="2080" w:type="dxa"/>
            <w:tcBorders>
              <w:top w:val="nil"/>
              <w:left w:val="nil"/>
              <w:bottom w:val="single" w:sz="4" w:space="0" w:color="auto"/>
              <w:right w:val="single" w:sz="4" w:space="0" w:color="auto"/>
            </w:tcBorders>
            <w:shd w:val="clear" w:color="auto" w:fill="auto"/>
            <w:noWrap/>
            <w:vAlign w:val="bottom"/>
            <w:hideMark/>
          </w:tcPr>
          <w:p w14:paraId="71F8A077" w14:textId="77777777" w:rsidR="00E20915" w:rsidRPr="006412D6" w:rsidRDefault="00E20915" w:rsidP="00AE0599">
            <w:r w:rsidRPr="006412D6">
              <w:t>1110000</w:t>
            </w:r>
          </w:p>
        </w:tc>
      </w:tr>
      <w:tr w:rsidR="00E20915" w:rsidRPr="006412D6" w14:paraId="2DE3450F"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175A9F7" w14:textId="77777777" w:rsidR="00E20915" w:rsidRPr="006412D6" w:rsidRDefault="00E20915" w:rsidP="00AE0599">
            <w:r w:rsidRPr="006412D6">
              <w:t>70</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A065B5F" w14:textId="77777777" w:rsidR="00E20915" w:rsidRPr="006412D6" w:rsidRDefault="00E20915" w:rsidP="00AE0599">
            <w:r w:rsidRPr="006412D6">
              <w:t>x"006F"</w:t>
            </w:r>
          </w:p>
        </w:tc>
        <w:tc>
          <w:tcPr>
            <w:tcW w:w="2080" w:type="dxa"/>
            <w:tcBorders>
              <w:top w:val="nil"/>
              <w:left w:val="nil"/>
              <w:bottom w:val="single" w:sz="4" w:space="0" w:color="auto"/>
              <w:right w:val="single" w:sz="4" w:space="0" w:color="auto"/>
            </w:tcBorders>
            <w:shd w:val="clear" w:color="auto" w:fill="auto"/>
            <w:noWrap/>
            <w:vAlign w:val="bottom"/>
            <w:hideMark/>
          </w:tcPr>
          <w:p w14:paraId="70EC220D" w14:textId="77777777" w:rsidR="00E20915" w:rsidRPr="006412D6" w:rsidRDefault="00E20915" w:rsidP="00AE0599">
            <w:r w:rsidRPr="006412D6">
              <w:t>1110001</w:t>
            </w:r>
          </w:p>
        </w:tc>
      </w:tr>
      <w:tr w:rsidR="00E20915" w:rsidRPr="006412D6" w14:paraId="2599D8DA"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2DD1F81" w14:textId="77777777" w:rsidR="00E20915" w:rsidRPr="006412D6" w:rsidRDefault="00E20915" w:rsidP="00AE0599">
            <w:r w:rsidRPr="006412D6">
              <w:lastRenderedPageBreak/>
              <w:t>71</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80E3D2D" w14:textId="77777777" w:rsidR="00E20915" w:rsidRPr="006412D6" w:rsidRDefault="00E20915" w:rsidP="00AE0599">
            <w:r w:rsidRPr="006412D6">
              <w:t>x"0070"</w:t>
            </w:r>
          </w:p>
        </w:tc>
        <w:tc>
          <w:tcPr>
            <w:tcW w:w="2080" w:type="dxa"/>
            <w:tcBorders>
              <w:top w:val="nil"/>
              <w:left w:val="nil"/>
              <w:bottom w:val="single" w:sz="4" w:space="0" w:color="auto"/>
              <w:right w:val="single" w:sz="4" w:space="0" w:color="auto"/>
            </w:tcBorders>
            <w:shd w:val="clear" w:color="auto" w:fill="auto"/>
            <w:noWrap/>
            <w:vAlign w:val="bottom"/>
            <w:hideMark/>
          </w:tcPr>
          <w:p w14:paraId="554DD2B9" w14:textId="77777777" w:rsidR="00E20915" w:rsidRPr="006412D6" w:rsidRDefault="00E20915" w:rsidP="00AE0599">
            <w:r w:rsidRPr="006412D6">
              <w:t>1110010</w:t>
            </w:r>
          </w:p>
        </w:tc>
      </w:tr>
      <w:tr w:rsidR="00E20915" w:rsidRPr="006412D6" w14:paraId="0F327CD6"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A20EE47" w14:textId="77777777" w:rsidR="00E20915" w:rsidRPr="006412D6" w:rsidRDefault="00E20915" w:rsidP="00AE0599">
            <w:r w:rsidRPr="006412D6">
              <w:t>72</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C61CD6A" w14:textId="77777777" w:rsidR="00E20915" w:rsidRPr="006412D6" w:rsidRDefault="00E20915" w:rsidP="00AE0599">
            <w:r w:rsidRPr="006412D6">
              <w:t>x"0071"</w:t>
            </w:r>
          </w:p>
        </w:tc>
        <w:tc>
          <w:tcPr>
            <w:tcW w:w="2080" w:type="dxa"/>
            <w:tcBorders>
              <w:top w:val="nil"/>
              <w:left w:val="nil"/>
              <w:bottom w:val="single" w:sz="4" w:space="0" w:color="auto"/>
              <w:right w:val="single" w:sz="4" w:space="0" w:color="auto"/>
            </w:tcBorders>
            <w:shd w:val="clear" w:color="auto" w:fill="auto"/>
            <w:noWrap/>
            <w:vAlign w:val="bottom"/>
            <w:hideMark/>
          </w:tcPr>
          <w:p w14:paraId="4F12617B" w14:textId="77777777" w:rsidR="00E20915" w:rsidRPr="006412D6" w:rsidRDefault="00E20915" w:rsidP="00AE0599">
            <w:r w:rsidRPr="006412D6">
              <w:t>1110011</w:t>
            </w:r>
          </w:p>
        </w:tc>
      </w:tr>
      <w:tr w:rsidR="00E20915" w:rsidRPr="006412D6" w14:paraId="5F2AA44B"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EEBC65B" w14:textId="77777777" w:rsidR="00E20915" w:rsidRPr="006412D6" w:rsidRDefault="00E20915" w:rsidP="00AE0599">
            <w:r w:rsidRPr="006412D6">
              <w:t>73</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62555C4" w14:textId="77777777" w:rsidR="00E20915" w:rsidRPr="006412D6" w:rsidRDefault="00E20915" w:rsidP="00AE0599">
            <w:r w:rsidRPr="006412D6">
              <w:t>x"0072"</w:t>
            </w:r>
          </w:p>
        </w:tc>
        <w:tc>
          <w:tcPr>
            <w:tcW w:w="2080" w:type="dxa"/>
            <w:tcBorders>
              <w:top w:val="nil"/>
              <w:left w:val="nil"/>
              <w:bottom w:val="single" w:sz="4" w:space="0" w:color="auto"/>
              <w:right w:val="single" w:sz="4" w:space="0" w:color="auto"/>
            </w:tcBorders>
            <w:shd w:val="clear" w:color="auto" w:fill="auto"/>
            <w:noWrap/>
            <w:vAlign w:val="bottom"/>
            <w:hideMark/>
          </w:tcPr>
          <w:p w14:paraId="71582FB2" w14:textId="77777777" w:rsidR="00E20915" w:rsidRPr="006412D6" w:rsidRDefault="00E20915" w:rsidP="00AE0599">
            <w:r w:rsidRPr="006412D6">
              <w:t>1110100</w:t>
            </w:r>
          </w:p>
        </w:tc>
      </w:tr>
      <w:tr w:rsidR="00E20915" w:rsidRPr="006412D6" w14:paraId="3C44145B"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1EDA8FE" w14:textId="77777777" w:rsidR="00E20915" w:rsidRPr="006412D6" w:rsidRDefault="00E20915" w:rsidP="00AE0599">
            <w:r w:rsidRPr="006412D6">
              <w:t>74</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578C04A" w14:textId="77777777" w:rsidR="00E20915" w:rsidRPr="006412D6" w:rsidRDefault="00E20915" w:rsidP="00AE0599">
            <w:r w:rsidRPr="006412D6">
              <w:t>x"0073"</w:t>
            </w:r>
          </w:p>
        </w:tc>
        <w:tc>
          <w:tcPr>
            <w:tcW w:w="2080" w:type="dxa"/>
            <w:tcBorders>
              <w:top w:val="nil"/>
              <w:left w:val="nil"/>
              <w:bottom w:val="single" w:sz="4" w:space="0" w:color="auto"/>
              <w:right w:val="single" w:sz="4" w:space="0" w:color="auto"/>
            </w:tcBorders>
            <w:shd w:val="clear" w:color="auto" w:fill="auto"/>
            <w:noWrap/>
            <w:vAlign w:val="bottom"/>
            <w:hideMark/>
          </w:tcPr>
          <w:p w14:paraId="54758A36" w14:textId="77777777" w:rsidR="00E20915" w:rsidRPr="006412D6" w:rsidRDefault="00E20915" w:rsidP="00AE0599">
            <w:r w:rsidRPr="006412D6">
              <w:t>1110101</w:t>
            </w:r>
          </w:p>
        </w:tc>
      </w:tr>
      <w:tr w:rsidR="00E20915" w:rsidRPr="006412D6" w14:paraId="28665CA6"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ACDBFA0" w14:textId="77777777" w:rsidR="00E20915" w:rsidRPr="006412D6" w:rsidRDefault="00E20915" w:rsidP="00AE0599">
            <w:r w:rsidRPr="006412D6">
              <w:t>75</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23D2B6C" w14:textId="77777777" w:rsidR="00E20915" w:rsidRPr="006412D6" w:rsidRDefault="00E20915" w:rsidP="00AE0599">
            <w:r w:rsidRPr="006412D6">
              <w:t>x"0074"</w:t>
            </w:r>
          </w:p>
        </w:tc>
        <w:tc>
          <w:tcPr>
            <w:tcW w:w="2080" w:type="dxa"/>
            <w:tcBorders>
              <w:top w:val="nil"/>
              <w:left w:val="nil"/>
              <w:bottom w:val="single" w:sz="4" w:space="0" w:color="auto"/>
              <w:right w:val="single" w:sz="4" w:space="0" w:color="auto"/>
            </w:tcBorders>
            <w:shd w:val="clear" w:color="auto" w:fill="auto"/>
            <w:noWrap/>
            <w:vAlign w:val="bottom"/>
            <w:hideMark/>
          </w:tcPr>
          <w:p w14:paraId="5FB7C751" w14:textId="77777777" w:rsidR="00E20915" w:rsidRPr="006412D6" w:rsidRDefault="00E20915" w:rsidP="00AE0599">
            <w:r w:rsidRPr="006412D6">
              <w:t>1110110</w:t>
            </w:r>
          </w:p>
        </w:tc>
      </w:tr>
      <w:tr w:rsidR="00E20915" w:rsidRPr="006412D6" w14:paraId="58505E86"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9FD0732" w14:textId="77777777" w:rsidR="00E20915" w:rsidRPr="006412D6" w:rsidRDefault="00E20915" w:rsidP="00AE0599">
            <w:r w:rsidRPr="006412D6">
              <w:t>76</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B0A0086" w14:textId="77777777" w:rsidR="00E20915" w:rsidRPr="006412D6" w:rsidRDefault="00E20915" w:rsidP="00AE0599">
            <w:r w:rsidRPr="006412D6">
              <w:t>x"0075"</w:t>
            </w:r>
          </w:p>
        </w:tc>
        <w:tc>
          <w:tcPr>
            <w:tcW w:w="2080" w:type="dxa"/>
            <w:tcBorders>
              <w:top w:val="nil"/>
              <w:left w:val="nil"/>
              <w:bottom w:val="single" w:sz="4" w:space="0" w:color="auto"/>
              <w:right w:val="single" w:sz="4" w:space="0" w:color="auto"/>
            </w:tcBorders>
            <w:shd w:val="clear" w:color="auto" w:fill="auto"/>
            <w:noWrap/>
            <w:vAlign w:val="bottom"/>
            <w:hideMark/>
          </w:tcPr>
          <w:p w14:paraId="49C2FC28" w14:textId="77777777" w:rsidR="00E20915" w:rsidRPr="006412D6" w:rsidRDefault="00E20915" w:rsidP="00AE0599">
            <w:r w:rsidRPr="006412D6">
              <w:t>1110111</w:t>
            </w:r>
          </w:p>
        </w:tc>
      </w:tr>
      <w:tr w:rsidR="00E20915" w:rsidRPr="006412D6" w14:paraId="30B6DA7A"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E472C46" w14:textId="77777777" w:rsidR="00E20915" w:rsidRPr="006412D6" w:rsidRDefault="00E20915" w:rsidP="00AE0599">
            <w:r w:rsidRPr="006412D6">
              <w:t>77</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B7A3AFE" w14:textId="77777777" w:rsidR="00E20915" w:rsidRPr="006412D6" w:rsidRDefault="00E20915" w:rsidP="00AE0599">
            <w:r w:rsidRPr="006412D6">
              <w:t>x"0076"</w:t>
            </w:r>
          </w:p>
        </w:tc>
        <w:tc>
          <w:tcPr>
            <w:tcW w:w="2080" w:type="dxa"/>
            <w:tcBorders>
              <w:top w:val="nil"/>
              <w:left w:val="nil"/>
              <w:bottom w:val="single" w:sz="4" w:space="0" w:color="auto"/>
              <w:right w:val="single" w:sz="4" w:space="0" w:color="auto"/>
            </w:tcBorders>
            <w:shd w:val="clear" w:color="auto" w:fill="auto"/>
            <w:noWrap/>
            <w:vAlign w:val="bottom"/>
            <w:hideMark/>
          </w:tcPr>
          <w:p w14:paraId="0B35F9A5" w14:textId="77777777" w:rsidR="00E20915" w:rsidRPr="006412D6" w:rsidRDefault="00E20915" w:rsidP="00AE0599">
            <w:r w:rsidRPr="006412D6">
              <w:t>1111000</w:t>
            </w:r>
          </w:p>
        </w:tc>
      </w:tr>
      <w:tr w:rsidR="00E20915" w:rsidRPr="006412D6" w14:paraId="4705E7E3"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1E84240" w14:textId="77777777" w:rsidR="00E20915" w:rsidRPr="006412D6" w:rsidRDefault="00E20915" w:rsidP="00AE0599">
            <w:r w:rsidRPr="006412D6">
              <w:t>78</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6427979" w14:textId="77777777" w:rsidR="00E20915" w:rsidRPr="006412D6" w:rsidRDefault="00E20915" w:rsidP="00AE0599">
            <w:r w:rsidRPr="006412D6">
              <w:t>x"0077"</w:t>
            </w:r>
          </w:p>
        </w:tc>
        <w:tc>
          <w:tcPr>
            <w:tcW w:w="2080" w:type="dxa"/>
            <w:tcBorders>
              <w:top w:val="nil"/>
              <w:left w:val="nil"/>
              <w:bottom w:val="single" w:sz="4" w:space="0" w:color="auto"/>
              <w:right w:val="single" w:sz="4" w:space="0" w:color="auto"/>
            </w:tcBorders>
            <w:shd w:val="clear" w:color="auto" w:fill="auto"/>
            <w:noWrap/>
            <w:vAlign w:val="bottom"/>
            <w:hideMark/>
          </w:tcPr>
          <w:p w14:paraId="6F3B0A45" w14:textId="77777777" w:rsidR="00E20915" w:rsidRPr="006412D6" w:rsidRDefault="00E20915" w:rsidP="00AE0599">
            <w:r w:rsidRPr="006412D6">
              <w:t>1111001</w:t>
            </w:r>
          </w:p>
        </w:tc>
      </w:tr>
      <w:tr w:rsidR="00E20915" w:rsidRPr="006412D6" w14:paraId="4828B5A0"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89DBBD1" w14:textId="77777777" w:rsidR="00E20915" w:rsidRPr="006412D6" w:rsidRDefault="00E20915" w:rsidP="00AE0599">
            <w:r w:rsidRPr="006412D6">
              <w:t>79</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63B1E49" w14:textId="77777777" w:rsidR="00E20915" w:rsidRPr="006412D6" w:rsidRDefault="00E20915" w:rsidP="00AE0599">
            <w:r w:rsidRPr="006412D6">
              <w:t>x"0078"</w:t>
            </w:r>
          </w:p>
        </w:tc>
        <w:tc>
          <w:tcPr>
            <w:tcW w:w="2080" w:type="dxa"/>
            <w:tcBorders>
              <w:top w:val="nil"/>
              <w:left w:val="nil"/>
              <w:bottom w:val="single" w:sz="4" w:space="0" w:color="auto"/>
              <w:right w:val="single" w:sz="4" w:space="0" w:color="auto"/>
            </w:tcBorders>
            <w:shd w:val="clear" w:color="auto" w:fill="auto"/>
            <w:noWrap/>
            <w:vAlign w:val="bottom"/>
            <w:hideMark/>
          </w:tcPr>
          <w:p w14:paraId="0505BCCD" w14:textId="77777777" w:rsidR="00E20915" w:rsidRPr="006412D6" w:rsidRDefault="00E20915" w:rsidP="00AE0599">
            <w:r w:rsidRPr="006412D6">
              <w:t>1111010</w:t>
            </w:r>
          </w:p>
        </w:tc>
      </w:tr>
      <w:tr w:rsidR="00E20915" w:rsidRPr="006412D6" w14:paraId="5DFB2CA5"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CC9AF5" w14:textId="77777777" w:rsidR="00E20915" w:rsidRPr="006412D6" w:rsidRDefault="00E20915" w:rsidP="00AE0599">
            <w:r w:rsidRPr="006412D6">
              <w:t>7a</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0618F0F" w14:textId="77777777" w:rsidR="00E20915" w:rsidRPr="006412D6" w:rsidRDefault="00E20915" w:rsidP="00AE0599">
            <w:r w:rsidRPr="006412D6">
              <w:t>x"0079"</w:t>
            </w:r>
          </w:p>
        </w:tc>
        <w:tc>
          <w:tcPr>
            <w:tcW w:w="2080" w:type="dxa"/>
            <w:tcBorders>
              <w:top w:val="nil"/>
              <w:left w:val="nil"/>
              <w:bottom w:val="single" w:sz="4" w:space="0" w:color="auto"/>
              <w:right w:val="single" w:sz="4" w:space="0" w:color="auto"/>
            </w:tcBorders>
            <w:shd w:val="clear" w:color="auto" w:fill="auto"/>
            <w:noWrap/>
            <w:vAlign w:val="bottom"/>
            <w:hideMark/>
          </w:tcPr>
          <w:p w14:paraId="29B9F510" w14:textId="77777777" w:rsidR="00E20915" w:rsidRPr="006412D6" w:rsidRDefault="00E20915" w:rsidP="00AE0599">
            <w:r w:rsidRPr="006412D6">
              <w:t>1111011</w:t>
            </w:r>
          </w:p>
        </w:tc>
      </w:tr>
      <w:tr w:rsidR="00E20915" w:rsidRPr="006412D6" w14:paraId="1816A885"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7EC9AE0" w14:textId="77777777" w:rsidR="00E20915" w:rsidRPr="006412D6" w:rsidRDefault="00E20915" w:rsidP="00AE0599">
            <w:r w:rsidRPr="006412D6">
              <w:t>7b</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AFE2A31" w14:textId="77777777" w:rsidR="00E20915" w:rsidRPr="006412D6" w:rsidRDefault="00E20915" w:rsidP="00AE0599">
            <w:r w:rsidRPr="006412D6">
              <w:t>x"007A"</w:t>
            </w:r>
          </w:p>
        </w:tc>
        <w:tc>
          <w:tcPr>
            <w:tcW w:w="2080" w:type="dxa"/>
            <w:tcBorders>
              <w:top w:val="nil"/>
              <w:left w:val="nil"/>
              <w:bottom w:val="single" w:sz="4" w:space="0" w:color="auto"/>
              <w:right w:val="single" w:sz="4" w:space="0" w:color="auto"/>
            </w:tcBorders>
            <w:shd w:val="clear" w:color="auto" w:fill="auto"/>
            <w:noWrap/>
            <w:vAlign w:val="bottom"/>
            <w:hideMark/>
          </w:tcPr>
          <w:p w14:paraId="23A550BA" w14:textId="77777777" w:rsidR="00E20915" w:rsidRPr="006412D6" w:rsidRDefault="00E20915" w:rsidP="00AE0599">
            <w:r w:rsidRPr="006412D6">
              <w:t>1111100</w:t>
            </w:r>
          </w:p>
        </w:tc>
      </w:tr>
      <w:tr w:rsidR="00E20915" w:rsidRPr="006412D6" w14:paraId="51C6A96E"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84BAB97" w14:textId="77777777" w:rsidR="00E20915" w:rsidRPr="006412D6" w:rsidRDefault="00E20915" w:rsidP="00AE0599">
            <w:r w:rsidRPr="006412D6">
              <w:t>7c</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A029F50" w14:textId="77777777" w:rsidR="00E20915" w:rsidRPr="006412D6" w:rsidRDefault="00E20915" w:rsidP="00AE0599">
            <w:r w:rsidRPr="006412D6">
              <w:t>x"007B"</w:t>
            </w:r>
          </w:p>
        </w:tc>
        <w:tc>
          <w:tcPr>
            <w:tcW w:w="2080" w:type="dxa"/>
            <w:tcBorders>
              <w:top w:val="nil"/>
              <w:left w:val="nil"/>
              <w:bottom w:val="single" w:sz="4" w:space="0" w:color="auto"/>
              <w:right w:val="single" w:sz="4" w:space="0" w:color="auto"/>
            </w:tcBorders>
            <w:shd w:val="clear" w:color="auto" w:fill="auto"/>
            <w:noWrap/>
            <w:vAlign w:val="bottom"/>
            <w:hideMark/>
          </w:tcPr>
          <w:p w14:paraId="61A6A9A2" w14:textId="77777777" w:rsidR="00E20915" w:rsidRPr="006412D6" w:rsidRDefault="00E20915" w:rsidP="00AE0599">
            <w:r w:rsidRPr="006412D6">
              <w:t>1111101</w:t>
            </w:r>
          </w:p>
        </w:tc>
      </w:tr>
      <w:tr w:rsidR="00E20915" w:rsidRPr="006412D6" w14:paraId="4382F636"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D5ECB49" w14:textId="77777777" w:rsidR="00E20915" w:rsidRPr="006412D6" w:rsidRDefault="00E20915" w:rsidP="00AE0599">
            <w:r w:rsidRPr="006412D6">
              <w:t>7d</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8A97FB1" w14:textId="77777777" w:rsidR="00E20915" w:rsidRPr="006412D6" w:rsidRDefault="00E20915" w:rsidP="00AE0599">
            <w:r w:rsidRPr="006412D6">
              <w:t>x"007C"</w:t>
            </w:r>
          </w:p>
        </w:tc>
        <w:tc>
          <w:tcPr>
            <w:tcW w:w="2080" w:type="dxa"/>
            <w:tcBorders>
              <w:top w:val="nil"/>
              <w:left w:val="nil"/>
              <w:bottom w:val="single" w:sz="4" w:space="0" w:color="auto"/>
              <w:right w:val="single" w:sz="4" w:space="0" w:color="auto"/>
            </w:tcBorders>
            <w:shd w:val="clear" w:color="auto" w:fill="auto"/>
            <w:noWrap/>
            <w:vAlign w:val="bottom"/>
            <w:hideMark/>
          </w:tcPr>
          <w:p w14:paraId="299490C7" w14:textId="77777777" w:rsidR="00E20915" w:rsidRPr="006412D6" w:rsidRDefault="00E20915" w:rsidP="00AE0599">
            <w:r w:rsidRPr="006412D6">
              <w:t>1111110</w:t>
            </w:r>
          </w:p>
        </w:tc>
      </w:tr>
      <w:tr w:rsidR="00E20915" w:rsidRPr="006412D6" w14:paraId="2B535E4E"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22C603E" w14:textId="77777777" w:rsidR="00E20915" w:rsidRPr="006412D6" w:rsidRDefault="00E20915" w:rsidP="00AE0599">
            <w:r w:rsidRPr="006412D6">
              <w:t>7e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B74F035" w14:textId="77777777" w:rsidR="00E20915" w:rsidRPr="006412D6" w:rsidRDefault="00E20915" w:rsidP="00AE0599">
            <w:r w:rsidRPr="006412D6">
              <w:t>x"007D"</w:t>
            </w:r>
          </w:p>
        </w:tc>
        <w:tc>
          <w:tcPr>
            <w:tcW w:w="2080" w:type="dxa"/>
            <w:tcBorders>
              <w:top w:val="nil"/>
              <w:left w:val="nil"/>
              <w:bottom w:val="single" w:sz="4" w:space="0" w:color="auto"/>
              <w:right w:val="single" w:sz="4" w:space="0" w:color="auto"/>
            </w:tcBorders>
            <w:shd w:val="clear" w:color="auto" w:fill="auto"/>
            <w:noWrap/>
            <w:vAlign w:val="bottom"/>
            <w:hideMark/>
          </w:tcPr>
          <w:p w14:paraId="602FF83E" w14:textId="77777777" w:rsidR="00E20915" w:rsidRPr="006412D6" w:rsidRDefault="00E20915" w:rsidP="00AE0599">
            <w:r w:rsidRPr="006412D6">
              <w:t>1111111</w:t>
            </w:r>
          </w:p>
        </w:tc>
      </w:tr>
      <w:tr w:rsidR="00E20915" w:rsidRPr="006412D6" w14:paraId="294F1BC8"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855B2E0" w14:textId="77777777" w:rsidR="00E20915" w:rsidRPr="006412D6" w:rsidRDefault="00E20915" w:rsidP="00AE0599">
            <w:r w:rsidRPr="006412D6">
              <w:t>7f</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ABBFB5D" w14:textId="77777777" w:rsidR="00E20915" w:rsidRPr="006412D6" w:rsidRDefault="00E20915" w:rsidP="00AE0599">
            <w:r w:rsidRPr="006412D6">
              <w:t>x"007E"</w:t>
            </w:r>
          </w:p>
        </w:tc>
        <w:tc>
          <w:tcPr>
            <w:tcW w:w="2080" w:type="dxa"/>
            <w:tcBorders>
              <w:top w:val="nil"/>
              <w:left w:val="nil"/>
              <w:bottom w:val="single" w:sz="4" w:space="0" w:color="auto"/>
              <w:right w:val="single" w:sz="4" w:space="0" w:color="auto"/>
            </w:tcBorders>
            <w:shd w:val="clear" w:color="auto" w:fill="auto"/>
            <w:noWrap/>
            <w:vAlign w:val="bottom"/>
            <w:hideMark/>
          </w:tcPr>
          <w:p w14:paraId="28A6FD45" w14:textId="77777777" w:rsidR="00E20915" w:rsidRPr="006412D6" w:rsidRDefault="00E20915" w:rsidP="00AE0599">
            <w:r w:rsidRPr="006412D6">
              <w:t>10000000</w:t>
            </w:r>
          </w:p>
        </w:tc>
      </w:tr>
      <w:tr w:rsidR="00E20915" w:rsidRPr="006412D6" w14:paraId="4409D554"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AE987B8" w14:textId="77777777" w:rsidR="00E20915" w:rsidRPr="006412D6" w:rsidRDefault="00E20915" w:rsidP="00AE0599">
            <w:r w:rsidRPr="006412D6">
              <w:t>80</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C08834C" w14:textId="77777777" w:rsidR="00E20915" w:rsidRPr="006412D6" w:rsidRDefault="00E20915" w:rsidP="00AE0599">
            <w:r w:rsidRPr="006412D6">
              <w:t>x"007F"</w:t>
            </w:r>
          </w:p>
        </w:tc>
        <w:tc>
          <w:tcPr>
            <w:tcW w:w="2080" w:type="dxa"/>
            <w:tcBorders>
              <w:top w:val="nil"/>
              <w:left w:val="nil"/>
              <w:bottom w:val="single" w:sz="4" w:space="0" w:color="auto"/>
              <w:right w:val="single" w:sz="4" w:space="0" w:color="auto"/>
            </w:tcBorders>
            <w:shd w:val="clear" w:color="auto" w:fill="auto"/>
            <w:noWrap/>
            <w:vAlign w:val="bottom"/>
            <w:hideMark/>
          </w:tcPr>
          <w:p w14:paraId="7DA1D232" w14:textId="77777777" w:rsidR="00E20915" w:rsidRPr="006412D6" w:rsidRDefault="00E20915" w:rsidP="00AE0599">
            <w:r w:rsidRPr="006412D6">
              <w:t>10000001</w:t>
            </w:r>
          </w:p>
        </w:tc>
      </w:tr>
      <w:tr w:rsidR="00E20915" w:rsidRPr="006412D6" w14:paraId="21604047"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849D972" w14:textId="77777777" w:rsidR="00E20915" w:rsidRPr="006412D6" w:rsidRDefault="00E20915" w:rsidP="00AE0599">
            <w:r w:rsidRPr="006412D6">
              <w:t>81</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427D3C3" w14:textId="77777777" w:rsidR="00E20915" w:rsidRPr="006412D6" w:rsidRDefault="00E20915" w:rsidP="00AE0599">
            <w:r w:rsidRPr="006412D6">
              <w:t>x"0080"</w:t>
            </w:r>
          </w:p>
        </w:tc>
        <w:tc>
          <w:tcPr>
            <w:tcW w:w="2080" w:type="dxa"/>
            <w:tcBorders>
              <w:top w:val="nil"/>
              <w:left w:val="nil"/>
              <w:bottom w:val="single" w:sz="4" w:space="0" w:color="auto"/>
              <w:right w:val="single" w:sz="4" w:space="0" w:color="auto"/>
            </w:tcBorders>
            <w:shd w:val="clear" w:color="auto" w:fill="auto"/>
            <w:noWrap/>
            <w:vAlign w:val="bottom"/>
            <w:hideMark/>
          </w:tcPr>
          <w:p w14:paraId="16F3C884" w14:textId="77777777" w:rsidR="00E20915" w:rsidRPr="006412D6" w:rsidRDefault="00E20915" w:rsidP="00AE0599">
            <w:r w:rsidRPr="006412D6">
              <w:t>10000010</w:t>
            </w:r>
          </w:p>
        </w:tc>
      </w:tr>
      <w:tr w:rsidR="00E20915" w:rsidRPr="006412D6" w14:paraId="7AB662A3"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48EB2D9" w14:textId="77777777" w:rsidR="00E20915" w:rsidRPr="006412D6" w:rsidRDefault="00E20915" w:rsidP="00AE0599">
            <w:r w:rsidRPr="006412D6">
              <w:t>82</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16FD425" w14:textId="77777777" w:rsidR="00E20915" w:rsidRPr="006412D6" w:rsidRDefault="00E20915" w:rsidP="00AE0599">
            <w:r w:rsidRPr="006412D6">
              <w:t>x"0081"</w:t>
            </w:r>
          </w:p>
        </w:tc>
        <w:tc>
          <w:tcPr>
            <w:tcW w:w="2080" w:type="dxa"/>
            <w:tcBorders>
              <w:top w:val="nil"/>
              <w:left w:val="nil"/>
              <w:bottom w:val="single" w:sz="4" w:space="0" w:color="auto"/>
              <w:right w:val="single" w:sz="4" w:space="0" w:color="auto"/>
            </w:tcBorders>
            <w:shd w:val="clear" w:color="auto" w:fill="auto"/>
            <w:noWrap/>
            <w:vAlign w:val="bottom"/>
            <w:hideMark/>
          </w:tcPr>
          <w:p w14:paraId="6A2A7AD0" w14:textId="77777777" w:rsidR="00E20915" w:rsidRPr="006412D6" w:rsidRDefault="00E20915" w:rsidP="00AE0599">
            <w:r w:rsidRPr="006412D6">
              <w:t>10000011</w:t>
            </w:r>
          </w:p>
        </w:tc>
      </w:tr>
      <w:tr w:rsidR="00E20915" w:rsidRPr="006412D6" w14:paraId="56FA4C23"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1F308B1" w14:textId="77777777" w:rsidR="00E20915" w:rsidRPr="006412D6" w:rsidRDefault="00E20915" w:rsidP="00AE0599">
            <w:r w:rsidRPr="006412D6">
              <w:t>83</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3A14359" w14:textId="77777777" w:rsidR="00E20915" w:rsidRPr="006412D6" w:rsidRDefault="00E20915" w:rsidP="00AE0599">
            <w:r w:rsidRPr="006412D6">
              <w:t>x"0082"</w:t>
            </w:r>
          </w:p>
        </w:tc>
        <w:tc>
          <w:tcPr>
            <w:tcW w:w="2080" w:type="dxa"/>
            <w:tcBorders>
              <w:top w:val="nil"/>
              <w:left w:val="nil"/>
              <w:bottom w:val="single" w:sz="4" w:space="0" w:color="auto"/>
              <w:right w:val="single" w:sz="4" w:space="0" w:color="auto"/>
            </w:tcBorders>
            <w:shd w:val="clear" w:color="auto" w:fill="auto"/>
            <w:noWrap/>
            <w:vAlign w:val="bottom"/>
            <w:hideMark/>
          </w:tcPr>
          <w:p w14:paraId="7CA16706" w14:textId="77777777" w:rsidR="00E20915" w:rsidRPr="006412D6" w:rsidRDefault="00E20915" w:rsidP="00AE0599">
            <w:r w:rsidRPr="006412D6">
              <w:t>10000100</w:t>
            </w:r>
          </w:p>
        </w:tc>
      </w:tr>
      <w:tr w:rsidR="00E20915" w:rsidRPr="006412D6" w14:paraId="1A009A15"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B47B766" w14:textId="77777777" w:rsidR="00E20915" w:rsidRPr="006412D6" w:rsidRDefault="00E20915" w:rsidP="00AE0599">
            <w:r w:rsidRPr="006412D6">
              <w:t>84</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953B857" w14:textId="77777777" w:rsidR="00E20915" w:rsidRPr="006412D6" w:rsidRDefault="00E20915" w:rsidP="00AE0599">
            <w:r w:rsidRPr="006412D6">
              <w:t>x"0083"</w:t>
            </w:r>
          </w:p>
        </w:tc>
        <w:tc>
          <w:tcPr>
            <w:tcW w:w="2080" w:type="dxa"/>
            <w:tcBorders>
              <w:top w:val="nil"/>
              <w:left w:val="nil"/>
              <w:bottom w:val="single" w:sz="4" w:space="0" w:color="auto"/>
              <w:right w:val="single" w:sz="4" w:space="0" w:color="auto"/>
            </w:tcBorders>
            <w:shd w:val="clear" w:color="auto" w:fill="auto"/>
            <w:noWrap/>
            <w:vAlign w:val="bottom"/>
            <w:hideMark/>
          </w:tcPr>
          <w:p w14:paraId="4BD3DE36" w14:textId="77777777" w:rsidR="00E20915" w:rsidRPr="006412D6" w:rsidRDefault="00E20915" w:rsidP="00AE0599">
            <w:r w:rsidRPr="006412D6">
              <w:t>10000101</w:t>
            </w:r>
          </w:p>
        </w:tc>
      </w:tr>
      <w:tr w:rsidR="00E20915" w:rsidRPr="006412D6" w14:paraId="20DD7A22"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423D0A7" w14:textId="77777777" w:rsidR="00E20915" w:rsidRPr="006412D6" w:rsidRDefault="00E20915" w:rsidP="00AE0599">
            <w:r w:rsidRPr="006412D6">
              <w:t>85</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0D0852EA" w14:textId="77777777" w:rsidR="00E20915" w:rsidRPr="006412D6" w:rsidRDefault="00E20915" w:rsidP="00AE0599">
            <w:r w:rsidRPr="006412D6">
              <w:t>x"0084"</w:t>
            </w:r>
          </w:p>
        </w:tc>
        <w:tc>
          <w:tcPr>
            <w:tcW w:w="2080" w:type="dxa"/>
            <w:tcBorders>
              <w:top w:val="nil"/>
              <w:left w:val="nil"/>
              <w:bottom w:val="single" w:sz="4" w:space="0" w:color="auto"/>
              <w:right w:val="single" w:sz="4" w:space="0" w:color="auto"/>
            </w:tcBorders>
            <w:shd w:val="clear" w:color="auto" w:fill="auto"/>
            <w:noWrap/>
            <w:vAlign w:val="bottom"/>
            <w:hideMark/>
          </w:tcPr>
          <w:p w14:paraId="13618FFC" w14:textId="77777777" w:rsidR="00E20915" w:rsidRPr="006412D6" w:rsidRDefault="00E20915" w:rsidP="00AE0599">
            <w:r w:rsidRPr="006412D6">
              <w:t>10000110</w:t>
            </w:r>
          </w:p>
        </w:tc>
      </w:tr>
      <w:tr w:rsidR="00E20915" w:rsidRPr="006412D6" w14:paraId="6F952801"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BA33E0B" w14:textId="77777777" w:rsidR="00E20915" w:rsidRPr="006412D6" w:rsidRDefault="00E20915" w:rsidP="00AE0599">
            <w:r w:rsidRPr="006412D6">
              <w:t>86</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0902813" w14:textId="77777777" w:rsidR="00E20915" w:rsidRPr="006412D6" w:rsidRDefault="00E20915" w:rsidP="00AE0599">
            <w:r w:rsidRPr="006412D6">
              <w:t>x"0085"</w:t>
            </w:r>
          </w:p>
        </w:tc>
        <w:tc>
          <w:tcPr>
            <w:tcW w:w="2080" w:type="dxa"/>
            <w:tcBorders>
              <w:top w:val="nil"/>
              <w:left w:val="nil"/>
              <w:bottom w:val="single" w:sz="4" w:space="0" w:color="auto"/>
              <w:right w:val="single" w:sz="4" w:space="0" w:color="auto"/>
            </w:tcBorders>
            <w:shd w:val="clear" w:color="auto" w:fill="auto"/>
            <w:noWrap/>
            <w:vAlign w:val="bottom"/>
            <w:hideMark/>
          </w:tcPr>
          <w:p w14:paraId="655E594F" w14:textId="77777777" w:rsidR="00E20915" w:rsidRPr="006412D6" w:rsidRDefault="00E20915" w:rsidP="00AE0599">
            <w:r w:rsidRPr="006412D6">
              <w:t>10000111</w:t>
            </w:r>
          </w:p>
        </w:tc>
      </w:tr>
      <w:tr w:rsidR="00E20915" w:rsidRPr="006412D6" w14:paraId="5A082C08"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82C9551" w14:textId="77777777" w:rsidR="00E20915" w:rsidRPr="006412D6" w:rsidRDefault="00E20915" w:rsidP="00AE0599">
            <w:r w:rsidRPr="006412D6">
              <w:t>87</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1690E14" w14:textId="77777777" w:rsidR="00E20915" w:rsidRPr="006412D6" w:rsidRDefault="00E20915" w:rsidP="00AE0599">
            <w:r w:rsidRPr="006412D6">
              <w:t>x"0086"</w:t>
            </w:r>
          </w:p>
        </w:tc>
        <w:tc>
          <w:tcPr>
            <w:tcW w:w="2080" w:type="dxa"/>
            <w:tcBorders>
              <w:top w:val="nil"/>
              <w:left w:val="nil"/>
              <w:bottom w:val="single" w:sz="4" w:space="0" w:color="auto"/>
              <w:right w:val="single" w:sz="4" w:space="0" w:color="auto"/>
            </w:tcBorders>
            <w:shd w:val="clear" w:color="auto" w:fill="auto"/>
            <w:noWrap/>
            <w:vAlign w:val="bottom"/>
            <w:hideMark/>
          </w:tcPr>
          <w:p w14:paraId="664E044F" w14:textId="77777777" w:rsidR="00E20915" w:rsidRPr="006412D6" w:rsidRDefault="00E20915" w:rsidP="00AE0599">
            <w:r w:rsidRPr="006412D6">
              <w:t>10001000</w:t>
            </w:r>
          </w:p>
        </w:tc>
      </w:tr>
      <w:tr w:rsidR="00E20915" w:rsidRPr="006412D6" w14:paraId="44C1CA43"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68E06E0" w14:textId="77777777" w:rsidR="00E20915" w:rsidRPr="006412D6" w:rsidRDefault="00E20915" w:rsidP="00AE0599">
            <w:r w:rsidRPr="006412D6">
              <w:t>88</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1AA7C4B" w14:textId="77777777" w:rsidR="00E20915" w:rsidRPr="006412D6" w:rsidRDefault="00E20915" w:rsidP="00AE0599">
            <w:r w:rsidRPr="006412D6">
              <w:t>x"0087"</w:t>
            </w:r>
          </w:p>
        </w:tc>
        <w:tc>
          <w:tcPr>
            <w:tcW w:w="2080" w:type="dxa"/>
            <w:tcBorders>
              <w:top w:val="nil"/>
              <w:left w:val="nil"/>
              <w:bottom w:val="single" w:sz="4" w:space="0" w:color="auto"/>
              <w:right w:val="single" w:sz="4" w:space="0" w:color="auto"/>
            </w:tcBorders>
            <w:shd w:val="clear" w:color="auto" w:fill="auto"/>
            <w:noWrap/>
            <w:vAlign w:val="bottom"/>
            <w:hideMark/>
          </w:tcPr>
          <w:p w14:paraId="546F1692" w14:textId="77777777" w:rsidR="00E20915" w:rsidRPr="006412D6" w:rsidRDefault="00E20915" w:rsidP="00AE0599">
            <w:r w:rsidRPr="006412D6">
              <w:t>10001001</w:t>
            </w:r>
          </w:p>
        </w:tc>
      </w:tr>
      <w:tr w:rsidR="00E20915" w:rsidRPr="006412D6" w14:paraId="5A41F2FF"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9794368" w14:textId="77777777" w:rsidR="00E20915" w:rsidRPr="006412D6" w:rsidRDefault="00E20915" w:rsidP="00AE0599">
            <w:r w:rsidRPr="006412D6">
              <w:t>89</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C1BC92C" w14:textId="77777777" w:rsidR="00E20915" w:rsidRPr="006412D6" w:rsidRDefault="00E20915" w:rsidP="00AE0599">
            <w:r w:rsidRPr="006412D6">
              <w:t>x"0088"</w:t>
            </w:r>
          </w:p>
        </w:tc>
        <w:tc>
          <w:tcPr>
            <w:tcW w:w="2080" w:type="dxa"/>
            <w:tcBorders>
              <w:top w:val="nil"/>
              <w:left w:val="nil"/>
              <w:bottom w:val="single" w:sz="4" w:space="0" w:color="auto"/>
              <w:right w:val="single" w:sz="4" w:space="0" w:color="auto"/>
            </w:tcBorders>
            <w:shd w:val="clear" w:color="auto" w:fill="auto"/>
            <w:noWrap/>
            <w:vAlign w:val="bottom"/>
            <w:hideMark/>
          </w:tcPr>
          <w:p w14:paraId="71014F09" w14:textId="77777777" w:rsidR="00E20915" w:rsidRPr="006412D6" w:rsidRDefault="00E20915" w:rsidP="00AE0599">
            <w:r w:rsidRPr="006412D6">
              <w:t>10001010</w:t>
            </w:r>
          </w:p>
        </w:tc>
      </w:tr>
      <w:tr w:rsidR="00E20915" w:rsidRPr="006412D6" w14:paraId="3C93733A"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F13FBAD" w14:textId="77777777" w:rsidR="00E20915" w:rsidRPr="006412D6" w:rsidRDefault="00E20915" w:rsidP="00AE0599">
            <w:r w:rsidRPr="006412D6">
              <w:t>8a</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CAAE9ED" w14:textId="77777777" w:rsidR="00E20915" w:rsidRPr="006412D6" w:rsidRDefault="00E20915" w:rsidP="00AE0599">
            <w:r w:rsidRPr="006412D6">
              <w:t>x"0089"</w:t>
            </w:r>
          </w:p>
        </w:tc>
        <w:tc>
          <w:tcPr>
            <w:tcW w:w="2080" w:type="dxa"/>
            <w:tcBorders>
              <w:top w:val="nil"/>
              <w:left w:val="nil"/>
              <w:bottom w:val="single" w:sz="4" w:space="0" w:color="auto"/>
              <w:right w:val="single" w:sz="4" w:space="0" w:color="auto"/>
            </w:tcBorders>
            <w:shd w:val="clear" w:color="auto" w:fill="auto"/>
            <w:noWrap/>
            <w:vAlign w:val="bottom"/>
            <w:hideMark/>
          </w:tcPr>
          <w:p w14:paraId="33DCE6EA" w14:textId="77777777" w:rsidR="00E20915" w:rsidRPr="006412D6" w:rsidRDefault="00E20915" w:rsidP="00AE0599">
            <w:r w:rsidRPr="006412D6">
              <w:t>10001011</w:t>
            </w:r>
          </w:p>
        </w:tc>
      </w:tr>
      <w:tr w:rsidR="00E20915" w:rsidRPr="006412D6" w14:paraId="58DFEDEC"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FB85833" w14:textId="77777777" w:rsidR="00E20915" w:rsidRPr="006412D6" w:rsidRDefault="00E20915" w:rsidP="00AE0599">
            <w:r w:rsidRPr="006412D6">
              <w:t>8b</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E1C9E74" w14:textId="77777777" w:rsidR="00E20915" w:rsidRPr="006412D6" w:rsidRDefault="00E20915" w:rsidP="00AE0599">
            <w:r w:rsidRPr="006412D6">
              <w:t>x"008A"</w:t>
            </w:r>
          </w:p>
        </w:tc>
        <w:tc>
          <w:tcPr>
            <w:tcW w:w="2080" w:type="dxa"/>
            <w:tcBorders>
              <w:top w:val="nil"/>
              <w:left w:val="nil"/>
              <w:bottom w:val="single" w:sz="4" w:space="0" w:color="auto"/>
              <w:right w:val="single" w:sz="4" w:space="0" w:color="auto"/>
            </w:tcBorders>
            <w:shd w:val="clear" w:color="auto" w:fill="auto"/>
            <w:noWrap/>
            <w:vAlign w:val="bottom"/>
            <w:hideMark/>
          </w:tcPr>
          <w:p w14:paraId="0AF7A0C9" w14:textId="77777777" w:rsidR="00E20915" w:rsidRPr="006412D6" w:rsidRDefault="00E20915" w:rsidP="00AE0599">
            <w:r w:rsidRPr="006412D6">
              <w:t>10001100</w:t>
            </w:r>
          </w:p>
        </w:tc>
      </w:tr>
      <w:tr w:rsidR="00E20915" w:rsidRPr="006412D6" w14:paraId="2CC70FE0"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1B76BB3" w14:textId="77777777" w:rsidR="00E20915" w:rsidRPr="006412D6" w:rsidRDefault="00E20915" w:rsidP="00AE0599">
            <w:r w:rsidRPr="006412D6">
              <w:t>8c</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4AB7A43" w14:textId="77777777" w:rsidR="00E20915" w:rsidRPr="006412D6" w:rsidRDefault="00E20915" w:rsidP="00AE0599">
            <w:r w:rsidRPr="006412D6">
              <w:t>x"008B"</w:t>
            </w:r>
          </w:p>
        </w:tc>
        <w:tc>
          <w:tcPr>
            <w:tcW w:w="2080" w:type="dxa"/>
            <w:tcBorders>
              <w:top w:val="nil"/>
              <w:left w:val="nil"/>
              <w:bottom w:val="single" w:sz="4" w:space="0" w:color="auto"/>
              <w:right w:val="single" w:sz="4" w:space="0" w:color="auto"/>
            </w:tcBorders>
            <w:shd w:val="clear" w:color="auto" w:fill="auto"/>
            <w:noWrap/>
            <w:vAlign w:val="bottom"/>
            <w:hideMark/>
          </w:tcPr>
          <w:p w14:paraId="117E13B7" w14:textId="77777777" w:rsidR="00E20915" w:rsidRPr="006412D6" w:rsidRDefault="00E20915" w:rsidP="00AE0599">
            <w:r w:rsidRPr="006412D6">
              <w:t>10001101</w:t>
            </w:r>
          </w:p>
        </w:tc>
      </w:tr>
      <w:tr w:rsidR="00E20915" w:rsidRPr="006412D6" w14:paraId="2881ACA1"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BB8C749" w14:textId="77777777" w:rsidR="00E20915" w:rsidRPr="006412D6" w:rsidRDefault="00E20915" w:rsidP="00AE0599">
            <w:r w:rsidRPr="006412D6">
              <w:t>8d</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AC21D3A" w14:textId="77777777" w:rsidR="00E20915" w:rsidRPr="006412D6" w:rsidRDefault="00E20915" w:rsidP="00AE0599">
            <w:r w:rsidRPr="006412D6">
              <w:t>x"008C"</w:t>
            </w:r>
          </w:p>
        </w:tc>
        <w:tc>
          <w:tcPr>
            <w:tcW w:w="2080" w:type="dxa"/>
            <w:tcBorders>
              <w:top w:val="nil"/>
              <w:left w:val="nil"/>
              <w:bottom w:val="single" w:sz="4" w:space="0" w:color="auto"/>
              <w:right w:val="single" w:sz="4" w:space="0" w:color="auto"/>
            </w:tcBorders>
            <w:shd w:val="clear" w:color="auto" w:fill="auto"/>
            <w:noWrap/>
            <w:vAlign w:val="bottom"/>
            <w:hideMark/>
          </w:tcPr>
          <w:p w14:paraId="73E80E83" w14:textId="77777777" w:rsidR="00E20915" w:rsidRPr="006412D6" w:rsidRDefault="00E20915" w:rsidP="00AE0599">
            <w:r w:rsidRPr="006412D6">
              <w:t>10001110</w:t>
            </w:r>
          </w:p>
        </w:tc>
      </w:tr>
      <w:tr w:rsidR="00E20915" w:rsidRPr="006412D6" w14:paraId="75094EDA"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1C86BD7" w14:textId="77777777" w:rsidR="00E20915" w:rsidRPr="006412D6" w:rsidRDefault="00E20915" w:rsidP="00AE0599">
            <w:r w:rsidRPr="006412D6">
              <w:t>8e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0DDD84B" w14:textId="77777777" w:rsidR="00E20915" w:rsidRPr="006412D6" w:rsidRDefault="00E20915" w:rsidP="00AE0599">
            <w:r w:rsidRPr="006412D6">
              <w:t>x"008D"</w:t>
            </w:r>
          </w:p>
        </w:tc>
        <w:tc>
          <w:tcPr>
            <w:tcW w:w="2080" w:type="dxa"/>
            <w:tcBorders>
              <w:top w:val="nil"/>
              <w:left w:val="nil"/>
              <w:bottom w:val="single" w:sz="4" w:space="0" w:color="auto"/>
              <w:right w:val="single" w:sz="4" w:space="0" w:color="auto"/>
            </w:tcBorders>
            <w:shd w:val="clear" w:color="auto" w:fill="auto"/>
            <w:noWrap/>
            <w:vAlign w:val="bottom"/>
            <w:hideMark/>
          </w:tcPr>
          <w:p w14:paraId="69BF9022" w14:textId="77777777" w:rsidR="00E20915" w:rsidRPr="006412D6" w:rsidRDefault="00E20915" w:rsidP="00AE0599">
            <w:r w:rsidRPr="006412D6">
              <w:t>10001111</w:t>
            </w:r>
          </w:p>
        </w:tc>
      </w:tr>
      <w:tr w:rsidR="00E20915" w:rsidRPr="006412D6" w14:paraId="2B99B275"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122ED9F" w14:textId="77777777" w:rsidR="00E20915" w:rsidRPr="006412D6" w:rsidRDefault="00E20915" w:rsidP="00AE0599">
            <w:r w:rsidRPr="006412D6">
              <w:t>8f</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40299F2" w14:textId="77777777" w:rsidR="00E20915" w:rsidRPr="006412D6" w:rsidRDefault="00E20915" w:rsidP="00AE0599">
            <w:r w:rsidRPr="006412D6">
              <w:t>x"008E"</w:t>
            </w:r>
          </w:p>
        </w:tc>
        <w:tc>
          <w:tcPr>
            <w:tcW w:w="2080" w:type="dxa"/>
            <w:tcBorders>
              <w:top w:val="nil"/>
              <w:left w:val="nil"/>
              <w:bottom w:val="single" w:sz="4" w:space="0" w:color="auto"/>
              <w:right w:val="single" w:sz="4" w:space="0" w:color="auto"/>
            </w:tcBorders>
            <w:shd w:val="clear" w:color="auto" w:fill="auto"/>
            <w:noWrap/>
            <w:vAlign w:val="bottom"/>
            <w:hideMark/>
          </w:tcPr>
          <w:p w14:paraId="62D8A0B2" w14:textId="77777777" w:rsidR="00E20915" w:rsidRPr="006412D6" w:rsidRDefault="00E20915" w:rsidP="00AE0599">
            <w:r w:rsidRPr="006412D6">
              <w:t>10010000</w:t>
            </w:r>
          </w:p>
        </w:tc>
      </w:tr>
      <w:tr w:rsidR="00E20915" w:rsidRPr="006412D6" w14:paraId="163F7CA0"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25FEFF2" w14:textId="77777777" w:rsidR="00E20915" w:rsidRPr="006412D6" w:rsidRDefault="00E20915" w:rsidP="00AE0599">
            <w:r w:rsidRPr="006412D6">
              <w:t>90</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584EEA7" w14:textId="77777777" w:rsidR="00E20915" w:rsidRPr="006412D6" w:rsidRDefault="00E20915" w:rsidP="00AE0599">
            <w:r w:rsidRPr="006412D6">
              <w:t>x"008F"</w:t>
            </w:r>
          </w:p>
        </w:tc>
        <w:tc>
          <w:tcPr>
            <w:tcW w:w="2080" w:type="dxa"/>
            <w:tcBorders>
              <w:top w:val="nil"/>
              <w:left w:val="nil"/>
              <w:bottom w:val="single" w:sz="4" w:space="0" w:color="auto"/>
              <w:right w:val="single" w:sz="4" w:space="0" w:color="auto"/>
            </w:tcBorders>
            <w:shd w:val="clear" w:color="auto" w:fill="auto"/>
            <w:noWrap/>
            <w:vAlign w:val="bottom"/>
            <w:hideMark/>
          </w:tcPr>
          <w:p w14:paraId="07C47169" w14:textId="77777777" w:rsidR="00E20915" w:rsidRPr="006412D6" w:rsidRDefault="00E20915" w:rsidP="00AE0599">
            <w:r w:rsidRPr="006412D6">
              <w:t>10010001</w:t>
            </w:r>
          </w:p>
        </w:tc>
      </w:tr>
      <w:tr w:rsidR="00E20915" w:rsidRPr="006412D6" w14:paraId="20AD0582"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C9CB170" w14:textId="77777777" w:rsidR="00E20915" w:rsidRPr="006412D6" w:rsidRDefault="00E20915" w:rsidP="00AE0599">
            <w:r w:rsidRPr="006412D6">
              <w:t>91</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24FC8B7" w14:textId="77777777" w:rsidR="00E20915" w:rsidRPr="006412D6" w:rsidRDefault="00E20915" w:rsidP="00AE0599">
            <w:r w:rsidRPr="006412D6">
              <w:t>x"0090"</w:t>
            </w:r>
          </w:p>
        </w:tc>
        <w:tc>
          <w:tcPr>
            <w:tcW w:w="2080" w:type="dxa"/>
            <w:tcBorders>
              <w:top w:val="nil"/>
              <w:left w:val="nil"/>
              <w:bottom w:val="single" w:sz="4" w:space="0" w:color="auto"/>
              <w:right w:val="single" w:sz="4" w:space="0" w:color="auto"/>
            </w:tcBorders>
            <w:shd w:val="clear" w:color="auto" w:fill="auto"/>
            <w:noWrap/>
            <w:vAlign w:val="bottom"/>
            <w:hideMark/>
          </w:tcPr>
          <w:p w14:paraId="09D3E2B6" w14:textId="77777777" w:rsidR="00E20915" w:rsidRPr="006412D6" w:rsidRDefault="00E20915" w:rsidP="00AE0599">
            <w:r w:rsidRPr="006412D6">
              <w:t>10010010</w:t>
            </w:r>
          </w:p>
        </w:tc>
      </w:tr>
      <w:tr w:rsidR="00E20915" w:rsidRPr="006412D6" w14:paraId="11654C6C"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8B91835" w14:textId="77777777" w:rsidR="00E20915" w:rsidRPr="006412D6" w:rsidRDefault="00E20915" w:rsidP="00AE0599">
            <w:r w:rsidRPr="006412D6">
              <w:t>92</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FE263C5" w14:textId="77777777" w:rsidR="00E20915" w:rsidRPr="006412D6" w:rsidRDefault="00E20915" w:rsidP="00AE0599">
            <w:r w:rsidRPr="006412D6">
              <w:t>x"0091"</w:t>
            </w:r>
          </w:p>
        </w:tc>
        <w:tc>
          <w:tcPr>
            <w:tcW w:w="2080" w:type="dxa"/>
            <w:tcBorders>
              <w:top w:val="nil"/>
              <w:left w:val="nil"/>
              <w:bottom w:val="single" w:sz="4" w:space="0" w:color="auto"/>
              <w:right w:val="single" w:sz="4" w:space="0" w:color="auto"/>
            </w:tcBorders>
            <w:shd w:val="clear" w:color="auto" w:fill="auto"/>
            <w:noWrap/>
            <w:vAlign w:val="bottom"/>
            <w:hideMark/>
          </w:tcPr>
          <w:p w14:paraId="0B1A7774" w14:textId="77777777" w:rsidR="00E20915" w:rsidRPr="006412D6" w:rsidRDefault="00E20915" w:rsidP="00AE0599">
            <w:r w:rsidRPr="006412D6">
              <w:t>10010011</w:t>
            </w:r>
          </w:p>
        </w:tc>
      </w:tr>
      <w:tr w:rsidR="00E20915" w:rsidRPr="006412D6" w14:paraId="570E74E5"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631964F" w14:textId="77777777" w:rsidR="00E20915" w:rsidRPr="006412D6" w:rsidRDefault="00E20915" w:rsidP="00AE0599">
            <w:r w:rsidRPr="006412D6">
              <w:t>93</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760550D" w14:textId="77777777" w:rsidR="00E20915" w:rsidRPr="006412D6" w:rsidRDefault="00E20915" w:rsidP="00AE0599">
            <w:r w:rsidRPr="006412D6">
              <w:t>x"0092"</w:t>
            </w:r>
          </w:p>
        </w:tc>
        <w:tc>
          <w:tcPr>
            <w:tcW w:w="2080" w:type="dxa"/>
            <w:tcBorders>
              <w:top w:val="nil"/>
              <w:left w:val="nil"/>
              <w:bottom w:val="single" w:sz="4" w:space="0" w:color="auto"/>
              <w:right w:val="single" w:sz="4" w:space="0" w:color="auto"/>
            </w:tcBorders>
            <w:shd w:val="clear" w:color="auto" w:fill="auto"/>
            <w:noWrap/>
            <w:vAlign w:val="bottom"/>
            <w:hideMark/>
          </w:tcPr>
          <w:p w14:paraId="75ABB367" w14:textId="77777777" w:rsidR="00E20915" w:rsidRPr="006412D6" w:rsidRDefault="00E20915" w:rsidP="00AE0599">
            <w:r w:rsidRPr="006412D6">
              <w:t>10010100</w:t>
            </w:r>
          </w:p>
        </w:tc>
      </w:tr>
      <w:tr w:rsidR="00E20915" w:rsidRPr="006412D6" w14:paraId="77C9C604"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0A76668" w14:textId="77777777" w:rsidR="00E20915" w:rsidRPr="006412D6" w:rsidRDefault="00E20915" w:rsidP="00AE0599">
            <w:r w:rsidRPr="006412D6">
              <w:t>94</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1108F3B" w14:textId="77777777" w:rsidR="00E20915" w:rsidRPr="006412D6" w:rsidRDefault="00E20915" w:rsidP="00AE0599">
            <w:r w:rsidRPr="006412D6">
              <w:t>x"0093"</w:t>
            </w:r>
          </w:p>
        </w:tc>
        <w:tc>
          <w:tcPr>
            <w:tcW w:w="2080" w:type="dxa"/>
            <w:tcBorders>
              <w:top w:val="nil"/>
              <w:left w:val="nil"/>
              <w:bottom w:val="single" w:sz="4" w:space="0" w:color="auto"/>
              <w:right w:val="single" w:sz="4" w:space="0" w:color="auto"/>
            </w:tcBorders>
            <w:shd w:val="clear" w:color="auto" w:fill="auto"/>
            <w:noWrap/>
            <w:vAlign w:val="bottom"/>
            <w:hideMark/>
          </w:tcPr>
          <w:p w14:paraId="4353900B" w14:textId="77777777" w:rsidR="00E20915" w:rsidRPr="006412D6" w:rsidRDefault="00E20915" w:rsidP="00AE0599">
            <w:r w:rsidRPr="006412D6">
              <w:t>10010101</w:t>
            </w:r>
          </w:p>
        </w:tc>
      </w:tr>
      <w:tr w:rsidR="00E20915" w:rsidRPr="006412D6" w14:paraId="1E6E4AF7"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2BE875C" w14:textId="77777777" w:rsidR="00E20915" w:rsidRPr="006412D6" w:rsidRDefault="00E20915" w:rsidP="00AE0599">
            <w:r w:rsidRPr="006412D6">
              <w:t>95</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25B8A4C" w14:textId="77777777" w:rsidR="00E20915" w:rsidRPr="006412D6" w:rsidRDefault="00E20915" w:rsidP="00AE0599">
            <w:r w:rsidRPr="006412D6">
              <w:t>x"0094"</w:t>
            </w:r>
          </w:p>
        </w:tc>
        <w:tc>
          <w:tcPr>
            <w:tcW w:w="2080" w:type="dxa"/>
            <w:tcBorders>
              <w:top w:val="nil"/>
              <w:left w:val="nil"/>
              <w:bottom w:val="single" w:sz="4" w:space="0" w:color="auto"/>
              <w:right w:val="single" w:sz="4" w:space="0" w:color="auto"/>
            </w:tcBorders>
            <w:shd w:val="clear" w:color="auto" w:fill="auto"/>
            <w:noWrap/>
            <w:vAlign w:val="bottom"/>
            <w:hideMark/>
          </w:tcPr>
          <w:p w14:paraId="7CD55016" w14:textId="77777777" w:rsidR="00E20915" w:rsidRPr="006412D6" w:rsidRDefault="00E20915" w:rsidP="00AE0599">
            <w:r w:rsidRPr="006412D6">
              <w:t>10010110</w:t>
            </w:r>
          </w:p>
        </w:tc>
      </w:tr>
      <w:tr w:rsidR="00E20915" w:rsidRPr="006412D6" w14:paraId="3D9082DA"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83E99A9" w14:textId="77777777" w:rsidR="00E20915" w:rsidRPr="006412D6" w:rsidRDefault="00E20915" w:rsidP="00AE0599">
            <w:r w:rsidRPr="006412D6">
              <w:t>96</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4999726" w14:textId="77777777" w:rsidR="00E20915" w:rsidRPr="006412D6" w:rsidRDefault="00E20915" w:rsidP="00AE0599">
            <w:r w:rsidRPr="006412D6">
              <w:t>x"0095"</w:t>
            </w:r>
          </w:p>
        </w:tc>
        <w:tc>
          <w:tcPr>
            <w:tcW w:w="2080" w:type="dxa"/>
            <w:tcBorders>
              <w:top w:val="nil"/>
              <w:left w:val="nil"/>
              <w:bottom w:val="single" w:sz="4" w:space="0" w:color="auto"/>
              <w:right w:val="single" w:sz="4" w:space="0" w:color="auto"/>
            </w:tcBorders>
            <w:shd w:val="clear" w:color="auto" w:fill="auto"/>
            <w:noWrap/>
            <w:vAlign w:val="bottom"/>
            <w:hideMark/>
          </w:tcPr>
          <w:p w14:paraId="734873D4" w14:textId="77777777" w:rsidR="00E20915" w:rsidRPr="006412D6" w:rsidRDefault="00E20915" w:rsidP="00AE0599">
            <w:r w:rsidRPr="006412D6">
              <w:t>10010111</w:t>
            </w:r>
          </w:p>
        </w:tc>
      </w:tr>
      <w:tr w:rsidR="00E20915" w:rsidRPr="006412D6" w14:paraId="38D68771"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BF8C254" w14:textId="77777777" w:rsidR="00E20915" w:rsidRPr="006412D6" w:rsidRDefault="00E20915" w:rsidP="00AE0599">
            <w:r w:rsidRPr="006412D6">
              <w:t>97</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1440840" w14:textId="77777777" w:rsidR="00E20915" w:rsidRPr="006412D6" w:rsidRDefault="00E20915" w:rsidP="00AE0599">
            <w:r w:rsidRPr="006412D6">
              <w:t>x"0096"</w:t>
            </w:r>
          </w:p>
        </w:tc>
        <w:tc>
          <w:tcPr>
            <w:tcW w:w="2080" w:type="dxa"/>
            <w:tcBorders>
              <w:top w:val="nil"/>
              <w:left w:val="nil"/>
              <w:bottom w:val="single" w:sz="4" w:space="0" w:color="auto"/>
              <w:right w:val="single" w:sz="4" w:space="0" w:color="auto"/>
            </w:tcBorders>
            <w:shd w:val="clear" w:color="auto" w:fill="auto"/>
            <w:noWrap/>
            <w:vAlign w:val="bottom"/>
            <w:hideMark/>
          </w:tcPr>
          <w:p w14:paraId="69FD6347" w14:textId="77777777" w:rsidR="00E20915" w:rsidRPr="006412D6" w:rsidRDefault="00E20915" w:rsidP="00AE0599">
            <w:r w:rsidRPr="006412D6">
              <w:t>10011000</w:t>
            </w:r>
          </w:p>
        </w:tc>
      </w:tr>
      <w:tr w:rsidR="00E20915" w:rsidRPr="006412D6" w14:paraId="6549DE92"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916BC11" w14:textId="77777777" w:rsidR="00E20915" w:rsidRPr="006412D6" w:rsidRDefault="00E20915" w:rsidP="00AE0599">
            <w:r w:rsidRPr="006412D6">
              <w:t>98</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8398CA1" w14:textId="77777777" w:rsidR="00E20915" w:rsidRPr="006412D6" w:rsidRDefault="00E20915" w:rsidP="00AE0599">
            <w:r w:rsidRPr="006412D6">
              <w:t>x"0097"</w:t>
            </w:r>
          </w:p>
        </w:tc>
        <w:tc>
          <w:tcPr>
            <w:tcW w:w="2080" w:type="dxa"/>
            <w:tcBorders>
              <w:top w:val="nil"/>
              <w:left w:val="nil"/>
              <w:bottom w:val="single" w:sz="4" w:space="0" w:color="auto"/>
              <w:right w:val="single" w:sz="4" w:space="0" w:color="auto"/>
            </w:tcBorders>
            <w:shd w:val="clear" w:color="auto" w:fill="auto"/>
            <w:noWrap/>
            <w:vAlign w:val="bottom"/>
            <w:hideMark/>
          </w:tcPr>
          <w:p w14:paraId="72D4B5A8" w14:textId="77777777" w:rsidR="00E20915" w:rsidRPr="006412D6" w:rsidRDefault="00E20915" w:rsidP="00AE0599">
            <w:r w:rsidRPr="006412D6">
              <w:t>10011001</w:t>
            </w:r>
          </w:p>
        </w:tc>
      </w:tr>
      <w:tr w:rsidR="00E20915" w:rsidRPr="006412D6" w14:paraId="3352BDF8"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DEC80A5" w14:textId="77777777" w:rsidR="00E20915" w:rsidRPr="006412D6" w:rsidRDefault="00E20915" w:rsidP="00AE0599">
            <w:r w:rsidRPr="006412D6">
              <w:t>99</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5103293" w14:textId="77777777" w:rsidR="00E20915" w:rsidRPr="006412D6" w:rsidRDefault="00E20915" w:rsidP="00AE0599">
            <w:r w:rsidRPr="006412D6">
              <w:t>x"0098"</w:t>
            </w:r>
          </w:p>
        </w:tc>
        <w:tc>
          <w:tcPr>
            <w:tcW w:w="2080" w:type="dxa"/>
            <w:tcBorders>
              <w:top w:val="nil"/>
              <w:left w:val="nil"/>
              <w:bottom w:val="single" w:sz="4" w:space="0" w:color="auto"/>
              <w:right w:val="single" w:sz="4" w:space="0" w:color="auto"/>
            </w:tcBorders>
            <w:shd w:val="clear" w:color="auto" w:fill="auto"/>
            <w:noWrap/>
            <w:vAlign w:val="bottom"/>
            <w:hideMark/>
          </w:tcPr>
          <w:p w14:paraId="69711C2C" w14:textId="77777777" w:rsidR="00E20915" w:rsidRPr="006412D6" w:rsidRDefault="00E20915" w:rsidP="00AE0599">
            <w:r w:rsidRPr="006412D6">
              <w:t>10011010</w:t>
            </w:r>
          </w:p>
        </w:tc>
      </w:tr>
      <w:tr w:rsidR="00E20915" w:rsidRPr="006412D6" w14:paraId="4BAFF642"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84EA1D9" w14:textId="77777777" w:rsidR="00E20915" w:rsidRPr="006412D6" w:rsidRDefault="00E20915" w:rsidP="00AE0599">
            <w:r w:rsidRPr="006412D6">
              <w:t>9a</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BA3B1A3" w14:textId="77777777" w:rsidR="00E20915" w:rsidRPr="006412D6" w:rsidRDefault="00E20915" w:rsidP="00AE0599">
            <w:r w:rsidRPr="006412D6">
              <w:t>x"0099"</w:t>
            </w:r>
          </w:p>
        </w:tc>
        <w:tc>
          <w:tcPr>
            <w:tcW w:w="2080" w:type="dxa"/>
            <w:tcBorders>
              <w:top w:val="nil"/>
              <w:left w:val="nil"/>
              <w:bottom w:val="single" w:sz="4" w:space="0" w:color="auto"/>
              <w:right w:val="single" w:sz="4" w:space="0" w:color="auto"/>
            </w:tcBorders>
            <w:shd w:val="clear" w:color="auto" w:fill="auto"/>
            <w:noWrap/>
            <w:vAlign w:val="bottom"/>
            <w:hideMark/>
          </w:tcPr>
          <w:p w14:paraId="61E28FB5" w14:textId="77777777" w:rsidR="00E20915" w:rsidRPr="006412D6" w:rsidRDefault="00E20915" w:rsidP="00AE0599">
            <w:r w:rsidRPr="006412D6">
              <w:t>10011011</w:t>
            </w:r>
          </w:p>
        </w:tc>
      </w:tr>
      <w:tr w:rsidR="00E20915" w:rsidRPr="006412D6" w14:paraId="29322565"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8872435" w14:textId="77777777" w:rsidR="00E20915" w:rsidRPr="006412D6" w:rsidRDefault="00E20915" w:rsidP="00AE0599">
            <w:r w:rsidRPr="006412D6">
              <w:lastRenderedPageBreak/>
              <w:t>9b</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384E41D" w14:textId="77777777" w:rsidR="00E20915" w:rsidRPr="006412D6" w:rsidRDefault="00E20915" w:rsidP="00AE0599">
            <w:r w:rsidRPr="006412D6">
              <w:t>x"009A"</w:t>
            </w:r>
          </w:p>
        </w:tc>
        <w:tc>
          <w:tcPr>
            <w:tcW w:w="2080" w:type="dxa"/>
            <w:tcBorders>
              <w:top w:val="nil"/>
              <w:left w:val="nil"/>
              <w:bottom w:val="single" w:sz="4" w:space="0" w:color="auto"/>
              <w:right w:val="single" w:sz="4" w:space="0" w:color="auto"/>
            </w:tcBorders>
            <w:shd w:val="clear" w:color="auto" w:fill="auto"/>
            <w:noWrap/>
            <w:vAlign w:val="bottom"/>
            <w:hideMark/>
          </w:tcPr>
          <w:p w14:paraId="0C3004BB" w14:textId="77777777" w:rsidR="00E20915" w:rsidRPr="006412D6" w:rsidRDefault="00E20915" w:rsidP="00AE0599">
            <w:r w:rsidRPr="006412D6">
              <w:t>10011100</w:t>
            </w:r>
          </w:p>
        </w:tc>
      </w:tr>
      <w:tr w:rsidR="00E20915" w:rsidRPr="006412D6" w14:paraId="66F69BF0"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3D154A9" w14:textId="77777777" w:rsidR="00E20915" w:rsidRPr="006412D6" w:rsidRDefault="00E20915" w:rsidP="00AE0599">
            <w:r w:rsidRPr="006412D6">
              <w:t>9c</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0A97704" w14:textId="77777777" w:rsidR="00E20915" w:rsidRPr="006412D6" w:rsidRDefault="00E20915" w:rsidP="00AE0599">
            <w:r w:rsidRPr="006412D6">
              <w:t>x"009B"</w:t>
            </w:r>
          </w:p>
        </w:tc>
        <w:tc>
          <w:tcPr>
            <w:tcW w:w="2080" w:type="dxa"/>
            <w:tcBorders>
              <w:top w:val="nil"/>
              <w:left w:val="nil"/>
              <w:bottom w:val="single" w:sz="4" w:space="0" w:color="auto"/>
              <w:right w:val="single" w:sz="4" w:space="0" w:color="auto"/>
            </w:tcBorders>
            <w:shd w:val="clear" w:color="auto" w:fill="auto"/>
            <w:noWrap/>
            <w:vAlign w:val="bottom"/>
            <w:hideMark/>
          </w:tcPr>
          <w:p w14:paraId="5047A0F4" w14:textId="77777777" w:rsidR="00E20915" w:rsidRPr="006412D6" w:rsidRDefault="00E20915" w:rsidP="00AE0599">
            <w:r w:rsidRPr="006412D6">
              <w:t>10011101</w:t>
            </w:r>
          </w:p>
        </w:tc>
      </w:tr>
      <w:tr w:rsidR="00E20915" w:rsidRPr="006412D6" w14:paraId="7E96DF17"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DC9243A" w14:textId="77777777" w:rsidR="00E20915" w:rsidRPr="006412D6" w:rsidRDefault="00E20915" w:rsidP="00AE0599">
            <w:r w:rsidRPr="006412D6">
              <w:t>9d</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87F76F9" w14:textId="77777777" w:rsidR="00E20915" w:rsidRPr="006412D6" w:rsidRDefault="00E20915" w:rsidP="00AE0599">
            <w:r w:rsidRPr="006412D6">
              <w:t>x"009C"</w:t>
            </w:r>
          </w:p>
        </w:tc>
        <w:tc>
          <w:tcPr>
            <w:tcW w:w="2080" w:type="dxa"/>
            <w:tcBorders>
              <w:top w:val="nil"/>
              <w:left w:val="nil"/>
              <w:bottom w:val="single" w:sz="4" w:space="0" w:color="auto"/>
              <w:right w:val="single" w:sz="4" w:space="0" w:color="auto"/>
            </w:tcBorders>
            <w:shd w:val="clear" w:color="auto" w:fill="auto"/>
            <w:noWrap/>
            <w:vAlign w:val="bottom"/>
            <w:hideMark/>
          </w:tcPr>
          <w:p w14:paraId="5D04073F" w14:textId="77777777" w:rsidR="00E20915" w:rsidRPr="006412D6" w:rsidRDefault="00E20915" w:rsidP="00AE0599">
            <w:r w:rsidRPr="006412D6">
              <w:t>10011110</w:t>
            </w:r>
          </w:p>
        </w:tc>
      </w:tr>
      <w:tr w:rsidR="00E20915" w:rsidRPr="006412D6" w14:paraId="5889146F"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CF96213" w14:textId="77777777" w:rsidR="00E20915" w:rsidRPr="006412D6" w:rsidRDefault="00E20915" w:rsidP="00AE0599">
            <w:r w:rsidRPr="006412D6">
              <w:t>9e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06346253" w14:textId="77777777" w:rsidR="00E20915" w:rsidRPr="006412D6" w:rsidRDefault="00E20915" w:rsidP="00AE0599">
            <w:r w:rsidRPr="006412D6">
              <w:t>x"009D"</w:t>
            </w:r>
          </w:p>
        </w:tc>
        <w:tc>
          <w:tcPr>
            <w:tcW w:w="2080" w:type="dxa"/>
            <w:tcBorders>
              <w:top w:val="nil"/>
              <w:left w:val="nil"/>
              <w:bottom w:val="single" w:sz="4" w:space="0" w:color="auto"/>
              <w:right w:val="single" w:sz="4" w:space="0" w:color="auto"/>
            </w:tcBorders>
            <w:shd w:val="clear" w:color="auto" w:fill="auto"/>
            <w:noWrap/>
            <w:vAlign w:val="bottom"/>
            <w:hideMark/>
          </w:tcPr>
          <w:p w14:paraId="22ACC187" w14:textId="77777777" w:rsidR="00E20915" w:rsidRPr="006412D6" w:rsidRDefault="00E20915" w:rsidP="00AE0599">
            <w:r w:rsidRPr="006412D6">
              <w:t>10011111</w:t>
            </w:r>
          </w:p>
        </w:tc>
      </w:tr>
      <w:tr w:rsidR="00E20915" w:rsidRPr="006412D6" w14:paraId="4BBD5644"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DE1CF9A" w14:textId="77777777" w:rsidR="00E20915" w:rsidRPr="006412D6" w:rsidRDefault="00E20915" w:rsidP="00AE0599">
            <w:r w:rsidRPr="006412D6">
              <w:t>9f</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AE60249" w14:textId="77777777" w:rsidR="00E20915" w:rsidRPr="006412D6" w:rsidRDefault="00E20915" w:rsidP="00AE0599">
            <w:r w:rsidRPr="006412D6">
              <w:t>x"009E"</w:t>
            </w:r>
          </w:p>
        </w:tc>
        <w:tc>
          <w:tcPr>
            <w:tcW w:w="2080" w:type="dxa"/>
            <w:tcBorders>
              <w:top w:val="nil"/>
              <w:left w:val="nil"/>
              <w:bottom w:val="single" w:sz="4" w:space="0" w:color="auto"/>
              <w:right w:val="single" w:sz="4" w:space="0" w:color="auto"/>
            </w:tcBorders>
            <w:shd w:val="clear" w:color="auto" w:fill="auto"/>
            <w:noWrap/>
            <w:vAlign w:val="bottom"/>
            <w:hideMark/>
          </w:tcPr>
          <w:p w14:paraId="64F2A553" w14:textId="77777777" w:rsidR="00E20915" w:rsidRPr="006412D6" w:rsidRDefault="00E20915" w:rsidP="00AE0599">
            <w:r w:rsidRPr="006412D6">
              <w:t>10100000</w:t>
            </w:r>
          </w:p>
        </w:tc>
      </w:tr>
      <w:tr w:rsidR="00E20915" w:rsidRPr="006412D6" w14:paraId="33FFE461"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9A344DF" w14:textId="77777777" w:rsidR="00E20915" w:rsidRPr="006412D6" w:rsidRDefault="00E20915" w:rsidP="00AE0599">
            <w:r w:rsidRPr="006412D6">
              <w:t>a0</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795F481" w14:textId="77777777" w:rsidR="00E20915" w:rsidRPr="006412D6" w:rsidRDefault="00E20915" w:rsidP="00AE0599">
            <w:r w:rsidRPr="006412D6">
              <w:t>x"009F"</w:t>
            </w:r>
          </w:p>
        </w:tc>
        <w:tc>
          <w:tcPr>
            <w:tcW w:w="2080" w:type="dxa"/>
            <w:tcBorders>
              <w:top w:val="nil"/>
              <w:left w:val="nil"/>
              <w:bottom w:val="single" w:sz="4" w:space="0" w:color="auto"/>
              <w:right w:val="single" w:sz="4" w:space="0" w:color="auto"/>
            </w:tcBorders>
            <w:shd w:val="clear" w:color="auto" w:fill="auto"/>
            <w:noWrap/>
            <w:vAlign w:val="bottom"/>
            <w:hideMark/>
          </w:tcPr>
          <w:p w14:paraId="5ED1DC5E" w14:textId="77777777" w:rsidR="00E20915" w:rsidRPr="006412D6" w:rsidRDefault="00E20915" w:rsidP="00AE0599">
            <w:r w:rsidRPr="006412D6">
              <w:t>10100001</w:t>
            </w:r>
          </w:p>
        </w:tc>
      </w:tr>
      <w:tr w:rsidR="00E20915" w:rsidRPr="006412D6" w14:paraId="223ACC73"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AE93C18" w14:textId="77777777" w:rsidR="00E20915" w:rsidRPr="006412D6" w:rsidRDefault="00E20915" w:rsidP="00AE0599">
            <w:r w:rsidRPr="006412D6">
              <w:t>a1</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0B36345" w14:textId="77777777" w:rsidR="00E20915" w:rsidRPr="006412D6" w:rsidRDefault="00E20915" w:rsidP="00AE0599">
            <w:r w:rsidRPr="006412D6">
              <w:t>x"00a0"</w:t>
            </w:r>
          </w:p>
        </w:tc>
        <w:tc>
          <w:tcPr>
            <w:tcW w:w="2080" w:type="dxa"/>
            <w:tcBorders>
              <w:top w:val="nil"/>
              <w:left w:val="nil"/>
              <w:bottom w:val="single" w:sz="4" w:space="0" w:color="auto"/>
              <w:right w:val="single" w:sz="4" w:space="0" w:color="auto"/>
            </w:tcBorders>
            <w:shd w:val="clear" w:color="auto" w:fill="auto"/>
            <w:noWrap/>
            <w:vAlign w:val="bottom"/>
            <w:hideMark/>
          </w:tcPr>
          <w:p w14:paraId="5CF44653" w14:textId="77777777" w:rsidR="00E20915" w:rsidRPr="006412D6" w:rsidRDefault="00E20915" w:rsidP="00AE0599">
            <w:r w:rsidRPr="006412D6">
              <w:t>10100010</w:t>
            </w:r>
          </w:p>
        </w:tc>
      </w:tr>
      <w:tr w:rsidR="00E20915" w:rsidRPr="006412D6" w14:paraId="129162CE"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4C219A4" w14:textId="77777777" w:rsidR="00E20915" w:rsidRPr="006412D6" w:rsidRDefault="00E20915" w:rsidP="00AE0599">
            <w:r w:rsidRPr="006412D6">
              <w:t>a2</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55E7574" w14:textId="77777777" w:rsidR="00E20915" w:rsidRPr="006412D6" w:rsidRDefault="00E20915" w:rsidP="00AE0599">
            <w:r w:rsidRPr="006412D6">
              <w:t>x"00a1"</w:t>
            </w:r>
          </w:p>
        </w:tc>
        <w:tc>
          <w:tcPr>
            <w:tcW w:w="2080" w:type="dxa"/>
            <w:tcBorders>
              <w:top w:val="nil"/>
              <w:left w:val="nil"/>
              <w:bottom w:val="single" w:sz="4" w:space="0" w:color="auto"/>
              <w:right w:val="single" w:sz="4" w:space="0" w:color="auto"/>
            </w:tcBorders>
            <w:shd w:val="clear" w:color="auto" w:fill="auto"/>
            <w:noWrap/>
            <w:vAlign w:val="bottom"/>
            <w:hideMark/>
          </w:tcPr>
          <w:p w14:paraId="73CCCAEA" w14:textId="77777777" w:rsidR="00E20915" w:rsidRPr="006412D6" w:rsidRDefault="00E20915" w:rsidP="00AE0599">
            <w:r w:rsidRPr="006412D6">
              <w:t>10100011</w:t>
            </w:r>
          </w:p>
        </w:tc>
      </w:tr>
      <w:tr w:rsidR="00E20915" w:rsidRPr="006412D6" w14:paraId="349B99CA"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E882C9C" w14:textId="77777777" w:rsidR="00E20915" w:rsidRPr="006412D6" w:rsidRDefault="00E20915" w:rsidP="00AE0599">
            <w:r w:rsidRPr="006412D6">
              <w:t>a3</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9244A37" w14:textId="77777777" w:rsidR="00E20915" w:rsidRPr="006412D6" w:rsidRDefault="00E20915" w:rsidP="00AE0599">
            <w:r w:rsidRPr="006412D6">
              <w:t>x"00a2"</w:t>
            </w:r>
          </w:p>
        </w:tc>
        <w:tc>
          <w:tcPr>
            <w:tcW w:w="2080" w:type="dxa"/>
            <w:tcBorders>
              <w:top w:val="nil"/>
              <w:left w:val="nil"/>
              <w:bottom w:val="single" w:sz="4" w:space="0" w:color="auto"/>
              <w:right w:val="single" w:sz="4" w:space="0" w:color="auto"/>
            </w:tcBorders>
            <w:shd w:val="clear" w:color="auto" w:fill="auto"/>
            <w:noWrap/>
            <w:vAlign w:val="bottom"/>
            <w:hideMark/>
          </w:tcPr>
          <w:p w14:paraId="00400F67" w14:textId="77777777" w:rsidR="00E20915" w:rsidRPr="006412D6" w:rsidRDefault="00E20915" w:rsidP="00AE0599">
            <w:r w:rsidRPr="006412D6">
              <w:t>10100100</w:t>
            </w:r>
          </w:p>
        </w:tc>
      </w:tr>
      <w:tr w:rsidR="00E20915" w:rsidRPr="006412D6" w14:paraId="6143FBD9"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067BD24" w14:textId="77777777" w:rsidR="00E20915" w:rsidRPr="006412D6" w:rsidRDefault="00E20915" w:rsidP="00AE0599">
            <w:r w:rsidRPr="006412D6">
              <w:t>a4</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6CFDF60" w14:textId="77777777" w:rsidR="00E20915" w:rsidRPr="006412D6" w:rsidRDefault="00E20915" w:rsidP="00AE0599">
            <w:r w:rsidRPr="006412D6">
              <w:t>x"00a3"</w:t>
            </w:r>
          </w:p>
        </w:tc>
        <w:tc>
          <w:tcPr>
            <w:tcW w:w="2080" w:type="dxa"/>
            <w:tcBorders>
              <w:top w:val="nil"/>
              <w:left w:val="nil"/>
              <w:bottom w:val="single" w:sz="4" w:space="0" w:color="auto"/>
              <w:right w:val="single" w:sz="4" w:space="0" w:color="auto"/>
            </w:tcBorders>
            <w:shd w:val="clear" w:color="auto" w:fill="auto"/>
            <w:noWrap/>
            <w:vAlign w:val="bottom"/>
            <w:hideMark/>
          </w:tcPr>
          <w:p w14:paraId="5FB942C9" w14:textId="77777777" w:rsidR="00E20915" w:rsidRPr="006412D6" w:rsidRDefault="00E20915" w:rsidP="00AE0599">
            <w:r w:rsidRPr="006412D6">
              <w:t>10100101</w:t>
            </w:r>
          </w:p>
        </w:tc>
      </w:tr>
      <w:tr w:rsidR="00E20915" w:rsidRPr="006412D6" w14:paraId="64690C96"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821A414" w14:textId="77777777" w:rsidR="00E20915" w:rsidRPr="006412D6" w:rsidRDefault="00E20915" w:rsidP="00AE0599">
            <w:r w:rsidRPr="006412D6">
              <w:t>a5</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0DA04A7E" w14:textId="77777777" w:rsidR="00E20915" w:rsidRPr="006412D6" w:rsidRDefault="00E20915" w:rsidP="00AE0599">
            <w:r w:rsidRPr="006412D6">
              <w:t>x"00a4"</w:t>
            </w:r>
          </w:p>
        </w:tc>
        <w:tc>
          <w:tcPr>
            <w:tcW w:w="2080" w:type="dxa"/>
            <w:tcBorders>
              <w:top w:val="nil"/>
              <w:left w:val="nil"/>
              <w:bottom w:val="single" w:sz="4" w:space="0" w:color="auto"/>
              <w:right w:val="single" w:sz="4" w:space="0" w:color="auto"/>
            </w:tcBorders>
            <w:shd w:val="clear" w:color="auto" w:fill="auto"/>
            <w:noWrap/>
            <w:vAlign w:val="bottom"/>
            <w:hideMark/>
          </w:tcPr>
          <w:p w14:paraId="5956723A" w14:textId="77777777" w:rsidR="00E20915" w:rsidRPr="006412D6" w:rsidRDefault="00E20915" w:rsidP="00AE0599">
            <w:r w:rsidRPr="006412D6">
              <w:t>10100110</w:t>
            </w:r>
          </w:p>
        </w:tc>
      </w:tr>
      <w:tr w:rsidR="00E20915" w:rsidRPr="006412D6" w14:paraId="6CB7D885"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D14B773" w14:textId="77777777" w:rsidR="00E20915" w:rsidRPr="006412D6" w:rsidRDefault="00E20915" w:rsidP="00AE0599">
            <w:r w:rsidRPr="006412D6">
              <w:t>a6</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0ECE9245" w14:textId="77777777" w:rsidR="00E20915" w:rsidRPr="006412D6" w:rsidRDefault="00E20915" w:rsidP="00AE0599">
            <w:r w:rsidRPr="006412D6">
              <w:t>x"00a5"</w:t>
            </w:r>
          </w:p>
        </w:tc>
        <w:tc>
          <w:tcPr>
            <w:tcW w:w="2080" w:type="dxa"/>
            <w:tcBorders>
              <w:top w:val="nil"/>
              <w:left w:val="nil"/>
              <w:bottom w:val="single" w:sz="4" w:space="0" w:color="auto"/>
              <w:right w:val="single" w:sz="4" w:space="0" w:color="auto"/>
            </w:tcBorders>
            <w:shd w:val="clear" w:color="auto" w:fill="auto"/>
            <w:noWrap/>
            <w:vAlign w:val="bottom"/>
            <w:hideMark/>
          </w:tcPr>
          <w:p w14:paraId="25CE0C3A" w14:textId="77777777" w:rsidR="00E20915" w:rsidRPr="006412D6" w:rsidRDefault="00E20915" w:rsidP="00AE0599">
            <w:r w:rsidRPr="006412D6">
              <w:t>10100111</w:t>
            </w:r>
          </w:p>
        </w:tc>
      </w:tr>
      <w:tr w:rsidR="00E20915" w:rsidRPr="006412D6" w14:paraId="6DEADEDA"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3FA6325" w14:textId="77777777" w:rsidR="00E20915" w:rsidRPr="006412D6" w:rsidRDefault="00E20915" w:rsidP="00AE0599">
            <w:r w:rsidRPr="006412D6">
              <w:t>a7</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7BA73F6" w14:textId="77777777" w:rsidR="00E20915" w:rsidRPr="006412D6" w:rsidRDefault="00E20915" w:rsidP="00AE0599">
            <w:r w:rsidRPr="006412D6">
              <w:t>x"00a6"</w:t>
            </w:r>
          </w:p>
        </w:tc>
        <w:tc>
          <w:tcPr>
            <w:tcW w:w="2080" w:type="dxa"/>
            <w:tcBorders>
              <w:top w:val="nil"/>
              <w:left w:val="nil"/>
              <w:bottom w:val="single" w:sz="4" w:space="0" w:color="auto"/>
              <w:right w:val="single" w:sz="4" w:space="0" w:color="auto"/>
            </w:tcBorders>
            <w:shd w:val="clear" w:color="auto" w:fill="auto"/>
            <w:noWrap/>
            <w:vAlign w:val="bottom"/>
            <w:hideMark/>
          </w:tcPr>
          <w:p w14:paraId="66FF5EF6" w14:textId="77777777" w:rsidR="00E20915" w:rsidRPr="006412D6" w:rsidRDefault="00E20915" w:rsidP="00AE0599">
            <w:r w:rsidRPr="006412D6">
              <w:t>10101000</w:t>
            </w:r>
          </w:p>
        </w:tc>
      </w:tr>
      <w:tr w:rsidR="00E20915" w:rsidRPr="006412D6" w14:paraId="2705BC16"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6744914" w14:textId="77777777" w:rsidR="00E20915" w:rsidRPr="006412D6" w:rsidRDefault="00E20915" w:rsidP="00AE0599">
            <w:r w:rsidRPr="006412D6">
              <w:t>a8</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6247616" w14:textId="77777777" w:rsidR="00E20915" w:rsidRPr="006412D6" w:rsidRDefault="00E20915" w:rsidP="00AE0599">
            <w:r w:rsidRPr="006412D6">
              <w:t>x"00a7"</w:t>
            </w:r>
          </w:p>
        </w:tc>
        <w:tc>
          <w:tcPr>
            <w:tcW w:w="2080" w:type="dxa"/>
            <w:tcBorders>
              <w:top w:val="nil"/>
              <w:left w:val="nil"/>
              <w:bottom w:val="single" w:sz="4" w:space="0" w:color="auto"/>
              <w:right w:val="single" w:sz="4" w:space="0" w:color="auto"/>
            </w:tcBorders>
            <w:shd w:val="clear" w:color="auto" w:fill="auto"/>
            <w:noWrap/>
            <w:vAlign w:val="bottom"/>
            <w:hideMark/>
          </w:tcPr>
          <w:p w14:paraId="0FD2DA19" w14:textId="77777777" w:rsidR="00E20915" w:rsidRPr="006412D6" w:rsidRDefault="00E20915" w:rsidP="00AE0599">
            <w:r w:rsidRPr="006412D6">
              <w:t>10101001</w:t>
            </w:r>
          </w:p>
        </w:tc>
      </w:tr>
      <w:tr w:rsidR="00E20915" w:rsidRPr="006412D6" w14:paraId="23CD5A76"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20D6B04" w14:textId="77777777" w:rsidR="00E20915" w:rsidRPr="006412D6" w:rsidRDefault="00E20915" w:rsidP="00AE0599">
            <w:r w:rsidRPr="006412D6">
              <w:t>a9</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7CF35D1" w14:textId="77777777" w:rsidR="00E20915" w:rsidRPr="006412D6" w:rsidRDefault="00E20915" w:rsidP="00AE0599">
            <w:r w:rsidRPr="006412D6">
              <w:t>x"00a8"</w:t>
            </w:r>
          </w:p>
        </w:tc>
        <w:tc>
          <w:tcPr>
            <w:tcW w:w="2080" w:type="dxa"/>
            <w:tcBorders>
              <w:top w:val="nil"/>
              <w:left w:val="nil"/>
              <w:bottom w:val="single" w:sz="4" w:space="0" w:color="auto"/>
              <w:right w:val="single" w:sz="4" w:space="0" w:color="auto"/>
            </w:tcBorders>
            <w:shd w:val="clear" w:color="auto" w:fill="auto"/>
            <w:noWrap/>
            <w:vAlign w:val="bottom"/>
            <w:hideMark/>
          </w:tcPr>
          <w:p w14:paraId="63508A0F" w14:textId="77777777" w:rsidR="00E20915" w:rsidRPr="006412D6" w:rsidRDefault="00E20915" w:rsidP="00AE0599">
            <w:r w:rsidRPr="006412D6">
              <w:t>10101010</w:t>
            </w:r>
          </w:p>
        </w:tc>
      </w:tr>
      <w:tr w:rsidR="00E20915" w:rsidRPr="006412D6" w14:paraId="315A759E"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81421C2" w14:textId="77777777" w:rsidR="00E20915" w:rsidRPr="006412D6" w:rsidRDefault="00E20915" w:rsidP="00AE0599">
            <w:r w:rsidRPr="006412D6">
              <w:t>aa</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75FCE7D" w14:textId="77777777" w:rsidR="00E20915" w:rsidRPr="006412D6" w:rsidRDefault="00E20915" w:rsidP="00AE0599">
            <w:r w:rsidRPr="006412D6">
              <w:t>x"00a9"</w:t>
            </w:r>
          </w:p>
        </w:tc>
        <w:tc>
          <w:tcPr>
            <w:tcW w:w="2080" w:type="dxa"/>
            <w:tcBorders>
              <w:top w:val="nil"/>
              <w:left w:val="nil"/>
              <w:bottom w:val="single" w:sz="4" w:space="0" w:color="auto"/>
              <w:right w:val="single" w:sz="4" w:space="0" w:color="auto"/>
            </w:tcBorders>
            <w:shd w:val="clear" w:color="auto" w:fill="auto"/>
            <w:noWrap/>
            <w:vAlign w:val="bottom"/>
            <w:hideMark/>
          </w:tcPr>
          <w:p w14:paraId="11818866" w14:textId="77777777" w:rsidR="00E20915" w:rsidRPr="006412D6" w:rsidRDefault="00E20915" w:rsidP="00AE0599">
            <w:r w:rsidRPr="006412D6">
              <w:t>10101011</w:t>
            </w:r>
          </w:p>
        </w:tc>
      </w:tr>
      <w:tr w:rsidR="00E20915" w:rsidRPr="006412D6" w14:paraId="45D5C9BB"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65EE997" w14:textId="77777777" w:rsidR="00E20915" w:rsidRPr="006412D6" w:rsidRDefault="00E20915" w:rsidP="00AE0599">
            <w:r w:rsidRPr="006412D6">
              <w:t>ab</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23432BA" w14:textId="77777777" w:rsidR="00E20915" w:rsidRPr="006412D6" w:rsidRDefault="00E20915" w:rsidP="00AE0599">
            <w:r w:rsidRPr="006412D6">
              <w:t>x"00aa"</w:t>
            </w:r>
          </w:p>
        </w:tc>
        <w:tc>
          <w:tcPr>
            <w:tcW w:w="2080" w:type="dxa"/>
            <w:tcBorders>
              <w:top w:val="nil"/>
              <w:left w:val="nil"/>
              <w:bottom w:val="single" w:sz="4" w:space="0" w:color="auto"/>
              <w:right w:val="single" w:sz="4" w:space="0" w:color="auto"/>
            </w:tcBorders>
            <w:shd w:val="clear" w:color="auto" w:fill="auto"/>
            <w:noWrap/>
            <w:vAlign w:val="bottom"/>
            <w:hideMark/>
          </w:tcPr>
          <w:p w14:paraId="178AE091" w14:textId="77777777" w:rsidR="00E20915" w:rsidRPr="006412D6" w:rsidRDefault="00E20915" w:rsidP="00AE0599">
            <w:r w:rsidRPr="006412D6">
              <w:t>10101100</w:t>
            </w:r>
          </w:p>
        </w:tc>
      </w:tr>
      <w:tr w:rsidR="00E20915" w:rsidRPr="006412D6" w14:paraId="2321AAC5"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5A8E779" w14:textId="77777777" w:rsidR="00E20915" w:rsidRPr="006412D6" w:rsidRDefault="00E20915" w:rsidP="00AE0599">
            <w:r w:rsidRPr="006412D6">
              <w:t>ac</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BC4CCF3" w14:textId="77777777" w:rsidR="00E20915" w:rsidRPr="006412D6" w:rsidRDefault="00E20915" w:rsidP="00AE0599">
            <w:r w:rsidRPr="006412D6">
              <w:t>x"00ab"</w:t>
            </w:r>
          </w:p>
        </w:tc>
        <w:tc>
          <w:tcPr>
            <w:tcW w:w="2080" w:type="dxa"/>
            <w:tcBorders>
              <w:top w:val="nil"/>
              <w:left w:val="nil"/>
              <w:bottom w:val="single" w:sz="4" w:space="0" w:color="auto"/>
              <w:right w:val="single" w:sz="4" w:space="0" w:color="auto"/>
            </w:tcBorders>
            <w:shd w:val="clear" w:color="auto" w:fill="auto"/>
            <w:noWrap/>
            <w:vAlign w:val="bottom"/>
            <w:hideMark/>
          </w:tcPr>
          <w:p w14:paraId="37F73E66" w14:textId="77777777" w:rsidR="00E20915" w:rsidRPr="006412D6" w:rsidRDefault="00E20915" w:rsidP="00AE0599">
            <w:r w:rsidRPr="006412D6">
              <w:t>10101101</w:t>
            </w:r>
          </w:p>
        </w:tc>
      </w:tr>
      <w:tr w:rsidR="00E20915" w:rsidRPr="006412D6" w14:paraId="06985CE2"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DA107A1" w14:textId="77777777" w:rsidR="00E20915" w:rsidRPr="006412D6" w:rsidRDefault="00E20915" w:rsidP="00AE0599">
            <w:r w:rsidRPr="006412D6">
              <w:t>ad</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05AE90F2" w14:textId="77777777" w:rsidR="00E20915" w:rsidRPr="006412D6" w:rsidRDefault="00E20915" w:rsidP="00AE0599">
            <w:r w:rsidRPr="006412D6">
              <w:t>x"00ac"</w:t>
            </w:r>
          </w:p>
        </w:tc>
        <w:tc>
          <w:tcPr>
            <w:tcW w:w="2080" w:type="dxa"/>
            <w:tcBorders>
              <w:top w:val="nil"/>
              <w:left w:val="nil"/>
              <w:bottom w:val="single" w:sz="4" w:space="0" w:color="auto"/>
              <w:right w:val="single" w:sz="4" w:space="0" w:color="auto"/>
            </w:tcBorders>
            <w:shd w:val="clear" w:color="auto" w:fill="auto"/>
            <w:noWrap/>
            <w:vAlign w:val="bottom"/>
            <w:hideMark/>
          </w:tcPr>
          <w:p w14:paraId="14FB4525" w14:textId="77777777" w:rsidR="00E20915" w:rsidRPr="006412D6" w:rsidRDefault="00E20915" w:rsidP="00AE0599">
            <w:r w:rsidRPr="006412D6">
              <w:t>10101110</w:t>
            </w:r>
          </w:p>
        </w:tc>
      </w:tr>
      <w:tr w:rsidR="00E20915" w:rsidRPr="006412D6" w14:paraId="4066A564"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E3005AC" w14:textId="77777777" w:rsidR="00E20915" w:rsidRPr="006412D6" w:rsidRDefault="00E20915" w:rsidP="00AE0599">
            <w:r w:rsidRPr="006412D6">
              <w:t>ae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3565A79" w14:textId="77777777" w:rsidR="00E20915" w:rsidRPr="006412D6" w:rsidRDefault="00E20915" w:rsidP="00AE0599">
            <w:r w:rsidRPr="006412D6">
              <w:t>x"00ad"</w:t>
            </w:r>
          </w:p>
        </w:tc>
        <w:tc>
          <w:tcPr>
            <w:tcW w:w="2080" w:type="dxa"/>
            <w:tcBorders>
              <w:top w:val="nil"/>
              <w:left w:val="nil"/>
              <w:bottom w:val="single" w:sz="4" w:space="0" w:color="auto"/>
              <w:right w:val="single" w:sz="4" w:space="0" w:color="auto"/>
            </w:tcBorders>
            <w:shd w:val="clear" w:color="auto" w:fill="auto"/>
            <w:noWrap/>
            <w:vAlign w:val="bottom"/>
            <w:hideMark/>
          </w:tcPr>
          <w:p w14:paraId="12D99646" w14:textId="77777777" w:rsidR="00E20915" w:rsidRPr="006412D6" w:rsidRDefault="00E20915" w:rsidP="00AE0599">
            <w:r w:rsidRPr="006412D6">
              <w:t>10101111</w:t>
            </w:r>
          </w:p>
        </w:tc>
      </w:tr>
      <w:tr w:rsidR="00E20915" w:rsidRPr="006412D6" w14:paraId="4BBD9A3E"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CE3BC61" w14:textId="77777777" w:rsidR="00E20915" w:rsidRPr="006412D6" w:rsidRDefault="00E20915" w:rsidP="00AE0599">
            <w:r w:rsidRPr="006412D6">
              <w:t>af</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07BEA0EB" w14:textId="77777777" w:rsidR="00E20915" w:rsidRPr="006412D6" w:rsidRDefault="00E20915" w:rsidP="00AE0599">
            <w:r w:rsidRPr="006412D6">
              <w:t>x"00ae"</w:t>
            </w:r>
          </w:p>
        </w:tc>
        <w:tc>
          <w:tcPr>
            <w:tcW w:w="2080" w:type="dxa"/>
            <w:tcBorders>
              <w:top w:val="nil"/>
              <w:left w:val="nil"/>
              <w:bottom w:val="single" w:sz="4" w:space="0" w:color="auto"/>
              <w:right w:val="single" w:sz="4" w:space="0" w:color="auto"/>
            </w:tcBorders>
            <w:shd w:val="clear" w:color="auto" w:fill="auto"/>
            <w:noWrap/>
            <w:vAlign w:val="bottom"/>
            <w:hideMark/>
          </w:tcPr>
          <w:p w14:paraId="37301C62" w14:textId="77777777" w:rsidR="00E20915" w:rsidRPr="006412D6" w:rsidRDefault="00E20915" w:rsidP="00AE0599">
            <w:r w:rsidRPr="006412D6">
              <w:t>10110000</w:t>
            </w:r>
          </w:p>
        </w:tc>
      </w:tr>
      <w:tr w:rsidR="00E20915" w:rsidRPr="006412D6" w14:paraId="62C48401"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3D310AB" w14:textId="77777777" w:rsidR="00E20915" w:rsidRPr="006412D6" w:rsidRDefault="00E20915" w:rsidP="00AE0599">
            <w:r w:rsidRPr="006412D6">
              <w:t>b0</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333494A" w14:textId="77777777" w:rsidR="00E20915" w:rsidRPr="006412D6" w:rsidRDefault="00E20915" w:rsidP="00AE0599">
            <w:r w:rsidRPr="006412D6">
              <w:t>x"00af"</w:t>
            </w:r>
          </w:p>
        </w:tc>
        <w:tc>
          <w:tcPr>
            <w:tcW w:w="2080" w:type="dxa"/>
            <w:tcBorders>
              <w:top w:val="nil"/>
              <w:left w:val="nil"/>
              <w:bottom w:val="single" w:sz="4" w:space="0" w:color="auto"/>
              <w:right w:val="single" w:sz="4" w:space="0" w:color="auto"/>
            </w:tcBorders>
            <w:shd w:val="clear" w:color="auto" w:fill="auto"/>
            <w:noWrap/>
            <w:vAlign w:val="bottom"/>
            <w:hideMark/>
          </w:tcPr>
          <w:p w14:paraId="318F5534" w14:textId="77777777" w:rsidR="00E20915" w:rsidRPr="006412D6" w:rsidRDefault="00E20915" w:rsidP="00AE0599">
            <w:r w:rsidRPr="006412D6">
              <w:t>10110001</w:t>
            </w:r>
          </w:p>
        </w:tc>
      </w:tr>
      <w:tr w:rsidR="00E20915" w:rsidRPr="006412D6" w14:paraId="59005FF4"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8090B95" w14:textId="77777777" w:rsidR="00E20915" w:rsidRPr="006412D6" w:rsidRDefault="00E20915" w:rsidP="00AE0599">
            <w:r w:rsidRPr="006412D6">
              <w:t>b1</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E0E1836" w14:textId="77777777" w:rsidR="00E20915" w:rsidRPr="006412D6" w:rsidRDefault="00E20915" w:rsidP="00AE0599">
            <w:r w:rsidRPr="006412D6">
              <w:t>x"00b0"</w:t>
            </w:r>
          </w:p>
        </w:tc>
        <w:tc>
          <w:tcPr>
            <w:tcW w:w="2080" w:type="dxa"/>
            <w:tcBorders>
              <w:top w:val="nil"/>
              <w:left w:val="nil"/>
              <w:bottom w:val="single" w:sz="4" w:space="0" w:color="auto"/>
              <w:right w:val="single" w:sz="4" w:space="0" w:color="auto"/>
            </w:tcBorders>
            <w:shd w:val="clear" w:color="auto" w:fill="auto"/>
            <w:noWrap/>
            <w:vAlign w:val="bottom"/>
            <w:hideMark/>
          </w:tcPr>
          <w:p w14:paraId="7DC3BB96" w14:textId="77777777" w:rsidR="00E20915" w:rsidRPr="006412D6" w:rsidRDefault="00E20915" w:rsidP="00AE0599">
            <w:r w:rsidRPr="006412D6">
              <w:t>10110010</w:t>
            </w:r>
          </w:p>
        </w:tc>
      </w:tr>
      <w:tr w:rsidR="00E20915" w:rsidRPr="006412D6" w14:paraId="59102940"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E6DF438" w14:textId="77777777" w:rsidR="00E20915" w:rsidRPr="006412D6" w:rsidRDefault="00E20915" w:rsidP="00AE0599">
            <w:r w:rsidRPr="006412D6">
              <w:t>b2</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B3F0DB7" w14:textId="77777777" w:rsidR="00E20915" w:rsidRPr="006412D6" w:rsidRDefault="00E20915" w:rsidP="00AE0599">
            <w:r w:rsidRPr="006412D6">
              <w:t>x"00b1"</w:t>
            </w:r>
          </w:p>
        </w:tc>
        <w:tc>
          <w:tcPr>
            <w:tcW w:w="2080" w:type="dxa"/>
            <w:tcBorders>
              <w:top w:val="nil"/>
              <w:left w:val="nil"/>
              <w:bottom w:val="single" w:sz="4" w:space="0" w:color="auto"/>
              <w:right w:val="single" w:sz="4" w:space="0" w:color="auto"/>
            </w:tcBorders>
            <w:shd w:val="clear" w:color="auto" w:fill="auto"/>
            <w:noWrap/>
            <w:vAlign w:val="bottom"/>
            <w:hideMark/>
          </w:tcPr>
          <w:p w14:paraId="1CFE0B9C" w14:textId="77777777" w:rsidR="00E20915" w:rsidRPr="006412D6" w:rsidRDefault="00E20915" w:rsidP="00AE0599">
            <w:r w:rsidRPr="006412D6">
              <w:t>10110011</w:t>
            </w:r>
          </w:p>
        </w:tc>
      </w:tr>
      <w:tr w:rsidR="00E20915" w:rsidRPr="006412D6" w14:paraId="79406892"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0B6453" w14:textId="77777777" w:rsidR="00E20915" w:rsidRPr="006412D6" w:rsidRDefault="00E20915" w:rsidP="00AE0599">
            <w:r w:rsidRPr="006412D6">
              <w:t>b3</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C14A975" w14:textId="77777777" w:rsidR="00E20915" w:rsidRPr="006412D6" w:rsidRDefault="00E20915" w:rsidP="00AE0599">
            <w:r w:rsidRPr="006412D6">
              <w:t>x"00b2"</w:t>
            </w:r>
          </w:p>
        </w:tc>
        <w:tc>
          <w:tcPr>
            <w:tcW w:w="2080" w:type="dxa"/>
            <w:tcBorders>
              <w:top w:val="nil"/>
              <w:left w:val="nil"/>
              <w:bottom w:val="single" w:sz="4" w:space="0" w:color="auto"/>
              <w:right w:val="single" w:sz="4" w:space="0" w:color="auto"/>
            </w:tcBorders>
            <w:shd w:val="clear" w:color="auto" w:fill="auto"/>
            <w:noWrap/>
            <w:vAlign w:val="bottom"/>
            <w:hideMark/>
          </w:tcPr>
          <w:p w14:paraId="7FB5B728" w14:textId="77777777" w:rsidR="00E20915" w:rsidRPr="006412D6" w:rsidRDefault="00E20915" w:rsidP="00AE0599">
            <w:r w:rsidRPr="006412D6">
              <w:t>10110100</w:t>
            </w:r>
          </w:p>
        </w:tc>
      </w:tr>
      <w:tr w:rsidR="00E20915" w:rsidRPr="006412D6" w14:paraId="4B70B821"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6F8B0BC" w14:textId="77777777" w:rsidR="00E20915" w:rsidRPr="006412D6" w:rsidRDefault="00E20915" w:rsidP="00AE0599">
            <w:r w:rsidRPr="006412D6">
              <w:t>b4</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DA0F456" w14:textId="77777777" w:rsidR="00E20915" w:rsidRPr="006412D6" w:rsidRDefault="00E20915" w:rsidP="00AE0599">
            <w:r w:rsidRPr="006412D6">
              <w:t>x"00b3"</w:t>
            </w:r>
          </w:p>
        </w:tc>
        <w:tc>
          <w:tcPr>
            <w:tcW w:w="2080" w:type="dxa"/>
            <w:tcBorders>
              <w:top w:val="nil"/>
              <w:left w:val="nil"/>
              <w:bottom w:val="single" w:sz="4" w:space="0" w:color="auto"/>
              <w:right w:val="single" w:sz="4" w:space="0" w:color="auto"/>
            </w:tcBorders>
            <w:shd w:val="clear" w:color="auto" w:fill="auto"/>
            <w:noWrap/>
            <w:vAlign w:val="bottom"/>
            <w:hideMark/>
          </w:tcPr>
          <w:p w14:paraId="22CA717E" w14:textId="77777777" w:rsidR="00E20915" w:rsidRPr="006412D6" w:rsidRDefault="00E20915" w:rsidP="00AE0599">
            <w:r w:rsidRPr="006412D6">
              <w:t>10110101</w:t>
            </w:r>
          </w:p>
        </w:tc>
      </w:tr>
      <w:tr w:rsidR="00E20915" w:rsidRPr="006412D6" w14:paraId="00062CB3"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E549D29" w14:textId="77777777" w:rsidR="00E20915" w:rsidRPr="006412D6" w:rsidRDefault="00E20915" w:rsidP="00AE0599">
            <w:r w:rsidRPr="006412D6">
              <w:t>b5</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F1DF932" w14:textId="77777777" w:rsidR="00E20915" w:rsidRPr="006412D6" w:rsidRDefault="00E20915" w:rsidP="00AE0599">
            <w:r w:rsidRPr="006412D6">
              <w:t>x"00b4"</w:t>
            </w:r>
          </w:p>
        </w:tc>
        <w:tc>
          <w:tcPr>
            <w:tcW w:w="2080" w:type="dxa"/>
            <w:tcBorders>
              <w:top w:val="nil"/>
              <w:left w:val="nil"/>
              <w:bottom w:val="single" w:sz="4" w:space="0" w:color="auto"/>
              <w:right w:val="single" w:sz="4" w:space="0" w:color="auto"/>
            </w:tcBorders>
            <w:shd w:val="clear" w:color="auto" w:fill="auto"/>
            <w:noWrap/>
            <w:vAlign w:val="bottom"/>
            <w:hideMark/>
          </w:tcPr>
          <w:p w14:paraId="4BEDE20F" w14:textId="77777777" w:rsidR="00E20915" w:rsidRPr="006412D6" w:rsidRDefault="00E20915" w:rsidP="00AE0599">
            <w:r w:rsidRPr="006412D6">
              <w:t>10110110</w:t>
            </w:r>
          </w:p>
        </w:tc>
      </w:tr>
      <w:tr w:rsidR="00E20915" w:rsidRPr="006412D6" w14:paraId="5D08CC0D"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7ED7AF0" w14:textId="77777777" w:rsidR="00E20915" w:rsidRPr="006412D6" w:rsidRDefault="00E20915" w:rsidP="00AE0599">
            <w:r w:rsidRPr="006412D6">
              <w:t>b6</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C920D99" w14:textId="77777777" w:rsidR="00E20915" w:rsidRPr="006412D6" w:rsidRDefault="00E20915" w:rsidP="00AE0599">
            <w:r w:rsidRPr="006412D6">
              <w:t>x"00b5"</w:t>
            </w:r>
          </w:p>
        </w:tc>
        <w:tc>
          <w:tcPr>
            <w:tcW w:w="2080" w:type="dxa"/>
            <w:tcBorders>
              <w:top w:val="nil"/>
              <w:left w:val="nil"/>
              <w:bottom w:val="single" w:sz="4" w:space="0" w:color="auto"/>
              <w:right w:val="single" w:sz="4" w:space="0" w:color="auto"/>
            </w:tcBorders>
            <w:shd w:val="clear" w:color="auto" w:fill="auto"/>
            <w:noWrap/>
            <w:vAlign w:val="bottom"/>
            <w:hideMark/>
          </w:tcPr>
          <w:p w14:paraId="4A2087DB" w14:textId="77777777" w:rsidR="00E20915" w:rsidRPr="006412D6" w:rsidRDefault="00E20915" w:rsidP="00AE0599">
            <w:r w:rsidRPr="006412D6">
              <w:t>10110111</w:t>
            </w:r>
          </w:p>
        </w:tc>
      </w:tr>
      <w:tr w:rsidR="00E20915" w:rsidRPr="006412D6" w14:paraId="2127639D"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588F35A" w14:textId="77777777" w:rsidR="00E20915" w:rsidRPr="006412D6" w:rsidRDefault="00E20915" w:rsidP="00AE0599">
            <w:r w:rsidRPr="006412D6">
              <w:t>b7</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1EC9B5C" w14:textId="77777777" w:rsidR="00E20915" w:rsidRPr="006412D6" w:rsidRDefault="00E20915" w:rsidP="00AE0599">
            <w:r w:rsidRPr="006412D6">
              <w:t>x"00b6"</w:t>
            </w:r>
          </w:p>
        </w:tc>
        <w:tc>
          <w:tcPr>
            <w:tcW w:w="2080" w:type="dxa"/>
            <w:tcBorders>
              <w:top w:val="nil"/>
              <w:left w:val="nil"/>
              <w:bottom w:val="single" w:sz="4" w:space="0" w:color="auto"/>
              <w:right w:val="single" w:sz="4" w:space="0" w:color="auto"/>
            </w:tcBorders>
            <w:shd w:val="clear" w:color="auto" w:fill="auto"/>
            <w:noWrap/>
            <w:vAlign w:val="bottom"/>
            <w:hideMark/>
          </w:tcPr>
          <w:p w14:paraId="4D110631" w14:textId="77777777" w:rsidR="00E20915" w:rsidRPr="006412D6" w:rsidRDefault="00E20915" w:rsidP="00AE0599">
            <w:r w:rsidRPr="006412D6">
              <w:t>10111000</w:t>
            </w:r>
          </w:p>
        </w:tc>
      </w:tr>
      <w:tr w:rsidR="00E20915" w:rsidRPr="006412D6" w14:paraId="0EC6B5E4"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F254164" w14:textId="77777777" w:rsidR="00E20915" w:rsidRPr="006412D6" w:rsidRDefault="00E20915" w:rsidP="00AE0599">
            <w:r w:rsidRPr="006412D6">
              <w:t>b8</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34AA4D8" w14:textId="77777777" w:rsidR="00E20915" w:rsidRPr="006412D6" w:rsidRDefault="00E20915" w:rsidP="00AE0599">
            <w:r w:rsidRPr="006412D6">
              <w:t>x"00b7"</w:t>
            </w:r>
          </w:p>
        </w:tc>
        <w:tc>
          <w:tcPr>
            <w:tcW w:w="2080" w:type="dxa"/>
            <w:tcBorders>
              <w:top w:val="nil"/>
              <w:left w:val="nil"/>
              <w:bottom w:val="single" w:sz="4" w:space="0" w:color="auto"/>
              <w:right w:val="single" w:sz="4" w:space="0" w:color="auto"/>
            </w:tcBorders>
            <w:shd w:val="clear" w:color="auto" w:fill="auto"/>
            <w:noWrap/>
            <w:vAlign w:val="bottom"/>
            <w:hideMark/>
          </w:tcPr>
          <w:p w14:paraId="71A2D4B2" w14:textId="77777777" w:rsidR="00E20915" w:rsidRPr="006412D6" w:rsidRDefault="00E20915" w:rsidP="00AE0599">
            <w:r w:rsidRPr="006412D6">
              <w:t>10111001</w:t>
            </w:r>
          </w:p>
        </w:tc>
      </w:tr>
      <w:tr w:rsidR="00E20915" w:rsidRPr="006412D6" w14:paraId="3F2AC3CF"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83C9DCD" w14:textId="77777777" w:rsidR="00E20915" w:rsidRPr="006412D6" w:rsidRDefault="00E20915" w:rsidP="00AE0599">
            <w:r w:rsidRPr="006412D6">
              <w:t>b9</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87EC798" w14:textId="77777777" w:rsidR="00E20915" w:rsidRPr="006412D6" w:rsidRDefault="00E20915" w:rsidP="00AE0599">
            <w:r w:rsidRPr="006412D6">
              <w:t>x"00b8"</w:t>
            </w:r>
          </w:p>
        </w:tc>
        <w:tc>
          <w:tcPr>
            <w:tcW w:w="2080" w:type="dxa"/>
            <w:tcBorders>
              <w:top w:val="nil"/>
              <w:left w:val="nil"/>
              <w:bottom w:val="single" w:sz="4" w:space="0" w:color="auto"/>
              <w:right w:val="single" w:sz="4" w:space="0" w:color="auto"/>
            </w:tcBorders>
            <w:shd w:val="clear" w:color="auto" w:fill="auto"/>
            <w:noWrap/>
            <w:vAlign w:val="bottom"/>
            <w:hideMark/>
          </w:tcPr>
          <w:p w14:paraId="42BBF174" w14:textId="77777777" w:rsidR="00E20915" w:rsidRPr="006412D6" w:rsidRDefault="00E20915" w:rsidP="00AE0599">
            <w:r w:rsidRPr="006412D6">
              <w:t>10111010</w:t>
            </w:r>
          </w:p>
        </w:tc>
      </w:tr>
      <w:tr w:rsidR="00E20915" w:rsidRPr="006412D6" w14:paraId="44A55428"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6A6BFC7" w14:textId="77777777" w:rsidR="00E20915" w:rsidRPr="006412D6" w:rsidRDefault="00E20915" w:rsidP="00AE0599">
            <w:r w:rsidRPr="006412D6">
              <w:t>ba</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6181E7F" w14:textId="77777777" w:rsidR="00E20915" w:rsidRPr="006412D6" w:rsidRDefault="00E20915" w:rsidP="00AE0599">
            <w:r w:rsidRPr="006412D6">
              <w:t>x"00b9"</w:t>
            </w:r>
          </w:p>
        </w:tc>
        <w:tc>
          <w:tcPr>
            <w:tcW w:w="2080" w:type="dxa"/>
            <w:tcBorders>
              <w:top w:val="nil"/>
              <w:left w:val="nil"/>
              <w:bottom w:val="single" w:sz="4" w:space="0" w:color="auto"/>
              <w:right w:val="single" w:sz="4" w:space="0" w:color="auto"/>
            </w:tcBorders>
            <w:shd w:val="clear" w:color="auto" w:fill="auto"/>
            <w:noWrap/>
            <w:vAlign w:val="bottom"/>
            <w:hideMark/>
          </w:tcPr>
          <w:p w14:paraId="0656A284" w14:textId="77777777" w:rsidR="00E20915" w:rsidRPr="006412D6" w:rsidRDefault="00E20915" w:rsidP="00AE0599">
            <w:r w:rsidRPr="006412D6">
              <w:t>10111011</w:t>
            </w:r>
          </w:p>
        </w:tc>
      </w:tr>
      <w:tr w:rsidR="00E20915" w:rsidRPr="006412D6" w14:paraId="74C0023A"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59A50D6" w14:textId="77777777" w:rsidR="00E20915" w:rsidRPr="006412D6" w:rsidRDefault="00E20915" w:rsidP="00AE0599">
            <w:r w:rsidRPr="006412D6">
              <w:t>bb</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C1BCE19" w14:textId="77777777" w:rsidR="00E20915" w:rsidRPr="006412D6" w:rsidRDefault="00E20915" w:rsidP="00AE0599">
            <w:r w:rsidRPr="006412D6">
              <w:t>x"00ba"</w:t>
            </w:r>
          </w:p>
        </w:tc>
        <w:tc>
          <w:tcPr>
            <w:tcW w:w="2080" w:type="dxa"/>
            <w:tcBorders>
              <w:top w:val="nil"/>
              <w:left w:val="nil"/>
              <w:bottom w:val="single" w:sz="4" w:space="0" w:color="auto"/>
              <w:right w:val="single" w:sz="4" w:space="0" w:color="auto"/>
            </w:tcBorders>
            <w:shd w:val="clear" w:color="auto" w:fill="auto"/>
            <w:noWrap/>
            <w:vAlign w:val="bottom"/>
            <w:hideMark/>
          </w:tcPr>
          <w:p w14:paraId="31BE834E" w14:textId="77777777" w:rsidR="00E20915" w:rsidRPr="006412D6" w:rsidRDefault="00E20915" w:rsidP="00AE0599">
            <w:r w:rsidRPr="006412D6">
              <w:t>10111100</w:t>
            </w:r>
          </w:p>
        </w:tc>
      </w:tr>
      <w:tr w:rsidR="00E20915" w:rsidRPr="006412D6" w14:paraId="6F7375EE"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522626F" w14:textId="77777777" w:rsidR="00E20915" w:rsidRPr="006412D6" w:rsidRDefault="00E20915" w:rsidP="00AE0599">
            <w:r w:rsidRPr="006412D6">
              <w:t>bc</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326FD71" w14:textId="77777777" w:rsidR="00E20915" w:rsidRPr="006412D6" w:rsidRDefault="00E20915" w:rsidP="00AE0599">
            <w:r w:rsidRPr="006412D6">
              <w:t>x"00bb"</w:t>
            </w:r>
          </w:p>
        </w:tc>
        <w:tc>
          <w:tcPr>
            <w:tcW w:w="2080" w:type="dxa"/>
            <w:tcBorders>
              <w:top w:val="nil"/>
              <w:left w:val="nil"/>
              <w:bottom w:val="single" w:sz="4" w:space="0" w:color="auto"/>
              <w:right w:val="single" w:sz="4" w:space="0" w:color="auto"/>
            </w:tcBorders>
            <w:shd w:val="clear" w:color="auto" w:fill="auto"/>
            <w:noWrap/>
            <w:vAlign w:val="bottom"/>
            <w:hideMark/>
          </w:tcPr>
          <w:p w14:paraId="59D5859B" w14:textId="77777777" w:rsidR="00E20915" w:rsidRPr="006412D6" w:rsidRDefault="00E20915" w:rsidP="00AE0599">
            <w:r w:rsidRPr="006412D6">
              <w:t>10111101</w:t>
            </w:r>
          </w:p>
        </w:tc>
      </w:tr>
      <w:tr w:rsidR="00E20915" w:rsidRPr="006412D6" w14:paraId="7C457327"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B801782" w14:textId="77777777" w:rsidR="00E20915" w:rsidRPr="006412D6" w:rsidRDefault="00E20915" w:rsidP="00AE0599">
            <w:r w:rsidRPr="006412D6">
              <w:t>bd</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C12AD5E" w14:textId="77777777" w:rsidR="00E20915" w:rsidRPr="006412D6" w:rsidRDefault="00E20915" w:rsidP="00AE0599">
            <w:r w:rsidRPr="006412D6">
              <w:t>x"00bc"</w:t>
            </w:r>
          </w:p>
        </w:tc>
        <w:tc>
          <w:tcPr>
            <w:tcW w:w="2080" w:type="dxa"/>
            <w:tcBorders>
              <w:top w:val="nil"/>
              <w:left w:val="nil"/>
              <w:bottom w:val="single" w:sz="4" w:space="0" w:color="auto"/>
              <w:right w:val="single" w:sz="4" w:space="0" w:color="auto"/>
            </w:tcBorders>
            <w:shd w:val="clear" w:color="auto" w:fill="auto"/>
            <w:noWrap/>
            <w:vAlign w:val="bottom"/>
            <w:hideMark/>
          </w:tcPr>
          <w:p w14:paraId="3391D281" w14:textId="77777777" w:rsidR="00E20915" w:rsidRPr="006412D6" w:rsidRDefault="00E20915" w:rsidP="00AE0599">
            <w:r w:rsidRPr="006412D6">
              <w:t>10111110</w:t>
            </w:r>
          </w:p>
        </w:tc>
      </w:tr>
      <w:tr w:rsidR="00E20915" w:rsidRPr="006412D6" w14:paraId="6E9E0458"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F5FACA3" w14:textId="77777777" w:rsidR="00E20915" w:rsidRPr="006412D6" w:rsidRDefault="00E20915" w:rsidP="00AE0599">
            <w:r w:rsidRPr="006412D6">
              <w:t>be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46E9A4A" w14:textId="77777777" w:rsidR="00E20915" w:rsidRPr="006412D6" w:rsidRDefault="00E20915" w:rsidP="00AE0599">
            <w:r w:rsidRPr="006412D6">
              <w:t>x"00bd"</w:t>
            </w:r>
          </w:p>
        </w:tc>
        <w:tc>
          <w:tcPr>
            <w:tcW w:w="2080" w:type="dxa"/>
            <w:tcBorders>
              <w:top w:val="nil"/>
              <w:left w:val="nil"/>
              <w:bottom w:val="single" w:sz="4" w:space="0" w:color="auto"/>
              <w:right w:val="single" w:sz="4" w:space="0" w:color="auto"/>
            </w:tcBorders>
            <w:shd w:val="clear" w:color="auto" w:fill="auto"/>
            <w:noWrap/>
            <w:vAlign w:val="bottom"/>
            <w:hideMark/>
          </w:tcPr>
          <w:p w14:paraId="0222081D" w14:textId="77777777" w:rsidR="00E20915" w:rsidRPr="006412D6" w:rsidRDefault="00E20915" w:rsidP="00AE0599">
            <w:r w:rsidRPr="006412D6">
              <w:t>10111111</w:t>
            </w:r>
          </w:p>
        </w:tc>
      </w:tr>
      <w:tr w:rsidR="00E20915" w:rsidRPr="006412D6" w14:paraId="180486EA"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F198C92" w14:textId="77777777" w:rsidR="00E20915" w:rsidRPr="006412D6" w:rsidRDefault="00E20915" w:rsidP="00AE0599">
            <w:r w:rsidRPr="006412D6">
              <w:t>bf</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2329D79" w14:textId="77777777" w:rsidR="00E20915" w:rsidRPr="006412D6" w:rsidRDefault="00E20915" w:rsidP="00AE0599">
            <w:r w:rsidRPr="006412D6">
              <w:t>x"00be"</w:t>
            </w:r>
          </w:p>
        </w:tc>
        <w:tc>
          <w:tcPr>
            <w:tcW w:w="2080" w:type="dxa"/>
            <w:tcBorders>
              <w:top w:val="nil"/>
              <w:left w:val="nil"/>
              <w:bottom w:val="single" w:sz="4" w:space="0" w:color="auto"/>
              <w:right w:val="single" w:sz="4" w:space="0" w:color="auto"/>
            </w:tcBorders>
            <w:shd w:val="clear" w:color="auto" w:fill="auto"/>
            <w:noWrap/>
            <w:vAlign w:val="bottom"/>
            <w:hideMark/>
          </w:tcPr>
          <w:p w14:paraId="7ACFFC07" w14:textId="77777777" w:rsidR="00E20915" w:rsidRPr="006412D6" w:rsidRDefault="00E20915" w:rsidP="00AE0599">
            <w:r w:rsidRPr="006412D6">
              <w:t>11000000</w:t>
            </w:r>
          </w:p>
        </w:tc>
      </w:tr>
      <w:tr w:rsidR="00E20915" w:rsidRPr="006412D6" w14:paraId="4EADFD7A"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0B887EB" w14:textId="77777777" w:rsidR="00E20915" w:rsidRPr="006412D6" w:rsidRDefault="00E20915" w:rsidP="00AE0599">
            <w:r w:rsidRPr="006412D6">
              <w:t>c0</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242EBBB" w14:textId="77777777" w:rsidR="00E20915" w:rsidRPr="006412D6" w:rsidRDefault="00E20915" w:rsidP="00AE0599">
            <w:r w:rsidRPr="006412D6">
              <w:t>x"00bf"</w:t>
            </w:r>
          </w:p>
        </w:tc>
        <w:tc>
          <w:tcPr>
            <w:tcW w:w="2080" w:type="dxa"/>
            <w:tcBorders>
              <w:top w:val="nil"/>
              <w:left w:val="nil"/>
              <w:bottom w:val="single" w:sz="4" w:space="0" w:color="auto"/>
              <w:right w:val="single" w:sz="4" w:space="0" w:color="auto"/>
            </w:tcBorders>
            <w:shd w:val="clear" w:color="auto" w:fill="auto"/>
            <w:noWrap/>
            <w:vAlign w:val="bottom"/>
            <w:hideMark/>
          </w:tcPr>
          <w:p w14:paraId="1C5A48F7" w14:textId="77777777" w:rsidR="00E20915" w:rsidRPr="006412D6" w:rsidRDefault="00E20915" w:rsidP="00AE0599">
            <w:r w:rsidRPr="006412D6">
              <w:t>11000001</w:t>
            </w:r>
          </w:p>
        </w:tc>
      </w:tr>
      <w:tr w:rsidR="00E20915" w:rsidRPr="006412D6" w14:paraId="4009BD0B"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3E211AF" w14:textId="77777777" w:rsidR="00E20915" w:rsidRPr="006412D6" w:rsidRDefault="00E20915" w:rsidP="00AE0599">
            <w:r w:rsidRPr="006412D6">
              <w:t>c1</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2CD0A51" w14:textId="77777777" w:rsidR="00E20915" w:rsidRPr="006412D6" w:rsidRDefault="00E20915" w:rsidP="00AE0599">
            <w:r w:rsidRPr="006412D6">
              <w:t>x"00c0"</w:t>
            </w:r>
          </w:p>
        </w:tc>
        <w:tc>
          <w:tcPr>
            <w:tcW w:w="2080" w:type="dxa"/>
            <w:tcBorders>
              <w:top w:val="nil"/>
              <w:left w:val="nil"/>
              <w:bottom w:val="single" w:sz="4" w:space="0" w:color="auto"/>
              <w:right w:val="single" w:sz="4" w:space="0" w:color="auto"/>
            </w:tcBorders>
            <w:shd w:val="clear" w:color="auto" w:fill="auto"/>
            <w:noWrap/>
            <w:vAlign w:val="bottom"/>
            <w:hideMark/>
          </w:tcPr>
          <w:p w14:paraId="5F11918D" w14:textId="77777777" w:rsidR="00E20915" w:rsidRPr="006412D6" w:rsidRDefault="00E20915" w:rsidP="00AE0599">
            <w:r w:rsidRPr="006412D6">
              <w:t>11000010</w:t>
            </w:r>
          </w:p>
        </w:tc>
      </w:tr>
      <w:tr w:rsidR="00E20915" w:rsidRPr="006412D6" w14:paraId="14C08315"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0A61B46" w14:textId="77777777" w:rsidR="00E20915" w:rsidRPr="006412D6" w:rsidRDefault="00E20915" w:rsidP="00AE0599">
            <w:r w:rsidRPr="006412D6">
              <w:t>c2</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0F7122D3" w14:textId="77777777" w:rsidR="00E20915" w:rsidRPr="006412D6" w:rsidRDefault="00E20915" w:rsidP="00AE0599">
            <w:r w:rsidRPr="006412D6">
              <w:t>x"00c1"</w:t>
            </w:r>
          </w:p>
        </w:tc>
        <w:tc>
          <w:tcPr>
            <w:tcW w:w="2080" w:type="dxa"/>
            <w:tcBorders>
              <w:top w:val="nil"/>
              <w:left w:val="nil"/>
              <w:bottom w:val="single" w:sz="4" w:space="0" w:color="auto"/>
              <w:right w:val="single" w:sz="4" w:space="0" w:color="auto"/>
            </w:tcBorders>
            <w:shd w:val="clear" w:color="auto" w:fill="auto"/>
            <w:noWrap/>
            <w:vAlign w:val="bottom"/>
            <w:hideMark/>
          </w:tcPr>
          <w:p w14:paraId="0251BCB1" w14:textId="77777777" w:rsidR="00E20915" w:rsidRPr="006412D6" w:rsidRDefault="00E20915" w:rsidP="00AE0599">
            <w:r w:rsidRPr="006412D6">
              <w:t>11000011</w:t>
            </w:r>
          </w:p>
        </w:tc>
      </w:tr>
      <w:tr w:rsidR="00E20915" w:rsidRPr="006412D6" w14:paraId="1B874A64"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87179A0" w14:textId="77777777" w:rsidR="00E20915" w:rsidRPr="006412D6" w:rsidRDefault="00E20915" w:rsidP="00AE0599">
            <w:r w:rsidRPr="006412D6">
              <w:t>c3</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453B40E" w14:textId="77777777" w:rsidR="00E20915" w:rsidRPr="006412D6" w:rsidRDefault="00E20915" w:rsidP="00AE0599">
            <w:r w:rsidRPr="006412D6">
              <w:t>x"00c2"</w:t>
            </w:r>
          </w:p>
        </w:tc>
        <w:tc>
          <w:tcPr>
            <w:tcW w:w="2080" w:type="dxa"/>
            <w:tcBorders>
              <w:top w:val="nil"/>
              <w:left w:val="nil"/>
              <w:bottom w:val="single" w:sz="4" w:space="0" w:color="auto"/>
              <w:right w:val="single" w:sz="4" w:space="0" w:color="auto"/>
            </w:tcBorders>
            <w:shd w:val="clear" w:color="auto" w:fill="auto"/>
            <w:noWrap/>
            <w:vAlign w:val="bottom"/>
            <w:hideMark/>
          </w:tcPr>
          <w:p w14:paraId="4A2F817C" w14:textId="77777777" w:rsidR="00E20915" w:rsidRPr="006412D6" w:rsidRDefault="00E20915" w:rsidP="00AE0599">
            <w:r w:rsidRPr="006412D6">
              <w:t>11000100</w:t>
            </w:r>
          </w:p>
        </w:tc>
      </w:tr>
      <w:tr w:rsidR="00E20915" w:rsidRPr="006412D6" w14:paraId="3AA0C4A5"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03D97B9" w14:textId="77777777" w:rsidR="00E20915" w:rsidRPr="006412D6" w:rsidRDefault="00E20915" w:rsidP="00AE0599">
            <w:r w:rsidRPr="006412D6">
              <w:t>c4</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5F2734A" w14:textId="77777777" w:rsidR="00E20915" w:rsidRPr="006412D6" w:rsidRDefault="00E20915" w:rsidP="00AE0599">
            <w:r w:rsidRPr="006412D6">
              <w:t>x"00c3"</w:t>
            </w:r>
          </w:p>
        </w:tc>
        <w:tc>
          <w:tcPr>
            <w:tcW w:w="2080" w:type="dxa"/>
            <w:tcBorders>
              <w:top w:val="nil"/>
              <w:left w:val="nil"/>
              <w:bottom w:val="single" w:sz="4" w:space="0" w:color="auto"/>
              <w:right w:val="single" w:sz="4" w:space="0" w:color="auto"/>
            </w:tcBorders>
            <w:shd w:val="clear" w:color="auto" w:fill="auto"/>
            <w:noWrap/>
            <w:vAlign w:val="bottom"/>
            <w:hideMark/>
          </w:tcPr>
          <w:p w14:paraId="013DCAFC" w14:textId="77777777" w:rsidR="00E20915" w:rsidRPr="006412D6" w:rsidRDefault="00E20915" w:rsidP="00AE0599">
            <w:r w:rsidRPr="006412D6">
              <w:t>11000101</w:t>
            </w:r>
          </w:p>
        </w:tc>
      </w:tr>
      <w:tr w:rsidR="00E20915" w:rsidRPr="006412D6" w14:paraId="45E75B93"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4A4B008" w14:textId="77777777" w:rsidR="00E20915" w:rsidRPr="006412D6" w:rsidRDefault="00E20915" w:rsidP="00AE0599">
            <w:r w:rsidRPr="006412D6">
              <w:lastRenderedPageBreak/>
              <w:t>c5</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D01E9C9" w14:textId="77777777" w:rsidR="00E20915" w:rsidRPr="006412D6" w:rsidRDefault="00E20915" w:rsidP="00AE0599">
            <w:r w:rsidRPr="006412D6">
              <w:t>x"00c4"</w:t>
            </w:r>
          </w:p>
        </w:tc>
        <w:tc>
          <w:tcPr>
            <w:tcW w:w="2080" w:type="dxa"/>
            <w:tcBorders>
              <w:top w:val="nil"/>
              <w:left w:val="nil"/>
              <w:bottom w:val="single" w:sz="4" w:space="0" w:color="auto"/>
              <w:right w:val="single" w:sz="4" w:space="0" w:color="auto"/>
            </w:tcBorders>
            <w:shd w:val="clear" w:color="auto" w:fill="auto"/>
            <w:noWrap/>
            <w:vAlign w:val="bottom"/>
            <w:hideMark/>
          </w:tcPr>
          <w:p w14:paraId="4D72BDC7" w14:textId="77777777" w:rsidR="00E20915" w:rsidRPr="006412D6" w:rsidRDefault="00E20915" w:rsidP="00AE0599">
            <w:r w:rsidRPr="006412D6">
              <w:t>11000110</w:t>
            </w:r>
          </w:p>
        </w:tc>
      </w:tr>
      <w:tr w:rsidR="00E20915" w:rsidRPr="006412D6" w14:paraId="64B9D730"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B0FFE6" w14:textId="77777777" w:rsidR="00E20915" w:rsidRPr="006412D6" w:rsidRDefault="00E20915" w:rsidP="00AE0599">
            <w:r w:rsidRPr="006412D6">
              <w:t>c6</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C56112B" w14:textId="77777777" w:rsidR="00E20915" w:rsidRPr="006412D6" w:rsidRDefault="00E20915" w:rsidP="00AE0599">
            <w:r w:rsidRPr="006412D6">
              <w:t>x"00c5"</w:t>
            </w:r>
          </w:p>
        </w:tc>
        <w:tc>
          <w:tcPr>
            <w:tcW w:w="2080" w:type="dxa"/>
            <w:tcBorders>
              <w:top w:val="nil"/>
              <w:left w:val="nil"/>
              <w:bottom w:val="single" w:sz="4" w:space="0" w:color="auto"/>
              <w:right w:val="single" w:sz="4" w:space="0" w:color="auto"/>
            </w:tcBorders>
            <w:shd w:val="clear" w:color="auto" w:fill="auto"/>
            <w:noWrap/>
            <w:vAlign w:val="bottom"/>
            <w:hideMark/>
          </w:tcPr>
          <w:p w14:paraId="4CDD66B4" w14:textId="77777777" w:rsidR="00E20915" w:rsidRPr="006412D6" w:rsidRDefault="00E20915" w:rsidP="00AE0599">
            <w:r w:rsidRPr="006412D6">
              <w:t>11000111</w:t>
            </w:r>
          </w:p>
        </w:tc>
      </w:tr>
      <w:tr w:rsidR="00E20915" w:rsidRPr="006412D6" w14:paraId="7A63316B"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881376F" w14:textId="77777777" w:rsidR="00E20915" w:rsidRPr="006412D6" w:rsidRDefault="00E20915" w:rsidP="00AE0599">
            <w:r w:rsidRPr="006412D6">
              <w:t>c7</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03885DA" w14:textId="77777777" w:rsidR="00E20915" w:rsidRPr="006412D6" w:rsidRDefault="00E20915" w:rsidP="00AE0599">
            <w:r w:rsidRPr="006412D6">
              <w:t>x"00c6"</w:t>
            </w:r>
          </w:p>
        </w:tc>
        <w:tc>
          <w:tcPr>
            <w:tcW w:w="2080" w:type="dxa"/>
            <w:tcBorders>
              <w:top w:val="nil"/>
              <w:left w:val="nil"/>
              <w:bottom w:val="single" w:sz="4" w:space="0" w:color="auto"/>
              <w:right w:val="single" w:sz="4" w:space="0" w:color="auto"/>
            </w:tcBorders>
            <w:shd w:val="clear" w:color="auto" w:fill="auto"/>
            <w:noWrap/>
            <w:vAlign w:val="bottom"/>
            <w:hideMark/>
          </w:tcPr>
          <w:p w14:paraId="3373BE95" w14:textId="77777777" w:rsidR="00E20915" w:rsidRPr="006412D6" w:rsidRDefault="00E20915" w:rsidP="00AE0599">
            <w:r w:rsidRPr="006412D6">
              <w:t>11001000</w:t>
            </w:r>
          </w:p>
        </w:tc>
      </w:tr>
      <w:tr w:rsidR="00E20915" w:rsidRPr="006412D6" w14:paraId="4EDDE99F"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A6BC72A" w14:textId="77777777" w:rsidR="00E20915" w:rsidRPr="006412D6" w:rsidRDefault="00E20915" w:rsidP="00AE0599">
            <w:r w:rsidRPr="006412D6">
              <w:t>c8</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3C46250" w14:textId="77777777" w:rsidR="00E20915" w:rsidRPr="006412D6" w:rsidRDefault="00E20915" w:rsidP="00AE0599">
            <w:r w:rsidRPr="006412D6">
              <w:t>x"00c7"</w:t>
            </w:r>
          </w:p>
        </w:tc>
        <w:tc>
          <w:tcPr>
            <w:tcW w:w="2080" w:type="dxa"/>
            <w:tcBorders>
              <w:top w:val="nil"/>
              <w:left w:val="nil"/>
              <w:bottom w:val="single" w:sz="4" w:space="0" w:color="auto"/>
              <w:right w:val="single" w:sz="4" w:space="0" w:color="auto"/>
            </w:tcBorders>
            <w:shd w:val="clear" w:color="auto" w:fill="auto"/>
            <w:noWrap/>
            <w:vAlign w:val="bottom"/>
            <w:hideMark/>
          </w:tcPr>
          <w:p w14:paraId="3FFC588D" w14:textId="77777777" w:rsidR="00E20915" w:rsidRPr="006412D6" w:rsidRDefault="00E20915" w:rsidP="00AE0599">
            <w:r w:rsidRPr="006412D6">
              <w:t>11001001</w:t>
            </w:r>
          </w:p>
        </w:tc>
      </w:tr>
      <w:tr w:rsidR="00E20915" w:rsidRPr="006412D6" w14:paraId="77292E44"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2584EC8" w14:textId="77777777" w:rsidR="00E20915" w:rsidRPr="006412D6" w:rsidRDefault="00E20915" w:rsidP="00AE0599">
            <w:r w:rsidRPr="006412D6">
              <w:t>c9</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00D31638" w14:textId="77777777" w:rsidR="00E20915" w:rsidRPr="006412D6" w:rsidRDefault="00E20915" w:rsidP="00AE0599">
            <w:r w:rsidRPr="006412D6">
              <w:t>x"00c8"</w:t>
            </w:r>
          </w:p>
        </w:tc>
        <w:tc>
          <w:tcPr>
            <w:tcW w:w="2080" w:type="dxa"/>
            <w:tcBorders>
              <w:top w:val="nil"/>
              <w:left w:val="nil"/>
              <w:bottom w:val="single" w:sz="4" w:space="0" w:color="auto"/>
              <w:right w:val="single" w:sz="4" w:space="0" w:color="auto"/>
            </w:tcBorders>
            <w:shd w:val="clear" w:color="auto" w:fill="auto"/>
            <w:noWrap/>
            <w:vAlign w:val="bottom"/>
            <w:hideMark/>
          </w:tcPr>
          <w:p w14:paraId="3D08015D" w14:textId="77777777" w:rsidR="00E20915" w:rsidRPr="006412D6" w:rsidRDefault="00E20915" w:rsidP="00AE0599">
            <w:r w:rsidRPr="006412D6">
              <w:t>11001010</w:t>
            </w:r>
          </w:p>
        </w:tc>
      </w:tr>
      <w:tr w:rsidR="00E20915" w:rsidRPr="006412D6" w14:paraId="266F76E1"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1E0D813" w14:textId="77777777" w:rsidR="00E20915" w:rsidRPr="006412D6" w:rsidRDefault="00E20915" w:rsidP="00AE0599">
            <w:r w:rsidRPr="006412D6">
              <w:t>ca</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9CDFDA3" w14:textId="77777777" w:rsidR="00E20915" w:rsidRPr="006412D6" w:rsidRDefault="00E20915" w:rsidP="00AE0599">
            <w:r w:rsidRPr="006412D6">
              <w:t>x"00c9"</w:t>
            </w:r>
          </w:p>
        </w:tc>
        <w:tc>
          <w:tcPr>
            <w:tcW w:w="2080" w:type="dxa"/>
            <w:tcBorders>
              <w:top w:val="nil"/>
              <w:left w:val="nil"/>
              <w:bottom w:val="single" w:sz="4" w:space="0" w:color="auto"/>
              <w:right w:val="single" w:sz="4" w:space="0" w:color="auto"/>
            </w:tcBorders>
            <w:shd w:val="clear" w:color="auto" w:fill="auto"/>
            <w:noWrap/>
            <w:vAlign w:val="bottom"/>
            <w:hideMark/>
          </w:tcPr>
          <w:p w14:paraId="5E881A8D" w14:textId="77777777" w:rsidR="00E20915" w:rsidRPr="006412D6" w:rsidRDefault="00E20915" w:rsidP="00AE0599">
            <w:r w:rsidRPr="006412D6">
              <w:t>11001011</w:t>
            </w:r>
          </w:p>
        </w:tc>
      </w:tr>
      <w:tr w:rsidR="00E20915" w:rsidRPr="006412D6" w14:paraId="647BFE19"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D305F8C" w14:textId="77777777" w:rsidR="00E20915" w:rsidRPr="006412D6" w:rsidRDefault="00E20915" w:rsidP="00AE0599">
            <w:r w:rsidRPr="006412D6">
              <w:t>cb</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3CE2E1D" w14:textId="77777777" w:rsidR="00E20915" w:rsidRPr="006412D6" w:rsidRDefault="00E20915" w:rsidP="00AE0599">
            <w:r w:rsidRPr="006412D6">
              <w:t>x"00ca"</w:t>
            </w:r>
          </w:p>
        </w:tc>
        <w:tc>
          <w:tcPr>
            <w:tcW w:w="2080" w:type="dxa"/>
            <w:tcBorders>
              <w:top w:val="nil"/>
              <w:left w:val="nil"/>
              <w:bottom w:val="single" w:sz="4" w:space="0" w:color="auto"/>
              <w:right w:val="single" w:sz="4" w:space="0" w:color="auto"/>
            </w:tcBorders>
            <w:shd w:val="clear" w:color="auto" w:fill="auto"/>
            <w:noWrap/>
            <w:vAlign w:val="bottom"/>
            <w:hideMark/>
          </w:tcPr>
          <w:p w14:paraId="77CBE779" w14:textId="77777777" w:rsidR="00E20915" w:rsidRPr="006412D6" w:rsidRDefault="00E20915" w:rsidP="00AE0599">
            <w:r w:rsidRPr="006412D6">
              <w:t>11001100</w:t>
            </w:r>
          </w:p>
        </w:tc>
      </w:tr>
      <w:tr w:rsidR="00E20915" w:rsidRPr="006412D6" w14:paraId="76D61368"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3CFE9B7" w14:textId="77777777" w:rsidR="00E20915" w:rsidRPr="006412D6" w:rsidRDefault="00E20915" w:rsidP="00AE0599">
            <w:r w:rsidRPr="006412D6">
              <w:t>cc</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A45C2C8" w14:textId="77777777" w:rsidR="00E20915" w:rsidRPr="006412D6" w:rsidRDefault="00E20915" w:rsidP="00AE0599">
            <w:r w:rsidRPr="006412D6">
              <w:t>x"00cb"</w:t>
            </w:r>
          </w:p>
        </w:tc>
        <w:tc>
          <w:tcPr>
            <w:tcW w:w="2080" w:type="dxa"/>
            <w:tcBorders>
              <w:top w:val="nil"/>
              <w:left w:val="nil"/>
              <w:bottom w:val="single" w:sz="4" w:space="0" w:color="auto"/>
              <w:right w:val="single" w:sz="4" w:space="0" w:color="auto"/>
            </w:tcBorders>
            <w:shd w:val="clear" w:color="auto" w:fill="auto"/>
            <w:noWrap/>
            <w:vAlign w:val="bottom"/>
            <w:hideMark/>
          </w:tcPr>
          <w:p w14:paraId="414E606D" w14:textId="77777777" w:rsidR="00E20915" w:rsidRPr="006412D6" w:rsidRDefault="00E20915" w:rsidP="00AE0599">
            <w:r w:rsidRPr="006412D6">
              <w:t>11001101</w:t>
            </w:r>
          </w:p>
        </w:tc>
      </w:tr>
      <w:tr w:rsidR="00E20915" w:rsidRPr="006412D6" w14:paraId="38DFF995"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DB36682" w14:textId="77777777" w:rsidR="00E20915" w:rsidRPr="006412D6" w:rsidRDefault="00E20915" w:rsidP="00AE0599">
            <w:r w:rsidRPr="006412D6">
              <w:t>cd</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6704818" w14:textId="77777777" w:rsidR="00E20915" w:rsidRPr="006412D6" w:rsidRDefault="00E20915" w:rsidP="00AE0599">
            <w:r w:rsidRPr="006412D6">
              <w:t>x"00cc"</w:t>
            </w:r>
          </w:p>
        </w:tc>
        <w:tc>
          <w:tcPr>
            <w:tcW w:w="2080" w:type="dxa"/>
            <w:tcBorders>
              <w:top w:val="nil"/>
              <w:left w:val="nil"/>
              <w:bottom w:val="single" w:sz="4" w:space="0" w:color="auto"/>
              <w:right w:val="single" w:sz="4" w:space="0" w:color="auto"/>
            </w:tcBorders>
            <w:shd w:val="clear" w:color="auto" w:fill="auto"/>
            <w:noWrap/>
            <w:vAlign w:val="bottom"/>
            <w:hideMark/>
          </w:tcPr>
          <w:p w14:paraId="0C8A8369" w14:textId="77777777" w:rsidR="00E20915" w:rsidRPr="006412D6" w:rsidRDefault="00E20915" w:rsidP="00AE0599">
            <w:r w:rsidRPr="006412D6">
              <w:t>11001110</w:t>
            </w:r>
          </w:p>
        </w:tc>
      </w:tr>
      <w:tr w:rsidR="00E20915" w:rsidRPr="006412D6" w14:paraId="3BF14D74"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376A9F1" w14:textId="77777777" w:rsidR="00E20915" w:rsidRPr="006412D6" w:rsidRDefault="00E20915" w:rsidP="00AE0599">
            <w:r w:rsidRPr="006412D6">
              <w:t>ce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A6229BC" w14:textId="77777777" w:rsidR="00E20915" w:rsidRPr="006412D6" w:rsidRDefault="00E20915" w:rsidP="00AE0599">
            <w:r w:rsidRPr="006412D6">
              <w:t>x"00cd"</w:t>
            </w:r>
          </w:p>
        </w:tc>
        <w:tc>
          <w:tcPr>
            <w:tcW w:w="2080" w:type="dxa"/>
            <w:tcBorders>
              <w:top w:val="nil"/>
              <w:left w:val="nil"/>
              <w:bottom w:val="single" w:sz="4" w:space="0" w:color="auto"/>
              <w:right w:val="single" w:sz="4" w:space="0" w:color="auto"/>
            </w:tcBorders>
            <w:shd w:val="clear" w:color="auto" w:fill="auto"/>
            <w:noWrap/>
            <w:vAlign w:val="bottom"/>
            <w:hideMark/>
          </w:tcPr>
          <w:p w14:paraId="22E8116D" w14:textId="77777777" w:rsidR="00E20915" w:rsidRPr="006412D6" w:rsidRDefault="00E20915" w:rsidP="00AE0599">
            <w:r w:rsidRPr="006412D6">
              <w:t>11001111</w:t>
            </w:r>
          </w:p>
        </w:tc>
      </w:tr>
      <w:tr w:rsidR="00E20915" w:rsidRPr="006412D6" w14:paraId="44E99456"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35203A" w14:textId="77777777" w:rsidR="00E20915" w:rsidRPr="006412D6" w:rsidRDefault="00E20915" w:rsidP="00AE0599">
            <w:r w:rsidRPr="006412D6">
              <w:t>cf</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82216AE" w14:textId="77777777" w:rsidR="00E20915" w:rsidRPr="006412D6" w:rsidRDefault="00E20915" w:rsidP="00AE0599">
            <w:r w:rsidRPr="006412D6">
              <w:t>x"00ce"</w:t>
            </w:r>
          </w:p>
        </w:tc>
        <w:tc>
          <w:tcPr>
            <w:tcW w:w="2080" w:type="dxa"/>
            <w:tcBorders>
              <w:top w:val="nil"/>
              <w:left w:val="nil"/>
              <w:bottom w:val="single" w:sz="4" w:space="0" w:color="auto"/>
              <w:right w:val="single" w:sz="4" w:space="0" w:color="auto"/>
            </w:tcBorders>
            <w:shd w:val="clear" w:color="auto" w:fill="auto"/>
            <w:noWrap/>
            <w:vAlign w:val="bottom"/>
            <w:hideMark/>
          </w:tcPr>
          <w:p w14:paraId="6ECCE13B" w14:textId="77777777" w:rsidR="00E20915" w:rsidRPr="006412D6" w:rsidRDefault="00E20915" w:rsidP="00AE0599">
            <w:r w:rsidRPr="006412D6">
              <w:t>11010000</w:t>
            </w:r>
          </w:p>
        </w:tc>
      </w:tr>
      <w:tr w:rsidR="00E20915" w:rsidRPr="006412D6" w14:paraId="747D2F7F"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FEC837A" w14:textId="77777777" w:rsidR="00E20915" w:rsidRPr="006412D6" w:rsidRDefault="00E20915" w:rsidP="00AE0599">
            <w:r w:rsidRPr="006412D6">
              <w:t>d0</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F7CD02A" w14:textId="77777777" w:rsidR="00E20915" w:rsidRPr="006412D6" w:rsidRDefault="00E20915" w:rsidP="00AE0599">
            <w:r w:rsidRPr="006412D6">
              <w:t>x"00cf"</w:t>
            </w:r>
          </w:p>
        </w:tc>
        <w:tc>
          <w:tcPr>
            <w:tcW w:w="2080" w:type="dxa"/>
            <w:tcBorders>
              <w:top w:val="nil"/>
              <w:left w:val="nil"/>
              <w:bottom w:val="single" w:sz="4" w:space="0" w:color="auto"/>
              <w:right w:val="single" w:sz="4" w:space="0" w:color="auto"/>
            </w:tcBorders>
            <w:shd w:val="clear" w:color="auto" w:fill="auto"/>
            <w:noWrap/>
            <w:vAlign w:val="bottom"/>
            <w:hideMark/>
          </w:tcPr>
          <w:p w14:paraId="324AA3DD" w14:textId="77777777" w:rsidR="00E20915" w:rsidRPr="006412D6" w:rsidRDefault="00E20915" w:rsidP="00AE0599">
            <w:r w:rsidRPr="006412D6">
              <w:t>11010001</w:t>
            </w:r>
          </w:p>
        </w:tc>
      </w:tr>
      <w:tr w:rsidR="00E20915" w:rsidRPr="006412D6" w14:paraId="1BE85210"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1940FA8" w14:textId="77777777" w:rsidR="00E20915" w:rsidRPr="006412D6" w:rsidRDefault="00E20915" w:rsidP="00AE0599">
            <w:r w:rsidRPr="006412D6">
              <w:t>d1</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8293E87" w14:textId="77777777" w:rsidR="00E20915" w:rsidRPr="006412D6" w:rsidRDefault="00E20915" w:rsidP="00AE0599">
            <w:r w:rsidRPr="006412D6">
              <w:t>x"00d0"</w:t>
            </w:r>
          </w:p>
        </w:tc>
        <w:tc>
          <w:tcPr>
            <w:tcW w:w="2080" w:type="dxa"/>
            <w:tcBorders>
              <w:top w:val="nil"/>
              <w:left w:val="nil"/>
              <w:bottom w:val="single" w:sz="4" w:space="0" w:color="auto"/>
              <w:right w:val="single" w:sz="4" w:space="0" w:color="auto"/>
            </w:tcBorders>
            <w:shd w:val="clear" w:color="auto" w:fill="auto"/>
            <w:noWrap/>
            <w:vAlign w:val="bottom"/>
            <w:hideMark/>
          </w:tcPr>
          <w:p w14:paraId="5150981C" w14:textId="77777777" w:rsidR="00E20915" w:rsidRPr="006412D6" w:rsidRDefault="00E20915" w:rsidP="00AE0599">
            <w:r w:rsidRPr="006412D6">
              <w:t>11010010</w:t>
            </w:r>
          </w:p>
        </w:tc>
      </w:tr>
      <w:tr w:rsidR="00E20915" w:rsidRPr="006412D6" w14:paraId="42A4EFEF"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AA0F08D" w14:textId="77777777" w:rsidR="00E20915" w:rsidRPr="006412D6" w:rsidRDefault="00E20915" w:rsidP="00AE0599">
            <w:r w:rsidRPr="006412D6">
              <w:t>d2</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B3928AA" w14:textId="77777777" w:rsidR="00E20915" w:rsidRPr="006412D6" w:rsidRDefault="00E20915" w:rsidP="00AE0599">
            <w:r w:rsidRPr="006412D6">
              <w:t>x"00d1"</w:t>
            </w:r>
          </w:p>
        </w:tc>
        <w:tc>
          <w:tcPr>
            <w:tcW w:w="2080" w:type="dxa"/>
            <w:tcBorders>
              <w:top w:val="nil"/>
              <w:left w:val="nil"/>
              <w:bottom w:val="single" w:sz="4" w:space="0" w:color="auto"/>
              <w:right w:val="single" w:sz="4" w:space="0" w:color="auto"/>
            </w:tcBorders>
            <w:shd w:val="clear" w:color="auto" w:fill="auto"/>
            <w:noWrap/>
            <w:vAlign w:val="bottom"/>
            <w:hideMark/>
          </w:tcPr>
          <w:p w14:paraId="6AD9DA9F" w14:textId="77777777" w:rsidR="00E20915" w:rsidRPr="006412D6" w:rsidRDefault="00E20915" w:rsidP="00AE0599">
            <w:r w:rsidRPr="006412D6">
              <w:t>11010011</w:t>
            </w:r>
          </w:p>
        </w:tc>
      </w:tr>
      <w:tr w:rsidR="00E20915" w:rsidRPr="006412D6" w14:paraId="37698812"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C958C80" w14:textId="77777777" w:rsidR="00E20915" w:rsidRPr="006412D6" w:rsidRDefault="00E20915" w:rsidP="00AE0599">
            <w:r w:rsidRPr="006412D6">
              <w:t>d3</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03BDAD3" w14:textId="77777777" w:rsidR="00E20915" w:rsidRPr="006412D6" w:rsidRDefault="00E20915" w:rsidP="00AE0599">
            <w:r w:rsidRPr="006412D6">
              <w:t>x"00d2"</w:t>
            </w:r>
          </w:p>
        </w:tc>
        <w:tc>
          <w:tcPr>
            <w:tcW w:w="2080" w:type="dxa"/>
            <w:tcBorders>
              <w:top w:val="nil"/>
              <w:left w:val="nil"/>
              <w:bottom w:val="single" w:sz="4" w:space="0" w:color="auto"/>
              <w:right w:val="single" w:sz="4" w:space="0" w:color="auto"/>
            </w:tcBorders>
            <w:shd w:val="clear" w:color="auto" w:fill="auto"/>
            <w:noWrap/>
            <w:vAlign w:val="bottom"/>
            <w:hideMark/>
          </w:tcPr>
          <w:p w14:paraId="33469FB4" w14:textId="77777777" w:rsidR="00E20915" w:rsidRPr="006412D6" w:rsidRDefault="00E20915" w:rsidP="00AE0599">
            <w:r w:rsidRPr="006412D6">
              <w:t>11010100</w:t>
            </w:r>
          </w:p>
        </w:tc>
      </w:tr>
      <w:tr w:rsidR="00E20915" w:rsidRPr="006412D6" w14:paraId="611AB120"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695DF8C" w14:textId="77777777" w:rsidR="00E20915" w:rsidRPr="006412D6" w:rsidRDefault="00E20915" w:rsidP="00AE0599">
            <w:r w:rsidRPr="006412D6">
              <w:t>d4</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EADE2DD" w14:textId="77777777" w:rsidR="00E20915" w:rsidRPr="006412D6" w:rsidRDefault="00E20915" w:rsidP="00AE0599">
            <w:r w:rsidRPr="006412D6">
              <w:t>x"00d3"</w:t>
            </w:r>
          </w:p>
        </w:tc>
        <w:tc>
          <w:tcPr>
            <w:tcW w:w="2080" w:type="dxa"/>
            <w:tcBorders>
              <w:top w:val="nil"/>
              <w:left w:val="nil"/>
              <w:bottom w:val="single" w:sz="4" w:space="0" w:color="auto"/>
              <w:right w:val="single" w:sz="4" w:space="0" w:color="auto"/>
            </w:tcBorders>
            <w:shd w:val="clear" w:color="auto" w:fill="auto"/>
            <w:noWrap/>
            <w:vAlign w:val="bottom"/>
            <w:hideMark/>
          </w:tcPr>
          <w:p w14:paraId="0FE50C6F" w14:textId="77777777" w:rsidR="00E20915" w:rsidRPr="006412D6" w:rsidRDefault="00E20915" w:rsidP="00AE0599">
            <w:r w:rsidRPr="006412D6">
              <w:t>11010101</w:t>
            </w:r>
          </w:p>
        </w:tc>
      </w:tr>
      <w:tr w:rsidR="00E20915" w:rsidRPr="006412D6" w14:paraId="41215FBE"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809F84F" w14:textId="77777777" w:rsidR="00E20915" w:rsidRPr="006412D6" w:rsidRDefault="00E20915" w:rsidP="00AE0599">
            <w:r w:rsidRPr="006412D6">
              <w:t>d5</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187C6D1" w14:textId="77777777" w:rsidR="00E20915" w:rsidRPr="006412D6" w:rsidRDefault="00E20915" w:rsidP="00AE0599">
            <w:r w:rsidRPr="006412D6">
              <w:t>x"00d4"</w:t>
            </w:r>
          </w:p>
        </w:tc>
        <w:tc>
          <w:tcPr>
            <w:tcW w:w="2080" w:type="dxa"/>
            <w:tcBorders>
              <w:top w:val="nil"/>
              <w:left w:val="nil"/>
              <w:bottom w:val="single" w:sz="4" w:space="0" w:color="auto"/>
              <w:right w:val="single" w:sz="4" w:space="0" w:color="auto"/>
            </w:tcBorders>
            <w:shd w:val="clear" w:color="auto" w:fill="auto"/>
            <w:noWrap/>
            <w:vAlign w:val="bottom"/>
            <w:hideMark/>
          </w:tcPr>
          <w:p w14:paraId="20E30AC8" w14:textId="77777777" w:rsidR="00E20915" w:rsidRPr="006412D6" w:rsidRDefault="00E20915" w:rsidP="00AE0599">
            <w:r w:rsidRPr="006412D6">
              <w:t>11010110</w:t>
            </w:r>
          </w:p>
        </w:tc>
      </w:tr>
      <w:tr w:rsidR="00E20915" w:rsidRPr="006412D6" w14:paraId="4DDA7A2B"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862C1A2" w14:textId="77777777" w:rsidR="00E20915" w:rsidRPr="006412D6" w:rsidRDefault="00E20915" w:rsidP="00AE0599">
            <w:r w:rsidRPr="006412D6">
              <w:t>d6</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FAB33E0" w14:textId="77777777" w:rsidR="00E20915" w:rsidRPr="006412D6" w:rsidRDefault="00E20915" w:rsidP="00AE0599">
            <w:r w:rsidRPr="006412D6">
              <w:t>x"00d5"</w:t>
            </w:r>
          </w:p>
        </w:tc>
        <w:tc>
          <w:tcPr>
            <w:tcW w:w="2080" w:type="dxa"/>
            <w:tcBorders>
              <w:top w:val="nil"/>
              <w:left w:val="nil"/>
              <w:bottom w:val="single" w:sz="4" w:space="0" w:color="auto"/>
              <w:right w:val="single" w:sz="4" w:space="0" w:color="auto"/>
            </w:tcBorders>
            <w:shd w:val="clear" w:color="auto" w:fill="auto"/>
            <w:noWrap/>
            <w:vAlign w:val="bottom"/>
            <w:hideMark/>
          </w:tcPr>
          <w:p w14:paraId="25F1F1EB" w14:textId="77777777" w:rsidR="00E20915" w:rsidRPr="006412D6" w:rsidRDefault="00E20915" w:rsidP="00AE0599">
            <w:r w:rsidRPr="006412D6">
              <w:t>11010111</w:t>
            </w:r>
          </w:p>
        </w:tc>
      </w:tr>
      <w:tr w:rsidR="00E20915" w:rsidRPr="006412D6" w14:paraId="23028A4D"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18DAD7E" w14:textId="77777777" w:rsidR="00E20915" w:rsidRPr="006412D6" w:rsidRDefault="00E20915" w:rsidP="00AE0599">
            <w:r w:rsidRPr="006412D6">
              <w:t>d7</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345ADDD" w14:textId="77777777" w:rsidR="00E20915" w:rsidRPr="006412D6" w:rsidRDefault="00E20915" w:rsidP="00AE0599">
            <w:r w:rsidRPr="006412D6">
              <w:t>x"00d6"</w:t>
            </w:r>
          </w:p>
        </w:tc>
        <w:tc>
          <w:tcPr>
            <w:tcW w:w="2080" w:type="dxa"/>
            <w:tcBorders>
              <w:top w:val="nil"/>
              <w:left w:val="nil"/>
              <w:bottom w:val="single" w:sz="4" w:space="0" w:color="auto"/>
              <w:right w:val="single" w:sz="4" w:space="0" w:color="auto"/>
            </w:tcBorders>
            <w:shd w:val="clear" w:color="auto" w:fill="auto"/>
            <w:noWrap/>
            <w:vAlign w:val="bottom"/>
            <w:hideMark/>
          </w:tcPr>
          <w:p w14:paraId="632BD11F" w14:textId="77777777" w:rsidR="00E20915" w:rsidRPr="006412D6" w:rsidRDefault="00E20915" w:rsidP="00AE0599">
            <w:r w:rsidRPr="006412D6">
              <w:t>11011000</w:t>
            </w:r>
          </w:p>
        </w:tc>
      </w:tr>
      <w:tr w:rsidR="00E20915" w:rsidRPr="006412D6" w14:paraId="1E400FA2"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805F00" w14:textId="77777777" w:rsidR="00E20915" w:rsidRPr="006412D6" w:rsidRDefault="00E20915" w:rsidP="00AE0599">
            <w:r w:rsidRPr="006412D6">
              <w:t>d8</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EC95139" w14:textId="77777777" w:rsidR="00E20915" w:rsidRPr="006412D6" w:rsidRDefault="00E20915" w:rsidP="00AE0599">
            <w:r w:rsidRPr="006412D6">
              <w:t>x"00d7"</w:t>
            </w:r>
          </w:p>
        </w:tc>
        <w:tc>
          <w:tcPr>
            <w:tcW w:w="2080" w:type="dxa"/>
            <w:tcBorders>
              <w:top w:val="nil"/>
              <w:left w:val="nil"/>
              <w:bottom w:val="single" w:sz="4" w:space="0" w:color="auto"/>
              <w:right w:val="single" w:sz="4" w:space="0" w:color="auto"/>
            </w:tcBorders>
            <w:shd w:val="clear" w:color="auto" w:fill="auto"/>
            <w:noWrap/>
            <w:vAlign w:val="bottom"/>
            <w:hideMark/>
          </w:tcPr>
          <w:p w14:paraId="6C3DE9D2" w14:textId="77777777" w:rsidR="00E20915" w:rsidRPr="006412D6" w:rsidRDefault="00E20915" w:rsidP="00AE0599">
            <w:r w:rsidRPr="006412D6">
              <w:t>11011001</w:t>
            </w:r>
          </w:p>
        </w:tc>
      </w:tr>
      <w:tr w:rsidR="00E20915" w:rsidRPr="006412D6" w14:paraId="19A711B6"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AA47486" w14:textId="77777777" w:rsidR="00E20915" w:rsidRPr="006412D6" w:rsidRDefault="00E20915" w:rsidP="00AE0599">
            <w:r w:rsidRPr="006412D6">
              <w:t>d9</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216F4C6" w14:textId="77777777" w:rsidR="00E20915" w:rsidRPr="006412D6" w:rsidRDefault="00E20915" w:rsidP="00AE0599">
            <w:r w:rsidRPr="006412D6">
              <w:t>x"00d8"</w:t>
            </w:r>
          </w:p>
        </w:tc>
        <w:tc>
          <w:tcPr>
            <w:tcW w:w="2080" w:type="dxa"/>
            <w:tcBorders>
              <w:top w:val="nil"/>
              <w:left w:val="nil"/>
              <w:bottom w:val="single" w:sz="4" w:space="0" w:color="auto"/>
              <w:right w:val="single" w:sz="4" w:space="0" w:color="auto"/>
            </w:tcBorders>
            <w:shd w:val="clear" w:color="auto" w:fill="auto"/>
            <w:noWrap/>
            <w:vAlign w:val="bottom"/>
            <w:hideMark/>
          </w:tcPr>
          <w:p w14:paraId="35B91D55" w14:textId="77777777" w:rsidR="00E20915" w:rsidRPr="006412D6" w:rsidRDefault="00E20915" w:rsidP="00AE0599">
            <w:r w:rsidRPr="006412D6">
              <w:t>11011010</w:t>
            </w:r>
          </w:p>
        </w:tc>
      </w:tr>
      <w:tr w:rsidR="00E20915" w:rsidRPr="006412D6" w14:paraId="0B0AE9EB"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95F1FB3" w14:textId="77777777" w:rsidR="00E20915" w:rsidRPr="006412D6" w:rsidRDefault="00E20915" w:rsidP="00AE0599">
            <w:r w:rsidRPr="006412D6">
              <w:t>da</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14FF2CB" w14:textId="77777777" w:rsidR="00E20915" w:rsidRPr="006412D6" w:rsidRDefault="00E20915" w:rsidP="00AE0599">
            <w:r w:rsidRPr="006412D6">
              <w:t>x"00d9"</w:t>
            </w:r>
          </w:p>
        </w:tc>
        <w:tc>
          <w:tcPr>
            <w:tcW w:w="2080" w:type="dxa"/>
            <w:tcBorders>
              <w:top w:val="nil"/>
              <w:left w:val="nil"/>
              <w:bottom w:val="single" w:sz="4" w:space="0" w:color="auto"/>
              <w:right w:val="single" w:sz="4" w:space="0" w:color="auto"/>
            </w:tcBorders>
            <w:shd w:val="clear" w:color="auto" w:fill="auto"/>
            <w:noWrap/>
            <w:vAlign w:val="bottom"/>
            <w:hideMark/>
          </w:tcPr>
          <w:p w14:paraId="43220447" w14:textId="77777777" w:rsidR="00E20915" w:rsidRPr="006412D6" w:rsidRDefault="00E20915" w:rsidP="00AE0599">
            <w:r w:rsidRPr="006412D6">
              <w:t>11011011</w:t>
            </w:r>
          </w:p>
        </w:tc>
      </w:tr>
      <w:tr w:rsidR="00E20915" w:rsidRPr="006412D6" w14:paraId="16051AF4"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CBC92D8" w14:textId="77777777" w:rsidR="00E20915" w:rsidRPr="006412D6" w:rsidRDefault="00E20915" w:rsidP="00AE0599">
            <w:r w:rsidRPr="006412D6">
              <w:t>db</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95A4455" w14:textId="77777777" w:rsidR="00E20915" w:rsidRPr="006412D6" w:rsidRDefault="00E20915" w:rsidP="00AE0599">
            <w:r w:rsidRPr="006412D6">
              <w:t>x"00da"</w:t>
            </w:r>
          </w:p>
        </w:tc>
        <w:tc>
          <w:tcPr>
            <w:tcW w:w="2080" w:type="dxa"/>
            <w:tcBorders>
              <w:top w:val="nil"/>
              <w:left w:val="nil"/>
              <w:bottom w:val="single" w:sz="4" w:space="0" w:color="auto"/>
              <w:right w:val="single" w:sz="4" w:space="0" w:color="auto"/>
            </w:tcBorders>
            <w:shd w:val="clear" w:color="auto" w:fill="auto"/>
            <w:noWrap/>
            <w:vAlign w:val="bottom"/>
            <w:hideMark/>
          </w:tcPr>
          <w:p w14:paraId="06FC3EE2" w14:textId="77777777" w:rsidR="00E20915" w:rsidRPr="006412D6" w:rsidRDefault="00E20915" w:rsidP="00AE0599">
            <w:r w:rsidRPr="006412D6">
              <w:t>11011100</w:t>
            </w:r>
          </w:p>
        </w:tc>
      </w:tr>
      <w:tr w:rsidR="00E20915" w:rsidRPr="006412D6" w14:paraId="6DBEF621"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E7B49E" w14:textId="77777777" w:rsidR="00E20915" w:rsidRPr="006412D6" w:rsidRDefault="00E20915" w:rsidP="00AE0599">
            <w:r w:rsidRPr="006412D6">
              <w:t>dc</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008F128" w14:textId="77777777" w:rsidR="00E20915" w:rsidRPr="006412D6" w:rsidRDefault="00E20915" w:rsidP="00AE0599">
            <w:r w:rsidRPr="006412D6">
              <w:t>x"00db"</w:t>
            </w:r>
          </w:p>
        </w:tc>
        <w:tc>
          <w:tcPr>
            <w:tcW w:w="2080" w:type="dxa"/>
            <w:tcBorders>
              <w:top w:val="nil"/>
              <w:left w:val="nil"/>
              <w:bottom w:val="single" w:sz="4" w:space="0" w:color="auto"/>
              <w:right w:val="single" w:sz="4" w:space="0" w:color="auto"/>
            </w:tcBorders>
            <w:shd w:val="clear" w:color="auto" w:fill="auto"/>
            <w:noWrap/>
            <w:vAlign w:val="bottom"/>
            <w:hideMark/>
          </w:tcPr>
          <w:p w14:paraId="32186A9E" w14:textId="77777777" w:rsidR="00E20915" w:rsidRPr="006412D6" w:rsidRDefault="00E20915" w:rsidP="00AE0599">
            <w:r w:rsidRPr="006412D6">
              <w:t>11011101</w:t>
            </w:r>
          </w:p>
        </w:tc>
      </w:tr>
      <w:tr w:rsidR="00E20915" w:rsidRPr="006412D6" w14:paraId="6832474B"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1F53BCF" w14:textId="77777777" w:rsidR="00E20915" w:rsidRPr="006412D6" w:rsidRDefault="00E20915" w:rsidP="00AE0599">
            <w:r w:rsidRPr="006412D6">
              <w:t>dd</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8045CB9" w14:textId="77777777" w:rsidR="00E20915" w:rsidRPr="006412D6" w:rsidRDefault="00E20915" w:rsidP="00AE0599">
            <w:r w:rsidRPr="006412D6">
              <w:t>x"00dc"</w:t>
            </w:r>
          </w:p>
        </w:tc>
        <w:tc>
          <w:tcPr>
            <w:tcW w:w="2080" w:type="dxa"/>
            <w:tcBorders>
              <w:top w:val="nil"/>
              <w:left w:val="nil"/>
              <w:bottom w:val="single" w:sz="4" w:space="0" w:color="auto"/>
              <w:right w:val="single" w:sz="4" w:space="0" w:color="auto"/>
            </w:tcBorders>
            <w:shd w:val="clear" w:color="auto" w:fill="auto"/>
            <w:noWrap/>
            <w:vAlign w:val="bottom"/>
            <w:hideMark/>
          </w:tcPr>
          <w:p w14:paraId="6A660DF4" w14:textId="77777777" w:rsidR="00E20915" w:rsidRPr="006412D6" w:rsidRDefault="00E20915" w:rsidP="00AE0599">
            <w:r w:rsidRPr="006412D6">
              <w:t>11011110</w:t>
            </w:r>
          </w:p>
        </w:tc>
      </w:tr>
      <w:tr w:rsidR="00E20915" w:rsidRPr="006412D6" w14:paraId="72BEC570"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BE5F989" w14:textId="77777777" w:rsidR="00E20915" w:rsidRPr="006412D6" w:rsidRDefault="00E20915" w:rsidP="00AE0599">
            <w:r w:rsidRPr="006412D6">
              <w:t>de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0A2EF2F" w14:textId="77777777" w:rsidR="00E20915" w:rsidRPr="006412D6" w:rsidRDefault="00E20915" w:rsidP="00AE0599">
            <w:r w:rsidRPr="006412D6">
              <w:t>x"00dd"</w:t>
            </w:r>
          </w:p>
        </w:tc>
        <w:tc>
          <w:tcPr>
            <w:tcW w:w="2080" w:type="dxa"/>
            <w:tcBorders>
              <w:top w:val="nil"/>
              <w:left w:val="nil"/>
              <w:bottom w:val="single" w:sz="4" w:space="0" w:color="auto"/>
              <w:right w:val="single" w:sz="4" w:space="0" w:color="auto"/>
            </w:tcBorders>
            <w:shd w:val="clear" w:color="auto" w:fill="auto"/>
            <w:noWrap/>
            <w:vAlign w:val="bottom"/>
            <w:hideMark/>
          </w:tcPr>
          <w:p w14:paraId="35BEC600" w14:textId="77777777" w:rsidR="00E20915" w:rsidRPr="006412D6" w:rsidRDefault="00E20915" w:rsidP="00AE0599">
            <w:r w:rsidRPr="006412D6">
              <w:t>11011111</w:t>
            </w:r>
          </w:p>
        </w:tc>
      </w:tr>
      <w:tr w:rsidR="00E20915" w:rsidRPr="006412D6" w14:paraId="274EDE33"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BA958EB" w14:textId="77777777" w:rsidR="00E20915" w:rsidRPr="006412D6" w:rsidRDefault="00E20915" w:rsidP="00AE0599">
            <w:r w:rsidRPr="006412D6">
              <w:t>df</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AC4F355" w14:textId="77777777" w:rsidR="00E20915" w:rsidRPr="006412D6" w:rsidRDefault="00E20915" w:rsidP="00AE0599">
            <w:r w:rsidRPr="006412D6">
              <w:t>x"00de"</w:t>
            </w:r>
          </w:p>
        </w:tc>
        <w:tc>
          <w:tcPr>
            <w:tcW w:w="2080" w:type="dxa"/>
            <w:tcBorders>
              <w:top w:val="nil"/>
              <w:left w:val="nil"/>
              <w:bottom w:val="single" w:sz="4" w:space="0" w:color="auto"/>
              <w:right w:val="single" w:sz="4" w:space="0" w:color="auto"/>
            </w:tcBorders>
            <w:shd w:val="clear" w:color="auto" w:fill="auto"/>
            <w:noWrap/>
            <w:vAlign w:val="bottom"/>
            <w:hideMark/>
          </w:tcPr>
          <w:p w14:paraId="00B7D40E" w14:textId="77777777" w:rsidR="00E20915" w:rsidRPr="006412D6" w:rsidRDefault="00E20915" w:rsidP="00AE0599">
            <w:r w:rsidRPr="006412D6">
              <w:t>11100000</w:t>
            </w:r>
          </w:p>
        </w:tc>
      </w:tr>
      <w:tr w:rsidR="00E20915" w:rsidRPr="006412D6" w14:paraId="1D281FA3"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7AF1E73" w14:textId="77777777" w:rsidR="00E20915" w:rsidRPr="006412D6" w:rsidRDefault="00E20915" w:rsidP="00AE0599">
            <w:r w:rsidRPr="006412D6">
              <w:t>e0</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42FF18A" w14:textId="77777777" w:rsidR="00E20915" w:rsidRPr="006412D6" w:rsidRDefault="00E20915" w:rsidP="00AE0599">
            <w:r w:rsidRPr="006412D6">
              <w:t>x"00df"</w:t>
            </w:r>
          </w:p>
        </w:tc>
        <w:tc>
          <w:tcPr>
            <w:tcW w:w="2080" w:type="dxa"/>
            <w:tcBorders>
              <w:top w:val="nil"/>
              <w:left w:val="nil"/>
              <w:bottom w:val="single" w:sz="4" w:space="0" w:color="auto"/>
              <w:right w:val="single" w:sz="4" w:space="0" w:color="auto"/>
            </w:tcBorders>
            <w:shd w:val="clear" w:color="auto" w:fill="auto"/>
            <w:noWrap/>
            <w:vAlign w:val="bottom"/>
            <w:hideMark/>
          </w:tcPr>
          <w:p w14:paraId="2E520F77" w14:textId="77777777" w:rsidR="00E20915" w:rsidRPr="006412D6" w:rsidRDefault="00E20915" w:rsidP="00AE0599">
            <w:r w:rsidRPr="006412D6">
              <w:t>11100001</w:t>
            </w:r>
          </w:p>
        </w:tc>
      </w:tr>
      <w:tr w:rsidR="00E20915" w:rsidRPr="006412D6" w14:paraId="37A205E7"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752726A" w14:textId="77777777" w:rsidR="00E20915" w:rsidRPr="006412D6" w:rsidRDefault="00E20915" w:rsidP="00AE0599">
            <w:r w:rsidRPr="006412D6">
              <w:t>e1</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0FC2590" w14:textId="77777777" w:rsidR="00E20915" w:rsidRPr="006412D6" w:rsidRDefault="00E20915" w:rsidP="00AE0599">
            <w:r w:rsidRPr="006412D6">
              <w:t>x"00e0"</w:t>
            </w:r>
          </w:p>
        </w:tc>
        <w:tc>
          <w:tcPr>
            <w:tcW w:w="2080" w:type="dxa"/>
            <w:tcBorders>
              <w:top w:val="nil"/>
              <w:left w:val="nil"/>
              <w:bottom w:val="single" w:sz="4" w:space="0" w:color="auto"/>
              <w:right w:val="single" w:sz="4" w:space="0" w:color="auto"/>
            </w:tcBorders>
            <w:shd w:val="clear" w:color="auto" w:fill="auto"/>
            <w:noWrap/>
            <w:vAlign w:val="bottom"/>
            <w:hideMark/>
          </w:tcPr>
          <w:p w14:paraId="0439C75E" w14:textId="77777777" w:rsidR="00E20915" w:rsidRPr="006412D6" w:rsidRDefault="00E20915" w:rsidP="00AE0599">
            <w:r w:rsidRPr="006412D6">
              <w:t>11100010</w:t>
            </w:r>
          </w:p>
        </w:tc>
      </w:tr>
      <w:tr w:rsidR="00E20915" w:rsidRPr="006412D6" w14:paraId="585B005E"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DC93935" w14:textId="77777777" w:rsidR="00E20915" w:rsidRPr="006412D6" w:rsidRDefault="00E20915" w:rsidP="00AE0599">
            <w:r w:rsidRPr="006412D6">
              <w:t>e2</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0BA496F3" w14:textId="77777777" w:rsidR="00E20915" w:rsidRPr="006412D6" w:rsidRDefault="00E20915" w:rsidP="00AE0599">
            <w:r w:rsidRPr="006412D6">
              <w:t>x"00e1"</w:t>
            </w:r>
          </w:p>
        </w:tc>
        <w:tc>
          <w:tcPr>
            <w:tcW w:w="2080" w:type="dxa"/>
            <w:tcBorders>
              <w:top w:val="nil"/>
              <w:left w:val="nil"/>
              <w:bottom w:val="single" w:sz="4" w:space="0" w:color="auto"/>
              <w:right w:val="single" w:sz="4" w:space="0" w:color="auto"/>
            </w:tcBorders>
            <w:shd w:val="clear" w:color="auto" w:fill="auto"/>
            <w:noWrap/>
            <w:vAlign w:val="bottom"/>
            <w:hideMark/>
          </w:tcPr>
          <w:p w14:paraId="443FA2F2" w14:textId="77777777" w:rsidR="00E20915" w:rsidRPr="006412D6" w:rsidRDefault="00E20915" w:rsidP="00AE0599">
            <w:r w:rsidRPr="006412D6">
              <w:t>11100011</w:t>
            </w:r>
          </w:p>
        </w:tc>
      </w:tr>
      <w:tr w:rsidR="00E20915" w:rsidRPr="006412D6" w14:paraId="4727F9B3"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62A09EA" w14:textId="77777777" w:rsidR="00E20915" w:rsidRPr="006412D6" w:rsidRDefault="00E20915" w:rsidP="00AE0599">
            <w:r w:rsidRPr="006412D6">
              <w:t>e3</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05CB21D7" w14:textId="77777777" w:rsidR="00E20915" w:rsidRPr="006412D6" w:rsidRDefault="00E20915" w:rsidP="00AE0599">
            <w:r w:rsidRPr="006412D6">
              <w:t>x"00e2"</w:t>
            </w:r>
          </w:p>
        </w:tc>
        <w:tc>
          <w:tcPr>
            <w:tcW w:w="2080" w:type="dxa"/>
            <w:tcBorders>
              <w:top w:val="nil"/>
              <w:left w:val="nil"/>
              <w:bottom w:val="single" w:sz="4" w:space="0" w:color="auto"/>
              <w:right w:val="single" w:sz="4" w:space="0" w:color="auto"/>
            </w:tcBorders>
            <w:shd w:val="clear" w:color="auto" w:fill="auto"/>
            <w:noWrap/>
            <w:vAlign w:val="bottom"/>
            <w:hideMark/>
          </w:tcPr>
          <w:p w14:paraId="5CDDE1B0" w14:textId="77777777" w:rsidR="00E20915" w:rsidRPr="006412D6" w:rsidRDefault="00E20915" w:rsidP="00AE0599">
            <w:r w:rsidRPr="006412D6">
              <w:t>11100100</w:t>
            </w:r>
          </w:p>
        </w:tc>
      </w:tr>
      <w:tr w:rsidR="00E20915" w:rsidRPr="006412D6" w14:paraId="331FA78E"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3A31CEB" w14:textId="77777777" w:rsidR="00E20915" w:rsidRPr="006412D6" w:rsidRDefault="00E20915" w:rsidP="00AE0599">
            <w:r w:rsidRPr="006412D6">
              <w:t>e4</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03995BDC" w14:textId="77777777" w:rsidR="00E20915" w:rsidRPr="006412D6" w:rsidRDefault="00E20915" w:rsidP="00AE0599">
            <w:r w:rsidRPr="006412D6">
              <w:t>x"00e3"</w:t>
            </w:r>
          </w:p>
        </w:tc>
        <w:tc>
          <w:tcPr>
            <w:tcW w:w="2080" w:type="dxa"/>
            <w:tcBorders>
              <w:top w:val="nil"/>
              <w:left w:val="nil"/>
              <w:bottom w:val="single" w:sz="4" w:space="0" w:color="auto"/>
              <w:right w:val="single" w:sz="4" w:space="0" w:color="auto"/>
            </w:tcBorders>
            <w:shd w:val="clear" w:color="auto" w:fill="auto"/>
            <w:noWrap/>
            <w:vAlign w:val="bottom"/>
            <w:hideMark/>
          </w:tcPr>
          <w:p w14:paraId="2D65BD65" w14:textId="77777777" w:rsidR="00E20915" w:rsidRPr="006412D6" w:rsidRDefault="00E20915" w:rsidP="00AE0599">
            <w:r w:rsidRPr="006412D6">
              <w:t>11100101</w:t>
            </w:r>
          </w:p>
        </w:tc>
      </w:tr>
      <w:tr w:rsidR="00E20915" w:rsidRPr="006412D6" w14:paraId="00BAE1B2"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06BC096" w14:textId="77777777" w:rsidR="00E20915" w:rsidRPr="006412D6" w:rsidRDefault="00E20915" w:rsidP="00AE0599">
            <w:r w:rsidRPr="006412D6">
              <w:t>e5</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0C817B5" w14:textId="77777777" w:rsidR="00E20915" w:rsidRPr="006412D6" w:rsidRDefault="00E20915" w:rsidP="00AE0599">
            <w:r w:rsidRPr="006412D6">
              <w:t>x"00e4"</w:t>
            </w:r>
          </w:p>
        </w:tc>
        <w:tc>
          <w:tcPr>
            <w:tcW w:w="2080" w:type="dxa"/>
            <w:tcBorders>
              <w:top w:val="nil"/>
              <w:left w:val="nil"/>
              <w:bottom w:val="single" w:sz="4" w:space="0" w:color="auto"/>
              <w:right w:val="single" w:sz="4" w:space="0" w:color="auto"/>
            </w:tcBorders>
            <w:shd w:val="clear" w:color="auto" w:fill="auto"/>
            <w:noWrap/>
            <w:vAlign w:val="bottom"/>
            <w:hideMark/>
          </w:tcPr>
          <w:p w14:paraId="37422CBB" w14:textId="77777777" w:rsidR="00E20915" w:rsidRPr="006412D6" w:rsidRDefault="00E20915" w:rsidP="00AE0599">
            <w:r w:rsidRPr="006412D6">
              <w:t>11100110</w:t>
            </w:r>
          </w:p>
        </w:tc>
      </w:tr>
      <w:tr w:rsidR="00E20915" w:rsidRPr="006412D6" w14:paraId="606A17AE"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C712263" w14:textId="77777777" w:rsidR="00E20915" w:rsidRPr="006412D6" w:rsidRDefault="00E20915" w:rsidP="00AE0599">
            <w:r w:rsidRPr="006412D6">
              <w:t>e6</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B40F6B3" w14:textId="77777777" w:rsidR="00E20915" w:rsidRPr="006412D6" w:rsidRDefault="00E20915" w:rsidP="00AE0599">
            <w:r w:rsidRPr="006412D6">
              <w:t>x"00e5"</w:t>
            </w:r>
          </w:p>
        </w:tc>
        <w:tc>
          <w:tcPr>
            <w:tcW w:w="2080" w:type="dxa"/>
            <w:tcBorders>
              <w:top w:val="nil"/>
              <w:left w:val="nil"/>
              <w:bottom w:val="single" w:sz="4" w:space="0" w:color="auto"/>
              <w:right w:val="single" w:sz="4" w:space="0" w:color="auto"/>
            </w:tcBorders>
            <w:shd w:val="clear" w:color="auto" w:fill="auto"/>
            <w:noWrap/>
            <w:vAlign w:val="bottom"/>
            <w:hideMark/>
          </w:tcPr>
          <w:p w14:paraId="464501FD" w14:textId="77777777" w:rsidR="00E20915" w:rsidRPr="006412D6" w:rsidRDefault="00E20915" w:rsidP="00AE0599">
            <w:r w:rsidRPr="006412D6">
              <w:t>11100111</w:t>
            </w:r>
          </w:p>
        </w:tc>
      </w:tr>
      <w:tr w:rsidR="00E20915" w:rsidRPr="006412D6" w14:paraId="60207FDF"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11B6712" w14:textId="77777777" w:rsidR="00E20915" w:rsidRPr="006412D6" w:rsidRDefault="00E20915" w:rsidP="00AE0599">
            <w:r w:rsidRPr="006412D6">
              <w:t>e7</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34DF6DA" w14:textId="77777777" w:rsidR="00E20915" w:rsidRPr="006412D6" w:rsidRDefault="00E20915" w:rsidP="00AE0599">
            <w:r w:rsidRPr="006412D6">
              <w:t>x"00e6"</w:t>
            </w:r>
          </w:p>
        </w:tc>
        <w:tc>
          <w:tcPr>
            <w:tcW w:w="2080" w:type="dxa"/>
            <w:tcBorders>
              <w:top w:val="nil"/>
              <w:left w:val="nil"/>
              <w:bottom w:val="single" w:sz="4" w:space="0" w:color="auto"/>
              <w:right w:val="single" w:sz="4" w:space="0" w:color="auto"/>
            </w:tcBorders>
            <w:shd w:val="clear" w:color="auto" w:fill="auto"/>
            <w:noWrap/>
            <w:vAlign w:val="bottom"/>
            <w:hideMark/>
          </w:tcPr>
          <w:p w14:paraId="1103F6D2" w14:textId="77777777" w:rsidR="00E20915" w:rsidRPr="006412D6" w:rsidRDefault="00E20915" w:rsidP="00AE0599">
            <w:r w:rsidRPr="006412D6">
              <w:t>11101000</w:t>
            </w:r>
          </w:p>
        </w:tc>
      </w:tr>
      <w:tr w:rsidR="00E20915" w:rsidRPr="006412D6" w14:paraId="41E39702"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9D686F2" w14:textId="77777777" w:rsidR="00E20915" w:rsidRPr="006412D6" w:rsidRDefault="00E20915" w:rsidP="00AE0599">
            <w:r w:rsidRPr="006412D6">
              <w:t>e8</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603D233" w14:textId="77777777" w:rsidR="00E20915" w:rsidRPr="006412D6" w:rsidRDefault="00E20915" w:rsidP="00AE0599">
            <w:r w:rsidRPr="006412D6">
              <w:t>x"00e7"</w:t>
            </w:r>
          </w:p>
        </w:tc>
        <w:tc>
          <w:tcPr>
            <w:tcW w:w="2080" w:type="dxa"/>
            <w:tcBorders>
              <w:top w:val="nil"/>
              <w:left w:val="nil"/>
              <w:bottom w:val="single" w:sz="4" w:space="0" w:color="auto"/>
              <w:right w:val="single" w:sz="4" w:space="0" w:color="auto"/>
            </w:tcBorders>
            <w:shd w:val="clear" w:color="auto" w:fill="auto"/>
            <w:noWrap/>
            <w:vAlign w:val="bottom"/>
            <w:hideMark/>
          </w:tcPr>
          <w:p w14:paraId="2BA3B1AA" w14:textId="77777777" w:rsidR="00E20915" w:rsidRPr="006412D6" w:rsidRDefault="00E20915" w:rsidP="00AE0599">
            <w:r w:rsidRPr="006412D6">
              <w:t>11101001</w:t>
            </w:r>
          </w:p>
        </w:tc>
      </w:tr>
      <w:tr w:rsidR="00E20915" w:rsidRPr="006412D6" w14:paraId="67FC4B60"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324EFCF" w14:textId="77777777" w:rsidR="00E20915" w:rsidRPr="006412D6" w:rsidRDefault="00E20915" w:rsidP="00AE0599">
            <w:r w:rsidRPr="006412D6">
              <w:t>e9</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B10A7FF" w14:textId="77777777" w:rsidR="00E20915" w:rsidRPr="006412D6" w:rsidRDefault="00E20915" w:rsidP="00AE0599">
            <w:r w:rsidRPr="006412D6">
              <w:t>x"00e8"</w:t>
            </w:r>
          </w:p>
        </w:tc>
        <w:tc>
          <w:tcPr>
            <w:tcW w:w="2080" w:type="dxa"/>
            <w:tcBorders>
              <w:top w:val="nil"/>
              <w:left w:val="nil"/>
              <w:bottom w:val="single" w:sz="4" w:space="0" w:color="auto"/>
              <w:right w:val="single" w:sz="4" w:space="0" w:color="auto"/>
            </w:tcBorders>
            <w:shd w:val="clear" w:color="auto" w:fill="auto"/>
            <w:noWrap/>
            <w:vAlign w:val="bottom"/>
            <w:hideMark/>
          </w:tcPr>
          <w:p w14:paraId="5909CCA2" w14:textId="77777777" w:rsidR="00E20915" w:rsidRPr="006412D6" w:rsidRDefault="00E20915" w:rsidP="00AE0599">
            <w:r w:rsidRPr="006412D6">
              <w:t>11101010</w:t>
            </w:r>
          </w:p>
        </w:tc>
      </w:tr>
      <w:tr w:rsidR="00E20915" w:rsidRPr="006412D6" w14:paraId="1B71F687"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4E48AA0" w14:textId="77777777" w:rsidR="00E20915" w:rsidRPr="006412D6" w:rsidRDefault="00E20915" w:rsidP="00AE0599">
            <w:r w:rsidRPr="006412D6">
              <w:t>ea</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EA6F36A" w14:textId="77777777" w:rsidR="00E20915" w:rsidRPr="006412D6" w:rsidRDefault="00E20915" w:rsidP="00AE0599">
            <w:r w:rsidRPr="006412D6">
              <w:t>x"00e9"</w:t>
            </w:r>
          </w:p>
        </w:tc>
        <w:tc>
          <w:tcPr>
            <w:tcW w:w="2080" w:type="dxa"/>
            <w:tcBorders>
              <w:top w:val="nil"/>
              <w:left w:val="nil"/>
              <w:bottom w:val="single" w:sz="4" w:space="0" w:color="auto"/>
              <w:right w:val="single" w:sz="4" w:space="0" w:color="auto"/>
            </w:tcBorders>
            <w:shd w:val="clear" w:color="auto" w:fill="auto"/>
            <w:noWrap/>
            <w:vAlign w:val="bottom"/>
            <w:hideMark/>
          </w:tcPr>
          <w:p w14:paraId="45D51ACD" w14:textId="77777777" w:rsidR="00E20915" w:rsidRPr="006412D6" w:rsidRDefault="00E20915" w:rsidP="00AE0599">
            <w:r w:rsidRPr="006412D6">
              <w:t>11101011</w:t>
            </w:r>
          </w:p>
        </w:tc>
      </w:tr>
      <w:tr w:rsidR="00E20915" w:rsidRPr="006412D6" w14:paraId="568E17FC"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E0B5A87" w14:textId="77777777" w:rsidR="00E20915" w:rsidRPr="006412D6" w:rsidRDefault="00E20915" w:rsidP="00AE0599">
            <w:r w:rsidRPr="006412D6">
              <w:t>eb</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49CE3CF" w14:textId="77777777" w:rsidR="00E20915" w:rsidRPr="006412D6" w:rsidRDefault="00E20915" w:rsidP="00AE0599">
            <w:r w:rsidRPr="006412D6">
              <w:t>x"00ea"</w:t>
            </w:r>
          </w:p>
        </w:tc>
        <w:tc>
          <w:tcPr>
            <w:tcW w:w="2080" w:type="dxa"/>
            <w:tcBorders>
              <w:top w:val="nil"/>
              <w:left w:val="nil"/>
              <w:bottom w:val="single" w:sz="4" w:space="0" w:color="auto"/>
              <w:right w:val="single" w:sz="4" w:space="0" w:color="auto"/>
            </w:tcBorders>
            <w:shd w:val="clear" w:color="auto" w:fill="auto"/>
            <w:noWrap/>
            <w:vAlign w:val="bottom"/>
            <w:hideMark/>
          </w:tcPr>
          <w:p w14:paraId="61DC2BED" w14:textId="77777777" w:rsidR="00E20915" w:rsidRPr="006412D6" w:rsidRDefault="00E20915" w:rsidP="00AE0599">
            <w:r w:rsidRPr="006412D6">
              <w:t>11101100</w:t>
            </w:r>
          </w:p>
        </w:tc>
      </w:tr>
      <w:tr w:rsidR="00E20915" w:rsidRPr="006412D6" w14:paraId="59D412D7"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43B062D" w14:textId="77777777" w:rsidR="00E20915" w:rsidRPr="006412D6" w:rsidRDefault="00E20915" w:rsidP="00AE0599">
            <w:r w:rsidRPr="006412D6">
              <w:t>ec</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0768A7D8" w14:textId="77777777" w:rsidR="00E20915" w:rsidRPr="006412D6" w:rsidRDefault="00E20915" w:rsidP="00AE0599">
            <w:r w:rsidRPr="006412D6">
              <w:t>x"00eb"</w:t>
            </w:r>
          </w:p>
        </w:tc>
        <w:tc>
          <w:tcPr>
            <w:tcW w:w="2080" w:type="dxa"/>
            <w:tcBorders>
              <w:top w:val="nil"/>
              <w:left w:val="nil"/>
              <w:bottom w:val="single" w:sz="4" w:space="0" w:color="auto"/>
              <w:right w:val="single" w:sz="4" w:space="0" w:color="auto"/>
            </w:tcBorders>
            <w:shd w:val="clear" w:color="auto" w:fill="auto"/>
            <w:noWrap/>
            <w:vAlign w:val="bottom"/>
            <w:hideMark/>
          </w:tcPr>
          <w:p w14:paraId="54FBC57C" w14:textId="77777777" w:rsidR="00E20915" w:rsidRPr="006412D6" w:rsidRDefault="00E20915" w:rsidP="00AE0599">
            <w:r w:rsidRPr="006412D6">
              <w:t>11101101</w:t>
            </w:r>
          </w:p>
        </w:tc>
      </w:tr>
      <w:tr w:rsidR="00E20915" w:rsidRPr="006412D6" w14:paraId="05316462"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7E3B86B" w14:textId="77777777" w:rsidR="00E20915" w:rsidRPr="006412D6" w:rsidRDefault="00E20915" w:rsidP="00AE0599">
            <w:r w:rsidRPr="006412D6">
              <w:t>ed</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626B371" w14:textId="77777777" w:rsidR="00E20915" w:rsidRPr="006412D6" w:rsidRDefault="00E20915" w:rsidP="00AE0599">
            <w:r w:rsidRPr="006412D6">
              <w:t>x"00ec"</w:t>
            </w:r>
          </w:p>
        </w:tc>
        <w:tc>
          <w:tcPr>
            <w:tcW w:w="2080" w:type="dxa"/>
            <w:tcBorders>
              <w:top w:val="nil"/>
              <w:left w:val="nil"/>
              <w:bottom w:val="single" w:sz="4" w:space="0" w:color="auto"/>
              <w:right w:val="single" w:sz="4" w:space="0" w:color="auto"/>
            </w:tcBorders>
            <w:shd w:val="clear" w:color="auto" w:fill="auto"/>
            <w:noWrap/>
            <w:vAlign w:val="bottom"/>
            <w:hideMark/>
          </w:tcPr>
          <w:p w14:paraId="05BED656" w14:textId="77777777" w:rsidR="00E20915" w:rsidRPr="006412D6" w:rsidRDefault="00E20915" w:rsidP="00AE0599">
            <w:r w:rsidRPr="006412D6">
              <w:t>11101110</w:t>
            </w:r>
          </w:p>
        </w:tc>
      </w:tr>
      <w:tr w:rsidR="00E20915" w:rsidRPr="006412D6" w14:paraId="53005509"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2E4AD7C" w14:textId="77777777" w:rsidR="00E20915" w:rsidRPr="006412D6" w:rsidRDefault="00E20915" w:rsidP="00AE0599">
            <w:r w:rsidRPr="006412D6">
              <w:t>ee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9E05C7E" w14:textId="77777777" w:rsidR="00E20915" w:rsidRPr="006412D6" w:rsidRDefault="00E20915" w:rsidP="00AE0599">
            <w:r w:rsidRPr="006412D6">
              <w:t>x"00ed"</w:t>
            </w:r>
          </w:p>
        </w:tc>
        <w:tc>
          <w:tcPr>
            <w:tcW w:w="2080" w:type="dxa"/>
            <w:tcBorders>
              <w:top w:val="nil"/>
              <w:left w:val="nil"/>
              <w:bottom w:val="single" w:sz="4" w:space="0" w:color="auto"/>
              <w:right w:val="single" w:sz="4" w:space="0" w:color="auto"/>
            </w:tcBorders>
            <w:shd w:val="clear" w:color="auto" w:fill="auto"/>
            <w:noWrap/>
            <w:vAlign w:val="bottom"/>
            <w:hideMark/>
          </w:tcPr>
          <w:p w14:paraId="1F491D93" w14:textId="77777777" w:rsidR="00E20915" w:rsidRPr="006412D6" w:rsidRDefault="00E20915" w:rsidP="00AE0599">
            <w:r w:rsidRPr="006412D6">
              <w:t>11101111</w:t>
            </w:r>
          </w:p>
        </w:tc>
      </w:tr>
      <w:tr w:rsidR="00E20915" w:rsidRPr="006412D6" w14:paraId="715BE7E3"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ECB22CB" w14:textId="77777777" w:rsidR="00E20915" w:rsidRPr="006412D6" w:rsidRDefault="00E20915" w:rsidP="00AE0599">
            <w:r w:rsidRPr="006412D6">
              <w:lastRenderedPageBreak/>
              <w:t>ef</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202AE7E" w14:textId="77777777" w:rsidR="00E20915" w:rsidRPr="006412D6" w:rsidRDefault="00E20915" w:rsidP="00AE0599">
            <w:r w:rsidRPr="006412D6">
              <w:t>x"00ee"</w:t>
            </w:r>
          </w:p>
        </w:tc>
        <w:tc>
          <w:tcPr>
            <w:tcW w:w="2080" w:type="dxa"/>
            <w:tcBorders>
              <w:top w:val="nil"/>
              <w:left w:val="nil"/>
              <w:bottom w:val="single" w:sz="4" w:space="0" w:color="auto"/>
              <w:right w:val="single" w:sz="4" w:space="0" w:color="auto"/>
            </w:tcBorders>
            <w:shd w:val="clear" w:color="auto" w:fill="auto"/>
            <w:noWrap/>
            <w:vAlign w:val="bottom"/>
            <w:hideMark/>
          </w:tcPr>
          <w:p w14:paraId="1BED156E" w14:textId="77777777" w:rsidR="00E20915" w:rsidRPr="006412D6" w:rsidRDefault="00E20915" w:rsidP="00AE0599">
            <w:r w:rsidRPr="006412D6">
              <w:t>11110000</w:t>
            </w:r>
          </w:p>
        </w:tc>
      </w:tr>
      <w:tr w:rsidR="00E20915" w:rsidRPr="006412D6" w14:paraId="6C172664"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DDBE1E1" w14:textId="77777777" w:rsidR="00E20915" w:rsidRPr="006412D6" w:rsidRDefault="00E20915" w:rsidP="00AE0599">
            <w:r w:rsidRPr="006412D6">
              <w:t>f0</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7755CAA" w14:textId="77777777" w:rsidR="00E20915" w:rsidRPr="006412D6" w:rsidRDefault="00E20915" w:rsidP="00AE0599">
            <w:r w:rsidRPr="006412D6">
              <w:t>x"00ef"</w:t>
            </w:r>
          </w:p>
        </w:tc>
        <w:tc>
          <w:tcPr>
            <w:tcW w:w="2080" w:type="dxa"/>
            <w:tcBorders>
              <w:top w:val="nil"/>
              <w:left w:val="nil"/>
              <w:bottom w:val="single" w:sz="4" w:space="0" w:color="auto"/>
              <w:right w:val="single" w:sz="4" w:space="0" w:color="auto"/>
            </w:tcBorders>
            <w:shd w:val="clear" w:color="auto" w:fill="auto"/>
            <w:noWrap/>
            <w:vAlign w:val="bottom"/>
            <w:hideMark/>
          </w:tcPr>
          <w:p w14:paraId="5C70BD33" w14:textId="77777777" w:rsidR="00E20915" w:rsidRPr="006412D6" w:rsidRDefault="00E20915" w:rsidP="00AE0599">
            <w:r w:rsidRPr="006412D6">
              <w:t>11110001</w:t>
            </w:r>
          </w:p>
        </w:tc>
      </w:tr>
      <w:tr w:rsidR="00E20915" w:rsidRPr="006412D6" w14:paraId="32EDBE89"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F28B480" w14:textId="77777777" w:rsidR="00E20915" w:rsidRPr="006412D6" w:rsidRDefault="00E20915" w:rsidP="00AE0599">
            <w:r w:rsidRPr="006412D6">
              <w:t>f1</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7A17B2C" w14:textId="77777777" w:rsidR="00E20915" w:rsidRPr="006412D6" w:rsidRDefault="00E20915" w:rsidP="00AE0599">
            <w:r w:rsidRPr="006412D6">
              <w:t>x"00f0"</w:t>
            </w:r>
          </w:p>
        </w:tc>
        <w:tc>
          <w:tcPr>
            <w:tcW w:w="2080" w:type="dxa"/>
            <w:tcBorders>
              <w:top w:val="nil"/>
              <w:left w:val="nil"/>
              <w:bottom w:val="single" w:sz="4" w:space="0" w:color="auto"/>
              <w:right w:val="single" w:sz="4" w:space="0" w:color="auto"/>
            </w:tcBorders>
            <w:shd w:val="clear" w:color="auto" w:fill="auto"/>
            <w:noWrap/>
            <w:vAlign w:val="bottom"/>
            <w:hideMark/>
          </w:tcPr>
          <w:p w14:paraId="38FF3DAC" w14:textId="77777777" w:rsidR="00E20915" w:rsidRPr="006412D6" w:rsidRDefault="00E20915" w:rsidP="00AE0599">
            <w:r w:rsidRPr="006412D6">
              <w:t>11110010</w:t>
            </w:r>
          </w:p>
        </w:tc>
      </w:tr>
      <w:tr w:rsidR="00E20915" w:rsidRPr="006412D6" w14:paraId="41DCEB53"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5B35972" w14:textId="77777777" w:rsidR="00E20915" w:rsidRPr="006412D6" w:rsidRDefault="00E20915" w:rsidP="00AE0599">
            <w:r w:rsidRPr="006412D6">
              <w:t>f2</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2C7B55CA" w14:textId="77777777" w:rsidR="00E20915" w:rsidRPr="006412D6" w:rsidRDefault="00E20915" w:rsidP="00AE0599">
            <w:r w:rsidRPr="006412D6">
              <w:t>x"00f1"</w:t>
            </w:r>
          </w:p>
        </w:tc>
        <w:tc>
          <w:tcPr>
            <w:tcW w:w="2080" w:type="dxa"/>
            <w:tcBorders>
              <w:top w:val="nil"/>
              <w:left w:val="nil"/>
              <w:bottom w:val="single" w:sz="4" w:space="0" w:color="auto"/>
              <w:right w:val="single" w:sz="4" w:space="0" w:color="auto"/>
            </w:tcBorders>
            <w:shd w:val="clear" w:color="auto" w:fill="auto"/>
            <w:noWrap/>
            <w:vAlign w:val="bottom"/>
            <w:hideMark/>
          </w:tcPr>
          <w:p w14:paraId="1296E507" w14:textId="77777777" w:rsidR="00E20915" w:rsidRPr="006412D6" w:rsidRDefault="00E20915" w:rsidP="00AE0599">
            <w:r w:rsidRPr="006412D6">
              <w:t>11110011</w:t>
            </w:r>
          </w:p>
        </w:tc>
      </w:tr>
      <w:tr w:rsidR="00E20915" w:rsidRPr="006412D6" w14:paraId="6E0E26BC"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33CA851" w14:textId="77777777" w:rsidR="00E20915" w:rsidRPr="006412D6" w:rsidRDefault="00E20915" w:rsidP="00AE0599">
            <w:r w:rsidRPr="006412D6">
              <w:t>f3</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9120B1C" w14:textId="77777777" w:rsidR="00E20915" w:rsidRPr="006412D6" w:rsidRDefault="00E20915" w:rsidP="00AE0599">
            <w:r w:rsidRPr="006412D6">
              <w:t>x"00f2"</w:t>
            </w:r>
          </w:p>
        </w:tc>
        <w:tc>
          <w:tcPr>
            <w:tcW w:w="2080" w:type="dxa"/>
            <w:tcBorders>
              <w:top w:val="nil"/>
              <w:left w:val="nil"/>
              <w:bottom w:val="single" w:sz="4" w:space="0" w:color="auto"/>
              <w:right w:val="single" w:sz="4" w:space="0" w:color="auto"/>
            </w:tcBorders>
            <w:shd w:val="clear" w:color="auto" w:fill="auto"/>
            <w:noWrap/>
            <w:vAlign w:val="bottom"/>
            <w:hideMark/>
          </w:tcPr>
          <w:p w14:paraId="2441094A" w14:textId="77777777" w:rsidR="00E20915" w:rsidRPr="006412D6" w:rsidRDefault="00E20915" w:rsidP="00AE0599">
            <w:r w:rsidRPr="006412D6">
              <w:t>11110100</w:t>
            </w:r>
          </w:p>
        </w:tc>
      </w:tr>
      <w:tr w:rsidR="00E20915" w:rsidRPr="006412D6" w14:paraId="4C102BB7"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FF0E5BF" w14:textId="77777777" w:rsidR="00E20915" w:rsidRPr="006412D6" w:rsidRDefault="00E20915" w:rsidP="00AE0599">
            <w:r w:rsidRPr="006412D6">
              <w:t>f4</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7AA9625" w14:textId="77777777" w:rsidR="00E20915" w:rsidRPr="006412D6" w:rsidRDefault="00E20915" w:rsidP="00AE0599">
            <w:r w:rsidRPr="006412D6">
              <w:t>x"00f3"</w:t>
            </w:r>
          </w:p>
        </w:tc>
        <w:tc>
          <w:tcPr>
            <w:tcW w:w="2080" w:type="dxa"/>
            <w:tcBorders>
              <w:top w:val="nil"/>
              <w:left w:val="nil"/>
              <w:bottom w:val="single" w:sz="4" w:space="0" w:color="auto"/>
              <w:right w:val="single" w:sz="4" w:space="0" w:color="auto"/>
            </w:tcBorders>
            <w:shd w:val="clear" w:color="auto" w:fill="auto"/>
            <w:noWrap/>
            <w:vAlign w:val="bottom"/>
            <w:hideMark/>
          </w:tcPr>
          <w:p w14:paraId="764EE766" w14:textId="77777777" w:rsidR="00E20915" w:rsidRPr="006412D6" w:rsidRDefault="00E20915" w:rsidP="00AE0599">
            <w:r w:rsidRPr="006412D6">
              <w:t>11110101</w:t>
            </w:r>
          </w:p>
        </w:tc>
      </w:tr>
      <w:tr w:rsidR="00E20915" w:rsidRPr="006412D6" w14:paraId="2781EEB8"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369E878" w14:textId="77777777" w:rsidR="00E20915" w:rsidRPr="006412D6" w:rsidRDefault="00E20915" w:rsidP="00AE0599">
            <w:r w:rsidRPr="006412D6">
              <w:t>f5</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1080708" w14:textId="77777777" w:rsidR="00E20915" w:rsidRPr="006412D6" w:rsidRDefault="00E20915" w:rsidP="00AE0599">
            <w:r w:rsidRPr="006412D6">
              <w:t>x"00f4"</w:t>
            </w:r>
          </w:p>
        </w:tc>
        <w:tc>
          <w:tcPr>
            <w:tcW w:w="2080" w:type="dxa"/>
            <w:tcBorders>
              <w:top w:val="nil"/>
              <w:left w:val="nil"/>
              <w:bottom w:val="single" w:sz="4" w:space="0" w:color="auto"/>
              <w:right w:val="single" w:sz="4" w:space="0" w:color="auto"/>
            </w:tcBorders>
            <w:shd w:val="clear" w:color="auto" w:fill="auto"/>
            <w:noWrap/>
            <w:vAlign w:val="bottom"/>
            <w:hideMark/>
          </w:tcPr>
          <w:p w14:paraId="1C0283AB" w14:textId="77777777" w:rsidR="00E20915" w:rsidRPr="006412D6" w:rsidRDefault="00E20915" w:rsidP="00AE0599">
            <w:r w:rsidRPr="006412D6">
              <w:t>11110110</w:t>
            </w:r>
          </w:p>
        </w:tc>
      </w:tr>
      <w:tr w:rsidR="00E20915" w:rsidRPr="006412D6" w14:paraId="0AF6A9FB"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EAFDA24" w14:textId="77777777" w:rsidR="00E20915" w:rsidRPr="006412D6" w:rsidRDefault="00E20915" w:rsidP="00AE0599">
            <w:r w:rsidRPr="006412D6">
              <w:t>f6</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B5073FC" w14:textId="77777777" w:rsidR="00E20915" w:rsidRPr="006412D6" w:rsidRDefault="00E20915" w:rsidP="00AE0599">
            <w:r w:rsidRPr="006412D6">
              <w:t>x"00f5"</w:t>
            </w:r>
          </w:p>
        </w:tc>
        <w:tc>
          <w:tcPr>
            <w:tcW w:w="2080" w:type="dxa"/>
            <w:tcBorders>
              <w:top w:val="nil"/>
              <w:left w:val="nil"/>
              <w:bottom w:val="single" w:sz="4" w:space="0" w:color="auto"/>
              <w:right w:val="single" w:sz="4" w:space="0" w:color="auto"/>
            </w:tcBorders>
            <w:shd w:val="clear" w:color="auto" w:fill="auto"/>
            <w:noWrap/>
            <w:vAlign w:val="bottom"/>
            <w:hideMark/>
          </w:tcPr>
          <w:p w14:paraId="587E93BD" w14:textId="77777777" w:rsidR="00E20915" w:rsidRPr="006412D6" w:rsidRDefault="00E20915" w:rsidP="00AE0599">
            <w:r w:rsidRPr="006412D6">
              <w:t>11110111</w:t>
            </w:r>
          </w:p>
        </w:tc>
      </w:tr>
      <w:tr w:rsidR="00E20915" w:rsidRPr="006412D6" w14:paraId="3D779CE6"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E3C060" w14:textId="77777777" w:rsidR="00E20915" w:rsidRPr="006412D6" w:rsidRDefault="00E20915" w:rsidP="00AE0599">
            <w:r w:rsidRPr="006412D6">
              <w:t>f7</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357F393" w14:textId="77777777" w:rsidR="00E20915" w:rsidRPr="006412D6" w:rsidRDefault="00E20915" w:rsidP="00AE0599">
            <w:r w:rsidRPr="006412D6">
              <w:t>x"00f6"</w:t>
            </w:r>
          </w:p>
        </w:tc>
        <w:tc>
          <w:tcPr>
            <w:tcW w:w="2080" w:type="dxa"/>
            <w:tcBorders>
              <w:top w:val="nil"/>
              <w:left w:val="nil"/>
              <w:bottom w:val="single" w:sz="4" w:space="0" w:color="auto"/>
              <w:right w:val="single" w:sz="4" w:space="0" w:color="auto"/>
            </w:tcBorders>
            <w:shd w:val="clear" w:color="auto" w:fill="auto"/>
            <w:noWrap/>
            <w:vAlign w:val="bottom"/>
            <w:hideMark/>
          </w:tcPr>
          <w:p w14:paraId="202819EF" w14:textId="77777777" w:rsidR="00E20915" w:rsidRPr="006412D6" w:rsidRDefault="00E20915" w:rsidP="00AE0599">
            <w:r w:rsidRPr="006412D6">
              <w:t>11111000</w:t>
            </w:r>
          </w:p>
        </w:tc>
      </w:tr>
      <w:tr w:rsidR="00E20915" w:rsidRPr="006412D6" w14:paraId="33EED346"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0CAEA70" w14:textId="77777777" w:rsidR="00E20915" w:rsidRPr="006412D6" w:rsidRDefault="00E20915" w:rsidP="00AE0599">
            <w:r w:rsidRPr="006412D6">
              <w:t>f8</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3909E14" w14:textId="77777777" w:rsidR="00E20915" w:rsidRPr="006412D6" w:rsidRDefault="00E20915" w:rsidP="00AE0599">
            <w:r w:rsidRPr="006412D6">
              <w:t>x"00f7"</w:t>
            </w:r>
          </w:p>
        </w:tc>
        <w:tc>
          <w:tcPr>
            <w:tcW w:w="2080" w:type="dxa"/>
            <w:tcBorders>
              <w:top w:val="nil"/>
              <w:left w:val="nil"/>
              <w:bottom w:val="single" w:sz="4" w:space="0" w:color="auto"/>
              <w:right w:val="single" w:sz="4" w:space="0" w:color="auto"/>
            </w:tcBorders>
            <w:shd w:val="clear" w:color="auto" w:fill="auto"/>
            <w:noWrap/>
            <w:vAlign w:val="bottom"/>
            <w:hideMark/>
          </w:tcPr>
          <w:p w14:paraId="0E0D6BD7" w14:textId="77777777" w:rsidR="00E20915" w:rsidRPr="006412D6" w:rsidRDefault="00E20915" w:rsidP="00AE0599">
            <w:r w:rsidRPr="006412D6">
              <w:t>11111001</w:t>
            </w:r>
          </w:p>
        </w:tc>
      </w:tr>
      <w:tr w:rsidR="00E20915" w:rsidRPr="006412D6" w14:paraId="2FCE1C18"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C2BF8CC" w14:textId="77777777" w:rsidR="00E20915" w:rsidRPr="006412D6" w:rsidRDefault="00E20915" w:rsidP="00AE0599">
            <w:r w:rsidRPr="006412D6">
              <w:t>f9</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6DF4982D" w14:textId="77777777" w:rsidR="00E20915" w:rsidRPr="006412D6" w:rsidRDefault="00E20915" w:rsidP="00AE0599">
            <w:r w:rsidRPr="006412D6">
              <w:t>x"00f8"</w:t>
            </w:r>
          </w:p>
        </w:tc>
        <w:tc>
          <w:tcPr>
            <w:tcW w:w="2080" w:type="dxa"/>
            <w:tcBorders>
              <w:top w:val="nil"/>
              <w:left w:val="nil"/>
              <w:bottom w:val="single" w:sz="4" w:space="0" w:color="auto"/>
              <w:right w:val="single" w:sz="4" w:space="0" w:color="auto"/>
            </w:tcBorders>
            <w:shd w:val="clear" w:color="auto" w:fill="auto"/>
            <w:noWrap/>
            <w:vAlign w:val="bottom"/>
            <w:hideMark/>
          </w:tcPr>
          <w:p w14:paraId="5B7EF01B" w14:textId="77777777" w:rsidR="00E20915" w:rsidRPr="006412D6" w:rsidRDefault="00E20915" w:rsidP="00AE0599">
            <w:r w:rsidRPr="006412D6">
              <w:t>11111010</w:t>
            </w:r>
          </w:p>
        </w:tc>
      </w:tr>
      <w:tr w:rsidR="00E20915" w:rsidRPr="006412D6" w14:paraId="64121F1A"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11887DC" w14:textId="77777777" w:rsidR="00E20915" w:rsidRPr="006412D6" w:rsidRDefault="00E20915" w:rsidP="00AE0599">
            <w:r w:rsidRPr="006412D6">
              <w:t>fa</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7520ACCE" w14:textId="77777777" w:rsidR="00E20915" w:rsidRPr="006412D6" w:rsidRDefault="00E20915" w:rsidP="00AE0599">
            <w:r w:rsidRPr="006412D6">
              <w:t>x"00f9"</w:t>
            </w:r>
          </w:p>
        </w:tc>
        <w:tc>
          <w:tcPr>
            <w:tcW w:w="2080" w:type="dxa"/>
            <w:tcBorders>
              <w:top w:val="nil"/>
              <w:left w:val="nil"/>
              <w:bottom w:val="single" w:sz="4" w:space="0" w:color="auto"/>
              <w:right w:val="single" w:sz="4" w:space="0" w:color="auto"/>
            </w:tcBorders>
            <w:shd w:val="clear" w:color="auto" w:fill="auto"/>
            <w:noWrap/>
            <w:vAlign w:val="bottom"/>
            <w:hideMark/>
          </w:tcPr>
          <w:p w14:paraId="01924949" w14:textId="77777777" w:rsidR="00E20915" w:rsidRPr="006412D6" w:rsidRDefault="00E20915" w:rsidP="00AE0599">
            <w:r w:rsidRPr="006412D6">
              <w:t>11111011</w:t>
            </w:r>
          </w:p>
        </w:tc>
      </w:tr>
      <w:tr w:rsidR="00E20915" w:rsidRPr="006412D6" w14:paraId="262C9C73"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6402162" w14:textId="77777777" w:rsidR="00E20915" w:rsidRPr="006412D6" w:rsidRDefault="00E20915" w:rsidP="00AE0599">
            <w:r w:rsidRPr="006412D6">
              <w:t>fb</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054D71FD" w14:textId="77777777" w:rsidR="00E20915" w:rsidRPr="006412D6" w:rsidRDefault="00E20915" w:rsidP="00AE0599">
            <w:r w:rsidRPr="006412D6">
              <w:t>x"00fa"</w:t>
            </w:r>
          </w:p>
        </w:tc>
        <w:tc>
          <w:tcPr>
            <w:tcW w:w="2080" w:type="dxa"/>
            <w:tcBorders>
              <w:top w:val="nil"/>
              <w:left w:val="nil"/>
              <w:bottom w:val="single" w:sz="4" w:space="0" w:color="auto"/>
              <w:right w:val="single" w:sz="4" w:space="0" w:color="auto"/>
            </w:tcBorders>
            <w:shd w:val="clear" w:color="auto" w:fill="auto"/>
            <w:noWrap/>
            <w:vAlign w:val="bottom"/>
            <w:hideMark/>
          </w:tcPr>
          <w:p w14:paraId="071AB208" w14:textId="77777777" w:rsidR="00E20915" w:rsidRPr="006412D6" w:rsidRDefault="00E20915" w:rsidP="00AE0599">
            <w:r w:rsidRPr="006412D6">
              <w:t>11111100</w:t>
            </w:r>
          </w:p>
        </w:tc>
      </w:tr>
      <w:tr w:rsidR="00E20915" w:rsidRPr="006412D6" w14:paraId="51350F1D"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87A9C74" w14:textId="77777777" w:rsidR="00E20915" w:rsidRPr="006412D6" w:rsidRDefault="00E20915" w:rsidP="00AE0599">
            <w:r w:rsidRPr="006412D6">
              <w:t>fc</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32D0DC38" w14:textId="77777777" w:rsidR="00E20915" w:rsidRPr="006412D6" w:rsidRDefault="00E20915" w:rsidP="00AE0599">
            <w:r w:rsidRPr="006412D6">
              <w:t>x"00fb"</w:t>
            </w:r>
          </w:p>
        </w:tc>
        <w:tc>
          <w:tcPr>
            <w:tcW w:w="2080" w:type="dxa"/>
            <w:tcBorders>
              <w:top w:val="nil"/>
              <w:left w:val="nil"/>
              <w:bottom w:val="single" w:sz="4" w:space="0" w:color="auto"/>
              <w:right w:val="single" w:sz="4" w:space="0" w:color="auto"/>
            </w:tcBorders>
            <w:shd w:val="clear" w:color="auto" w:fill="auto"/>
            <w:noWrap/>
            <w:vAlign w:val="bottom"/>
            <w:hideMark/>
          </w:tcPr>
          <w:p w14:paraId="119D0E2A" w14:textId="77777777" w:rsidR="00E20915" w:rsidRPr="006412D6" w:rsidRDefault="00E20915" w:rsidP="00AE0599">
            <w:r w:rsidRPr="006412D6">
              <w:t>11111101</w:t>
            </w:r>
          </w:p>
        </w:tc>
      </w:tr>
      <w:tr w:rsidR="00E20915" w:rsidRPr="006412D6" w14:paraId="6C68873F"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B91ABAA" w14:textId="77777777" w:rsidR="00E20915" w:rsidRPr="006412D6" w:rsidRDefault="00E20915" w:rsidP="00AE0599">
            <w:r w:rsidRPr="006412D6">
              <w:t>fd</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E739AB0" w14:textId="77777777" w:rsidR="00E20915" w:rsidRPr="006412D6" w:rsidRDefault="00E20915" w:rsidP="00AE0599">
            <w:r w:rsidRPr="006412D6">
              <w:t>x"00fc"</w:t>
            </w:r>
          </w:p>
        </w:tc>
        <w:tc>
          <w:tcPr>
            <w:tcW w:w="2080" w:type="dxa"/>
            <w:tcBorders>
              <w:top w:val="nil"/>
              <w:left w:val="nil"/>
              <w:bottom w:val="single" w:sz="4" w:space="0" w:color="auto"/>
              <w:right w:val="single" w:sz="4" w:space="0" w:color="auto"/>
            </w:tcBorders>
            <w:shd w:val="clear" w:color="auto" w:fill="auto"/>
            <w:noWrap/>
            <w:vAlign w:val="bottom"/>
            <w:hideMark/>
          </w:tcPr>
          <w:p w14:paraId="54020437" w14:textId="77777777" w:rsidR="00E20915" w:rsidRPr="006412D6" w:rsidRDefault="00E20915" w:rsidP="00AE0599">
            <w:r w:rsidRPr="006412D6">
              <w:t>11111110</w:t>
            </w:r>
          </w:p>
        </w:tc>
      </w:tr>
      <w:tr w:rsidR="00E20915" w:rsidRPr="006412D6" w14:paraId="1F2316FE"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11970DB" w14:textId="77777777" w:rsidR="00E20915" w:rsidRPr="006412D6" w:rsidRDefault="00E20915" w:rsidP="00AE0599">
            <w:r w:rsidRPr="006412D6">
              <w:t>fe</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80B2380" w14:textId="77777777" w:rsidR="00E20915" w:rsidRPr="006412D6" w:rsidRDefault="00E20915" w:rsidP="00AE0599">
            <w:r w:rsidRPr="006412D6">
              <w:t>x"00fd"</w:t>
            </w:r>
          </w:p>
        </w:tc>
        <w:tc>
          <w:tcPr>
            <w:tcW w:w="2080" w:type="dxa"/>
            <w:tcBorders>
              <w:top w:val="nil"/>
              <w:left w:val="nil"/>
              <w:bottom w:val="single" w:sz="4" w:space="0" w:color="auto"/>
              <w:right w:val="single" w:sz="4" w:space="0" w:color="auto"/>
            </w:tcBorders>
            <w:shd w:val="clear" w:color="auto" w:fill="auto"/>
            <w:noWrap/>
            <w:vAlign w:val="bottom"/>
            <w:hideMark/>
          </w:tcPr>
          <w:p w14:paraId="6E5DCA34" w14:textId="77777777" w:rsidR="00E20915" w:rsidRPr="006412D6" w:rsidRDefault="00E20915" w:rsidP="00AE0599">
            <w:r w:rsidRPr="006412D6">
              <w:t>11111111</w:t>
            </w:r>
          </w:p>
        </w:tc>
      </w:tr>
      <w:tr w:rsidR="00E20915" w:rsidRPr="006412D6" w14:paraId="7ED8996F" w14:textId="77777777" w:rsidTr="0042397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035C98B" w14:textId="77777777" w:rsidR="00E20915" w:rsidRPr="006412D6" w:rsidRDefault="00E20915" w:rsidP="00AE0599">
            <w:r w:rsidRPr="006412D6">
              <w:t>ff</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A81A6F9" w14:textId="77777777" w:rsidR="00E20915" w:rsidRPr="006412D6" w:rsidRDefault="00E20915" w:rsidP="00AE0599">
            <w:r w:rsidRPr="006412D6">
              <w:t>x"00fe"</w:t>
            </w:r>
          </w:p>
        </w:tc>
        <w:tc>
          <w:tcPr>
            <w:tcW w:w="2080" w:type="dxa"/>
            <w:tcBorders>
              <w:top w:val="nil"/>
              <w:left w:val="nil"/>
              <w:bottom w:val="single" w:sz="4" w:space="0" w:color="auto"/>
              <w:right w:val="single" w:sz="4" w:space="0" w:color="auto"/>
            </w:tcBorders>
            <w:shd w:val="clear" w:color="auto" w:fill="auto"/>
            <w:noWrap/>
            <w:vAlign w:val="bottom"/>
            <w:hideMark/>
          </w:tcPr>
          <w:p w14:paraId="6AEF7140" w14:textId="77777777" w:rsidR="00E20915" w:rsidRPr="006412D6" w:rsidRDefault="00E20915" w:rsidP="00AE0599">
            <w:r w:rsidRPr="006412D6">
              <w:t>100000000</w:t>
            </w:r>
          </w:p>
        </w:tc>
      </w:tr>
    </w:tbl>
    <w:p w14:paraId="40DC089E" w14:textId="77777777" w:rsidR="00224E3A" w:rsidRPr="006412D6" w:rsidRDefault="00224E3A" w:rsidP="00224E3A"/>
    <w:p w14:paraId="54437442" w14:textId="77777777" w:rsidR="00224E3A" w:rsidRPr="006412D6" w:rsidRDefault="00224E3A" w:rsidP="00224E3A"/>
    <w:p w14:paraId="3ACFE02B" w14:textId="77777777" w:rsidR="00224E3A" w:rsidRPr="006412D6" w:rsidRDefault="00224E3A" w:rsidP="00645BF1">
      <w:r w:rsidRPr="006412D6">
        <w:t>Register file (data):</w:t>
      </w:r>
    </w:p>
    <w:tbl>
      <w:tblPr>
        <w:tblW w:w="4700" w:type="dxa"/>
        <w:tblLook w:val="04A0" w:firstRow="1" w:lastRow="0" w:firstColumn="1" w:lastColumn="0" w:noHBand="0" w:noVBand="1"/>
      </w:tblPr>
      <w:tblGrid>
        <w:gridCol w:w="1340"/>
        <w:gridCol w:w="1020"/>
        <w:gridCol w:w="2340"/>
      </w:tblGrid>
      <w:tr w:rsidR="00B9341E" w:rsidRPr="006412D6" w14:paraId="46757DFC" w14:textId="77777777" w:rsidTr="00B9341E">
        <w:trPr>
          <w:trHeight w:val="285"/>
        </w:trPr>
        <w:tc>
          <w:tcPr>
            <w:tcW w:w="134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08067F49" w14:textId="77777777" w:rsidR="00B9341E" w:rsidRPr="006412D6" w:rsidRDefault="00B9341E" w:rsidP="00B9341E">
            <w:r w:rsidRPr="006412D6">
              <w:t>Address 0x…</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7C4DBC34" w14:textId="77777777" w:rsidR="00B9341E" w:rsidRPr="006412D6" w:rsidRDefault="00B9341E" w:rsidP="00B9341E">
            <w:r w:rsidRPr="006412D6">
              <w:t>Hex Value</w:t>
            </w:r>
          </w:p>
        </w:tc>
        <w:tc>
          <w:tcPr>
            <w:tcW w:w="2340" w:type="dxa"/>
            <w:tcBorders>
              <w:top w:val="single" w:sz="4" w:space="0" w:color="auto"/>
              <w:left w:val="nil"/>
              <w:bottom w:val="single" w:sz="4" w:space="0" w:color="auto"/>
              <w:right w:val="single" w:sz="4" w:space="0" w:color="auto"/>
            </w:tcBorders>
            <w:shd w:val="clear" w:color="000000" w:fill="FFF2CC"/>
            <w:noWrap/>
            <w:vAlign w:val="bottom"/>
            <w:hideMark/>
          </w:tcPr>
          <w:p w14:paraId="4D3A08EE" w14:textId="77777777" w:rsidR="00B9341E" w:rsidRPr="006412D6" w:rsidRDefault="00B9341E" w:rsidP="00B9341E">
            <w:r w:rsidRPr="006412D6">
              <w:t>Binary Value 0b…</w:t>
            </w:r>
          </w:p>
        </w:tc>
      </w:tr>
      <w:tr w:rsidR="00B9341E" w:rsidRPr="006412D6" w14:paraId="692B3FA4"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46EF920" w14:textId="77777777" w:rsidR="00B9341E" w:rsidRPr="006412D6" w:rsidRDefault="00B9341E" w:rsidP="00B9341E">
            <w:r w:rsidRPr="006412D6">
              <w:t>0</w:t>
            </w:r>
          </w:p>
        </w:tc>
        <w:tc>
          <w:tcPr>
            <w:tcW w:w="1020" w:type="dxa"/>
            <w:tcBorders>
              <w:top w:val="nil"/>
              <w:left w:val="nil"/>
              <w:bottom w:val="single" w:sz="4" w:space="0" w:color="auto"/>
              <w:right w:val="single" w:sz="4" w:space="0" w:color="auto"/>
            </w:tcBorders>
            <w:shd w:val="clear" w:color="auto" w:fill="auto"/>
            <w:noWrap/>
            <w:vAlign w:val="bottom"/>
            <w:hideMark/>
          </w:tcPr>
          <w:p w14:paraId="50580C87" w14:textId="77777777" w:rsidR="00B9341E" w:rsidRPr="006412D6" w:rsidRDefault="00B9341E" w:rsidP="00B9341E">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5CE570F5" w14:textId="77777777" w:rsidR="00B9341E" w:rsidRPr="006412D6" w:rsidRDefault="00B9341E" w:rsidP="00B9341E">
            <w:r w:rsidRPr="006412D6">
              <w:t>0</w:t>
            </w:r>
          </w:p>
        </w:tc>
      </w:tr>
      <w:tr w:rsidR="00B9341E" w:rsidRPr="006412D6" w14:paraId="40ADB123"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B357236" w14:textId="77777777" w:rsidR="00B9341E" w:rsidRPr="006412D6" w:rsidRDefault="00B9341E" w:rsidP="00B9341E">
            <w:r w:rsidRPr="006412D6">
              <w:t>1</w:t>
            </w:r>
          </w:p>
        </w:tc>
        <w:tc>
          <w:tcPr>
            <w:tcW w:w="1020" w:type="dxa"/>
            <w:tcBorders>
              <w:top w:val="nil"/>
              <w:left w:val="nil"/>
              <w:bottom w:val="single" w:sz="4" w:space="0" w:color="auto"/>
              <w:right w:val="single" w:sz="4" w:space="0" w:color="auto"/>
            </w:tcBorders>
            <w:shd w:val="clear" w:color="auto" w:fill="auto"/>
            <w:noWrap/>
            <w:vAlign w:val="bottom"/>
            <w:hideMark/>
          </w:tcPr>
          <w:p w14:paraId="0C6B5038" w14:textId="77777777" w:rsidR="00B9341E" w:rsidRPr="006412D6" w:rsidRDefault="00B9341E" w:rsidP="00B9341E">
            <w:r w:rsidRPr="006412D6">
              <w:t>x"0008"</w:t>
            </w:r>
          </w:p>
        </w:tc>
        <w:tc>
          <w:tcPr>
            <w:tcW w:w="2340" w:type="dxa"/>
            <w:tcBorders>
              <w:top w:val="nil"/>
              <w:left w:val="nil"/>
              <w:bottom w:val="single" w:sz="4" w:space="0" w:color="auto"/>
              <w:right w:val="single" w:sz="4" w:space="0" w:color="auto"/>
            </w:tcBorders>
            <w:shd w:val="clear" w:color="auto" w:fill="auto"/>
            <w:noWrap/>
            <w:vAlign w:val="bottom"/>
            <w:hideMark/>
          </w:tcPr>
          <w:p w14:paraId="0BF13C94" w14:textId="77777777" w:rsidR="00B9341E" w:rsidRPr="006412D6" w:rsidRDefault="00B9341E" w:rsidP="00B9341E">
            <w:r w:rsidRPr="006412D6">
              <w:t>1000</w:t>
            </w:r>
          </w:p>
        </w:tc>
      </w:tr>
      <w:tr w:rsidR="00B9341E" w:rsidRPr="006412D6" w14:paraId="3E3E6F81"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62716E78" w14:textId="77777777" w:rsidR="00B9341E" w:rsidRPr="006412D6" w:rsidRDefault="00B9341E" w:rsidP="00B9341E">
            <w:r w:rsidRPr="006412D6">
              <w:t>2</w:t>
            </w:r>
          </w:p>
        </w:tc>
        <w:tc>
          <w:tcPr>
            <w:tcW w:w="1020" w:type="dxa"/>
            <w:tcBorders>
              <w:top w:val="nil"/>
              <w:left w:val="nil"/>
              <w:bottom w:val="single" w:sz="4" w:space="0" w:color="auto"/>
              <w:right w:val="single" w:sz="4" w:space="0" w:color="auto"/>
            </w:tcBorders>
            <w:shd w:val="clear" w:color="auto" w:fill="auto"/>
            <w:noWrap/>
            <w:vAlign w:val="bottom"/>
            <w:hideMark/>
          </w:tcPr>
          <w:p w14:paraId="34A7DADE" w14:textId="77777777" w:rsidR="00B9341E" w:rsidRPr="006412D6" w:rsidRDefault="00B9341E" w:rsidP="00B9341E">
            <w:r w:rsidRPr="006412D6">
              <w:t>x"1018"</w:t>
            </w:r>
          </w:p>
        </w:tc>
        <w:tc>
          <w:tcPr>
            <w:tcW w:w="2340" w:type="dxa"/>
            <w:tcBorders>
              <w:top w:val="nil"/>
              <w:left w:val="nil"/>
              <w:bottom w:val="single" w:sz="4" w:space="0" w:color="auto"/>
              <w:right w:val="single" w:sz="4" w:space="0" w:color="auto"/>
            </w:tcBorders>
            <w:shd w:val="clear" w:color="auto" w:fill="auto"/>
            <w:noWrap/>
            <w:vAlign w:val="bottom"/>
            <w:hideMark/>
          </w:tcPr>
          <w:p w14:paraId="2684585B" w14:textId="77777777" w:rsidR="00B9341E" w:rsidRPr="006412D6" w:rsidRDefault="00B9341E" w:rsidP="00B9341E">
            <w:r w:rsidRPr="006412D6">
              <w:t>1000000011000</w:t>
            </w:r>
          </w:p>
        </w:tc>
      </w:tr>
      <w:tr w:rsidR="00B9341E" w:rsidRPr="006412D6" w14:paraId="54E095C7"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7C487689" w14:textId="77777777" w:rsidR="00B9341E" w:rsidRPr="006412D6" w:rsidRDefault="00B9341E" w:rsidP="00B9341E">
            <w:r w:rsidRPr="006412D6">
              <w:t>3</w:t>
            </w:r>
          </w:p>
        </w:tc>
        <w:tc>
          <w:tcPr>
            <w:tcW w:w="1020" w:type="dxa"/>
            <w:tcBorders>
              <w:top w:val="nil"/>
              <w:left w:val="nil"/>
              <w:bottom w:val="single" w:sz="4" w:space="0" w:color="auto"/>
              <w:right w:val="single" w:sz="4" w:space="0" w:color="auto"/>
            </w:tcBorders>
            <w:shd w:val="clear" w:color="auto" w:fill="auto"/>
            <w:noWrap/>
            <w:vAlign w:val="bottom"/>
            <w:hideMark/>
          </w:tcPr>
          <w:p w14:paraId="02F85B56" w14:textId="77777777" w:rsidR="00B9341E" w:rsidRPr="006412D6" w:rsidRDefault="00B9341E" w:rsidP="00B9341E">
            <w:r w:rsidRPr="006412D6">
              <w:t>x"000F"</w:t>
            </w:r>
          </w:p>
        </w:tc>
        <w:tc>
          <w:tcPr>
            <w:tcW w:w="2340" w:type="dxa"/>
            <w:tcBorders>
              <w:top w:val="nil"/>
              <w:left w:val="nil"/>
              <w:bottom w:val="single" w:sz="4" w:space="0" w:color="auto"/>
              <w:right w:val="single" w:sz="4" w:space="0" w:color="auto"/>
            </w:tcBorders>
            <w:shd w:val="clear" w:color="auto" w:fill="auto"/>
            <w:noWrap/>
            <w:vAlign w:val="bottom"/>
            <w:hideMark/>
          </w:tcPr>
          <w:p w14:paraId="0CD4A592" w14:textId="77777777" w:rsidR="00B9341E" w:rsidRPr="006412D6" w:rsidRDefault="00B9341E" w:rsidP="00B9341E">
            <w:r w:rsidRPr="006412D6">
              <w:t>1111</w:t>
            </w:r>
          </w:p>
        </w:tc>
      </w:tr>
      <w:tr w:rsidR="00B9341E" w:rsidRPr="006412D6" w14:paraId="2CF0370D"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46DEC58E" w14:textId="77777777" w:rsidR="00B9341E" w:rsidRPr="006412D6" w:rsidRDefault="00B9341E" w:rsidP="00B9341E">
            <w:r w:rsidRPr="006412D6">
              <w:t>4</w:t>
            </w:r>
          </w:p>
        </w:tc>
        <w:tc>
          <w:tcPr>
            <w:tcW w:w="1020" w:type="dxa"/>
            <w:tcBorders>
              <w:top w:val="nil"/>
              <w:left w:val="nil"/>
              <w:bottom w:val="single" w:sz="4" w:space="0" w:color="auto"/>
              <w:right w:val="single" w:sz="4" w:space="0" w:color="auto"/>
            </w:tcBorders>
            <w:shd w:val="clear" w:color="auto" w:fill="auto"/>
            <w:noWrap/>
            <w:vAlign w:val="bottom"/>
            <w:hideMark/>
          </w:tcPr>
          <w:p w14:paraId="6B4DB412" w14:textId="77777777" w:rsidR="00B9341E" w:rsidRPr="006412D6" w:rsidRDefault="00B9341E" w:rsidP="00B9341E">
            <w:r w:rsidRPr="006412D6">
              <w:t>x"00F0"</w:t>
            </w:r>
          </w:p>
        </w:tc>
        <w:tc>
          <w:tcPr>
            <w:tcW w:w="2340" w:type="dxa"/>
            <w:tcBorders>
              <w:top w:val="nil"/>
              <w:left w:val="nil"/>
              <w:bottom w:val="single" w:sz="4" w:space="0" w:color="auto"/>
              <w:right w:val="single" w:sz="4" w:space="0" w:color="auto"/>
            </w:tcBorders>
            <w:shd w:val="clear" w:color="auto" w:fill="auto"/>
            <w:noWrap/>
            <w:vAlign w:val="bottom"/>
            <w:hideMark/>
          </w:tcPr>
          <w:p w14:paraId="1F020E6D" w14:textId="77777777" w:rsidR="00B9341E" w:rsidRPr="006412D6" w:rsidRDefault="00B9341E" w:rsidP="00B9341E">
            <w:r w:rsidRPr="006412D6">
              <w:t>11110000</w:t>
            </w:r>
          </w:p>
        </w:tc>
      </w:tr>
      <w:tr w:rsidR="00B9341E" w:rsidRPr="006412D6" w14:paraId="69CB8849"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67CC431" w14:textId="77777777" w:rsidR="00B9341E" w:rsidRPr="006412D6" w:rsidRDefault="00B9341E" w:rsidP="00B9341E">
            <w:r w:rsidRPr="006412D6">
              <w:t>5</w:t>
            </w:r>
          </w:p>
        </w:tc>
        <w:tc>
          <w:tcPr>
            <w:tcW w:w="1020" w:type="dxa"/>
            <w:tcBorders>
              <w:top w:val="nil"/>
              <w:left w:val="nil"/>
              <w:bottom w:val="single" w:sz="4" w:space="0" w:color="auto"/>
              <w:right w:val="single" w:sz="4" w:space="0" w:color="auto"/>
            </w:tcBorders>
            <w:shd w:val="clear" w:color="auto" w:fill="auto"/>
            <w:noWrap/>
            <w:vAlign w:val="bottom"/>
            <w:hideMark/>
          </w:tcPr>
          <w:p w14:paraId="4B7F56CE" w14:textId="77777777" w:rsidR="00B9341E" w:rsidRPr="006412D6" w:rsidRDefault="00B9341E" w:rsidP="00B9341E">
            <w:r w:rsidRPr="006412D6">
              <w:t>x"0010"</w:t>
            </w:r>
          </w:p>
        </w:tc>
        <w:tc>
          <w:tcPr>
            <w:tcW w:w="2340" w:type="dxa"/>
            <w:tcBorders>
              <w:top w:val="nil"/>
              <w:left w:val="nil"/>
              <w:bottom w:val="single" w:sz="4" w:space="0" w:color="auto"/>
              <w:right w:val="single" w:sz="4" w:space="0" w:color="auto"/>
            </w:tcBorders>
            <w:shd w:val="clear" w:color="auto" w:fill="auto"/>
            <w:noWrap/>
            <w:vAlign w:val="bottom"/>
            <w:hideMark/>
          </w:tcPr>
          <w:p w14:paraId="6F31EFDB" w14:textId="77777777" w:rsidR="00B9341E" w:rsidRPr="006412D6" w:rsidRDefault="00B9341E" w:rsidP="00B9341E">
            <w:r w:rsidRPr="006412D6">
              <w:t>10000</w:t>
            </w:r>
          </w:p>
        </w:tc>
      </w:tr>
      <w:tr w:rsidR="00B9341E" w:rsidRPr="006412D6" w14:paraId="5D4CE6E1"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40384FBB" w14:textId="77777777" w:rsidR="00B9341E" w:rsidRPr="006412D6" w:rsidRDefault="00B9341E" w:rsidP="00B9341E">
            <w:r w:rsidRPr="006412D6">
              <w:t>6</w:t>
            </w:r>
          </w:p>
        </w:tc>
        <w:tc>
          <w:tcPr>
            <w:tcW w:w="1020" w:type="dxa"/>
            <w:tcBorders>
              <w:top w:val="nil"/>
              <w:left w:val="nil"/>
              <w:bottom w:val="single" w:sz="4" w:space="0" w:color="auto"/>
              <w:right w:val="single" w:sz="4" w:space="0" w:color="auto"/>
            </w:tcBorders>
            <w:shd w:val="clear" w:color="auto" w:fill="auto"/>
            <w:noWrap/>
            <w:vAlign w:val="bottom"/>
            <w:hideMark/>
          </w:tcPr>
          <w:p w14:paraId="4B579266" w14:textId="77777777" w:rsidR="00B9341E" w:rsidRPr="006412D6" w:rsidRDefault="00B9341E" w:rsidP="00B9341E">
            <w:r w:rsidRPr="006412D6">
              <w:t>x"0004"</w:t>
            </w:r>
          </w:p>
        </w:tc>
        <w:tc>
          <w:tcPr>
            <w:tcW w:w="2340" w:type="dxa"/>
            <w:tcBorders>
              <w:top w:val="nil"/>
              <w:left w:val="nil"/>
              <w:bottom w:val="single" w:sz="4" w:space="0" w:color="auto"/>
              <w:right w:val="single" w:sz="4" w:space="0" w:color="auto"/>
            </w:tcBorders>
            <w:shd w:val="clear" w:color="auto" w:fill="auto"/>
            <w:noWrap/>
            <w:vAlign w:val="bottom"/>
            <w:hideMark/>
          </w:tcPr>
          <w:p w14:paraId="7998283F" w14:textId="77777777" w:rsidR="00B9341E" w:rsidRPr="006412D6" w:rsidRDefault="00B9341E" w:rsidP="00B9341E">
            <w:r w:rsidRPr="006412D6">
              <w:t>100</w:t>
            </w:r>
          </w:p>
        </w:tc>
      </w:tr>
      <w:tr w:rsidR="00B9341E" w:rsidRPr="006412D6" w14:paraId="50177CCF"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6A423874" w14:textId="77777777" w:rsidR="00B9341E" w:rsidRPr="006412D6" w:rsidRDefault="00B9341E" w:rsidP="00B9341E">
            <w:r w:rsidRPr="006412D6">
              <w:t>7</w:t>
            </w:r>
          </w:p>
        </w:tc>
        <w:tc>
          <w:tcPr>
            <w:tcW w:w="1020" w:type="dxa"/>
            <w:tcBorders>
              <w:top w:val="nil"/>
              <w:left w:val="nil"/>
              <w:bottom w:val="single" w:sz="4" w:space="0" w:color="auto"/>
              <w:right w:val="single" w:sz="4" w:space="0" w:color="auto"/>
            </w:tcBorders>
            <w:shd w:val="clear" w:color="auto" w:fill="auto"/>
            <w:noWrap/>
            <w:vAlign w:val="bottom"/>
            <w:hideMark/>
          </w:tcPr>
          <w:p w14:paraId="097C9781" w14:textId="77777777" w:rsidR="00B9341E" w:rsidRPr="006412D6" w:rsidRDefault="00B9341E" w:rsidP="00B9341E">
            <w:r w:rsidRPr="006412D6">
              <w:t>x"0101"</w:t>
            </w:r>
          </w:p>
        </w:tc>
        <w:tc>
          <w:tcPr>
            <w:tcW w:w="2340" w:type="dxa"/>
            <w:tcBorders>
              <w:top w:val="nil"/>
              <w:left w:val="nil"/>
              <w:bottom w:val="single" w:sz="4" w:space="0" w:color="auto"/>
              <w:right w:val="single" w:sz="4" w:space="0" w:color="auto"/>
            </w:tcBorders>
            <w:shd w:val="clear" w:color="auto" w:fill="auto"/>
            <w:noWrap/>
            <w:vAlign w:val="bottom"/>
            <w:hideMark/>
          </w:tcPr>
          <w:p w14:paraId="0BCCEFC8" w14:textId="77777777" w:rsidR="00B9341E" w:rsidRPr="006412D6" w:rsidRDefault="00B9341E" w:rsidP="00B9341E">
            <w:r w:rsidRPr="006412D6">
              <w:t>100000001</w:t>
            </w:r>
          </w:p>
        </w:tc>
      </w:tr>
      <w:tr w:rsidR="00B9341E" w:rsidRPr="006412D6" w14:paraId="4F6FB304"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01BF109" w14:textId="77777777" w:rsidR="00B9341E" w:rsidRPr="006412D6" w:rsidRDefault="00B9341E" w:rsidP="00B9341E">
            <w:r w:rsidRPr="006412D6">
              <w:t>8</w:t>
            </w:r>
          </w:p>
        </w:tc>
        <w:tc>
          <w:tcPr>
            <w:tcW w:w="1020" w:type="dxa"/>
            <w:tcBorders>
              <w:top w:val="nil"/>
              <w:left w:val="nil"/>
              <w:bottom w:val="single" w:sz="4" w:space="0" w:color="auto"/>
              <w:right w:val="single" w:sz="4" w:space="0" w:color="auto"/>
            </w:tcBorders>
            <w:shd w:val="clear" w:color="auto" w:fill="auto"/>
            <w:noWrap/>
            <w:vAlign w:val="bottom"/>
            <w:hideMark/>
          </w:tcPr>
          <w:p w14:paraId="3AFAA5F6" w14:textId="77777777" w:rsidR="00B9341E" w:rsidRPr="006412D6" w:rsidRDefault="00B9341E" w:rsidP="00B9341E">
            <w:r w:rsidRPr="006412D6">
              <w:t>x"0100"</w:t>
            </w:r>
          </w:p>
        </w:tc>
        <w:tc>
          <w:tcPr>
            <w:tcW w:w="2340" w:type="dxa"/>
            <w:tcBorders>
              <w:top w:val="nil"/>
              <w:left w:val="nil"/>
              <w:bottom w:val="single" w:sz="4" w:space="0" w:color="auto"/>
              <w:right w:val="single" w:sz="4" w:space="0" w:color="auto"/>
            </w:tcBorders>
            <w:shd w:val="clear" w:color="auto" w:fill="auto"/>
            <w:noWrap/>
            <w:vAlign w:val="bottom"/>
            <w:hideMark/>
          </w:tcPr>
          <w:p w14:paraId="3CBD90FB" w14:textId="77777777" w:rsidR="00B9341E" w:rsidRPr="006412D6" w:rsidRDefault="00B9341E" w:rsidP="00B9341E">
            <w:r w:rsidRPr="006412D6">
              <w:t>100000000</w:t>
            </w:r>
          </w:p>
        </w:tc>
      </w:tr>
      <w:tr w:rsidR="00B9341E" w:rsidRPr="006412D6" w14:paraId="7DA89512"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0B338563" w14:textId="77777777" w:rsidR="00B9341E" w:rsidRPr="006412D6" w:rsidRDefault="00B9341E" w:rsidP="00B9341E">
            <w:r w:rsidRPr="006412D6">
              <w:t>9</w:t>
            </w:r>
          </w:p>
        </w:tc>
        <w:tc>
          <w:tcPr>
            <w:tcW w:w="1020" w:type="dxa"/>
            <w:tcBorders>
              <w:top w:val="nil"/>
              <w:left w:val="nil"/>
              <w:bottom w:val="single" w:sz="4" w:space="0" w:color="auto"/>
              <w:right w:val="single" w:sz="4" w:space="0" w:color="auto"/>
            </w:tcBorders>
            <w:shd w:val="clear" w:color="auto" w:fill="auto"/>
            <w:noWrap/>
            <w:vAlign w:val="bottom"/>
            <w:hideMark/>
          </w:tcPr>
          <w:p w14:paraId="5290CDC7" w14:textId="77777777" w:rsidR="00B9341E" w:rsidRPr="006412D6" w:rsidRDefault="00B9341E" w:rsidP="00B9341E">
            <w:r w:rsidRPr="006412D6">
              <w:t>x"FF00"</w:t>
            </w:r>
          </w:p>
        </w:tc>
        <w:tc>
          <w:tcPr>
            <w:tcW w:w="2340" w:type="dxa"/>
            <w:tcBorders>
              <w:top w:val="nil"/>
              <w:left w:val="nil"/>
              <w:bottom w:val="single" w:sz="4" w:space="0" w:color="auto"/>
              <w:right w:val="single" w:sz="4" w:space="0" w:color="auto"/>
            </w:tcBorders>
            <w:shd w:val="clear" w:color="auto" w:fill="auto"/>
            <w:noWrap/>
            <w:vAlign w:val="bottom"/>
            <w:hideMark/>
          </w:tcPr>
          <w:p w14:paraId="18332895" w14:textId="77777777" w:rsidR="00B9341E" w:rsidRPr="006412D6" w:rsidRDefault="00B9341E" w:rsidP="00B9341E">
            <w:r w:rsidRPr="006412D6">
              <w:t>1111111100000000</w:t>
            </w:r>
          </w:p>
        </w:tc>
      </w:tr>
      <w:tr w:rsidR="00B9341E" w:rsidRPr="006412D6" w14:paraId="23BCBD12"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476BD58A" w14:textId="77777777" w:rsidR="00B9341E" w:rsidRPr="006412D6" w:rsidRDefault="00B9341E" w:rsidP="00B9341E">
            <w:r w:rsidRPr="006412D6">
              <w:t>a</w:t>
            </w:r>
          </w:p>
        </w:tc>
        <w:tc>
          <w:tcPr>
            <w:tcW w:w="1020" w:type="dxa"/>
            <w:tcBorders>
              <w:top w:val="nil"/>
              <w:left w:val="nil"/>
              <w:bottom w:val="single" w:sz="4" w:space="0" w:color="auto"/>
              <w:right w:val="single" w:sz="4" w:space="0" w:color="auto"/>
            </w:tcBorders>
            <w:shd w:val="clear" w:color="auto" w:fill="auto"/>
            <w:noWrap/>
            <w:vAlign w:val="bottom"/>
            <w:hideMark/>
          </w:tcPr>
          <w:p w14:paraId="0EEBEEAB" w14:textId="77777777" w:rsidR="00B9341E" w:rsidRPr="006412D6" w:rsidRDefault="00B9341E" w:rsidP="00B9341E">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0C2FE04E" w14:textId="77777777" w:rsidR="00B9341E" w:rsidRPr="006412D6" w:rsidRDefault="00B9341E" w:rsidP="00B9341E">
            <w:r w:rsidRPr="006412D6">
              <w:t>0</w:t>
            </w:r>
          </w:p>
        </w:tc>
      </w:tr>
      <w:tr w:rsidR="00B9341E" w:rsidRPr="006412D6" w14:paraId="4DAD244D"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AAE1FE0" w14:textId="77777777" w:rsidR="00B9341E" w:rsidRPr="006412D6" w:rsidRDefault="00B9341E" w:rsidP="00B9341E">
            <w:r w:rsidRPr="006412D6">
              <w:t>b</w:t>
            </w:r>
          </w:p>
        </w:tc>
        <w:tc>
          <w:tcPr>
            <w:tcW w:w="1020" w:type="dxa"/>
            <w:tcBorders>
              <w:top w:val="nil"/>
              <w:left w:val="nil"/>
              <w:bottom w:val="single" w:sz="4" w:space="0" w:color="auto"/>
              <w:right w:val="single" w:sz="4" w:space="0" w:color="auto"/>
            </w:tcBorders>
            <w:shd w:val="clear" w:color="auto" w:fill="auto"/>
            <w:noWrap/>
            <w:vAlign w:val="bottom"/>
            <w:hideMark/>
          </w:tcPr>
          <w:p w14:paraId="2509A107" w14:textId="77777777" w:rsidR="00B9341E" w:rsidRPr="006412D6" w:rsidRDefault="00B9341E" w:rsidP="00B9341E">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7D735C69" w14:textId="77777777" w:rsidR="00B9341E" w:rsidRPr="006412D6" w:rsidRDefault="00B9341E" w:rsidP="00B9341E">
            <w:r w:rsidRPr="006412D6">
              <w:t>0</w:t>
            </w:r>
          </w:p>
        </w:tc>
      </w:tr>
      <w:tr w:rsidR="00B9341E" w:rsidRPr="006412D6" w14:paraId="62ECF0A2"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06567711" w14:textId="77777777" w:rsidR="00B9341E" w:rsidRPr="006412D6" w:rsidRDefault="00B9341E" w:rsidP="00B9341E">
            <w:r w:rsidRPr="006412D6">
              <w:t>c</w:t>
            </w:r>
          </w:p>
        </w:tc>
        <w:tc>
          <w:tcPr>
            <w:tcW w:w="1020" w:type="dxa"/>
            <w:tcBorders>
              <w:top w:val="nil"/>
              <w:left w:val="nil"/>
              <w:bottom w:val="single" w:sz="4" w:space="0" w:color="auto"/>
              <w:right w:val="single" w:sz="4" w:space="0" w:color="auto"/>
            </w:tcBorders>
            <w:shd w:val="clear" w:color="auto" w:fill="auto"/>
            <w:noWrap/>
            <w:vAlign w:val="bottom"/>
            <w:hideMark/>
          </w:tcPr>
          <w:p w14:paraId="3E227987" w14:textId="77777777" w:rsidR="00B9341E" w:rsidRPr="006412D6" w:rsidRDefault="00B9341E" w:rsidP="00B9341E">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4B9D0C48" w14:textId="77777777" w:rsidR="00B9341E" w:rsidRPr="006412D6" w:rsidRDefault="00B9341E" w:rsidP="00B9341E">
            <w:r w:rsidRPr="006412D6">
              <w:t>0</w:t>
            </w:r>
          </w:p>
        </w:tc>
      </w:tr>
      <w:tr w:rsidR="00B9341E" w:rsidRPr="006412D6" w14:paraId="5764703C"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6D865D2" w14:textId="77777777" w:rsidR="00B9341E" w:rsidRPr="006412D6" w:rsidRDefault="00B9341E" w:rsidP="00B9341E">
            <w:r w:rsidRPr="006412D6">
              <w:t>d</w:t>
            </w:r>
          </w:p>
        </w:tc>
        <w:tc>
          <w:tcPr>
            <w:tcW w:w="1020" w:type="dxa"/>
            <w:tcBorders>
              <w:top w:val="nil"/>
              <w:left w:val="nil"/>
              <w:bottom w:val="single" w:sz="4" w:space="0" w:color="auto"/>
              <w:right w:val="single" w:sz="4" w:space="0" w:color="auto"/>
            </w:tcBorders>
            <w:shd w:val="clear" w:color="auto" w:fill="auto"/>
            <w:noWrap/>
            <w:vAlign w:val="bottom"/>
            <w:hideMark/>
          </w:tcPr>
          <w:p w14:paraId="26C70381" w14:textId="77777777" w:rsidR="00B9341E" w:rsidRPr="006412D6" w:rsidRDefault="00B9341E" w:rsidP="00B9341E">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3BDE3A04" w14:textId="77777777" w:rsidR="00B9341E" w:rsidRPr="006412D6" w:rsidRDefault="00B9341E" w:rsidP="00B9341E">
            <w:r w:rsidRPr="006412D6">
              <w:t>0</w:t>
            </w:r>
          </w:p>
        </w:tc>
      </w:tr>
      <w:tr w:rsidR="00B9341E" w:rsidRPr="006412D6" w14:paraId="7B59E73D"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4332A442" w14:textId="77777777" w:rsidR="00B9341E" w:rsidRPr="006412D6" w:rsidRDefault="00B9341E" w:rsidP="00B9341E">
            <w:r w:rsidRPr="006412D6">
              <w:t>e</w:t>
            </w:r>
          </w:p>
        </w:tc>
        <w:tc>
          <w:tcPr>
            <w:tcW w:w="1020" w:type="dxa"/>
            <w:tcBorders>
              <w:top w:val="nil"/>
              <w:left w:val="nil"/>
              <w:bottom w:val="single" w:sz="4" w:space="0" w:color="auto"/>
              <w:right w:val="single" w:sz="4" w:space="0" w:color="auto"/>
            </w:tcBorders>
            <w:shd w:val="clear" w:color="auto" w:fill="auto"/>
            <w:noWrap/>
            <w:vAlign w:val="bottom"/>
            <w:hideMark/>
          </w:tcPr>
          <w:p w14:paraId="08D4587D" w14:textId="77777777" w:rsidR="00B9341E" w:rsidRPr="006412D6" w:rsidRDefault="00B9341E" w:rsidP="00B9341E">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55536516" w14:textId="77777777" w:rsidR="00B9341E" w:rsidRPr="006412D6" w:rsidRDefault="00B9341E" w:rsidP="00B9341E">
            <w:r w:rsidRPr="006412D6">
              <w:t>0</w:t>
            </w:r>
          </w:p>
        </w:tc>
      </w:tr>
      <w:tr w:rsidR="00B9341E" w:rsidRPr="006412D6" w14:paraId="511B0D4B"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4308FEBB" w14:textId="77777777" w:rsidR="00B9341E" w:rsidRPr="006412D6" w:rsidRDefault="00B9341E" w:rsidP="00B9341E">
            <w:r w:rsidRPr="006412D6">
              <w:t>f</w:t>
            </w:r>
          </w:p>
        </w:tc>
        <w:tc>
          <w:tcPr>
            <w:tcW w:w="1020" w:type="dxa"/>
            <w:tcBorders>
              <w:top w:val="nil"/>
              <w:left w:val="nil"/>
              <w:bottom w:val="single" w:sz="4" w:space="0" w:color="auto"/>
              <w:right w:val="single" w:sz="4" w:space="0" w:color="auto"/>
            </w:tcBorders>
            <w:shd w:val="clear" w:color="auto" w:fill="auto"/>
            <w:noWrap/>
            <w:vAlign w:val="bottom"/>
            <w:hideMark/>
          </w:tcPr>
          <w:p w14:paraId="4B21113E" w14:textId="77777777" w:rsidR="00B9341E" w:rsidRPr="006412D6" w:rsidRDefault="00B9341E" w:rsidP="00B9341E">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4E9F5209" w14:textId="77777777" w:rsidR="00B9341E" w:rsidRPr="006412D6" w:rsidRDefault="00B9341E" w:rsidP="00B9341E">
            <w:r w:rsidRPr="006412D6">
              <w:t>0</w:t>
            </w:r>
          </w:p>
        </w:tc>
      </w:tr>
    </w:tbl>
    <w:p w14:paraId="50C4EB3E" w14:textId="77777777" w:rsidR="00224E3A" w:rsidRPr="006412D6" w:rsidRDefault="00224E3A" w:rsidP="00645BF1"/>
    <w:p w14:paraId="5F6AEF68" w14:textId="246F6204" w:rsidR="00DE269E" w:rsidRPr="006412D6" w:rsidRDefault="00DE269E" w:rsidP="00645BF1"/>
    <w:p w14:paraId="6010093F" w14:textId="623F8EE6" w:rsidR="00DE269E" w:rsidRPr="006412D6" w:rsidRDefault="00DE269E" w:rsidP="00645BF1"/>
    <w:p w14:paraId="3B5A05AA" w14:textId="07982B1F" w:rsidR="00DE269E" w:rsidRPr="006412D6" w:rsidRDefault="00DE269E" w:rsidP="00645BF1"/>
    <w:p w14:paraId="73BAE800" w14:textId="64633A7D" w:rsidR="00DE269E" w:rsidRPr="006412D6" w:rsidRDefault="00DE269E" w:rsidP="00645BF1"/>
    <w:p w14:paraId="4DC7BC3B" w14:textId="028CEFB7" w:rsidR="00DE269E" w:rsidRPr="006412D6" w:rsidRDefault="00DE269E" w:rsidP="00645BF1"/>
    <w:p w14:paraId="73D4EF82" w14:textId="77777777" w:rsidR="00DE269E" w:rsidRPr="006412D6" w:rsidRDefault="00DE269E" w:rsidP="00645BF1"/>
    <w:p w14:paraId="2D818C35" w14:textId="1E279C9F" w:rsidR="00224E3A" w:rsidRPr="006412D6" w:rsidRDefault="00224E3A" w:rsidP="00645BF1">
      <w:r w:rsidRPr="006412D6">
        <w:t xml:space="preserve">After the second loop, clock cycle: </w:t>
      </w:r>
      <w:r w:rsidR="00BE626F" w:rsidRPr="006412D6">
        <w:t>54</w:t>
      </w:r>
    </w:p>
    <w:p w14:paraId="5DEC8932" w14:textId="77777777" w:rsidR="00224E3A" w:rsidRPr="006412D6" w:rsidRDefault="00224E3A" w:rsidP="00645BF1">
      <w:r w:rsidRPr="006412D6">
        <w:t>Memory Table: …</w:t>
      </w:r>
    </w:p>
    <w:tbl>
      <w:tblPr>
        <w:tblW w:w="4420" w:type="dxa"/>
        <w:tblLook w:val="04A0" w:firstRow="1" w:lastRow="0" w:firstColumn="1" w:lastColumn="0" w:noHBand="0" w:noVBand="1"/>
      </w:tblPr>
      <w:tblGrid>
        <w:gridCol w:w="1300"/>
        <w:gridCol w:w="1025"/>
        <w:gridCol w:w="2163"/>
      </w:tblGrid>
      <w:tr w:rsidR="008B0715" w:rsidRPr="006412D6" w14:paraId="054BE7A3" w14:textId="77777777" w:rsidTr="008B0715">
        <w:trPr>
          <w:trHeight w:val="285"/>
        </w:trPr>
        <w:tc>
          <w:tcPr>
            <w:tcW w:w="130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2E3542F7" w14:textId="77777777" w:rsidR="008B0715" w:rsidRPr="006412D6" w:rsidRDefault="008B0715" w:rsidP="00AE0599">
            <w:r w:rsidRPr="006412D6">
              <w:t>Address 0x…</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4C56D82B" w14:textId="77777777" w:rsidR="008B0715" w:rsidRPr="006412D6" w:rsidRDefault="008B0715" w:rsidP="00AE0599">
            <w:r w:rsidRPr="006412D6">
              <w:t>Hex Value</w:t>
            </w:r>
          </w:p>
        </w:tc>
        <w:tc>
          <w:tcPr>
            <w:tcW w:w="2100" w:type="dxa"/>
            <w:tcBorders>
              <w:top w:val="single" w:sz="4" w:space="0" w:color="auto"/>
              <w:left w:val="nil"/>
              <w:bottom w:val="single" w:sz="4" w:space="0" w:color="auto"/>
              <w:right w:val="single" w:sz="4" w:space="0" w:color="auto"/>
            </w:tcBorders>
            <w:shd w:val="clear" w:color="000000" w:fill="FFF2CC"/>
            <w:noWrap/>
            <w:vAlign w:val="bottom"/>
            <w:hideMark/>
          </w:tcPr>
          <w:p w14:paraId="3AAFCCAD" w14:textId="77777777" w:rsidR="008B0715" w:rsidRPr="006412D6" w:rsidRDefault="008B0715" w:rsidP="00AE0599">
            <w:r w:rsidRPr="006412D6">
              <w:t>Binary Value 0b…</w:t>
            </w:r>
          </w:p>
        </w:tc>
      </w:tr>
      <w:tr w:rsidR="008B0715" w:rsidRPr="006412D6" w14:paraId="5EF4B6BD"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020313" w14:textId="77777777" w:rsidR="008B0715" w:rsidRPr="006412D6" w:rsidRDefault="008B0715" w:rsidP="00AE0599">
            <w:r w:rsidRPr="006412D6">
              <w:t>0</w:t>
            </w:r>
          </w:p>
        </w:tc>
        <w:tc>
          <w:tcPr>
            <w:tcW w:w="1020" w:type="dxa"/>
            <w:tcBorders>
              <w:top w:val="nil"/>
              <w:left w:val="nil"/>
              <w:bottom w:val="single" w:sz="4" w:space="0" w:color="auto"/>
              <w:right w:val="single" w:sz="4" w:space="0" w:color="auto"/>
            </w:tcBorders>
            <w:shd w:val="clear" w:color="auto" w:fill="auto"/>
            <w:noWrap/>
            <w:vAlign w:val="bottom"/>
            <w:hideMark/>
          </w:tcPr>
          <w:p w14:paraId="043CC5D9" w14:textId="77777777" w:rsidR="008B0715" w:rsidRPr="006412D6" w:rsidRDefault="008B0715" w:rsidP="00AE0599">
            <w:r w:rsidRPr="006412D6">
              <w:t>x"0101"</w:t>
            </w:r>
          </w:p>
        </w:tc>
        <w:tc>
          <w:tcPr>
            <w:tcW w:w="2100" w:type="dxa"/>
            <w:tcBorders>
              <w:top w:val="nil"/>
              <w:left w:val="nil"/>
              <w:bottom w:val="single" w:sz="4" w:space="0" w:color="auto"/>
              <w:right w:val="single" w:sz="4" w:space="0" w:color="auto"/>
            </w:tcBorders>
            <w:shd w:val="clear" w:color="auto" w:fill="auto"/>
            <w:noWrap/>
            <w:vAlign w:val="bottom"/>
            <w:hideMark/>
          </w:tcPr>
          <w:p w14:paraId="2A7ED66C" w14:textId="77777777" w:rsidR="008B0715" w:rsidRPr="006412D6" w:rsidRDefault="008B0715" w:rsidP="00AE0599">
            <w:r w:rsidRPr="006412D6">
              <w:t>100000001</w:t>
            </w:r>
          </w:p>
        </w:tc>
      </w:tr>
      <w:tr w:rsidR="008B0715" w:rsidRPr="006412D6" w14:paraId="312EF3A4"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D1351C4" w14:textId="77777777" w:rsidR="008B0715" w:rsidRPr="006412D6" w:rsidRDefault="008B0715" w:rsidP="00AE0599">
            <w:r w:rsidRPr="006412D6">
              <w:t>1</w:t>
            </w:r>
          </w:p>
        </w:tc>
        <w:tc>
          <w:tcPr>
            <w:tcW w:w="1020" w:type="dxa"/>
            <w:tcBorders>
              <w:top w:val="nil"/>
              <w:left w:val="nil"/>
              <w:bottom w:val="single" w:sz="4" w:space="0" w:color="auto"/>
              <w:right w:val="single" w:sz="4" w:space="0" w:color="auto"/>
            </w:tcBorders>
            <w:shd w:val="clear" w:color="auto" w:fill="auto"/>
            <w:noWrap/>
            <w:vAlign w:val="bottom"/>
            <w:hideMark/>
          </w:tcPr>
          <w:p w14:paraId="1934B5A1" w14:textId="77777777" w:rsidR="008B0715" w:rsidRPr="006412D6" w:rsidRDefault="008B0715" w:rsidP="00AE0599">
            <w:r w:rsidRPr="006412D6">
              <w:t>x"0101"</w:t>
            </w:r>
          </w:p>
        </w:tc>
        <w:tc>
          <w:tcPr>
            <w:tcW w:w="2100" w:type="dxa"/>
            <w:tcBorders>
              <w:top w:val="nil"/>
              <w:left w:val="nil"/>
              <w:bottom w:val="single" w:sz="4" w:space="0" w:color="auto"/>
              <w:right w:val="single" w:sz="4" w:space="0" w:color="auto"/>
            </w:tcBorders>
            <w:shd w:val="clear" w:color="auto" w:fill="auto"/>
            <w:noWrap/>
            <w:vAlign w:val="bottom"/>
            <w:hideMark/>
          </w:tcPr>
          <w:p w14:paraId="1628AAD9" w14:textId="77777777" w:rsidR="008B0715" w:rsidRPr="006412D6" w:rsidRDefault="008B0715" w:rsidP="00AE0599">
            <w:r w:rsidRPr="006412D6">
              <w:t>100000001</w:t>
            </w:r>
          </w:p>
        </w:tc>
      </w:tr>
      <w:tr w:rsidR="008B0715" w:rsidRPr="006412D6" w14:paraId="39D9925B"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145A5E1" w14:textId="77777777" w:rsidR="008B0715" w:rsidRPr="006412D6" w:rsidRDefault="008B0715" w:rsidP="00AE0599">
            <w:r w:rsidRPr="006412D6">
              <w:t>2</w:t>
            </w:r>
          </w:p>
        </w:tc>
        <w:tc>
          <w:tcPr>
            <w:tcW w:w="1020" w:type="dxa"/>
            <w:tcBorders>
              <w:top w:val="nil"/>
              <w:left w:val="nil"/>
              <w:bottom w:val="single" w:sz="4" w:space="0" w:color="auto"/>
              <w:right w:val="single" w:sz="4" w:space="0" w:color="auto"/>
            </w:tcBorders>
            <w:shd w:val="clear" w:color="auto" w:fill="auto"/>
            <w:noWrap/>
            <w:vAlign w:val="bottom"/>
            <w:hideMark/>
          </w:tcPr>
          <w:p w14:paraId="17F997A3" w14:textId="77777777" w:rsidR="008B0715" w:rsidRPr="006412D6" w:rsidRDefault="008B0715" w:rsidP="00AE0599">
            <w:r w:rsidRPr="006412D6">
              <w:t>x"0110"</w:t>
            </w:r>
          </w:p>
        </w:tc>
        <w:tc>
          <w:tcPr>
            <w:tcW w:w="2100" w:type="dxa"/>
            <w:tcBorders>
              <w:top w:val="nil"/>
              <w:left w:val="nil"/>
              <w:bottom w:val="single" w:sz="4" w:space="0" w:color="auto"/>
              <w:right w:val="single" w:sz="4" w:space="0" w:color="auto"/>
            </w:tcBorders>
            <w:shd w:val="clear" w:color="auto" w:fill="auto"/>
            <w:noWrap/>
            <w:vAlign w:val="bottom"/>
            <w:hideMark/>
          </w:tcPr>
          <w:p w14:paraId="5D3AF518" w14:textId="77777777" w:rsidR="008B0715" w:rsidRPr="006412D6" w:rsidRDefault="008B0715" w:rsidP="00AE0599">
            <w:r w:rsidRPr="006412D6">
              <w:t>100010000</w:t>
            </w:r>
          </w:p>
        </w:tc>
      </w:tr>
      <w:tr w:rsidR="008B0715" w:rsidRPr="006412D6" w14:paraId="1DF3F41B"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D07177" w14:textId="77777777" w:rsidR="008B0715" w:rsidRPr="006412D6" w:rsidRDefault="008B0715" w:rsidP="00AE0599">
            <w:r w:rsidRPr="006412D6">
              <w:t>3</w:t>
            </w:r>
          </w:p>
        </w:tc>
        <w:tc>
          <w:tcPr>
            <w:tcW w:w="1020" w:type="dxa"/>
            <w:tcBorders>
              <w:top w:val="nil"/>
              <w:left w:val="nil"/>
              <w:bottom w:val="single" w:sz="4" w:space="0" w:color="auto"/>
              <w:right w:val="single" w:sz="4" w:space="0" w:color="auto"/>
            </w:tcBorders>
            <w:shd w:val="clear" w:color="auto" w:fill="auto"/>
            <w:noWrap/>
            <w:vAlign w:val="bottom"/>
            <w:hideMark/>
          </w:tcPr>
          <w:p w14:paraId="599DDC36" w14:textId="77777777" w:rsidR="008B0715" w:rsidRPr="006412D6" w:rsidRDefault="008B0715" w:rsidP="00AE0599">
            <w:r w:rsidRPr="006412D6">
              <w:t>x"0011"</w:t>
            </w:r>
          </w:p>
        </w:tc>
        <w:tc>
          <w:tcPr>
            <w:tcW w:w="2100" w:type="dxa"/>
            <w:tcBorders>
              <w:top w:val="nil"/>
              <w:left w:val="nil"/>
              <w:bottom w:val="single" w:sz="4" w:space="0" w:color="auto"/>
              <w:right w:val="single" w:sz="4" w:space="0" w:color="auto"/>
            </w:tcBorders>
            <w:shd w:val="clear" w:color="auto" w:fill="auto"/>
            <w:noWrap/>
            <w:vAlign w:val="bottom"/>
            <w:hideMark/>
          </w:tcPr>
          <w:p w14:paraId="1815F8BC" w14:textId="77777777" w:rsidR="008B0715" w:rsidRPr="006412D6" w:rsidRDefault="008B0715" w:rsidP="00AE0599">
            <w:r w:rsidRPr="006412D6">
              <w:t>10001</w:t>
            </w:r>
          </w:p>
        </w:tc>
      </w:tr>
      <w:tr w:rsidR="008B0715" w:rsidRPr="006412D6" w14:paraId="64290843"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2E85EF1" w14:textId="77777777" w:rsidR="008B0715" w:rsidRPr="006412D6" w:rsidRDefault="008B0715" w:rsidP="00AE0599">
            <w:r w:rsidRPr="006412D6">
              <w:t>4</w:t>
            </w:r>
          </w:p>
        </w:tc>
        <w:tc>
          <w:tcPr>
            <w:tcW w:w="1020" w:type="dxa"/>
            <w:tcBorders>
              <w:top w:val="nil"/>
              <w:left w:val="nil"/>
              <w:bottom w:val="single" w:sz="4" w:space="0" w:color="auto"/>
              <w:right w:val="single" w:sz="4" w:space="0" w:color="auto"/>
            </w:tcBorders>
            <w:shd w:val="clear" w:color="auto" w:fill="auto"/>
            <w:noWrap/>
            <w:vAlign w:val="bottom"/>
            <w:hideMark/>
          </w:tcPr>
          <w:p w14:paraId="178F00B2" w14:textId="77777777" w:rsidR="008B0715" w:rsidRPr="006412D6" w:rsidRDefault="008B0715" w:rsidP="00AE0599">
            <w:r w:rsidRPr="006412D6">
              <w:t>x"00F0"</w:t>
            </w:r>
          </w:p>
        </w:tc>
        <w:tc>
          <w:tcPr>
            <w:tcW w:w="2100" w:type="dxa"/>
            <w:tcBorders>
              <w:top w:val="nil"/>
              <w:left w:val="nil"/>
              <w:bottom w:val="single" w:sz="4" w:space="0" w:color="auto"/>
              <w:right w:val="single" w:sz="4" w:space="0" w:color="auto"/>
            </w:tcBorders>
            <w:shd w:val="clear" w:color="auto" w:fill="auto"/>
            <w:noWrap/>
            <w:vAlign w:val="bottom"/>
            <w:hideMark/>
          </w:tcPr>
          <w:p w14:paraId="641A6888" w14:textId="77777777" w:rsidR="008B0715" w:rsidRPr="006412D6" w:rsidRDefault="008B0715" w:rsidP="00AE0599">
            <w:r w:rsidRPr="006412D6">
              <w:t>11110000</w:t>
            </w:r>
          </w:p>
        </w:tc>
      </w:tr>
      <w:tr w:rsidR="008B0715" w:rsidRPr="006412D6" w14:paraId="1196ABDB"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52EF0E6" w14:textId="77777777" w:rsidR="008B0715" w:rsidRPr="006412D6" w:rsidRDefault="008B0715" w:rsidP="00AE0599">
            <w:r w:rsidRPr="006412D6">
              <w:t>5</w:t>
            </w:r>
          </w:p>
        </w:tc>
        <w:tc>
          <w:tcPr>
            <w:tcW w:w="1020" w:type="dxa"/>
            <w:tcBorders>
              <w:top w:val="nil"/>
              <w:left w:val="nil"/>
              <w:bottom w:val="single" w:sz="4" w:space="0" w:color="auto"/>
              <w:right w:val="single" w:sz="4" w:space="0" w:color="auto"/>
            </w:tcBorders>
            <w:shd w:val="clear" w:color="auto" w:fill="auto"/>
            <w:noWrap/>
            <w:vAlign w:val="bottom"/>
            <w:hideMark/>
          </w:tcPr>
          <w:p w14:paraId="44DC5303" w14:textId="77777777" w:rsidR="008B0715" w:rsidRPr="006412D6" w:rsidRDefault="008B0715" w:rsidP="00AE0599">
            <w:r w:rsidRPr="006412D6">
              <w:t>x"00FF"</w:t>
            </w:r>
          </w:p>
        </w:tc>
        <w:tc>
          <w:tcPr>
            <w:tcW w:w="2100" w:type="dxa"/>
            <w:tcBorders>
              <w:top w:val="nil"/>
              <w:left w:val="nil"/>
              <w:bottom w:val="single" w:sz="4" w:space="0" w:color="auto"/>
              <w:right w:val="single" w:sz="4" w:space="0" w:color="auto"/>
            </w:tcBorders>
            <w:shd w:val="clear" w:color="auto" w:fill="auto"/>
            <w:noWrap/>
            <w:vAlign w:val="bottom"/>
            <w:hideMark/>
          </w:tcPr>
          <w:p w14:paraId="5369816A" w14:textId="77777777" w:rsidR="008B0715" w:rsidRPr="006412D6" w:rsidRDefault="008B0715" w:rsidP="00AE0599">
            <w:r w:rsidRPr="006412D6">
              <w:t>11111111</w:t>
            </w:r>
          </w:p>
        </w:tc>
      </w:tr>
      <w:tr w:rsidR="008B0715" w:rsidRPr="006412D6" w14:paraId="28CA1B80"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C4BBD0F" w14:textId="77777777" w:rsidR="008B0715" w:rsidRPr="006412D6" w:rsidRDefault="008B0715" w:rsidP="00AE0599">
            <w:r w:rsidRPr="006412D6">
              <w:t>6</w:t>
            </w:r>
          </w:p>
        </w:tc>
        <w:tc>
          <w:tcPr>
            <w:tcW w:w="1020" w:type="dxa"/>
            <w:tcBorders>
              <w:top w:val="nil"/>
              <w:left w:val="nil"/>
              <w:bottom w:val="single" w:sz="4" w:space="0" w:color="auto"/>
              <w:right w:val="single" w:sz="4" w:space="0" w:color="auto"/>
            </w:tcBorders>
            <w:shd w:val="clear" w:color="auto" w:fill="auto"/>
            <w:noWrap/>
            <w:vAlign w:val="bottom"/>
            <w:hideMark/>
          </w:tcPr>
          <w:p w14:paraId="60A0D3BF" w14:textId="77777777" w:rsidR="008B0715" w:rsidRPr="006412D6" w:rsidRDefault="008B0715" w:rsidP="00AE0599">
            <w:r w:rsidRPr="006412D6">
              <w:t>x"0005"</w:t>
            </w:r>
          </w:p>
        </w:tc>
        <w:tc>
          <w:tcPr>
            <w:tcW w:w="2100" w:type="dxa"/>
            <w:tcBorders>
              <w:top w:val="nil"/>
              <w:left w:val="nil"/>
              <w:bottom w:val="single" w:sz="4" w:space="0" w:color="auto"/>
              <w:right w:val="single" w:sz="4" w:space="0" w:color="auto"/>
            </w:tcBorders>
            <w:shd w:val="clear" w:color="auto" w:fill="auto"/>
            <w:noWrap/>
            <w:vAlign w:val="bottom"/>
            <w:hideMark/>
          </w:tcPr>
          <w:p w14:paraId="14E8246D" w14:textId="77777777" w:rsidR="008B0715" w:rsidRPr="006412D6" w:rsidRDefault="008B0715" w:rsidP="00AE0599">
            <w:r w:rsidRPr="006412D6">
              <w:t>101</w:t>
            </w:r>
          </w:p>
        </w:tc>
      </w:tr>
      <w:tr w:rsidR="008B0715" w:rsidRPr="006412D6" w14:paraId="27B70576"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C8DD64A" w14:textId="77777777" w:rsidR="008B0715" w:rsidRPr="006412D6" w:rsidRDefault="008B0715" w:rsidP="00AE0599">
            <w:r w:rsidRPr="006412D6">
              <w:t>7</w:t>
            </w:r>
          </w:p>
        </w:tc>
        <w:tc>
          <w:tcPr>
            <w:tcW w:w="1020" w:type="dxa"/>
            <w:tcBorders>
              <w:top w:val="nil"/>
              <w:left w:val="nil"/>
              <w:bottom w:val="single" w:sz="4" w:space="0" w:color="auto"/>
              <w:right w:val="single" w:sz="4" w:space="0" w:color="auto"/>
            </w:tcBorders>
            <w:shd w:val="clear" w:color="auto" w:fill="auto"/>
            <w:noWrap/>
            <w:vAlign w:val="bottom"/>
            <w:hideMark/>
          </w:tcPr>
          <w:p w14:paraId="1862B817" w14:textId="77777777" w:rsidR="008B0715" w:rsidRPr="006412D6" w:rsidRDefault="008B0715" w:rsidP="00AE0599">
            <w:r w:rsidRPr="006412D6">
              <w:t>x"0006"</w:t>
            </w:r>
          </w:p>
        </w:tc>
        <w:tc>
          <w:tcPr>
            <w:tcW w:w="2100" w:type="dxa"/>
            <w:tcBorders>
              <w:top w:val="nil"/>
              <w:left w:val="nil"/>
              <w:bottom w:val="single" w:sz="4" w:space="0" w:color="auto"/>
              <w:right w:val="single" w:sz="4" w:space="0" w:color="auto"/>
            </w:tcBorders>
            <w:shd w:val="clear" w:color="auto" w:fill="auto"/>
            <w:noWrap/>
            <w:vAlign w:val="bottom"/>
            <w:hideMark/>
          </w:tcPr>
          <w:p w14:paraId="1E3D10B7" w14:textId="77777777" w:rsidR="008B0715" w:rsidRPr="006412D6" w:rsidRDefault="008B0715" w:rsidP="00AE0599">
            <w:r w:rsidRPr="006412D6">
              <w:t>110</w:t>
            </w:r>
          </w:p>
        </w:tc>
      </w:tr>
      <w:tr w:rsidR="008B0715" w:rsidRPr="006412D6" w14:paraId="06AB3B9F"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59568F" w14:textId="77777777" w:rsidR="008B0715" w:rsidRPr="006412D6" w:rsidRDefault="008B0715" w:rsidP="00AE0599">
            <w:r w:rsidRPr="006412D6">
              <w:t>8</w:t>
            </w:r>
          </w:p>
        </w:tc>
        <w:tc>
          <w:tcPr>
            <w:tcW w:w="1020" w:type="dxa"/>
            <w:tcBorders>
              <w:top w:val="nil"/>
              <w:left w:val="nil"/>
              <w:bottom w:val="single" w:sz="4" w:space="0" w:color="auto"/>
              <w:right w:val="single" w:sz="4" w:space="0" w:color="auto"/>
            </w:tcBorders>
            <w:shd w:val="clear" w:color="auto" w:fill="auto"/>
            <w:noWrap/>
            <w:vAlign w:val="bottom"/>
            <w:hideMark/>
          </w:tcPr>
          <w:p w14:paraId="055A8BDD" w14:textId="77777777" w:rsidR="008B0715" w:rsidRPr="006412D6" w:rsidRDefault="008B0715" w:rsidP="00AE0599">
            <w:r w:rsidRPr="006412D6">
              <w:t>x"0007"</w:t>
            </w:r>
          </w:p>
        </w:tc>
        <w:tc>
          <w:tcPr>
            <w:tcW w:w="2100" w:type="dxa"/>
            <w:tcBorders>
              <w:top w:val="nil"/>
              <w:left w:val="nil"/>
              <w:bottom w:val="single" w:sz="4" w:space="0" w:color="auto"/>
              <w:right w:val="single" w:sz="4" w:space="0" w:color="auto"/>
            </w:tcBorders>
            <w:shd w:val="clear" w:color="auto" w:fill="auto"/>
            <w:noWrap/>
            <w:vAlign w:val="bottom"/>
            <w:hideMark/>
          </w:tcPr>
          <w:p w14:paraId="7DB43D93" w14:textId="77777777" w:rsidR="008B0715" w:rsidRPr="006412D6" w:rsidRDefault="008B0715" w:rsidP="00AE0599">
            <w:r w:rsidRPr="006412D6">
              <w:t>111</w:t>
            </w:r>
          </w:p>
        </w:tc>
      </w:tr>
      <w:tr w:rsidR="008B0715" w:rsidRPr="006412D6" w14:paraId="307F65A2"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21B091E" w14:textId="77777777" w:rsidR="008B0715" w:rsidRPr="006412D6" w:rsidRDefault="008B0715" w:rsidP="00AE0599">
            <w:r w:rsidRPr="006412D6">
              <w:t>9</w:t>
            </w:r>
          </w:p>
        </w:tc>
        <w:tc>
          <w:tcPr>
            <w:tcW w:w="1020" w:type="dxa"/>
            <w:tcBorders>
              <w:top w:val="nil"/>
              <w:left w:val="nil"/>
              <w:bottom w:val="single" w:sz="4" w:space="0" w:color="auto"/>
              <w:right w:val="single" w:sz="4" w:space="0" w:color="auto"/>
            </w:tcBorders>
            <w:shd w:val="clear" w:color="auto" w:fill="auto"/>
            <w:noWrap/>
            <w:vAlign w:val="bottom"/>
            <w:hideMark/>
          </w:tcPr>
          <w:p w14:paraId="1239B33F" w14:textId="77777777" w:rsidR="008B0715" w:rsidRPr="006412D6" w:rsidRDefault="008B0715" w:rsidP="00AE0599">
            <w:r w:rsidRPr="006412D6">
              <w:t>x"0008"</w:t>
            </w:r>
          </w:p>
        </w:tc>
        <w:tc>
          <w:tcPr>
            <w:tcW w:w="2100" w:type="dxa"/>
            <w:tcBorders>
              <w:top w:val="nil"/>
              <w:left w:val="nil"/>
              <w:bottom w:val="single" w:sz="4" w:space="0" w:color="auto"/>
              <w:right w:val="single" w:sz="4" w:space="0" w:color="auto"/>
            </w:tcBorders>
            <w:shd w:val="clear" w:color="auto" w:fill="auto"/>
            <w:noWrap/>
            <w:vAlign w:val="bottom"/>
            <w:hideMark/>
          </w:tcPr>
          <w:p w14:paraId="4A9E285D" w14:textId="77777777" w:rsidR="008B0715" w:rsidRPr="006412D6" w:rsidRDefault="008B0715" w:rsidP="00AE0599">
            <w:r w:rsidRPr="006412D6">
              <w:t>1000</w:t>
            </w:r>
          </w:p>
        </w:tc>
      </w:tr>
      <w:tr w:rsidR="008B0715" w:rsidRPr="006412D6" w14:paraId="5FDDF1EB"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26AB645" w14:textId="77777777" w:rsidR="008B0715" w:rsidRPr="006412D6" w:rsidRDefault="008B0715" w:rsidP="00AE0599">
            <w:r w:rsidRPr="006412D6">
              <w:t>a</w:t>
            </w:r>
          </w:p>
        </w:tc>
        <w:tc>
          <w:tcPr>
            <w:tcW w:w="1020" w:type="dxa"/>
            <w:tcBorders>
              <w:top w:val="nil"/>
              <w:left w:val="nil"/>
              <w:bottom w:val="single" w:sz="4" w:space="0" w:color="auto"/>
              <w:right w:val="single" w:sz="4" w:space="0" w:color="auto"/>
            </w:tcBorders>
            <w:shd w:val="clear" w:color="auto" w:fill="auto"/>
            <w:noWrap/>
            <w:vAlign w:val="bottom"/>
            <w:hideMark/>
          </w:tcPr>
          <w:p w14:paraId="72DF344E" w14:textId="77777777" w:rsidR="008B0715" w:rsidRPr="006412D6" w:rsidRDefault="008B0715" w:rsidP="00AE0599">
            <w:r w:rsidRPr="006412D6">
              <w:t>x"0009"</w:t>
            </w:r>
          </w:p>
        </w:tc>
        <w:tc>
          <w:tcPr>
            <w:tcW w:w="2100" w:type="dxa"/>
            <w:tcBorders>
              <w:top w:val="nil"/>
              <w:left w:val="nil"/>
              <w:bottom w:val="single" w:sz="4" w:space="0" w:color="auto"/>
              <w:right w:val="single" w:sz="4" w:space="0" w:color="auto"/>
            </w:tcBorders>
            <w:shd w:val="clear" w:color="auto" w:fill="auto"/>
            <w:noWrap/>
            <w:vAlign w:val="bottom"/>
            <w:hideMark/>
          </w:tcPr>
          <w:p w14:paraId="77E679DC" w14:textId="77777777" w:rsidR="008B0715" w:rsidRPr="006412D6" w:rsidRDefault="008B0715" w:rsidP="00AE0599">
            <w:r w:rsidRPr="006412D6">
              <w:t>1001</w:t>
            </w:r>
          </w:p>
        </w:tc>
      </w:tr>
      <w:tr w:rsidR="008B0715" w:rsidRPr="006412D6" w14:paraId="0E6CEDA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096AE18" w14:textId="77777777" w:rsidR="008B0715" w:rsidRPr="006412D6" w:rsidRDefault="008B0715" w:rsidP="00AE0599">
            <w:r w:rsidRPr="006412D6">
              <w:t>b</w:t>
            </w:r>
          </w:p>
        </w:tc>
        <w:tc>
          <w:tcPr>
            <w:tcW w:w="1020" w:type="dxa"/>
            <w:tcBorders>
              <w:top w:val="nil"/>
              <w:left w:val="nil"/>
              <w:bottom w:val="single" w:sz="4" w:space="0" w:color="auto"/>
              <w:right w:val="single" w:sz="4" w:space="0" w:color="auto"/>
            </w:tcBorders>
            <w:shd w:val="clear" w:color="auto" w:fill="auto"/>
            <w:noWrap/>
            <w:vAlign w:val="bottom"/>
            <w:hideMark/>
          </w:tcPr>
          <w:p w14:paraId="0FA1B3E0" w14:textId="77777777" w:rsidR="008B0715" w:rsidRPr="006412D6" w:rsidRDefault="008B0715" w:rsidP="00AE0599">
            <w:r w:rsidRPr="006412D6">
              <w:t>x"000A"</w:t>
            </w:r>
          </w:p>
        </w:tc>
        <w:tc>
          <w:tcPr>
            <w:tcW w:w="2100" w:type="dxa"/>
            <w:tcBorders>
              <w:top w:val="nil"/>
              <w:left w:val="nil"/>
              <w:bottom w:val="single" w:sz="4" w:space="0" w:color="auto"/>
              <w:right w:val="single" w:sz="4" w:space="0" w:color="auto"/>
            </w:tcBorders>
            <w:shd w:val="clear" w:color="auto" w:fill="auto"/>
            <w:noWrap/>
            <w:vAlign w:val="bottom"/>
            <w:hideMark/>
          </w:tcPr>
          <w:p w14:paraId="497E5418" w14:textId="77777777" w:rsidR="008B0715" w:rsidRPr="006412D6" w:rsidRDefault="008B0715" w:rsidP="00AE0599">
            <w:r w:rsidRPr="006412D6">
              <w:t>1010</w:t>
            </w:r>
          </w:p>
        </w:tc>
      </w:tr>
      <w:tr w:rsidR="008B0715" w:rsidRPr="006412D6" w14:paraId="2B190589"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3E58D04" w14:textId="77777777" w:rsidR="008B0715" w:rsidRPr="006412D6" w:rsidRDefault="008B0715" w:rsidP="00AE0599">
            <w:r w:rsidRPr="006412D6">
              <w:t>c</w:t>
            </w:r>
          </w:p>
        </w:tc>
        <w:tc>
          <w:tcPr>
            <w:tcW w:w="1020" w:type="dxa"/>
            <w:tcBorders>
              <w:top w:val="nil"/>
              <w:left w:val="nil"/>
              <w:bottom w:val="single" w:sz="4" w:space="0" w:color="auto"/>
              <w:right w:val="single" w:sz="4" w:space="0" w:color="auto"/>
            </w:tcBorders>
            <w:shd w:val="clear" w:color="auto" w:fill="auto"/>
            <w:noWrap/>
            <w:vAlign w:val="bottom"/>
            <w:hideMark/>
          </w:tcPr>
          <w:p w14:paraId="185F7D2A" w14:textId="77777777" w:rsidR="008B0715" w:rsidRPr="006412D6" w:rsidRDefault="008B0715" w:rsidP="00AE0599">
            <w:r w:rsidRPr="006412D6">
              <w:t>x"000B"</w:t>
            </w:r>
          </w:p>
        </w:tc>
        <w:tc>
          <w:tcPr>
            <w:tcW w:w="2100" w:type="dxa"/>
            <w:tcBorders>
              <w:top w:val="nil"/>
              <w:left w:val="nil"/>
              <w:bottom w:val="single" w:sz="4" w:space="0" w:color="auto"/>
              <w:right w:val="single" w:sz="4" w:space="0" w:color="auto"/>
            </w:tcBorders>
            <w:shd w:val="clear" w:color="auto" w:fill="auto"/>
            <w:noWrap/>
            <w:vAlign w:val="bottom"/>
            <w:hideMark/>
          </w:tcPr>
          <w:p w14:paraId="22517C44" w14:textId="77777777" w:rsidR="008B0715" w:rsidRPr="006412D6" w:rsidRDefault="008B0715" w:rsidP="00AE0599">
            <w:r w:rsidRPr="006412D6">
              <w:t>1011</w:t>
            </w:r>
          </w:p>
        </w:tc>
      </w:tr>
      <w:tr w:rsidR="008B0715" w:rsidRPr="006412D6" w14:paraId="26286A3C"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F62186" w14:textId="77777777" w:rsidR="008B0715" w:rsidRPr="006412D6" w:rsidRDefault="008B0715" w:rsidP="00AE0599">
            <w:r w:rsidRPr="006412D6">
              <w:t>d</w:t>
            </w:r>
          </w:p>
        </w:tc>
        <w:tc>
          <w:tcPr>
            <w:tcW w:w="1020" w:type="dxa"/>
            <w:tcBorders>
              <w:top w:val="nil"/>
              <w:left w:val="nil"/>
              <w:bottom w:val="single" w:sz="4" w:space="0" w:color="auto"/>
              <w:right w:val="single" w:sz="4" w:space="0" w:color="auto"/>
            </w:tcBorders>
            <w:shd w:val="clear" w:color="auto" w:fill="auto"/>
            <w:noWrap/>
            <w:vAlign w:val="bottom"/>
            <w:hideMark/>
          </w:tcPr>
          <w:p w14:paraId="7270F9D4" w14:textId="77777777" w:rsidR="008B0715" w:rsidRPr="006412D6" w:rsidRDefault="008B0715" w:rsidP="00AE0599">
            <w:r w:rsidRPr="006412D6">
              <w:t>x"000C"</w:t>
            </w:r>
          </w:p>
        </w:tc>
        <w:tc>
          <w:tcPr>
            <w:tcW w:w="2100" w:type="dxa"/>
            <w:tcBorders>
              <w:top w:val="nil"/>
              <w:left w:val="nil"/>
              <w:bottom w:val="single" w:sz="4" w:space="0" w:color="auto"/>
              <w:right w:val="single" w:sz="4" w:space="0" w:color="auto"/>
            </w:tcBorders>
            <w:shd w:val="clear" w:color="auto" w:fill="auto"/>
            <w:noWrap/>
            <w:vAlign w:val="bottom"/>
            <w:hideMark/>
          </w:tcPr>
          <w:p w14:paraId="732D266F" w14:textId="77777777" w:rsidR="008B0715" w:rsidRPr="006412D6" w:rsidRDefault="008B0715" w:rsidP="00AE0599">
            <w:r w:rsidRPr="006412D6">
              <w:t>1100</w:t>
            </w:r>
          </w:p>
        </w:tc>
      </w:tr>
      <w:tr w:rsidR="008B0715" w:rsidRPr="006412D6" w14:paraId="5F89E2DC"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78047A6" w14:textId="77777777" w:rsidR="008B0715" w:rsidRPr="006412D6" w:rsidRDefault="008B0715" w:rsidP="00AE0599">
            <w:r w:rsidRPr="006412D6">
              <w:t>e</w:t>
            </w:r>
          </w:p>
        </w:tc>
        <w:tc>
          <w:tcPr>
            <w:tcW w:w="1020" w:type="dxa"/>
            <w:tcBorders>
              <w:top w:val="nil"/>
              <w:left w:val="nil"/>
              <w:bottom w:val="single" w:sz="4" w:space="0" w:color="auto"/>
              <w:right w:val="single" w:sz="4" w:space="0" w:color="auto"/>
            </w:tcBorders>
            <w:shd w:val="clear" w:color="auto" w:fill="auto"/>
            <w:noWrap/>
            <w:vAlign w:val="bottom"/>
            <w:hideMark/>
          </w:tcPr>
          <w:p w14:paraId="0F49B2EE" w14:textId="77777777" w:rsidR="008B0715" w:rsidRPr="006412D6" w:rsidRDefault="008B0715" w:rsidP="00AE0599">
            <w:r w:rsidRPr="006412D6">
              <w:t>x"000D"</w:t>
            </w:r>
          </w:p>
        </w:tc>
        <w:tc>
          <w:tcPr>
            <w:tcW w:w="2100" w:type="dxa"/>
            <w:tcBorders>
              <w:top w:val="nil"/>
              <w:left w:val="nil"/>
              <w:bottom w:val="single" w:sz="4" w:space="0" w:color="auto"/>
              <w:right w:val="single" w:sz="4" w:space="0" w:color="auto"/>
            </w:tcBorders>
            <w:shd w:val="clear" w:color="auto" w:fill="auto"/>
            <w:noWrap/>
            <w:vAlign w:val="bottom"/>
            <w:hideMark/>
          </w:tcPr>
          <w:p w14:paraId="1961FF3F" w14:textId="77777777" w:rsidR="008B0715" w:rsidRPr="006412D6" w:rsidRDefault="008B0715" w:rsidP="00AE0599">
            <w:r w:rsidRPr="006412D6">
              <w:t>1101</w:t>
            </w:r>
          </w:p>
        </w:tc>
      </w:tr>
      <w:tr w:rsidR="008B0715" w:rsidRPr="006412D6" w14:paraId="61BB3D0B"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7D0FCFF" w14:textId="77777777" w:rsidR="008B0715" w:rsidRPr="006412D6" w:rsidRDefault="008B0715" w:rsidP="00AE0599">
            <w:r w:rsidRPr="006412D6">
              <w:t>f</w:t>
            </w:r>
          </w:p>
        </w:tc>
        <w:tc>
          <w:tcPr>
            <w:tcW w:w="1020" w:type="dxa"/>
            <w:tcBorders>
              <w:top w:val="nil"/>
              <w:left w:val="nil"/>
              <w:bottom w:val="single" w:sz="4" w:space="0" w:color="auto"/>
              <w:right w:val="single" w:sz="4" w:space="0" w:color="auto"/>
            </w:tcBorders>
            <w:shd w:val="clear" w:color="auto" w:fill="auto"/>
            <w:noWrap/>
            <w:vAlign w:val="bottom"/>
            <w:hideMark/>
          </w:tcPr>
          <w:p w14:paraId="37868BC4" w14:textId="77777777" w:rsidR="008B0715" w:rsidRPr="006412D6" w:rsidRDefault="008B0715" w:rsidP="00AE0599">
            <w:r w:rsidRPr="006412D6">
              <w:t>x"000E"</w:t>
            </w:r>
          </w:p>
        </w:tc>
        <w:tc>
          <w:tcPr>
            <w:tcW w:w="2100" w:type="dxa"/>
            <w:tcBorders>
              <w:top w:val="nil"/>
              <w:left w:val="nil"/>
              <w:bottom w:val="single" w:sz="4" w:space="0" w:color="auto"/>
              <w:right w:val="single" w:sz="4" w:space="0" w:color="auto"/>
            </w:tcBorders>
            <w:shd w:val="clear" w:color="auto" w:fill="auto"/>
            <w:noWrap/>
            <w:vAlign w:val="bottom"/>
            <w:hideMark/>
          </w:tcPr>
          <w:p w14:paraId="3FACC2D5" w14:textId="77777777" w:rsidR="008B0715" w:rsidRPr="006412D6" w:rsidRDefault="008B0715" w:rsidP="00AE0599">
            <w:r w:rsidRPr="006412D6">
              <w:t>1110</w:t>
            </w:r>
          </w:p>
        </w:tc>
      </w:tr>
      <w:tr w:rsidR="008B0715" w:rsidRPr="006412D6" w14:paraId="436A0DB7"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721BCC4" w14:textId="77777777" w:rsidR="008B0715" w:rsidRPr="006412D6" w:rsidRDefault="008B0715" w:rsidP="00AE0599">
            <w:r w:rsidRPr="006412D6">
              <w:t>10</w:t>
            </w:r>
          </w:p>
        </w:tc>
        <w:tc>
          <w:tcPr>
            <w:tcW w:w="1020" w:type="dxa"/>
            <w:tcBorders>
              <w:top w:val="nil"/>
              <w:left w:val="nil"/>
              <w:bottom w:val="single" w:sz="4" w:space="0" w:color="auto"/>
              <w:right w:val="single" w:sz="4" w:space="0" w:color="auto"/>
            </w:tcBorders>
            <w:shd w:val="clear" w:color="auto" w:fill="auto"/>
            <w:noWrap/>
            <w:vAlign w:val="bottom"/>
            <w:hideMark/>
          </w:tcPr>
          <w:p w14:paraId="14538904" w14:textId="77777777" w:rsidR="008B0715" w:rsidRPr="006412D6" w:rsidRDefault="008B0715" w:rsidP="00AE0599">
            <w:r w:rsidRPr="006412D6">
              <w:t>x"FF00"</w:t>
            </w:r>
          </w:p>
        </w:tc>
        <w:tc>
          <w:tcPr>
            <w:tcW w:w="2100" w:type="dxa"/>
            <w:tcBorders>
              <w:top w:val="nil"/>
              <w:left w:val="nil"/>
              <w:bottom w:val="single" w:sz="4" w:space="0" w:color="auto"/>
              <w:right w:val="single" w:sz="4" w:space="0" w:color="auto"/>
            </w:tcBorders>
            <w:shd w:val="clear" w:color="auto" w:fill="auto"/>
            <w:noWrap/>
            <w:vAlign w:val="bottom"/>
            <w:hideMark/>
          </w:tcPr>
          <w:p w14:paraId="63BC21D0" w14:textId="77777777" w:rsidR="008B0715" w:rsidRPr="006412D6" w:rsidRDefault="008B0715" w:rsidP="00AE0599">
            <w:r w:rsidRPr="006412D6">
              <w:t>1111111100000000</w:t>
            </w:r>
          </w:p>
        </w:tc>
      </w:tr>
      <w:tr w:rsidR="008B0715" w:rsidRPr="006412D6" w14:paraId="6216BE81"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69D0790" w14:textId="77777777" w:rsidR="008B0715" w:rsidRPr="006412D6" w:rsidRDefault="008B0715" w:rsidP="00AE0599">
            <w:r w:rsidRPr="006412D6">
              <w:t>11</w:t>
            </w:r>
          </w:p>
        </w:tc>
        <w:tc>
          <w:tcPr>
            <w:tcW w:w="1020" w:type="dxa"/>
            <w:tcBorders>
              <w:top w:val="nil"/>
              <w:left w:val="nil"/>
              <w:bottom w:val="single" w:sz="4" w:space="0" w:color="auto"/>
              <w:right w:val="single" w:sz="4" w:space="0" w:color="auto"/>
            </w:tcBorders>
            <w:shd w:val="clear" w:color="auto" w:fill="auto"/>
            <w:noWrap/>
            <w:vAlign w:val="bottom"/>
            <w:hideMark/>
          </w:tcPr>
          <w:p w14:paraId="6137F03C" w14:textId="77777777" w:rsidR="008B0715" w:rsidRPr="006412D6" w:rsidRDefault="008B0715" w:rsidP="00AE0599">
            <w:r w:rsidRPr="006412D6">
              <w:t>x"0101"</w:t>
            </w:r>
          </w:p>
        </w:tc>
        <w:tc>
          <w:tcPr>
            <w:tcW w:w="2100" w:type="dxa"/>
            <w:tcBorders>
              <w:top w:val="nil"/>
              <w:left w:val="nil"/>
              <w:bottom w:val="single" w:sz="4" w:space="0" w:color="auto"/>
              <w:right w:val="single" w:sz="4" w:space="0" w:color="auto"/>
            </w:tcBorders>
            <w:shd w:val="clear" w:color="auto" w:fill="auto"/>
            <w:noWrap/>
            <w:vAlign w:val="bottom"/>
            <w:hideMark/>
          </w:tcPr>
          <w:p w14:paraId="3A080E3B" w14:textId="77777777" w:rsidR="008B0715" w:rsidRPr="006412D6" w:rsidRDefault="008B0715" w:rsidP="00AE0599">
            <w:r w:rsidRPr="006412D6">
              <w:t>100000001</w:t>
            </w:r>
          </w:p>
        </w:tc>
      </w:tr>
      <w:tr w:rsidR="008B0715" w:rsidRPr="006412D6" w14:paraId="7357BAAC"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D97493C" w14:textId="77777777" w:rsidR="008B0715" w:rsidRPr="006412D6" w:rsidRDefault="008B0715" w:rsidP="00AE0599">
            <w:r w:rsidRPr="006412D6">
              <w:t>12</w:t>
            </w:r>
          </w:p>
        </w:tc>
        <w:tc>
          <w:tcPr>
            <w:tcW w:w="1020" w:type="dxa"/>
            <w:tcBorders>
              <w:top w:val="nil"/>
              <w:left w:val="nil"/>
              <w:bottom w:val="single" w:sz="4" w:space="0" w:color="auto"/>
              <w:right w:val="single" w:sz="4" w:space="0" w:color="auto"/>
            </w:tcBorders>
            <w:shd w:val="clear" w:color="auto" w:fill="auto"/>
            <w:noWrap/>
            <w:vAlign w:val="bottom"/>
            <w:hideMark/>
          </w:tcPr>
          <w:p w14:paraId="4FE14BA0" w14:textId="77777777" w:rsidR="008B0715" w:rsidRPr="006412D6" w:rsidRDefault="008B0715" w:rsidP="00AE0599">
            <w:r w:rsidRPr="006412D6">
              <w:t>x"FF00"</w:t>
            </w:r>
          </w:p>
        </w:tc>
        <w:tc>
          <w:tcPr>
            <w:tcW w:w="2100" w:type="dxa"/>
            <w:tcBorders>
              <w:top w:val="nil"/>
              <w:left w:val="nil"/>
              <w:bottom w:val="single" w:sz="4" w:space="0" w:color="auto"/>
              <w:right w:val="single" w:sz="4" w:space="0" w:color="auto"/>
            </w:tcBorders>
            <w:shd w:val="clear" w:color="auto" w:fill="auto"/>
            <w:noWrap/>
            <w:vAlign w:val="bottom"/>
            <w:hideMark/>
          </w:tcPr>
          <w:p w14:paraId="111F283F" w14:textId="77777777" w:rsidR="008B0715" w:rsidRPr="006412D6" w:rsidRDefault="008B0715" w:rsidP="00AE0599">
            <w:r w:rsidRPr="006412D6">
              <w:t>1111111100000000</w:t>
            </w:r>
          </w:p>
        </w:tc>
      </w:tr>
      <w:tr w:rsidR="008B0715" w:rsidRPr="006412D6" w14:paraId="63A88AFE"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A144C2" w14:textId="77777777" w:rsidR="008B0715" w:rsidRPr="006412D6" w:rsidRDefault="008B0715" w:rsidP="00AE0599">
            <w:r w:rsidRPr="006412D6">
              <w:t>13</w:t>
            </w:r>
          </w:p>
        </w:tc>
        <w:tc>
          <w:tcPr>
            <w:tcW w:w="1020" w:type="dxa"/>
            <w:tcBorders>
              <w:top w:val="nil"/>
              <w:left w:val="nil"/>
              <w:bottom w:val="single" w:sz="4" w:space="0" w:color="auto"/>
              <w:right w:val="single" w:sz="4" w:space="0" w:color="auto"/>
            </w:tcBorders>
            <w:shd w:val="clear" w:color="auto" w:fill="auto"/>
            <w:noWrap/>
            <w:vAlign w:val="bottom"/>
            <w:hideMark/>
          </w:tcPr>
          <w:p w14:paraId="50D78C16" w14:textId="77777777" w:rsidR="008B0715" w:rsidRPr="006412D6" w:rsidRDefault="008B0715" w:rsidP="00AE0599">
            <w:r w:rsidRPr="006412D6">
              <w:t>x"00F0"</w:t>
            </w:r>
          </w:p>
        </w:tc>
        <w:tc>
          <w:tcPr>
            <w:tcW w:w="2100" w:type="dxa"/>
            <w:tcBorders>
              <w:top w:val="nil"/>
              <w:left w:val="nil"/>
              <w:bottom w:val="single" w:sz="4" w:space="0" w:color="auto"/>
              <w:right w:val="single" w:sz="4" w:space="0" w:color="auto"/>
            </w:tcBorders>
            <w:shd w:val="clear" w:color="auto" w:fill="auto"/>
            <w:noWrap/>
            <w:vAlign w:val="bottom"/>
            <w:hideMark/>
          </w:tcPr>
          <w:p w14:paraId="7825F803" w14:textId="77777777" w:rsidR="008B0715" w:rsidRPr="006412D6" w:rsidRDefault="008B0715" w:rsidP="00AE0599">
            <w:r w:rsidRPr="006412D6">
              <w:t>11110000</w:t>
            </w:r>
          </w:p>
        </w:tc>
      </w:tr>
      <w:tr w:rsidR="008B0715" w:rsidRPr="006412D6" w14:paraId="4CA226A8"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E90E82" w14:textId="77777777" w:rsidR="008B0715" w:rsidRPr="006412D6" w:rsidRDefault="008B0715" w:rsidP="00AE0599">
            <w:r w:rsidRPr="006412D6">
              <w:t>14</w:t>
            </w:r>
          </w:p>
        </w:tc>
        <w:tc>
          <w:tcPr>
            <w:tcW w:w="1020" w:type="dxa"/>
            <w:tcBorders>
              <w:top w:val="nil"/>
              <w:left w:val="nil"/>
              <w:bottom w:val="single" w:sz="4" w:space="0" w:color="auto"/>
              <w:right w:val="single" w:sz="4" w:space="0" w:color="auto"/>
            </w:tcBorders>
            <w:shd w:val="clear" w:color="auto" w:fill="auto"/>
            <w:noWrap/>
            <w:vAlign w:val="bottom"/>
            <w:hideMark/>
          </w:tcPr>
          <w:p w14:paraId="2EDE8212" w14:textId="77777777" w:rsidR="008B0715" w:rsidRPr="006412D6" w:rsidRDefault="008B0715" w:rsidP="00AE0599">
            <w:r w:rsidRPr="006412D6">
              <w:t>x"0011"</w:t>
            </w:r>
          </w:p>
        </w:tc>
        <w:tc>
          <w:tcPr>
            <w:tcW w:w="2100" w:type="dxa"/>
            <w:tcBorders>
              <w:top w:val="nil"/>
              <w:left w:val="nil"/>
              <w:bottom w:val="single" w:sz="4" w:space="0" w:color="auto"/>
              <w:right w:val="single" w:sz="4" w:space="0" w:color="auto"/>
            </w:tcBorders>
            <w:shd w:val="clear" w:color="auto" w:fill="auto"/>
            <w:noWrap/>
            <w:vAlign w:val="bottom"/>
            <w:hideMark/>
          </w:tcPr>
          <w:p w14:paraId="2930B525" w14:textId="77777777" w:rsidR="008B0715" w:rsidRPr="006412D6" w:rsidRDefault="008B0715" w:rsidP="00AE0599">
            <w:r w:rsidRPr="006412D6">
              <w:t>10001</w:t>
            </w:r>
          </w:p>
        </w:tc>
      </w:tr>
      <w:tr w:rsidR="008B0715" w:rsidRPr="006412D6" w14:paraId="3C40BC53"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3B1C92F" w14:textId="77777777" w:rsidR="008B0715" w:rsidRPr="006412D6" w:rsidRDefault="008B0715" w:rsidP="00AE0599">
            <w:r w:rsidRPr="006412D6">
              <w:t>15</w:t>
            </w:r>
          </w:p>
        </w:tc>
        <w:tc>
          <w:tcPr>
            <w:tcW w:w="1020" w:type="dxa"/>
            <w:tcBorders>
              <w:top w:val="nil"/>
              <w:left w:val="nil"/>
              <w:bottom w:val="single" w:sz="4" w:space="0" w:color="auto"/>
              <w:right w:val="single" w:sz="4" w:space="0" w:color="auto"/>
            </w:tcBorders>
            <w:shd w:val="clear" w:color="auto" w:fill="auto"/>
            <w:noWrap/>
            <w:vAlign w:val="bottom"/>
            <w:hideMark/>
          </w:tcPr>
          <w:p w14:paraId="567FD4DB" w14:textId="77777777" w:rsidR="008B0715" w:rsidRPr="006412D6" w:rsidRDefault="008B0715" w:rsidP="00AE0599">
            <w:r w:rsidRPr="006412D6">
              <w:t>x"0000"</w:t>
            </w:r>
          </w:p>
        </w:tc>
        <w:tc>
          <w:tcPr>
            <w:tcW w:w="2100" w:type="dxa"/>
            <w:tcBorders>
              <w:top w:val="nil"/>
              <w:left w:val="nil"/>
              <w:bottom w:val="single" w:sz="4" w:space="0" w:color="auto"/>
              <w:right w:val="single" w:sz="4" w:space="0" w:color="auto"/>
            </w:tcBorders>
            <w:shd w:val="clear" w:color="auto" w:fill="auto"/>
            <w:noWrap/>
            <w:vAlign w:val="bottom"/>
            <w:hideMark/>
          </w:tcPr>
          <w:p w14:paraId="0115CC06" w14:textId="77777777" w:rsidR="008B0715" w:rsidRPr="006412D6" w:rsidRDefault="008B0715" w:rsidP="00AE0599">
            <w:r w:rsidRPr="006412D6">
              <w:t>10110</w:t>
            </w:r>
          </w:p>
        </w:tc>
      </w:tr>
      <w:tr w:rsidR="008B0715" w:rsidRPr="006412D6" w14:paraId="593F5DF7"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A859432" w14:textId="77777777" w:rsidR="008B0715" w:rsidRPr="006412D6" w:rsidRDefault="008B0715" w:rsidP="00AE0599">
            <w:r w:rsidRPr="006412D6">
              <w:t>16</w:t>
            </w:r>
          </w:p>
        </w:tc>
        <w:tc>
          <w:tcPr>
            <w:tcW w:w="1020" w:type="dxa"/>
            <w:tcBorders>
              <w:top w:val="nil"/>
              <w:left w:val="nil"/>
              <w:bottom w:val="single" w:sz="4" w:space="0" w:color="auto"/>
              <w:right w:val="single" w:sz="4" w:space="0" w:color="auto"/>
            </w:tcBorders>
            <w:shd w:val="clear" w:color="auto" w:fill="auto"/>
            <w:noWrap/>
            <w:vAlign w:val="bottom"/>
            <w:hideMark/>
          </w:tcPr>
          <w:p w14:paraId="11931184" w14:textId="77777777" w:rsidR="008B0715" w:rsidRPr="006412D6" w:rsidRDefault="008B0715" w:rsidP="00AE0599">
            <w:r w:rsidRPr="006412D6">
              <w:t>x"00F0"</w:t>
            </w:r>
          </w:p>
        </w:tc>
        <w:tc>
          <w:tcPr>
            <w:tcW w:w="2100" w:type="dxa"/>
            <w:tcBorders>
              <w:top w:val="nil"/>
              <w:left w:val="nil"/>
              <w:bottom w:val="single" w:sz="4" w:space="0" w:color="auto"/>
              <w:right w:val="single" w:sz="4" w:space="0" w:color="auto"/>
            </w:tcBorders>
            <w:shd w:val="clear" w:color="auto" w:fill="auto"/>
            <w:noWrap/>
            <w:vAlign w:val="bottom"/>
            <w:hideMark/>
          </w:tcPr>
          <w:p w14:paraId="5213B624" w14:textId="77777777" w:rsidR="008B0715" w:rsidRPr="006412D6" w:rsidRDefault="008B0715" w:rsidP="00AE0599">
            <w:r w:rsidRPr="006412D6">
              <w:t>11110000</w:t>
            </w:r>
          </w:p>
        </w:tc>
      </w:tr>
      <w:tr w:rsidR="008B0715" w:rsidRPr="006412D6" w14:paraId="73205E96"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F04B33B" w14:textId="77777777" w:rsidR="008B0715" w:rsidRPr="006412D6" w:rsidRDefault="008B0715" w:rsidP="00AE0599">
            <w:r w:rsidRPr="006412D6">
              <w:t>17</w:t>
            </w:r>
          </w:p>
        </w:tc>
        <w:tc>
          <w:tcPr>
            <w:tcW w:w="1020" w:type="dxa"/>
            <w:tcBorders>
              <w:top w:val="nil"/>
              <w:left w:val="nil"/>
              <w:bottom w:val="single" w:sz="4" w:space="0" w:color="auto"/>
              <w:right w:val="single" w:sz="4" w:space="0" w:color="auto"/>
            </w:tcBorders>
            <w:shd w:val="clear" w:color="auto" w:fill="auto"/>
            <w:noWrap/>
            <w:vAlign w:val="bottom"/>
            <w:hideMark/>
          </w:tcPr>
          <w:p w14:paraId="225CCADB" w14:textId="77777777" w:rsidR="008B0715" w:rsidRPr="006412D6" w:rsidRDefault="008B0715" w:rsidP="00AE0599">
            <w:r w:rsidRPr="006412D6">
              <w:t>x"0016"</w:t>
            </w:r>
          </w:p>
        </w:tc>
        <w:tc>
          <w:tcPr>
            <w:tcW w:w="2100" w:type="dxa"/>
            <w:tcBorders>
              <w:top w:val="nil"/>
              <w:left w:val="nil"/>
              <w:bottom w:val="single" w:sz="4" w:space="0" w:color="auto"/>
              <w:right w:val="single" w:sz="4" w:space="0" w:color="auto"/>
            </w:tcBorders>
            <w:shd w:val="clear" w:color="auto" w:fill="auto"/>
            <w:noWrap/>
            <w:vAlign w:val="bottom"/>
            <w:hideMark/>
          </w:tcPr>
          <w:p w14:paraId="5CDF071A" w14:textId="77777777" w:rsidR="008B0715" w:rsidRPr="006412D6" w:rsidRDefault="008B0715" w:rsidP="00AE0599">
            <w:r w:rsidRPr="006412D6">
              <w:t>10110</w:t>
            </w:r>
          </w:p>
        </w:tc>
      </w:tr>
      <w:tr w:rsidR="008B0715" w:rsidRPr="006412D6" w14:paraId="53BEBA2F"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BD9A125" w14:textId="77777777" w:rsidR="008B0715" w:rsidRPr="006412D6" w:rsidRDefault="008B0715" w:rsidP="00AE0599">
            <w:r w:rsidRPr="006412D6">
              <w:t>18</w:t>
            </w:r>
          </w:p>
        </w:tc>
        <w:tc>
          <w:tcPr>
            <w:tcW w:w="1020" w:type="dxa"/>
            <w:tcBorders>
              <w:top w:val="nil"/>
              <w:left w:val="nil"/>
              <w:bottom w:val="single" w:sz="4" w:space="0" w:color="auto"/>
              <w:right w:val="single" w:sz="4" w:space="0" w:color="auto"/>
            </w:tcBorders>
            <w:shd w:val="clear" w:color="auto" w:fill="auto"/>
            <w:noWrap/>
            <w:vAlign w:val="bottom"/>
            <w:hideMark/>
          </w:tcPr>
          <w:p w14:paraId="2707DDA3" w14:textId="77777777" w:rsidR="008B0715" w:rsidRPr="006412D6" w:rsidRDefault="008B0715" w:rsidP="00AE0599">
            <w:r w:rsidRPr="006412D6">
              <w:t>x"0000"</w:t>
            </w:r>
          </w:p>
        </w:tc>
        <w:tc>
          <w:tcPr>
            <w:tcW w:w="2100" w:type="dxa"/>
            <w:tcBorders>
              <w:top w:val="nil"/>
              <w:left w:val="nil"/>
              <w:bottom w:val="single" w:sz="4" w:space="0" w:color="auto"/>
              <w:right w:val="single" w:sz="4" w:space="0" w:color="auto"/>
            </w:tcBorders>
            <w:shd w:val="clear" w:color="auto" w:fill="auto"/>
            <w:noWrap/>
            <w:vAlign w:val="bottom"/>
            <w:hideMark/>
          </w:tcPr>
          <w:p w14:paraId="73CE7DD8" w14:textId="77777777" w:rsidR="008B0715" w:rsidRPr="006412D6" w:rsidRDefault="008B0715" w:rsidP="00AE0599">
            <w:r w:rsidRPr="006412D6">
              <w:t>0</w:t>
            </w:r>
          </w:p>
        </w:tc>
      </w:tr>
      <w:tr w:rsidR="008B0715" w:rsidRPr="006412D6" w14:paraId="072067E8"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6F97A82" w14:textId="77777777" w:rsidR="008B0715" w:rsidRPr="006412D6" w:rsidRDefault="008B0715" w:rsidP="00AE0599">
            <w:r w:rsidRPr="006412D6">
              <w:t>19</w:t>
            </w:r>
          </w:p>
        </w:tc>
        <w:tc>
          <w:tcPr>
            <w:tcW w:w="1020" w:type="dxa"/>
            <w:tcBorders>
              <w:top w:val="nil"/>
              <w:left w:val="nil"/>
              <w:bottom w:val="single" w:sz="4" w:space="0" w:color="auto"/>
              <w:right w:val="single" w:sz="4" w:space="0" w:color="auto"/>
            </w:tcBorders>
            <w:shd w:val="clear" w:color="auto" w:fill="auto"/>
            <w:noWrap/>
            <w:vAlign w:val="bottom"/>
            <w:hideMark/>
          </w:tcPr>
          <w:p w14:paraId="3BDDBA79" w14:textId="77777777" w:rsidR="008B0715" w:rsidRPr="006412D6" w:rsidRDefault="008B0715" w:rsidP="00AE0599">
            <w:r w:rsidRPr="006412D6">
              <w:t>x"0018"</w:t>
            </w:r>
          </w:p>
        </w:tc>
        <w:tc>
          <w:tcPr>
            <w:tcW w:w="2100" w:type="dxa"/>
            <w:tcBorders>
              <w:top w:val="nil"/>
              <w:left w:val="nil"/>
              <w:bottom w:val="single" w:sz="4" w:space="0" w:color="auto"/>
              <w:right w:val="single" w:sz="4" w:space="0" w:color="auto"/>
            </w:tcBorders>
            <w:shd w:val="clear" w:color="auto" w:fill="auto"/>
            <w:noWrap/>
            <w:vAlign w:val="bottom"/>
            <w:hideMark/>
          </w:tcPr>
          <w:p w14:paraId="4447875A" w14:textId="77777777" w:rsidR="008B0715" w:rsidRPr="006412D6" w:rsidRDefault="008B0715" w:rsidP="00AE0599">
            <w:r w:rsidRPr="006412D6">
              <w:t>11010</w:t>
            </w:r>
          </w:p>
        </w:tc>
      </w:tr>
      <w:tr w:rsidR="008B0715" w:rsidRPr="006412D6" w14:paraId="7A099C5F"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13EEB74" w14:textId="77777777" w:rsidR="008B0715" w:rsidRPr="006412D6" w:rsidRDefault="008B0715" w:rsidP="00AE0599">
            <w:r w:rsidRPr="006412D6">
              <w:t>1a</w:t>
            </w:r>
          </w:p>
        </w:tc>
        <w:tc>
          <w:tcPr>
            <w:tcW w:w="1020" w:type="dxa"/>
            <w:tcBorders>
              <w:top w:val="nil"/>
              <w:left w:val="nil"/>
              <w:bottom w:val="single" w:sz="4" w:space="0" w:color="auto"/>
              <w:right w:val="single" w:sz="4" w:space="0" w:color="auto"/>
            </w:tcBorders>
            <w:shd w:val="clear" w:color="auto" w:fill="auto"/>
            <w:noWrap/>
            <w:vAlign w:val="bottom"/>
            <w:hideMark/>
          </w:tcPr>
          <w:p w14:paraId="65DB6F25" w14:textId="77777777" w:rsidR="008B0715" w:rsidRPr="006412D6" w:rsidRDefault="008B0715" w:rsidP="00AE0599">
            <w:r w:rsidRPr="006412D6">
              <w:t>x"0019"</w:t>
            </w:r>
          </w:p>
        </w:tc>
        <w:tc>
          <w:tcPr>
            <w:tcW w:w="2100" w:type="dxa"/>
            <w:tcBorders>
              <w:top w:val="nil"/>
              <w:left w:val="nil"/>
              <w:bottom w:val="single" w:sz="4" w:space="0" w:color="auto"/>
              <w:right w:val="single" w:sz="4" w:space="0" w:color="auto"/>
            </w:tcBorders>
            <w:shd w:val="clear" w:color="auto" w:fill="auto"/>
            <w:noWrap/>
            <w:vAlign w:val="bottom"/>
            <w:hideMark/>
          </w:tcPr>
          <w:p w14:paraId="2E43CC83" w14:textId="77777777" w:rsidR="008B0715" w:rsidRPr="006412D6" w:rsidRDefault="008B0715" w:rsidP="00AE0599">
            <w:r w:rsidRPr="006412D6">
              <w:t>11011</w:t>
            </w:r>
          </w:p>
        </w:tc>
      </w:tr>
      <w:tr w:rsidR="008B0715" w:rsidRPr="006412D6" w14:paraId="484DB7DB"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DC0E019" w14:textId="77777777" w:rsidR="008B0715" w:rsidRPr="006412D6" w:rsidRDefault="008B0715" w:rsidP="00AE0599">
            <w:r w:rsidRPr="006412D6">
              <w:t>1b</w:t>
            </w:r>
          </w:p>
        </w:tc>
        <w:tc>
          <w:tcPr>
            <w:tcW w:w="1020" w:type="dxa"/>
            <w:tcBorders>
              <w:top w:val="nil"/>
              <w:left w:val="nil"/>
              <w:bottom w:val="single" w:sz="4" w:space="0" w:color="auto"/>
              <w:right w:val="single" w:sz="4" w:space="0" w:color="auto"/>
            </w:tcBorders>
            <w:shd w:val="clear" w:color="auto" w:fill="auto"/>
            <w:noWrap/>
            <w:vAlign w:val="bottom"/>
            <w:hideMark/>
          </w:tcPr>
          <w:p w14:paraId="4B61F506" w14:textId="77777777" w:rsidR="008B0715" w:rsidRPr="006412D6" w:rsidRDefault="008B0715" w:rsidP="00AE0599">
            <w:r w:rsidRPr="006412D6">
              <w:t>x"001A"</w:t>
            </w:r>
          </w:p>
        </w:tc>
        <w:tc>
          <w:tcPr>
            <w:tcW w:w="2100" w:type="dxa"/>
            <w:tcBorders>
              <w:top w:val="nil"/>
              <w:left w:val="nil"/>
              <w:bottom w:val="single" w:sz="4" w:space="0" w:color="auto"/>
              <w:right w:val="single" w:sz="4" w:space="0" w:color="auto"/>
            </w:tcBorders>
            <w:shd w:val="clear" w:color="auto" w:fill="auto"/>
            <w:noWrap/>
            <w:vAlign w:val="bottom"/>
            <w:hideMark/>
          </w:tcPr>
          <w:p w14:paraId="0801CE23" w14:textId="77777777" w:rsidR="008B0715" w:rsidRPr="006412D6" w:rsidRDefault="008B0715" w:rsidP="00AE0599">
            <w:r w:rsidRPr="006412D6">
              <w:t>11100</w:t>
            </w:r>
          </w:p>
        </w:tc>
      </w:tr>
      <w:tr w:rsidR="008B0715" w:rsidRPr="006412D6" w14:paraId="05090F6A"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932DAA" w14:textId="77777777" w:rsidR="008B0715" w:rsidRPr="006412D6" w:rsidRDefault="008B0715" w:rsidP="00AE0599">
            <w:r w:rsidRPr="006412D6">
              <w:t>1c</w:t>
            </w:r>
          </w:p>
        </w:tc>
        <w:tc>
          <w:tcPr>
            <w:tcW w:w="1020" w:type="dxa"/>
            <w:tcBorders>
              <w:top w:val="nil"/>
              <w:left w:val="nil"/>
              <w:bottom w:val="single" w:sz="4" w:space="0" w:color="auto"/>
              <w:right w:val="single" w:sz="4" w:space="0" w:color="auto"/>
            </w:tcBorders>
            <w:shd w:val="clear" w:color="auto" w:fill="auto"/>
            <w:noWrap/>
            <w:vAlign w:val="bottom"/>
            <w:hideMark/>
          </w:tcPr>
          <w:p w14:paraId="714BBC2E" w14:textId="77777777" w:rsidR="008B0715" w:rsidRPr="006412D6" w:rsidRDefault="008B0715" w:rsidP="00AE0599">
            <w:r w:rsidRPr="006412D6">
              <w:t>x"001B"</w:t>
            </w:r>
          </w:p>
        </w:tc>
        <w:tc>
          <w:tcPr>
            <w:tcW w:w="2100" w:type="dxa"/>
            <w:tcBorders>
              <w:top w:val="nil"/>
              <w:left w:val="nil"/>
              <w:bottom w:val="single" w:sz="4" w:space="0" w:color="auto"/>
              <w:right w:val="single" w:sz="4" w:space="0" w:color="auto"/>
            </w:tcBorders>
            <w:shd w:val="clear" w:color="auto" w:fill="auto"/>
            <w:noWrap/>
            <w:vAlign w:val="bottom"/>
            <w:hideMark/>
          </w:tcPr>
          <w:p w14:paraId="017F205C" w14:textId="77777777" w:rsidR="008B0715" w:rsidRPr="006412D6" w:rsidRDefault="008B0715" w:rsidP="00AE0599">
            <w:r w:rsidRPr="006412D6">
              <w:t>11101</w:t>
            </w:r>
          </w:p>
        </w:tc>
      </w:tr>
      <w:tr w:rsidR="008B0715" w:rsidRPr="006412D6" w14:paraId="7662FF9B"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7A10C82" w14:textId="77777777" w:rsidR="008B0715" w:rsidRPr="006412D6" w:rsidRDefault="008B0715" w:rsidP="00AE0599">
            <w:r w:rsidRPr="006412D6">
              <w:t>1d</w:t>
            </w:r>
          </w:p>
        </w:tc>
        <w:tc>
          <w:tcPr>
            <w:tcW w:w="1020" w:type="dxa"/>
            <w:tcBorders>
              <w:top w:val="nil"/>
              <w:left w:val="nil"/>
              <w:bottom w:val="single" w:sz="4" w:space="0" w:color="auto"/>
              <w:right w:val="single" w:sz="4" w:space="0" w:color="auto"/>
            </w:tcBorders>
            <w:shd w:val="clear" w:color="auto" w:fill="auto"/>
            <w:noWrap/>
            <w:vAlign w:val="bottom"/>
            <w:hideMark/>
          </w:tcPr>
          <w:p w14:paraId="0869A2A4" w14:textId="77777777" w:rsidR="008B0715" w:rsidRPr="006412D6" w:rsidRDefault="008B0715" w:rsidP="00AE0599">
            <w:r w:rsidRPr="006412D6">
              <w:t>x"001C"</w:t>
            </w:r>
          </w:p>
        </w:tc>
        <w:tc>
          <w:tcPr>
            <w:tcW w:w="2100" w:type="dxa"/>
            <w:tcBorders>
              <w:top w:val="nil"/>
              <w:left w:val="nil"/>
              <w:bottom w:val="single" w:sz="4" w:space="0" w:color="auto"/>
              <w:right w:val="single" w:sz="4" w:space="0" w:color="auto"/>
            </w:tcBorders>
            <w:shd w:val="clear" w:color="auto" w:fill="auto"/>
            <w:noWrap/>
            <w:vAlign w:val="bottom"/>
            <w:hideMark/>
          </w:tcPr>
          <w:p w14:paraId="579125C6" w14:textId="77777777" w:rsidR="008B0715" w:rsidRPr="006412D6" w:rsidRDefault="008B0715" w:rsidP="00AE0599">
            <w:r w:rsidRPr="006412D6">
              <w:t>11110</w:t>
            </w:r>
          </w:p>
        </w:tc>
      </w:tr>
      <w:tr w:rsidR="008B0715" w:rsidRPr="006412D6" w14:paraId="59AC4E12"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F4E5FA" w14:textId="77777777" w:rsidR="008B0715" w:rsidRPr="006412D6" w:rsidRDefault="008B0715" w:rsidP="00AE0599">
            <w:r w:rsidRPr="006412D6">
              <w:t>1e</w:t>
            </w:r>
          </w:p>
        </w:tc>
        <w:tc>
          <w:tcPr>
            <w:tcW w:w="1020" w:type="dxa"/>
            <w:tcBorders>
              <w:top w:val="nil"/>
              <w:left w:val="nil"/>
              <w:bottom w:val="single" w:sz="4" w:space="0" w:color="auto"/>
              <w:right w:val="single" w:sz="4" w:space="0" w:color="auto"/>
            </w:tcBorders>
            <w:shd w:val="clear" w:color="auto" w:fill="auto"/>
            <w:noWrap/>
            <w:vAlign w:val="bottom"/>
            <w:hideMark/>
          </w:tcPr>
          <w:p w14:paraId="24278DA6" w14:textId="77777777" w:rsidR="008B0715" w:rsidRPr="006412D6" w:rsidRDefault="008B0715" w:rsidP="00AE0599">
            <w:r w:rsidRPr="006412D6">
              <w:t>x"001D"</w:t>
            </w:r>
          </w:p>
        </w:tc>
        <w:tc>
          <w:tcPr>
            <w:tcW w:w="2100" w:type="dxa"/>
            <w:tcBorders>
              <w:top w:val="nil"/>
              <w:left w:val="nil"/>
              <w:bottom w:val="single" w:sz="4" w:space="0" w:color="auto"/>
              <w:right w:val="single" w:sz="4" w:space="0" w:color="auto"/>
            </w:tcBorders>
            <w:shd w:val="clear" w:color="auto" w:fill="auto"/>
            <w:noWrap/>
            <w:vAlign w:val="bottom"/>
            <w:hideMark/>
          </w:tcPr>
          <w:p w14:paraId="1C71ED60" w14:textId="77777777" w:rsidR="008B0715" w:rsidRPr="006412D6" w:rsidRDefault="008B0715" w:rsidP="00AE0599">
            <w:r w:rsidRPr="006412D6">
              <w:t>11111</w:t>
            </w:r>
          </w:p>
        </w:tc>
      </w:tr>
      <w:tr w:rsidR="008B0715" w:rsidRPr="006412D6" w14:paraId="42CD1A76"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23BEC58" w14:textId="77777777" w:rsidR="008B0715" w:rsidRPr="006412D6" w:rsidRDefault="008B0715" w:rsidP="00AE0599">
            <w:r w:rsidRPr="006412D6">
              <w:t>1f</w:t>
            </w:r>
          </w:p>
        </w:tc>
        <w:tc>
          <w:tcPr>
            <w:tcW w:w="1020" w:type="dxa"/>
            <w:tcBorders>
              <w:top w:val="nil"/>
              <w:left w:val="nil"/>
              <w:bottom w:val="single" w:sz="4" w:space="0" w:color="auto"/>
              <w:right w:val="single" w:sz="4" w:space="0" w:color="auto"/>
            </w:tcBorders>
            <w:shd w:val="clear" w:color="auto" w:fill="auto"/>
            <w:noWrap/>
            <w:vAlign w:val="bottom"/>
            <w:hideMark/>
          </w:tcPr>
          <w:p w14:paraId="0FE6C3B7" w14:textId="77777777" w:rsidR="008B0715" w:rsidRPr="006412D6" w:rsidRDefault="008B0715" w:rsidP="00AE0599">
            <w:r w:rsidRPr="006412D6">
              <w:t>x"001E"</w:t>
            </w:r>
          </w:p>
        </w:tc>
        <w:tc>
          <w:tcPr>
            <w:tcW w:w="2100" w:type="dxa"/>
            <w:tcBorders>
              <w:top w:val="nil"/>
              <w:left w:val="nil"/>
              <w:bottom w:val="single" w:sz="4" w:space="0" w:color="auto"/>
              <w:right w:val="single" w:sz="4" w:space="0" w:color="auto"/>
            </w:tcBorders>
            <w:shd w:val="clear" w:color="auto" w:fill="auto"/>
            <w:noWrap/>
            <w:vAlign w:val="bottom"/>
            <w:hideMark/>
          </w:tcPr>
          <w:p w14:paraId="22EEEB7F" w14:textId="77777777" w:rsidR="008B0715" w:rsidRPr="006412D6" w:rsidRDefault="008B0715" w:rsidP="00AE0599">
            <w:r w:rsidRPr="006412D6">
              <w:t>100000</w:t>
            </w:r>
          </w:p>
        </w:tc>
      </w:tr>
      <w:tr w:rsidR="008B0715" w:rsidRPr="006412D6" w14:paraId="7C5A8522"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7D0AF7" w14:textId="77777777" w:rsidR="008B0715" w:rsidRPr="006412D6" w:rsidRDefault="008B0715" w:rsidP="00AE0599">
            <w:r w:rsidRPr="006412D6">
              <w:t>20</w:t>
            </w:r>
          </w:p>
        </w:tc>
        <w:tc>
          <w:tcPr>
            <w:tcW w:w="1020" w:type="dxa"/>
            <w:tcBorders>
              <w:top w:val="nil"/>
              <w:left w:val="nil"/>
              <w:bottom w:val="single" w:sz="4" w:space="0" w:color="auto"/>
              <w:right w:val="single" w:sz="4" w:space="0" w:color="auto"/>
            </w:tcBorders>
            <w:shd w:val="clear" w:color="auto" w:fill="auto"/>
            <w:noWrap/>
            <w:vAlign w:val="bottom"/>
            <w:hideMark/>
          </w:tcPr>
          <w:p w14:paraId="451A875D" w14:textId="77777777" w:rsidR="008B0715" w:rsidRPr="006412D6" w:rsidRDefault="008B0715" w:rsidP="00AE0599">
            <w:r w:rsidRPr="006412D6">
              <w:t>x"001F"</w:t>
            </w:r>
          </w:p>
        </w:tc>
        <w:tc>
          <w:tcPr>
            <w:tcW w:w="2100" w:type="dxa"/>
            <w:tcBorders>
              <w:top w:val="nil"/>
              <w:left w:val="nil"/>
              <w:bottom w:val="single" w:sz="4" w:space="0" w:color="auto"/>
              <w:right w:val="single" w:sz="4" w:space="0" w:color="auto"/>
            </w:tcBorders>
            <w:shd w:val="clear" w:color="auto" w:fill="auto"/>
            <w:noWrap/>
            <w:vAlign w:val="bottom"/>
            <w:hideMark/>
          </w:tcPr>
          <w:p w14:paraId="25C7C843" w14:textId="77777777" w:rsidR="008B0715" w:rsidRPr="006412D6" w:rsidRDefault="008B0715" w:rsidP="00AE0599">
            <w:r w:rsidRPr="006412D6">
              <w:t>100001</w:t>
            </w:r>
          </w:p>
        </w:tc>
      </w:tr>
      <w:tr w:rsidR="008B0715" w:rsidRPr="006412D6" w14:paraId="12582D92"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7B25E8A" w14:textId="77777777" w:rsidR="008B0715" w:rsidRPr="006412D6" w:rsidRDefault="008B0715" w:rsidP="00AE0599">
            <w:r w:rsidRPr="006412D6">
              <w:t>21</w:t>
            </w:r>
          </w:p>
        </w:tc>
        <w:tc>
          <w:tcPr>
            <w:tcW w:w="1020" w:type="dxa"/>
            <w:tcBorders>
              <w:top w:val="nil"/>
              <w:left w:val="nil"/>
              <w:bottom w:val="single" w:sz="4" w:space="0" w:color="auto"/>
              <w:right w:val="single" w:sz="4" w:space="0" w:color="auto"/>
            </w:tcBorders>
            <w:shd w:val="clear" w:color="auto" w:fill="auto"/>
            <w:noWrap/>
            <w:vAlign w:val="bottom"/>
            <w:hideMark/>
          </w:tcPr>
          <w:p w14:paraId="50E1B145" w14:textId="77777777" w:rsidR="008B0715" w:rsidRPr="006412D6" w:rsidRDefault="008B0715" w:rsidP="00AE0599">
            <w:r w:rsidRPr="006412D6">
              <w:t>x"0020"</w:t>
            </w:r>
          </w:p>
        </w:tc>
        <w:tc>
          <w:tcPr>
            <w:tcW w:w="2100" w:type="dxa"/>
            <w:tcBorders>
              <w:top w:val="nil"/>
              <w:left w:val="nil"/>
              <w:bottom w:val="single" w:sz="4" w:space="0" w:color="auto"/>
              <w:right w:val="single" w:sz="4" w:space="0" w:color="auto"/>
            </w:tcBorders>
            <w:shd w:val="clear" w:color="auto" w:fill="auto"/>
            <w:noWrap/>
            <w:vAlign w:val="bottom"/>
            <w:hideMark/>
          </w:tcPr>
          <w:p w14:paraId="7D5A756F" w14:textId="77777777" w:rsidR="008B0715" w:rsidRPr="006412D6" w:rsidRDefault="008B0715" w:rsidP="00AE0599">
            <w:r w:rsidRPr="006412D6">
              <w:t>100010</w:t>
            </w:r>
          </w:p>
        </w:tc>
      </w:tr>
      <w:tr w:rsidR="008B0715" w:rsidRPr="006412D6" w14:paraId="6871AC8F"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D8F275" w14:textId="77777777" w:rsidR="008B0715" w:rsidRPr="006412D6" w:rsidRDefault="008B0715" w:rsidP="00AE0599">
            <w:r w:rsidRPr="006412D6">
              <w:t>22</w:t>
            </w:r>
          </w:p>
        </w:tc>
        <w:tc>
          <w:tcPr>
            <w:tcW w:w="1020" w:type="dxa"/>
            <w:tcBorders>
              <w:top w:val="nil"/>
              <w:left w:val="nil"/>
              <w:bottom w:val="single" w:sz="4" w:space="0" w:color="auto"/>
              <w:right w:val="single" w:sz="4" w:space="0" w:color="auto"/>
            </w:tcBorders>
            <w:shd w:val="clear" w:color="auto" w:fill="auto"/>
            <w:noWrap/>
            <w:vAlign w:val="bottom"/>
            <w:hideMark/>
          </w:tcPr>
          <w:p w14:paraId="2CDA6A17" w14:textId="77777777" w:rsidR="008B0715" w:rsidRPr="006412D6" w:rsidRDefault="008B0715" w:rsidP="00AE0599">
            <w:r w:rsidRPr="006412D6">
              <w:t>x"0021"</w:t>
            </w:r>
          </w:p>
        </w:tc>
        <w:tc>
          <w:tcPr>
            <w:tcW w:w="2100" w:type="dxa"/>
            <w:tcBorders>
              <w:top w:val="nil"/>
              <w:left w:val="nil"/>
              <w:bottom w:val="single" w:sz="4" w:space="0" w:color="auto"/>
              <w:right w:val="single" w:sz="4" w:space="0" w:color="auto"/>
            </w:tcBorders>
            <w:shd w:val="clear" w:color="auto" w:fill="auto"/>
            <w:noWrap/>
            <w:vAlign w:val="bottom"/>
            <w:hideMark/>
          </w:tcPr>
          <w:p w14:paraId="5224CA4C" w14:textId="77777777" w:rsidR="008B0715" w:rsidRPr="006412D6" w:rsidRDefault="008B0715" w:rsidP="00AE0599">
            <w:r w:rsidRPr="006412D6">
              <w:t>100011</w:t>
            </w:r>
          </w:p>
        </w:tc>
      </w:tr>
      <w:tr w:rsidR="008B0715" w:rsidRPr="006412D6" w14:paraId="1411FA29"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BF5D9D1" w14:textId="77777777" w:rsidR="008B0715" w:rsidRPr="006412D6" w:rsidRDefault="008B0715" w:rsidP="00AE0599">
            <w:r w:rsidRPr="006412D6">
              <w:t>23</w:t>
            </w:r>
          </w:p>
        </w:tc>
        <w:tc>
          <w:tcPr>
            <w:tcW w:w="1020" w:type="dxa"/>
            <w:tcBorders>
              <w:top w:val="nil"/>
              <w:left w:val="nil"/>
              <w:bottom w:val="single" w:sz="4" w:space="0" w:color="auto"/>
              <w:right w:val="single" w:sz="4" w:space="0" w:color="auto"/>
            </w:tcBorders>
            <w:shd w:val="clear" w:color="auto" w:fill="auto"/>
            <w:noWrap/>
            <w:vAlign w:val="bottom"/>
            <w:hideMark/>
          </w:tcPr>
          <w:p w14:paraId="51B20808" w14:textId="77777777" w:rsidR="008B0715" w:rsidRPr="006412D6" w:rsidRDefault="008B0715" w:rsidP="00AE0599">
            <w:r w:rsidRPr="006412D6">
              <w:t>x"0022"</w:t>
            </w:r>
          </w:p>
        </w:tc>
        <w:tc>
          <w:tcPr>
            <w:tcW w:w="2100" w:type="dxa"/>
            <w:tcBorders>
              <w:top w:val="nil"/>
              <w:left w:val="nil"/>
              <w:bottom w:val="single" w:sz="4" w:space="0" w:color="auto"/>
              <w:right w:val="single" w:sz="4" w:space="0" w:color="auto"/>
            </w:tcBorders>
            <w:shd w:val="clear" w:color="auto" w:fill="auto"/>
            <w:noWrap/>
            <w:vAlign w:val="bottom"/>
            <w:hideMark/>
          </w:tcPr>
          <w:p w14:paraId="35EB0455" w14:textId="77777777" w:rsidR="008B0715" w:rsidRPr="006412D6" w:rsidRDefault="008B0715" w:rsidP="00AE0599">
            <w:r w:rsidRPr="006412D6">
              <w:t>100100</w:t>
            </w:r>
          </w:p>
        </w:tc>
      </w:tr>
      <w:tr w:rsidR="008B0715" w:rsidRPr="006412D6" w14:paraId="7F852A5D"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0B6C31A" w14:textId="77777777" w:rsidR="008B0715" w:rsidRPr="006412D6" w:rsidRDefault="008B0715" w:rsidP="00AE0599">
            <w:r w:rsidRPr="006412D6">
              <w:lastRenderedPageBreak/>
              <w:t>24</w:t>
            </w:r>
          </w:p>
        </w:tc>
        <w:tc>
          <w:tcPr>
            <w:tcW w:w="1020" w:type="dxa"/>
            <w:tcBorders>
              <w:top w:val="nil"/>
              <w:left w:val="nil"/>
              <w:bottom w:val="single" w:sz="4" w:space="0" w:color="auto"/>
              <w:right w:val="single" w:sz="4" w:space="0" w:color="auto"/>
            </w:tcBorders>
            <w:shd w:val="clear" w:color="auto" w:fill="auto"/>
            <w:noWrap/>
            <w:vAlign w:val="bottom"/>
            <w:hideMark/>
          </w:tcPr>
          <w:p w14:paraId="4E676581" w14:textId="77777777" w:rsidR="008B0715" w:rsidRPr="006412D6" w:rsidRDefault="008B0715" w:rsidP="00AE0599">
            <w:r w:rsidRPr="006412D6">
              <w:t>x"0023"</w:t>
            </w:r>
          </w:p>
        </w:tc>
        <w:tc>
          <w:tcPr>
            <w:tcW w:w="2100" w:type="dxa"/>
            <w:tcBorders>
              <w:top w:val="nil"/>
              <w:left w:val="nil"/>
              <w:bottom w:val="single" w:sz="4" w:space="0" w:color="auto"/>
              <w:right w:val="single" w:sz="4" w:space="0" w:color="auto"/>
            </w:tcBorders>
            <w:shd w:val="clear" w:color="auto" w:fill="auto"/>
            <w:noWrap/>
            <w:vAlign w:val="bottom"/>
            <w:hideMark/>
          </w:tcPr>
          <w:p w14:paraId="6FADF461" w14:textId="77777777" w:rsidR="008B0715" w:rsidRPr="006412D6" w:rsidRDefault="008B0715" w:rsidP="00AE0599">
            <w:r w:rsidRPr="006412D6">
              <w:t>100101</w:t>
            </w:r>
          </w:p>
        </w:tc>
      </w:tr>
      <w:tr w:rsidR="008B0715" w:rsidRPr="006412D6" w14:paraId="35136B1F"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2B73F2D" w14:textId="77777777" w:rsidR="008B0715" w:rsidRPr="006412D6" w:rsidRDefault="008B0715" w:rsidP="00AE0599">
            <w:r w:rsidRPr="006412D6">
              <w:t>25</w:t>
            </w:r>
          </w:p>
        </w:tc>
        <w:tc>
          <w:tcPr>
            <w:tcW w:w="1020" w:type="dxa"/>
            <w:tcBorders>
              <w:top w:val="nil"/>
              <w:left w:val="nil"/>
              <w:bottom w:val="single" w:sz="4" w:space="0" w:color="auto"/>
              <w:right w:val="single" w:sz="4" w:space="0" w:color="auto"/>
            </w:tcBorders>
            <w:shd w:val="clear" w:color="auto" w:fill="auto"/>
            <w:noWrap/>
            <w:vAlign w:val="bottom"/>
            <w:hideMark/>
          </w:tcPr>
          <w:p w14:paraId="3AFF71E5" w14:textId="77777777" w:rsidR="008B0715" w:rsidRPr="006412D6" w:rsidRDefault="008B0715" w:rsidP="00AE0599">
            <w:r w:rsidRPr="006412D6">
              <w:t>x"0024"</w:t>
            </w:r>
          </w:p>
        </w:tc>
        <w:tc>
          <w:tcPr>
            <w:tcW w:w="2100" w:type="dxa"/>
            <w:tcBorders>
              <w:top w:val="nil"/>
              <w:left w:val="nil"/>
              <w:bottom w:val="single" w:sz="4" w:space="0" w:color="auto"/>
              <w:right w:val="single" w:sz="4" w:space="0" w:color="auto"/>
            </w:tcBorders>
            <w:shd w:val="clear" w:color="auto" w:fill="auto"/>
            <w:noWrap/>
            <w:vAlign w:val="bottom"/>
            <w:hideMark/>
          </w:tcPr>
          <w:p w14:paraId="74C14225" w14:textId="77777777" w:rsidR="008B0715" w:rsidRPr="006412D6" w:rsidRDefault="008B0715" w:rsidP="00AE0599">
            <w:r w:rsidRPr="006412D6">
              <w:t>100110</w:t>
            </w:r>
          </w:p>
        </w:tc>
      </w:tr>
      <w:tr w:rsidR="008B0715" w:rsidRPr="006412D6" w14:paraId="280C4CFC"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5014A78" w14:textId="77777777" w:rsidR="008B0715" w:rsidRPr="006412D6" w:rsidRDefault="008B0715" w:rsidP="00AE0599">
            <w:r w:rsidRPr="006412D6">
              <w:t>26</w:t>
            </w:r>
          </w:p>
        </w:tc>
        <w:tc>
          <w:tcPr>
            <w:tcW w:w="1020" w:type="dxa"/>
            <w:tcBorders>
              <w:top w:val="nil"/>
              <w:left w:val="nil"/>
              <w:bottom w:val="single" w:sz="4" w:space="0" w:color="auto"/>
              <w:right w:val="single" w:sz="4" w:space="0" w:color="auto"/>
            </w:tcBorders>
            <w:shd w:val="clear" w:color="auto" w:fill="auto"/>
            <w:noWrap/>
            <w:vAlign w:val="bottom"/>
            <w:hideMark/>
          </w:tcPr>
          <w:p w14:paraId="5D92BF00" w14:textId="77777777" w:rsidR="008B0715" w:rsidRPr="006412D6" w:rsidRDefault="008B0715" w:rsidP="00AE0599">
            <w:r w:rsidRPr="006412D6">
              <w:t>x"0025"</w:t>
            </w:r>
          </w:p>
        </w:tc>
        <w:tc>
          <w:tcPr>
            <w:tcW w:w="2100" w:type="dxa"/>
            <w:tcBorders>
              <w:top w:val="nil"/>
              <w:left w:val="nil"/>
              <w:bottom w:val="single" w:sz="4" w:space="0" w:color="auto"/>
              <w:right w:val="single" w:sz="4" w:space="0" w:color="auto"/>
            </w:tcBorders>
            <w:shd w:val="clear" w:color="auto" w:fill="auto"/>
            <w:noWrap/>
            <w:vAlign w:val="bottom"/>
            <w:hideMark/>
          </w:tcPr>
          <w:p w14:paraId="61B641EF" w14:textId="77777777" w:rsidR="008B0715" w:rsidRPr="006412D6" w:rsidRDefault="008B0715" w:rsidP="00AE0599">
            <w:r w:rsidRPr="006412D6">
              <w:t>100111</w:t>
            </w:r>
          </w:p>
        </w:tc>
      </w:tr>
      <w:tr w:rsidR="008B0715" w:rsidRPr="006412D6" w14:paraId="540BF1AF"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F22D3F" w14:textId="77777777" w:rsidR="008B0715" w:rsidRPr="006412D6" w:rsidRDefault="008B0715" w:rsidP="00AE0599">
            <w:r w:rsidRPr="006412D6">
              <w:t>27</w:t>
            </w:r>
          </w:p>
        </w:tc>
        <w:tc>
          <w:tcPr>
            <w:tcW w:w="1020" w:type="dxa"/>
            <w:tcBorders>
              <w:top w:val="nil"/>
              <w:left w:val="nil"/>
              <w:bottom w:val="single" w:sz="4" w:space="0" w:color="auto"/>
              <w:right w:val="single" w:sz="4" w:space="0" w:color="auto"/>
            </w:tcBorders>
            <w:shd w:val="clear" w:color="auto" w:fill="auto"/>
            <w:noWrap/>
            <w:vAlign w:val="bottom"/>
            <w:hideMark/>
          </w:tcPr>
          <w:p w14:paraId="37BEB197" w14:textId="77777777" w:rsidR="008B0715" w:rsidRPr="006412D6" w:rsidRDefault="008B0715" w:rsidP="00AE0599">
            <w:r w:rsidRPr="006412D6">
              <w:t>x"0026"</w:t>
            </w:r>
          </w:p>
        </w:tc>
        <w:tc>
          <w:tcPr>
            <w:tcW w:w="2100" w:type="dxa"/>
            <w:tcBorders>
              <w:top w:val="nil"/>
              <w:left w:val="nil"/>
              <w:bottom w:val="single" w:sz="4" w:space="0" w:color="auto"/>
              <w:right w:val="single" w:sz="4" w:space="0" w:color="auto"/>
            </w:tcBorders>
            <w:shd w:val="clear" w:color="auto" w:fill="auto"/>
            <w:noWrap/>
            <w:vAlign w:val="bottom"/>
            <w:hideMark/>
          </w:tcPr>
          <w:p w14:paraId="29AFB052" w14:textId="77777777" w:rsidR="008B0715" w:rsidRPr="006412D6" w:rsidRDefault="008B0715" w:rsidP="00AE0599">
            <w:r w:rsidRPr="006412D6">
              <w:t>101000</w:t>
            </w:r>
          </w:p>
        </w:tc>
      </w:tr>
      <w:tr w:rsidR="008B0715" w:rsidRPr="006412D6" w14:paraId="3C1901FC"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943B3BE" w14:textId="77777777" w:rsidR="008B0715" w:rsidRPr="006412D6" w:rsidRDefault="008B0715" w:rsidP="00AE0599">
            <w:r w:rsidRPr="006412D6">
              <w:t>28</w:t>
            </w:r>
          </w:p>
        </w:tc>
        <w:tc>
          <w:tcPr>
            <w:tcW w:w="1020" w:type="dxa"/>
            <w:tcBorders>
              <w:top w:val="nil"/>
              <w:left w:val="nil"/>
              <w:bottom w:val="single" w:sz="4" w:space="0" w:color="auto"/>
              <w:right w:val="single" w:sz="4" w:space="0" w:color="auto"/>
            </w:tcBorders>
            <w:shd w:val="clear" w:color="auto" w:fill="auto"/>
            <w:noWrap/>
            <w:vAlign w:val="bottom"/>
            <w:hideMark/>
          </w:tcPr>
          <w:p w14:paraId="655372D0" w14:textId="77777777" w:rsidR="008B0715" w:rsidRPr="006412D6" w:rsidRDefault="008B0715" w:rsidP="00AE0599">
            <w:r w:rsidRPr="006412D6">
              <w:t>x"0027"</w:t>
            </w:r>
          </w:p>
        </w:tc>
        <w:tc>
          <w:tcPr>
            <w:tcW w:w="2100" w:type="dxa"/>
            <w:tcBorders>
              <w:top w:val="nil"/>
              <w:left w:val="nil"/>
              <w:bottom w:val="single" w:sz="4" w:space="0" w:color="auto"/>
              <w:right w:val="single" w:sz="4" w:space="0" w:color="auto"/>
            </w:tcBorders>
            <w:shd w:val="clear" w:color="auto" w:fill="auto"/>
            <w:noWrap/>
            <w:vAlign w:val="bottom"/>
            <w:hideMark/>
          </w:tcPr>
          <w:p w14:paraId="4D6879E4" w14:textId="77777777" w:rsidR="008B0715" w:rsidRPr="006412D6" w:rsidRDefault="008B0715" w:rsidP="00AE0599">
            <w:r w:rsidRPr="006412D6">
              <w:t>101001</w:t>
            </w:r>
          </w:p>
        </w:tc>
      </w:tr>
      <w:tr w:rsidR="008B0715" w:rsidRPr="006412D6" w14:paraId="2FC95243"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66DF871" w14:textId="77777777" w:rsidR="008B0715" w:rsidRPr="006412D6" w:rsidRDefault="008B0715" w:rsidP="00AE0599">
            <w:r w:rsidRPr="006412D6">
              <w:t>29</w:t>
            </w:r>
          </w:p>
        </w:tc>
        <w:tc>
          <w:tcPr>
            <w:tcW w:w="1020" w:type="dxa"/>
            <w:tcBorders>
              <w:top w:val="nil"/>
              <w:left w:val="nil"/>
              <w:bottom w:val="single" w:sz="4" w:space="0" w:color="auto"/>
              <w:right w:val="single" w:sz="4" w:space="0" w:color="auto"/>
            </w:tcBorders>
            <w:shd w:val="clear" w:color="auto" w:fill="auto"/>
            <w:noWrap/>
            <w:vAlign w:val="bottom"/>
            <w:hideMark/>
          </w:tcPr>
          <w:p w14:paraId="63E0BCFF" w14:textId="77777777" w:rsidR="008B0715" w:rsidRPr="006412D6" w:rsidRDefault="008B0715" w:rsidP="00AE0599">
            <w:r w:rsidRPr="006412D6">
              <w:t>x"0028"</w:t>
            </w:r>
          </w:p>
        </w:tc>
        <w:tc>
          <w:tcPr>
            <w:tcW w:w="2100" w:type="dxa"/>
            <w:tcBorders>
              <w:top w:val="nil"/>
              <w:left w:val="nil"/>
              <w:bottom w:val="single" w:sz="4" w:space="0" w:color="auto"/>
              <w:right w:val="single" w:sz="4" w:space="0" w:color="auto"/>
            </w:tcBorders>
            <w:shd w:val="clear" w:color="auto" w:fill="auto"/>
            <w:noWrap/>
            <w:vAlign w:val="bottom"/>
            <w:hideMark/>
          </w:tcPr>
          <w:p w14:paraId="3FBF7A73" w14:textId="77777777" w:rsidR="008B0715" w:rsidRPr="006412D6" w:rsidRDefault="008B0715" w:rsidP="00AE0599">
            <w:r w:rsidRPr="006412D6">
              <w:t>101010</w:t>
            </w:r>
          </w:p>
        </w:tc>
      </w:tr>
      <w:tr w:rsidR="008B0715" w:rsidRPr="006412D6" w14:paraId="5E22B486"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965AEED" w14:textId="77777777" w:rsidR="008B0715" w:rsidRPr="006412D6" w:rsidRDefault="008B0715" w:rsidP="00AE0599">
            <w:r w:rsidRPr="006412D6">
              <w:t>2a</w:t>
            </w:r>
          </w:p>
        </w:tc>
        <w:tc>
          <w:tcPr>
            <w:tcW w:w="1020" w:type="dxa"/>
            <w:tcBorders>
              <w:top w:val="nil"/>
              <w:left w:val="nil"/>
              <w:bottom w:val="single" w:sz="4" w:space="0" w:color="auto"/>
              <w:right w:val="single" w:sz="4" w:space="0" w:color="auto"/>
            </w:tcBorders>
            <w:shd w:val="clear" w:color="auto" w:fill="auto"/>
            <w:noWrap/>
            <w:vAlign w:val="bottom"/>
            <w:hideMark/>
          </w:tcPr>
          <w:p w14:paraId="2CF4AB17" w14:textId="77777777" w:rsidR="008B0715" w:rsidRPr="006412D6" w:rsidRDefault="008B0715" w:rsidP="00AE0599">
            <w:r w:rsidRPr="006412D6">
              <w:t>x"0029"</w:t>
            </w:r>
          </w:p>
        </w:tc>
        <w:tc>
          <w:tcPr>
            <w:tcW w:w="2100" w:type="dxa"/>
            <w:tcBorders>
              <w:top w:val="nil"/>
              <w:left w:val="nil"/>
              <w:bottom w:val="single" w:sz="4" w:space="0" w:color="auto"/>
              <w:right w:val="single" w:sz="4" w:space="0" w:color="auto"/>
            </w:tcBorders>
            <w:shd w:val="clear" w:color="auto" w:fill="auto"/>
            <w:noWrap/>
            <w:vAlign w:val="bottom"/>
            <w:hideMark/>
          </w:tcPr>
          <w:p w14:paraId="415467E6" w14:textId="77777777" w:rsidR="008B0715" w:rsidRPr="006412D6" w:rsidRDefault="008B0715" w:rsidP="00AE0599">
            <w:r w:rsidRPr="006412D6">
              <w:t>101011</w:t>
            </w:r>
          </w:p>
        </w:tc>
      </w:tr>
      <w:tr w:rsidR="008B0715" w:rsidRPr="006412D6" w14:paraId="73A46A68"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4746DF1" w14:textId="77777777" w:rsidR="008B0715" w:rsidRPr="006412D6" w:rsidRDefault="008B0715" w:rsidP="00AE0599">
            <w:r w:rsidRPr="006412D6">
              <w:t>2b</w:t>
            </w:r>
          </w:p>
        </w:tc>
        <w:tc>
          <w:tcPr>
            <w:tcW w:w="1020" w:type="dxa"/>
            <w:tcBorders>
              <w:top w:val="nil"/>
              <w:left w:val="nil"/>
              <w:bottom w:val="single" w:sz="4" w:space="0" w:color="auto"/>
              <w:right w:val="single" w:sz="4" w:space="0" w:color="auto"/>
            </w:tcBorders>
            <w:shd w:val="clear" w:color="auto" w:fill="auto"/>
            <w:noWrap/>
            <w:vAlign w:val="bottom"/>
            <w:hideMark/>
          </w:tcPr>
          <w:p w14:paraId="31AA9AA8" w14:textId="77777777" w:rsidR="008B0715" w:rsidRPr="006412D6" w:rsidRDefault="008B0715" w:rsidP="00AE0599">
            <w:r w:rsidRPr="006412D6">
              <w:t>x"002A"</w:t>
            </w:r>
          </w:p>
        </w:tc>
        <w:tc>
          <w:tcPr>
            <w:tcW w:w="2100" w:type="dxa"/>
            <w:tcBorders>
              <w:top w:val="nil"/>
              <w:left w:val="nil"/>
              <w:bottom w:val="single" w:sz="4" w:space="0" w:color="auto"/>
              <w:right w:val="single" w:sz="4" w:space="0" w:color="auto"/>
            </w:tcBorders>
            <w:shd w:val="clear" w:color="auto" w:fill="auto"/>
            <w:noWrap/>
            <w:vAlign w:val="bottom"/>
            <w:hideMark/>
          </w:tcPr>
          <w:p w14:paraId="78FBEC47" w14:textId="77777777" w:rsidR="008B0715" w:rsidRPr="006412D6" w:rsidRDefault="008B0715" w:rsidP="00AE0599">
            <w:r w:rsidRPr="006412D6">
              <w:t>101100</w:t>
            </w:r>
          </w:p>
        </w:tc>
      </w:tr>
      <w:tr w:rsidR="008B0715" w:rsidRPr="006412D6" w14:paraId="21BA419F"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593197C" w14:textId="77777777" w:rsidR="008B0715" w:rsidRPr="006412D6" w:rsidRDefault="008B0715" w:rsidP="00AE0599">
            <w:r w:rsidRPr="006412D6">
              <w:t>2c</w:t>
            </w:r>
          </w:p>
        </w:tc>
        <w:tc>
          <w:tcPr>
            <w:tcW w:w="1020" w:type="dxa"/>
            <w:tcBorders>
              <w:top w:val="nil"/>
              <w:left w:val="nil"/>
              <w:bottom w:val="single" w:sz="4" w:space="0" w:color="auto"/>
              <w:right w:val="single" w:sz="4" w:space="0" w:color="auto"/>
            </w:tcBorders>
            <w:shd w:val="clear" w:color="auto" w:fill="auto"/>
            <w:noWrap/>
            <w:vAlign w:val="bottom"/>
            <w:hideMark/>
          </w:tcPr>
          <w:p w14:paraId="77456DB4" w14:textId="77777777" w:rsidR="008B0715" w:rsidRPr="006412D6" w:rsidRDefault="008B0715" w:rsidP="00AE0599">
            <w:r w:rsidRPr="006412D6">
              <w:t>x"002B"</w:t>
            </w:r>
          </w:p>
        </w:tc>
        <w:tc>
          <w:tcPr>
            <w:tcW w:w="2100" w:type="dxa"/>
            <w:tcBorders>
              <w:top w:val="nil"/>
              <w:left w:val="nil"/>
              <w:bottom w:val="single" w:sz="4" w:space="0" w:color="auto"/>
              <w:right w:val="single" w:sz="4" w:space="0" w:color="auto"/>
            </w:tcBorders>
            <w:shd w:val="clear" w:color="auto" w:fill="auto"/>
            <w:noWrap/>
            <w:vAlign w:val="bottom"/>
            <w:hideMark/>
          </w:tcPr>
          <w:p w14:paraId="3D8E936B" w14:textId="77777777" w:rsidR="008B0715" w:rsidRPr="006412D6" w:rsidRDefault="008B0715" w:rsidP="00AE0599">
            <w:r w:rsidRPr="006412D6">
              <w:t>101101</w:t>
            </w:r>
          </w:p>
        </w:tc>
      </w:tr>
      <w:tr w:rsidR="008B0715" w:rsidRPr="006412D6" w14:paraId="72F7E5E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1742AC3" w14:textId="77777777" w:rsidR="008B0715" w:rsidRPr="006412D6" w:rsidRDefault="008B0715" w:rsidP="00AE0599">
            <w:r w:rsidRPr="006412D6">
              <w:t>2d</w:t>
            </w:r>
          </w:p>
        </w:tc>
        <w:tc>
          <w:tcPr>
            <w:tcW w:w="1020" w:type="dxa"/>
            <w:tcBorders>
              <w:top w:val="nil"/>
              <w:left w:val="nil"/>
              <w:bottom w:val="single" w:sz="4" w:space="0" w:color="auto"/>
              <w:right w:val="single" w:sz="4" w:space="0" w:color="auto"/>
            </w:tcBorders>
            <w:shd w:val="clear" w:color="auto" w:fill="auto"/>
            <w:noWrap/>
            <w:vAlign w:val="bottom"/>
            <w:hideMark/>
          </w:tcPr>
          <w:p w14:paraId="60991E94" w14:textId="77777777" w:rsidR="008B0715" w:rsidRPr="006412D6" w:rsidRDefault="008B0715" w:rsidP="00AE0599">
            <w:r w:rsidRPr="006412D6">
              <w:t>x"002C"</w:t>
            </w:r>
          </w:p>
        </w:tc>
        <w:tc>
          <w:tcPr>
            <w:tcW w:w="2100" w:type="dxa"/>
            <w:tcBorders>
              <w:top w:val="nil"/>
              <w:left w:val="nil"/>
              <w:bottom w:val="single" w:sz="4" w:space="0" w:color="auto"/>
              <w:right w:val="single" w:sz="4" w:space="0" w:color="auto"/>
            </w:tcBorders>
            <w:shd w:val="clear" w:color="auto" w:fill="auto"/>
            <w:noWrap/>
            <w:vAlign w:val="bottom"/>
            <w:hideMark/>
          </w:tcPr>
          <w:p w14:paraId="6D370641" w14:textId="77777777" w:rsidR="008B0715" w:rsidRPr="006412D6" w:rsidRDefault="008B0715" w:rsidP="00AE0599">
            <w:r w:rsidRPr="006412D6">
              <w:t>101110</w:t>
            </w:r>
          </w:p>
        </w:tc>
      </w:tr>
      <w:tr w:rsidR="008B0715" w:rsidRPr="006412D6" w14:paraId="19E0DF12"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B3B6CD1" w14:textId="77777777" w:rsidR="008B0715" w:rsidRPr="006412D6" w:rsidRDefault="008B0715" w:rsidP="00AE0599">
            <w:r w:rsidRPr="006412D6">
              <w:t>2e</w:t>
            </w:r>
          </w:p>
        </w:tc>
        <w:tc>
          <w:tcPr>
            <w:tcW w:w="1020" w:type="dxa"/>
            <w:tcBorders>
              <w:top w:val="nil"/>
              <w:left w:val="nil"/>
              <w:bottom w:val="single" w:sz="4" w:space="0" w:color="auto"/>
              <w:right w:val="single" w:sz="4" w:space="0" w:color="auto"/>
            </w:tcBorders>
            <w:shd w:val="clear" w:color="auto" w:fill="auto"/>
            <w:noWrap/>
            <w:vAlign w:val="bottom"/>
            <w:hideMark/>
          </w:tcPr>
          <w:p w14:paraId="21CA53B0" w14:textId="77777777" w:rsidR="008B0715" w:rsidRPr="006412D6" w:rsidRDefault="008B0715" w:rsidP="00AE0599">
            <w:r w:rsidRPr="006412D6">
              <w:t>x"002D"</w:t>
            </w:r>
          </w:p>
        </w:tc>
        <w:tc>
          <w:tcPr>
            <w:tcW w:w="2100" w:type="dxa"/>
            <w:tcBorders>
              <w:top w:val="nil"/>
              <w:left w:val="nil"/>
              <w:bottom w:val="single" w:sz="4" w:space="0" w:color="auto"/>
              <w:right w:val="single" w:sz="4" w:space="0" w:color="auto"/>
            </w:tcBorders>
            <w:shd w:val="clear" w:color="auto" w:fill="auto"/>
            <w:noWrap/>
            <w:vAlign w:val="bottom"/>
            <w:hideMark/>
          </w:tcPr>
          <w:p w14:paraId="69F93E88" w14:textId="77777777" w:rsidR="008B0715" w:rsidRPr="006412D6" w:rsidRDefault="008B0715" w:rsidP="00AE0599">
            <w:r w:rsidRPr="006412D6">
              <w:t>101111</w:t>
            </w:r>
          </w:p>
        </w:tc>
      </w:tr>
      <w:tr w:rsidR="008B0715" w:rsidRPr="006412D6" w14:paraId="2C01412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DA6C16" w14:textId="77777777" w:rsidR="008B0715" w:rsidRPr="006412D6" w:rsidRDefault="008B0715" w:rsidP="00AE0599">
            <w:r w:rsidRPr="006412D6">
              <w:t>2f</w:t>
            </w:r>
          </w:p>
        </w:tc>
        <w:tc>
          <w:tcPr>
            <w:tcW w:w="1020" w:type="dxa"/>
            <w:tcBorders>
              <w:top w:val="nil"/>
              <w:left w:val="nil"/>
              <w:bottom w:val="single" w:sz="4" w:space="0" w:color="auto"/>
              <w:right w:val="single" w:sz="4" w:space="0" w:color="auto"/>
            </w:tcBorders>
            <w:shd w:val="clear" w:color="auto" w:fill="auto"/>
            <w:noWrap/>
            <w:vAlign w:val="bottom"/>
            <w:hideMark/>
          </w:tcPr>
          <w:p w14:paraId="70716AD2" w14:textId="77777777" w:rsidR="008B0715" w:rsidRPr="006412D6" w:rsidRDefault="008B0715" w:rsidP="00AE0599">
            <w:r w:rsidRPr="006412D6">
              <w:t>x"002E"</w:t>
            </w:r>
          </w:p>
        </w:tc>
        <w:tc>
          <w:tcPr>
            <w:tcW w:w="2100" w:type="dxa"/>
            <w:tcBorders>
              <w:top w:val="nil"/>
              <w:left w:val="nil"/>
              <w:bottom w:val="single" w:sz="4" w:space="0" w:color="auto"/>
              <w:right w:val="single" w:sz="4" w:space="0" w:color="auto"/>
            </w:tcBorders>
            <w:shd w:val="clear" w:color="auto" w:fill="auto"/>
            <w:noWrap/>
            <w:vAlign w:val="bottom"/>
            <w:hideMark/>
          </w:tcPr>
          <w:p w14:paraId="4A1BEA88" w14:textId="77777777" w:rsidR="008B0715" w:rsidRPr="006412D6" w:rsidRDefault="008B0715" w:rsidP="00AE0599">
            <w:r w:rsidRPr="006412D6">
              <w:t>110000</w:t>
            </w:r>
          </w:p>
        </w:tc>
      </w:tr>
      <w:tr w:rsidR="008B0715" w:rsidRPr="006412D6" w14:paraId="15076752"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72CE4D5" w14:textId="77777777" w:rsidR="008B0715" w:rsidRPr="006412D6" w:rsidRDefault="008B0715" w:rsidP="00AE0599">
            <w:r w:rsidRPr="006412D6">
              <w:t>30</w:t>
            </w:r>
          </w:p>
        </w:tc>
        <w:tc>
          <w:tcPr>
            <w:tcW w:w="1020" w:type="dxa"/>
            <w:tcBorders>
              <w:top w:val="nil"/>
              <w:left w:val="nil"/>
              <w:bottom w:val="single" w:sz="4" w:space="0" w:color="auto"/>
              <w:right w:val="single" w:sz="4" w:space="0" w:color="auto"/>
            </w:tcBorders>
            <w:shd w:val="clear" w:color="auto" w:fill="auto"/>
            <w:noWrap/>
            <w:vAlign w:val="bottom"/>
            <w:hideMark/>
          </w:tcPr>
          <w:p w14:paraId="2053A8A8" w14:textId="77777777" w:rsidR="008B0715" w:rsidRPr="006412D6" w:rsidRDefault="008B0715" w:rsidP="00AE0599">
            <w:r w:rsidRPr="006412D6">
              <w:t>x"002F"</w:t>
            </w:r>
          </w:p>
        </w:tc>
        <w:tc>
          <w:tcPr>
            <w:tcW w:w="2100" w:type="dxa"/>
            <w:tcBorders>
              <w:top w:val="nil"/>
              <w:left w:val="nil"/>
              <w:bottom w:val="single" w:sz="4" w:space="0" w:color="auto"/>
              <w:right w:val="single" w:sz="4" w:space="0" w:color="auto"/>
            </w:tcBorders>
            <w:shd w:val="clear" w:color="auto" w:fill="auto"/>
            <w:noWrap/>
            <w:vAlign w:val="bottom"/>
            <w:hideMark/>
          </w:tcPr>
          <w:p w14:paraId="4479F060" w14:textId="77777777" w:rsidR="008B0715" w:rsidRPr="006412D6" w:rsidRDefault="008B0715" w:rsidP="00AE0599">
            <w:r w:rsidRPr="006412D6">
              <w:t>110001</w:t>
            </w:r>
          </w:p>
        </w:tc>
      </w:tr>
      <w:tr w:rsidR="008B0715" w:rsidRPr="006412D6" w14:paraId="05451E89"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138376" w14:textId="77777777" w:rsidR="008B0715" w:rsidRPr="006412D6" w:rsidRDefault="008B0715" w:rsidP="00AE0599">
            <w:r w:rsidRPr="006412D6">
              <w:t>31</w:t>
            </w:r>
          </w:p>
        </w:tc>
        <w:tc>
          <w:tcPr>
            <w:tcW w:w="1020" w:type="dxa"/>
            <w:tcBorders>
              <w:top w:val="nil"/>
              <w:left w:val="nil"/>
              <w:bottom w:val="single" w:sz="4" w:space="0" w:color="auto"/>
              <w:right w:val="single" w:sz="4" w:space="0" w:color="auto"/>
            </w:tcBorders>
            <w:shd w:val="clear" w:color="auto" w:fill="auto"/>
            <w:noWrap/>
            <w:vAlign w:val="bottom"/>
            <w:hideMark/>
          </w:tcPr>
          <w:p w14:paraId="7FA73B6D" w14:textId="77777777" w:rsidR="008B0715" w:rsidRPr="006412D6" w:rsidRDefault="008B0715" w:rsidP="00AE0599">
            <w:r w:rsidRPr="006412D6">
              <w:t>x"0030"</w:t>
            </w:r>
          </w:p>
        </w:tc>
        <w:tc>
          <w:tcPr>
            <w:tcW w:w="2100" w:type="dxa"/>
            <w:tcBorders>
              <w:top w:val="nil"/>
              <w:left w:val="nil"/>
              <w:bottom w:val="single" w:sz="4" w:space="0" w:color="auto"/>
              <w:right w:val="single" w:sz="4" w:space="0" w:color="auto"/>
            </w:tcBorders>
            <w:shd w:val="clear" w:color="auto" w:fill="auto"/>
            <w:noWrap/>
            <w:vAlign w:val="bottom"/>
            <w:hideMark/>
          </w:tcPr>
          <w:p w14:paraId="4D9FC493" w14:textId="77777777" w:rsidR="008B0715" w:rsidRPr="006412D6" w:rsidRDefault="008B0715" w:rsidP="00AE0599">
            <w:r w:rsidRPr="006412D6">
              <w:t>110010</w:t>
            </w:r>
          </w:p>
        </w:tc>
      </w:tr>
      <w:tr w:rsidR="008B0715" w:rsidRPr="006412D6" w14:paraId="05EEEA13"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7B12D29" w14:textId="77777777" w:rsidR="008B0715" w:rsidRPr="006412D6" w:rsidRDefault="008B0715" w:rsidP="00AE0599">
            <w:r w:rsidRPr="006412D6">
              <w:t>32</w:t>
            </w:r>
          </w:p>
        </w:tc>
        <w:tc>
          <w:tcPr>
            <w:tcW w:w="1020" w:type="dxa"/>
            <w:tcBorders>
              <w:top w:val="nil"/>
              <w:left w:val="nil"/>
              <w:bottom w:val="single" w:sz="4" w:space="0" w:color="auto"/>
              <w:right w:val="single" w:sz="4" w:space="0" w:color="auto"/>
            </w:tcBorders>
            <w:shd w:val="clear" w:color="auto" w:fill="auto"/>
            <w:noWrap/>
            <w:vAlign w:val="bottom"/>
            <w:hideMark/>
          </w:tcPr>
          <w:p w14:paraId="731E4AFE" w14:textId="77777777" w:rsidR="008B0715" w:rsidRPr="006412D6" w:rsidRDefault="008B0715" w:rsidP="00AE0599">
            <w:r w:rsidRPr="006412D6">
              <w:t>x"0031"</w:t>
            </w:r>
          </w:p>
        </w:tc>
        <w:tc>
          <w:tcPr>
            <w:tcW w:w="2100" w:type="dxa"/>
            <w:tcBorders>
              <w:top w:val="nil"/>
              <w:left w:val="nil"/>
              <w:bottom w:val="single" w:sz="4" w:space="0" w:color="auto"/>
              <w:right w:val="single" w:sz="4" w:space="0" w:color="auto"/>
            </w:tcBorders>
            <w:shd w:val="clear" w:color="auto" w:fill="auto"/>
            <w:noWrap/>
            <w:vAlign w:val="bottom"/>
            <w:hideMark/>
          </w:tcPr>
          <w:p w14:paraId="6C2FEEF4" w14:textId="77777777" w:rsidR="008B0715" w:rsidRPr="006412D6" w:rsidRDefault="008B0715" w:rsidP="00AE0599">
            <w:r w:rsidRPr="006412D6">
              <w:t>110011</w:t>
            </w:r>
          </w:p>
        </w:tc>
      </w:tr>
      <w:tr w:rsidR="008B0715" w:rsidRPr="006412D6" w14:paraId="3D430F8D"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9968FE1" w14:textId="77777777" w:rsidR="008B0715" w:rsidRPr="006412D6" w:rsidRDefault="008B0715" w:rsidP="00AE0599">
            <w:r w:rsidRPr="006412D6">
              <w:t>33</w:t>
            </w:r>
          </w:p>
        </w:tc>
        <w:tc>
          <w:tcPr>
            <w:tcW w:w="1020" w:type="dxa"/>
            <w:tcBorders>
              <w:top w:val="nil"/>
              <w:left w:val="nil"/>
              <w:bottom w:val="single" w:sz="4" w:space="0" w:color="auto"/>
              <w:right w:val="single" w:sz="4" w:space="0" w:color="auto"/>
            </w:tcBorders>
            <w:shd w:val="clear" w:color="auto" w:fill="auto"/>
            <w:noWrap/>
            <w:vAlign w:val="bottom"/>
            <w:hideMark/>
          </w:tcPr>
          <w:p w14:paraId="601A6E52" w14:textId="77777777" w:rsidR="008B0715" w:rsidRPr="006412D6" w:rsidRDefault="008B0715" w:rsidP="00AE0599">
            <w:r w:rsidRPr="006412D6">
              <w:t>x"0032"</w:t>
            </w:r>
          </w:p>
        </w:tc>
        <w:tc>
          <w:tcPr>
            <w:tcW w:w="2100" w:type="dxa"/>
            <w:tcBorders>
              <w:top w:val="nil"/>
              <w:left w:val="nil"/>
              <w:bottom w:val="single" w:sz="4" w:space="0" w:color="auto"/>
              <w:right w:val="single" w:sz="4" w:space="0" w:color="auto"/>
            </w:tcBorders>
            <w:shd w:val="clear" w:color="auto" w:fill="auto"/>
            <w:noWrap/>
            <w:vAlign w:val="bottom"/>
            <w:hideMark/>
          </w:tcPr>
          <w:p w14:paraId="710739D8" w14:textId="77777777" w:rsidR="008B0715" w:rsidRPr="006412D6" w:rsidRDefault="008B0715" w:rsidP="00AE0599">
            <w:r w:rsidRPr="006412D6">
              <w:t>110100</w:t>
            </w:r>
          </w:p>
        </w:tc>
      </w:tr>
      <w:tr w:rsidR="008B0715" w:rsidRPr="006412D6" w14:paraId="1FF34CD4"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0B86645" w14:textId="77777777" w:rsidR="008B0715" w:rsidRPr="006412D6" w:rsidRDefault="008B0715" w:rsidP="00AE0599">
            <w:r w:rsidRPr="006412D6">
              <w:t>34</w:t>
            </w:r>
          </w:p>
        </w:tc>
        <w:tc>
          <w:tcPr>
            <w:tcW w:w="1020" w:type="dxa"/>
            <w:tcBorders>
              <w:top w:val="nil"/>
              <w:left w:val="nil"/>
              <w:bottom w:val="single" w:sz="4" w:space="0" w:color="auto"/>
              <w:right w:val="single" w:sz="4" w:space="0" w:color="auto"/>
            </w:tcBorders>
            <w:shd w:val="clear" w:color="auto" w:fill="auto"/>
            <w:noWrap/>
            <w:vAlign w:val="bottom"/>
            <w:hideMark/>
          </w:tcPr>
          <w:p w14:paraId="4D383AEF" w14:textId="77777777" w:rsidR="008B0715" w:rsidRPr="006412D6" w:rsidRDefault="008B0715" w:rsidP="00AE0599">
            <w:r w:rsidRPr="006412D6">
              <w:t>x"0033"</w:t>
            </w:r>
          </w:p>
        </w:tc>
        <w:tc>
          <w:tcPr>
            <w:tcW w:w="2100" w:type="dxa"/>
            <w:tcBorders>
              <w:top w:val="nil"/>
              <w:left w:val="nil"/>
              <w:bottom w:val="single" w:sz="4" w:space="0" w:color="auto"/>
              <w:right w:val="single" w:sz="4" w:space="0" w:color="auto"/>
            </w:tcBorders>
            <w:shd w:val="clear" w:color="auto" w:fill="auto"/>
            <w:noWrap/>
            <w:vAlign w:val="bottom"/>
            <w:hideMark/>
          </w:tcPr>
          <w:p w14:paraId="0139C2D0" w14:textId="77777777" w:rsidR="008B0715" w:rsidRPr="006412D6" w:rsidRDefault="008B0715" w:rsidP="00AE0599">
            <w:r w:rsidRPr="006412D6">
              <w:t>110101</w:t>
            </w:r>
          </w:p>
        </w:tc>
      </w:tr>
      <w:tr w:rsidR="008B0715" w:rsidRPr="006412D6" w14:paraId="1BE0F300"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D71B63" w14:textId="77777777" w:rsidR="008B0715" w:rsidRPr="006412D6" w:rsidRDefault="008B0715" w:rsidP="00AE0599">
            <w:r w:rsidRPr="006412D6">
              <w:t>35</w:t>
            </w:r>
          </w:p>
        </w:tc>
        <w:tc>
          <w:tcPr>
            <w:tcW w:w="1020" w:type="dxa"/>
            <w:tcBorders>
              <w:top w:val="nil"/>
              <w:left w:val="nil"/>
              <w:bottom w:val="single" w:sz="4" w:space="0" w:color="auto"/>
              <w:right w:val="single" w:sz="4" w:space="0" w:color="auto"/>
            </w:tcBorders>
            <w:shd w:val="clear" w:color="auto" w:fill="auto"/>
            <w:noWrap/>
            <w:vAlign w:val="bottom"/>
            <w:hideMark/>
          </w:tcPr>
          <w:p w14:paraId="7E42770C" w14:textId="77777777" w:rsidR="008B0715" w:rsidRPr="006412D6" w:rsidRDefault="008B0715" w:rsidP="00AE0599">
            <w:r w:rsidRPr="006412D6">
              <w:t>x"0034"</w:t>
            </w:r>
          </w:p>
        </w:tc>
        <w:tc>
          <w:tcPr>
            <w:tcW w:w="2100" w:type="dxa"/>
            <w:tcBorders>
              <w:top w:val="nil"/>
              <w:left w:val="nil"/>
              <w:bottom w:val="single" w:sz="4" w:space="0" w:color="auto"/>
              <w:right w:val="single" w:sz="4" w:space="0" w:color="auto"/>
            </w:tcBorders>
            <w:shd w:val="clear" w:color="auto" w:fill="auto"/>
            <w:noWrap/>
            <w:vAlign w:val="bottom"/>
            <w:hideMark/>
          </w:tcPr>
          <w:p w14:paraId="56DDF3DB" w14:textId="77777777" w:rsidR="008B0715" w:rsidRPr="006412D6" w:rsidRDefault="008B0715" w:rsidP="00AE0599">
            <w:r w:rsidRPr="006412D6">
              <w:t>110110</w:t>
            </w:r>
          </w:p>
        </w:tc>
      </w:tr>
      <w:tr w:rsidR="008B0715" w:rsidRPr="006412D6" w14:paraId="2947F8ED"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FD703B2" w14:textId="77777777" w:rsidR="008B0715" w:rsidRPr="006412D6" w:rsidRDefault="008B0715" w:rsidP="00AE0599">
            <w:r w:rsidRPr="006412D6">
              <w:t>36</w:t>
            </w:r>
          </w:p>
        </w:tc>
        <w:tc>
          <w:tcPr>
            <w:tcW w:w="1020" w:type="dxa"/>
            <w:tcBorders>
              <w:top w:val="nil"/>
              <w:left w:val="nil"/>
              <w:bottom w:val="single" w:sz="4" w:space="0" w:color="auto"/>
              <w:right w:val="single" w:sz="4" w:space="0" w:color="auto"/>
            </w:tcBorders>
            <w:shd w:val="clear" w:color="auto" w:fill="auto"/>
            <w:noWrap/>
            <w:vAlign w:val="bottom"/>
            <w:hideMark/>
          </w:tcPr>
          <w:p w14:paraId="16B57C17" w14:textId="77777777" w:rsidR="008B0715" w:rsidRPr="006412D6" w:rsidRDefault="008B0715" w:rsidP="00AE0599">
            <w:r w:rsidRPr="006412D6">
              <w:t>x"0035"</w:t>
            </w:r>
          </w:p>
        </w:tc>
        <w:tc>
          <w:tcPr>
            <w:tcW w:w="2100" w:type="dxa"/>
            <w:tcBorders>
              <w:top w:val="nil"/>
              <w:left w:val="nil"/>
              <w:bottom w:val="single" w:sz="4" w:space="0" w:color="auto"/>
              <w:right w:val="single" w:sz="4" w:space="0" w:color="auto"/>
            </w:tcBorders>
            <w:shd w:val="clear" w:color="auto" w:fill="auto"/>
            <w:noWrap/>
            <w:vAlign w:val="bottom"/>
            <w:hideMark/>
          </w:tcPr>
          <w:p w14:paraId="4B662937" w14:textId="77777777" w:rsidR="008B0715" w:rsidRPr="006412D6" w:rsidRDefault="008B0715" w:rsidP="00AE0599">
            <w:r w:rsidRPr="006412D6">
              <w:t>110111</w:t>
            </w:r>
          </w:p>
        </w:tc>
      </w:tr>
      <w:tr w:rsidR="008B0715" w:rsidRPr="006412D6" w14:paraId="256674F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9255CB0" w14:textId="77777777" w:rsidR="008B0715" w:rsidRPr="006412D6" w:rsidRDefault="008B0715" w:rsidP="00AE0599">
            <w:r w:rsidRPr="006412D6">
              <w:t>37</w:t>
            </w:r>
          </w:p>
        </w:tc>
        <w:tc>
          <w:tcPr>
            <w:tcW w:w="1020" w:type="dxa"/>
            <w:tcBorders>
              <w:top w:val="nil"/>
              <w:left w:val="nil"/>
              <w:bottom w:val="single" w:sz="4" w:space="0" w:color="auto"/>
              <w:right w:val="single" w:sz="4" w:space="0" w:color="auto"/>
            </w:tcBorders>
            <w:shd w:val="clear" w:color="auto" w:fill="auto"/>
            <w:noWrap/>
            <w:vAlign w:val="bottom"/>
            <w:hideMark/>
          </w:tcPr>
          <w:p w14:paraId="39619571" w14:textId="77777777" w:rsidR="008B0715" w:rsidRPr="006412D6" w:rsidRDefault="008B0715" w:rsidP="00AE0599">
            <w:r w:rsidRPr="006412D6">
              <w:t>x"0036"</w:t>
            </w:r>
          </w:p>
        </w:tc>
        <w:tc>
          <w:tcPr>
            <w:tcW w:w="2100" w:type="dxa"/>
            <w:tcBorders>
              <w:top w:val="nil"/>
              <w:left w:val="nil"/>
              <w:bottom w:val="single" w:sz="4" w:space="0" w:color="auto"/>
              <w:right w:val="single" w:sz="4" w:space="0" w:color="auto"/>
            </w:tcBorders>
            <w:shd w:val="clear" w:color="auto" w:fill="auto"/>
            <w:noWrap/>
            <w:vAlign w:val="bottom"/>
            <w:hideMark/>
          </w:tcPr>
          <w:p w14:paraId="6FAEF128" w14:textId="77777777" w:rsidR="008B0715" w:rsidRPr="006412D6" w:rsidRDefault="008B0715" w:rsidP="00AE0599">
            <w:r w:rsidRPr="006412D6">
              <w:t>111000</w:t>
            </w:r>
          </w:p>
        </w:tc>
      </w:tr>
      <w:tr w:rsidR="008B0715" w:rsidRPr="006412D6" w14:paraId="05119737"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6A1A45B" w14:textId="77777777" w:rsidR="008B0715" w:rsidRPr="006412D6" w:rsidRDefault="008B0715" w:rsidP="00AE0599">
            <w:r w:rsidRPr="006412D6">
              <w:t>38</w:t>
            </w:r>
          </w:p>
        </w:tc>
        <w:tc>
          <w:tcPr>
            <w:tcW w:w="1020" w:type="dxa"/>
            <w:tcBorders>
              <w:top w:val="nil"/>
              <w:left w:val="nil"/>
              <w:bottom w:val="single" w:sz="4" w:space="0" w:color="auto"/>
              <w:right w:val="single" w:sz="4" w:space="0" w:color="auto"/>
            </w:tcBorders>
            <w:shd w:val="clear" w:color="auto" w:fill="auto"/>
            <w:noWrap/>
            <w:vAlign w:val="bottom"/>
            <w:hideMark/>
          </w:tcPr>
          <w:p w14:paraId="622B3097" w14:textId="77777777" w:rsidR="008B0715" w:rsidRPr="006412D6" w:rsidRDefault="008B0715" w:rsidP="00AE0599">
            <w:r w:rsidRPr="006412D6">
              <w:t>x"0037"</w:t>
            </w:r>
          </w:p>
        </w:tc>
        <w:tc>
          <w:tcPr>
            <w:tcW w:w="2100" w:type="dxa"/>
            <w:tcBorders>
              <w:top w:val="nil"/>
              <w:left w:val="nil"/>
              <w:bottom w:val="single" w:sz="4" w:space="0" w:color="auto"/>
              <w:right w:val="single" w:sz="4" w:space="0" w:color="auto"/>
            </w:tcBorders>
            <w:shd w:val="clear" w:color="auto" w:fill="auto"/>
            <w:noWrap/>
            <w:vAlign w:val="bottom"/>
            <w:hideMark/>
          </w:tcPr>
          <w:p w14:paraId="2DF40286" w14:textId="77777777" w:rsidR="008B0715" w:rsidRPr="006412D6" w:rsidRDefault="008B0715" w:rsidP="00AE0599">
            <w:r w:rsidRPr="006412D6">
              <w:t>111001</w:t>
            </w:r>
          </w:p>
        </w:tc>
      </w:tr>
      <w:tr w:rsidR="008B0715" w:rsidRPr="006412D6" w14:paraId="2E8A100B"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E2C5DE" w14:textId="77777777" w:rsidR="008B0715" w:rsidRPr="006412D6" w:rsidRDefault="008B0715" w:rsidP="00AE0599">
            <w:r w:rsidRPr="006412D6">
              <w:t>39</w:t>
            </w:r>
          </w:p>
        </w:tc>
        <w:tc>
          <w:tcPr>
            <w:tcW w:w="1020" w:type="dxa"/>
            <w:tcBorders>
              <w:top w:val="nil"/>
              <w:left w:val="nil"/>
              <w:bottom w:val="single" w:sz="4" w:space="0" w:color="auto"/>
              <w:right w:val="single" w:sz="4" w:space="0" w:color="auto"/>
            </w:tcBorders>
            <w:shd w:val="clear" w:color="auto" w:fill="auto"/>
            <w:noWrap/>
            <w:vAlign w:val="bottom"/>
            <w:hideMark/>
          </w:tcPr>
          <w:p w14:paraId="2CCD818F" w14:textId="77777777" w:rsidR="008B0715" w:rsidRPr="006412D6" w:rsidRDefault="008B0715" w:rsidP="00AE0599">
            <w:r w:rsidRPr="006412D6">
              <w:t>x"0038"</w:t>
            </w:r>
          </w:p>
        </w:tc>
        <w:tc>
          <w:tcPr>
            <w:tcW w:w="2100" w:type="dxa"/>
            <w:tcBorders>
              <w:top w:val="nil"/>
              <w:left w:val="nil"/>
              <w:bottom w:val="single" w:sz="4" w:space="0" w:color="auto"/>
              <w:right w:val="single" w:sz="4" w:space="0" w:color="auto"/>
            </w:tcBorders>
            <w:shd w:val="clear" w:color="auto" w:fill="auto"/>
            <w:noWrap/>
            <w:vAlign w:val="bottom"/>
            <w:hideMark/>
          </w:tcPr>
          <w:p w14:paraId="62F00F5B" w14:textId="77777777" w:rsidR="008B0715" w:rsidRPr="006412D6" w:rsidRDefault="008B0715" w:rsidP="00AE0599">
            <w:r w:rsidRPr="006412D6">
              <w:t>111010</w:t>
            </w:r>
          </w:p>
        </w:tc>
      </w:tr>
      <w:tr w:rsidR="008B0715" w:rsidRPr="006412D6" w14:paraId="39BFA863"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19644C0" w14:textId="77777777" w:rsidR="008B0715" w:rsidRPr="006412D6" w:rsidRDefault="008B0715" w:rsidP="00AE0599">
            <w:r w:rsidRPr="006412D6">
              <w:t>3a</w:t>
            </w:r>
          </w:p>
        </w:tc>
        <w:tc>
          <w:tcPr>
            <w:tcW w:w="1020" w:type="dxa"/>
            <w:tcBorders>
              <w:top w:val="nil"/>
              <w:left w:val="nil"/>
              <w:bottom w:val="single" w:sz="4" w:space="0" w:color="auto"/>
              <w:right w:val="single" w:sz="4" w:space="0" w:color="auto"/>
            </w:tcBorders>
            <w:shd w:val="clear" w:color="auto" w:fill="auto"/>
            <w:noWrap/>
            <w:vAlign w:val="bottom"/>
            <w:hideMark/>
          </w:tcPr>
          <w:p w14:paraId="7CD8298D" w14:textId="77777777" w:rsidR="008B0715" w:rsidRPr="006412D6" w:rsidRDefault="008B0715" w:rsidP="00AE0599">
            <w:r w:rsidRPr="006412D6">
              <w:t>x"0039"</w:t>
            </w:r>
          </w:p>
        </w:tc>
        <w:tc>
          <w:tcPr>
            <w:tcW w:w="2100" w:type="dxa"/>
            <w:tcBorders>
              <w:top w:val="nil"/>
              <w:left w:val="nil"/>
              <w:bottom w:val="single" w:sz="4" w:space="0" w:color="auto"/>
              <w:right w:val="single" w:sz="4" w:space="0" w:color="auto"/>
            </w:tcBorders>
            <w:shd w:val="clear" w:color="auto" w:fill="auto"/>
            <w:noWrap/>
            <w:vAlign w:val="bottom"/>
            <w:hideMark/>
          </w:tcPr>
          <w:p w14:paraId="0BBF0215" w14:textId="77777777" w:rsidR="008B0715" w:rsidRPr="006412D6" w:rsidRDefault="008B0715" w:rsidP="00AE0599">
            <w:r w:rsidRPr="006412D6">
              <w:t>111011</w:t>
            </w:r>
          </w:p>
        </w:tc>
      </w:tr>
      <w:tr w:rsidR="008B0715" w:rsidRPr="006412D6" w14:paraId="2D3A3189"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AB9FC1" w14:textId="77777777" w:rsidR="008B0715" w:rsidRPr="006412D6" w:rsidRDefault="008B0715" w:rsidP="00AE0599">
            <w:r w:rsidRPr="006412D6">
              <w:t>3b</w:t>
            </w:r>
          </w:p>
        </w:tc>
        <w:tc>
          <w:tcPr>
            <w:tcW w:w="1020" w:type="dxa"/>
            <w:tcBorders>
              <w:top w:val="nil"/>
              <w:left w:val="nil"/>
              <w:bottom w:val="single" w:sz="4" w:space="0" w:color="auto"/>
              <w:right w:val="single" w:sz="4" w:space="0" w:color="auto"/>
            </w:tcBorders>
            <w:shd w:val="clear" w:color="auto" w:fill="auto"/>
            <w:noWrap/>
            <w:vAlign w:val="bottom"/>
            <w:hideMark/>
          </w:tcPr>
          <w:p w14:paraId="3B1C7506" w14:textId="77777777" w:rsidR="008B0715" w:rsidRPr="006412D6" w:rsidRDefault="008B0715" w:rsidP="00AE0599">
            <w:r w:rsidRPr="006412D6">
              <w:t>x"003A"</w:t>
            </w:r>
          </w:p>
        </w:tc>
        <w:tc>
          <w:tcPr>
            <w:tcW w:w="2100" w:type="dxa"/>
            <w:tcBorders>
              <w:top w:val="nil"/>
              <w:left w:val="nil"/>
              <w:bottom w:val="single" w:sz="4" w:space="0" w:color="auto"/>
              <w:right w:val="single" w:sz="4" w:space="0" w:color="auto"/>
            </w:tcBorders>
            <w:shd w:val="clear" w:color="auto" w:fill="auto"/>
            <w:noWrap/>
            <w:vAlign w:val="bottom"/>
            <w:hideMark/>
          </w:tcPr>
          <w:p w14:paraId="4DC22CB6" w14:textId="77777777" w:rsidR="008B0715" w:rsidRPr="006412D6" w:rsidRDefault="008B0715" w:rsidP="00AE0599">
            <w:r w:rsidRPr="006412D6">
              <w:t>111100</w:t>
            </w:r>
          </w:p>
        </w:tc>
      </w:tr>
      <w:tr w:rsidR="008B0715" w:rsidRPr="006412D6" w14:paraId="5416FEFD"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C8B326E" w14:textId="77777777" w:rsidR="008B0715" w:rsidRPr="006412D6" w:rsidRDefault="008B0715" w:rsidP="00AE0599">
            <w:r w:rsidRPr="006412D6">
              <w:t>3c</w:t>
            </w:r>
          </w:p>
        </w:tc>
        <w:tc>
          <w:tcPr>
            <w:tcW w:w="1020" w:type="dxa"/>
            <w:tcBorders>
              <w:top w:val="nil"/>
              <w:left w:val="nil"/>
              <w:bottom w:val="single" w:sz="4" w:space="0" w:color="auto"/>
              <w:right w:val="single" w:sz="4" w:space="0" w:color="auto"/>
            </w:tcBorders>
            <w:shd w:val="clear" w:color="auto" w:fill="auto"/>
            <w:noWrap/>
            <w:vAlign w:val="bottom"/>
            <w:hideMark/>
          </w:tcPr>
          <w:p w14:paraId="731A81BF" w14:textId="77777777" w:rsidR="008B0715" w:rsidRPr="006412D6" w:rsidRDefault="008B0715" w:rsidP="00AE0599">
            <w:r w:rsidRPr="006412D6">
              <w:t>x"003B"</w:t>
            </w:r>
          </w:p>
        </w:tc>
        <w:tc>
          <w:tcPr>
            <w:tcW w:w="2100" w:type="dxa"/>
            <w:tcBorders>
              <w:top w:val="nil"/>
              <w:left w:val="nil"/>
              <w:bottom w:val="single" w:sz="4" w:space="0" w:color="auto"/>
              <w:right w:val="single" w:sz="4" w:space="0" w:color="auto"/>
            </w:tcBorders>
            <w:shd w:val="clear" w:color="auto" w:fill="auto"/>
            <w:noWrap/>
            <w:vAlign w:val="bottom"/>
            <w:hideMark/>
          </w:tcPr>
          <w:p w14:paraId="5AF069C8" w14:textId="77777777" w:rsidR="008B0715" w:rsidRPr="006412D6" w:rsidRDefault="008B0715" w:rsidP="00AE0599">
            <w:r w:rsidRPr="006412D6">
              <w:t>111101</w:t>
            </w:r>
          </w:p>
        </w:tc>
      </w:tr>
      <w:tr w:rsidR="008B0715" w:rsidRPr="006412D6" w14:paraId="32DC9748"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14107E1" w14:textId="77777777" w:rsidR="008B0715" w:rsidRPr="006412D6" w:rsidRDefault="008B0715" w:rsidP="00AE0599">
            <w:r w:rsidRPr="006412D6">
              <w:t>3d</w:t>
            </w:r>
          </w:p>
        </w:tc>
        <w:tc>
          <w:tcPr>
            <w:tcW w:w="1020" w:type="dxa"/>
            <w:tcBorders>
              <w:top w:val="nil"/>
              <w:left w:val="nil"/>
              <w:bottom w:val="single" w:sz="4" w:space="0" w:color="auto"/>
              <w:right w:val="single" w:sz="4" w:space="0" w:color="auto"/>
            </w:tcBorders>
            <w:shd w:val="clear" w:color="auto" w:fill="auto"/>
            <w:noWrap/>
            <w:vAlign w:val="bottom"/>
            <w:hideMark/>
          </w:tcPr>
          <w:p w14:paraId="06D7FFA9" w14:textId="77777777" w:rsidR="008B0715" w:rsidRPr="006412D6" w:rsidRDefault="008B0715" w:rsidP="00AE0599">
            <w:r w:rsidRPr="006412D6">
              <w:t>x"003C"</w:t>
            </w:r>
          </w:p>
        </w:tc>
        <w:tc>
          <w:tcPr>
            <w:tcW w:w="2100" w:type="dxa"/>
            <w:tcBorders>
              <w:top w:val="nil"/>
              <w:left w:val="nil"/>
              <w:bottom w:val="single" w:sz="4" w:space="0" w:color="auto"/>
              <w:right w:val="single" w:sz="4" w:space="0" w:color="auto"/>
            </w:tcBorders>
            <w:shd w:val="clear" w:color="auto" w:fill="auto"/>
            <w:noWrap/>
            <w:vAlign w:val="bottom"/>
            <w:hideMark/>
          </w:tcPr>
          <w:p w14:paraId="27779D5C" w14:textId="77777777" w:rsidR="008B0715" w:rsidRPr="006412D6" w:rsidRDefault="008B0715" w:rsidP="00AE0599">
            <w:r w:rsidRPr="006412D6">
              <w:t>111110</w:t>
            </w:r>
          </w:p>
        </w:tc>
      </w:tr>
      <w:tr w:rsidR="008B0715" w:rsidRPr="006412D6" w14:paraId="21C0571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A47C39" w14:textId="77777777" w:rsidR="008B0715" w:rsidRPr="006412D6" w:rsidRDefault="008B0715" w:rsidP="00AE0599">
            <w:r w:rsidRPr="006412D6">
              <w:t>3e</w:t>
            </w:r>
          </w:p>
        </w:tc>
        <w:tc>
          <w:tcPr>
            <w:tcW w:w="1020" w:type="dxa"/>
            <w:tcBorders>
              <w:top w:val="nil"/>
              <w:left w:val="nil"/>
              <w:bottom w:val="single" w:sz="4" w:space="0" w:color="auto"/>
              <w:right w:val="single" w:sz="4" w:space="0" w:color="auto"/>
            </w:tcBorders>
            <w:shd w:val="clear" w:color="auto" w:fill="auto"/>
            <w:noWrap/>
            <w:vAlign w:val="bottom"/>
            <w:hideMark/>
          </w:tcPr>
          <w:p w14:paraId="683E7317" w14:textId="77777777" w:rsidR="008B0715" w:rsidRPr="006412D6" w:rsidRDefault="008B0715" w:rsidP="00AE0599">
            <w:r w:rsidRPr="006412D6">
              <w:t>x"003D"</w:t>
            </w:r>
          </w:p>
        </w:tc>
        <w:tc>
          <w:tcPr>
            <w:tcW w:w="2100" w:type="dxa"/>
            <w:tcBorders>
              <w:top w:val="nil"/>
              <w:left w:val="nil"/>
              <w:bottom w:val="single" w:sz="4" w:space="0" w:color="auto"/>
              <w:right w:val="single" w:sz="4" w:space="0" w:color="auto"/>
            </w:tcBorders>
            <w:shd w:val="clear" w:color="auto" w:fill="auto"/>
            <w:noWrap/>
            <w:vAlign w:val="bottom"/>
            <w:hideMark/>
          </w:tcPr>
          <w:p w14:paraId="3ED23822" w14:textId="77777777" w:rsidR="008B0715" w:rsidRPr="006412D6" w:rsidRDefault="008B0715" w:rsidP="00AE0599">
            <w:r w:rsidRPr="006412D6">
              <w:t>111111</w:t>
            </w:r>
          </w:p>
        </w:tc>
      </w:tr>
      <w:tr w:rsidR="008B0715" w:rsidRPr="006412D6" w14:paraId="76DE2B09"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D9753A" w14:textId="77777777" w:rsidR="008B0715" w:rsidRPr="006412D6" w:rsidRDefault="008B0715" w:rsidP="00AE0599">
            <w:r w:rsidRPr="006412D6">
              <w:t>3f</w:t>
            </w:r>
          </w:p>
        </w:tc>
        <w:tc>
          <w:tcPr>
            <w:tcW w:w="1020" w:type="dxa"/>
            <w:tcBorders>
              <w:top w:val="nil"/>
              <w:left w:val="nil"/>
              <w:bottom w:val="single" w:sz="4" w:space="0" w:color="auto"/>
              <w:right w:val="single" w:sz="4" w:space="0" w:color="auto"/>
            </w:tcBorders>
            <w:shd w:val="clear" w:color="auto" w:fill="auto"/>
            <w:noWrap/>
            <w:vAlign w:val="bottom"/>
            <w:hideMark/>
          </w:tcPr>
          <w:p w14:paraId="33731F8B" w14:textId="77777777" w:rsidR="008B0715" w:rsidRPr="006412D6" w:rsidRDefault="008B0715" w:rsidP="00AE0599">
            <w:r w:rsidRPr="006412D6">
              <w:t>x"003E"</w:t>
            </w:r>
          </w:p>
        </w:tc>
        <w:tc>
          <w:tcPr>
            <w:tcW w:w="2100" w:type="dxa"/>
            <w:tcBorders>
              <w:top w:val="nil"/>
              <w:left w:val="nil"/>
              <w:bottom w:val="single" w:sz="4" w:space="0" w:color="auto"/>
              <w:right w:val="single" w:sz="4" w:space="0" w:color="auto"/>
            </w:tcBorders>
            <w:shd w:val="clear" w:color="auto" w:fill="auto"/>
            <w:noWrap/>
            <w:vAlign w:val="bottom"/>
            <w:hideMark/>
          </w:tcPr>
          <w:p w14:paraId="628DD982" w14:textId="77777777" w:rsidR="008B0715" w:rsidRPr="006412D6" w:rsidRDefault="008B0715" w:rsidP="00AE0599">
            <w:r w:rsidRPr="006412D6">
              <w:t>1000000</w:t>
            </w:r>
          </w:p>
        </w:tc>
      </w:tr>
      <w:tr w:rsidR="008B0715" w:rsidRPr="006412D6" w14:paraId="35B2D744"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425FE2B" w14:textId="77777777" w:rsidR="008B0715" w:rsidRPr="006412D6" w:rsidRDefault="008B0715" w:rsidP="00AE0599">
            <w:r w:rsidRPr="006412D6">
              <w:t>40</w:t>
            </w:r>
          </w:p>
        </w:tc>
        <w:tc>
          <w:tcPr>
            <w:tcW w:w="1020" w:type="dxa"/>
            <w:tcBorders>
              <w:top w:val="nil"/>
              <w:left w:val="nil"/>
              <w:bottom w:val="single" w:sz="4" w:space="0" w:color="auto"/>
              <w:right w:val="single" w:sz="4" w:space="0" w:color="auto"/>
            </w:tcBorders>
            <w:shd w:val="clear" w:color="auto" w:fill="auto"/>
            <w:noWrap/>
            <w:vAlign w:val="bottom"/>
            <w:hideMark/>
          </w:tcPr>
          <w:p w14:paraId="009481E1" w14:textId="77777777" w:rsidR="008B0715" w:rsidRPr="006412D6" w:rsidRDefault="008B0715" w:rsidP="00AE0599">
            <w:r w:rsidRPr="006412D6">
              <w:t>x"003F"</w:t>
            </w:r>
          </w:p>
        </w:tc>
        <w:tc>
          <w:tcPr>
            <w:tcW w:w="2100" w:type="dxa"/>
            <w:tcBorders>
              <w:top w:val="nil"/>
              <w:left w:val="nil"/>
              <w:bottom w:val="single" w:sz="4" w:space="0" w:color="auto"/>
              <w:right w:val="single" w:sz="4" w:space="0" w:color="auto"/>
            </w:tcBorders>
            <w:shd w:val="clear" w:color="auto" w:fill="auto"/>
            <w:noWrap/>
            <w:vAlign w:val="bottom"/>
            <w:hideMark/>
          </w:tcPr>
          <w:p w14:paraId="5C474870" w14:textId="77777777" w:rsidR="008B0715" w:rsidRPr="006412D6" w:rsidRDefault="008B0715" w:rsidP="00AE0599">
            <w:r w:rsidRPr="006412D6">
              <w:t>1000001</w:t>
            </w:r>
          </w:p>
        </w:tc>
      </w:tr>
      <w:tr w:rsidR="008B0715" w:rsidRPr="006412D6" w14:paraId="0292EBBF"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F92432" w14:textId="77777777" w:rsidR="008B0715" w:rsidRPr="006412D6" w:rsidRDefault="008B0715" w:rsidP="00AE0599">
            <w:r w:rsidRPr="006412D6">
              <w:t>41</w:t>
            </w:r>
          </w:p>
        </w:tc>
        <w:tc>
          <w:tcPr>
            <w:tcW w:w="1020" w:type="dxa"/>
            <w:tcBorders>
              <w:top w:val="nil"/>
              <w:left w:val="nil"/>
              <w:bottom w:val="single" w:sz="4" w:space="0" w:color="auto"/>
              <w:right w:val="single" w:sz="4" w:space="0" w:color="auto"/>
            </w:tcBorders>
            <w:shd w:val="clear" w:color="auto" w:fill="auto"/>
            <w:noWrap/>
            <w:vAlign w:val="bottom"/>
            <w:hideMark/>
          </w:tcPr>
          <w:p w14:paraId="78EE597E" w14:textId="77777777" w:rsidR="008B0715" w:rsidRPr="006412D6" w:rsidRDefault="008B0715" w:rsidP="00AE0599">
            <w:r w:rsidRPr="006412D6">
              <w:t>x"0040"</w:t>
            </w:r>
          </w:p>
        </w:tc>
        <w:tc>
          <w:tcPr>
            <w:tcW w:w="2100" w:type="dxa"/>
            <w:tcBorders>
              <w:top w:val="nil"/>
              <w:left w:val="nil"/>
              <w:bottom w:val="single" w:sz="4" w:space="0" w:color="auto"/>
              <w:right w:val="single" w:sz="4" w:space="0" w:color="auto"/>
            </w:tcBorders>
            <w:shd w:val="clear" w:color="auto" w:fill="auto"/>
            <w:noWrap/>
            <w:vAlign w:val="bottom"/>
            <w:hideMark/>
          </w:tcPr>
          <w:p w14:paraId="6AEC33FA" w14:textId="77777777" w:rsidR="008B0715" w:rsidRPr="006412D6" w:rsidRDefault="008B0715" w:rsidP="00AE0599">
            <w:r w:rsidRPr="006412D6">
              <w:t>1000010</w:t>
            </w:r>
          </w:p>
        </w:tc>
      </w:tr>
      <w:tr w:rsidR="008B0715" w:rsidRPr="006412D6" w14:paraId="67BB9E0F"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96A9D7B" w14:textId="77777777" w:rsidR="008B0715" w:rsidRPr="006412D6" w:rsidRDefault="008B0715" w:rsidP="00AE0599">
            <w:r w:rsidRPr="006412D6">
              <w:t>42</w:t>
            </w:r>
          </w:p>
        </w:tc>
        <w:tc>
          <w:tcPr>
            <w:tcW w:w="1020" w:type="dxa"/>
            <w:tcBorders>
              <w:top w:val="nil"/>
              <w:left w:val="nil"/>
              <w:bottom w:val="single" w:sz="4" w:space="0" w:color="auto"/>
              <w:right w:val="single" w:sz="4" w:space="0" w:color="auto"/>
            </w:tcBorders>
            <w:shd w:val="clear" w:color="auto" w:fill="auto"/>
            <w:noWrap/>
            <w:vAlign w:val="bottom"/>
            <w:hideMark/>
          </w:tcPr>
          <w:p w14:paraId="6A286022" w14:textId="77777777" w:rsidR="008B0715" w:rsidRPr="006412D6" w:rsidRDefault="008B0715" w:rsidP="00AE0599">
            <w:r w:rsidRPr="006412D6">
              <w:t>x"0041"</w:t>
            </w:r>
          </w:p>
        </w:tc>
        <w:tc>
          <w:tcPr>
            <w:tcW w:w="2100" w:type="dxa"/>
            <w:tcBorders>
              <w:top w:val="nil"/>
              <w:left w:val="nil"/>
              <w:bottom w:val="single" w:sz="4" w:space="0" w:color="auto"/>
              <w:right w:val="single" w:sz="4" w:space="0" w:color="auto"/>
            </w:tcBorders>
            <w:shd w:val="clear" w:color="auto" w:fill="auto"/>
            <w:noWrap/>
            <w:vAlign w:val="bottom"/>
            <w:hideMark/>
          </w:tcPr>
          <w:p w14:paraId="29FCF123" w14:textId="77777777" w:rsidR="008B0715" w:rsidRPr="006412D6" w:rsidRDefault="008B0715" w:rsidP="00AE0599">
            <w:r w:rsidRPr="006412D6">
              <w:t>1000011</w:t>
            </w:r>
          </w:p>
        </w:tc>
      </w:tr>
      <w:tr w:rsidR="008B0715" w:rsidRPr="006412D6" w14:paraId="020E78BB"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3AB9731" w14:textId="77777777" w:rsidR="008B0715" w:rsidRPr="006412D6" w:rsidRDefault="008B0715" w:rsidP="00AE0599">
            <w:r w:rsidRPr="006412D6">
              <w:t>43</w:t>
            </w:r>
          </w:p>
        </w:tc>
        <w:tc>
          <w:tcPr>
            <w:tcW w:w="1020" w:type="dxa"/>
            <w:tcBorders>
              <w:top w:val="nil"/>
              <w:left w:val="nil"/>
              <w:bottom w:val="single" w:sz="4" w:space="0" w:color="auto"/>
              <w:right w:val="single" w:sz="4" w:space="0" w:color="auto"/>
            </w:tcBorders>
            <w:shd w:val="clear" w:color="auto" w:fill="auto"/>
            <w:noWrap/>
            <w:vAlign w:val="bottom"/>
            <w:hideMark/>
          </w:tcPr>
          <w:p w14:paraId="08D4024E" w14:textId="77777777" w:rsidR="008B0715" w:rsidRPr="006412D6" w:rsidRDefault="008B0715" w:rsidP="00AE0599">
            <w:r w:rsidRPr="006412D6">
              <w:t>x"0042"</w:t>
            </w:r>
          </w:p>
        </w:tc>
        <w:tc>
          <w:tcPr>
            <w:tcW w:w="2100" w:type="dxa"/>
            <w:tcBorders>
              <w:top w:val="nil"/>
              <w:left w:val="nil"/>
              <w:bottom w:val="single" w:sz="4" w:space="0" w:color="auto"/>
              <w:right w:val="single" w:sz="4" w:space="0" w:color="auto"/>
            </w:tcBorders>
            <w:shd w:val="clear" w:color="auto" w:fill="auto"/>
            <w:noWrap/>
            <w:vAlign w:val="bottom"/>
            <w:hideMark/>
          </w:tcPr>
          <w:p w14:paraId="48691319" w14:textId="77777777" w:rsidR="008B0715" w:rsidRPr="006412D6" w:rsidRDefault="008B0715" w:rsidP="00AE0599">
            <w:r w:rsidRPr="006412D6">
              <w:t>1000100</w:t>
            </w:r>
          </w:p>
        </w:tc>
      </w:tr>
      <w:tr w:rsidR="008B0715" w:rsidRPr="006412D6" w14:paraId="3E44309F"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03A5ED3" w14:textId="77777777" w:rsidR="008B0715" w:rsidRPr="006412D6" w:rsidRDefault="008B0715" w:rsidP="00AE0599">
            <w:r w:rsidRPr="006412D6">
              <w:t>44</w:t>
            </w:r>
          </w:p>
        </w:tc>
        <w:tc>
          <w:tcPr>
            <w:tcW w:w="1020" w:type="dxa"/>
            <w:tcBorders>
              <w:top w:val="nil"/>
              <w:left w:val="nil"/>
              <w:bottom w:val="single" w:sz="4" w:space="0" w:color="auto"/>
              <w:right w:val="single" w:sz="4" w:space="0" w:color="auto"/>
            </w:tcBorders>
            <w:shd w:val="clear" w:color="auto" w:fill="auto"/>
            <w:noWrap/>
            <w:vAlign w:val="bottom"/>
            <w:hideMark/>
          </w:tcPr>
          <w:p w14:paraId="5A5483AB" w14:textId="77777777" w:rsidR="008B0715" w:rsidRPr="006412D6" w:rsidRDefault="008B0715" w:rsidP="00AE0599">
            <w:r w:rsidRPr="006412D6">
              <w:t>x"0043"</w:t>
            </w:r>
          </w:p>
        </w:tc>
        <w:tc>
          <w:tcPr>
            <w:tcW w:w="2100" w:type="dxa"/>
            <w:tcBorders>
              <w:top w:val="nil"/>
              <w:left w:val="nil"/>
              <w:bottom w:val="single" w:sz="4" w:space="0" w:color="auto"/>
              <w:right w:val="single" w:sz="4" w:space="0" w:color="auto"/>
            </w:tcBorders>
            <w:shd w:val="clear" w:color="auto" w:fill="auto"/>
            <w:noWrap/>
            <w:vAlign w:val="bottom"/>
            <w:hideMark/>
          </w:tcPr>
          <w:p w14:paraId="774C1EBD" w14:textId="77777777" w:rsidR="008B0715" w:rsidRPr="006412D6" w:rsidRDefault="008B0715" w:rsidP="00AE0599">
            <w:r w:rsidRPr="006412D6">
              <w:t>1000101</w:t>
            </w:r>
          </w:p>
        </w:tc>
      </w:tr>
      <w:tr w:rsidR="008B0715" w:rsidRPr="006412D6" w14:paraId="55376BD0"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90A1642" w14:textId="77777777" w:rsidR="008B0715" w:rsidRPr="006412D6" w:rsidRDefault="008B0715" w:rsidP="00AE0599">
            <w:r w:rsidRPr="006412D6">
              <w:t>45</w:t>
            </w:r>
          </w:p>
        </w:tc>
        <w:tc>
          <w:tcPr>
            <w:tcW w:w="1020" w:type="dxa"/>
            <w:tcBorders>
              <w:top w:val="nil"/>
              <w:left w:val="nil"/>
              <w:bottom w:val="single" w:sz="4" w:space="0" w:color="auto"/>
              <w:right w:val="single" w:sz="4" w:space="0" w:color="auto"/>
            </w:tcBorders>
            <w:shd w:val="clear" w:color="auto" w:fill="auto"/>
            <w:noWrap/>
            <w:vAlign w:val="bottom"/>
            <w:hideMark/>
          </w:tcPr>
          <w:p w14:paraId="7304BB4A" w14:textId="77777777" w:rsidR="008B0715" w:rsidRPr="006412D6" w:rsidRDefault="008B0715" w:rsidP="00AE0599">
            <w:r w:rsidRPr="006412D6">
              <w:t>x"0044"</w:t>
            </w:r>
          </w:p>
        </w:tc>
        <w:tc>
          <w:tcPr>
            <w:tcW w:w="2100" w:type="dxa"/>
            <w:tcBorders>
              <w:top w:val="nil"/>
              <w:left w:val="nil"/>
              <w:bottom w:val="single" w:sz="4" w:space="0" w:color="auto"/>
              <w:right w:val="single" w:sz="4" w:space="0" w:color="auto"/>
            </w:tcBorders>
            <w:shd w:val="clear" w:color="auto" w:fill="auto"/>
            <w:noWrap/>
            <w:vAlign w:val="bottom"/>
            <w:hideMark/>
          </w:tcPr>
          <w:p w14:paraId="1791F381" w14:textId="77777777" w:rsidR="008B0715" w:rsidRPr="006412D6" w:rsidRDefault="008B0715" w:rsidP="00AE0599">
            <w:r w:rsidRPr="006412D6">
              <w:t>1000110</w:t>
            </w:r>
          </w:p>
        </w:tc>
      </w:tr>
      <w:tr w:rsidR="008B0715" w:rsidRPr="006412D6" w14:paraId="0887C5F2"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A2FDD22" w14:textId="77777777" w:rsidR="008B0715" w:rsidRPr="006412D6" w:rsidRDefault="008B0715" w:rsidP="00AE0599">
            <w:r w:rsidRPr="006412D6">
              <w:t>46</w:t>
            </w:r>
          </w:p>
        </w:tc>
        <w:tc>
          <w:tcPr>
            <w:tcW w:w="1020" w:type="dxa"/>
            <w:tcBorders>
              <w:top w:val="nil"/>
              <w:left w:val="nil"/>
              <w:bottom w:val="single" w:sz="4" w:space="0" w:color="auto"/>
              <w:right w:val="single" w:sz="4" w:space="0" w:color="auto"/>
            </w:tcBorders>
            <w:shd w:val="clear" w:color="auto" w:fill="auto"/>
            <w:noWrap/>
            <w:vAlign w:val="bottom"/>
            <w:hideMark/>
          </w:tcPr>
          <w:p w14:paraId="294341A3" w14:textId="77777777" w:rsidR="008B0715" w:rsidRPr="006412D6" w:rsidRDefault="008B0715" w:rsidP="00AE0599">
            <w:r w:rsidRPr="006412D6">
              <w:t>x"0045"</w:t>
            </w:r>
          </w:p>
        </w:tc>
        <w:tc>
          <w:tcPr>
            <w:tcW w:w="2100" w:type="dxa"/>
            <w:tcBorders>
              <w:top w:val="nil"/>
              <w:left w:val="nil"/>
              <w:bottom w:val="single" w:sz="4" w:space="0" w:color="auto"/>
              <w:right w:val="single" w:sz="4" w:space="0" w:color="auto"/>
            </w:tcBorders>
            <w:shd w:val="clear" w:color="auto" w:fill="auto"/>
            <w:noWrap/>
            <w:vAlign w:val="bottom"/>
            <w:hideMark/>
          </w:tcPr>
          <w:p w14:paraId="1439CD5B" w14:textId="77777777" w:rsidR="008B0715" w:rsidRPr="006412D6" w:rsidRDefault="008B0715" w:rsidP="00AE0599">
            <w:r w:rsidRPr="006412D6">
              <w:t>1000111</w:t>
            </w:r>
          </w:p>
        </w:tc>
      </w:tr>
      <w:tr w:rsidR="008B0715" w:rsidRPr="006412D6" w14:paraId="78E92D50"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C19CFE" w14:textId="77777777" w:rsidR="008B0715" w:rsidRPr="006412D6" w:rsidRDefault="008B0715" w:rsidP="00AE0599">
            <w:r w:rsidRPr="006412D6">
              <w:t>47</w:t>
            </w:r>
          </w:p>
        </w:tc>
        <w:tc>
          <w:tcPr>
            <w:tcW w:w="1020" w:type="dxa"/>
            <w:tcBorders>
              <w:top w:val="nil"/>
              <w:left w:val="nil"/>
              <w:bottom w:val="single" w:sz="4" w:space="0" w:color="auto"/>
              <w:right w:val="single" w:sz="4" w:space="0" w:color="auto"/>
            </w:tcBorders>
            <w:shd w:val="clear" w:color="auto" w:fill="auto"/>
            <w:noWrap/>
            <w:vAlign w:val="bottom"/>
            <w:hideMark/>
          </w:tcPr>
          <w:p w14:paraId="2DB0B270" w14:textId="77777777" w:rsidR="008B0715" w:rsidRPr="006412D6" w:rsidRDefault="008B0715" w:rsidP="00AE0599">
            <w:r w:rsidRPr="006412D6">
              <w:t>x"0046"</w:t>
            </w:r>
          </w:p>
        </w:tc>
        <w:tc>
          <w:tcPr>
            <w:tcW w:w="2100" w:type="dxa"/>
            <w:tcBorders>
              <w:top w:val="nil"/>
              <w:left w:val="nil"/>
              <w:bottom w:val="single" w:sz="4" w:space="0" w:color="auto"/>
              <w:right w:val="single" w:sz="4" w:space="0" w:color="auto"/>
            </w:tcBorders>
            <w:shd w:val="clear" w:color="auto" w:fill="auto"/>
            <w:noWrap/>
            <w:vAlign w:val="bottom"/>
            <w:hideMark/>
          </w:tcPr>
          <w:p w14:paraId="6EBA3752" w14:textId="77777777" w:rsidR="008B0715" w:rsidRPr="006412D6" w:rsidRDefault="008B0715" w:rsidP="00AE0599">
            <w:r w:rsidRPr="006412D6">
              <w:t>1001000</w:t>
            </w:r>
          </w:p>
        </w:tc>
      </w:tr>
      <w:tr w:rsidR="008B0715" w:rsidRPr="006412D6" w14:paraId="6350B58E"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47C3EE4" w14:textId="77777777" w:rsidR="008B0715" w:rsidRPr="006412D6" w:rsidRDefault="008B0715" w:rsidP="00AE0599">
            <w:r w:rsidRPr="006412D6">
              <w:t>48</w:t>
            </w:r>
          </w:p>
        </w:tc>
        <w:tc>
          <w:tcPr>
            <w:tcW w:w="1020" w:type="dxa"/>
            <w:tcBorders>
              <w:top w:val="nil"/>
              <w:left w:val="nil"/>
              <w:bottom w:val="single" w:sz="4" w:space="0" w:color="auto"/>
              <w:right w:val="single" w:sz="4" w:space="0" w:color="auto"/>
            </w:tcBorders>
            <w:shd w:val="clear" w:color="auto" w:fill="auto"/>
            <w:noWrap/>
            <w:vAlign w:val="bottom"/>
            <w:hideMark/>
          </w:tcPr>
          <w:p w14:paraId="4D8568CD" w14:textId="77777777" w:rsidR="008B0715" w:rsidRPr="006412D6" w:rsidRDefault="008B0715" w:rsidP="00AE0599">
            <w:r w:rsidRPr="006412D6">
              <w:t>x"0047"</w:t>
            </w:r>
          </w:p>
        </w:tc>
        <w:tc>
          <w:tcPr>
            <w:tcW w:w="2100" w:type="dxa"/>
            <w:tcBorders>
              <w:top w:val="nil"/>
              <w:left w:val="nil"/>
              <w:bottom w:val="single" w:sz="4" w:space="0" w:color="auto"/>
              <w:right w:val="single" w:sz="4" w:space="0" w:color="auto"/>
            </w:tcBorders>
            <w:shd w:val="clear" w:color="auto" w:fill="auto"/>
            <w:noWrap/>
            <w:vAlign w:val="bottom"/>
            <w:hideMark/>
          </w:tcPr>
          <w:p w14:paraId="12124E40" w14:textId="77777777" w:rsidR="008B0715" w:rsidRPr="006412D6" w:rsidRDefault="008B0715" w:rsidP="00AE0599">
            <w:r w:rsidRPr="006412D6">
              <w:t>1001001</w:t>
            </w:r>
          </w:p>
        </w:tc>
      </w:tr>
      <w:tr w:rsidR="008B0715" w:rsidRPr="006412D6" w14:paraId="3CBC3D21"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A51ED4B" w14:textId="77777777" w:rsidR="008B0715" w:rsidRPr="006412D6" w:rsidRDefault="008B0715" w:rsidP="00AE0599">
            <w:r w:rsidRPr="006412D6">
              <w:t>49</w:t>
            </w:r>
          </w:p>
        </w:tc>
        <w:tc>
          <w:tcPr>
            <w:tcW w:w="1020" w:type="dxa"/>
            <w:tcBorders>
              <w:top w:val="nil"/>
              <w:left w:val="nil"/>
              <w:bottom w:val="single" w:sz="4" w:space="0" w:color="auto"/>
              <w:right w:val="single" w:sz="4" w:space="0" w:color="auto"/>
            </w:tcBorders>
            <w:shd w:val="clear" w:color="auto" w:fill="auto"/>
            <w:noWrap/>
            <w:vAlign w:val="bottom"/>
            <w:hideMark/>
          </w:tcPr>
          <w:p w14:paraId="24090E85" w14:textId="77777777" w:rsidR="008B0715" w:rsidRPr="006412D6" w:rsidRDefault="008B0715" w:rsidP="00AE0599">
            <w:r w:rsidRPr="006412D6">
              <w:t>x"0048"</w:t>
            </w:r>
          </w:p>
        </w:tc>
        <w:tc>
          <w:tcPr>
            <w:tcW w:w="2100" w:type="dxa"/>
            <w:tcBorders>
              <w:top w:val="nil"/>
              <w:left w:val="nil"/>
              <w:bottom w:val="single" w:sz="4" w:space="0" w:color="auto"/>
              <w:right w:val="single" w:sz="4" w:space="0" w:color="auto"/>
            </w:tcBorders>
            <w:shd w:val="clear" w:color="auto" w:fill="auto"/>
            <w:noWrap/>
            <w:vAlign w:val="bottom"/>
            <w:hideMark/>
          </w:tcPr>
          <w:p w14:paraId="0A7EC79B" w14:textId="77777777" w:rsidR="008B0715" w:rsidRPr="006412D6" w:rsidRDefault="008B0715" w:rsidP="00AE0599">
            <w:r w:rsidRPr="006412D6">
              <w:t>1001010</w:t>
            </w:r>
          </w:p>
        </w:tc>
      </w:tr>
      <w:tr w:rsidR="008B0715" w:rsidRPr="006412D6" w14:paraId="46E85532"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C820131" w14:textId="77777777" w:rsidR="008B0715" w:rsidRPr="006412D6" w:rsidRDefault="008B0715" w:rsidP="00AE0599">
            <w:r w:rsidRPr="006412D6">
              <w:t>4a</w:t>
            </w:r>
          </w:p>
        </w:tc>
        <w:tc>
          <w:tcPr>
            <w:tcW w:w="1020" w:type="dxa"/>
            <w:tcBorders>
              <w:top w:val="nil"/>
              <w:left w:val="nil"/>
              <w:bottom w:val="single" w:sz="4" w:space="0" w:color="auto"/>
              <w:right w:val="single" w:sz="4" w:space="0" w:color="auto"/>
            </w:tcBorders>
            <w:shd w:val="clear" w:color="auto" w:fill="auto"/>
            <w:noWrap/>
            <w:vAlign w:val="bottom"/>
            <w:hideMark/>
          </w:tcPr>
          <w:p w14:paraId="42748559" w14:textId="77777777" w:rsidR="008B0715" w:rsidRPr="006412D6" w:rsidRDefault="008B0715" w:rsidP="00AE0599">
            <w:r w:rsidRPr="006412D6">
              <w:t>x"0049"</w:t>
            </w:r>
          </w:p>
        </w:tc>
        <w:tc>
          <w:tcPr>
            <w:tcW w:w="2100" w:type="dxa"/>
            <w:tcBorders>
              <w:top w:val="nil"/>
              <w:left w:val="nil"/>
              <w:bottom w:val="single" w:sz="4" w:space="0" w:color="auto"/>
              <w:right w:val="single" w:sz="4" w:space="0" w:color="auto"/>
            </w:tcBorders>
            <w:shd w:val="clear" w:color="auto" w:fill="auto"/>
            <w:noWrap/>
            <w:vAlign w:val="bottom"/>
            <w:hideMark/>
          </w:tcPr>
          <w:p w14:paraId="0B2C8B4A" w14:textId="77777777" w:rsidR="008B0715" w:rsidRPr="006412D6" w:rsidRDefault="008B0715" w:rsidP="00AE0599">
            <w:r w:rsidRPr="006412D6">
              <w:t>1001011</w:t>
            </w:r>
          </w:p>
        </w:tc>
      </w:tr>
      <w:tr w:rsidR="008B0715" w:rsidRPr="006412D6" w14:paraId="0A41231D"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A194BA9" w14:textId="77777777" w:rsidR="008B0715" w:rsidRPr="006412D6" w:rsidRDefault="008B0715" w:rsidP="00AE0599">
            <w:r w:rsidRPr="006412D6">
              <w:t>4b</w:t>
            </w:r>
          </w:p>
        </w:tc>
        <w:tc>
          <w:tcPr>
            <w:tcW w:w="1020" w:type="dxa"/>
            <w:tcBorders>
              <w:top w:val="nil"/>
              <w:left w:val="nil"/>
              <w:bottom w:val="single" w:sz="4" w:space="0" w:color="auto"/>
              <w:right w:val="single" w:sz="4" w:space="0" w:color="auto"/>
            </w:tcBorders>
            <w:shd w:val="clear" w:color="auto" w:fill="auto"/>
            <w:noWrap/>
            <w:vAlign w:val="bottom"/>
            <w:hideMark/>
          </w:tcPr>
          <w:p w14:paraId="17786CD6" w14:textId="77777777" w:rsidR="008B0715" w:rsidRPr="006412D6" w:rsidRDefault="008B0715" w:rsidP="00AE0599">
            <w:r w:rsidRPr="006412D6">
              <w:t>x"004A"</w:t>
            </w:r>
          </w:p>
        </w:tc>
        <w:tc>
          <w:tcPr>
            <w:tcW w:w="2100" w:type="dxa"/>
            <w:tcBorders>
              <w:top w:val="nil"/>
              <w:left w:val="nil"/>
              <w:bottom w:val="single" w:sz="4" w:space="0" w:color="auto"/>
              <w:right w:val="single" w:sz="4" w:space="0" w:color="auto"/>
            </w:tcBorders>
            <w:shd w:val="clear" w:color="auto" w:fill="auto"/>
            <w:noWrap/>
            <w:vAlign w:val="bottom"/>
            <w:hideMark/>
          </w:tcPr>
          <w:p w14:paraId="01F40A70" w14:textId="77777777" w:rsidR="008B0715" w:rsidRPr="006412D6" w:rsidRDefault="008B0715" w:rsidP="00AE0599">
            <w:r w:rsidRPr="006412D6">
              <w:t>1001100</w:t>
            </w:r>
          </w:p>
        </w:tc>
      </w:tr>
      <w:tr w:rsidR="008B0715" w:rsidRPr="006412D6" w14:paraId="63053653"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ECBA65" w14:textId="77777777" w:rsidR="008B0715" w:rsidRPr="006412D6" w:rsidRDefault="008B0715" w:rsidP="00AE0599">
            <w:r w:rsidRPr="006412D6">
              <w:t>4c</w:t>
            </w:r>
          </w:p>
        </w:tc>
        <w:tc>
          <w:tcPr>
            <w:tcW w:w="1020" w:type="dxa"/>
            <w:tcBorders>
              <w:top w:val="nil"/>
              <w:left w:val="nil"/>
              <w:bottom w:val="single" w:sz="4" w:space="0" w:color="auto"/>
              <w:right w:val="single" w:sz="4" w:space="0" w:color="auto"/>
            </w:tcBorders>
            <w:shd w:val="clear" w:color="auto" w:fill="auto"/>
            <w:noWrap/>
            <w:vAlign w:val="bottom"/>
            <w:hideMark/>
          </w:tcPr>
          <w:p w14:paraId="37B7A1A1" w14:textId="77777777" w:rsidR="008B0715" w:rsidRPr="006412D6" w:rsidRDefault="008B0715" w:rsidP="00AE0599">
            <w:r w:rsidRPr="006412D6">
              <w:t>x"004B"</w:t>
            </w:r>
          </w:p>
        </w:tc>
        <w:tc>
          <w:tcPr>
            <w:tcW w:w="2100" w:type="dxa"/>
            <w:tcBorders>
              <w:top w:val="nil"/>
              <w:left w:val="nil"/>
              <w:bottom w:val="single" w:sz="4" w:space="0" w:color="auto"/>
              <w:right w:val="single" w:sz="4" w:space="0" w:color="auto"/>
            </w:tcBorders>
            <w:shd w:val="clear" w:color="auto" w:fill="auto"/>
            <w:noWrap/>
            <w:vAlign w:val="bottom"/>
            <w:hideMark/>
          </w:tcPr>
          <w:p w14:paraId="1AC06C3E" w14:textId="77777777" w:rsidR="008B0715" w:rsidRPr="006412D6" w:rsidRDefault="008B0715" w:rsidP="00AE0599">
            <w:r w:rsidRPr="006412D6">
              <w:t>1001101</w:t>
            </w:r>
          </w:p>
        </w:tc>
      </w:tr>
      <w:tr w:rsidR="008B0715" w:rsidRPr="006412D6" w14:paraId="0D256F9F"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A020A02" w14:textId="77777777" w:rsidR="008B0715" w:rsidRPr="006412D6" w:rsidRDefault="008B0715" w:rsidP="00AE0599">
            <w:r w:rsidRPr="006412D6">
              <w:t>4d</w:t>
            </w:r>
          </w:p>
        </w:tc>
        <w:tc>
          <w:tcPr>
            <w:tcW w:w="1020" w:type="dxa"/>
            <w:tcBorders>
              <w:top w:val="nil"/>
              <w:left w:val="nil"/>
              <w:bottom w:val="single" w:sz="4" w:space="0" w:color="auto"/>
              <w:right w:val="single" w:sz="4" w:space="0" w:color="auto"/>
            </w:tcBorders>
            <w:shd w:val="clear" w:color="auto" w:fill="auto"/>
            <w:noWrap/>
            <w:vAlign w:val="bottom"/>
            <w:hideMark/>
          </w:tcPr>
          <w:p w14:paraId="1B46D23C" w14:textId="77777777" w:rsidR="008B0715" w:rsidRPr="006412D6" w:rsidRDefault="008B0715" w:rsidP="00AE0599">
            <w:r w:rsidRPr="006412D6">
              <w:t>x"004C"</w:t>
            </w:r>
          </w:p>
        </w:tc>
        <w:tc>
          <w:tcPr>
            <w:tcW w:w="2100" w:type="dxa"/>
            <w:tcBorders>
              <w:top w:val="nil"/>
              <w:left w:val="nil"/>
              <w:bottom w:val="single" w:sz="4" w:space="0" w:color="auto"/>
              <w:right w:val="single" w:sz="4" w:space="0" w:color="auto"/>
            </w:tcBorders>
            <w:shd w:val="clear" w:color="auto" w:fill="auto"/>
            <w:noWrap/>
            <w:vAlign w:val="bottom"/>
            <w:hideMark/>
          </w:tcPr>
          <w:p w14:paraId="06FC03AB" w14:textId="77777777" w:rsidR="008B0715" w:rsidRPr="006412D6" w:rsidRDefault="008B0715" w:rsidP="00AE0599">
            <w:r w:rsidRPr="006412D6">
              <w:t>1001110</w:t>
            </w:r>
          </w:p>
        </w:tc>
      </w:tr>
      <w:tr w:rsidR="008B0715" w:rsidRPr="006412D6" w14:paraId="1D7C425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037D896" w14:textId="77777777" w:rsidR="008B0715" w:rsidRPr="006412D6" w:rsidRDefault="008B0715" w:rsidP="00AE0599">
            <w:r w:rsidRPr="006412D6">
              <w:lastRenderedPageBreak/>
              <w:t>4e</w:t>
            </w:r>
          </w:p>
        </w:tc>
        <w:tc>
          <w:tcPr>
            <w:tcW w:w="1020" w:type="dxa"/>
            <w:tcBorders>
              <w:top w:val="nil"/>
              <w:left w:val="nil"/>
              <w:bottom w:val="single" w:sz="4" w:space="0" w:color="auto"/>
              <w:right w:val="single" w:sz="4" w:space="0" w:color="auto"/>
            </w:tcBorders>
            <w:shd w:val="clear" w:color="auto" w:fill="auto"/>
            <w:noWrap/>
            <w:vAlign w:val="bottom"/>
            <w:hideMark/>
          </w:tcPr>
          <w:p w14:paraId="297CEAAE" w14:textId="77777777" w:rsidR="008B0715" w:rsidRPr="006412D6" w:rsidRDefault="008B0715" w:rsidP="00AE0599">
            <w:r w:rsidRPr="006412D6">
              <w:t>x"004D"</w:t>
            </w:r>
          </w:p>
        </w:tc>
        <w:tc>
          <w:tcPr>
            <w:tcW w:w="2100" w:type="dxa"/>
            <w:tcBorders>
              <w:top w:val="nil"/>
              <w:left w:val="nil"/>
              <w:bottom w:val="single" w:sz="4" w:space="0" w:color="auto"/>
              <w:right w:val="single" w:sz="4" w:space="0" w:color="auto"/>
            </w:tcBorders>
            <w:shd w:val="clear" w:color="auto" w:fill="auto"/>
            <w:noWrap/>
            <w:vAlign w:val="bottom"/>
            <w:hideMark/>
          </w:tcPr>
          <w:p w14:paraId="3843D62D" w14:textId="77777777" w:rsidR="008B0715" w:rsidRPr="006412D6" w:rsidRDefault="008B0715" w:rsidP="00AE0599">
            <w:r w:rsidRPr="006412D6">
              <w:t>1001111</w:t>
            </w:r>
          </w:p>
        </w:tc>
      </w:tr>
      <w:tr w:rsidR="008B0715" w:rsidRPr="006412D6" w14:paraId="3B050B1A"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3098361" w14:textId="77777777" w:rsidR="008B0715" w:rsidRPr="006412D6" w:rsidRDefault="008B0715" w:rsidP="00AE0599">
            <w:r w:rsidRPr="006412D6">
              <w:t>4f</w:t>
            </w:r>
          </w:p>
        </w:tc>
        <w:tc>
          <w:tcPr>
            <w:tcW w:w="1020" w:type="dxa"/>
            <w:tcBorders>
              <w:top w:val="nil"/>
              <w:left w:val="nil"/>
              <w:bottom w:val="single" w:sz="4" w:space="0" w:color="auto"/>
              <w:right w:val="single" w:sz="4" w:space="0" w:color="auto"/>
            </w:tcBorders>
            <w:shd w:val="clear" w:color="auto" w:fill="auto"/>
            <w:noWrap/>
            <w:vAlign w:val="bottom"/>
            <w:hideMark/>
          </w:tcPr>
          <w:p w14:paraId="5F020B89" w14:textId="77777777" w:rsidR="008B0715" w:rsidRPr="006412D6" w:rsidRDefault="008B0715" w:rsidP="00AE0599">
            <w:r w:rsidRPr="006412D6">
              <w:t>x"004E"</w:t>
            </w:r>
          </w:p>
        </w:tc>
        <w:tc>
          <w:tcPr>
            <w:tcW w:w="2100" w:type="dxa"/>
            <w:tcBorders>
              <w:top w:val="nil"/>
              <w:left w:val="nil"/>
              <w:bottom w:val="single" w:sz="4" w:space="0" w:color="auto"/>
              <w:right w:val="single" w:sz="4" w:space="0" w:color="auto"/>
            </w:tcBorders>
            <w:shd w:val="clear" w:color="auto" w:fill="auto"/>
            <w:noWrap/>
            <w:vAlign w:val="bottom"/>
            <w:hideMark/>
          </w:tcPr>
          <w:p w14:paraId="6C8164CD" w14:textId="77777777" w:rsidR="008B0715" w:rsidRPr="006412D6" w:rsidRDefault="008B0715" w:rsidP="00AE0599">
            <w:r w:rsidRPr="006412D6">
              <w:t>1010000</w:t>
            </w:r>
          </w:p>
        </w:tc>
      </w:tr>
      <w:tr w:rsidR="008B0715" w:rsidRPr="006412D6" w14:paraId="77143897"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87BD63" w14:textId="77777777" w:rsidR="008B0715" w:rsidRPr="006412D6" w:rsidRDefault="008B0715" w:rsidP="00AE0599">
            <w:r w:rsidRPr="006412D6">
              <w:t>50</w:t>
            </w:r>
          </w:p>
        </w:tc>
        <w:tc>
          <w:tcPr>
            <w:tcW w:w="1020" w:type="dxa"/>
            <w:tcBorders>
              <w:top w:val="nil"/>
              <w:left w:val="nil"/>
              <w:bottom w:val="single" w:sz="4" w:space="0" w:color="auto"/>
              <w:right w:val="single" w:sz="4" w:space="0" w:color="auto"/>
            </w:tcBorders>
            <w:shd w:val="clear" w:color="auto" w:fill="auto"/>
            <w:noWrap/>
            <w:vAlign w:val="bottom"/>
            <w:hideMark/>
          </w:tcPr>
          <w:p w14:paraId="317949BF" w14:textId="77777777" w:rsidR="008B0715" w:rsidRPr="006412D6" w:rsidRDefault="008B0715" w:rsidP="00AE0599">
            <w:r w:rsidRPr="006412D6">
              <w:t>x"004F"</w:t>
            </w:r>
          </w:p>
        </w:tc>
        <w:tc>
          <w:tcPr>
            <w:tcW w:w="2100" w:type="dxa"/>
            <w:tcBorders>
              <w:top w:val="nil"/>
              <w:left w:val="nil"/>
              <w:bottom w:val="single" w:sz="4" w:space="0" w:color="auto"/>
              <w:right w:val="single" w:sz="4" w:space="0" w:color="auto"/>
            </w:tcBorders>
            <w:shd w:val="clear" w:color="auto" w:fill="auto"/>
            <w:noWrap/>
            <w:vAlign w:val="bottom"/>
            <w:hideMark/>
          </w:tcPr>
          <w:p w14:paraId="150EE281" w14:textId="77777777" w:rsidR="008B0715" w:rsidRPr="006412D6" w:rsidRDefault="008B0715" w:rsidP="00AE0599">
            <w:r w:rsidRPr="006412D6">
              <w:t>1010001</w:t>
            </w:r>
          </w:p>
        </w:tc>
      </w:tr>
      <w:tr w:rsidR="008B0715" w:rsidRPr="006412D6" w14:paraId="2ED59F5C"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DCBEEDE" w14:textId="77777777" w:rsidR="008B0715" w:rsidRPr="006412D6" w:rsidRDefault="008B0715" w:rsidP="00AE0599">
            <w:r w:rsidRPr="006412D6">
              <w:t>51</w:t>
            </w:r>
          </w:p>
        </w:tc>
        <w:tc>
          <w:tcPr>
            <w:tcW w:w="1020" w:type="dxa"/>
            <w:tcBorders>
              <w:top w:val="nil"/>
              <w:left w:val="nil"/>
              <w:bottom w:val="single" w:sz="4" w:space="0" w:color="auto"/>
              <w:right w:val="single" w:sz="4" w:space="0" w:color="auto"/>
            </w:tcBorders>
            <w:shd w:val="clear" w:color="auto" w:fill="auto"/>
            <w:noWrap/>
            <w:vAlign w:val="bottom"/>
            <w:hideMark/>
          </w:tcPr>
          <w:p w14:paraId="739797C8" w14:textId="77777777" w:rsidR="008B0715" w:rsidRPr="006412D6" w:rsidRDefault="008B0715" w:rsidP="00AE0599">
            <w:r w:rsidRPr="006412D6">
              <w:t>x"0050"</w:t>
            </w:r>
          </w:p>
        </w:tc>
        <w:tc>
          <w:tcPr>
            <w:tcW w:w="2100" w:type="dxa"/>
            <w:tcBorders>
              <w:top w:val="nil"/>
              <w:left w:val="nil"/>
              <w:bottom w:val="single" w:sz="4" w:space="0" w:color="auto"/>
              <w:right w:val="single" w:sz="4" w:space="0" w:color="auto"/>
            </w:tcBorders>
            <w:shd w:val="clear" w:color="auto" w:fill="auto"/>
            <w:noWrap/>
            <w:vAlign w:val="bottom"/>
            <w:hideMark/>
          </w:tcPr>
          <w:p w14:paraId="19A6CB65" w14:textId="77777777" w:rsidR="008B0715" w:rsidRPr="006412D6" w:rsidRDefault="008B0715" w:rsidP="00AE0599">
            <w:r w:rsidRPr="006412D6">
              <w:t>1010010</w:t>
            </w:r>
          </w:p>
        </w:tc>
      </w:tr>
      <w:tr w:rsidR="008B0715" w:rsidRPr="006412D6" w14:paraId="1409CDFE"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44F52B4" w14:textId="77777777" w:rsidR="008B0715" w:rsidRPr="006412D6" w:rsidRDefault="008B0715" w:rsidP="00AE0599">
            <w:r w:rsidRPr="006412D6">
              <w:t>52</w:t>
            </w:r>
          </w:p>
        </w:tc>
        <w:tc>
          <w:tcPr>
            <w:tcW w:w="1020" w:type="dxa"/>
            <w:tcBorders>
              <w:top w:val="nil"/>
              <w:left w:val="nil"/>
              <w:bottom w:val="single" w:sz="4" w:space="0" w:color="auto"/>
              <w:right w:val="single" w:sz="4" w:space="0" w:color="auto"/>
            </w:tcBorders>
            <w:shd w:val="clear" w:color="auto" w:fill="auto"/>
            <w:noWrap/>
            <w:vAlign w:val="bottom"/>
            <w:hideMark/>
          </w:tcPr>
          <w:p w14:paraId="0224ABC5" w14:textId="77777777" w:rsidR="008B0715" w:rsidRPr="006412D6" w:rsidRDefault="008B0715" w:rsidP="00AE0599">
            <w:r w:rsidRPr="006412D6">
              <w:t>x"0051"</w:t>
            </w:r>
          </w:p>
        </w:tc>
        <w:tc>
          <w:tcPr>
            <w:tcW w:w="2100" w:type="dxa"/>
            <w:tcBorders>
              <w:top w:val="nil"/>
              <w:left w:val="nil"/>
              <w:bottom w:val="single" w:sz="4" w:space="0" w:color="auto"/>
              <w:right w:val="single" w:sz="4" w:space="0" w:color="auto"/>
            </w:tcBorders>
            <w:shd w:val="clear" w:color="auto" w:fill="auto"/>
            <w:noWrap/>
            <w:vAlign w:val="bottom"/>
            <w:hideMark/>
          </w:tcPr>
          <w:p w14:paraId="53DE5904" w14:textId="77777777" w:rsidR="008B0715" w:rsidRPr="006412D6" w:rsidRDefault="008B0715" w:rsidP="00AE0599">
            <w:r w:rsidRPr="006412D6">
              <w:t>1010011</w:t>
            </w:r>
          </w:p>
        </w:tc>
      </w:tr>
      <w:tr w:rsidR="008B0715" w:rsidRPr="006412D6" w14:paraId="0F0B1F4D"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304417" w14:textId="77777777" w:rsidR="008B0715" w:rsidRPr="006412D6" w:rsidRDefault="008B0715" w:rsidP="00AE0599">
            <w:r w:rsidRPr="006412D6">
              <w:t>53</w:t>
            </w:r>
          </w:p>
        </w:tc>
        <w:tc>
          <w:tcPr>
            <w:tcW w:w="1020" w:type="dxa"/>
            <w:tcBorders>
              <w:top w:val="nil"/>
              <w:left w:val="nil"/>
              <w:bottom w:val="single" w:sz="4" w:space="0" w:color="auto"/>
              <w:right w:val="single" w:sz="4" w:space="0" w:color="auto"/>
            </w:tcBorders>
            <w:shd w:val="clear" w:color="auto" w:fill="auto"/>
            <w:noWrap/>
            <w:vAlign w:val="bottom"/>
            <w:hideMark/>
          </w:tcPr>
          <w:p w14:paraId="71B116BF" w14:textId="77777777" w:rsidR="008B0715" w:rsidRPr="006412D6" w:rsidRDefault="008B0715" w:rsidP="00AE0599">
            <w:r w:rsidRPr="006412D6">
              <w:t>x"0052"</w:t>
            </w:r>
          </w:p>
        </w:tc>
        <w:tc>
          <w:tcPr>
            <w:tcW w:w="2100" w:type="dxa"/>
            <w:tcBorders>
              <w:top w:val="nil"/>
              <w:left w:val="nil"/>
              <w:bottom w:val="single" w:sz="4" w:space="0" w:color="auto"/>
              <w:right w:val="single" w:sz="4" w:space="0" w:color="auto"/>
            </w:tcBorders>
            <w:shd w:val="clear" w:color="auto" w:fill="auto"/>
            <w:noWrap/>
            <w:vAlign w:val="bottom"/>
            <w:hideMark/>
          </w:tcPr>
          <w:p w14:paraId="31C288E9" w14:textId="77777777" w:rsidR="008B0715" w:rsidRPr="006412D6" w:rsidRDefault="008B0715" w:rsidP="00AE0599">
            <w:r w:rsidRPr="006412D6">
              <w:t>1010100</w:t>
            </w:r>
          </w:p>
        </w:tc>
      </w:tr>
      <w:tr w:rsidR="008B0715" w:rsidRPr="006412D6" w14:paraId="464572FD"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8BC797B" w14:textId="77777777" w:rsidR="008B0715" w:rsidRPr="006412D6" w:rsidRDefault="008B0715" w:rsidP="00AE0599">
            <w:r w:rsidRPr="006412D6">
              <w:t>54</w:t>
            </w:r>
          </w:p>
        </w:tc>
        <w:tc>
          <w:tcPr>
            <w:tcW w:w="1020" w:type="dxa"/>
            <w:tcBorders>
              <w:top w:val="nil"/>
              <w:left w:val="nil"/>
              <w:bottom w:val="single" w:sz="4" w:space="0" w:color="auto"/>
              <w:right w:val="single" w:sz="4" w:space="0" w:color="auto"/>
            </w:tcBorders>
            <w:shd w:val="clear" w:color="auto" w:fill="auto"/>
            <w:noWrap/>
            <w:vAlign w:val="bottom"/>
            <w:hideMark/>
          </w:tcPr>
          <w:p w14:paraId="318D397A" w14:textId="77777777" w:rsidR="008B0715" w:rsidRPr="006412D6" w:rsidRDefault="008B0715" w:rsidP="00AE0599">
            <w:r w:rsidRPr="006412D6">
              <w:t>x"0053"</w:t>
            </w:r>
          </w:p>
        </w:tc>
        <w:tc>
          <w:tcPr>
            <w:tcW w:w="2100" w:type="dxa"/>
            <w:tcBorders>
              <w:top w:val="nil"/>
              <w:left w:val="nil"/>
              <w:bottom w:val="single" w:sz="4" w:space="0" w:color="auto"/>
              <w:right w:val="single" w:sz="4" w:space="0" w:color="auto"/>
            </w:tcBorders>
            <w:shd w:val="clear" w:color="auto" w:fill="auto"/>
            <w:noWrap/>
            <w:vAlign w:val="bottom"/>
            <w:hideMark/>
          </w:tcPr>
          <w:p w14:paraId="11E2D657" w14:textId="77777777" w:rsidR="008B0715" w:rsidRPr="006412D6" w:rsidRDefault="008B0715" w:rsidP="00AE0599">
            <w:r w:rsidRPr="006412D6">
              <w:t>1010101</w:t>
            </w:r>
          </w:p>
        </w:tc>
      </w:tr>
      <w:tr w:rsidR="008B0715" w:rsidRPr="006412D6" w14:paraId="0CDB41DD"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1593444" w14:textId="77777777" w:rsidR="008B0715" w:rsidRPr="006412D6" w:rsidRDefault="008B0715" w:rsidP="00AE0599">
            <w:r w:rsidRPr="006412D6">
              <w:t>55</w:t>
            </w:r>
          </w:p>
        </w:tc>
        <w:tc>
          <w:tcPr>
            <w:tcW w:w="1020" w:type="dxa"/>
            <w:tcBorders>
              <w:top w:val="nil"/>
              <w:left w:val="nil"/>
              <w:bottom w:val="single" w:sz="4" w:space="0" w:color="auto"/>
              <w:right w:val="single" w:sz="4" w:space="0" w:color="auto"/>
            </w:tcBorders>
            <w:shd w:val="clear" w:color="auto" w:fill="auto"/>
            <w:noWrap/>
            <w:vAlign w:val="bottom"/>
            <w:hideMark/>
          </w:tcPr>
          <w:p w14:paraId="0637052D" w14:textId="77777777" w:rsidR="008B0715" w:rsidRPr="006412D6" w:rsidRDefault="008B0715" w:rsidP="00AE0599">
            <w:r w:rsidRPr="006412D6">
              <w:t>x"0054"</w:t>
            </w:r>
          </w:p>
        </w:tc>
        <w:tc>
          <w:tcPr>
            <w:tcW w:w="2100" w:type="dxa"/>
            <w:tcBorders>
              <w:top w:val="nil"/>
              <w:left w:val="nil"/>
              <w:bottom w:val="single" w:sz="4" w:space="0" w:color="auto"/>
              <w:right w:val="single" w:sz="4" w:space="0" w:color="auto"/>
            </w:tcBorders>
            <w:shd w:val="clear" w:color="auto" w:fill="auto"/>
            <w:noWrap/>
            <w:vAlign w:val="bottom"/>
            <w:hideMark/>
          </w:tcPr>
          <w:p w14:paraId="07CE3531" w14:textId="77777777" w:rsidR="008B0715" w:rsidRPr="006412D6" w:rsidRDefault="008B0715" w:rsidP="00AE0599">
            <w:r w:rsidRPr="006412D6">
              <w:t>1010110</w:t>
            </w:r>
          </w:p>
        </w:tc>
      </w:tr>
      <w:tr w:rsidR="008B0715" w:rsidRPr="006412D6" w14:paraId="16193560"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27A8371" w14:textId="77777777" w:rsidR="008B0715" w:rsidRPr="006412D6" w:rsidRDefault="008B0715" w:rsidP="00AE0599">
            <w:r w:rsidRPr="006412D6">
              <w:t>56</w:t>
            </w:r>
          </w:p>
        </w:tc>
        <w:tc>
          <w:tcPr>
            <w:tcW w:w="1020" w:type="dxa"/>
            <w:tcBorders>
              <w:top w:val="nil"/>
              <w:left w:val="nil"/>
              <w:bottom w:val="single" w:sz="4" w:space="0" w:color="auto"/>
              <w:right w:val="single" w:sz="4" w:space="0" w:color="auto"/>
            </w:tcBorders>
            <w:shd w:val="clear" w:color="auto" w:fill="auto"/>
            <w:noWrap/>
            <w:vAlign w:val="bottom"/>
            <w:hideMark/>
          </w:tcPr>
          <w:p w14:paraId="41115CD1" w14:textId="77777777" w:rsidR="008B0715" w:rsidRPr="006412D6" w:rsidRDefault="008B0715" w:rsidP="00AE0599">
            <w:r w:rsidRPr="006412D6">
              <w:t>x"0055"</w:t>
            </w:r>
          </w:p>
        </w:tc>
        <w:tc>
          <w:tcPr>
            <w:tcW w:w="2100" w:type="dxa"/>
            <w:tcBorders>
              <w:top w:val="nil"/>
              <w:left w:val="nil"/>
              <w:bottom w:val="single" w:sz="4" w:space="0" w:color="auto"/>
              <w:right w:val="single" w:sz="4" w:space="0" w:color="auto"/>
            </w:tcBorders>
            <w:shd w:val="clear" w:color="auto" w:fill="auto"/>
            <w:noWrap/>
            <w:vAlign w:val="bottom"/>
            <w:hideMark/>
          </w:tcPr>
          <w:p w14:paraId="5222A4CD" w14:textId="77777777" w:rsidR="008B0715" w:rsidRPr="006412D6" w:rsidRDefault="008B0715" w:rsidP="00AE0599">
            <w:r w:rsidRPr="006412D6">
              <w:t>1010111</w:t>
            </w:r>
          </w:p>
        </w:tc>
      </w:tr>
      <w:tr w:rsidR="008B0715" w:rsidRPr="006412D6" w14:paraId="6F8FDF40"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02162BD" w14:textId="77777777" w:rsidR="008B0715" w:rsidRPr="006412D6" w:rsidRDefault="008B0715" w:rsidP="00AE0599">
            <w:r w:rsidRPr="006412D6">
              <w:t>57</w:t>
            </w:r>
          </w:p>
        </w:tc>
        <w:tc>
          <w:tcPr>
            <w:tcW w:w="1020" w:type="dxa"/>
            <w:tcBorders>
              <w:top w:val="nil"/>
              <w:left w:val="nil"/>
              <w:bottom w:val="single" w:sz="4" w:space="0" w:color="auto"/>
              <w:right w:val="single" w:sz="4" w:space="0" w:color="auto"/>
            </w:tcBorders>
            <w:shd w:val="clear" w:color="auto" w:fill="auto"/>
            <w:noWrap/>
            <w:vAlign w:val="bottom"/>
            <w:hideMark/>
          </w:tcPr>
          <w:p w14:paraId="7BD5D5B5" w14:textId="77777777" w:rsidR="008B0715" w:rsidRPr="006412D6" w:rsidRDefault="008B0715" w:rsidP="00AE0599">
            <w:r w:rsidRPr="006412D6">
              <w:t>x"0056"</w:t>
            </w:r>
          </w:p>
        </w:tc>
        <w:tc>
          <w:tcPr>
            <w:tcW w:w="2100" w:type="dxa"/>
            <w:tcBorders>
              <w:top w:val="nil"/>
              <w:left w:val="nil"/>
              <w:bottom w:val="single" w:sz="4" w:space="0" w:color="auto"/>
              <w:right w:val="single" w:sz="4" w:space="0" w:color="auto"/>
            </w:tcBorders>
            <w:shd w:val="clear" w:color="auto" w:fill="auto"/>
            <w:noWrap/>
            <w:vAlign w:val="bottom"/>
            <w:hideMark/>
          </w:tcPr>
          <w:p w14:paraId="557473EB" w14:textId="77777777" w:rsidR="008B0715" w:rsidRPr="006412D6" w:rsidRDefault="008B0715" w:rsidP="00AE0599">
            <w:r w:rsidRPr="006412D6">
              <w:t>1011000</w:t>
            </w:r>
          </w:p>
        </w:tc>
      </w:tr>
      <w:tr w:rsidR="008B0715" w:rsidRPr="006412D6" w14:paraId="3593816A"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D749521" w14:textId="77777777" w:rsidR="008B0715" w:rsidRPr="006412D6" w:rsidRDefault="008B0715" w:rsidP="00AE0599">
            <w:r w:rsidRPr="006412D6">
              <w:t>58</w:t>
            </w:r>
          </w:p>
        </w:tc>
        <w:tc>
          <w:tcPr>
            <w:tcW w:w="1020" w:type="dxa"/>
            <w:tcBorders>
              <w:top w:val="nil"/>
              <w:left w:val="nil"/>
              <w:bottom w:val="single" w:sz="4" w:space="0" w:color="auto"/>
              <w:right w:val="single" w:sz="4" w:space="0" w:color="auto"/>
            </w:tcBorders>
            <w:shd w:val="clear" w:color="auto" w:fill="auto"/>
            <w:noWrap/>
            <w:vAlign w:val="bottom"/>
            <w:hideMark/>
          </w:tcPr>
          <w:p w14:paraId="7C8A0EFE" w14:textId="77777777" w:rsidR="008B0715" w:rsidRPr="006412D6" w:rsidRDefault="008B0715" w:rsidP="00AE0599">
            <w:r w:rsidRPr="006412D6">
              <w:t>x"0057"</w:t>
            </w:r>
          </w:p>
        </w:tc>
        <w:tc>
          <w:tcPr>
            <w:tcW w:w="2100" w:type="dxa"/>
            <w:tcBorders>
              <w:top w:val="nil"/>
              <w:left w:val="nil"/>
              <w:bottom w:val="single" w:sz="4" w:space="0" w:color="auto"/>
              <w:right w:val="single" w:sz="4" w:space="0" w:color="auto"/>
            </w:tcBorders>
            <w:shd w:val="clear" w:color="auto" w:fill="auto"/>
            <w:noWrap/>
            <w:vAlign w:val="bottom"/>
            <w:hideMark/>
          </w:tcPr>
          <w:p w14:paraId="576E17CA" w14:textId="77777777" w:rsidR="008B0715" w:rsidRPr="006412D6" w:rsidRDefault="008B0715" w:rsidP="00AE0599">
            <w:r w:rsidRPr="006412D6">
              <w:t>1011001</w:t>
            </w:r>
          </w:p>
        </w:tc>
      </w:tr>
      <w:tr w:rsidR="008B0715" w:rsidRPr="006412D6" w14:paraId="6BDBA99A"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6D8A1F6" w14:textId="77777777" w:rsidR="008B0715" w:rsidRPr="006412D6" w:rsidRDefault="008B0715" w:rsidP="00AE0599">
            <w:r w:rsidRPr="006412D6">
              <w:t>59</w:t>
            </w:r>
          </w:p>
        </w:tc>
        <w:tc>
          <w:tcPr>
            <w:tcW w:w="1020" w:type="dxa"/>
            <w:tcBorders>
              <w:top w:val="nil"/>
              <w:left w:val="nil"/>
              <w:bottom w:val="single" w:sz="4" w:space="0" w:color="auto"/>
              <w:right w:val="single" w:sz="4" w:space="0" w:color="auto"/>
            </w:tcBorders>
            <w:shd w:val="clear" w:color="auto" w:fill="auto"/>
            <w:noWrap/>
            <w:vAlign w:val="bottom"/>
            <w:hideMark/>
          </w:tcPr>
          <w:p w14:paraId="6FCA4E21" w14:textId="77777777" w:rsidR="008B0715" w:rsidRPr="006412D6" w:rsidRDefault="008B0715" w:rsidP="00AE0599">
            <w:r w:rsidRPr="006412D6">
              <w:t>x"0058"</w:t>
            </w:r>
          </w:p>
        </w:tc>
        <w:tc>
          <w:tcPr>
            <w:tcW w:w="2100" w:type="dxa"/>
            <w:tcBorders>
              <w:top w:val="nil"/>
              <w:left w:val="nil"/>
              <w:bottom w:val="single" w:sz="4" w:space="0" w:color="auto"/>
              <w:right w:val="single" w:sz="4" w:space="0" w:color="auto"/>
            </w:tcBorders>
            <w:shd w:val="clear" w:color="auto" w:fill="auto"/>
            <w:noWrap/>
            <w:vAlign w:val="bottom"/>
            <w:hideMark/>
          </w:tcPr>
          <w:p w14:paraId="3F243A41" w14:textId="77777777" w:rsidR="008B0715" w:rsidRPr="006412D6" w:rsidRDefault="008B0715" w:rsidP="00AE0599">
            <w:r w:rsidRPr="006412D6">
              <w:t>1011010</w:t>
            </w:r>
          </w:p>
        </w:tc>
      </w:tr>
      <w:tr w:rsidR="008B0715" w:rsidRPr="006412D6" w14:paraId="65990123"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506588D" w14:textId="77777777" w:rsidR="008B0715" w:rsidRPr="006412D6" w:rsidRDefault="008B0715" w:rsidP="00AE0599">
            <w:r w:rsidRPr="006412D6">
              <w:t>5a</w:t>
            </w:r>
          </w:p>
        </w:tc>
        <w:tc>
          <w:tcPr>
            <w:tcW w:w="1020" w:type="dxa"/>
            <w:tcBorders>
              <w:top w:val="nil"/>
              <w:left w:val="nil"/>
              <w:bottom w:val="single" w:sz="4" w:space="0" w:color="auto"/>
              <w:right w:val="single" w:sz="4" w:space="0" w:color="auto"/>
            </w:tcBorders>
            <w:shd w:val="clear" w:color="auto" w:fill="auto"/>
            <w:noWrap/>
            <w:vAlign w:val="bottom"/>
            <w:hideMark/>
          </w:tcPr>
          <w:p w14:paraId="3F8010BC" w14:textId="77777777" w:rsidR="008B0715" w:rsidRPr="006412D6" w:rsidRDefault="008B0715" w:rsidP="00AE0599">
            <w:r w:rsidRPr="006412D6">
              <w:t>x"0059"</w:t>
            </w:r>
          </w:p>
        </w:tc>
        <w:tc>
          <w:tcPr>
            <w:tcW w:w="2100" w:type="dxa"/>
            <w:tcBorders>
              <w:top w:val="nil"/>
              <w:left w:val="nil"/>
              <w:bottom w:val="single" w:sz="4" w:space="0" w:color="auto"/>
              <w:right w:val="single" w:sz="4" w:space="0" w:color="auto"/>
            </w:tcBorders>
            <w:shd w:val="clear" w:color="auto" w:fill="auto"/>
            <w:noWrap/>
            <w:vAlign w:val="bottom"/>
            <w:hideMark/>
          </w:tcPr>
          <w:p w14:paraId="2F0ECB46" w14:textId="77777777" w:rsidR="008B0715" w:rsidRPr="006412D6" w:rsidRDefault="008B0715" w:rsidP="00AE0599">
            <w:r w:rsidRPr="006412D6">
              <w:t>1011011</w:t>
            </w:r>
          </w:p>
        </w:tc>
      </w:tr>
      <w:tr w:rsidR="008B0715" w:rsidRPr="006412D6" w14:paraId="403801F9"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9CD8B35" w14:textId="77777777" w:rsidR="008B0715" w:rsidRPr="006412D6" w:rsidRDefault="008B0715" w:rsidP="00AE0599">
            <w:r w:rsidRPr="006412D6">
              <w:t>5b</w:t>
            </w:r>
          </w:p>
        </w:tc>
        <w:tc>
          <w:tcPr>
            <w:tcW w:w="1020" w:type="dxa"/>
            <w:tcBorders>
              <w:top w:val="nil"/>
              <w:left w:val="nil"/>
              <w:bottom w:val="single" w:sz="4" w:space="0" w:color="auto"/>
              <w:right w:val="single" w:sz="4" w:space="0" w:color="auto"/>
            </w:tcBorders>
            <w:shd w:val="clear" w:color="auto" w:fill="auto"/>
            <w:noWrap/>
            <w:vAlign w:val="bottom"/>
            <w:hideMark/>
          </w:tcPr>
          <w:p w14:paraId="1D6254E3" w14:textId="77777777" w:rsidR="008B0715" w:rsidRPr="006412D6" w:rsidRDefault="008B0715" w:rsidP="00AE0599">
            <w:r w:rsidRPr="006412D6">
              <w:t>x"005A"</w:t>
            </w:r>
          </w:p>
        </w:tc>
        <w:tc>
          <w:tcPr>
            <w:tcW w:w="2100" w:type="dxa"/>
            <w:tcBorders>
              <w:top w:val="nil"/>
              <w:left w:val="nil"/>
              <w:bottom w:val="single" w:sz="4" w:space="0" w:color="auto"/>
              <w:right w:val="single" w:sz="4" w:space="0" w:color="auto"/>
            </w:tcBorders>
            <w:shd w:val="clear" w:color="auto" w:fill="auto"/>
            <w:noWrap/>
            <w:vAlign w:val="bottom"/>
            <w:hideMark/>
          </w:tcPr>
          <w:p w14:paraId="605F39C4" w14:textId="77777777" w:rsidR="008B0715" w:rsidRPr="006412D6" w:rsidRDefault="008B0715" w:rsidP="00AE0599">
            <w:r w:rsidRPr="006412D6">
              <w:t>1011100</w:t>
            </w:r>
          </w:p>
        </w:tc>
      </w:tr>
      <w:tr w:rsidR="008B0715" w:rsidRPr="006412D6" w14:paraId="40C3DAFB"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FB08B45" w14:textId="77777777" w:rsidR="008B0715" w:rsidRPr="006412D6" w:rsidRDefault="008B0715" w:rsidP="00AE0599">
            <w:r w:rsidRPr="006412D6">
              <w:t>5c</w:t>
            </w:r>
          </w:p>
        </w:tc>
        <w:tc>
          <w:tcPr>
            <w:tcW w:w="1020" w:type="dxa"/>
            <w:tcBorders>
              <w:top w:val="nil"/>
              <w:left w:val="nil"/>
              <w:bottom w:val="single" w:sz="4" w:space="0" w:color="auto"/>
              <w:right w:val="single" w:sz="4" w:space="0" w:color="auto"/>
            </w:tcBorders>
            <w:shd w:val="clear" w:color="auto" w:fill="auto"/>
            <w:noWrap/>
            <w:vAlign w:val="bottom"/>
            <w:hideMark/>
          </w:tcPr>
          <w:p w14:paraId="72DB996D" w14:textId="77777777" w:rsidR="008B0715" w:rsidRPr="006412D6" w:rsidRDefault="008B0715" w:rsidP="00AE0599">
            <w:r w:rsidRPr="006412D6">
              <w:t>x"005B"</w:t>
            </w:r>
          </w:p>
        </w:tc>
        <w:tc>
          <w:tcPr>
            <w:tcW w:w="2100" w:type="dxa"/>
            <w:tcBorders>
              <w:top w:val="nil"/>
              <w:left w:val="nil"/>
              <w:bottom w:val="single" w:sz="4" w:space="0" w:color="auto"/>
              <w:right w:val="single" w:sz="4" w:space="0" w:color="auto"/>
            </w:tcBorders>
            <w:shd w:val="clear" w:color="auto" w:fill="auto"/>
            <w:noWrap/>
            <w:vAlign w:val="bottom"/>
            <w:hideMark/>
          </w:tcPr>
          <w:p w14:paraId="6D99CFC0" w14:textId="77777777" w:rsidR="008B0715" w:rsidRPr="006412D6" w:rsidRDefault="008B0715" w:rsidP="00AE0599">
            <w:r w:rsidRPr="006412D6">
              <w:t>1011101</w:t>
            </w:r>
          </w:p>
        </w:tc>
      </w:tr>
      <w:tr w:rsidR="008B0715" w:rsidRPr="006412D6" w14:paraId="79F88681"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B4AE1E" w14:textId="77777777" w:rsidR="008B0715" w:rsidRPr="006412D6" w:rsidRDefault="008B0715" w:rsidP="00AE0599">
            <w:r w:rsidRPr="006412D6">
              <w:t>5d</w:t>
            </w:r>
          </w:p>
        </w:tc>
        <w:tc>
          <w:tcPr>
            <w:tcW w:w="1020" w:type="dxa"/>
            <w:tcBorders>
              <w:top w:val="nil"/>
              <w:left w:val="nil"/>
              <w:bottom w:val="single" w:sz="4" w:space="0" w:color="auto"/>
              <w:right w:val="single" w:sz="4" w:space="0" w:color="auto"/>
            </w:tcBorders>
            <w:shd w:val="clear" w:color="auto" w:fill="auto"/>
            <w:noWrap/>
            <w:vAlign w:val="bottom"/>
            <w:hideMark/>
          </w:tcPr>
          <w:p w14:paraId="1288940F" w14:textId="77777777" w:rsidR="008B0715" w:rsidRPr="006412D6" w:rsidRDefault="008B0715" w:rsidP="00AE0599">
            <w:r w:rsidRPr="006412D6">
              <w:t>x"005C"</w:t>
            </w:r>
          </w:p>
        </w:tc>
        <w:tc>
          <w:tcPr>
            <w:tcW w:w="2100" w:type="dxa"/>
            <w:tcBorders>
              <w:top w:val="nil"/>
              <w:left w:val="nil"/>
              <w:bottom w:val="single" w:sz="4" w:space="0" w:color="auto"/>
              <w:right w:val="single" w:sz="4" w:space="0" w:color="auto"/>
            </w:tcBorders>
            <w:shd w:val="clear" w:color="auto" w:fill="auto"/>
            <w:noWrap/>
            <w:vAlign w:val="bottom"/>
            <w:hideMark/>
          </w:tcPr>
          <w:p w14:paraId="1CA4D127" w14:textId="77777777" w:rsidR="008B0715" w:rsidRPr="006412D6" w:rsidRDefault="008B0715" w:rsidP="00AE0599">
            <w:r w:rsidRPr="006412D6">
              <w:t>1011110</w:t>
            </w:r>
          </w:p>
        </w:tc>
      </w:tr>
      <w:tr w:rsidR="008B0715" w:rsidRPr="006412D6" w14:paraId="445B3DB6"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4CEBB0" w14:textId="77777777" w:rsidR="008B0715" w:rsidRPr="006412D6" w:rsidRDefault="008B0715" w:rsidP="00AE0599">
            <w:r w:rsidRPr="006412D6">
              <w:t>5e</w:t>
            </w:r>
          </w:p>
        </w:tc>
        <w:tc>
          <w:tcPr>
            <w:tcW w:w="1020" w:type="dxa"/>
            <w:tcBorders>
              <w:top w:val="nil"/>
              <w:left w:val="nil"/>
              <w:bottom w:val="single" w:sz="4" w:space="0" w:color="auto"/>
              <w:right w:val="single" w:sz="4" w:space="0" w:color="auto"/>
            </w:tcBorders>
            <w:shd w:val="clear" w:color="auto" w:fill="auto"/>
            <w:noWrap/>
            <w:vAlign w:val="bottom"/>
            <w:hideMark/>
          </w:tcPr>
          <w:p w14:paraId="77FA9D45" w14:textId="77777777" w:rsidR="008B0715" w:rsidRPr="006412D6" w:rsidRDefault="008B0715" w:rsidP="00AE0599">
            <w:r w:rsidRPr="006412D6">
              <w:t>x"005D"</w:t>
            </w:r>
          </w:p>
        </w:tc>
        <w:tc>
          <w:tcPr>
            <w:tcW w:w="2100" w:type="dxa"/>
            <w:tcBorders>
              <w:top w:val="nil"/>
              <w:left w:val="nil"/>
              <w:bottom w:val="single" w:sz="4" w:space="0" w:color="auto"/>
              <w:right w:val="single" w:sz="4" w:space="0" w:color="auto"/>
            </w:tcBorders>
            <w:shd w:val="clear" w:color="auto" w:fill="auto"/>
            <w:noWrap/>
            <w:vAlign w:val="bottom"/>
            <w:hideMark/>
          </w:tcPr>
          <w:p w14:paraId="64705434" w14:textId="77777777" w:rsidR="008B0715" w:rsidRPr="006412D6" w:rsidRDefault="008B0715" w:rsidP="00AE0599">
            <w:r w:rsidRPr="006412D6">
              <w:t>1011111</w:t>
            </w:r>
          </w:p>
        </w:tc>
      </w:tr>
      <w:tr w:rsidR="008B0715" w:rsidRPr="006412D6" w14:paraId="58F23BA1"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B5B3B64" w14:textId="77777777" w:rsidR="008B0715" w:rsidRPr="006412D6" w:rsidRDefault="008B0715" w:rsidP="00AE0599">
            <w:r w:rsidRPr="006412D6">
              <w:t>5f</w:t>
            </w:r>
          </w:p>
        </w:tc>
        <w:tc>
          <w:tcPr>
            <w:tcW w:w="1020" w:type="dxa"/>
            <w:tcBorders>
              <w:top w:val="nil"/>
              <w:left w:val="nil"/>
              <w:bottom w:val="single" w:sz="4" w:space="0" w:color="auto"/>
              <w:right w:val="single" w:sz="4" w:space="0" w:color="auto"/>
            </w:tcBorders>
            <w:shd w:val="clear" w:color="auto" w:fill="auto"/>
            <w:noWrap/>
            <w:vAlign w:val="bottom"/>
            <w:hideMark/>
          </w:tcPr>
          <w:p w14:paraId="76026815" w14:textId="77777777" w:rsidR="008B0715" w:rsidRPr="006412D6" w:rsidRDefault="008B0715" w:rsidP="00AE0599">
            <w:r w:rsidRPr="006412D6">
              <w:t>x"005E"</w:t>
            </w:r>
          </w:p>
        </w:tc>
        <w:tc>
          <w:tcPr>
            <w:tcW w:w="2100" w:type="dxa"/>
            <w:tcBorders>
              <w:top w:val="nil"/>
              <w:left w:val="nil"/>
              <w:bottom w:val="single" w:sz="4" w:space="0" w:color="auto"/>
              <w:right w:val="single" w:sz="4" w:space="0" w:color="auto"/>
            </w:tcBorders>
            <w:shd w:val="clear" w:color="auto" w:fill="auto"/>
            <w:noWrap/>
            <w:vAlign w:val="bottom"/>
            <w:hideMark/>
          </w:tcPr>
          <w:p w14:paraId="555FD81A" w14:textId="77777777" w:rsidR="008B0715" w:rsidRPr="006412D6" w:rsidRDefault="008B0715" w:rsidP="00AE0599">
            <w:r w:rsidRPr="006412D6">
              <w:t>1100000</w:t>
            </w:r>
          </w:p>
        </w:tc>
      </w:tr>
      <w:tr w:rsidR="008B0715" w:rsidRPr="006412D6" w14:paraId="18629BB3"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FE675B0" w14:textId="77777777" w:rsidR="008B0715" w:rsidRPr="006412D6" w:rsidRDefault="008B0715" w:rsidP="00AE0599">
            <w:r w:rsidRPr="006412D6">
              <w:t>60</w:t>
            </w:r>
          </w:p>
        </w:tc>
        <w:tc>
          <w:tcPr>
            <w:tcW w:w="1020" w:type="dxa"/>
            <w:tcBorders>
              <w:top w:val="nil"/>
              <w:left w:val="nil"/>
              <w:bottom w:val="single" w:sz="4" w:space="0" w:color="auto"/>
              <w:right w:val="single" w:sz="4" w:space="0" w:color="auto"/>
            </w:tcBorders>
            <w:shd w:val="clear" w:color="auto" w:fill="auto"/>
            <w:noWrap/>
            <w:vAlign w:val="bottom"/>
            <w:hideMark/>
          </w:tcPr>
          <w:p w14:paraId="273DD7DA" w14:textId="77777777" w:rsidR="008B0715" w:rsidRPr="006412D6" w:rsidRDefault="008B0715" w:rsidP="00AE0599">
            <w:r w:rsidRPr="006412D6">
              <w:t>x"005F"</w:t>
            </w:r>
          </w:p>
        </w:tc>
        <w:tc>
          <w:tcPr>
            <w:tcW w:w="2100" w:type="dxa"/>
            <w:tcBorders>
              <w:top w:val="nil"/>
              <w:left w:val="nil"/>
              <w:bottom w:val="single" w:sz="4" w:space="0" w:color="auto"/>
              <w:right w:val="single" w:sz="4" w:space="0" w:color="auto"/>
            </w:tcBorders>
            <w:shd w:val="clear" w:color="auto" w:fill="auto"/>
            <w:noWrap/>
            <w:vAlign w:val="bottom"/>
            <w:hideMark/>
          </w:tcPr>
          <w:p w14:paraId="0A8E83CA" w14:textId="77777777" w:rsidR="008B0715" w:rsidRPr="006412D6" w:rsidRDefault="008B0715" w:rsidP="00AE0599">
            <w:r w:rsidRPr="006412D6">
              <w:t>1100001</w:t>
            </w:r>
          </w:p>
        </w:tc>
      </w:tr>
      <w:tr w:rsidR="008B0715" w:rsidRPr="006412D6" w14:paraId="517231C2"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FBE82A" w14:textId="77777777" w:rsidR="008B0715" w:rsidRPr="006412D6" w:rsidRDefault="008B0715" w:rsidP="00AE0599">
            <w:r w:rsidRPr="006412D6">
              <w:t>61</w:t>
            </w:r>
          </w:p>
        </w:tc>
        <w:tc>
          <w:tcPr>
            <w:tcW w:w="1020" w:type="dxa"/>
            <w:tcBorders>
              <w:top w:val="nil"/>
              <w:left w:val="nil"/>
              <w:bottom w:val="single" w:sz="4" w:space="0" w:color="auto"/>
              <w:right w:val="single" w:sz="4" w:space="0" w:color="auto"/>
            </w:tcBorders>
            <w:shd w:val="clear" w:color="auto" w:fill="auto"/>
            <w:noWrap/>
            <w:vAlign w:val="bottom"/>
            <w:hideMark/>
          </w:tcPr>
          <w:p w14:paraId="70064755" w14:textId="77777777" w:rsidR="008B0715" w:rsidRPr="006412D6" w:rsidRDefault="008B0715" w:rsidP="00AE0599">
            <w:r w:rsidRPr="006412D6">
              <w:t>x"0060"</w:t>
            </w:r>
          </w:p>
        </w:tc>
        <w:tc>
          <w:tcPr>
            <w:tcW w:w="2100" w:type="dxa"/>
            <w:tcBorders>
              <w:top w:val="nil"/>
              <w:left w:val="nil"/>
              <w:bottom w:val="single" w:sz="4" w:space="0" w:color="auto"/>
              <w:right w:val="single" w:sz="4" w:space="0" w:color="auto"/>
            </w:tcBorders>
            <w:shd w:val="clear" w:color="auto" w:fill="auto"/>
            <w:noWrap/>
            <w:vAlign w:val="bottom"/>
            <w:hideMark/>
          </w:tcPr>
          <w:p w14:paraId="3BEB6AEF" w14:textId="77777777" w:rsidR="008B0715" w:rsidRPr="006412D6" w:rsidRDefault="008B0715" w:rsidP="00AE0599">
            <w:r w:rsidRPr="006412D6">
              <w:t>1100010</w:t>
            </w:r>
          </w:p>
        </w:tc>
      </w:tr>
      <w:tr w:rsidR="008B0715" w:rsidRPr="006412D6" w14:paraId="2B7C609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4EBBEA3" w14:textId="77777777" w:rsidR="008B0715" w:rsidRPr="006412D6" w:rsidRDefault="008B0715" w:rsidP="00AE0599">
            <w:r w:rsidRPr="006412D6">
              <w:t>62</w:t>
            </w:r>
          </w:p>
        </w:tc>
        <w:tc>
          <w:tcPr>
            <w:tcW w:w="1020" w:type="dxa"/>
            <w:tcBorders>
              <w:top w:val="nil"/>
              <w:left w:val="nil"/>
              <w:bottom w:val="single" w:sz="4" w:space="0" w:color="auto"/>
              <w:right w:val="single" w:sz="4" w:space="0" w:color="auto"/>
            </w:tcBorders>
            <w:shd w:val="clear" w:color="auto" w:fill="auto"/>
            <w:noWrap/>
            <w:vAlign w:val="bottom"/>
            <w:hideMark/>
          </w:tcPr>
          <w:p w14:paraId="02FD40EB" w14:textId="77777777" w:rsidR="008B0715" w:rsidRPr="006412D6" w:rsidRDefault="008B0715" w:rsidP="00AE0599">
            <w:r w:rsidRPr="006412D6">
              <w:t>x"0061"</w:t>
            </w:r>
          </w:p>
        </w:tc>
        <w:tc>
          <w:tcPr>
            <w:tcW w:w="2100" w:type="dxa"/>
            <w:tcBorders>
              <w:top w:val="nil"/>
              <w:left w:val="nil"/>
              <w:bottom w:val="single" w:sz="4" w:space="0" w:color="auto"/>
              <w:right w:val="single" w:sz="4" w:space="0" w:color="auto"/>
            </w:tcBorders>
            <w:shd w:val="clear" w:color="auto" w:fill="auto"/>
            <w:noWrap/>
            <w:vAlign w:val="bottom"/>
            <w:hideMark/>
          </w:tcPr>
          <w:p w14:paraId="48B038B5" w14:textId="77777777" w:rsidR="008B0715" w:rsidRPr="006412D6" w:rsidRDefault="008B0715" w:rsidP="00AE0599">
            <w:r w:rsidRPr="006412D6">
              <w:t>1100011</w:t>
            </w:r>
          </w:p>
        </w:tc>
      </w:tr>
      <w:tr w:rsidR="008B0715" w:rsidRPr="006412D6" w14:paraId="06D383D8"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D920307" w14:textId="77777777" w:rsidR="008B0715" w:rsidRPr="006412D6" w:rsidRDefault="008B0715" w:rsidP="00AE0599">
            <w:r w:rsidRPr="006412D6">
              <w:t>63</w:t>
            </w:r>
          </w:p>
        </w:tc>
        <w:tc>
          <w:tcPr>
            <w:tcW w:w="1020" w:type="dxa"/>
            <w:tcBorders>
              <w:top w:val="nil"/>
              <w:left w:val="nil"/>
              <w:bottom w:val="single" w:sz="4" w:space="0" w:color="auto"/>
              <w:right w:val="single" w:sz="4" w:space="0" w:color="auto"/>
            </w:tcBorders>
            <w:shd w:val="clear" w:color="auto" w:fill="auto"/>
            <w:noWrap/>
            <w:vAlign w:val="bottom"/>
            <w:hideMark/>
          </w:tcPr>
          <w:p w14:paraId="458B07A6" w14:textId="77777777" w:rsidR="008B0715" w:rsidRPr="006412D6" w:rsidRDefault="008B0715" w:rsidP="00AE0599">
            <w:r w:rsidRPr="006412D6">
              <w:t>x"0062"</w:t>
            </w:r>
          </w:p>
        </w:tc>
        <w:tc>
          <w:tcPr>
            <w:tcW w:w="2100" w:type="dxa"/>
            <w:tcBorders>
              <w:top w:val="nil"/>
              <w:left w:val="nil"/>
              <w:bottom w:val="single" w:sz="4" w:space="0" w:color="auto"/>
              <w:right w:val="single" w:sz="4" w:space="0" w:color="auto"/>
            </w:tcBorders>
            <w:shd w:val="clear" w:color="auto" w:fill="auto"/>
            <w:noWrap/>
            <w:vAlign w:val="bottom"/>
            <w:hideMark/>
          </w:tcPr>
          <w:p w14:paraId="01B1388F" w14:textId="77777777" w:rsidR="008B0715" w:rsidRPr="006412D6" w:rsidRDefault="008B0715" w:rsidP="00AE0599">
            <w:r w:rsidRPr="006412D6">
              <w:t>1100100</w:t>
            </w:r>
          </w:p>
        </w:tc>
      </w:tr>
      <w:tr w:rsidR="008B0715" w:rsidRPr="006412D6" w14:paraId="2EF4372B"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B75AA4B" w14:textId="77777777" w:rsidR="008B0715" w:rsidRPr="006412D6" w:rsidRDefault="008B0715" w:rsidP="00AE0599">
            <w:r w:rsidRPr="006412D6">
              <w:t>64</w:t>
            </w:r>
          </w:p>
        </w:tc>
        <w:tc>
          <w:tcPr>
            <w:tcW w:w="1020" w:type="dxa"/>
            <w:tcBorders>
              <w:top w:val="nil"/>
              <w:left w:val="nil"/>
              <w:bottom w:val="single" w:sz="4" w:space="0" w:color="auto"/>
              <w:right w:val="single" w:sz="4" w:space="0" w:color="auto"/>
            </w:tcBorders>
            <w:shd w:val="clear" w:color="auto" w:fill="auto"/>
            <w:noWrap/>
            <w:vAlign w:val="bottom"/>
            <w:hideMark/>
          </w:tcPr>
          <w:p w14:paraId="6C12F240" w14:textId="77777777" w:rsidR="008B0715" w:rsidRPr="006412D6" w:rsidRDefault="008B0715" w:rsidP="00AE0599">
            <w:r w:rsidRPr="006412D6">
              <w:t>x"0063"</w:t>
            </w:r>
          </w:p>
        </w:tc>
        <w:tc>
          <w:tcPr>
            <w:tcW w:w="2100" w:type="dxa"/>
            <w:tcBorders>
              <w:top w:val="nil"/>
              <w:left w:val="nil"/>
              <w:bottom w:val="single" w:sz="4" w:space="0" w:color="auto"/>
              <w:right w:val="single" w:sz="4" w:space="0" w:color="auto"/>
            </w:tcBorders>
            <w:shd w:val="clear" w:color="auto" w:fill="auto"/>
            <w:noWrap/>
            <w:vAlign w:val="bottom"/>
            <w:hideMark/>
          </w:tcPr>
          <w:p w14:paraId="2DE46B46" w14:textId="77777777" w:rsidR="008B0715" w:rsidRPr="006412D6" w:rsidRDefault="008B0715" w:rsidP="00AE0599">
            <w:r w:rsidRPr="006412D6">
              <w:t>1100101</w:t>
            </w:r>
          </w:p>
        </w:tc>
      </w:tr>
      <w:tr w:rsidR="008B0715" w:rsidRPr="006412D6" w14:paraId="6A34787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9F5452F" w14:textId="77777777" w:rsidR="008B0715" w:rsidRPr="006412D6" w:rsidRDefault="008B0715" w:rsidP="00AE0599">
            <w:r w:rsidRPr="006412D6">
              <w:t>65</w:t>
            </w:r>
          </w:p>
        </w:tc>
        <w:tc>
          <w:tcPr>
            <w:tcW w:w="1020" w:type="dxa"/>
            <w:tcBorders>
              <w:top w:val="nil"/>
              <w:left w:val="nil"/>
              <w:bottom w:val="single" w:sz="4" w:space="0" w:color="auto"/>
              <w:right w:val="single" w:sz="4" w:space="0" w:color="auto"/>
            </w:tcBorders>
            <w:shd w:val="clear" w:color="auto" w:fill="auto"/>
            <w:noWrap/>
            <w:vAlign w:val="bottom"/>
            <w:hideMark/>
          </w:tcPr>
          <w:p w14:paraId="016C10BE" w14:textId="77777777" w:rsidR="008B0715" w:rsidRPr="006412D6" w:rsidRDefault="008B0715" w:rsidP="00AE0599">
            <w:r w:rsidRPr="006412D6">
              <w:t>x"0064"</w:t>
            </w:r>
          </w:p>
        </w:tc>
        <w:tc>
          <w:tcPr>
            <w:tcW w:w="2100" w:type="dxa"/>
            <w:tcBorders>
              <w:top w:val="nil"/>
              <w:left w:val="nil"/>
              <w:bottom w:val="single" w:sz="4" w:space="0" w:color="auto"/>
              <w:right w:val="single" w:sz="4" w:space="0" w:color="auto"/>
            </w:tcBorders>
            <w:shd w:val="clear" w:color="auto" w:fill="auto"/>
            <w:noWrap/>
            <w:vAlign w:val="bottom"/>
            <w:hideMark/>
          </w:tcPr>
          <w:p w14:paraId="29CAF562" w14:textId="77777777" w:rsidR="008B0715" w:rsidRPr="006412D6" w:rsidRDefault="008B0715" w:rsidP="00AE0599">
            <w:r w:rsidRPr="006412D6">
              <w:t>1100110</w:t>
            </w:r>
          </w:p>
        </w:tc>
      </w:tr>
      <w:tr w:rsidR="008B0715" w:rsidRPr="006412D6" w14:paraId="63E1C592"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FE0D42" w14:textId="77777777" w:rsidR="008B0715" w:rsidRPr="006412D6" w:rsidRDefault="008B0715" w:rsidP="00AE0599">
            <w:r w:rsidRPr="006412D6">
              <w:t>66</w:t>
            </w:r>
          </w:p>
        </w:tc>
        <w:tc>
          <w:tcPr>
            <w:tcW w:w="1020" w:type="dxa"/>
            <w:tcBorders>
              <w:top w:val="nil"/>
              <w:left w:val="nil"/>
              <w:bottom w:val="single" w:sz="4" w:space="0" w:color="auto"/>
              <w:right w:val="single" w:sz="4" w:space="0" w:color="auto"/>
            </w:tcBorders>
            <w:shd w:val="clear" w:color="auto" w:fill="auto"/>
            <w:noWrap/>
            <w:vAlign w:val="bottom"/>
            <w:hideMark/>
          </w:tcPr>
          <w:p w14:paraId="224FA2F3" w14:textId="77777777" w:rsidR="008B0715" w:rsidRPr="006412D6" w:rsidRDefault="008B0715" w:rsidP="00AE0599">
            <w:r w:rsidRPr="006412D6">
              <w:t>x"0065"</w:t>
            </w:r>
          </w:p>
        </w:tc>
        <w:tc>
          <w:tcPr>
            <w:tcW w:w="2100" w:type="dxa"/>
            <w:tcBorders>
              <w:top w:val="nil"/>
              <w:left w:val="nil"/>
              <w:bottom w:val="single" w:sz="4" w:space="0" w:color="auto"/>
              <w:right w:val="single" w:sz="4" w:space="0" w:color="auto"/>
            </w:tcBorders>
            <w:shd w:val="clear" w:color="auto" w:fill="auto"/>
            <w:noWrap/>
            <w:vAlign w:val="bottom"/>
            <w:hideMark/>
          </w:tcPr>
          <w:p w14:paraId="642B156C" w14:textId="77777777" w:rsidR="008B0715" w:rsidRPr="006412D6" w:rsidRDefault="008B0715" w:rsidP="00AE0599">
            <w:r w:rsidRPr="006412D6">
              <w:t>1100111</w:t>
            </w:r>
          </w:p>
        </w:tc>
      </w:tr>
      <w:tr w:rsidR="008B0715" w:rsidRPr="006412D6" w14:paraId="0B728DA2"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7655D1C" w14:textId="77777777" w:rsidR="008B0715" w:rsidRPr="006412D6" w:rsidRDefault="008B0715" w:rsidP="00AE0599">
            <w:r w:rsidRPr="006412D6">
              <w:t>67</w:t>
            </w:r>
          </w:p>
        </w:tc>
        <w:tc>
          <w:tcPr>
            <w:tcW w:w="1020" w:type="dxa"/>
            <w:tcBorders>
              <w:top w:val="nil"/>
              <w:left w:val="nil"/>
              <w:bottom w:val="single" w:sz="4" w:space="0" w:color="auto"/>
              <w:right w:val="single" w:sz="4" w:space="0" w:color="auto"/>
            </w:tcBorders>
            <w:shd w:val="clear" w:color="auto" w:fill="auto"/>
            <w:noWrap/>
            <w:vAlign w:val="bottom"/>
            <w:hideMark/>
          </w:tcPr>
          <w:p w14:paraId="36B1EAAB" w14:textId="77777777" w:rsidR="008B0715" w:rsidRPr="006412D6" w:rsidRDefault="008B0715" w:rsidP="00AE0599">
            <w:r w:rsidRPr="006412D6">
              <w:t>x"0066"</w:t>
            </w:r>
          </w:p>
        </w:tc>
        <w:tc>
          <w:tcPr>
            <w:tcW w:w="2100" w:type="dxa"/>
            <w:tcBorders>
              <w:top w:val="nil"/>
              <w:left w:val="nil"/>
              <w:bottom w:val="single" w:sz="4" w:space="0" w:color="auto"/>
              <w:right w:val="single" w:sz="4" w:space="0" w:color="auto"/>
            </w:tcBorders>
            <w:shd w:val="clear" w:color="auto" w:fill="auto"/>
            <w:noWrap/>
            <w:vAlign w:val="bottom"/>
            <w:hideMark/>
          </w:tcPr>
          <w:p w14:paraId="62846062" w14:textId="77777777" w:rsidR="008B0715" w:rsidRPr="006412D6" w:rsidRDefault="008B0715" w:rsidP="00AE0599">
            <w:r w:rsidRPr="006412D6">
              <w:t>1101000</w:t>
            </w:r>
          </w:p>
        </w:tc>
      </w:tr>
      <w:tr w:rsidR="008B0715" w:rsidRPr="006412D6" w14:paraId="013F322E"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4B04742" w14:textId="77777777" w:rsidR="008B0715" w:rsidRPr="006412D6" w:rsidRDefault="008B0715" w:rsidP="00AE0599">
            <w:r w:rsidRPr="006412D6">
              <w:t>68</w:t>
            </w:r>
          </w:p>
        </w:tc>
        <w:tc>
          <w:tcPr>
            <w:tcW w:w="1020" w:type="dxa"/>
            <w:tcBorders>
              <w:top w:val="nil"/>
              <w:left w:val="nil"/>
              <w:bottom w:val="single" w:sz="4" w:space="0" w:color="auto"/>
              <w:right w:val="single" w:sz="4" w:space="0" w:color="auto"/>
            </w:tcBorders>
            <w:shd w:val="clear" w:color="auto" w:fill="auto"/>
            <w:noWrap/>
            <w:vAlign w:val="bottom"/>
            <w:hideMark/>
          </w:tcPr>
          <w:p w14:paraId="39AA8CCA" w14:textId="77777777" w:rsidR="008B0715" w:rsidRPr="006412D6" w:rsidRDefault="008B0715" w:rsidP="00AE0599">
            <w:r w:rsidRPr="006412D6">
              <w:t>x"0067"</w:t>
            </w:r>
          </w:p>
        </w:tc>
        <w:tc>
          <w:tcPr>
            <w:tcW w:w="2100" w:type="dxa"/>
            <w:tcBorders>
              <w:top w:val="nil"/>
              <w:left w:val="nil"/>
              <w:bottom w:val="single" w:sz="4" w:space="0" w:color="auto"/>
              <w:right w:val="single" w:sz="4" w:space="0" w:color="auto"/>
            </w:tcBorders>
            <w:shd w:val="clear" w:color="auto" w:fill="auto"/>
            <w:noWrap/>
            <w:vAlign w:val="bottom"/>
            <w:hideMark/>
          </w:tcPr>
          <w:p w14:paraId="5EE7E4BE" w14:textId="77777777" w:rsidR="008B0715" w:rsidRPr="006412D6" w:rsidRDefault="008B0715" w:rsidP="00AE0599">
            <w:r w:rsidRPr="006412D6">
              <w:t>1101001</w:t>
            </w:r>
          </w:p>
        </w:tc>
      </w:tr>
      <w:tr w:rsidR="008B0715" w:rsidRPr="006412D6" w14:paraId="7A3FA8EC"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074CA6D" w14:textId="77777777" w:rsidR="008B0715" w:rsidRPr="006412D6" w:rsidRDefault="008B0715" w:rsidP="00AE0599">
            <w:r w:rsidRPr="006412D6">
              <w:t>69</w:t>
            </w:r>
          </w:p>
        </w:tc>
        <w:tc>
          <w:tcPr>
            <w:tcW w:w="1020" w:type="dxa"/>
            <w:tcBorders>
              <w:top w:val="nil"/>
              <w:left w:val="nil"/>
              <w:bottom w:val="single" w:sz="4" w:space="0" w:color="auto"/>
              <w:right w:val="single" w:sz="4" w:space="0" w:color="auto"/>
            </w:tcBorders>
            <w:shd w:val="clear" w:color="auto" w:fill="auto"/>
            <w:noWrap/>
            <w:vAlign w:val="bottom"/>
            <w:hideMark/>
          </w:tcPr>
          <w:p w14:paraId="4B86AEE2" w14:textId="77777777" w:rsidR="008B0715" w:rsidRPr="006412D6" w:rsidRDefault="008B0715" w:rsidP="00AE0599">
            <w:r w:rsidRPr="006412D6">
              <w:t>x"0068"</w:t>
            </w:r>
          </w:p>
        </w:tc>
        <w:tc>
          <w:tcPr>
            <w:tcW w:w="2100" w:type="dxa"/>
            <w:tcBorders>
              <w:top w:val="nil"/>
              <w:left w:val="nil"/>
              <w:bottom w:val="single" w:sz="4" w:space="0" w:color="auto"/>
              <w:right w:val="single" w:sz="4" w:space="0" w:color="auto"/>
            </w:tcBorders>
            <w:shd w:val="clear" w:color="auto" w:fill="auto"/>
            <w:noWrap/>
            <w:vAlign w:val="bottom"/>
            <w:hideMark/>
          </w:tcPr>
          <w:p w14:paraId="08F00014" w14:textId="77777777" w:rsidR="008B0715" w:rsidRPr="006412D6" w:rsidRDefault="008B0715" w:rsidP="00AE0599">
            <w:r w:rsidRPr="006412D6">
              <w:t>1101010</w:t>
            </w:r>
          </w:p>
        </w:tc>
      </w:tr>
      <w:tr w:rsidR="008B0715" w:rsidRPr="006412D6" w14:paraId="1FFAC251"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74065A2" w14:textId="77777777" w:rsidR="008B0715" w:rsidRPr="006412D6" w:rsidRDefault="008B0715" w:rsidP="00AE0599">
            <w:r w:rsidRPr="006412D6">
              <w:t>6a</w:t>
            </w:r>
          </w:p>
        </w:tc>
        <w:tc>
          <w:tcPr>
            <w:tcW w:w="1020" w:type="dxa"/>
            <w:tcBorders>
              <w:top w:val="nil"/>
              <w:left w:val="nil"/>
              <w:bottom w:val="single" w:sz="4" w:space="0" w:color="auto"/>
              <w:right w:val="single" w:sz="4" w:space="0" w:color="auto"/>
            </w:tcBorders>
            <w:shd w:val="clear" w:color="auto" w:fill="auto"/>
            <w:noWrap/>
            <w:vAlign w:val="bottom"/>
            <w:hideMark/>
          </w:tcPr>
          <w:p w14:paraId="7C87FA73" w14:textId="77777777" w:rsidR="008B0715" w:rsidRPr="006412D6" w:rsidRDefault="008B0715" w:rsidP="00AE0599">
            <w:r w:rsidRPr="006412D6">
              <w:t>x"0069"</w:t>
            </w:r>
          </w:p>
        </w:tc>
        <w:tc>
          <w:tcPr>
            <w:tcW w:w="2100" w:type="dxa"/>
            <w:tcBorders>
              <w:top w:val="nil"/>
              <w:left w:val="nil"/>
              <w:bottom w:val="single" w:sz="4" w:space="0" w:color="auto"/>
              <w:right w:val="single" w:sz="4" w:space="0" w:color="auto"/>
            </w:tcBorders>
            <w:shd w:val="clear" w:color="auto" w:fill="auto"/>
            <w:noWrap/>
            <w:vAlign w:val="bottom"/>
            <w:hideMark/>
          </w:tcPr>
          <w:p w14:paraId="079FFEB3" w14:textId="77777777" w:rsidR="008B0715" w:rsidRPr="006412D6" w:rsidRDefault="008B0715" w:rsidP="00AE0599">
            <w:r w:rsidRPr="006412D6">
              <w:t>1101011</w:t>
            </w:r>
          </w:p>
        </w:tc>
      </w:tr>
      <w:tr w:rsidR="008B0715" w:rsidRPr="006412D6" w14:paraId="078DA0B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1FD541F" w14:textId="77777777" w:rsidR="008B0715" w:rsidRPr="006412D6" w:rsidRDefault="008B0715" w:rsidP="00AE0599">
            <w:r w:rsidRPr="006412D6">
              <w:t>6b</w:t>
            </w:r>
          </w:p>
        </w:tc>
        <w:tc>
          <w:tcPr>
            <w:tcW w:w="1020" w:type="dxa"/>
            <w:tcBorders>
              <w:top w:val="nil"/>
              <w:left w:val="nil"/>
              <w:bottom w:val="single" w:sz="4" w:space="0" w:color="auto"/>
              <w:right w:val="single" w:sz="4" w:space="0" w:color="auto"/>
            </w:tcBorders>
            <w:shd w:val="clear" w:color="auto" w:fill="auto"/>
            <w:noWrap/>
            <w:vAlign w:val="bottom"/>
            <w:hideMark/>
          </w:tcPr>
          <w:p w14:paraId="1E911A08" w14:textId="77777777" w:rsidR="008B0715" w:rsidRPr="006412D6" w:rsidRDefault="008B0715" w:rsidP="00AE0599">
            <w:r w:rsidRPr="006412D6">
              <w:t>x"006A"</w:t>
            </w:r>
          </w:p>
        </w:tc>
        <w:tc>
          <w:tcPr>
            <w:tcW w:w="2100" w:type="dxa"/>
            <w:tcBorders>
              <w:top w:val="nil"/>
              <w:left w:val="nil"/>
              <w:bottom w:val="single" w:sz="4" w:space="0" w:color="auto"/>
              <w:right w:val="single" w:sz="4" w:space="0" w:color="auto"/>
            </w:tcBorders>
            <w:shd w:val="clear" w:color="auto" w:fill="auto"/>
            <w:noWrap/>
            <w:vAlign w:val="bottom"/>
            <w:hideMark/>
          </w:tcPr>
          <w:p w14:paraId="3FA0669E" w14:textId="77777777" w:rsidR="008B0715" w:rsidRPr="006412D6" w:rsidRDefault="008B0715" w:rsidP="00AE0599">
            <w:r w:rsidRPr="006412D6">
              <w:t>1101100</w:t>
            </w:r>
          </w:p>
        </w:tc>
      </w:tr>
      <w:tr w:rsidR="008B0715" w:rsidRPr="006412D6" w14:paraId="363767F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F5AE30B" w14:textId="77777777" w:rsidR="008B0715" w:rsidRPr="006412D6" w:rsidRDefault="008B0715" w:rsidP="00AE0599">
            <w:r w:rsidRPr="006412D6">
              <w:t>6c</w:t>
            </w:r>
          </w:p>
        </w:tc>
        <w:tc>
          <w:tcPr>
            <w:tcW w:w="1020" w:type="dxa"/>
            <w:tcBorders>
              <w:top w:val="nil"/>
              <w:left w:val="nil"/>
              <w:bottom w:val="single" w:sz="4" w:space="0" w:color="auto"/>
              <w:right w:val="single" w:sz="4" w:space="0" w:color="auto"/>
            </w:tcBorders>
            <w:shd w:val="clear" w:color="auto" w:fill="auto"/>
            <w:noWrap/>
            <w:vAlign w:val="bottom"/>
            <w:hideMark/>
          </w:tcPr>
          <w:p w14:paraId="3CC50C0A" w14:textId="77777777" w:rsidR="008B0715" w:rsidRPr="006412D6" w:rsidRDefault="008B0715" w:rsidP="00AE0599">
            <w:r w:rsidRPr="006412D6">
              <w:t>x"006B"</w:t>
            </w:r>
          </w:p>
        </w:tc>
        <w:tc>
          <w:tcPr>
            <w:tcW w:w="2100" w:type="dxa"/>
            <w:tcBorders>
              <w:top w:val="nil"/>
              <w:left w:val="nil"/>
              <w:bottom w:val="single" w:sz="4" w:space="0" w:color="auto"/>
              <w:right w:val="single" w:sz="4" w:space="0" w:color="auto"/>
            </w:tcBorders>
            <w:shd w:val="clear" w:color="auto" w:fill="auto"/>
            <w:noWrap/>
            <w:vAlign w:val="bottom"/>
            <w:hideMark/>
          </w:tcPr>
          <w:p w14:paraId="6E6BBCD0" w14:textId="77777777" w:rsidR="008B0715" w:rsidRPr="006412D6" w:rsidRDefault="008B0715" w:rsidP="00AE0599">
            <w:r w:rsidRPr="006412D6">
              <w:t>1101101</w:t>
            </w:r>
          </w:p>
        </w:tc>
      </w:tr>
      <w:tr w:rsidR="008B0715" w:rsidRPr="006412D6" w14:paraId="78BB6EDA"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9BE72B" w14:textId="77777777" w:rsidR="008B0715" w:rsidRPr="006412D6" w:rsidRDefault="008B0715" w:rsidP="00AE0599">
            <w:r w:rsidRPr="006412D6">
              <w:t>6d</w:t>
            </w:r>
          </w:p>
        </w:tc>
        <w:tc>
          <w:tcPr>
            <w:tcW w:w="1020" w:type="dxa"/>
            <w:tcBorders>
              <w:top w:val="nil"/>
              <w:left w:val="nil"/>
              <w:bottom w:val="single" w:sz="4" w:space="0" w:color="auto"/>
              <w:right w:val="single" w:sz="4" w:space="0" w:color="auto"/>
            </w:tcBorders>
            <w:shd w:val="clear" w:color="auto" w:fill="auto"/>
            <w:noWrap/>
            <w:vAlign w:val="bottom"/>
            <w:hideMark/>
          </w:tcPr>
          <w:p w14:paraId="260002D6" w14:textId="77777777" w:rsidR="008B0715" w:rsidRPr="006412D6" w:rsidRDefault="008B0715" w:rsidP="00AE0599">
            <w:r w:rsidRPr="006412D6">
              <w:t>x"006C"</w:t>
            </w:r>
          </w:p>
        </w:tc>
        <w:tc>
          <w:tcPr>
            <w:tcW w:w="2100" w:type="dxa"/>
            <w:tcBorders>
              <w:top w:val="nil"/>
              <w:left w:val="nil"/>
              <w:bottom w:val="single" w:sz="4" w:space="0" w:color="auto"/>
              <w:right w:val="single" w:sz="4" w:space="0" w:color="auto"/>
            </w:tcBorders>
            <w:shd w:val="clear" w:color="auto" w:fill="auto"/>
            <w:noWrap/>
            <w:vAlign w:val="bottom"/>
            <w:hideMark/>
          </w:tcPr>
          <w:p w14:paraId="697997A4" w14:textId="77777777" w:rsidR="008B0715" w:rsidRPr="006412D6" w:rsidRDefault="008B0715" w:rsidP="00AE0599">
            <w:r w:rsidRPr="006412D6">
              <w:t>1101110</w:t>
            </w:r>
          </w:p>
        </w:tc>
      </w:tr>
      <w:tr w:rsidR="008B0715" w:rsidRPr="006412D6" w14:paraId="0CD37964"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998A033" w14:textId="77777777" w:rsidR="008B0715" w:rsidRPr="006412D6" w:rsidRDefault="008B0715" w:rsidP="00AE0599">
            <w:r w:rsidRPr="006412D6">
              <w:t>6e</w:t>
            </w:r>
          </w:p>
        </w:tc>
        <w:tc>
          <w:tcPr>
            <w:tcW w:w="1020" w:type="dxa"/>
            <w:tcBorders>
              <w:top w:val="nil"/>
              <w:left w:val="nil"/>
              <w:bottom w:val="single" w:sz="4" w:space="0" w:color="auto"/>
              <w:right w:val="single" w:sz="4" w:space="0" w:color="auto"/>
            </w:tcBorders>
            <w:shd w:val="clear" w:color="auto" w:fill="auto"/>
            <w:noWrap/>
            <w:vAlign w:val="bottom"/>
            <w:hideMark/>
          </w:tcPr>
          <w:p w14:paraId="7F4699DE" w14:textId="77777777" w:rsidR="008B0715" w:rsidRPr="006412D6" w:rsidRDefault="008B0715" w:rsidP="00AE0599">
            <w:r w:rsidRPr="006412D6">
              <w:t>x"006D"</w:t>
            </w:r>
          </w:p>
        </w:tc>
        <w:tc>
          <w:tcPr>
            <w:tcW w:w="2100" w:type="dxa"/>
            <w:tcBorders>
              <w:top w:val="nil"/>
              <w:left w:val="nil"/>
              <w:bottom w:val="single" w:sz="4" w:space="0" w:color="auto"/>
              <w:right w:val="single" w:sz="4" w:space="0" w:color="auto"/>
            </w:tcBorders>
            <w:shd w:val="clear" w:color="auto" w:fill="auto"/>
            <w:noWrap/>
            <w:vAlign w:val="bottom"/>
            <w:hideMark/>
          </w:tcPr>
          <w:p w14:paraId="5289D594" w14:textId="77777777" w:rsidR="008B0715" w:rsidRPr="006412D6" w:rsidRDefault="008B0715" w:rsidP="00AE0599">
            <w:r w:rsidRPr="006412D6">
              <w:t>1101111</w:t>
            </w:r>
          </w:p>
        </w:tc>
      </w:tr>
      <w:tr w:rsidR="008B0715" w:rsidRPr="006412D6" w14:paraId="5D9F84E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7E4B703" w14:textId="77777777" w:rsidR="008B0715" w:rsidRPr="006412D6" w:rsidRDefault="008B0715" w:rsidP="00AE0599">
            <w:r w:rsidRPr="006412D6">
              <w:t>6f</w:t>
            </w:r>
          </w:p>
        </w:tc>
        <w:tc>
          <w:tcPr>
            <w:tcW w:w="1020" w:type="dxa"/>
            <w:tcBorders>
              <w:top w:val="nil"/>
              <w:left w:val="nil"/>
              <w:bottom w:val="single" w:sz="4" w:space="0" w:color="auto"/>
              <w:right w:val="single" w:sz="4" w:space="0" w:color="auto"/>
            </w:tcBorders>
            <w:shd w:val="clear" w:color="auto" w:fill="auto"/>
            <w:noWrap/>
            <w:vAlign w:val="bottom"/>
            <w:hideMark/>
          </w:tcPr>
          <w:p w14:paraId="0C4DC516" w14:textId="77777777" w:rsidR="008B0715" w:rsidRPr="006412D6" w:rsidRDefault="008B0715" w:rsidP="00AE0599">
            <w:r w:rsidRPr="006412D6">
              <w:t>x"006E"</w:t>
            </w:r>
          </w:p>
        </w:tc>
        <w:tc>
          <w:tcPr>
            <w:tcW w:w="2100" w:type="dxa"/>
            <w:tcBorders>
              <w:top w:val="nil"/>
              <w:left w:val="nil"/>
              <w:bottom w:val="single" w:sz="4" w:space="0" w:color="auto"/>
              <w:right w:val="single" w:sz="4" w:space="0" w:color="auto"/>
            </w:tcBorders>
            <w:shd w:val="clear" w:color="auto" w:fill="auto"/>
            <w:noWrap/>
            <w:vAlign w:val="bottom"/>
            <w:hideMark/>
          </w:tcPr>
          <w:p w14:paraId="1E8E8C0D" w14:textId="77777777" w:rsidR="008B0715" w:rsidRPr="006412D6" w:rsidRDefault="008B0715" w:rsidP="00AE0599">
            <w:r w:rsidRPr="006412D6">
              <w:t>1110000</w:t>
            </w:r>
          </w:p>
        </w:tc>
      </w:tr>
      <w:tr w:rsidR="008B0715" w:rsidRPr="006412D6" w14:paraId="536E689E"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BA2B8B" w14:textId="77777777" w:rsidR="008B0715" w:rsidRPr="006412D6" w:rsidRDefault="008B0715" w:rsidP="00AE0599">
            <w:r w:rsidRPr="006412D6">
              <w:t>70</w:t>
            </w:r>
          </w:p>
        </w:tc>
        <w:tc>
          <w:tcPr>
            <w:tcW w:w="1020" w:type="dxa"/>
            <w:tcBorders>
              <w:top w:val="nil"/>
              <w:left w:val="nil"/>
              <w:bottom w:val="single" w:sz="4" w:space="0" w:color="auto"/>
              <w:right w:val="single" w:sz="4" w:space="0" w:color="auto"/>
            </w:tcBorders>
            <w:shd w:val="clear" w:color="auto" w:fill="auto"/>
            <w:noWrap/>
            <w:vAlign w:val="bottom"/>
            <w:hideMark/>
          </w:tcPr>
          <w:p w14:paraId="402551FB" w14:textId="77777777" w:rsidR="008B0715" w:rsidRPr="006412D6" w:rsidRDefault="008B0715" w:rsidP="00AE0599">
            <w:r w:rsidRPr="006412D6">
              <w:t>x"006F"</w:t>
            </w:r>
          </w:p>
        </w:tc>
        <w:tc>
          <w:tcPr>
            <w:tcW w:w="2100" w:type="dxa"/>
            <w:tcBorders>
              <w:top w:val="nil"/>
              <w:left w:val="nil"/>
              <w:bottom w:val="single" w:sz="4" w:space="0" w:color="auto"/>
              <w:right w:val="single" w:sz="4" w:space="0" w:color="auto"/>
            </w:tcBorders>
            <w:shd w:val="clear" w:color="auto" w:fill="auto"/>
            <w:noWrap/>
            <w:vAlign w:val="bottom"/>
            <w:hideMark/>
          </w:tcPr>
          <w:p w14:paraId="72C6E5E5" w14:textId="77777777" w:rsidR="008B0715" w:rsidRPr="006412D6" w:rsidRDefault="008B0715" w:rsidP="00AE0599">
            <w:r w:rsidRPr="006412D6">
              <w:t>1110001</w:t>
            </w:r>
          </w:p>
        </w:tc>
      </w:tr>
      <w:tr w:rsidR="008B0715" w:rsidRPr="006412D6" w14:paraId="464E4F6D"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DB05AED" w14:textId="77777777" w:rsidR="008B0715" w:rsidRPr="006412D6" w:rsidRDefault="008B0715" w:rsidP="00AE0599">
            <w:r w:rsidRPr="006412D6">
              <w:t>71</w:t>
            </w:r>
          </w:p>
        </w:tc>
        <w:tc>
          <w:tcPr>
            <w:tcW w:w="1020" w:type="dxa"/>
            <w:tcBorders>
              <w:top w:val="nil"/>
              <w:left w:val="nil"/>
              <w:bottom w:val="single" w:sz="4" w:space="0" w:color="auto"/>
              <w:right w:val="single" w:sz="4" w:space="0" w:color="auto"/>
            </w:tcBorders>
            <w:shd w:val="clear" w:color="auto" w:fill="auto"/>
            <w:noWrap/>
            <w:vAlign w:val="bottom"/>
            <w:hideMark/>
          </w:tcPr>
          <w:p w14:paraId="019D14A9" w14:textId="77777777" w:rsidR="008B0715" w:rsidRPr="006412D6" w:rsidRDefault="008B0715" w:rsidP="00AE0599">
            <w:r w:rsidRPr="006412D6">
              <w:t>x"0070"</w:t>
            </w:r>
          </w:p>
        </w:tc>
        <w:tc>
          <w:tcPr>
            <w:tcW w:w="2100" w:type="dxa"/>
            <w:tcBorders>
              <w:top w:val="nil"/>
              <w:left w:val="nil"/>
              <w:bottom w:val="single" w:sz="4" w:space="0" w:color="auto"/>
              <w:right w:val="single" w:sz="4" w:space="0" w:color="auto"/>
            </w:tcBorders>
            <w:shd w:val="clear" w:color="auto" w:fill="auto"/>
            <w:noWrap/>
            <w:vAlign w:val="bottom"/>
            <w:hideMark/>
          </w:tcPr>
          <w:p w14:paraId="022E53B7" w14:textId="77777777" w:rsidR="008B0715" w:rsidRPr="006412D6" w:rsidRDefault="008B0715" w:rsidP="00AE0599">
            <w:r w:rsidRPr="006412D6">
              <w:t>1110010</w:t>
            </w:r>
          </w:p>
        </w:tc>
      </w:tr>
      <w:tr w:rsidR="008B0715" w:rsidRPr="006412D6" w14:paraId="75DC300C"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549D390" w14:textId="77777777" w:rsidR="008B0715" w:rsidRPr="006412D6" w:rsidRDefault="008B0715" w:rsidP="00AE0599">
            <w:r w:rsidRPr="006412D6">
              <w:t>72</w:t>
            </w:r>
          </w:p>
        </w:tc>
        <w:tc>
          <w:tcPr>
            <w:tcW w:w="1020" w:type="dxa"/>
            <w:tcBorders>
              <w:top w:val="nil"/>
              <w:left w:val="nil"/>
              <w:bottom w:val="single" w:sz="4" w:space="0" w:color="auto"/>
              <w:right w:val="single" w:sz="4" w:space="0" w:color="auto"/>
            </w:tcBorders>
            <w:shd w:val="clear" w:color="auto" w:fill="auto"/>
            <w:noWrap/>
            <w:vAlign w:val="bottom"/>
            <w:hideMark/>
          </w:tcPr>
          <w:p w14:paraId="3C460711" w14:textId="77777777" w:rsidR="008B0715" w:rsidRPr="006412D6" w:rsidRDefault="008B0715" w:rsidP="00AE0599">
            <w:r w:rsidRPr="006412D6">
              <w:t>x"0071"</w:t>
            </w:r>
          </w:p>
        </w:tc>
        <w:tc>
          <w:tcPr>
            <w:tcW w:w="2100" w:type="dxa"/>
            <w:tcBorders>
              <w:top w:val="nil"/>
              <w:left w:val="nil"/>
              <w:bottom w:val="single" w:sz="4" w:space="0" w:color="auto"/>
              <w:right w:val="single" w:sz="4" w:space="0" w:color="auto"/>
            </w:tcBorders>
            <w:shd w:val="clear" w:color="auto" w:fill="auto"/>
            <w:noWrap/>
            <w:vAlign w:val="bottom"/>
            <w:hideMark/>
          </w:tcPr>
          <w:p w14:paraId="6589E327" w14:textId="77777777" w:rsidR="008B0715" w:rsidRPr="006412D6" w:rsidRDefault="008B0715" w:rsidP="00AE0599">
            <w:r w:rsidRPr="006412D6">
              <w:t>1110011</w:t>
            </w:r>
          </w:p>
        </w:tc>
      </w:tr>
      <w:tr w:rsidR="008B0715" w:rsidRPr="006412D6" w14:paraId="2DE0AC0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B2C373F" w14:textId="77777777" w:rsidR="008B0715" w:rsidRPr="006412D6" w:rsidRDefault="008B0715" w:rsidP="00AE0599">
            <w:r w:rsidRPr="006412D6">
              <w:t>73</w:t>
            </w:r>
          </w:p>
        </w:tc>
        <w:tc>
          <w:tcPr>
            <w:tcW w:w="1020" w:type="dxa"/>
            <w:tcBorders>
              <w:top w:val="nil"/>
              <w:left w:val="nil"/>
              <w:bottom w:val="single" w:sz="4" w:space="0" w:color="auto"/>
              <w:right w:val="single" w:sz="4" w:space="0" w:color="auto"/>
            </w:tcBorders>
            <w:shd w:val="clear" w:color="auto" w:fill="auto"/>
            <w:noWrap/>
            <w:vAlign w:val="bottom"/>
            <w:hideMark/>
          </w:tcPr>
          <w:p w14:paraId="0A501B2C" w14:textId="77777777" w:rsidR="008B0715" w:rsidRPr="006412D6" w:rsidRDefault="008B0715" w:rsidP="00AE0599">
            <w:r w:rsidRPr="006412D6">
              <w:t>x"0072"</w:t>
            </w:r>
          </w:p>
        </w:tc>
        <w:tc>
          <w:tcPr>
            <w:tcW w:w="2100" w:type="dxa"/>
            <w:tcBorders>
              <w:top w:val="nil"/>
              <w:left w:val="nil"/>
              <w:bottom w:val="single" w:sz="4" w:space="0" w:color="auto"/>
              <w:right w:val="single" w:sz="4" w:space="0" w:color="auto"/>
            </w:tcBorders>
            <w:shd w:val="clear" w:color="auto" w:fill="auto"/>
            <w:noWrap/>
            <w:vAlign w:val="bottom"/>
            <w:hideMark/>
          </w:tcPr>
          <w:p w14:paraId="3E2F0BB3" w14:textId="77777777" w:rsidR="008B0715" w:rsidRPr="006412D6" w:rsidRDefault="008B0715" w:rsidP="00AE0599">
            <w:r w:rsidRPr="006412D6">
              <w:t>1110100</w:t>
            </w:r>
          </w:p>
        </w:tc>
      </w:tr>
      <w:tr w:rsidR="008B0715" w:rsidRPr="006412D6" w14:paraId="41E89FAE"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F33F510" w14:textId="77777777" w:rsidR="008B0715" w:rsidRPr="006412D6" w:rsidRDefault="008B0715" w:rsidP="00AE0599">
            <w:r w:rsidRPr="006412D6">
              <w:t>74</w:t>
            </w:r>
          </w:p>
        </w:tc>
        <w:tc>
          <w:tcPr>
            <w:tcW w:w="1020" w:type="dxa"/>
            <w:tcBorders>
              <w:top w:val="nil"/>
              <w:left w:val="nil"/>
              <w:bottom w:val="single" w:sz="4" w:space="0" w:color="auto"/>
              <w:right w:val="single" w:sz="4" w:space="0" w:color="auto"/>
            </w:tcBorders>
            <w:shd w:val="clear" w:color="auto" w:fill="auto"/>
            <w:noWrap/>
            <w:vAlign w:val="bottom"/>
            <w:hideMark/>
          </w:tcPr>
          <w:p w14:paraId="274D37F6" w14:textId="77777777" w:rsidR="008B0715" w:rsidRPr="006412D6" w:rsidRDefault="008B0715" w:rsidP="00AE0599">
            <w:r w:rsidRPr="006412D6">
              <w:t>x"0073"</w:t>
            </w:r>
          </w:p>
        </w:tc>
        <w:tc>
          <w:tcPr>
            <w:tcW w:w="2100" w:type="dxa"/>
            <w:tcBorders>
              <w:top w:val="nil"/>
              <w:left w:val="nil"/>
              <w:bottom w:val="single" w:sz="4" w:space="0" w:color="auto"/>
              <w:right w:val="single" w:sz="4" w:space="0" w:color="auto"/>
            </w:tcBorders>
            <w:shd w:val="clear" w:color="auto" w:fill="auto"/>
            <w:noWrap/>
            <w:vAlign w:val="bottom"/>
            <w:hideMark/>
          </w:tcPr>
          <w:p w14:paraId="5868A757" w14:textId="77777777" w:rsidR="008B0715" w:rsidRPr="006412D6" w:rsidRDefault="008B0715" w:rsidP="00AE0599">
            <w:r w:rsidRPr="006412D6">
              <w:t>1110101</w:t>
            </w:r>
          </w:p>
        </w:tc>
      </w:tr>
      <w:tr w:rsidR="008B0715" w:rsidRPr="006412D6" w14:paraId="2C41F6A3"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4429F58" w14:textId="77777777" w:rsidR="008B0715" w:rsidRPr="006412D6" w:rsidRDefault="008B0715" w:rsidP="00AE0599">
            <w:r w:rsidRPr="006412D6">
              <w:t>75</w:t>
            </w:r>
          </w:p>
        </w:tc>
        <w:tc>
          <w:tcPr>
            <w:tcW w:w="1020" w:type="dxa"/>
            <w:tcBorders>
              <w:top w:val="nil"/>
              <w:left w:val="nil"/>
              <w:bottom w:val="single" w:sz="4" w:space="0" w:color="auto"/>
              <w:right w:val="single" w:sz="4" w:space="0" w:color="auto"/>
            </w:tcBorders>
            <w:shd w:val="clear" w:color="auto" w:fill="auto"/>
            <w:noWrap/>
            <w:vAlign w:val="bottom"/>
            <w:hideMark/>
          </w:tcPr>
          <w:p w14:paraId="5AE7B13C" w14:textId="77777777" w:rsidR="008B0715" w:rsidRPr="006412D6" w:rsidRDefault="008B0715" w:rsidP="00AE0599">
            <w:r w:rsidRPr="006412D6">
              <w:t>x"0074"</w:t>
            </w:r>
          </w:p>
        </w:tc>
        <w:tc>
          <w:tcPr>
            <w:tcW w:w="2100" w:type="dxa"/>
            <w:tcBorders>
              <w:top w:val="nil"/>
              <w:left w:val="nil"/>
              <w:bottom w:val="single" w:sz="4" w:space="0" w:color="auto"/>
              <w:right w:val="single" w:sz="4" w:space="0" w:color="auto"/>
            </w:tcBorders>
            <w:shd w:val="clear" w:color="auto" w:fill="auto"/>
            <w:noWrap/>
            <w:vAlign w:val="bottom"/>
            <w:hideMark/>
          </w:tcPr>
          <w:p w14:paraId="05872278" w14:textId="77777777" w:rsidR="008B0715" w:rsidRPr="006412D6" w:rsidRDefault="008B0715" w:rsidP="00AE0599">
            <w:r w:rsidRPr="006412D6">
              <w:t>1110110</w:t>
            </w:r>
          </w:p>
        </w:tc>
      </w:tr>
      <w:tr w:rsidR="008B0715" w:rsidRPr="006412D6" w14:paraId="5097DF91"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9FA906" w14:textId="77777777" w:rsidR="008B0715" w:rsidRPr="006412D6" w:rsidRDefault="008B0715" w:rsidP="00AE0599">
            <w:r w:rsidRPr="006412D6">
              <w:t>76</w:t>
            </w:r>
          </w:p>
        </w:tc>
        <w:tc>
          <w:tcPr>
            <w:tcW w:w="1020" w:type="dxa"/>
            <w:tcBorders>
              <w:top w:val="nil"/>
              <w:left w:val="nil"/>
              <w:bottom w:val="single" w:sz="4" w:space="0" w:color="auto"/>
              <w:right w:val="single" w:sz="4" w:space="0" w:color="auto"/>
            </w:tcBorders>
            <w:shd w:val="clear" w:color="auto" w:fill="auto"/>
            <w:noWrap/>
            <w:vAlign w:val="bottom"/>
            <w:hideMark/>
          </w:tcPr>
          <w:p w14:paraId="7D2434E6" w14:textId="77777777" w:rsidR="008B0715" w:rsidRPr="006412D6" w:rsidRDefault="008B0715" w:rsidP="00AE0599">
            <w:r w:rsidRPr="006412D6">
              <w:t>x"0075"</w:t>
            </w:r>
          </w:p>
        </w:tc>
        <w:tc>
          <w:tcPr>
            <w:tcW w:w="2100" w:type="dxa"/>
            <w:tcBorders>
              <w:top w:val="nil"/>
              <w:left w:val="nil"/>
              <w:bottom w:val="single" w:sz="4" w:space="0" w:color="auto"/>
              <w:right w:val="single" w:sz="4" w:space="0" w:color="auto"/>
            </w:tcBorders>
            <w:shd w:val="clear" w:color="auto" w:fill="auto"/>
            <w:noWrap/>
            <w:vAlign w:val="bottom"/>
            <w:hideMark/>
          </w:tcPr>
          <w:p w14:paraId="710E6725" w14:textId="77777777" w:rsidR="008B0715" w:rsidRPr="006412D6" w:rsidRDefault="008B0715" w:rsidP="00AE0599">
            <w:r w:rsidRPr="006412D6">
              <w:t>1110111</w:t>
            </w:r>
          </w:p>
        </w:tc>
      </w:tr>
      <w:tr w:rsidR="008B0715" w:rsidRPr="006412D6" w14:paraId="399000B3"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D689185" w14:textId="77777777" w:rsidR="008B0715" w:rsidRPr="006412D6" w:rsidRDefault="008B0715" w:rsidP="00AE0599">
            <w:r w:rsidRPr="006412D6">
              <w:t>77</w:t>
            </w:r>
          </w:p>
        </w:tc>
        <w:tc>
          <w:tcPr>
            <w:tcW w:w="1020" w:type="dxa"/>
            <w:tcBorders>
              <w:top w:val="nil"/>
              <w:left w:val="nil"/>
              <w:bottom w:val="single" w:sz="4" w:space="0" w:color="auto"/>
              <w:right w:val="single" w:sz="4" w:space="0" w:color="auto"/>
            </w:tcBorders>
            <w:shd w:val="clear" w:color="auto" w:fill="auto"/>
            <w:noWrap/>
            <w:vAlign w:val="bottom"/>
            <w:hideMark/>
          </w:tcPr>
          <w:p w14:paraId="5FA37EF8" w14:textId="77777777" w:rsidR="008B0715" w:rsidRPr="006412D6" w:rsidRDefault="008B0715" w:rsidP="00AE0599">
            <w:r w:rsidRPr="006412D6">
              <w:t>x"0076"</w:t>
            </w:r>
          </w:p>
        </w:tc>
        <w:tc>
          <w:tcPr>
            <w:tcW w:w="2100" w:type="dxa"/>
            <w:tcBorders>
              <w:top w:val="nil"/>
              <w:left w:val="nil"/>
              <w:bottom w:val="single" w:sz="4" w:space="0" w:color="auto"/>
              <w:right w:val="single" w:sz="4" w:space="0" w:color="auto"/>
            </w:tcBorders>
            <w:shd w:val="clear" w:color="auto" w:fill="auto"/>
            <w:noWrap/>
            <w:vAlign w:val="bottom"/>
            <w:hideMark/>
          </w:tcPr>
          <w:p w14:paraId="1E4AE06A" w14:textId="77777777" w:rsidR="008B0715" w:rsidRPr="006412D6" w:rsidRDefault="008B0715" w:rsidP="00AE0599">
            <w:r w:rsidRPr="006412D6">
              <w:t>1111000</w:t>
            </w:r>
          </w:p>
        </w:tc>
      </w:tr>
      <w:tr w:rsidR="008B0715" w:rsidRPr="006412D6" w14:paraId="1C2CD333"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477A3B9" w14:textId="77777777" w:rsidR="008B0715" w:rsidRPr="006412D6" w:rsidRDefault="008B0715" w:rsidP="00AE0599">
            <w:r w:rsidRPr="006412D6">
              <w:lastRenderedPageBreak/>
              <w:t>78</w:t>
            </w:r>
          </w:p>
        </w:tc>
        <w:tc>
          <w:tcPr>
            <w:tcW w:w="1020" w:type="dxa"/>
            <w:tcBorders>
              <w:top w:val="nil"/>
              <w:left w:val="nil"/>
              <w:bottom w:val="single" w:sz="4" w:space="0" w:color="auto"/>
              <w:right w:val="single" w:sz="4" w:space="0" w:color="auto"/>
            </w:tcBorders>
            <w:shd w:val="clear" w:color="auto" w:fill="auto"/>
            <w:noWrap/>
            <w:vAlign w:val="bottom"/>
            <w:hideMark/>
          </w:tcPr>
          <w:p w14:paraId="5CD0E219" w14:textId="77777777" w:rsidR="008B0715" w:rsidRPr="006412D6" w:rsidRDefault="008B0715" w:rsidP="00AE0599">
            <w:r w:rsidRPr="006412D6">
              <w:t>x"0077"</w:t>
            </w:r>
          </w:p>
        </w:tc>
        <w:tc>
          <w:tcPr>
            <w:tcW w:w="2100" w:type="dxa"/>
            <w:tcBorders>
              <w:top w:val="nil"/>
              <w:left w:val="nil"/>
              <w:bottom w:val="single" w:sz="4" w:space="0" w:color="auto"/>
              <w:right w:val="single" w:sz="4" w:space="0" w:color="auto"/>
            </w:tcBorders>
            <w:shd w:val="clear" w:color="auto" w:fill="auto"/>
            <w:noWrap/>
            <w:vAlign w:val="bottom"/>
            <w:hideMark/>
          </w:tcPr>
          <w:p w14:paraId="547EB684" w14:textId="77777777" w:rsidR="008B0715" w:rsidRPr="006412D6" w:rsidRDefault="008B0715" w:rsidP="00AE0599">
            <w:r w:rsidRPr="006412D6">
              <w:t>1111001</w:t>
            </w:r>
          </w:p>
        </w:tc>
      </w:tr>
      <w:tr w:rsidR="008B0715" w:rsidRPr="006412D6" w14:paraId="3DA17500"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EAF1EEB" w14:textId="77777777" w:rsidR="008B0715" w:rsidRPr="006412D6" w:rsidRDefault="008B0715" w:rsidP="00AE0599">
            <w:r w:rsidRPr="006412D6">
              <w:t>79</w:t>
            </w:r>
          </w:p>
        </w:tc>
        <w:tc>
          <w:tcPr>
            <w:tcW w:w="1020" w:type="dxa"/>
            <w:tcBorders>
              <w:top w:val="nil"/>
              <w:left w:val="nil"/>
              <w:bottom w:val="single" w:sz="4" w:space="0" w:color="auto"/>
              <w:right w:val="single" w:sz="4" w:space="0" w:color="auto"/>
            </w:tcBorders>
            <w:shd w:val="clear" w:color="auto" w:fill="auto"/>
            <w:noWrap/>
            <w:vAlign w:val="bottom"/>
            <w:hideMark/>
          </w:tcPr>
          <w:p w14:paraId="1F4223F2" w14:textId="77777777" w:rsidR="008B0715" w:rsidRPr="006412D6" w:rsidRDefault="008B0715" w:rsidP="00AE0599">
            <w:r w:rsidRPr="006412D6">
              <w:t>x"0078"</w:t>
            </w:r>
          </w:p>
        </w:tc>
        <w:tc>
          <w:tcPr>
            <w:tcW w:w="2100" w:type="dxa"/>
            <w:tcBorders>
              <w:top w:val="nil"/>
              <w:left w:val="nil"/>
              <w:bottom w:val="single" w:sz="4" w:space="0" w:color="auto"/>
              <w:right w:val="single" w:sz="4" w:space="0" w:color="auto"/>
            </w:tcBorders>
            <w:shd w:val="clear" w:color="auto" w:fill="auto"/>
            <w:noWrap/>
            <w:vAlign w:val="bottom"/>
            <w:hideMark/>
          </w:tcPr>
          <w:p w14:paraId="4769B715" w14:textId="77777777" w:rsidR="008B0715" w:rsidRPr="006412D6" w:rsidRDefault="008B0715" w:rsidP="00AE0599">
            <w:r w:rsidRPr="006412D6">
              <w:t>1111010</w:t>
            </w:r>
          </w:p>
        </w:tc>
      </w:tr>
      <w:tr w:rsidR="008B0715" w:rsidRPr="006412D6" w14:paraId="509228BB"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61248B4" w14:textId="77777777" w:rsidR="008B0715" w:rsidRPr="006412D6" w:rsidRDefault="008B0715" w:rsidP="00AE0599">
            <w:r w:rsidRPr="006412D6">
              <w:t>7a</w:t>
            </w:r>
          </w:p>
        </w:tc>
        <w:tc>
          <w:tcPr>
            <w:tcW w:w="1020" w:type="dxa"/>
            <w:tcBorders>
              <w:top w:val="nil"/>
              <w:left w:val="nil"/>
              <w:bottom w:val="single" w:sz="4" w:space="0" w:color="auto"/>
              <w:right w:val="single" w:sz="4" w:space="0" w:color="auto"/>
            </w:tcBorders>
            <w:shd w:val="clear" w:color="auto" w:fill="auto"/>
            <w:noWrap/>
            <w:vAlign w:val="bottom"/>
            <w:hideMark/>
          </w:tcPr>
          <w:p w14:paraId="367C1B13" w14:textId="77777777" w:rsidR="008B0715" w:rsidRPr="006412D6" w:rsidRDefault="008B0715" w:rsidP="00AE0599">
            <w:r w:rsidRPr="006412D6">
              <w:t>x"0079"</w:t>
            </w:r>
          </w:p>
        </w:tc>
        <w:tc>
          <w:tcPr>
            <w:tcW w:w="2100" w:type="dxa"/>
            <w:tcBorders>
              <w:top w:val="nil"/>
              <w:left w:val="nil"/>
              <w:bottom w:val="single" w:sz="4" w:space="0" w:color="auto"/>
              <w:right w:val="single" w:sz="4" w:space="0" w:color="auto"/>
            </w:tcBorders>
            <w:shd w:val="clear" w:color="auto" w:fill="auto"/>
            <w:noWrap/>
            <w:vAlign w:val="bottom"/>
            <w:hideMark/>
          </w:tcPr>
          <w:p w14:paraId="52278124" w14:textId="77777777" w:rsidR="008B0715" w:rsidRPr="006412D6" w:rsidRDefault="008B0715" w:rsidP="00AE0599">
            <w:r w:rsidRPr="006412D6">
              <w:t>1111011</w:t>
            </w:r>
          </w:p>
        </w:tc>
      </w:tr>
      <w:tr w:rsidR="008B0715" w:rsidRPr="006412D6" w14:paraId="192882A7"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23161EE" w14:textId="77777777" w:rsidR="008B0715" w:rsidRPr="006412D6" w:rsidRDefault="008B0715" w:rsidP="00AE0599">
            <w:r w:rsidRPr="006412D6">
              <w:t>7b</w:t>
            </w:r>
          </w:p>
        </w:tc>
        <w:tc>
          <w:tcPr>
            <w:tcW w:w="1020" w:type="dxa"/>
            <w:tcBorders>
              <w:top w:val="nil"/>
              <w:left w:val="nil"/>
              <w:bottom w:val="single" w:sz="4" w:space="0" w:color="auto"/>
              <w:right w:val="single" w:sz="4" w:space="0" w:color="auto"/>
            </w:tcBorders>
            <w:shd w:val="clear" w:color="auto" w:fill="auto"/>
            <w:noWrap/>
            <w:vAlign w:val="bottom"/>
            <w:hideMark/>
          </w:tcPr>
          <w:p w14:paraId="0B86B2B1" w14:textId="77777777" w:rsidR="008B0715" w:rsidRPr="006412D6" w:rsidRDefault="008B0715" w:rsidP="00AE0599">
            <w:r w:rsidRPr="006412D6">
              <w:t>x"007A"</w:t>
            </w:r>
          </w:p>
        </w:tc>
        <w:tc>
          <w:tcPr>
            <w:tcW w:w="2100" w:type="dxa"/>
            <w:tcBorders>
              <w:top w:val="nil"/>
              <w:left w:val="nil"/>
              <w:bottom w:val="single" w:sz="4" w:space="0" w:color="auto"/>
              <w:right w:val="single" w:sz="4" w:space="0" w:color="auto"/>
            </w:tcBorders>
            <w:shd w:val="clear" w:color="auto" w:fill="auto"/>
            <w:noWrap/>
            <w:vAlign w:val="bottom"/>
            <w:hideMark/>
          </w:tcPr>
          <w:p w14:paraId="4981F1DD" w14:textId="77777777" w:rsidR="008B0715" w:rsidRPr="006412D6" w:rsidRDefault="008B0715" w:rsidP="00AE0599">
            <w:r w:rsidRPr="006412D6">
              <w:t>1111100</w:t>
            </w:r>
          </w:p>
        </w:tc>
      </w:tr>
      <w:tr w:rsidR="008B0715" w:rsidRPr="006412D6" w14:paraId="513D1AA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2291291" w14:textId="77777777" w:rsidR="008B0715" w:rsidRPr="006412D6" w:rsidRDefault="008B0715" w:rsidP="00AE0599">
            <w:r w:rsidRPr="006412D6">
              <w:t>7c</w:t>
            </w:r>
          </w:p>
        </w:tc>
        <w:tc>
          <w:tcPr>
            <w:tcW w:w="1020" w:type="dxa"/>
            <w:tcBorders>
              <w:top w:val="nil"/>
              <w:left w:val="nil"/>
              <w:bottom w:val="single" w:sz="4" w:space="0" w:color="auto"/>
              <w:right w:val="single" w:sz="4" w:space="0" w:color="auto"/>
            </w:tcBorders>
            <w:shd w:val="clear" w:color="auto" w:fill="auto"/>
            <w:noWrap/>
            <w:vAlign w:val="bottom"/>
            <w:hideMark/>
          </w:tcPr>
          <w:p w14:paraId="3CBA0C9C" w14:textId="77777777" w:rsidR="008B0715" w:rsidRPr="006412D6" w:rsidRDefault="008B0715" w:rsidP="00AE0599">
            <w:r w:rsidRPr="006412D6">
              <w:t>x"007B"</w:t>
            </w:r>
          </w:p>
        </w:tc>
        <w:tc>
          <w:tcPr>
            <w:tcW w:w="2100" w:type="dxa"/>
            <w:tcBorders>
              <w:top w:val="nil"/>
              <w:left w:val="nil"/>
              <w:bottom w:val="single" w:sz="4" w:space="0" w:color="auto"/>
              <w:right w:val="single" w:sz="4" w:space="0" w:color="auto"/>
            </w:tcBorders>
            <w:shd w:val="clear" w:color="auto" w:fill="auto"/>
            <w:noWrap/>
            <w:vAlign w:val="bottom"/>
            <w:hideMark/>
          </w:tcPr>
          <w:p w14:paraId="48827E89" w14:textId="77777777" w:rsidR="008B0715" w:rsidRPr="006412D6" w:rsidRDefault="008B0715" w:rsidP="00AE0599">
            <w:r w:rsidRPr="006412D6">
              <w:t>1111101</w:t>
            </w:r>
          </w:p>
        </w:tc>
      </w:tr>
      <w:tr w:rsidR="008B0715" w:rsidRPr="006412D6" w14:paraId="74FFDE38"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03413B8" w14:textId="77777777" w:rsidR="008B0715" w:rsidRPr="006412D6" w:rsidRDefault="008B0715" w:rsidP="00AE0599">
            <w:r w:rsidRPr="006412D6">
              <w:t>7d</w:t>
            </w:r>
          </w:p>
        </w:tc>
        <w:tc>
          <w:tcPr>
            <w:tcW w:w="1020" w:type="dxa"/>
            <w:tcBorders>
              <w:top w:val="nil"/>
              <w:left w:val="nil"/>
              <w:bottom w:val="single" w:sz="4" w:space="0" w:color="auto"/>
              <w:right w:val="single" w:sz="4" w:space="0" w:color="auto"/>
            </w:tcBorders>
            <w:shd w:val="clear" w:color="auto" w:fill="auto"/>
            <w:noWrap/>
            <w:vAlign w:val="bottom"/>
            <w:hideMark/>
          </w:tcPr>
          <w:p w14:paraId="58E54346" w14:textId="77777777" w:rsidR="008B0715" w:rsidRPr="006412D6" w:rsidRDefault="008B0715" w:rsidP="00AE0599">
            <w:r w:rsidRPr="006412D6">
              <w:t>x"007C"</w:t>
            </w:r>
          </w:p>
        </w:tc>
        <w:tc>
          <w:tcPr>
            <w:tcW w:w="2100" w:type="dxa"/>
            <w:tcBorders>
              <w:top w:val="nil"/>
              <w:left w:val="nil"/>
              <w:bottom w:val="single" w:sz="4" w:space="0" w:color="auto"/>
              <w:right w:val="single" w:sz="4" w:space="0" w:color="auto"/>
            </w:tcBorders>
            <w:shd w:val="clear" w:color="auto" w:fill="auto"/>
            <w:noWrap/>
            <w:vAlign w:val="bottom"/>
            <w:hideMark/>
          </w:tcPr>
          <w:p w14:paraId="6E52AE91" w14:textId="77777777" w:rsidR="008B0715" w:rsidRPr="006412D6" w:rsidRDefault="008B0715" w:rsidP="00AE0599">
            <w:r w:rsidRPr="006412D6">
              <w:t>1111110</w:t>
            </w:r>
          </w:p>
        </w:tc>
      </w:tr>
      <w:tr w:rsidR="008B0715" w:rsidRPr="006412D6" w14:paraId="46400CCF"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6FCF9C4" w14:textId="77777777" w:rsidR="008B0715" w:rsidRPr="006412D6" w:rsidRDefault="008B0715" w:rsidP="00AE0599">
            <w:r w:rsidRPr="006412D6">
              <w:t>7e</w:t>
            </w:r>
          </w:p>
        </w:tc>
        <w:tc>
          <w:tcPr>
            <w:tcW w:w="1020" w:type="dxa"/>
            <w:tcBorders>
              <w:top w:val="nil"/>
              <w:left w:val="nil"/>
              <w:bottom w:val="single" w:sz="4" w:space="0" w:color="auto"/>
              <w:right w:val="single" w:sz="4" w:space="0" w:color="auto"/>
            </w:tcBorders>
            <w:shd w:val="clear" w:color="auto" w:fill="auto"/>
            <w:noWrap/>
            <w:vAlign w:val="bottom"/>
            <w:hideMark/>
          </w:tcPr>
          <w:p w14:paraId="02068B94" w14:textId="77777777" w:rsidR="008B0715" w:rsidRPr="006412D6" w:rsidRDefault="008B0715" w:rsidP="00AE0599">
            <w:r w:rsidRPr="006412D6">
              <w:t>x"007D"</w:t>
            </w:r>
          </w:p>
        </w:tc>
        <w:tc>
          <w:tcPr>
            <w:tcW w:w="2100" w:type="dxa"/>
            <w:tcBorders>
              <w:top w:val="nil"/>
              <w:left w:val="nil"/>
              <w:bottom w:val="single" w:sz="4" w:space="0" w:color="auto"/>
              <w:right w:val="single" w:sz="4" w:space="0" w:color="auto"/>
            </w:tcBorders>
            <w:shd w:val="clear" w:color="auto" w:fill="auto"/>
            <w:noWrap/>
            <w:vAlign w:val="bottom"/>
            <w:hideMark/>
          </w:tcPr>
          <w:p w14:paraId="50256928" w14:textId="77777777" w:rsidR="008B0715" w:rsidRPr="006412D6" w:rsidRDefault="008B0715" w:rsidP="00AE0599">
            <w:r w:rsidRPr="006412D6">
              <w:t>1111111</w:t>
            </w:r>
          </w:p>
        </w:tc>
      </w:tr>
      <w:tr w:rsidR="008B0715" w:rsidRPr="006412D6" w14:paraId="46D4DE8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238338C" w14:textId="77777777" w:rsidR="008B0715" w:rsidRPr="006412D6" w:rsidRDefault="008B0715" w:rsidP="00AE0599">
            <w:r w:rsidRPr="006412D6">
              <w:t>7f</w:t>
            </w:r>
          </w:p>
        </w:tc>
        <w:tc>
          <w:tcPr>
            <w:tcW w:w="1020" w:type="dxa"/>
            <w:tcBorders>
              <w:top w:val="nil"/>
              <w:left w:val="nil"/>
              <w:bottom w:val="single" w:sz="4" w:space="0" w:color="auto"/>
              <w:right w:val="single" w:sz="4" w:space="0" w:color="auto"/>
            </w:tcBorders>
            <w:shd w:val="clear" w:color="auto" w:fill="auto"/>
            <w:noWrap/>
            <w:vAlign w:val="bottom"/>
            <w:hideMark/>
          </w:tcPr>
          <w:p w14:paraId="611E4D3C" w14:textId="77777777" w:rsidR="008B0715" w:rsidRPr="006412D6" w:rsidRDefault="008B0715" w:rsidP="00AE0599">
            <w:r w:rsidRPr="006412D6">
              <w:t>x"007E"</w:t>
            </w:r>
          </w:p>
        </w:tc>
        <w:tc>
          <w:tcPr>
            <w:tcW w:w="2100" w:type="dxa"/>
            <w:tcBorders>
              <w:top w:val="nil"/>
              <w:left w:val="nil"/>
              <w:bottom w:val="single" w:sz="4" w:space="0" w:color="auto"/>
              <w:right w:val="single" w:sz="4" w:space="0" w:color="auto"/>
            </w:tcBorders>
            <w:shd w:val="clear" w:color="auto" w:fill="auto"/>
            <w:noWrap/>
            <w:vAlign w:val="bottom"/>
            <w:hideMark/>
          </w:tcPr>
          <w:p w14:paraId="6285ECA8" w14:textId="77777777" w:rsidR="008B0715" w:rsidRPr="006412D6" w:rsidRDefault="008B0715" w:rsidP="00AE0599">
            <w:r w:rsidRPr="006412D6">
              <w:t>10000000</w:t>
            </w:r>
          </w:p>
        </w:tc>
      </w:tr>
      <w:tr w:rsidR="008B0715" w:rsidRPr="006412D6" w14:paraId="4FAB4EA8"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F6966F6" w14:textId="77777777" w:rsidR="008B0715" w:rsidRPr="006412D6" w:rsidRDefault="008B0715" w:rsidP="00AE0599">
            <w:r w:rsidRPr="006412D6">
              <w:t>80</w:t>
            </w:r>
          </w:p>
        </w:tc>
        <w:tc>
          <w:tcPr>
            <w:tcW w:w="1020" w:type="dxa"/>
            <w:tcBorders>
              <w:top w:val="nil"/>
              <w:left w:val="nil"/>
              <w:bottom w:val="single" w:sz="4" w:space="0" w:color="auto"/>
              <w:right w:val="single" w:sz="4" w:space="0" w:color="auto"/>
            </w:tcBorders>
            <w:shd w:val="clear" w:color="auto" w:fill="auto"/>
            <w:noWrap/>
            <w:vAlign w:val="bottom"/>
            <w:hideMark/>
          </w:tcPr>
          <w:p w14:paraId="399FD29E" w14:textId="77777777" w:rsidR="008B0715" w:rsidRPr="006412D6" w:rsidRDefault="008B0715" w:rsidP="00AE0599">
            <w:r w:rsidRPr="006412D6">
              <w:t>x"007F"</w:t>
            </w:r>
          </w:p>
        </w:tc>
        <w:tc>
          <w:tcPr>
            <w:tcW w:w="2100" w:type="dxa"/>
            <w:tcBorders>
              <w:top w:val="nil"/>
              <w:left w:val="nil"/>
              <w:bottom w:val="single" w:sz="4" w:space="0" w:color="auto"/>
              <w:right w:val="single" w:sz="4" w:space="0" w:color="auto"/>
            </w:tcBorders>
            <w:shd w:val="clear" w:color="auto" w:fill="auto"/>
            <w:noWrap/>
            <w:vAlign w:val="bottom"/>
            <w:hideMark/>
          </w:tcPr>
          <w:p w14:paraId="435FDCED" w14:textId="77777777" w:rsidR="008B0715" w:rsidRPr="006412D6" w:rsidRDefault="008B0715" w:rsidP="00AE0599">
            <w:r w:rsidRPr="006412D6">
              <w:t>10000001</w:t>
            </w:r>
          </w:p>
        </w:tc>
      </w:tr>
      <w:tr w:rsidR="008B0715" w:rsidRPr="006412D6" w14:paraId="6D803BE1"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F565B5" w14:textId="77777777" w:rsidR="008B0715" w:rsidRPr="006412D6" w:rsidRDefault="008B0715" w:rsidP="00AE0599">
            <w:r w:rsidRPr="006412D6">
              <w:t>81</w:t>
            </w:r>
          </w:p>
        </w:tc>
        <w:tc>
          <w:tcPr>
            <w:tcW w:w="1020" w:type="dxa"/>
            <w:tcBorders>
              <w:top w:val="nil"/>
              <w:left w:val="nil"/>
              <w:bottom w:val="single" w:sz="4" w:space="0" w:color="auto"/>
              <w:right w:val="single" w:sz="4" w:space="0" w:color="auto"/>
            </w:tcBorders>
            <w:shd w:val="clear" w:color="auto" w:fill="auto"/>
            <w:noWrap/>
            <w:vAlign w:val="bottom"/>
            <w:hideMark/>
          </w:tcPr>
          <w:p w14:paraId="564BD96C" w14:textId="77777777" w:rsidR="008B0715" w:rsidRPr="006412D6" w:rsidRDefault="008B0715" w:rsidP="00AE0599">
            <w:r w:rsidRPr="006412D6">
              <w:t>x"0080"</w:t>
            </w:r>
          </w:p>
        </w:tc>
        <w:tc>
          <w:tcPr>
            <w:tcW w:w="2100" w:type="dxa"/>
            <w:tcBorders>
              <w:top w:val="nil"/>
              <w:left w:val="nil"/>
              <w:bottom w:val="single" w:sz="4" w:space="0" w:color="auto"/>
              <w:right w:val="single" w:sz="4" w:space="0" w:color="auto"/>
            </w:tcBorders>
            <w:shd w:val="clear" w:color="auto" w:fill="auto"/>
            <w:noWrap/>
            <w:vAlign w:val="bottom"/>
            <w:hideMark/>
          </w:tcPr>
          <w:p w14:paraId="36E0EA10" w14:textId="77777777" w:rsidR="008B0715" w:rsidRPr="006412D6" w:rsidRDefault="008B0715" w:rsidP="00AE0599">
            <w:r w:rsidRPr="006412D6">
              <w:t>10000010</w:t>
            </w:r>
          </w:p>
        </w:tc>
      </w:tr>
      <w:tr w:rsidR="008B0715" w:rsidRPr="006412D6" w14:paraId="40BC9B63"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B861F4C" w14:textId="77777777" w:rsidR="008B0715" w:rsidRPr="006412D6" w:rsidRDefault="008B0715" w:rsidP="00AE0599">
            <w:r w:rsidRPr="006412D6">
              <w:t>82</w:t>
            </w:r>
          </w:p>
        </w:tc>
        <w:tc>
          <w:tcPr>
            <w:tcW w:w="1020" w:type="dxa"/>
            <w:tcBorders>
              <w:top w:val="nil"/>
              <w:left w:val="nil"/>
              <w:bottom w:val="single" w:sz="4" w:space="0" w:color="auto"/>
              <w:right w:val="single" w:sz="4" w:space="0" w:color="auto"/>
            </w:tcBorders>
            <w:shd w:val="clear" w:color="auto" w:fill="auto"/>
            <w:noWrap/>
            <w:vAlign w:val="bottom"/>
            <w:hideMark/>
          </w:tcPr>
          <w:p w14:paraId="136B8A7E" w14:textId="77777777" w:rsidR="008B0715" w:rsidRPr="006412D6" w:rsidRDefault="008B0715" w:rsidP="00AE0599">
            <w:r w:rsidRPr="006412D6">
              <w:t>x"0081"</w:t>
            </w:r>
          </w:p>
        </w:tc>
        <w:tc>
          <w:tcPr>
            <w:tcW w:w="2100" w:type="dxa"/>
            <w:tcBorders>
              <w:top w:val="nil"/>
              <w:left w:val="nil"/>
              <w:bottom w:val="single" w:sz="4" w:space="0" w:color="auto"/>
              <w:right w:val="single" w:sz="4" w:space="0" w:color="auto"/>
            </w:tcBorders>
            <w:shd w:val="clear" w:color="auto" w:fill="auto"/>
            <w:noWrap/>
            <w:vAlign w:val="bottom"/>
            <w:hideMark/>
          </w:tcPr>
          <w:p w14:paraId="1FACBC32" w14:textId="77777777" w:rsidR="008B0715" w:rsidRPr="006412D6" w:rsidRDefault="008B0715" w:rsidP="00AE0599">
            <w:r w:rsidRPr="006412D6">
              <w:t>10000011</w:t>
            </w:r>
          </w:p>
        </w:tc>
      </w:tr>
      <w:tr w:rsidR="008B0715" w:rsidRPr="006412D6" w14:paraId="7EB1DB14"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EA1FAE9" w14:textId="77777777" w:rsidR="008B0715" w:rsidRPr="006412D6" w:rsidRDefault="008B0715" w:rsidP="00AE0599">
            <w:r w:rsidRPr="006412D6">
              <w:t>83</w:t>
            </w:r>
          </w:p>
        </w:tc>
        <w:tc>
          <w:tcPr>
            <w:tcW w:w="1020" w:type="dxa"/>
            <w:tcBorders>
              <w:top w:val="nil"/>
              <w:left w:val="nil"/>
              <w:bottom w:val="single" w:sz="4" w:space="0" w:color="auto"/>
              <w:right w:val="single" w:sz="4" w:space="0" w:color="auto"/>
            </w:tcBorders>
            <w:shd w:val="clear" w:color="auto" w:fill="auto"/>
            <w:noWrap/>
            <w:vAlign w:val="bottom"/>
            <w:hideMark/>
          </w:tcPr>
          <w:p w14:paraId="47237D3C" w14:textId="77777777" w:rsidR="008B0715" w:rsidRPr="006412D6" w:rsidRDefault="008B0715" w:rsidP="00AE0599">
            <w:r w:rsidRPr="006412D6">
              <w:t>x"0082"</w:t>
            </w:r>
          </w:p>
        </w:tc>
        <w:tc>
          <w:tcPr>
            <w:tcW w:w="2100" w:type="dxa"/>
            <w:tcBorders>
              <w:top w:val="nil"/>
              <w:left w:val="nil"/>
              <w:bottom w:val="single" w:sz="4" w:space="0" w:color="auto"/>
              <w:right w:val="single" w:sz="4" w:space="0" w:color="auto"/>
            </w:tcBorders>
            <w:shd w:val="clear" w:color="auto" w:fill="auto"/>
            <w:noWrap/>
            <w:vAlign w:val="bottom"/>
            <w:hideMark/>
          </w:tcPr>
          <w:p w14:paraId="3788304D" w14:textId="77777777" w:rsidR="008B0715" w:rsidRPr="006412D6" w:rsidRDefault="008B0715" w:rsidP="00AE0599">
            <w:r w:rsidRPr="006412D6">
              <w:t>10000100</w:t>
            </w:r>
          </w:p>
        </w:tc>
      </w:tr>
      <w:tr w:rsidR="008B0715" w:rsidRPr="006412D6" w14:paraId="6EF2F057"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2E77B2" w14:textId="77777777" w:rsidR="008B0715" w:rsidRPr="006412D6" w:rsidRDefault="008B0715" w:rsidP="00AE0599">
            <w:r w:rsidRPr="006412D6">
              <w:t>84</w:t>
            </w:r>
          </w:p>
        </w:tc>
        <w:tc>
          <w:tcPr>
            <w:tcW w:w="1020" w:type="dxa"/>
            <w:tcBorders>
              <w:top w:val="nil"/>
              <w:left w:val="nil"/>
              <w:bottom w:val="single" w:sz="4" w:space="0" w:color="auto"/>
              <w:right w:val="single" w:sz="4" w:space="0" w:color="auto"/>
            </w:tcBorders>
            <w:shd w:val="clear" w:color="auto" w:fill="auto"/>
            <w:noWrap/>
            <w:vAlign w:val="bottom"/>
            <w:hideMark/>
          </w:tcPr>
          <w:p w14:paraId="79B28AA7" w14:textId="77777777" w:rsidR="008B0715" w:rsidRPr="006412D6" w:rsidRDefault="008B0715" w:rsidP="00AE0599">
            <w:r w:rsidRPr="006412D6">
              <w:t>x"0083"</w:t>
            </w:r>
          </w:p>
        </w:tc>
        <w:tc>
          <w:tcPr>
            <w:tcW w:w="2100" w:type="dxa"/>
            <w:tcBorders>
              <w:top w:val="nil"/>
              <w:left w:val="nil"/>
              <w:bottom w:val="single" w:sz="4" w:space="0" w:color="auto"/>
              <w:right w:val="single" w:sz="4" w:space="0" w:color="auto"/>
            </w:tcBorders>
            <w:shd w:val="clear" w:color="auto" w:fill="auto"/>
            <w:noWrap/>
            <w:vAlign w:val="bottom"/>
            <w:hideMark/>
          </w:tcPr>
          <w:p w14:paraId="517E2233" w14:textId="77777777" w:rsidR="008B0715" w:rsidRPr="006412D6" w:rsidRDefault="008B0715" w:rsidP="00AE0599">
            <w:r w:rsidRPr="006412D6">
              <w:t>10000101</w:t>
            </w:r>
          </w:p>
        </w:tc>
      </w:tr>
      <w:tr w:rsidR="008B0715" w:rsidRPr="006412D6" w14:paraId="1A01AF2C"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8FB366F" w14:textId="77777777" w:rsidR="008B0715" w:rsidRPr="006412D6" w:rsidRDefault="008B0715" w:rsidP="00AE0599">
            <w:r w:rsidRPr="006412D6">
              <w:t>85</w:t>
            </w:r>
          </w:p>
        </w:tc>
        <w:tc>
          <w:tcPr>
            <w:tcW w:w="1020" w:type="dxa"/>
            <w:tcBorders>
              <w:top w:val="nil"/>
              <w:left w:val="nil"/>
              <w:bottom w:val="single" w:sz="4" w:space="0" w:color="auto"/>
              <w:right w:val="single" w:sz="4" w:space="0" w:color="auto"/>
            </w:tcBorders>
            <w:shd w:val="clear" w:color="auto" w:fill="auto"/>
            <w:noWrap/>
            <w:vAlign w:val="bottom"/>
            <w:hideMark/>
          </w:tcPr>
          <w:p w14:paraId="586431D7" w14:textId="77777777" w:rsidR="008B0715" w:rsidRPr="006412D6" w:rsidRDefault="008B0715" w:rsidP="00AE0599">
            <w:r w:rsidRPr="006412D6">
              <w:t>x"0084"</w:t>
            </w:r>
          </w:p>
        </w:tc>
        <w:tc>
          <w:tcPr>
            <w:tcW w:w="2100" w:type="dxa"/>
            <w:tcBorders>
              <w:top w:val="nil"/>
              <w:left w:val="nil"/>
              <w:bottom w:val="single" w:sz="4" w:space="0" w:color="auto"/>
              <w:right w:val="single" w:sz="4" w:space="0" w:color="auto"/>
            </w:tcBorders>
            <w:shd w:val="clear" w:color="auto" w:fill="auto"/>
            <w:noWrap/>
            <w:vAlign w:val="bottom"/>
            <w:hideMark/>
          </w:tcPr>
          <w:p w14:paraId="16D8E624" w14:textId="77777777" w:rsidR="008B0715" w:rsidRPr="006412D6" w:rsidRDefault="008B0715" w:rsidP="00AE0599">
            <w:r w:rsidRPr="006412D6">
              <w:t>10000110</w:t>
            </w:r>
          </w:p>
        </w:tc>
      </w:tr>
      <w:tr w:rsidR="008B0715" w:rsidRPr="006412D6" w14:paraId="68B12A0F"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DA9F863" w14:textId="77777777" w:rsidR="008B0715" w:rsidRPr="006412D6" w:rsidRDefault="008B0715" w:rsidP="00AE0599">
            <w:r w:rsidRPr="006412D6">
              <w:t>86</w:t>
            </w:r>
          </w:p>
        </w:tc>
        <w:tc>
          <w:tcPr>
            <w:tcW w:w="1020" w:type="dxa"/>
            <w:tcBorders>
              <w:top w:val="nil"/>
              <w:left w:val="nil"/>
              <w:bottom w:val="single" w:sz="4" w:space="0" w:color="auto"/>
              <w:right w:val="single" w:sz="4" w:space="0" w:color="auto"/>
            </w:tcBorders>
            <w:shd w:val="clear" w:color="auto" w:fill="auto"/>
            <w:noWrap/>
            <w:vAlign w:val="bottom"/>
            <w:hideMark/>
          </w:tcPr>
          <w:p w14:paraId="0CAAB9CC" w14:textId="77777777" w:rsidR="008B0715" w:rsidRPr="006412D6" w:rsidRDefault="008B0715" w:rsidP="00AE0599">
            <w:r w:rsidRPr="006412D6">
              <w:t>x"0085"</w:t>
            </w:r>
          </w:p>
        </w:tc>
        <w:tc>
          <w:tcPr>
            <w:tcW w:w="2100" w:type="dxa"/>
            <w:tcBorders>
              <w:top w:val="nil"/>
              <w:left w:val="nil"/>
              <w:bottom w:val="single" w:sz="4" w:space="0" w:color="auto"/>
              <w:right w:val="single" w:sz="4" w:space="0" w:color="auto"/>
            </w:tcBorders>
            <w:shd w:val="clear" w:color="auto" w:fill="auto"/>
            <w:noWrap/>
            <w:vAlign w:val="bottom"/>
            <w:hideMark/>
          </w:tcPr>
          <w:p w14:paraId="0CA673B2" w14:textId="77777777" w:rsidR="008B0715" w:rsidRPr="006412D6" w:rsidRDefault="008B0715" w:rsidP="00AE0599">
            <w:r w:rsidRPr="006412D6">
              <w:t>10000111</w:t>
            </w:r>
          </w:p>
        </w:tc>
      </w:tr>
      <w:tr w:rsidR="008B0715" w:rsidRPr="006412D6" w14:paraId="38B58E7B"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FA77CB4" w14:textId="77777777" w:rsidR="008B0715" w:rsidRPr="006412D6" w:rsidRDefault="008B0715" w:rsidP="00AE0599">
            <w:r w:rsidRPr="006412D6">
              <w:t>87</w:t>
            </w:r>
          </w:p>
        </w:tc>
        <w:tc>
          <w:tcPr>
            <w:tcW w:w="1020" w:type="dxa"/>
            <w:tcBorders>
              <w:top w:val="nil"/>
              <w:left w:val="nil"/>
              <w:bottom w:val="single" w:sz="4" w:space="0" w:color="auto"/>
              <w:right w:val="single" w:sz="4" w:space="0" w:color="auto"/>
            </w:tcBorders>
            <w:shd w:val="clear" w:color="auto" w:fill="auto"/>
            <w:noWrap/>
            <w:vAlign w:val="bottom"/>
            <w:hideMark/>
          </w:tcPr>
          <w:p w14:paraId="0767FDE1" w14:textId="77777777" w:rsidR="008B0715" w:rsidRPr="006412D6" w:rsidRDefault="008B0715" w:rsidP="00AE0599">
            <w:r w:rsidRPr="006412D6">
              <w:t>x"0086"</w:t>
            </w:r>
          </w:p>
        </w:tc>
        <w:tc>
          <w:tcPr>
            <w:tcW w:w="2100" w:type="dxa"/>
            <w:tcBorders>
              <w:top w:val="nil"/>
              <w:left w:val="nil"/>
              <w:bottom w:val="single" w:sz="4" w:space="0" w:color="auto"/>
              <w:right w:val="single" w:sz="4" w:space="0" w:color="auto"/>
            </w:tcBorders>
            <w:shd w:val="clear" w:color="auto" w:fill="auto"/>
            <w:noWrap/>
            <w:vAlign w:val="bottom"/>
            <w:hideMark/>
          </w:tcPr>
          <w:p w14:paraId="3B835736" w14:textId="77777777" w:rsidR="008B0715" w:rsidRPr="006412D6" w:rsidRDefault="008B0715" w:rsidP="00AE0599">
            <w:r w:rsidRPr="006412D6">
              <w:t>10001000</w:t>
            </w:r>
          </w:p>
        </w:tc>
      </w:tr>
      <w:tr w:rsidR="008B0715" w:rsidRPr="006412D6" w14:paraId="6C25C42E"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27D2B0" w14:textId="77777777" w:rsidR="008B0715" w:rsidRPr="006412D6" w:rsidRDefault="008B0715" w:rsidP="00AE0599">
            <w:r w:rsidRPr="006412D6">
              <w:t>88</w:t>
            </w:r>
          </w:p>
        </w:tc>
        <w:tc>
          <w:tcPr>
            <w:tcW w:w="1020" w:type="dxa"/>
            <w:tcBorders>
              <w:top w:val="nil"/>
              <w:left w:val="nil"/>
              <w:bottom w:val="single" w:sz="4" w:space="0" w:color="auto"/>
              <w:right w:val="single" w:sz="4" w:space="0" w:color="auto"/>
            </w:tcBorders>
            <w:shd w:val="clear" w:color="auto" w:fill="auto"/>
            <w:noWrap/>
            <w:vAlign w:val="bottom"/>
            <w:hideMark/>
          </w:tcPr>
          <w:p w14:paraId="1ACA60CA" w14:textId="77777777" w:rsidR="008B0715" w:rsidRPr="006412D6" w:rsidRDefault="008B0715" w:rsidP="00AE0599">
            <w:r w:rsidRPr="006412D6">
              <w:t>x"0087"</w:t>
            </w:r>
          </w:p>
        </w:tc>
        <w:tc>
          <w:tcPr>
            <w:tcW w:w="2100" w:type="dxa"/>
            <w:tcBorders>
              <w:top w:val="nil"/>
              <w:left w:val="nil"/>
              <w:bottom w:val="single" w:sz="4" w:space="0" w:color="auto"/>
              <w:right w:val="single" w:sz="4" w:space="0" w:color="auto"/>
            </w:tcBorders>
            <w:shd w:val="clear" w:color="auto" w:fill="auto"/>
            <w:noWrap/>
            <w:vAlign w:val="bottom"/>
            <w:hideMark/>
          </w:tcPr>
          <w:p w14:paraId="60EFD75C" w14:textId="77777777" w:rsidR="008B0715" w:rsidRPr="006412D6" w:rsidRDefault="008B0715" w:rsidP="00AE0599">
            <w:r w:rsidRPr="006412D6">
              <w:t>10001001</w:t>
            </w:r>
          </w:p>
        </w:tc>
      </w:tr>
      <w:tr w:rsidR="008B0715" w:rsidRPr="006412D6" w14:paraId="467D584F"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E3F7CB" w14:textId="77777777" w:rsidR="008B0715" w:rsidRPr="006412D6" w:rsidRDefault="008B0715" w:rsidP="00AE0599">
            <w:r w:rsidRPr="006412D6">
              <w:t>89</w:t>
            </w:r>
          </w:p>
        </w:tc>
        <w:tc>
          <w:tcPr>
            <w:tcW w:w="1020" w:type="dxa"/>
            <w:tcBorders>
              <w:top w:val="nil"/>
              <w:left w:val="nil"/>
              <w:bottom w:val="single" w:sz="4" w:space="0" w:color="auto"/>
              <w:right w:val="single" w:sz="4" w:space="0" w:color="auto"/>
            </w:tcBorders>
            <w:shd w:val="clear" w:color="auto" w:fill="auto"/>
            <w:noWrap/>
            <w:vAlign w:val="bottom"/>
            <w:hideMark/>
          </w:tcPr>
          <w:p w14:paraId="67A613EA" w14:textId="77777777" w:rsidR="008B0715" w:rsidRPr="006412D6" w:rsidRDefault="008B0715" w:rsidP="00AE0599">
            <w:r w:rsidRPr="006412D6">
              <w:t>x"0088"</w:t>
            </w:r>
          </w:p>
        </w:tc>
        <w:tc>
          <w:tcPr>
            <w:tcW w:w="2100" w:type="dxa"/>
            <w:tcBorders>
              <w:top w:val="nil"/>
              <w:left w:val="nil"/>
              <w:bottom w:val="single" w:sz="4" w:space="0" w:color="auto"/>
              <w:right w:val="single" w:sz="4" w:space="0" w:color="auto"/>
            </w:tcBorders>
            <w:shd w:val="clear" w:color="auto" w:fill="auto"/>
            <w:noWrap/>
            <w:vAlign w:val="bottom"/>
            <w:hideMark/>
          </w:tcPr>
          <w:p w14:paraId="6956EADF" w14:textId="77777777" w:rsidR="008B0715" w:rsidRPr="006412D6" w:rsidRDefault="008B0715" w:rsidP="00AE0599">
            <w:r w:rsidRPr="006412D6">
              <w:t>10001010</w:t>
            </w:r>
          </w:p>
        </w:tc>
      </w:tr>
      <w:tr w:rsidR="008B0715" w:rsidRPr="006412D6" w14:paraId="54C0E1A6"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B1ACBC" w14:textId="77777777" w:rsidR="008B0715" w:rsidRPr="006412D6" w:rsidRDefault="008B0715" w:rsidP="00AE0599">
            <w:r w:rsidRPr="006412D6">
              <w:t>8a</w:t>
            </w:r>
          </w:p>
        </w:tc>
        <w:tc>
          <w:tcPr>
            <w:tcW w:w="1020" w:type="dxa"/>
            <w:tcBorders>
              <w:top w:val="nil"/>
              <w:left w:val="nil"/>
              <w:bottom w:val="single" w:sz="4" w:space="0" w:color="auto"/>
              <w:right w:val="single" w:sz="4" w:space="0" w:color="auto"/>
            </w:tcBorders>
            <w:shd w:val="clear" w:color="auto" w:fill="auto"/>
            <w:noWrap/>
            <w:vAlign w:val="bottom"/>
            <w:hideMark/>
          </w:tcPr>
          <w:p w14:paraId="283C8090" w14:textId="77777777" w:rsidR="008B0715" w:rsidRPr="006412D6" w:rsidRDefault="008B0715" w:rsidP="00AE0599">
            <w:r w:rsidRPr="006412D6">
              <w:t>x"0089"</w:t>
            </w:r>
          </w:p>
        </w:tc>
        <w:tc>
          <w:tcPr>
            <w:tcW w:w="2100" w:type="dxa"/>
            <w:tcBorders>
              <w:top w:val="nil"/>
              <w:left w:val="nil"/>
              <w:bottom w:val="single" w:sz="4" w:space="0" w:color="auto"/>
              <w:right w:val="single" w:sz="4" w:space="0" w:color="auto"/>
            </w:tcBorders>
            <w:shd w:val="clear" w:color="auto" w:fill="auto"/>
            <w:noWrap/>
            <w:vAlign w:val="bottom"/>
            <w:hideMark/>
          </w:tcPr>
          <w:p w14:paraId="341CED1B" w14:textId="77777777" w:rsidR="008B0715" w:rsidRPr="006412D6" w:rsidRDefault="008B0715" w:rsidP="00AE0599">
            <w:r w:rsidRPr="006412D6">
              <w:t>10001011</w:t>
            </w:r>
          </w:p>
        </w:tc>
      </w:tr>
      <w:tr w:rsidR="008B0715" w:rsidRPr="006412D6" w14:paraId="2AF36A6C"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9D8A08" w14:textId="77777777" w:rsidR="008B0715" w:rsidRPr="006412D6" w:rsidRDefault="008B0715" w:rsidP="00AE0599">
            <w:r w:rsidRPr="006412D6">
              <w:t>8b</w:t>
            </w:r>
          </w:p>
        </w:tc>
        <w:tc>
          <w:tcPr>
            <w:tcW w:w="1020" w:type="dxa"/>
            <w:tcBorders>
              <w:top w:val="nil"/>
              <w:left w:val="nil"/>
              <w:bottom w:val="single" w:sz="4" w:space="0" w:color="auto"/>
              <w:right w:val="single" w:sz="4" w:space="0" w:color="auto"/>
            </w:tcBorders>
            <w:shd w:val="clear" w:color="auto" w:fill="auto"/>
            <w:noWrap/>
            <w:vAlign w:val="bottom"/>
            <w:hideMark/>
          </w:tcPr>
          <w:p w14:paraId="64C4F785" w14:textId="77777777" w:rsidR="008B0715" w:rsidRPr="006412D6" w:rsidRDefault="008B0715" w:rsidP="00AE0599">
            <w:r w:rsidRPr="006412D6">
              <w:t>x"008A"</w:t>
            </w:r>
          </w:p>
        </w:tc>
        <w:tc>
          <w:tcPr>
            <w:tcW w:w="2100" w:type="dxa"/>
            <w:tcBorders>
              <w:top w:val="nil"/>
              <w:left w:val="nil"/>
              <w:bottom w:val="single" w:sz="4" w:space="0" w:color="auto"/>
              <w:right w:val="single" w:sz="4" w:space="0" w:color="auto"/>
            </w:tcBorders>
            <w:shd w:val="clear" w:color="auto" w:fill="auto"/>
            <w:noWrap/>
            <w:vAlign w:val="bottom"/>
            <w:hideMark/>
          </w:tcPr>
          <w:p w14:paraId="7358A65E" w14:textId="77777777" w:rsidR="008B0715" w:rsidRPr="006412D6" w:rsidRDefault="008B0715" w:rsidP="00AE0599">
            <w:r w:rsidRPr="006412D6">
              <w:t>10001100</w:t>
            </w:r>
          </w:p>
        </w:tc>
      </w:tr>
      <w:tr w:rsidR="008B0715" w:rsidRPr="006412D6" w14:paraId="5F8D9710"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4677E4" w14:textId="77777777" w:rsidR="008B0715" w:rsidRPr="006412D6" w:rsidRDefault="008B0715" w:rsidP="00AE0599">
            <w:r w:rsidRPr="006412D6">
              <w:t>8c</w:t>
            </w:r>
          </w:p>
        </w:tc>
        <w:tc>
          <w:tcPr>
            <w:tcW w:w="1020" w:type="dxa"/>
            <w:tcBorders>
              <w:top w:val="nil"/>
              <w:left w:val="nil"/>
              <w:bottom w:val="single" w:sz="4" w:space="0" w:color="auto"/>
              <w:right w:val="single" w:sz="4" w:space="0" w:color="auto"/>
            </w:tcBorders>
            <w:shd w:val="clear" w:color="auto" w:fill="auto"/>
            <w:noWrap/>
            <w:vAlign w:val="bottom"/>
            <w:hideMark/>
          </w:tcPr>
          <w:p w14:paraId="45724AAE" w14:textId="77777777" w:rsidR="008B0715" w:rsidRPr="006412D6" w:rsidRDefault="008B0715" w:rsidP="00AE0599">
            <w:r w:rsidRPr="006412D6">
              <w:t>x"008B"</w:t>
            </w:r>
          </w:p>
        </w:tc>
        <w:tc>
          <w:tcPr>
            <w:tcW w:w="2100" w:type="dxa"/>
            <w:tcBorders>
              <w:top w:val="nil"/>
              <w:left w:val="nil"/>
              <w:bottom w:val="single" w:sz="4" w:space="0" w:color="auto"/>
              <w:right w:val="single" w:sz="4" w:space="0" w:color="auto"/>
            </w:tcBorders>
            <w:shd w:val="clear" w:color="auto" w:fill="auto"/>
            <w:noWrap/>
            <w:vAlign w:val="bottom"/>
            <w:hideMark/>
          </w:tcPr>
          <w:p w14:paraId="4CA7E1C8" w14:textId="77777777" w:rsidR="008B0715" w:rsidRPr="006412D6" w:rsidRDefault="008B0715" w:rsidP="00AE0599">
            <w:r w:rsidRPr="006412D6">
              <w:t>10001101</w:t>
            </w:r>
          </w:p>
        </w:tc>
      </w:tr>
      <w:tr w:rsidR="008B0715" w:rsidRPr="006412D6" w14:paraId="4C7786B9"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5E91FBF" w14:textId="77777777" w:rsidR="008B0715" w:rsidRPr="006412D6" w:rsidRDefault="008B0715" w:rsidP="00AE0599">
            <w:r w:rsidRPr="006412D6">
              <w:t>8d</w:t>
            </w:r>
          </w:p>
        </w:tc>
        <w:tc>
          <w:tcPr>
            <w:tcW w:w="1020" w:type="dxa"/>
            <w:tcBorders>
              <w:top w:val="nil"/>
              <w:left w:val="nil"/>
              <w:bottom w:val="single" w:sz="4" w:space="0" w:color="auto"/>
              <w:right w:val="single" w:sz="4" w:space="0" w:color="auto"/>
            </w:tcBorders>
            <w:shd w:val="clear" w:color="auto" w:fill="auto"/>
            <w:noWrap/>
            <w:vAlign w:val="bottom"/>
            <w:hideMark/>
          </w:tcPr>
          <w:p w14:paraId="6B73C18B" w14:textId="77777777" w:rsidR="008B0715" w:rsidRPr="006412D6" w:rsidRDefault="008B0715" w:rsidP="00AE0599">
            <w:r w:rsidRPr="006412D6">
              <w:t>x"008C"</w:t>
            </w:r>
          </w:p>
        </w:tc>
        <w:tc>
          <w:tcPr>
            <w:tcW w:w="2100" w:type="dxa"/>
            <w:tcBorders>
              <w:top w:val="nil"/>
              <w:left w:val="nil"/>
              <w:bottom w:val="single" w:sz="4" w:space="0" w:color="auto"/>
              <w:right w:val="single" w:sz="4" w:space="0" w:color="auto"/>
            </w:tcBorders>
            <w:shd w:val="clear" w:color="auto" w:fill="auto"/>
            <w:noWrap/>
            <w:vAlign w:val="bottom"/>
            <w:hideMark/>
          </w:tcPr>
          <w:p w14:paraId="52D4E58F" w14:textId="77777777" w:rsidR="008B0715" w:rsidRPr="006412D6" w:rsidRDefault="008B0715" w:rsidP="00AE0599">
            <w:r w:rsidRPr="006412D6">
              <w:t>10001110</w:t>
            </w:r>
          </w:p>
        </w:tc>
      </w:tr>
      <w:tr w:rsidR="008B0715" w:rsidRPr="006412D6" w14:paraId="5E93AC3E"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0785701" w14:textId="77777777" w:rsidR="008B0715" w:rsidRPr="006412D6" w:rsidRDefault="008B0715" w:rsidP="00AE0599">
            <w:r w:rsidRPr="006412D6">
              <w:t>8e</w:t>
            </w:r>
          </w:p>
        </w:tc>
        <w:tc>
          <w:tcPr>
            <w:tcW w:w="1020" w:type="dxa"/>
            <w:tcBorders>
              <w:top w:val="nil"/>
              <w:left w:val="nil"/>
              <w:bottom w:val="single" w:sz="4" w:space="0" w:color="auto"/>
              <w:right w:val="single" w:sz="4" w:space="0" w:color="auto"/>
            </w:tcBorders>
            <w:shd w:val="clear" w:color="auto" w:fill="auto"/>
            <w:noWrap/>
            <w:vAlign w:val="bottom"/>
            <w:hideMark/>
          </w:tcPr>
          <w:p w14:paraId="43AE7524" w14:textId="77777777" w:rsidR="008B0715" w:rsidRPr="006412D6" w:rsidRDefault="008B0715" w:rsidP="00AE0599">
            <w:r w:rsidRPr="006412D6">
              <w:t>x"008D"</w:t>
            </w:r>
          </w:p>
        </w:tc>
        <w:tc>
          <w:tcPr>
            <w:tcW w:w="2100" w:type="dxa"/>
            <w:tcBorders>
              <w:top w:val="nil"/>
              <w:left w:val="nil"/>
              <w:bottom w:val="single" w:sz="4" w:space="0" w:color="auto"/>
              <w:right w:val="single" w:sz="4" w:space="0" w:color="auto"/>
            </w:tcBorders>
            <w:shd w:val="clear" w:color="auto" w:fill="auto"/>
            <w:noWrap/>
            <w:vAlign w:val="bottom"/>
            <w:hideMark/>
          </w:tcPr>
          <w:p w14:paraId="16D0AD43" w14:textId="77777777" w:rsidR="008B0715" w:rsidRPr="006412D6" w:rsidRDefault="008B0715" w:rsidP="00AE0599">
            <w:r w:rsidRPr="006412D6">
              <w:t>10001111</w:t>
            </w:r>
          </w:p>
        </w:tc>
      </w:tr>
      <w:tr w:rsidR="008B0715" w:rsidRPr="006412D6" w14:paraId="7AD121DB"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43BC9C" w14:textId="77777777" w:rsidR="008B0715" w:rsidRPr="006412D6" w:rsidRDefault="008B0715" w:rsidP="00AE0599">
            <w:r w:rsidRPr="006412D6">
              <w:t>8f</w:t>
            </w:r>
          </w:p>
        </w:tc>
        <w:tc>
          <w:tcPr>
            <w:tcW w:w="1020" w:type="dxa"/>
            <w:tcBorders>
              <w:top w:val="nil"/>
              <w:left w:val="nil"/>
              <w:bottom w:val="single" w:sz="4" w:space="0" w:color="auto"/>
              <w:right w:val="single" w:sz="4" w:space="0" w:color="auto"/>
            </w:tcBorders>
            <w:shd w:val="clear" w:color="auto" w:fill="auto"/>
            <w:noWrap/>
            <w:vAlign w:val="bottom"/>
            <w:hideMark/>
          </w:tcPr>
          <w:p w14:paraId="5BA790B3" w14:textId="77777777" w:rsidR="008B0715" w:rsidRPr="006412D6" w:rsidRDefault="008B0715" w:rsidP="00AE0599">
            <w:r w:rsidRPr="006412D6">
              <w:t>x"008E"</w:t>
            </w:r>
          </w:p>
        </w:tc>
        <w:tc>
          <w:tcPr>
            <w:tcW w:w="2100" w:type="dxa"/>
            <w:tcBorders>
              <w:top w:val="nil"/>
              <w:left w:val="nil"/>
              <w:bottom w:val="single" w:sz="4" w:space="0" w:color="auto"/>
              <w:right w:val="single" w:sz="4" w:space="0" w:color="auto"/>
            </w:tcBorders>
            <w:shd w:val="clear" w:color="auto" w:fill="auto"/>
            <w:noWrap/>
            <w:vAlign w:val="bottom"/>
            <w:hideMark/>
          </w:tcPr>
          <w:p w14:paraId="46670FAC" w14:textId="77777777" w:rsidR="008B0715" w:rsidRPr="006412D6" w:rsidRDefault="008B0715" w:rsidP="00AE0599">
            <w:r w:rsidRPr="006412D6">
              <w:t>10010000</w:t>
            </w:r>
          </w:p>
        </w:tc>
      </w:tr>
      <w:tr w:rsidR="008B0715" w:rsidRPr="006412D6" w14:paraId="658EB00B"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40CCFBC" w14:textId="77777777" w:rsidR="008B0715" w:rsidRPr="006412D6" w:rsidRDefault="008B0715" w:rsidP="00AE0599">
            <w:r w:rsidRPr="006412D6">
              <w:t>90</w:t>
            </w:r>
          </w:p>
        </w:tc>
        <w:tc>
          <w:tcPr>
            <w:tcW w:w="1020" w:type="dxa"/>
            <w:tcBorders>
              <w:top w:val="nil"/>
              <w:left w:val="nil"/>
              <w:bottom w:val="single" w:sz="4" w:space="0" w:color="auto"/>
              <w:right w:val="single" w:sz="4" w:space="0" w:color="auto"/>
            </w:tcBorders>
            <w:shd w:val="clear" w:color="auto" w:fill="auto"/>
            <w:noWrap/>
            <w:vAlign w:val="bottom"/>
            <w:hideMark/>
          </w:tcPr>
          <w:p w14:paraId="3A8A3ED5" w14:textId="77777777" w:rsidR="008B0715" w:rsidRPr="006412D6" w:rsidRDefault="008B0715" w:rsidP="00AE0599">
            <w:r w:rsidRPr="006412D6">
              <w:t>x"008F"</w:t>
            </w:r>
          </w:p>
        </w:tc>
        <w:tc>
          <w:tcPr>
            <w:tcW w:w="2100" w:type="dxa"/>
            <w:tcBorders>
              <w:top w:val="nil"/>
              <w:left w:val="nil"/>
              <w:bottom w:val="single" w:sz="4" w:space="0" w:color="auto"/>
              <w:right w:val="single" w:sz="4" w:space="0" w:color="auto"/>
            </w:tcBorders>
            <w:shd w:val="clear" w:color="auto" w:fill="auto"/>
            <w:noWrap/>
            <w:vAlign w:val="bottom"/>
            <w:hideMark/>
          </w:tcPr>
          <w:p w14:paraId="64993B8E" w14:textId="77777777" w:rsidR="008B0715" w:rsidRPr="006412D6" w:rsidRDefault="008B0715" w:rsidP="00AE0599">
            <w:r w:rsidRPr="006412D6">
              <w:t>10010001</w:t>
            </w:r>
          </w:p>
        </w:tc>
      </w:tr>
      <w:tr w:rsidR="008B0715" w:rsidRPr="006412D6" w14:paraId="4F17188D"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0480B2" w14:textId="77777777" w:rsidR="008B0715" w:rsidRPr="006412D6" w:rsidRDefault="008B0715" w:rsidP="00AE0599">
            <w:r w:rsidRPr="006412D6">
              <w:t>91</w:t>
            </w:r>
          </w:p>
        </w:tc>
        <w:tc>
          <w:tcPr>
            <w:tcW w:w="1020" w:type="dxa"/>
            <w:tcBorders>
              <w:top w:val="nil"/>
              <w:left w:val="nil"/>
              <w:bottom w:val="single" w:sz="4" w:space="0" w:color="auto"/>
              <w:right w:val="single" w:sz="4" w:space="0" w:color="auto"/>
            </w:tcBorders>
            <w:shd w:val="clear" w:color="auto" w:fill="auto"/>
            <w:noWrap/>
            <w:vAlign w:val="bottom"/>
            <w:hideMark/>
          </w:tcPr>
          <w:p w14:paraId="7DC9F950" w14:textId="77777777" w:rsidR="008B0715" w:rsidRPr="006412D6" w:rsidRDefault="008B0715" w:rsidP="00AE0599">
            <w:r w:rsidRPr="006412D6">
              <w:t>x"0090"</w:t>
            </w:r>
          </w:p>
        </w:tc>
        <w:tc>
          <w:tcPr>
            <w:tcW w:w="2100" w:type="dxa"/>
            <w:tcBorders>
              <w:top w:val="nil"/>
              <w:left w:val="nil"/>
              <w:bottom w:val="single" w:sz="4" w:space="0" w:color="auto"/>
              <w:right w:val="single" w:sz="4" w:space="0" w:color="auto"/>
            </w:tcBorders>
            <w:shd w:val="clear" w:color="auto" w:fill="auto"/>
            <w:noWrap/>
            <w:vAlign w:val="bottom"/>
            <w:hideMark/>
          </w:tcPr>
          <w:p w14:paraId="486E6B4C" w14:textId="77777777" w:rsidR="008B0715" w:rsidRPr="006412D6" w:rsidRDefault="008B0715" w:rsidP="00AE0599">
            <w:r w:rsidRPr="006412D6">
              <w:t>10010010</w:t>
            </w:r>
          </w:p>
        </w:tc>
      </w:tr>
      <w:tr w:rsidR="008B0715" w:rsidRPr="006412D6" w14:paraId="35D90E66"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415C02D" w14:textId="77777777" w:rsidR="008B0715" w:rsidRPr="006412D6" w:rsidRDefault="008B0715" w:rsidP="00AE0599">
            <w:r w:rsidRPr="006412D6">
              <w:t>92</w:t>
            </w:r>
          </w:p>
        </w:tc>
        <w:tc>
          <w:tcPr>
            <w:tcW w:w="1020" w:type="dxa"/>
            <w:tcBorders>
              <w:top w:val="nil"/>
              <w:left w:val="nil"/>
              <w:bottom w:val="single" w:sz="4" w:space="0" w:color="auto"/>
              <w:right w:val="single" w:sz="4" w:space="0" w:color="auto"/>
            </w:tcBorders>
            <w:shd w:val="clear" w:color="auto" w:fill="auto"/>
            <w:noWrap/>
            <w:vAlign w:val="bottom"/>
            <w:hideMark/>
          </w:tcPr>
          <w:p w14:paraId="117A47DB" w14:textId="77777777" w:rsidR="008B0715" w:rsidRPr="006412D6" w:rsidRDefault="008B0715" w:rsidP="00AE0599">
            <w:r w:rsidRPr="006412D6">
              <w:t>x"0091"</w:t>
            </w:r>
          </w:p>
        </w:tc>
        <w:tc>
          <w:tcPr>
            <w:tcW w:w="2100" w:type="dxa"/>
            <w:tcBorders>
              <w:top w:val="nil"/>
              <w:left w:val="nil"/>
              <w:bottom w:val="single" w:sz="4" w:space="0" w:color="auto"/>
              <w:right w:val="single" w:sz="4" w:space="0" w:color="auto"/>
            </w:tcBorders>
            <w:shd w:val="clear" w:color="auto" w:fill="auto"/>
            <w:noWrap/>
            <w:vAlign w:val="bottom"/>
            <w:hideMark/>
          </w:tcPr>
          <w:p w14:paraId="1B23574E" w14:textId="77777777" w:rsidR="008B0715" w:rsidRPr="006412D6" w:rsidRDefault="008B0715" w:rsidP="00AE0599">
            <w:r w:rsidRPr="006412D6">
              <w:t>10010011</w:t>
            </w:r>
          </w:p>
        </w:tc>
      </w:tr>
      <w:tr w:rsidR="008B0715" w:rsidRPr="006412D6" w14:paraId="09B10344"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30A2855" w14:textId="77777777" w:rsidR="008B0715" w:rsidRPr="006412D6" w:rsidRDefault="008B0715" w:rsidP="00AE0599">
            <w:r w:rsidRPr="006412D6">
              <w:t>93</w:t>
            </w:r>
          </w:p>
        </w:tc>
        <w:tc>
          <w:tcPr>
            <w:tcW w:w="1020" w:type="dxa"/>
            <w:tcBorders>
              <w:top w:val="nil"/>
              <w:left w:val="nil"/>
              <w:bottom w:val="single" w:sz="4" w:space="0" w:color="auto"/>
              <w:right w:val="single" w:sz="4" w:space="0" w:color="auto"/>
            </w:tcBorders>
            <w:shd w:val="clear" w:color="auto" w:fill="auto"/>
            <w:noWrap/>
            <w:vAlign w:val="bottom"/>
            <w:hideMark/>
          </w:tcPr>
          <w:p w14:paraId="17BA3772" w14:textId="77777777" w:rsidR="008B0715" w:rsidRPr="006412D6" w:rsidRDefault="008B0715" w:rsidP="00AE0599">
            <w:r w:rsidRPr="006412D6">
              <w:t>x"0092"</w:t>
            </w:r>
          </w:p>
        </w:tc>
        <w:tc>
          <w:tcPr>
            <w:tcW w:w="2100" w:type="dxa"/>
            <w:tcBorders>
              <w:top w:val="nil"/>
              <w:left w:val="nil"/>
              <w:bottom w:val="single" w:sz="4" w:space="0" w:color="auto"/>
              <w:right w:val="single" w:sz="4" w:space="0" w:color="auto"/>
            </w:tcBorders>
            <w:shd w:val="clear" w:color="auto" w:fill="auto"/>
            <w:noWrap/>
            <w:vAlign w:val="bottom"/>
            <w:hideMark/>
          </w:tcPr>
          <w:p w14:paraId="5DEDDFD6" w14:textId="77777777" w:rsidR="008B0715" w:rsidRPr="006412D6" w:rsidRDefault="008B0715" w:rsidP="00AE0599">
            <w:r w:rsidRPr="006412D6">
              <w:t>10010100</w:t>
            </w:r>
          </w:p>
        </w:tc>
      </w:tr>
      <w:tr w:rsidR="008B0715" w:rsidRPr="006412D6" w14:paraId="744D3B2F"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6D6F81B" w14:textId="77777777" w:rsidR="008B0715" w:rsidRPr="006412D6" w:rsidRDefault="008B0715" w:rsidP="00AE0599">
            <w:r w:rsidRPr="006412D6">
              <w:t>94</w:t>
            </w:r>
          </w:p>
        </w:tc>
        <w:tc>
          <w:tcPr>
            <w:tcW w:w="1020" w:type="dxa"/>
            <w:tcBorders>
              <w:top w:val="nil"/>
              <w:left w:val="nil"/>
              <w:bottom w:val="single" w:sz="4" w:space="0" w:color="auto"/>
              <w:right w:val="single" w:sz="4" w:space="0" w:color="auto"/>
            </w:tcBorders>
            <w:shd w:val="clear" w:color="auto" w:fill="auto"/>
            <w:noWrap/>
            <w:vAlign w:val="bottom"/>
            <w:hideMark/>
          </w:tcPr>
          <w:p w14:paraId="5FF90AAF" w14:textId="77777777" w:rsidR="008B0715" w:rsidRPr="006412D6" w:rsidRDefault="008B0715" w:rsidP="00AE0599">
            <w:r w:rsidRPr="006412D6">
              <w:t>x"0093"</w:t>
            </w:r>
          </w:p>
        </w:tc>
        <w:tc>
          <w:tcPr>
            <w:tcW w:w="2100" w:type="dxa"/>
            <w:tcBorders>
              <w:top w:val="nil"/>
              <w:left w:val="nil"/>
              <w:bottom w:val="single" w:sz="4" w:space="0" w:color="auto"/>
              <w:right w:val="single" w:sz="4" w:space="0" w:color="auto"/>
            </w:tcBorders>
            <w:shd w:val="clear" w:color="auto" w:fill="auto"/>
            <w:noWrap/>
            <w:vAlign w:val="bottom"/>
            <w:hideMark/>
          </w:tcPr>
          <w:p w14:paraId="701BC479" w14:textId="77777777" w:rsidR="008B0715" w:rsidRPr="006412D6" w:rsidRDefault="008B0715" w:rsidP="00AE0599">
            <w:r w:rsidRPr="006412D6">
              <w:t>10010101</w:t>
            </w:r>
          </w:p>
        </w:tc>
      </w:tr>
      <w:tr w:rsidR="008B0715" w:rsidRPr="006412D6" w14:paraId="0226026E"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E46333" w14:textId="77777777" w:rsidR="008B0715" w:rsidRPr="006412D6" w:rsidRDefault="008B0715" w:rsidP="00AE0599">
            <w:r w:rsidRPr="006412D6">
              <w:t>95</w:t>
            </w:r>
          </w:p>
        </w:tc>
        <w:tc>
          <w:tcPr>
            <w:tcW w:w="1020" w:type="dxa"/>
            <w:tcBorders>
              <w:top w:val="nil"/>
              <w:left w:val="nil"/>
              <w:bottom w:val="single" w:sz="4" w:space="0" w:color="auto"/>
              <w:right w:val="single" w:sz="4" w:space="0" w:color="auto"/>
            </w:tcBorders>
            <w:shd w:val="clear" w:color="auto" w:fill="auto"/>
            <w:noWrap/>
            <w:vAlign w:val="bottom"/>
            <w:hideMark/>
          </w:tcPr>
          <w:p w14:paraId="41BE6F5F" w14:textId="77777777" w:rsidR="008B0715" w:rsidRPr="006412D6" w:rsidRDefault="008B0715" w:rsidP="00AE0599">
            <w:r w:rsidRPr="006412D6">
              <w:t>x"0094"</w:t>
            </w:r>
          </w:p>
        </w:tc>
        <w:tc>
          <w:tcPr>
            <w:tcW w:w="2100" w:type="dxa"/>
            <w:tcBorders>
              <w:top w:val="nil"/>
              <w:left w:val="nil"/>
              <w:bottom w:val="single" w:sz="4" w:space="0" w:color="auto"/>
              <w:right w:val="single" w:sz="4" w:space="0" w:color="auto"/>
            </w:tcBorders>
            <w:shd w:val="clear" w:color="auto" w:fill="auto"/>
            <w:noWrap/>
            <w:vAlign w:val="bottom"/>
            <w:hideMark/>
          </w:tcPr>
          <w:p w14:paraId="41C3732B" w14:textId="77777777" w:rsidR="008B0715" w:rsidRPr="006412D6" w:rsidRDefault="008B0715" w:rsidP="00AE0599">
            <w:r w:rsidRPr="006412D6">
              <w:t>10010110</w:t>
            </w:r>
          </w:p>
        </w:tc>
      </w:tr>
      <w:tr w:rsidR="008B0715" w:rsidRPr="006412D6" w14:paraId="4594EE62"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37E638" w14:textId="77777777" w:rsidR="008B0715" w:rsidRPr="006412D6" w:rsidRDefault="008B0715" w:rsidP="00AE0599">
            <w:r w:rsidRPr="006412D6">
              <w:t>96</w:t>
            </w:r>
          </w:p>
        </w:tc>
        <w:tc>
          <w:tcPr>
            <w:tcW w:w="1020" w:type="dxa"/>
            <w:tcBorders>
              <w:top w:val="nil"/>
              <w:left w:val="nil"/>
              <w:bottom w:val="single" w:sz="4" w:space="0" w:color="auto"/>
              <w:right w:val="single" w:sz="4" w:space="0" w:color="auto"/>
            </w:tcBorders>
            <w:shd w:val="clear" w:color="auto" w:fill="auto"/>
            <w:noWrap/>
            <w:vAlign w:val="bottom"/>
            <w:hideMark/>
          </w:tcPr>
          <w:p w14:paraId="0687A4ED" w14:textId="77777777" w:rsidR="008B0715" w:rsidRPr="006412D6" w:rsidRDefault="008B0715" w:rsidP="00AE0599">
            <w:r w:rsidRPr="006412D6">
              <w:t>x"0095"</w:t>
            </w:r>
          </w:p>
        </w:tc>
        <w:tc>
          <w:tcPr>
            <w:tcW w:w="2100" w:type="dxa"/>
            <w:tcBorders>
              <w:top w:val="nil"/>
              <w:left w:val="nil"/>
              <w:bottom w:val="single" w:sz="4" w:space="0" w:color="auto"/>
              <w:right w:val="single" w:sz="4" w:space="0" w:color="auto"/>
            </w:tcBorders>
            <w:shd w:val="clear" w:color="auto" w:fill="auto"/>
            <w:noWrap/>
            <w:vAlign w:val="bottom"/>
            <w:hideMark/>
          </w:tcPr>
          <w:p w14:paraId="1CCED382" w14:textId="77777777" w:rsidR="008B0715" w:rsidRPr="006412D6" w:rsidRDefault="008B0715" w:rsidP="00AE0599">
            <w:r w:rsidRPr="006412D6">
              <w:t>10010111</w:t>
            </w:r>
          </w:p>
        </w:tc>
      </w:tr>
      <w:tr w:rsidR="008B0715" w:rsidRPr="006412D6" w14:paraId="38EFB5B6"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D89F579" w14:textId="77777777" w:rsidR="008B0715" w:rsidRPr="006412D6" w:rsidRDefault="008B0715" w:rsidP="00AE0599">
            <w:r w:rsidRPr="006412D6">
              <w:t>97</w:t>
            </w:r>
          </w:p>
        </w:tc>
        <w:tc>
          <w:tcPr>
            <w:tcW w:w="1020" w:type="dxa"/>
            <w:tcBorders>
              <w:top w:val="nil"/>
              <w:left w:val="nil"/>
              <w:bottom w:val="single" w:sz="4" w:space="0" w:color="auto"/>
              <w:right w:val="single" w:sz="4" w:space="0" w:color="auto"/>
            </w:tcBorders>
            <w:shd w:val="clear" w:color="auto" w:fill="auto"/>
            <w:noWrap/>
            <w:vAlign w:val="bottom"/>
            <w:hideMark/>
          </w:tcPr>
          <w:p w14:paraId="309B14ED" w14:textId="77777777" w:rsidR="008B0715" w:rsidRPr="006412D6" w:rsidRDefault="008B0715" w:rsidP="00AE0599">
            <w:r w:rsidRPr="006412D6">
              <w:t>x"0096"</w:t>
            </w:r>
          </w:p>
        </w:tc>
        <w:tc>
          <w:tcPr>
            <w:tcW w:w="2100" w:type="dxa"/>
            <w:tcBorders>
              <w:top w:val="nil"/>
              <w:left w:val="nil"/>
              <w:bottom w:val="single" w:sz="4" w:space="0" w:color="auto"/>
              <w:right w:val="single" w:sz="4" w:space="0" w:color="auto"/>
            </w:tcBorders>
            <w:shd w:val="clear" w:color="auto" w:fill="auto"/>
            <w:noWrap/>
            <w:vAlign w:val="bottom"/>
            <w:hideMark/>
          </w:tcPr>
          <w:p w14:paraId="487E8637" w14:textId="77777777" w:rsidR="008B0715" w:rsidRPr="006412D6" w:rsidRDefault="008B0715" w:rsidP="00AE0599">
            <w:r w:rsidRPr="006412D6">
              <w:t>10011000</w:t>
            </w:r>
          </w:p>
        </w:tc>
      </w:tr>
      <w:tr w:rsidR="008B0715" w:rsidRPr="006412D6" w14:paraId="56D76CCF"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F1AD6C4" w14:textId="77777777" w:rsidR="008B0715" w:rsidRPr="006412D6" w:rsidRDefault="008B0715" w:rsidP="00AE0599">
            <w:r w:rsidRPr="006412D6">
              <w:t>98</w:t>
            </w:r>
          </w:p>
        </w:tc>
        <w:tc>
          <w:tcPr>
            <w:tcW w:w="1020" w:type="dxa"/>
            <w:tcBorders>
              <w:top w:val="nil"/>
              <w:left w:val="nil"/>
              <w:bottom w:val="single" w:sz="4" w:space="0" w:color="auto"/>
              <w:right w:val="single" w:sz="4" w:space="0" w:color="auto"/>
            </w:tcBorders>
            <w:shd w:val="clear" w:color="auto" w:fill="auto"/>
            <w:noWrap/>
            <w:vAlign w:val="bottom"/>
            <w:hideMark/>
          </w:tcPr>
          <w:p w14:paraId="23ADFA44" w14:textId="77777777" w:rsidR="008B0715" w:rsidRPr="006412D6" w:rsidRDefault="008B0715" w:rsidP="00AE0599">
            <w:r w:rsidRPr="006412D6">
              <w:t>x"0097"</w:t>
            </w:r>
          </w:p>
        </w:tc>
        <w:tc>
          <w:tcPr>
            <w:tcW w:w="2100" w:type="dxa"/>
            <w:tcBorders>
              <w:top w:val="nil"/>
              <w:left w:val="nil"/>
              <w:bottom w:val="single" w:sz="4" w:space="0" w:color="auto"/>
              <w:right w:val="single" w:sz="4" w:space="0" w:color="auto"/>
            </w:tcBorders>
            <w:shd w:val="clear" w:color="auto" w:fill="auto"/>
            <w:noWrap/>
            <w:vAlign w:val="bottom"/>
            <w:hideMark/>
          </w:tcPr>
          <w:p w14:paraId="6466CD1B" w14:textId="77777777" w:rsidR="008B0715" w:rsidRPr="006412D6" w:rsidRDefault="008B0715" w:rsidP="00AE0599">
            <w:r w:rsidRPr="006412D6">
              <w:t>10011001</w:t>
            </w:r>
          </w:p>
        </w:tc>
      </w:tr>
      <w:tr w:rsidR="008B0715" w:rsidRPr="006412D6" w14:paraId="49BC5EF6"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1761F89" w14:textId="77777777" w:rsidR="008B0715" w:rsidRPr="006412D6" w:rsidRDefault="008B0715" w:rsidP="00AE0599">
            <w:r w:rsidRPr="006412D6">
              <w:t>99</w:t>
            </w:r>
          </w:p>
        </w:tc>
        <w:tc>
          <w:tcPr>
            <w:tcW w:w="1020" w:type="dxa"/>
            <w:tcBorders>
              <w:top w:val="nil"/>
              <w:left w:val="nil"/>
              <w:bottom w:val="single" w:sz="4" w:space="0" w:color="auto"/>
              <w:right w:val="single" w:sz="4" w:space="0" w:color="auto"/>
            </w:tcBorders>
            <w:shd w:val="clear" w:color="auto" w:fill="auto"/>
            <w:noWrap/>
            <w:vAlign w:val="bottom"/>
            <w:hideMark/>
          </w:tcPr>
          <w:p w14:paraId="4BA4988B" w14:textId="77777777" w:rsidR="008B0715" w:rsidRPr="006412D6" w:rsidRDefault="008B0715" w:rsidP="00AE0599">
            <w:r w:rsidRPr="006412D6">
              <w:t>x"0098"</w:t>
            </w:r>
          </w:p>
        </w:tc>
        <w:tc>
          <w:tcPr>
            <w:tcW w:w="2100" w:type="dxa"/>
            <w:tcBorders>
              <w:top w:val="nil"/>
              <w:left w:val="nil"/>
              <w:bottom w:val="single" w:sz="4" w:space="0" w:color="auto"/>
              <w:right w:val="single" w:sz="4" w:space="0" w:color="auto"/>
            </w:tcBorders>
            <w:shd w:val="clear" w:color="auto" w:fill="auto"/>
            <w:noWrap/>
            <w:vAlign w:val="bottom"/>
            <w:hideMark/>
          </w:tcPr>
          <w:p w14:paraId="047CFB2B" w14:textId="77777777" w:rsidR="008B0715" w:rsidRPr="006412D6" w:rsidRDefault="008B0715" w:rsidP="00AE0599">
            <w:r w:rsidRPr="006412D6">
              <w:t>10011010</w:t>
            </w:r>
          </w:p>
        </w:tc>
      </w:tr>
      <w:tr w:rsidR="008B0715" w:rsidRPr="006412D6" w14:paraId="41A502B0"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A93E200" w14:textId="77777777" w:rsidR="008B0715" w:rsidRPr="006412D6" w:rsidRDefault="008B0715" w:rsidP="00AE0599">
            <w:r w:rsidRPr="006412D6">
              <w:t>9a</w:t>
            </w:r>
          </w:p>
        </w:tc>
        <w:tc>
          <w:tcPr>
            <w:tcW w:w="1020" w:type="dxa"/>
            <w:tcBorders>
              <w:top w:val="nil"/>
              <w:left w:val="nil"/>
              <w:bottom w:val="single" w:sz="4" w:space="0" w:color="auto"/>
              <w:right w:val="single" w:sz="4" w:space="0" w:color="auto"/>
            </w:tcBorders>
            <w:shd w:val="clear" w:color="auto" w:fill="auto"/>
            <w:noWrap/>
            <w:vAlign w:val="bottom"/>
            <w:hideMark/>
          </w:tcPr>
          <w:p w14:paraId="765203A5" w14:textId="77777777" w:rsidR="008B0715" w:rsidRPr="006412D6" w:rsidRDefault="008B0715" w:rsidP="00AE0599">
            <w:r w:rsidRPr="006412D6">
              <w:t>x"0099"</w:t>
            </w:r>
          </w:p>
        </w:tc>
        <w:tc>
          <w:tcPr>
            <w:tcW w:w="2100" w:type="dxa"/>
            <w:tcBorders>
              <w:top w:val="nil"/>
              <w:left w:val="nil"/>
              <w:bottom w:val="single" w:sz="4" w:space="0" w:color="auto"/>
              <w:right w:val="single" w:sz="4" w:space="0" w:color="auto"/>
            </w:tcBorders>
            <w:shd w:val="clear" w:color="auto" w:fill="auto"/>
            <w:noWrap/>
            <w:vAlign w:val="bottom"/>
            <w:hideMark/>
          </w:tcPr>
          <w:p w14:paraId="4362D57D" w14:textId="77777777" w:rsidR="008B0715" w:rsidRPr="006412D6" w:rsidRDefault="008B0715" w:rsidP="00AE0599">
            <w:r w:rsidRPr="006412D6">
              <w:t>10011011</w:t>
            </w:r>
          </w:p>
        </w:tc>
      </w:tr>
      <w:tr w:rsidR="008B0715" w:rsidRPr="006412D6" w14:paraId="4B63A012"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264F173" w14:textId="77777777" w:rsidR="008B0715" w:rsidRPr="006412D6" w:rsidRDefault="008B0715" w:rsidP="00AE0599">
            <w:r w:rsidRPr="006412D6">
              <w:t>9b</w:t>
            </w:r>
          </w:p>
        </w:tc>
        <w:tc>
          <w:tcPr>
            <w:tcW w:w="1020" w:type="dxa"/>
            <w:tcBorders>
              <w:top w:val="nil"/>
              <w:left w:val="nil"/>
              <w:bottom w:val="single" w:sz="4" w:space="0" w:color="auto"/>
              <w:right w:val="single" w:sz="4" w:space="0" w:color="auto"/>
            </w:tcBorders>
            <w:shd w:val="clear" w:color="auto" w:fill="auto"/>
            <w:noWrap/>
            <w:vAlign w:val="bottom"/>
            <w:hideMark/>
          </w:tcPr>
          <w:p w14:paraId="258FCEFA" w14:textId="77777777" w:rsidR="008B0715" w:rsidRPr="006412D6" w:rsidRDefault="008B0715" w:rsidP="00AE0599">
            <w:r w:rsidRPr="006412D6">
              <w:t>x"009A"</w:t>
            </w:r>
          </w:p>
        </w:tc>
        <w:tc>
          <w:tcPr>
            <w:tcW w:w="2100" w:type="dxa"/>
            <w:tcBorders>
              <w:top w:val="nil"/>
              <w:left w:val="nil"/>
              <w:bottom w:val="single" w:sz="4" w:space="0" w:color="auto"/>
              <w:right w:val="single" w:sz="4" w:space="0" w:color="auto"/>
            </w:tcBorders>
            <w:shd w:val="clear" w:color="auto" w:fill="auto"/>
            <w:noWrap/>
            <w:vAlign w:val="bottom"/>
            <w:hideMark/>
          </w:tcPr>
          <w:p w14:paraId="19040C96" w14:textId="77777777" w:rsidR="008B0715" w:rsidRPr="006412D6" w:rsidRDefault="008B0715" w:rsidP="00AE0599">
            <w:r w:rsidRPr="006412D6">
              <w:t>10011100</w:t>
            </w:r>
          </w:p>
        </w:tc>
      </w:tr>
      <w:tr w:rsidR="008B0715" w:rsidRPr="006412D6" w14:paraId="5772E80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00BA9D" w14:textId="77777777" w:rsidR="008B0715" w:rsidRPr="006412D6" w:rsidRDefault="008B0715" w:rsidP="00AE0599">
            <w:r w:rsidRPr="006412D6">
              <w:t>9c</w:t>
            </w:r>
          </w:p>
        </w:tc>
        <w:tc>
          <w:tcPr>
            <w:tcW w:w="1020" w:type="dxa"/>
            <w:tcBorders>
              <w:top w:val="nil"/>
              <w:left w:val="nil"/>
              <w:bottom w:val="single" w:sz="4" w:space="0" w:color="auto"/>
              <w:right w:val="single" w:sz="4" w:space="0" w:color="auto"/>
            </w:tcBorders>
            <w:shd w:val="clear" w:color="auto" w:fill="auto"/>
            <w:noWrap/>
            <w:vAlign w:val="bottom"/>
            <w:hideMark/>
          </w:tcPr>
          <w:p w14:paraId="5F03FE56" w14:textId="77777777" w:rsidR="008B0715" w:rsidRPr="006412D6" w:rsidRDefault="008B0715" w:rsidP="00AE0599">
            <w:r w:rsidRPr="006412D6">
              <w:t>x"009B"</w:t>
            </w:r>
          </w:p>
        </w:tc>
        <w:tc>
          <w:tcPr>
            <w:tcW w:w="2100" w:type="dxa"/>
            <w:tcBorders>
              <w:top w:val="nil"/>
              <w:left w:val="nil"/>
              <w:bottom w:val="single" w:sz="4" w:space="0" w:color="auto"/>
              <w:right w:val="single" w:sz="4" w:space="0" w:color="auto"/>
            </w:tcBorders>
            <w:shd w:val="clear" w:color="auto" w:fill="auto"/>
            <w:noWrap/>
            <w:vAlign w:val="bottom"/>
            <w:hideMark/>
          </w:tcPr>
          <w:p w14:paraId="37411943" w14:textId="77777777" w:rsidR="008B0715" w:rsidRPr="006412D6" w:rsidRDefault="008B0715" w:rsidP="00AE0599">
            <w:r w:rsidRPr="006412D6">
              <w:t>10011101</w:t>
            </w:r>
          </w:p>
        </w:tc>
      </w:tr>
      <w:tr w:rsidR="008B0715" w:rsidRPr="006412D6" w14:paraId="665297C0"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3BE8FF" w14:textId="77777777" w:rsidR="008B0715" w:rsidRPr="006412D6" w:rsidRDefault="008B0715" w:rsidP="00AE0599">
            <w:r w:rsidRPr="006412D6">
              <w:t>9d</w:t>
            </w:r>
          </w:p>
        </w:tc>
        <w:tc>
          <w:tcPr>
            <w:tcW w:w="1020" w:type="dxa"/>
            <w:tcBorders>
              <w:top w:val="nil"/>
              <w:left w:val="nil"/>
              <w:bottom w:val="single" w:sz="4" w:space="0" w:color="auto"/>
              <w:right w:val="single" w:sz="4" w:space="0" w:color="auto"/>
            </w:tcBorders>
            <w:shd w:val="clear" w:color="auto" w:fill="auto"/>
            <w:noWrap/>
            <w:vAlign w:val="bottom"/>
            <w:hideMark/>
          </w:tcPr>
          <w:p w14:paraId="0B666F08" w14:textId="77777777" w:rsidR="008B0715" w:rsidRPr="006412D6" w:rsidRDefault="008B0715" w:rsidP="00AE0599">
            <w:r w:rsidRPr="006412D6">
              <w:t>x"009C"</w:t>
            </w:r>
          </w:p>
        </w:tc>
        <w:tc>
          <w:tcPr>
            <w:tcW w:w="2100" w:type="dxa"/>
            <w:tcBorders>
              <w:top w:val="nil"/>
              <w:left w:val="nil"/>
              <w:bottom w:val="single" w:sz="4" w:space="0" w:color="auto"/>
              <w:right w:val="single" w:sz="4" w:space="0" w:color="auto"/>
            </w:tcBorders>
            <w:shd w:val="clear" w:color="auto" w:fill="auto"/>
            <w:noWrap/>
            <w:vAlign w:val="bottom"/>
            <w:hideMark/>
          </w:tcPr>
          <w:p w14:paraId="73BE4B10" w14:textId="77777777" w:rsidR="008B0715" w:rsidRPr="006412D6" w:rsidRDefault="008B0715" w:rsidP="00AE0599">
            <w:r w:rsidRPr="006412D6">
              <w:t>10011110</w:t>
            </w:r>
          </w:p>
        </w:tc>
      </w:tr>
      <w:tr w:rsidR="008B0715" w:rsidRPr="006412D6" w14:paraId="5E155B0E"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94932B" w14:textId="77777777" w:rsidR="008B0715" w:rsidRPr="006412D6" w:rsidRDefault="008B0715" w:rsidP="00AE0599">
            <w:r w:rsidRPr="006412D6">
              <w:t>9e</w:t>
            </w:r>
          </w:p>
        </w:tc>
        <w:tc>
          <w:tcPr>
            <w:tcW w:w="1020" w:type="dxa"/>
            <w:tcBorders>
              <w:top w:val="nil"/>
              <w:left w:val="nil"/>
              <w:bottom w:val="single" w:sz="4" w:space="0" w:color="auto"/>
              <w:right w:val="single" w:sz="4" w:space="0" w:color="auto"/>
            </w:tcBorders>
            <w:shd w:val="clear" w:color="auto" w:fill="auto"/>
            <w:noWrap/>
            <w:vAlign w:val="bottom"/>
            <w:hideMark/>
          </w:tcPr>
          <w:p w14:paraId="23DE9A1C" w14:textId="77777777" w:rsidR="008B0715" w:rsidRPr="006412D6" w:rsidRDefault="008B0715" w:rsidP="00AE0599">
            <w:r w:rsidRPr="006412D6">
              <w:t>x"009D"</w:t>
            </w:r>
          </w:p>
        </w:tc>
        <w:tc>
          <w:tcPr>
            <w:tcW w:w="2100" w:type="dxa"/>
            <w:tcBorders>
              <w:top w:val="nil"/>
              <w:left w:val="nil"/>
              <w:bottom w:val="single" w:sz="4" w:space="0" w:color="auto"/>
              <w:right w:val="single" w:sz="4" w:space="0" w:color="auto"/>
            </w:tcBorders>
            <w:shd w:val="clear" w:color="auto" w:fill="auto"/>
            <w:noWrap/>
            <w:vAlign w:val="bottom"/>
            <w:hideMark/>
          </w:tcPr>
          <w:p w14:paraId="2DCAF492" w14:textId="77777777" w:rsidR="008B0715" w:rsidRPr="006412D6" w:rsidRDefault="008B0715" w:rsidP="00AE0599">
            <w:r w:rsidRPr="006412D6">
              <w:t>10011111</w:t>
            </w:r>
          </w:p>
        </w:tc>
      </w:tr>
      <w:tr w:rsidR="008B0715" w:rsidRPr="006412D6" w14:paraId="1B8E2350"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4531601" w14:textId="77777777" w:rsidR="008B0715" w:rsidRPr="006412D6" w:rsidRDefault="008B0715" w:rsidP="00AE0599">
            <w:r w:rsidRPr="006412D6">
              <w:t>9f</w:t>
            </w:r>
          </w:p>
        </w:tc>
        <w:tc>
          <w:tcPr>
            <w:tcW w:w="1020" w:type="dxa"/>
            <w:tcBorders>
              <w:top w:val="nil"/>
              <w:left w:val="nil"/>
              <w:bottom w:val="single" w:sz="4" w:space="0" w:color="auto"/>
              <w:right w:val="single" w:sz="4" w:space="0" w:color="auto"/>
            </w:tcBorders>
            <w:shd w:val="clear" w:color="auto" w:fill="auto"/>
            <w:noWrap/>
            <w:vAlign w:val="bottom"/>
            <w:hideMark/>
          </w:tcPr>
          <w:p w14:paraId="3280101C" w14:textId="77777777" w:rsidR="008B0715" w:rsidRPr="006412D6" w:rsidRDefault="008B0715" w:rsidP="00AE0599">
            <w:r w:rsidRPr="006412D6">
              <w:t>x"009E"</w:t>
            </w:r>
          </w:p>
        </w:tc>
        <w:tc>
          <w:tcPr>
            <w:tcW w:w="2100" w:type="dxa"/>
            <w:tcBorders>
              <w:top w:val="nil"/>
              <w:left w:val="nil"/>
              <w:bottom w:val="single" w:sz="4" w:space="0" w:color="auto"/>
              <w:right w:val="single" w:sz="4" w:space="0" w:color="auto"/>
            </w:tcBorders>
            <w:shd w:val="clear" w:color="auto" w:fill="auto"/>
            <w:noWrap/>
            <w:vAlign w:val="bottom"/>
            <w:hideMark/>
          </w:tcPr>
          <w:p w14:paraId="75F6E3CD" w14:textId="77777777" w:rsidR="008B0715" w:rsidRPr="006412D6" w:rsidRDefault="008B0715" w:rsidP="00AE0599">
            <w:r w:rsidRPr="006412D6">
              <w:t>10100000</w:t>
            </w:r>
          </w:p>
        </w:tc>
      </w:tr>
      <w:tr w:rsidR="008B0715" w:rsidRPr="006412D6" w14:paraId="19A5A676"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6ED8702" w14:textId="77777777" w:rsidR="008B0715" w:rsidRPr="006412D6" w:rsidRDefault="008B0715" w:rsidP="00AE0599">
            <w:r w:rsidRPr="006412D6">
              <w:t>a0</w:t>
            </w:r>
          </w:p>
        </w:tc>
        <w:tc>
          <w:tcPr>
            <w:tcW w:w="1020" w:type="dxa"/>
            <w:tcBorders>
              <w:top w:val="nil"/>
              <w:left w:val="nil"/>
              <w:bottom w:val="single" w:sz="4" w:space="0" w:color="auto"/>
              <w:right w:val="single" w:sz="4" w:space="0" w:color="auto"/>
            </w:tcBorders>
            <w:shd w:val="clear" w:color="auto" w:fill="auto"/>
            <w:noWrap/>
            <w:vAlign w:val="bottom"/>
            <w:hideMark/>
          </w:tcPr>
          <w:p w14:paraId="5161347D" w14:textId="77777777" w:rsidR="008B0715" w:rsidRPr="006412D6" w:rsidRDefault="008B0715" w:rsidP="00AE0599">
            <w:r w:rsidRPr="006412D6">
              <w:t>x"009F"</w:t>
            </w:r>
          </w:p>
        </w:tc>
        <w:tc>
          <w:tcPr>
            <w:tcW w:w="2100" w:type="dxa"/>
            <w:tcBorders>
              <w:top w:val="nil"/>
              <w:left w:val="nil"/>
              <w:bottom w:val="single" w:sz="4" w:space="0" w:color="auto"/>
              <w:right w:val="single" w:sz="4" w:space="0" w:color="auto"/>
            </w:tcBorders>
            <w:shd w:val="clear" w:color="auto" w:fill="auto"/>
            <w:noWrap/>
            <w:vAlign w:val="bottom"/>
            <w:hideMark/>
          </w:tcPr>
          <w:p w14:paraId="1927744E" w14:textId="77777777" w:rsidR="008B0715" w:rsidRPr="006412D6" w:rsidRDefault="008B0715" w:rsidP="00AE0599">
            <w:r w:rsidRPr="006412D6">
              <w:t>10100001</w:t>
            </w:r>
          </w:p>
        </w:tc>
      </w:tr>
      <w:tr w:rsidR="008B0715" w:rsidRPr="006412D6" w14:paraId="23150C6F"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2EFB358" w14:textId="77777777" w:rsidR="008B0715" w:rsidRPr="006412D6" w:rsidRDefault="008B0715" w:rsidP="00AE0599">
            <w:r w:rsidRPr="006412D6">
              <w:t>a1</w:t>
            </w:r>
          </w:p>
        </w:tc>
        <w:tc>
          <w:tcPr>
            <w:tcW w:w="1020" w:type="dxa"/>
            <w:tcBorders>
              <w:top w:val="nil"/>
              <w:left w:val="nil"/>
              <w:bottom w:val="single" w:sz="4" w:space="0" w:color="auto"/>
              <w:right w:val="single" w:sz="4" w:space="0" w:color="auto"/>
            </w:tcBorders>
            <w:shd w:val="clear" w:color="auto" w:fill="auto"/>
            <w:noWrap/>
            <w:vAlign w:val="bottom"/>
            <w:hideMark/>
          </w:tcPr>
          <w:p w14:paraId="40BFEC78" w14:textId="77777777" w:rsidR="008B0715" w:rsidRPr="006412D6" w:rsidRDefault="008B0715" w:rsidP="00AE0599">
            <w:r w:rsidRPr="006412D6">
              <w:t>x"00a0"</w:t>
            </w:r>
          </w:p>
        </w:tc>
        <w:tc>
          <w:tcPr>
            <w:tcW w:w="2100" w:type="dxa"/>
            <w:tcBorders>
              <w:top w:val="nil"/>
              <w:left w:val="nil"/>
              <w:bottom w:val="single" w:sz="4" w:space="0" w:color="auto"/>
              <w:right w:val="single" w:sz="4" w:space="0" w:color="auto"/>
            </w:tcBorders>
            <w:shd w:val="clear" w:color="auto" w:fill="auto"/>
            <w:noWrap/>
            <w:vAlign w:val="bottom"/>
            <w:hideMark/>
          </w:tcPr>
          <w:p w14:paraId="1DDF8599" w14:textId="77777777" w:rsidR="008B0715" w:rsidRPr="006412D6" w:rsidRDefault="008B0715" w:rsidP="00AE0599">
            <w:r w:rsidRPr="006412D6">
              <w:t>10100010</w:t>
            </w:r>
          </w:p>
        </w:tc>
      </w:tr>
      <w:tr w:rsidR="008B0715" w:rsidRPr="006412D6" w14:paraId="005CF7B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8ACD98" w14:textId="77777777" w:rsidR="008B0715" w:rsidRPr="006412D6" w:rsidRDefault="008B0715" w:rsidP="00AE0599">
            <w:r w:rsidRPr="006412D6">
              <w:lastRenderedPageBreak/>
              <w:t>a2</w:t>
            </w:r>
          </w:p>
        </w:tc>
        <w:tc>
          <w:tcPr>
            <w:tcW w:w="1020" w:type="dxa"/>
            <w:tcBorders>
              <w:top w:val="nil"/>
              <w:left w:val="nil"/>
              <w:bottom w:val="single" w:sz="4" w:space="0" w:color="auto"/>
              <w:right w:val="single" w:sz="4" w:space="0" w:color="auto"/>
            </w:tcBorders>
            <w:shd w:val="clear" w:color="auto" w:fill="auto"/>
            <w:noWrap/>
            <w:vAlign w:val="bottom"/>
            <w:hideMark/>
          </w:tcPr>
          <w:p w14:paraId="5CFE472A" w14:textId="77777777" w:rsidR="008B0715" w:rsidRPr="006412D6" w:rsidRDefault="008B0715" w:rsidP="00AE0599">
            <w:r w:rsidRPr="006412D6">
              <w:t>x"00a1"</w:t>
            </w:r>
          </w:p>
        </w:tc>
        <w:tc>
          <w:tcPr>
            <w:tcW w:w="2100" w:type="dxa"/>
            <w:tcBorders>
              <w:top w:val="nil"/>
              <w:left w:val="nil"/>
              <w:bottom w:val="single" w:sz="4" w:space="0" w:color="auto"/>
              <w:right w:val="single" w:sz="4" w:space="0" w:color="auto"/>
            </w:tcBorders>
            <w:shd w:val="clear" w:color="auto" w:fill="auto"/>
            <w:noWrap/>
            <w:vAlign w:val="bottom"/>
            <w:hideMark/>
          </w:tcPr>
          <w:p w14:paraId="21FCF558" w14:textId="77777777" w:rsidR="008B0715" w:rsidRPr="006412D6" w:rsidRDefault="008B0715" w:rsidP="00AE0599">
            <w:r w:rsidRPr="006412D6">
              <w:t>10100011</w:t>
            </w:r>
          </w:p>
        </w:tc>
      </w:tr>
      <w:tr w:rsidR="008B0715" w:rsidRPr="006412D6" w14:paraId="6CF46ECB"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9779DA" w14:textId="77777777" w:rsidR="008B0715" w:rsidRPr="006412D6" w:rsidRDefault="008B0715" w:rsidP="00AE0599">
            <w:r w:rsidRPr="006412D6">
              <w:t>a3</w:t>
            </w:r>
          </w:p>
        </w:tc>
        <w:tc>
          <w:tcPr>
            <w:tcW w:w="1020" w:type="dxa"/>
            <w:tcBorders>
              <w:top w:val="nil"/>
              <w:left w:val="nil"/>
              <w:bottom w:val="single" w:sz="4" w:space="0" w:color="auto"/>
              <w:right w:val="single" w:sz="4" w:space="0" w:color="auto"/>
            </w:tcBorders>
            <w:shd w:val="clear" w:color="auto" w:fill="auto"/>
            <w:noWrap/>
            <w:vAlign w:val="bottom"/>
            <w:hideMark/>
          </w:tcPr>
          <w:p w14:paraId="132A6249" w14:textId="77777777" w:rsidR="008B0715" w:rsidRPr="006412D6" w:rsidRDefault="008B0715" w:rsidP="00AE0599">
            <w:r w:rsidRPr="006412D6">
              <w:t>x"00a2"</w:t>
            </w:r>
          </w:p>
        </w:tc>
        <w:tc>
          <w:tcPr>
            <w:tcW w:w="2100" w:type="dxa"/>
            <w:tcBorders>
              <w:top w:val="nil"/>
              <w:left w:val="nil"/>
              <w:bottom w:val="single" w:sz="4" w:space="0" w:color="auto"/>
              <w:right w:val="single" w:sz="4" w:space="0" w:color="auto"/>
            </w:tcBorders>
            <w:shd w:val="clear" w:color="auto" w:fill="auto"/>
            <w:noWrap/>
            <w:vAlign w:val="bottom"/>
            <w:hideMark/>
          </w:tcPr>
          <w:p w14:paraId="5C095450" w14:textId="77777777" w:rsidR="008B0715" w:rsidRPr="006412D6" w:rsidRDefault="008B0715" w:rsidP="00AE0599">
            <w:r w:rsidRPr="006412D6">
              <w:t>10100100</w:t>
            </w:r>
          </w:p>
        </w:tc>
      </w:tr>
      <w:tr w:rsidR="008B0715" w:rsidRPr="006412D6" w14:paraId="5ACAAE9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84B4F4A" w14:textId="77777777" w:rsidR="008B0715" w:rsidRPr="006412D6" w:rsidRDefault="008B0715" w:rsidP="00AE0599">
            <w:r w:rsidRPr="006412D6">
              <w:t>a4</w:t>
            </w:r>
          </w:p>
        </w:tc>
        <w:tc>
          <w:tcPr>
            <w:tcW w:w="1020" w:type="dxa"/>
            <w:tcBorders>
              <w:top w:val="nil"/>
              <w:left w:val="nil"/>
              <w:bottom w:val="single" w:sz="4" w:space="0" w:color="auto"/>
              <w:right w:val="single" w:sz="4" w:space="0" w:color="auto"/>
            </w:tcBorders>
            <w:shd w:val="clear" w:color="auto" w:fill="auto"/>
            <w:noWrap/>
            <w:vAlign w:val="bottom"/>
            <w:hideMark/>
          </w:tcPr>
          <w:p w14:paraId="7C2DB94C" w14:textId="77777777" w:rsidR="008B0715" w:rsidRPr="006412D6" w:rsidRDefault="008B0715" w:rsidP="00AE0599">
            <w:r w:rsidRPr="006412D6">
              <w:t>x"00a3"</w:t>
            </w:r>
          </w:p>
        </w:tc>
        <w:tc>
          <w:tcPr>
            <w:tcW w:w="2100" w:type="dxa"/>
            <w:tcBorders>
              <w:top w:val="nil"/>
              <w:left w:val="nil"/>
              <w:bottom w:val="single" w:sz="4" w:space="0" w:color="auto"/>
              <w:right w:val="single" w:sz="4" w:space="0" w:color="auto"/>
            </w:tcBorders>
            <w:shd w:val="clear" w:color="auto" w:fill="auto"/>
            <w:noWrap/>
            <w:vAlign w:val="bottom"/>
            <w:hideMark/>
          </w:tcPr>
          <w:p w14:paraId="012A9CB6" w14:textId="77777777" w:rsidR="008B0715" w:rsidRPr="006412D6" w:rsidRDefault="008B0715" w:rsidP="00AE0599">
            <w:r w:rsidRPr="006412D6">
              <w:t>10100101</w:t>
            </w:r>
          </w:p>
        </w:tc>
      </w:tr>
      <w:tr w:rsidR="008B0715" w:rsidRPr="006412D6" w14:paraId="0ADFE56C"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C987A60" w14:textId="77777777" w:rsidR="008B0715" w:rsidRPr="006412D6" w:rsidRDefault="008B0715" w:rsidP="00AE0599">
            <w:r w:rsidRPr="006412D6">
              <w:t>a5</w:t>
            </w:r>
          </w:p>
        </w:tc>
        <w:tc>
          <w:tcPr>
            <w:tcW w:w="1020" w:type="dxa"/>
            <w:tcBorders>
              <w:top w:val="nil"/>
              <w:left w:val="nil"/>
              <w:bottom w:val="single" w:sz="4" w:space="0" w:color="auto"/>
              <w:right w:val="single" w:sz="4" w:space="0" w:color="auto"/>
            </w:tcBorders>
            <w:shd w:val="clear" w:color="auto" w:fill="auto"/>
            <w:noWrap/>
            <w:vAlign w:val="bottom"/>
            <w:hideMark/>
          </w:tcPr>
          <w:p w14:paraId="709B778F" w14:textId="77777777" w:rsidR="008B0715" w:rsidRPr="006412D6" w:rsidRDefault="008B0715" w:rsidP="00AE0599">
            <w:r w:rsidRPr="006412D6">
              <w:t>x"00a4"</w:t>
            </w:r>
          </w:p>
        </w:tc>
        <w:tc>
          <w:tcPr>
            <w:tcW w:w="2100" w:type="dxa"/>
            <w:tcBorders>
              <w:top w:val="nil"/>
              <w:left w:val="nil"/>
              <w:bottom w:val="single" w:sz="4" w:space="0" w:color="auto"/>
              <w:right w:val="single" w:sz="4" w:space="0" w:color="auto"/>
            </w:tcBorders>
            <w:shd w:val="clear" w:color="auto" w:fill="auto"/>
            <w:noWrap/>
            <w:vAlign w:val="bottom"/>
            <w:hideMark/>
          </w:tcPr>
          <w:p w14:paraId="17469C1E" w14:textId="77777777" w:rsidR="008B0715" w:rsidRPr="006412D6" w:rsidRDefault="008B0715" w:rsidP="00AE0599">
            <w:r w:rsidRPr="006412D6">
              <w:t>10100110</w:t>
            </w:r>
          </w:p>
        </w:tc>
      </w:tr>
      <w:tr w:rsidR="008B0715" w:rsidRPr="006412D6" w14:paraId="7EA08FE8"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A710E64" w14:textId="77777777" w:rsidR="008B0715" w:rsidRPr="006412D6" w:rsidRDefault="008B0715" w:rsidP="00AE0599">
            <w:r w:rsidRPr="006412D6">
              <w:t>a6</w:t>
            </w:r>
          </w:p>
        </w:tc>
        <w:tc>
          <w:tcPr>
            <w:tcW w:w="1020" w:type="dxa"/>
            <w:tcBorders>
              <w:top w:val="nil"/>
              <w:left w:val="nil"/>
              <w:bottom w:val="single" w:sz="4" w:space="0" w:color="auto"/>
              <w:right w:val="single" w:sz="4" w:space="0" w:color="auto"/>
            </w:tcBorders>
            <w:shd w:val="clear" w:color="auto" w:fill="auto"/>
            <w:noWrap/>
            <w:vAlign w:val="bottom"/>
            <w:hideMark/>
          </w:tcPr>
          <w:p w14:paraId="6E41E7F8" w14:textId="77777777" w:rsidR="008B0715" w:rsidRPr="006412D6" w:rsidRDefault="008B0715" w:rsidP="00AE0599">
            <w:r w:rsidRPr="006412D6">
              <w:t>x"00a5"</w:t>
            </w:r>
          </w:p>
        </w:tc>
        <w:tc>
          <w:tcPr>
            <w:tcW w:w="2100" w:type="dxa"/>
            <w:tcBorders>
              <w:top w:val="nil"/>
              <w:left w:val="nil"/>
              <w:bottom w:val="single" w:sz="4" w:space="0" w:color="auto"/>
              <w:right w:val="single" w:sz="4" w:space="0" w:color="auto"/>
            </w:tcBorders>
            <w:shd w:val="clear" w:color="auto" w:fill="auto"/>
            <w:noWrap/>
            <w:vAlign w:val="bottom"/>
            <w:hideMark/>
          </w:tcPr>
          <w:p w14:paraId="716D0688" w14:textId="77777777" w:rsidR="008B0715" w:rsidRPr="006412D6" w:rsidRDefault="008B0715" w:rsidP="00AE0599">
            <w:r w:rsidRPr="006412D6">
              <w:t>10100111</w:t>
            </w:r>
          </w:p>
        </w:tc>
      </w:tr>
      <w:tr w:rsidR="008B0715" w:rsidRPr="006412D6" w14:paraId="08CA4880"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0BDA4E6" w14:textId="77777777" w:rsidR="008B0715" w:rsidRPr="006412D6" w:rsidRDefault="008B0715" w:rsidP="00AE0599">
            <w:r w:rsidRPr="006412D6">
              <w:t>a7</w:t>
            </w:r>
          </w:p>
        </w:tc>
        <w:tc>
          <w:tcPr>
            <w:tcW w:w="1020" w:type="dxa"/>
            <w:tcBorders>
              <w:top w:val="nil"/>
              <w:left w:val="nil"/>
              <w:bottom w:val="single" w:sz="4" w:space="0" w:color="auto"/>
              <w:right w:val="single" w:sz="4" w:space="0" w:color="auto"/>
            </w:tcBorders>
            <w:shd w:val="clear" w:color="auto" w:fill="auto"/>
            <w:noWrap/>
            <w:vAlign w:val="bottom"/>
            <w:hideMark/>
          </w:tcPr>
          <w:p w14:paraId="366C01DE" w14:textId="77777777" w:rsidR="008B0715" w:rsidRPr="006412D6" w:rsidRDefault="008B0715" w:rsidP="00AE0599">
            <w:r w:rsidRPr="006412D6">
              <w:t>x"00a6"</w:t>
            </w:r>
          </w:p>
        </w:tc>
        <w:tc>
          <w:tcPr>
            <w:tcW w:w="2100" w:type="dxa"/>
            <w:tcBorders>
              <w:top w:val="nil"/>
              <w:left w:val="nil"/>
              <w:bottom w:val="single" w:sz="4" w:space="0" w:color="auto"/>
              <w:right w:val="single" w:sz="4" w:space="0" w:color="auto"/>
            </w:tcBorders>
            <w:shd w:val="clear" w:color="auto" w:fill="auto"/>
            <w:noWrap/>
            <w:vAlign w:val="bottom"/>
            <w:hideMark/>
          </w:tcPr>
          <w:p w14:paraId="6890744B" w14:textId="77777777" w:rsidR="008B0715" w:rsidRPr="006412D6" w:rsidRDefault="008B0715" w:rsidP="00AE0599">
            <w:r w:rsidRPr="006412D6">
              <w:t>10101000</w:t>
            </w:r>
          </w:p>
        </w:tc>
      </w:tr>
      <w:tr w:rsidR="008B0715" w:rsidRPr="006412D6" w14:paraId="4B6AFCB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4C1584" w14:textId="77777777" w:rsidR="008B0715" w:rsidRPr="006412D6" w:rsidRDefault="008B0715" w:rsidP="00AE0599">
            <w:r w:rsidRPr="006412D6">
              <w:t>a8</w:t>
            </w:r>
          </w:p>
        </w:tc>
        <w:tc>
          <w:tcPr>
            <w:tcW w:w="1020" w:type="dxa"/>
            <w:tcBorders>
              <w:top w:val="nil"/>
              <w:left w:val="nil"/>
              <w:bottom w:val="single" w:sz="4" w:space="0" w:color="auto"/>
              <w:right w:val="single" w:sz="4" w:space="0" w:color="auto"/>
            </w:tcBorders>
            <w:shd w:val="clear" w:color="auto" w:fill="auto"/>
            <w:noWrap/>
            <w:vAlign w:val="bottom"/>
            <w:hideMark/>
          </w:tcPr>
          <w:p w14:paraId="28E23994" w14:textId="77777777" w:rsidR="008B0715" w:rsidRPr="006412D6" w:rsidRDefault="008B0715" w:rsidP="00AE0599">
            <w:r w:rsidRPr="006412D6">
              <w:t>x"00a7"</w:t>
            </w:r>
          </w:p>
        </w:tc>
        <w:tc>
          <w:tcPr>
            <w:tcW w:w="2100" w:type="dxa"/>
            <w:tcBorders>
              <w:top w:val="nil"/>
              <w:left w:val="nil"/>
              <w:bottom w:val="single" w:sz="4" w:space="0" w:color="auto"/>
              <w:right w:val="single" w:sz="4" w:space="0" w:color="auto"/>
            </w:tcBorders>
            <w:shd w:val="clear" w:color="auto" w:fill="auto"/>
            <w:noWrap/>
            <w:vAlign w:val="bottom"/>
            <w:hideMark/>
          </w:tcPr>
          <w:p w14:paraId="09C7A754" w14:textId="77777777" w:rsidR="008B0715" w:rsidRPr="006412D6" w:rsidRDefault="008B0715" w:rsidP="00AE0599">
            <w:r w:rsidRPr="006412D6">
              <w:t>10101001</w:t>
            </w:r>
          </w:p>
        </w:tc>
      </w:tr>
      <w:tr w:rsidR="008B0715" w:rsidRPr="006412D6" w14:paraId="54AF2B12"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6D989F" w14:textId="77777777" w:rsidR="008B0715" w:rsidRPr="006412D6" w:rsidRDefault="008B0715" w:rsidP="00AE0599">
            <w:r w:rsidRPr="006412D6">
              <w:t>a9</w:t>
            </w:r>
          </w:p>
        </w:tc>
        <w:tc>
          <w:tcPr>
            <w:tcW w:w="1020" w:type="dxa"/>
            <w:tcBorders>
              <w:top w:val="nil"/>
              <w:left w:val="nil"/>
              <w:bottom w:val="single" w:sz="4" w:space="0" w:color="auto"/>
              <w:right w:val="single" w:sz="4" w:space="0" w:color="auto"/>
            </w:tcBorders>
            <w:shd w:val="clear" w:color="auto" w:fill="auto"/>
            <w:noWrap/>
            <w:vAlign w:val="bottom"/>
            <w:hideMark/>
          </w:tcPr>
          <w:p w14:paraId="2185090B" w14:textId="77777777" w:rsidR="008B0715" w:rsidRPr="006412D6" w:rsidRDefault="008B0715" w:rsidP="00AE0599">
            <w:r w:rsidRPr="006412D6">
              <w:t>x"00a8"</w:t>
            </w:r>
          </w:p>
        </w:tc>
        <w:tc>
          <w:tcPr>
            <w:tcW w:w="2100" w:type="dxa"/>
            <w:tcBorders>
              <w:top w:val="nil"/>
              <w:left w:val="nil"/>
              <w:bottom w:val="single" w:sz="4" w:space="0" w:color="auto"/>
              <w:right w:val="single" w:sz="4" w:space="0" w:color="auto"/>
            </w:tcBorders>
            <w:shd w:val="clear" w:color="auto" w:fill="auto"/>
            <w:noWrap/>
            <w:vAlign w:val="bottom"/>
            <w:hideMark/>
          </w:tcPr>
          <w:p w14:paraId="07B8B973" w14:textId="77777777" w:rsidR="008B0715" w:rsidRPr="006412D6" w:rsidRDefault="008B0715" w:rsidP="00AE0599">
            <w:r w:rsidRPr="006412D6">
              <w:t>10101010</w:t>
            </w:r>
          </w:p>
        </w:tc>
      </w:tr>
      <w:tr w:rsidR="008B0715" w:rsidRPr="006412D6" w14:paraId="56B39D57"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F143784" w14:textId="77777777" w:rsidR="008B0715" w:rsidRPr="006412D6" w:rsidRDefault="008B0715" w:rsidP="00AE0599">
            <w:r w:rsidRPr="006412D6">
              <w:t>aa</w:t>
            </w:r>
          </w:p>
        </w:tc>
        <w:tc>
          <w:tcPr>
            <w:tcW w:w="1020" w:type="dxa"/>
            <w:tcBorders>
              <w:top w:val="nil"/>
              <w:left w:val="nil"/>
              <w:bottom w:val="single" w:sz="4" w:space="0" w:color="auto"/>
              <w:right w:val="single" w:sz="4" w:space="0" w:color="auto"/>
            </w:tcBorders>
            <w:shd w:val="clear" w:color="auto" w:fill="auto"/>
            <w:noWrap/>
            <w:vAlign w:val="bottom"/>
            <w:hideMark/>
          </w:tcPr>
          <w:p w14:paraId="25A2A4F6" w14:textId="77777777" w:rsidR="008B0715" w:rsidRPr="006412D6" w:rsidRDefault="008B0715" w:rsidP="00AE0599">
            <w:r w:rsidRPr="006412D6">
              <w:t>x"00a9"</w:t>
            </w:r>
          </w:p>
        </w:tc>
        <w:tc>
          <w:tcPr>
            <w:tcW w:w="2100" w:type="dxa"/>
            <w:tcBorders>
              <w:top w:val="nil"/>
              <w:left w:val="nil"/>
              <w:bottom w:val="single" w:sz="4" w:space="0" w:color="auto"/>
              <w:right w:val="single" w:sz="4" w:space="0" w:color="auto"/>
            </w:tcBorders>
            <w:shd w:val="clear" w:color="auto" w:fill="auto"/>
            <w:noWrap/>
            <w:vAlign w:val="bottom"/>
            <w:hideMark/>
          </w:tcPr>
          <w:p w14:paraId="6B9F3B52" w14:textId="77777777" w:rsidR="008B0715" w:rsidRPr="006412D6" w:rsidRDefault="008B0715" w:rsidP="00AE0599">
            <w:r w:rsidRPr="006412D6">
              <w:t>10101011</w:t>
            </w:r>
          </w:p>
        </w:tc>
      </w:tr>
      <w:tr w:rsidR="008B0715" w:rsidRPr="006412D6" w14:paraId="1FFEB950"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3A809D1" w14:textId="77777777" w:rsidR="008B0715" w:rsidRPr="006412D6" w:rsidRDefault="008B0715" w:rsidP="00AE0599">
            <w:r w:rsidRPr="006412D6">
              <w:t>ab</w:t>
            </w:r>
          </w:p>
        </w:tc>
        <w:tc>
          <w:tcPr>
            <w:tcW w:w="1020" w:type="dxa"/>
            <w:tcBorders>
              <w:top w:val="nil"/>
              <w:left w:val="nil"/>
              <w:bottom w:val="single" w:sz="4" w:space="0" w:color="auto"/>
              <w:right w:val="single" w:sz="4" w:space="0" w:color="auto"/>
            </w:tcBorders>
            <w:shd w:val="clear" w:color="auto" w:fill="auto"/>
            <w:noWrap/>
            <w:vAlign w:val="bottom"/>
            <w:hideMark/>
          </w:tcPr>
          <w:p w14:paraId="208D7064" w14:textId="77777777" w:rsidR="008B0715" w:rsidRPr="006412D6" w:rsidRDefault="008B0715" w:rsidP="00AE0599">
            <w:r w:rsidRPr="006412D6">
              <w:t>x"00aa"</w:t>
            </w:r>
          </w:p>
        </w:tc>
        <w:tc>
          <w:tcPr>
            <w:tcW w:w="2100" w:type="dxa"/>
            <w:tcBorders>
              <w:top w:val="nil"/>
              <w:left w:val="nil"/>
              <w:bottom w:val="single" w:sz="4" w:space="0" w:color="auto"/>
              <w:right w:val="single" w:sz="4" w:space="0" w:color="auto"/>
            </w:tcBorders>
            <w:shd w:val="clear" w:color="auto" w:fill="auto"/>
            <w:noWrap/>
            <w:vAlign w:val="bottom"/>
            <w:hideMark/>
          </w:tcPr>
          <w:p w14:paraId="6D1D8185" w14:textId="77777777" w:rsidR="008B0715" w:rsidRPr="006412D6" w:rsidRDefault="008B0715" w:rsidP="00AE0599">
            <w:r w:rsidRPr="006412D6">
              <w:t>10101100</w:t>
            </w:r>
          </w:p>
        </w:tc>
      </w:tr>
      <w:tr w:rsidR="008B0715" w:rsidRPr="006412D6" w14:paraId="23AE8A9E"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17FE6B" w14:textId="77777777" w:rsidR="008B0715" w:rsidRPr="006412D6" w:rsidRDefault="008B0715" w:rsidP="00AE0599">
            <w:r w:rsidRPr="006412D6">
              <w:t>ac</w:t>
            </w:r>
          </w:p>
        </w:tc>
        <w:tc>
          <w:tcPr>
            <w:tcW w:w="1020" w:type="dxa"/>
            <w:tcBorders>
              <w:top w:val="nil"/>
              <w:left w:val="nil"/>
              <w:bottom w:val="single" w:sz="4" w:space="0" w:color="auto"/>
              <w:right w:val="single" w:sz="4" w:space="0" w:color="auto"/>
            </w:tcBorders>
            <w:shd w:val="clear" w:color="auto" w:fill="auto"/>
            <w:noWrap/>
            <w:vAlign w:val="bottom"/>
            <w:hideMark/>
          </w:tcPr>
          <w:p w14:paraId="558805DE" w14:textId="77777777" w:rsidR="008B0715" w:rsidRPr="006412D6" w:rsidRDefault="008B0715" w:rsidP="00AE0599">
            <w:r w:rsidRPr="006412D6">
              <w:t>x"00ab"</w:t>
            </w:r>
          </w:p>
        </w:tc>
        <w:tc>
          <w:tcPr>
            <w:tcW w:w="2100" w:type="dxa"/>
            <w:tcBorders>
              <w:top w:val="nil"/>
              <w:left w:val="nil"/>
              <w:bottom w:val="single" w:sz="4" w:space="0" w:color="auto"/>
              <w:right w:val="single" w:sz="4" w:space="0" w:color="auto"/>
            </w:tcBorders>
            <w:shd w:val="clear" w:color="auto" w:fill="auto"/>
            <w:noWrap/>
            <w:vAlign w:val="bottom"/>
            <w:hideMark/>
          </w:tcPr>
          <w:p w14:paraId="5E55FBED" w14:textId="77777777" w:rsidR="008B0715" w:rsidRPr="006412D6" w:rsidRDefault="008B0715" w:rsidP="00AE0599">
            <w:r w:rsidRPr="006412D6">
              <w:t>10101101</w:t>
            </w:r>
          </w:p>
        </w:tc>
      </w:tr>
      <w:tr w:rsidR="008B0715" w:rsidRPr="006412D6" w14:paraId="451599F0"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0888DD" w14:textId="77777777" w:rsidR="008B0715" w:rsidRPr="006412D6" w:rsidRDefault="008B0715" w:rsidP="00AE0599">
            <w:r w:rsidRPr="006412D6">
              <w:t>ad</w:t>
            </w:r>
          </w:p>
        </w:tc>
        <w:tc>
          <w:tcPr>
            <w:tcW w:w="1020" w:type="dxa"/>
            <w:tcBorders>
              <w:top w:val="nil"/>
              <w:left w:val="nil"/>
              <w:bottom w:val="single" w:sz="4" w:space="0" w:color="auto"/>
              <w:right w:val="single" w:sz="4" w:space="0" w:color="auto"/>
            </w:tcBorders>
            <w:shd w:val="clear" w:color="auto" w:fill="auto"/>
            <w:noWrap/>
            <w:vAlign w:val="bottom"/>
            <w:hideMark/>
          </w:tcPr>
          <w:p w14:paraId="347792B4" w14:textId="77777777" w:rsidR="008B0715" w:rsidRPr="006412D6" w:rsidRDefault="008B0715" w:rsidP="00AE0599">
            <w:r w:rsidRPr="006412D6">
              <w:t>x"00ac"</w:t>
            </w:r>
          </w:p>
        </w:tc>
        <w:tc>
          <w:tcPr>
            <w:tcW w:w="2100" w:type="dxa"/>
            <w:tcBorders>
              <w:top w:val="nil"/>
              <w:left w:val="nil"/>
              <w:bottom w:val="single" w:sz="4" w:space="0" w:color="auto"/>
              <w:right w:val="single" w:sz="4" w:space="0" w:color="auto"/>
            </w:tcBorders>
            <w:shd w:val="clear" w:color="auto" w:fill="auto"/>
            <w:noWrap/>
            <w:vAlign w:val="bottom"/>
            <w:hideMark/>
          </w:tcPr>
          <w:p w14:paraId="6A43C626" w14:textId="77777777" w:rsidR="008B0715" w:rsidRPr="006412D6" w:rsidRDefault="008B0715" w:rsidP="00AE0599">
            <w:r w:rsidRPr="006412D6">
              <w:t>10101110</w:t>
            </w:r>
          </w:p>
        </w:tc>
      </w:tr>
      <w:tr w:rsidR="008B0715" w:rsidRPr="006412D6" w14:paraId="52B89971"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BF68DF" w14:textId="77777777" w:rsidR="008B0715" w:rsidRPr="006412D6" w:rsidRDefault="008B0715" w:rsidP="00AE0599">
            <w:r w:rsidRPr="006412D6">
              <w:t>ae</w:t>
            </w:r>
          </w:p>
        </w:tc>
        <w:tc>
          <w:tcPr>
            <w:tcW w:w="1020" w:type="dxa"/>
            <w:tcBorders>
              <w:top w:val="nil"/>
              <w:left w:val="nil"/>
              <w:bottom w:val="single" w:sz="4" w:space="0" w:color="auto"/>
              <w:right w:val="single" w:sz="4" w:space="0" w:color="auto"/>
            </w:tcBorders>
            <w:shd w:val="clear" w:color="auto" w:fill="auto"/>
            <w:noWrap/>
            <w:vAlign w:val="bottom"/>
            <w:hideMark/>
          </w:tcPr>
          <w:p w14:paraId="1227274E" w14:textId="77777777" w:rsidR="008B0715" w:rsidRPr="006412D6" w:rsidRDefault="008B0715" w:rsidP="00AE0599">
            <w:r w:rsidRPr="006412D6">
              <w:t>x"00ad"</w:t>
            </w:r>
          </w:p>
        </w:tc>
        <w:tc>
          <w:tcPr>
            <w:tcW w:w="2100" w:type="dxa"/>
            <w:tcBorders>
              <w:top w:val="nil"/>
              <w:left w:val="nil"/>
              <w:bottom w:val="single" w:sz="4" w:space="0" w:color="auto"/>
              <w:right w:val="single" w:sz="4" w:space="0" w:color="auto"/>
            </w:tcBorders>
            <w:shd w:val="clear" w:color="auto" w:fill="auto"/>
            <w:noWrap/>
            <w:vAlign w:val="bottom"/>
            <w:hideMark/>
          </w:tcPr>
          <w:p w14:paraId="031B8B38" w14:textId="77777777" w:rsidR="008B0715" w:rsidRPr="006412D6" w:rsidRDefault="008B0715" w:rsidP="00AE0599">
            <w:r w:rsidRPr="006412D6">
              <w:t>10101111</w:t>
            </w:r>
          </w:p>
        </w:tc>
      </w:tr>
      <w:tr w:rsidR="008B0715" w:rsidRPr="006412D6" w14:paraId="07645C7F"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E36371" w14:textId="77777777" w:rsidR="008B0715" w:rsidRPr="006412D6" w:rsidRDefault="008B0715" w:rsidP="00AE0599">
            <w:r w:rsidRPr="006412D6">
              <w:t>af</w:t>
            </w:r>
          </w:p>
        </w:tc>
        <w:tc>
          <w:tcPr>
            <w:tcW w:w="1020" w:type="dxa"/>
            <w:tcBorders>
              <w:top w:val="nil"/>
              <w:left w:val="nil"/>
              <w:bottom w:val="single" w:sz="4" w:space="0" w:color="auto"/>
              <w:right w:val="single" w:sz="4" w:space="0" w:color="auto"/>
            </w:tcBorders>
            <w:shd w:val="clear" w:color="auto" w:fill="auto"/>
            <w:noWrap/>
            <w:vAlign w:val="bottom"/>
            <w:hideMark/>
          </w:tcPr>
          <w:p w14:paraId="446A92EF" w14:textId="77777777" w:rsidR="008B0715" w:rsidRPr="006412D6" w:rsidRDefault="008B0715" w:rsidP="00AE0599">
            <w:r w:rsidRPr="006412D6">
              <w:t>x"00ae"</w:t>
            </w:r>
          </w:p>
        </w:tc>
        <w:tc>
          <w:tcPr>
            <w:tcW w:w="2100" w:type="dxa"/>
            <w:tcBorders>
              <w:top w:val="nil"/>
              <w:left w:val="nil"/>
              <w:bottom w:val="single" w:sz="4" w:space="0" w:color="auto"/>
              <w:right w:val="single" w:sz="4" w:space="0" w:color="auto"/>
            </w:tcBorders>
            <w:shd w:val="clear" w:color="auto" w:fill="auto"/>
            <w:noWrap/>
            <w:vAlign w:val="bottom"/>
            <w:hideMark/>
          </w:tcPr>
          <w:p w14:paraId="4793AD18" w14:textId="77777777" w:rsidR="008B0715" w:rsidRPr="006412D6" w:rsidRDefault="008B0715" w:rsidP="00AE0599">
            <w:r w:rsidRPr="006412D6">
              <w:t>10110000</w:t>
            </w:r>
          </w:p>
        </w:tc>
      </w:tr>
      <w:tr w:rsidR="008B0715" w:rsidRPr="006412D6" w14:paraId="7EFAA8D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03D2165" w14:textId="77777777" w:rsidR="008B0715" w:rsidRPr="006412D6" w:rsidRDefault="008B0715" w:rsidP="00AE0599">
            <w:r w:rsidRPr="006412D6">
              <w:t>b0</w:t>
            </w:r>
          </w:p>
        </w:tc>
        <w:tc>
          <w:tcPr>
            <w:tcW w:w="1020" w:type="dxa"/>
            <w:tcBorders>
              <w:top w:val="nil"/>
              <w:left w:val="nil"/>
              <w:bottom w:val="single" w:sz="4" w:space="0" w:color="auto"/>
              <w:right w:val="single" w:sz="4" w:space="0" w:color="auto"/>
            </w:tcBorders>
            <w:shd w:val="clear" w:color="auto" w:fill="auto"/>
            <w:noWrap/>
            <w:vAlign w:val="bottom"/>
            <w:hideMark/>
          </w:tcPr>
          <w:p w14:paraId="3436EE71" w14:textId="77777777" w:rsidR="008B0715" w:rsidRPr="006412D6" w:rsidRDefault="008B0715" w:rsidP="00AE0599">
            <w:r w:rsidRPr="006412D6">
              <w:t>x"00af"</w:t>
            </w:r>
          </w:p>
        </w:tc>
        <w:tc>
          <w:tcPr>
            <w:tcW w:w="2100" w:type="dxa"/>
            <w:tcBorders>
              <w:top w:val="nil"/>
              <w:left w:val="nil"/>
              <w:bottom w:val="single" w:sz="4" w:space="0" w:color="auto"/>
              <w:right w:val="single" w:sz="4" w:space="0" w:color="auto"/>
            </w:tcBorders>
            <w:shd w:val="clear" w:color="auto" w:fill="auto"/>
            <w:noWrap/>
            <w:vAlign w:val="bottom"/>
            <w:hideMark/>
          </w:tcPr>
          <w:p w14:paraId="3A663B38" w14:textId="77777777" w:rsidR="008B0715" w:rsidRPr="006412D6" w:rsidRDefault="008B0715" w:rsidP="00AE0599">
            <w:r w:rsidRPr="006412D6">
              <w:t>10110001</w:t>
            </w:r>
          </w:p>
        </w:tc>
      </w:tr>
      <w:tr w:rsidR="008B0715" w:rsidRPr="006412D6" w14:paraId="4B9BAF8A"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12BFD3F" w14:textId="77777777" w:rsidR="008B0715" w:rsidRPr="006412D6" w:rsidRDefault="008B0715" w:rsidP="00AE0599">
            <w:r w:rsidRPr="006412D6">
              <w:t>b1</w:t>
            </w:r>
          </w:p>
        </w:tc>
        <w:tc>
          <w:tcPr>
            <w:tcW w:w="1020" w:type="dxa"/>
            <w:tcBorders>
              <w:top w:val="nil"/>
              <w:left w:val="nil"/>
              <w:bottom w:val="single" w:sz="4" w:space="0" w:color="auto"/>
              <w:right w:val="single" w:sz="4" w:space="0" w:color="auto"/>
            </w:tcBorders>
            <w:shd w:val="clear" w:color="auto" w:fill="auto"/>
            <w:noWrap/>
            <w:vAlign w:val="bottom"/>
            <w:hideMark/>
          </w:tcPr>
          <w:p w14:paraId="3F9F3C1E" w14:textId="77777777" w:rsidR="008B0715" w:rsidRPr="006412D6" w:rsidRDefault="008B0715" w:rsidP="00AE0599">
            <w:r w:rsidRPr="006412D6">
              <w:t>x"00b0"</w:t>
            </w:r>
          </w:p>
        </w:tc>
        <w:tc>
          <w:tcPr>
            <w:tcW w:w="2100" w:type="dxa"/>
            <w:tcBorders>
              <w:top w:val="nil"/>
              <w:left w:val="nil"/>
              <w:bottom w:val="single" w:sz="4" w:space="0" w:color="auto"/>
              <w:right w:val="single" w:sz="4" w:space="0" w:color="auto"/>
            </w:tcBorders>
            <w:shd w:val="clear" w:color="auto" w:fill="auto"/>
            <w:noWrap/>
            <w:vAlign w:val="bottom"/>
            <w:hideMark/>
          </w:tcPr>
          <w:p w14:paraId="5AD229D5" w14:textId="77777777" w:rsidR="008B0715" w:rsidRPr="006412D6" w:rsidRDefault="008B0715" w:rsidP="00AE0599">
            <w:r w:rsidRPr="006412D6">
              <w:t>10110010</w:t>
            </w:r>
          </w:p>
        </w:tc>
      </w:tr>
      <w:tr w:rsidR="008B0715" w:rsidRPr="006412D6" w14:paraId="7582899D"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AA0ED6" w14:textId="77777777" w:rsidR="008B0715" w:rsidRPr="006412D6" w:rsidRDefault="008B0715" w:rsidP="00AE0599">
            <w:r w:rsidRPr="006412D6">
              <w:t>b2</w:t>
            </w:r>
          </w:p>
        </w:tc>
        <w:tc>
          <w:tcPr>
            <w:tcW w:w="1020" w:type="dxa"/>
            <w:tcBorders>
              <w:top w:val="nil"/>
              <w:left w:val="nil"/>
              <w:bottom w:val="single" w:sz="4" w:space="0" w:color="auto"/>
              <w:right w:val="single" w:sz="4" w:space="0" w:color="auto"/>
            </w:tcBorders>
            <w:shd w:val="clear" w:color="auto" w:fill="auto"/>
            <w:noWrap/>
            <w:vAlign w:val="bottom"/>
            <w:hideMark/>
          </w:tcPr>
          <w:p w14:paraId="4D07E914" w14:textId="77777777" w:rsidR="008B0715" w:rsidRPr="006412D6" w:rsidRDefault="008B0715" w:rsidP="00AE0599">
            <w:r w:rsidRPr="006412D6">
              <w:t>x"00b1"</w:t>
            </w:r>
          </w:p>
        </w:tc>
        <w:tc>
          <w:tcPr>
            <w:tcW w:w="2100" w:type="dxa"/>
            <w:tcBorders>
              <w:top w:val="nil"/>
              <w:left w:val="nil"/>
              <w:bottom w:val="single" w:sz="4" w:space="0" w:color="auto"/>
              <w:right w:val="single" w:sz="4" w:space="0" w:color="auto"/>
            </w:tcBorders>
            <w:shd w:val="clear" w:color="auto" w:fill="auto"/>
            <w:noWrap/>
            <w:vAlign w:val="bottom"/>
            <w:hideMark/>
          </w:tcPr>
          <w:p w14:paraId="43858D17" w14:textId="77777777" w:rsidR="008B0715" w:rsidRPr="006412D6" w:rsidRDefault="008B0715" w:rsidP="00AE0599">
            <w:r w:rsidRPr="006412D6">
              <w:t>10110011</w:t>
            </w:r>
          </w:p>
        </w:tc>
      </w:tr>
      <w:tr w:rsidR="008B0715" w:rsidRPr="006412D6" w14:paraId="7812372D"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BE63935" w14:textId="77777777" w:rsidR="008B0715" w:rsidRPr="006412D6" w:rsidRDefault="008B0715" w:rsidP="00AE0599">
            <w:r w:rsidRPr="006412D6">
              <w:t>b3</w:t>
            </w:r>
          </w:p>
        </w:tc>
        <w:tc>
          <w:tcPr>
            <w:tcW w:w="1020" w:type="dxa"/>
            <w:tcBorders>
              <w:top w:val="nil"/>
              <w:left w:val="nil"/>
              <w:bottom w:val="single" w:sz="4" w:space="0" w:color="auto"/>
              <w:right w:val="single" w:sz="4" w:space="0" w:color="auto"/>
            </w:tcBorders>
            <w:shd w:val="clear" w:color="auto" w:fill="auto"/>
            <w:noWrap/>
            <w:vAlign w:val="bottom"/>
            <w:hideMark/>
          </w:tcPr>
          <w:p w14:paraId="3A2D72C2" w14:textId="77777777" w:rsidR="008B0715" w:rsidRPr="006412D6" w:rsidRDefault="008B0715" w:rsidP="00AE0599">
            <w:r w:rsidRPr="006412D6">
              <w:t>x"00b2"</w:t>
            </w:r>
          </w:p>
        </w:tc>
        <w:tc>
          <w:tcPr>
            <w:tcW w:w="2100" w:type="dxa"/>
            <w:tcBorders>
              <w:top w:val="nil"/>
              <w:left w:val="nil"/>
              <w:bottom w:val="single" w:sz="4" w:space="0" w:color="auto"/>
              <w:right w:val="single" w:sz="4" w:space="0" w:color="auto"/>
            </w:tcBorders>
            <w:shd w:val="clear" w:color="auto" w:fill="auto"/>
            <w:noWrap/>
            <w:vAlign w:val="bottom"/>
            <w:hideMark/>
          </w:tcPr>
          <w:p w14:paraId="7C984168" w14:textId="77777777" w:rsidR="008B0715" w:rsidRPr="006412D6" w:rsidRDefault="008B0715" w:rsidP="00AE0599">
            <w:r w:rsidRPr="006412D6">
              <w:t>10110100</w:t>
            </w:r>
          </w:p>
        </w:tc>
      </w:tr>
      <w:tr w:rsidR="008B0715" w:rsidRPr="006412D6" w14:paraId="5BF8090F"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DDBB80D" w14:textId="77777777" w:rsidR="008B0715" w:rsidRPr="006412D6" w:rsidRDefault="008B0715" w:rsidP="00AE0599">
            <w:r w:rsidRPr="006412D6">
              <w:t>b4</w:t>
            </w:r>
          </w:p>
        </w:tc>
        <w:tc>
          <w:tcPr>
            <w:tcW w:w="1020" w:type="dxa"/>
            <w:tcBorders>
              <w:top w:val="nil"/>
              <w:left w:val="nil"/>
              <w:bottom w:val="single" w:sz="4" w:space="0" w:color="auto"/>
              <w:right w:val="single" w:sz="4" w:space="0" w:color="auto"/>
            </w:tcBorders>
            <w:shd w:val="clear" w:color="auto" w:fill="auto"/>
            <w:noWrap/>
            <w:vAlign w:val="bottom"/>
            <w:hideMark/>
          </w:tcPr>
          <w:p w14:paraId="2130AA8F" w14:textId="77777777" w:rsidR="008B0715" w:rsidRPr="006412D6" w:rsidRDefault="008B0715" w:rsidP="00AE0599">
            <w:r w:rsidRPr="006412D6">
              <w:t>x"00b3"</w:t>
            </w:r>
          </w:p>
        </w:tc>
        <w:tc>
          <w:tcPr>
            <w:tcW w:w="2100" w:type="dxa"/>
            <w:tcBorders>
              <w:top w:val="nil"/>
              <w:left w:val="nil"/>
              <w:bottom w:val="single" w:sz="4" w:space="0" w:color="auto"/>
              <w:right w:val="single" w:sz="4" w:space="0" w:color="auto"/>
            </w:tcBorders>
            <w:shd w:val="clear" w:color="auto" w:fill="auto"/>
            <w:noWrap/>
            <w:vAlign w:val="bottom"/>
            <w:hideMark/>
          </w:tcPr>
          <w:p w14:paraId="630BEFB6" w14:textId="77777777" w:rsidR="008B0715" w:rsidRPr="006412D6" w:rsidRDefault="008B0715" w:rsidP="00AE0599">
            <w:r w:rsidRPr="006412D6">
              <w:t>10110101</w:t>
            </w:r>
          </w:p>
        </w:tc>
      </w:tr>
      <w:tr w:rsidR="008B0715" w:rsidRPr="006412D6" w14:paraId="6CFA6992"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5806C86" w14:textId="77777777" w:rsidR="008B0715" w:rsidRPr="006412D6" w:rsidRDefault="008B0715" w:rsidP="00AE0599">
            <w:r w:rsidRPr="006412D6">
              <w:t>b5</w:t>
            </w:r>
          </w:p>
        </w:tc>
        <w:tc>
          <w:tcPr>
            <w:tcW w:w="1020" w:type="dxa"/>
            <w:tcBorders>
              <w:top w:val="nil"/>
              <w:left w:val="nil"/>
              <w:bottom w:val="single" w:sz="4" w:space="0" w:color="auto"/>
              <w:right w:val="single" w:sz="4" w:space="0" w:color="auto"/>
            </w:tcBorders>
            <w:shd w:val="clear" w:color="auto" w:fill="auto"/>
            <w:noWrap/>
            <w:vAlign w:val="bottom"/>
            <w:hideMark/>
          </w:tcPr>
          <w:p w14:paraId="3AD035FC" w14:textId="77777777" w:rsidR="008B0715" w:rsidRPr="006412D6" w:rsidRDefault="008B0715" w:rsidP="00AE0599">
            <w:r w:rsidRPr="006412D6">
              <w:t>x"00b4"</w:t>
            </w:r>
          </w:p>
        </w:tc>
        <w:tc>
          <w:tcPr>
            <w:tcW w:w="2100" w:type="dxa"/>
            <w:tcBorders>
              <w:top w:val="nil"/>
              <w:left w:val="nil"/>
              <w:bottom w:val="single" w:sz="4" w:space="0" w:color="auto"/>
              <w:right w:val="single" w:sz="4" w:space="0" w:color="auto"/>
            </w:tcBorders>
            <w:shd w:val="clear" w:color="auto" w:fill="auto"/>
            <w:noWrap/>
            <w:vAlign w:val="bottom"/>
            <w:hideMark/>
          </w:tcPr>
          <w:p w14:paraId="60B3CE33" w14:textId="77777777" w:rsidR="008B0715" w:rsidRPr="006412D6" w:rsidRDefault="008B0715" w:rsidP="00AE0599">
            <w:r w:rsidRPr="006412D6">
              <w:t>10110110</w:t>
            </w:r>
          </w:p>
        </w:tc>
      </w:tr>
      <w:tr w:rsidR="008B0715" w:rsidRPr="006412D6" w14:paraId="1D7980C2"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DB0E738" w14:textId="77777777" w:rsidR="008B0715" w:rsidRPr="006412D6" w:rsidRDefault="008B0715" w:rsidP="00AE0599">
            <w:r w:rsidRPr="006412D6">
              <w:t>b6</w:t>
            </w:r>
          </w:p>
        </w:tc>
        <w:tc>
          <w:tcPr>
            <w:tcW w:w="1020" w:type="dxa"/>
            <w:tcBorders>
              <w:top w:val="nil"/>
              <w:left w:val="nil"/>
              <w:bottom w:val="single" w:sz="4" w:space="0" w:color="auto"/>
              <w:right w:val="single" w:sz="4" w:space="0" w:color="auto"/>
            </w:tcBorders>
            <w:shd w:val="clear" w:color="auto" w:fill="auto"/>
            <w:noWrap/>
            <w:vAlign w:val="bottom"/>
            <w:hideMark/>
          </w:tcPr>
          <w:p w14:paraId="66A33FCF" w14:textId="77777777" w:rsidR="008B0715" w:rsidRPr="006412D6" w:rsidRDefault="008B0715" w:rsidP="00AE0599">
            <w:r w:rsidRPr="006412D6">
              <w:t>x"00b5"</w:t>
            </w:r>
          </w:p>
        </w:tc>
        <w:tc>
          <w:tcPr>
            <w:tcW w:w="2100" w:type="dxa"/>
            <w:tcBorders>
              <w:top w:val="nil"/>
              <w:left w:val="nil"/>
              <w:bottom w:val="single" w:sz="4" w:space="0" w:color="auto"/>
              <w:right w:val="single" w:sz="4" w:space="0" w:color="auto"/>
            </w:tcBorders>
            <w:shd w:val="clear" w:color="auto" w:fill="auto"/>
            <w:noWrap/>
            <w:vAlign w:val="bottom"/>
            <w:hideMark/>
          </w:tcPr>
          <w:p w14:paraId="1FD3DAB1" w14:textId="77777777" w:rsidR="008B0715" w:rsidRPr="006412D6" w:rsidRDefault="008B0715" w:rsidP="00AE0599">
            <w:r w:rsidRPr="006412D6">
              <w:t>10110111</w:t>
            </w:r>
          </w:p>
        </w:tc>
      </w:tr>
      <w:tr w:rsidR="008B0715" w:rsidRPr="006412D6" w14:paraId="4F1DEC7B"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94D5EC1" w14:textId="77777777" w:rsidR="008B0715" w:rsidRPr="006412D6" w:rsidRDefault="008B0715" w:rsidP="00AE0599">
            <w:r w:rsidRPr="006412D6">
              <w:t>b7</w:t>
            </w:r>
          </w:p>
        </w:tc>
        <w:tc>
          <w:tcPr>
            <w:tcW w:w="1020" w:type="dxa"/>
            <w:tcBorders>
              <w:top w:val="nil"/>
              <w:left w:val="nil"/>
              <w:bottom w:val="single" w:sz="4" w:space="0" w:color="auto"/>
              <w:right w:val="single" w:sz="4" w:space="0" w:color="auto"/>
            </w:tcBorders>
            <w:shd w:val="clear" w:color="auto" w:fill="auto"/>
            <w:noWrap/>
            <w:vAlign w:val="bottom"/>
            <w:hideMark/>
          </w:tcPr>
          <w:p w14:paraId="0838E882" w14:textId="77777777" w:rsidR="008B0715" w:rsidRPr="006412D6" w:rsidRDefault="008B0715" w:rsidP="00AE0599">
            <w:r w:rsidRPr="006412D6">
              <w:t>x"00b6"</w:t>
            </w:r>
          </w:p>
        </w:tc>
        <w:tc>
          <w:tcPr>
            <w:tcW w:w="2100" w:type="dxa"/>
            <w:tcBorders>
              <w:top w:val="nil"/>
              <w:left w:val="nil"/>
              <w:bottom w:val="single" w:sz="4" w:space="0" w:color="auto"/>
              <w:right w:val="single" w:sz="4" w:space="0" w:color="auto"/>
            </w:tcBorders>
            <w:shd w:val="clear" w:color="auto" w:fill="auto"/>
            <w:noWrap/>
            <w:vAlign w:val="bottom"/>
            <w:hideMark/>
          </w:tcPr>
          <w:p w14:paraId="0A3C8744" w14:textId="77777777" w:rsidR="008B0715" w:rsidRPr="006412D6" w:rsidRDefault="008B0715" w:rsidP="00AE0599">
            <w:r w:rsidRPr="006412D6">
              <w:t>10111000</w:t>
            </w:r>
          </w:p>
        </w:tc>
      </w:tr>
      <w:tr w:rsidR="008B0715" w:rsidRPr="006412D6" w14:paraId="2121CBF9"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A060E0A" w14:textId="77777777" w:rsidR="008B0715" w:rsidRPr="006412D6" w:rsidRDefault="008B0715" w:rsidP="00AE0599">
            <w:r w:rsidRPr="006412D6">
              <w:t>b8</w:t>
            </w:r>
          </w:p>
        </w:tc>
        <w:tc>
          <w:tcPr>
            <w:tcW w:w="1020" w:type="dxa"/>
            <w:tcBorders>
              <w:top w:val="nil"/>
              <w:left w:val="nil"/>
              <w:bottom w:val="single" w:sz="4" w:space="0" w:color="auto"/>
              <w:right w:val="single" w:sz="4" w:space="0" w:color="auto"/>
            </w:tcBorders>
            <w:shd w:val="clear" w:color="auto" w:fill="auto"/>
            <w:noWrap/>
            <w:vAlign w:val="bottom"/>
            <w:hideMark/>
          </w:tcPr>
          <w:p w14:paraId="655569ED" w14:textId="77777777" w:rsidR="008B0715" w:rsidRPr="006412D6" w:rsidRDefault="008B0715" w:rsidP="00AE0599">
            <w:r w:rsidRPr="006412D6">
              <w:t>x"00b7"</w:t>
            </w:r>
          </w:p>
        </w:tc>
        <w:tc>
          <w:tcPr>
            <w:tcW w:w="2100" w:type="dxa"/>
            <w:tcBorders>
              <w:top w:val="nil"/>
              <w:left w:val="nil"/>
              <w:bottom w:val="single" w:sz="4" w:space="0" w:color="auto"/>
              <w:right w:val="single" w:sz="4" w:space="0" w:color="auto"/>
            </w:tcBorders>
            <w:shd w:val="clear" w:color="auto" w:fill="auto"/>
            <w:noWrap/>
            <w:vAlign w:val="bottom"/>
            <w:hideMark/>
          </w:tcPr>
          <w:p w14:paraId="18CD9034" w14:textId="77777777" w:rsidR="008B0715" w:rsidRPr="006412D6" w:rsidRDefault="008B0715" w:rsidP="00AE0599">
            <w:r w:rsidRPr="006412D6">
              <w:t>10111001</w:t>
            </w:r>
          </w:p>
        </w:tc>
      </w:tr>
      <w:tr w:rsidR="008B0715" w:rsidRPr="006412D6" w14:paraId="3D9AAFA2"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9AC1F6" w14:textId="77777777" w:rsidR="008B0715" w:rsidRPr="006412D6" w:rsidRDefault="008B0715" w:rsidP="00AE0599">
            <w:r w:rsidRPr="006412D6">
              <w:t>b9</w:t>
            </w:r>
          </w:p>
        </w:tc>
        <w:tc>
          <w:tcPr>
            <w:tcW w:w="1020" w:type="dxa"/>
            <w:tcBorders>
              <w:top w:val="nil"/>
              <w:left w:val="nil"/>
              <w:bottom w:val="single" w:sz="4" w:space="0" w:color="auto"/>
              <w:right w:val="single" w:sz="4" w:space="0" w:color="auto"/>
            </w:tcBorders>
            <w:shd w:val="clear" w:color="auto" w:fill="auto"/>
            <w:noWrap/>
            <w:vAlign w:val="bottom"/>
            <w:hideMark/>
          </w:tcPr>
          <w:p w14:paraId="540FBE2D" w14:textId="77777777" w:rsidR="008B0715" w:rsidRPr="006412D6" w:rsidRDefault="008B0715" w:rsidP="00AE0599">
            <w:r w:rsidRPr="006412D6">
              <w:t>x"00b8"</w:t>
            </w:r>
          </w:p>
        </w:tc>
        <w:tc>
          <w:tcPr>
            <w:tcW w:w="2100" w:type="dxa"/>
            <w:tcBorders>
              <w:top w:val="nil"/>
              <w:left w:val="nil"/>
              <w:bottom w:val="single" w:sz="4" w:space="0" w:color="auto"/>
              <w:right w:val="single" w:sz="4" w:space="0" w:color="auto"/>
            </w:tcBorders>
            <w:shd w:val="clear" w:color="auto" w:fill="auto"/>
            <w:noWrap/>
            <w:vAlign w:val="bottom"/>
            <w:hideMark/>
          </w:tcPr>
          <w:p w14:paraId="7AFFACF2" w14:textId="77777777" w:rsidR="008B0715" w:rsidRPr="006412D6" w:rsidRDefault="008B0715" w:rsidP="00AE0599">
            <w:r w:rsidRPr="006412D6">
              <w:t>10111010</w:t>
            </w:r>
          </w:p>
        </w:tc>
      </w:tr>
      <w:tr w:rsidR="008B0715" w:rsidRPr="006412D6" w14:paraId="62D033F4"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250AD18" w14:textId="77777777" w:rsidR="008B0715" w:rsidRPr="006412D6" w:rsidRDefault="008B0715" w:rsidP="00AE0599">
            <w:r w:rsidRPr="006412D6">
              <w:t>ba</w:t>
            </w:r>
          </w:p>
        </w:tc>
        <w:tc>
          <w:tcPr>
            <w:tcW w:w="1020" w:type="dxa"/>
            <w:tcBorders>
              <w:top w:val="nil"/>
              <w:left w:val="nil"/>
              <w:bottom w:val="single" w:sz="4" w:space="0" w:color="auto"/>
              <w:right w:val="single" w:sz="4" w:space="0" w:color="auto"/>
            </w:tcBorders>
            <w:shd w:val="clear" w:color="auto" w:fill="auto"/>
            <w:noWrap/>
            <w:vAlign w:val="bottom"/>
            <w:hideMark/>
          </w:tcPr>
          <w:p w14:paraId="1C0D6A5B" w14:textId="77777777" w:rsidR="008B0715" w:rsidRPr="006412D6" w:rsidRDefault="008B0715" w:rsidP="00AE0599">
            <w:r w:rsidRPr="006412D6">
              <w:t>x"00b9"</w:t>
            </w:r>
          </w:p>
        </w:tc>
        <w:tc>
          <w:tcPr>
            <w:tcW w:w="2100" w:type="dxa"/>
            <w:tcBorders>
              <w:top w:val="nil"/>
              <w:left w:val="nil"/>
              <w:bottom w:val="single" w:sz="4" w:space="0" w:color="auto"/>
              <w:right w:val="single" w:sz="4" w:space="0" w:color="auto"/>
            </w:tcBorders>
            <w:shd w:val="clear" w:color="auto" w:fill="auto"/>
            <w:noWrap/>
            <w:vAlign w:val="bottom"/>
            <w:hideMark/>
          </w:tcPr>
          <w:p w14:paraId="49B5E99E" w14:textId="77777777" w:rsidR="008B0715" w:rsidRPr="006412D6" w:rsidRDefault="008B0715" w:rsidP="00AE0599">
            <w:r w:rsidRPr="006412D6">
              <w:t>10111011</w:t>
            </w:r>
          </w:p>
        </w:tc>
      </w:tr>
      <w:tr w:rsidR="008B0715" w:rsidRPr="006412D6" w14:paraId="16EB9E82"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660482" w14:textId="77777777" w:rsidR="008B0715" w:rsidRPr="006412D6" w:rsidRDefault="008B0715" w:rsidP="00AE0599">
            <w:r w:rsidRPr="006412D6">
              <w:t>bb</w:t>
            </w:r>
          </w:p>
        </w:tc>
        <w:tc>
          <w:tcPr>
            <w:tcW w:w="1020" w:type="dxa"/>
            <w:tcBorders>
              <w:top w:val="nil"/>
              <w:left w:val="nil"/>
              <w:bottom w:val="single" w:sz="4" w:space="0" w:color="auto"/>
              <w:right w:val="single" w:sz="4" w:space="0" w:color="auto"/>
            </w:tcBorders>
            <w:shd w:val="clear" w:color="auto" w:fill="auto"/>
            <w:noWrap/>
            <w:vAlign w:val="bottom"/>
            <w:hideMark/>
          </w:tcPr>
          <w:p w14:paraId="2CC7EC82" w14:textId="77777777" w:rsidR="008B0715" w:rsidRPr="006412D6" w:rsidRDefault="008B0715" w:rsidP="00AE0599">
            <w:r w:rsidRPr="006412D6">
              <w:t>x"00ba"</w:t>
            </w:r>
          </w:p>
        </w:tc>
        <w:tc>
          <w:tcPr>
            <w:tcW w:w="2100" w:type="dxa"/>
            <w:tcBorders>
              <w:top w:val="nil"/>
              <w:left w:val="nil"/>
              <w:bottom w:val="single" w:sz="4" w:space="0" w:color="auto"/>
              <w:right w:val="single" w:sz="4" w:space="0" w:color="auto"/>
            </w:tcBorders>
            <w:shd w:val="clear" w:color="auto" w:fill="auto"/>
            <w:noWrap/>
            <w:vAlign w:val="bottom"/>
            <w:hideMark/>
          </w:tcPr>
          <w:p w14:paraId="0CC905AE" w14:textId="77777777" w:rsidR="008B0715" w:rsidRPr="006412D6" w:rsidRDefault="008B0715" w:rsidP="00AE0599">
            <w:r w:rsidRPr="006412D6">
              <w:t>10111100</w:t>
            </w:r>
          </w:p>
        </w:tc>
      </w:tr>
      <w:tr w:rsidR="008B0715" w:rsidRPr="006412D6" w14:paraId="49DF83F7"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2CA0D7" w14:textId="77777777" w:rsidR="008B0715" w:rsidRPr="006412D6" w:rsidRDefault="008B0715" w:rsidP="00AE0599">
            <w:r w:rsidRPr="006412D6">
              <w:t>bc</w:t>
            </w:r>
          </w:p>
        </w:tc>
        <w:tc>
          <w:tcPr>
            <w:tcW w:w="1020" w:type="dxa"/>
            <w:tcBorders>
              <w:top w:val="nil"/>
              <w:left w:val="nil"/>
              <w:bottom w:val="single" w:sz="4" w:space="0" w:color="auto"/>
              <w:right w:val="single" w:sz="4" w:space="0" w:color="auto"/>
            </w:tcBorders>
            <w:shd w:val="clear" w:color="auto" w:fill="auto"/>
            <w:noWrap/>
            <w:vAlign w:val="bottom"/>
            <w:hideMark/>
          </w:tcPr>
          <w:p w14:paraId="13233A1D" w14:textId="77777777" w:rsidR="008B0715" w:rsidRPr="006412D6" w:rsidRDefault="008B0715" w:rsidP="00AE0599">
            <w:r w:rsidRPr="006412D6">
              <w:t>x"00bb"</w:t>
            </w:r>
          </w:p>
        </w:tc>
        <w:tc>
          <w:tcPr>
            <w:tcW w:w="2100" w:type="dxa"/>
            <w:tcBorders>
              <w:top w:val="nil"/>
              <w:left w:val="nil"/>
              <w:bottom w:val="single" w:sz="4" w:space="0" w:color="auto"/>
              <w:right w:val="single" w:sz="4" w:space="0" w:color="auto"/>
            </w:tcBorders>
            <w:shd w:val="clear" w:color="auto" w:fill="auto"/>
            <w:noWrap/>
            <w:vAlign w:val="bottom"/>
            <w:hideMark/>
          </w:tcPr>
          <w:p w14:paraId="4979347D" w14:textId="77777777" w:rsidR="008B0715" w:rsidRPr="006412D6" w:rsidRDefault="008B0715" w:rsidP="00AE0599">
            <w:r w:rsidRPr="006412D6">
              <w:t>10111101</w:t>
            </w:r>
          </w:p>
        </w:tc>
      </w:tr>
      <w:tr w:rsidR="008B0715" w:rsidRPr="006412D6" w14:paraId="556759B7"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ED66B6E" w14:textId="77777777" w:rsidR="008B0715" w:rsidRPr="006412D6" w:rsidRDefault="008B0715" w:rsidP="00AE0599">
            <w:r w:rsidRPr="006412D6">
              <w:t>bd</w:t>
            </w:r>
          </w:p>
        </w:tc>
        <w:tc>
          <w:tcPr>
            <w:tcW w:w="1020" w:type="dxa"/>
            <w:tcBorders>
              <w:top w:val="nil"/>
              <w:left w:val="nil"/>
              <w:bottom w:val="single" w:sz="4" w:space="0" w:color="auto"/>
              <w:right w:val="single" w:sz="4" w:space="0" w:color="auto"/>
            </w:tcBorders>
            <w:shd w:val="clear" w:color="auto" w:fill="auto"/>
            <w:noWrap/>
            <w:vAlign w:val="bottom"/>
            <w:hideMark/>
          </w:tcPr>
          <w:p w14:paraId="22E4267E" w14:textId="77777777" w:rsidR="008B0715" w:rsidRPr="006412D6" w:rsidRDefault="008B0715" w:rsidP="00AE0599">
            <w:r w:rsidRPr="006412D6">
              <w:t>x"00bc"</w:t>
            </w:r>
          </w:p>
        </w:tc>
        <w:tc>
          <w:tcPr>
            <w:tcW w:w="2100" w:type="dxa"/>
            <w:tcBorders>
              <w:top w:val="nil"/>
              <w:left w:val="nil"/>
              <w:bottom w:val="single" w:sz="4" w:space="0" w:color="auto"/>
              <w:right w:val="single" w:sz="4" w:space="0" w:color="auto"/>
            </w:tcBorders>
            <w:shd w:val="clear" w:color="auto" w:fill="auto"/>
            <w:noWrap/>
            <w:vAlign w:val="bottom"/>
            <w:hideMark/>
          </w:tcPr>
          <w:p w14:paraId="25A566D9" w14:textId="77777777" w:rsidR="008B0715" w:rsidRPr="006412D6" w:rsidRDefault="008B0715" w:rsidP="00AE0599">
            <w:r w:rsidRPr="006412D6">
              <w:t>10111110</w:t>
            </w:r>
          </w:p>
        </w:tc>
      </w:tr>
      <w:tr w:rsidR="008B0715" w:rsidRPr="006412D6" w14:paraId="750862C3"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8E994DF" w14:textId="77777777" w:rsidR="008B0715" w:rsidRPr="006412D6" w:rsidRDefault="008B0715" w:rsidP="00AE0599">
            <w:r w:rsidRPr="006412D6">
              <w:t>be</w:t>
            </w:r>
          </w:p>
        </w:tc>
        <w:tc>
          <w:tcPr>
            <w:tcW w:w="1020" w:type="dxa"/>
            <w:tcBorders>
              <w:top w:val="nil"/>
              <w:left w:val="nil"/>
              <w:bottom w:val="single" w:sz="4" w:space="0" w:color="auto"/>
              <w:right w:val="single" w:sz="4" w:space="0" w:color="auto"/>
            </w:tcBorders>
            <w:shd w:val="clear" w:color="auto" w:fill="auto"/>
            <w:noWrap/>
            <w:vAlign w:val="bottom"/>
            <w:hideMark/>
          </w:tcPr>
          <w:p w14:paraId="34013595" w14:textId="77777777" w:rsidR="008B0715" w:rsidRPr="006412D6" w:rsidRDefault="008B0715" w:rsidP="00AE0599">
            <w:r w:rsidRPr="006412D6">
              <w:t>x"00bd"</w:t>
            </w:r>
          </w:p>
        </w:tc>
        <w:tc>
          <w:tcPr>
            <w:tcW w:w="2100" w:type="dxa"/>
            <w:tcBorders>
              <w:top w:val="nil"/>
              <w:left w:val="nil"/>
              <w:bottom w:val="single" w:sz="4" w:space="0" w:color="auto"/>
              <w:right w:val="single" w:sz="4" w:space="0" w:color="auto"/>
            </w:tcBorders>
            <w:shd w:val="clear" w:color="auto" w:fill="auto"/>
            <w:noWrap/>
            <w:vAlign w:val="bottom"/>
            <w:hideMark/>
          </w:tcPr>
          <w:p w14:paraId="2D7177A9" w14:textId="77777777" w:rsidR="008B0715" w:rsidRPr="006412D6" w:rsidRDefault="008B0715" w:rsidP="00AE0599">
            <w:r w:rsidRPr="006412D6">
              <w:t>10111111</w:t>
            </w:r>
          </w:p>
        </w:tc>
      </w:tr>
      <w:tr w:rsidR="008B0715" w:rsidRPr="006412D6" w14:paraId="5E0A8BA2"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DC1C0E8" w14:textId="77777777" w:rsidR="008B0715" w:rsidRPr="006412D6" w:rsidRDefault="008B0715" w:rsidP="00AE0599">
            <w:r w:rsidRPr="006412D6">
              <w:t>bf</w:t>
            </w:r>
          </w:p>
        </w:tc>
        <w:tc>
          <w:tcPr>
            <w:tcW w:w="1020" w:type="dxa"/>
            <w:tcBorders>
              <w:top w:val="nil"/>
              <w:left w:val="nil"/>
              <w:bottom w:val="single" w:sz="4" w:space="0" w:color="auto"/>
              <w:right w:val="single" w:sz="4" w:space="0" w:color="auto"/>
            </w:tcBorders>
            <w:shd w:val="clear" w:color="auto" w:fill="auto"/>
            <w:noWrap/>
            <w:vAlign w:val="bottom"/>
            <w:hideMark/>
          </w:tcPr>
          <w:p w14:paraId="6D127E0A" w14:textId="77777777" w:rsidR="008B0715" w:rsidRPr="006412D6" w:rsidRDefault="008B0715" w:rsidP="00AE0599">
            <w:r w:rsidRPr="006412D6">
              <w:t>x"00be"</w:t>
            </w:r>
          </w:p>
        </w:tc>
        <w:tc>
          <w:tcPr>
            <w:tcW w:w="2100" w:type="dxa"/>
            <w:tcBorders>
              <w:top w:val="nil"/>
              <w:left w:val="nil"/>
              <w:bottom w:val="single" w:sz="4" w:space="0" w:color="auto"/>
              <w:right w:val="single" w:sz="4" w:space="0" w:color="auto"/>
            </w:tcBorders>
            <w:shd w:val="clear" w:color="auto" w:fill="auto"/>
            <w:noWrap/>
            <w:vAlign w:val="bottom"/>
            <w:hideMark/>
          </w:tcPr>
          <w:p w14:paraId="797A25D6" w14:textId="77777777" w:rsidR="008B0715" w:rsidRPr="006412D6" w:rsidRDefault="008B0715" w:rsidP="00AE0599">
            <w:r w:rsidRPr="006412D6">
              <w:t>11000000</w:t>
            </w:r>
          </w:p>
        </w:tc>
      </w:tr>
      <w:tr w:rsidR="008B0715" w:rsidRPr="006412D6" w14:paraId="2D067B47"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59BC0A8" w14:textId="77777777" w:rsidR="008B0715" w:rsidRPr="006412D6" w:rsidRDefault="008B0715" w:rsidP="00AE0599">
            <w:r w:rsidRPr="006412D6">
              <w:t>c0</w:t>
            </w:r>
          </w:p>
        </w:tc>
        <w:tc>
          <w:tcPr>
            <w:tcW w:w="1020" w:type="dxa"/>
            <w:tcBorders>
              <w:top w:val="nil"/>
              <w:left w:val="nil"/>
              <w:bottom w:val="single" w:sz="4" w:space="0" w:color="auto"/>
              <w:right w:val="single" w:sz="4" w:space="0" w:color="auto"/>
            </w:tcBorders>
            <w:shd w:val="clear" w:color="auto" w:fill="auto"/>
            <w:noWrap/>
            <w:vAlign w:val="bottom"/>
            <w:hideMark/>
          </w:tcPr>
          <w:p w14:paraId="533AE212" w14:textId="77777777" w:rsidR="008B0715" w:rsidRPr="006412D6" w:rsidRDefault="008B0715" w:rsidP="00AE0599">
            <w:r w:rsidRPr="006412D6">
              <w:t>x"00bf"</w:t>
            </w:r>
          </w:p>
        </w:tc>
        <w:tc>
          <w:tcPr>
            <w:tcW w:w="2100" w:type="dxa"/>
            <w:tcBorders>
              <w:top w:val="nil"/>
              <w:left w:val="nil"/>
              <w:bottom w:val="single" w:sz="4" w:space="0" w:color="auto"/>
              <w:right w:val="single" w:sz="4" w:space="0" w:color="auto"/>
            </w:tcBorders>
            <w:shd w:val="clear" w:color="auto" w:fill="auto"/>
            <w:noWrap/>
            <w:vAlign w:val="bottom"/>
            <w:hideMark/>
          </w:tcPr>
          <w:p w14:paraId="14FF9BBE" w14:textId="77777777" w:rsidR="008B0715" w:rsidRPr="006412D6" w:rsidRDefault="008B0715" w:rsidP="00AE0599">
            <w:r w:rsidRPr="006412D6">
              <w:t>11000001</w:t>
            </w:r>
          </w:p>
        </w:tc>
      </w:tr>
      <w:tr w:rsidR="008B0715" w:rsidRPr="006412D6" w14:paraId="1A72DBD6"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CB40F8F" w14:textId="77777777" w:rsidR="008B0715" w:rsidRPr="006412D6" w:rsidRDefault="008B0715" w:rsidP="00AE0599">
            <w:r w:rsidRPr="006412D6">
              <w:t>c1</w:t>
            </w:r>
          </w:p>
        </w:tc>
        <w:tc>
          <w:tcPr>
            <w:tcW w:w="1020" w:type="dxa"/>
            <w:tcBorders>
              <w:top w:val="nil"/>
              <w:left w:val="nil"/>
              <w:bottom w:val="single" w:sz="4" w:space="0" w:color="auto"/>
              <w:right w:val="single" w:sz="4" w:space="0" w:color="auto"/>
            </w:tcBorders>
            <w:shd w:val="clear" w:color="auto" w:fill="auto"/>
            <w:noWrap/>
            <w:vAlign w:val="bottom"/>
            <w:hideMark/>
          </w:tcPr>
          <w:p w14:paraId="52C5C6B3" w14:textId="77777777" w:rsidR="008B0715" w:rsidRPr="006412D6" w:rsidRDefault="008B0715" w:rsidP="00AE0599">
            <w:r w:rsidRPr="006412D6">
              <w:t>x"00c0"</w:t>
            </w:r>
          </w:p>
        </w:tc>
        <w:tc>
          <w:tcPr>
            <w:tcW w:w="2100" w:type="dxa"/>
            <w:tcBorders>
              <w:top w:val="nil"/>
              <w:left w:val="nil"/>
              <w:bottom w:val="single" w:sz="4" w:space="0" w:color="auto"/>
              <w:right w:val="single" w:sz="4" w:space="0" w:color="auto"/>
            </w:tcBorders>
            <w:shd w:val="clear" w:color="auto" w:fill="auto"/>
            <w:noWrap/>
            <w:vAlign w:val="bottom"/>
            <w:hideMark/>
          </w:tcPr>
          <w:p w14:paraId="0864B4A5" w14:textId="77777777" w:rsidR="008B0715" w:rsidRPr="006412D6" w:rsidRDefault="008B0715" w:rsidP="00AE0599">
            <w:r w:rsidRPr="006412D6">
              <w:t>11000010</w:t>
            </w:r>
          </w:p>
        </w:tc>
      </w:tr>
      <w:tr w:rsidR="008B0715" w:rsidRPr="006412D6" w14:paraId="6E884457"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3685591" w14:textId="77777777" w:rsidR="008B0715" w:rsidRPr="006412D6" w:rsidRDefault="008B0715" w:rsidP="00AE0599">
            <w:r w:rsidRPr="006412D6">
              <w:t>c2</w:t>
            </w:r>
          </w:p>
        </w:tc>
        <w:tc>
          <w:tcPr>
            <w:tcW w:w="1020" w:type="dxa"/>
            <w:tcBorders>
              <w:top w:val="nil"/>
              <w:left w:val="nil"/>
              <w:bottom w:val="single" w:sz="4" w:space="0" w:color="auto"/>
              <w:right w:val="single" w:sz="4" w:space="0" w:color="auto"/>
            </w:tcBorders>
            <w:shd w:val="clear" w:color="auto" w:fill="auto"/>
            <w:noWrap/>
            <w:vAlign w:val="bottom"/>
            <w:hideMark/>
          </w:tcPr>
          <w:p w14:paraId="14A777B1" w14:textId="77777777" w:rsidR="008B0715" w:rsidRPr="006412D6" w:rsidRDefault="008B0715" w:rsidP="00AE0599">
            <w:r w:rsidRPr="006412D6">
              <w:t>x"00c1"</w:t>
            </w:r>
          </w:p>
        </w:tc>
        <w:tc>
          <w:tcPr>
            <w:tcW w:w="2100" w:type="dxa"/>
            <w:tcBorders>
              <w:top w:val="nil"/>
              <w:left w:val="nil"/>
              <w:bottom w:val="single" w:sz="4" w:space="0" w:color="auto"/>
              <w:right w:val="single" w:sz="4" w:space="0" w:color="auto"/>
            </w:tcBorders>
            <w:shd w:val="clear" w:color="auto" w:fill="auto"/>
            <w:noWrap/>
            <w:vAlign w:val="bottom"/>
            <w:hideMark/>
          </w:tcPr>
          <w:p w14:paraId="77A776DF" w14:textId="77777777" w:rsidR="008B0715" w:rsidRPr="006412D6" w:rsidRDefault="008B0715" w:rsidP="00AE0599">
            <w:r w:rsidRPr="006412D6">
              <w:t>11000011</w:t>
            </w:r>
          </w:p>
        </w:tc>
      </w:tr>
      <w:tr w:rsidR="008B0715" w:rsidRPr="006412D6" w14:paraId="637870DB"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CB2BD34" w14:textId="77777777" w:rsidR="008B0715" w:rsidRPr="006412D6" w:rsidRDefault="008B0715" w:rsidP="00AE0599">
            <w:r w:rsidRPr="006412D6">
              <w:t>c3</w:t>
            </w:r>
          </w:p>
        </w:tc>
        <w:tc>
          <w:tcPr>
            <w:tcW w:w="1020" w:type="dxa"/>
            <w:tcBorders>
              <w:top w:val="nil"/>
              <w:left w:val="nil"/>
              <w:bottom w:val="single" w:sz="4" w:space="0" w:color="auto"/>
              <w:right w:val="single" w:sz="4" w:space="0" w:color="auto"/>
            </w:tcBorders>
            <w:shd w:val="clear" w:color="auto" w:fill="auto"/>
            <w:noWrap/>
            <w:vAlign w:val="bottom"/>
            <w:hideMark/>
          </w:tcPr>
          <w:p w14:paraId="701180FA" w14:textId="77777777" w:rsidR="008B0715" w:rsidRPr="006412D6" w:rsidRDefault="008B0715" w:rsidP="00AE0599">
            <w:r w:rsidRPr="006412D6">
              <w:t>x"00c2"</w:t>
            </w:r>
          </w:p>
        </w:tc>
        <w:tc>
          <w:tcPr>
            <w:tcW w:w="2100" w:type="dxa"/>
            <w:tcBorders>
              <w:top w:val="nil"/>
              <w:left w:val="nil"/>
              <w:bottom w:val="single" w:sz="4" w:space="0" w:color="auto"/>
              <w:right w:val="single" w:sz="4" w:space="0" w:color="auto"/>
            </w:tcBorders>
            <w:shd w:val="clear" w:color="auto" w:fill="auto"/>
            <w:noWrap/>
            <w:vAlign w:val="bottom"/>
            <w:hideMark/>
          </w:tcPr>
          <w:p w14:paraId="6A8DF838" w14:textId="77777777" w:rsidR="008B0715" w:rsidRPr="006412D6" w:rsidRDefault="008B0715" w:rsidP="00AE0599">
            <w:r w:rsidRPr="006412D6">
              <w:t>11000100</w:t>
            </w:r>
          </w:p>
        </w:tc>
      </w:tr>
      <w:tr w:rsidR="008B0715" w:rsidRPr="006412D6" w14:paraId="3D4B136F"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E8E6CB5" w14:textId="77777777" w:rsidR="008B0715" w:rsidRPr="006412D6" w:rsidRDefault="008B0715" w:rsidP="00AE0599">
            <w:r w:rsidRPr="006412D6">
              <w:t>c4</w:t>
            </w:r>
          </w:p>
        </w:tc>
        <w:tc>
          <w:tcPr>
            <w:tcW w:w="1020" w:type="dxa"/>
            <w:tcBorders>
              <w:top w:val="nil"/>
              <w:left w:val="nil"/>
              <w:bottom w:val="single" w:sz="4" w:space="0" w:color="auto"/>
              <w:right w:val="single" w:sz="4" w:space="0" w:color="auto"/>
            </w:tcBorders>
            <w:shd w:val="clear" w:color="auto" w:fill="auto"/>
            <w:noWrap/>
            <w:vAlign w:val="bottom"/>
            <w:hideMark/>
          </w:tcPr>
          <w:p w14:paraId="58ED2BDA" w14:textId="77777777" w:rsidR="008B0715" w:rsidRPr="006412D6" w:rsidRDefault="008B0715" w:rsidP="00AE0599">
            <w:r w:rsidRPr="006412D6">
              <w:t>x"00c3"</w:t>
            </w:r>
          </w:p>
        </w:tc>
        <w:tc>
          <w:tcPr>
            <w:tcW w:w="2100" w:type="dxa"/>
            <w:tcBorders>
              <w:top w:val="nil"/>
              <w:left w:val="nil"/>
              <w:bottom w:val="single" w:sz="4" w:space="0" w:color="auto"/>
              <w:right w:val="single" w:sz="4" w:space="0" w:color="auto"/>
            </w:tcBorders>
            <w:shd w:val="clear" w:color="auto" w:fill="auto"/>
            <w:noWrap/>
            <w:vAlign w:val="bottom"/>
            <w:hideMark/>
          </w:tcPr>
          <w:p w14:paraId="1DB82AB5" w14:textId="77777777" w:rsidR="008B0715" w:rsidRPr="006412D6" w:rsidRDefault="008B0715" w:rsidP="00AE0599">
            <w:r w:rsidRPr="006412D6">
              <w:t>11000101</w:t>
            </w:r>
          </w:p>
        </w:tc>
      </w:tr>
      <w:tr w:rsidR="008B0715" w:rsidRPr="006412D6" w14:paraId="0DF73003"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4354D37" w14:textId="77777777" w:rsidR="008B0715" w:rsidRPr="006412D6" w:rsidRDefault="008B0715" w:rsidP="00AE0599">
            <w:r w:rsidRPr="006412D6">
              <w:t>c5</w:t>
            </w:r>
          </w:p>
        </w:tc>
        <w:tc>
          <w:tcPr>
            <w:tcW w:w="1020" w:type="dxa"/>
            <w:tcBorders>
              <w:top w:val="nil"/>
              <w:left w:val="nil"/>
              <w:bottom w:val="single" w:sz="4" w:space="0" w:color="auto"/>
              <w:right w:val="single" w:sz="4" w:space="0" w:color="auto"/>
            </w:tcBorders>
            <w:shd w:val="clear" w:color="auto" w:fill="auto"/>
            <w:noWrap/>
            <w:vAlign w:val="bottom"/>
            <w:hideMark/>
          </w:tcPr>
          <w:p w14:paraId="0BDFD9D3" w14:textId="77777777" w:rsidR="008B0715" w:rsidRPr="006412D6" w:rsidRDefault="008B0715" w:rsidP="00AE0599">
            <w:r w:rsidRPr="006412D6">
              <w:t>x"00c4"</w:t>
            </w:r>
          </w:p>
        </w:tc>
        <w:tc>
          <w:tcPr>
            <w:tcW w:w="2100" w:type="dxa"/>
            <w:tcBorders>
              <w:top w:val="nil"/>
              <w:left w:val="nil"/>
              <w:bottom w:val="single" w:sz="4" w:space="0" w:color="auto"/>
              <w:right w:val="single" w:sz="4" w:space="0" w:color="auto"/>
            </w:tcBorders>
            <w:shd w:val="clear" w:color="auto" w:fill="auto"/>
            <w:noWrap/>
            <w:vAlign w:val="bottom"/>
            <w:hideMark/>
          </w:tcPr>
          <w:p w14:paraId="25B438E3" w14:textId="77777777" w:rsidR="008B0715" w:rsidRPr="006412D6" w:rsidRDefault="008B0715" w:rsidP="00AE0599">
            <w:r w:rsidRPr="006412D6">
              <w:t>11000110</w:t>
            </w:r>
          </w:p>
        </w:tc>
      </w:tr>
      <w:tr w:rsidR="008B0715" w:rsidRPr="006412D6" w14:paraId="11FA5B63"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F9AADF" w14:textId="77777777" w:rsidR="008B0715" w:rsidRPr="006412D6" w:rsidRDefault="008B0715" w:rsidP="00AE0599">
            <w:r w:rsidRPr="006412D6">
              <w:t>c6</w:t>
            </w:r>
          </w:p>
        </w:tc>
        <w:tc>
          <w:tcPr>
            <w:tcW w:w="1020" w:type="dxa"/>
            <w:tcBorders>
              <w:top w:val="nil"/>
              <w:left w:val="nil"/>
              <w:bottom w:val="single" w:sz="4" w:space="0" w:color="auto"/>
              <w:right w:val="single" w:sz="4" w:space="0" w:color="auto"/>
            </w:tcBorders>
            <w:shd w:val="clear" w:color="auto" w:fill="auto"/>
            <w:noWrap/>
            <w:vAlign w:val="bottom"/>
            <w:hideMark/>
          </w:tcPr>
          <w:p w14:paraId="2B1D074D" w14:textId="77777777" w:rsidR="008B0715" w:rsidRPr="006412D6" w:rsidRDefault="008B0715" w:rsidP="00AE0599">
            <w:r w:rsidRPr="006412D6">
              <w:t>x"00c5"</w:t>
            </w:r>
          </w:p>
        </w:tc>
        <w:tc>
          <w:tcPr>
            <w:tcW w:w="2100" w:type="dxa"/>
            <w:tcBorders>
              <w:top w:val="nil"/>
              <w:left w:val="nil"/>
              <w:bottom w:val="single" w:sz="4" w:space="0" w:color="auto"/>
              <w:right w:val="single" w:sz="4" w:space="0" w:color="auto"/>
            </w:tcBorders>
            <w:shd w:val="clear" w:color="auto" w:fill="auto"/>
            <w:noWrap/>
            <w:vAlign w:val="bottom"/>
            <w:hideMark/>
          </w:tcPr>
          <w:p w14:paraId="13ADEA18" w14:textId="77777777" w:rsidR="008B0715" w:rsidRPr="006412D6" w:rsidRDefault="008B0715" w:rsidP="00AE0599">
            <w:r w:rsidRPr="006412D6">
              <w:t>11000111</w:t>
            </w:r>
          </w:p>
        </w:tc>
      </w:tr>
      <w:tr w:rsidR="008B0715" w:rsidRPr="006412D6" w14:paraId="20F85477"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908F13" w14:textId="77777777" w:rsidR="008B0715" w:rsidRPr="006412D6" w:rsidRDefault="008B0715" w:rsidP="00AE0599">
            <w:r w:rsidRPr="006412D6">
              <w:t>c7</w:t>
            </w:r>
          </w:p>
        </w:tc>
        <w:tc>
          <w:tcPr>
            <w:tcW w:w="1020" w:type="dxa"/>
            <w:tcBorders>
              <w:top w:val="nil"/>
              <w:left w:val="nil"/>
              <w:bottom w:val="single" w:sz="4" w:space="0" w:color="auto"/>
              <w:right w:val="single" w:sz="4" w:space="0" w:color="auto"/>
            </w:tcBorders>
            <w:shd w:val="clear" w:color="auto" w:fill="auto"/>
            <w:noWrap/>
            <w:vAlign w:val="bottom"/>
            <w:hideMark/>
          </w:tcPr>
          <w:p w14:paraId="60CDA8E3" w14:textId="77777777" w:rsidR="008B0715" w:rsidRPr="006412D6" w:rsidRDefault="008B0715" w:rsidP="00AE0599">
            <w:r w:rsidRPr="006412D6">
              <w:t>x"00c6"</w:t>
            </w:r>
          </w:p>
        </w:tc>
        <w:tc>
          <w:tcPr>
            <w:tcW w:w="2100" w:type="dxa"/>
            <w:tcBorders>
              <w:top w:val="nil"/>
              <w:left w:val="nil"/>
              <w:bottom w:val="single" w:sz="4" w:space="0" w:color="auto"/>
              <w:right w:val="single" w:sz="4" w:space="0" w:color="auto"/>
            </w:tcBorders>
            <w:shd w:val="clear" w:color="auto" w:fill="auto"/>
            <w:noWrap/>
            <w:vAlign w:val="bottom"/>
            <w:hideMark/>
          </w:tcPr>
          <w:p w14:paraId="4CD4F643" w14:textId="77777777" w:rsidR="008B0715" w:rsidRPr="006412D6" w:rsidRDefault="008B0715" w:rsidP="00AE0599">
            <w:r w:rsidRPr="006412D6">
              <w:t>11001000</w:t>
            </w:r>
          </w:p>
        </w:tc>
      </w:tr>
      <w:tr w:rsidR="008B0715" w:rsidRPr="006412D6" w14:paraId="6BB2FE28"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1CD10D3" w14:textId="77777777" w:rsidR="008B0715" w:rsidRPr="006412D6" w:rsidRDefault="008B0715" w:rsidP="00AE0599">
            <w:r w:rsidRPr="006412D6">
              <w:t>c8</w:t>
            </w:r>
          </w:p>
        </w:tc>
        <w:tc>
          <w:tcPr>
            <w:tcW w:w="1020" w:type="dxa"/>
            <w:tcBorders>
              <w:top w:val="nil"/>
              <w:left w:val="nil"/>
              <w:bottom w:val="single" w:sz="4" w:space="0" w:color="auto"/>
              <w:right w:val="single" w:sz="4" w:space="0" w:color="auto"/>
            </w:tcBorders>
            <w:shd w:val="clear" w:color="auto" w:fill="auto"/>
            <w:noWrap/>
            <w:vAlign w:val="bottom"/>
            <w:hideMark/>
          </w:tcPr>
          <w:p w14:paraId="630B6650" w14:textId="77777777" w:rsidR="008B0715" w:rsidRPr="006412D6" w:rsidRDefault="008B0715" w:rsidP="00AE0599">
            <w:r w:rsidRPr="006412D6">
              <w:t>x"00c7"</w:t>
            </w:r>
          </w:p>
        </w:tc>
        <w:tc>
          <w:tcPr>
            <w:tcW w:w="2100" w:type="dxa"/>
            <w:tcBorders>
              <w:top w:val="nil"/>
              <w:left w:val="nil"/>
              <w:bottom w:val="single" w:sz="4" w:space="0" w:color="auto"/>
              <w:right w:val="single" w:sz="4" w:space="0" w:color="auto"/>
            </w:tcBorders>
            <w:shd w:val="clear" w:color="auto" w:fill="auto"/>
            <w:noWrap/>
            <w:vAlign w:val="bottom"/>
            <w:hideMark/>
          </w:tcPr>
          <w:p w14:paraId="4760E80C" w14:textId="77777777" w:rsidR="008B0715" w:rsidRPr="006412D6" w:rsidRDefault="008B0715" w:rsidP="00AE0599">
            <w:r w:rsidRPr="006412D6">
              <w:t>11001001</w:t>
            </w:r>
          </w:p>
        </w:tc>
      </w:tr>
      <w:tr w:rsidR="008B0715" w:rsidRPr="006412D6" w14:paraId="2538E6F9"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CD30A7" w14:textId="77777777" w:rsidR="008B0715" w:rsidRPr="006412D6" w:rsidRDefault="008B0715" w:rsidP="00AE0599">
            <w:r w:rsidRPr="006412D6">
              <w:t>c9</w:t>
            </w:r>
          </w:p>
        </w:tc>
        <w:tc>
          <w:tcPr>
            <w:tcW w:w="1020" w:type="dxa"/>
            <w:tcBorders>
              <w:top w:val="nil"/>
              <w:left w:val="nil"/>
              <w:bottom w:val="single" w:sz="4" w:space="0" w:color="auto"/>
              <w:right w:val="single" w:sz="4" w:space="0" w:color="auto"/>
            </w:tcBorders>
            <w:shd w:val="clear" w:color="auto" w:fill="auto"/>
            <w:noWrap/>
            <w:vAlign w:val="bottom"/>
            <w:hideMark/>
          </w:tcPr>
          <w:p w14:paraId="76D054B3" w14:textId="77777777" w:rsidR="008B0715" w:rsidRPr="006412D6" w:rsidRDefault="008B0715" w:rsidP="00AE0599">
            <w:r w:rsidRPr="006412D6">
              <w:t>x"00c8"</w:t>
            </w:r>
          </w:p>
        </w:tc>
        <w:tc>
          <w:tcPr>
            <w:tcW w:w="2100" w:type="dxa"/>
            <w:tcBorders>
              <w:top w:val="nil"/>
              <w:left w:val="nil"/>
              <w:bottom w:val="single" w:sz="4" w:space="0" w:color="auto"/>
              <w:right w:val="single" w:sz="4" w:space="0" w:color="auto"/>
            </w:tcBorders>
            <w:shd w:val="clear" w:color="auto" w:fill="auto"/>
            <w:noWrap/>
            <w:vAlign w:val="bottom"/>
            <w:hideMark/>
          </w:tcPr>
          <w:p w14:paraId="314E55A8" w14:textId="77777777" w:rsidR="008B0715" w:rsidRPr="006412D6" w:rsidRDefault="008B0715" w:rsidP="00AE0599">
            <w:r w:rsidRPr="006412D6">
              <w:t>11001010</w:t>
            </w:r>
          </w:p>
        </w:tc>
      </w:tr>
      <w:tr w:rsidR="008B0715" w:rsidRPr="006412D6" w14:paraId="6CEA3C53"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301A93D" w14:textId="77777777" w:rsidR="008B0715" w:rsidRPr="006412D6" w:rsidRDefault="008B0715" w:rsidP="00AE0599">
            <w:r w:rsidRPr="006412D6">
              <w:t>ca</w:t>
            </w:r>
          </w:p>
        </w:tc>
        <w:tc>
          <w:tcPr>
            <w:tcW w:w="1020" w:type="dxa"/>
            <w:tcBorders>
              <w:top w:val="nil"/>
              <w:left w:val="nil"/>
              <w:bottom w:val="single" w:sz="4" w:space="0" w:color="auto"/>
              <w:right w:val="single" w:sz="4" w:space="0" w:color="auto"/>
            </w:tcBorders>
            <w:shd w:val="clear" w:color="auto" w:fill="auto"/>
            <w:noWrap/>
            <w:vAlign w:val="bottom"/>
            <w:hideMark/>
          </w:tcPr>
          <w:p w14:paraId="41C64747" w14:textId="77777777" w:rsidR="008B0715" w:rsidRPr="006412D6" w:rsidRDefault="008B0715" w:rsidP="00AE0599">
            <w:r w:rsidRPr="006412D6">
              <w:t>x"00c9"</w:t>
            </w:r>
          </w:p>
        </w:tc>
        <w:tc>
          <w:tcPr>
            <w:tcW w:w="2100" w:type="dxa"/>
            <w:tcBorders>
              <w:top w:val="nil"/>
              <w:left w:val="nil"/>
              <w:bottom w:val="single" w:sz="4" w:space="0" w:color="auto"/>
              <w:right w:val="single" w:sz="4" w:space="0" w:color="auto"/>
            </w:tcBorders>
            <w:shd w:val="clear" w:color="auto" w:fill="auto"/>
            <w:noWrap/>
            <w:vAlign w:val="bottom"/>
            <w:hideMark/>
          </w:tcPr>
          <w:p w14:paraId="6EA93885" w14:textId="77777777" w:rsidR="008B0715" w:rsidRPr="006412D6" w:rsidRDefault="008B0715" w:rsidP="00AE0599">
            <w:r w:rsidRPr="006412D6">
              <w:t>11001011</w:t>
            </w:r>
          </w:p>
        </w:tc>
      </w:tr>
      <w:tr w:rsidR="008B0715" w:rsidRPr="006412D6" w14:paraId="453A9423"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1193FA6" w14:textId="77777777" w:rsidR="008B0715" w:rsidRPr="006412D6" w:rsidRDefault="008B0715" w:rsidP="00AE0599">
            <w:r w:rsidRPr="006412D6">
              <w:t>cb</w:t>
            </w:r>
          </w:p>
        </w:tc>
        <w:tc>
          <w:tcPr>
            <w:tcW w:w="1020" w:type="dxa"/>
            <w:tcBorders>
              <w:top w:val="nil"/>
              <w:left w:val="nil"/>
              <w:bottom w:val="single" w:sz="4" w:space="0" w:color="auto"/>
              <w:right w:val="single" w:sz="4" w:space="0" w:color="auto"/>
            </w:tcBorders>
            <w:shd w:val="clear" w:color="auto" w:fill="auto"/>
            <w:noWrap/>
            <w:vAlign w:val="bottom"/>
            <w:hideMark/>
          </w:tcPr>
          <w:p w14:paraId="70ABBB1D" w14:textId="77777777" w:rsidR="008B0715" w:rsidRPr="006412D6" w:rsidRDefault="008B0715" w:rsidP="00AE0599">
            <w:r w:rsidRPr="006412D6">
              <w:t>x"00ca"</w:t>
            </w:r>
          </w:p>
        </w:tc>
        <w:tc>
          <w:tcPr>
            <w:tcW w:w="2100" w:type="dxa"/>
            <w:tcBorders>
              <w:top w:val="nil"/>
              <w:left w:val="nil"/>
              <w:bottom w:val="single" w:sz="4" w:space="0" w:color="auto"/>
              <w:right w:val="single" w:sz="4" w:space="0" w:color="auto"/>
            </w:tcBorders>
            <w:shd w:val="clear" w:color="auto" w:fill="auto"/>
            <w:noWrap/>
            <w:vAlign w:val="bottom"/>
            <w:hideMark/>
          </w:tcPr>
          <w:p w14:paraId="07363276" w14:textId="77777777" w:rsidR="008B0715" w:rsidRPr="006412D6" w:rsidRDefault="008B0715" w:rsidP="00AE0599">
            <w:r w:rsidRPr="006412D6">
              <w:t>11001100</w:t>
            </w:r>
          </w:p>
        </w:tc>
      </w:tr>
      <w:tr w:rsidR="008B0715" w:rsidRPr="006412D6" w14:paraId="5BF2A8C9"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51D030" w14:textId="77777777" w:rsidR="008B0715" w:rsidRPr="006412D6" w:rsidRDefault="008B0715" w:rsidP="00AE0599">
            <w:r w:rsidRPr="006412D6">
              <w:lastRenderedPageBreak/>
              <w:t>cc</w:t>
            </w:r>
          </w:p>
        </w:tc>
        <w:tc>
          <w:tcPr>
            <w:tcW w:w="1020" w:type="dxa"/>
            <w:tcBorders>
              <w:top w:val="nil"/>
              <w:left w:val="nil"/>
              <w:bottom w:val="single" w:sz="4" w:space="0" w:color="auto"/>
              <w:right w:val="single" w:sz="4" w:space="0" w:color="auto"/>
            </w:tcBorders>
            <w:shd w:val="clear" w:color="auto" w:fill="auto"/>
            <w:noWrap/>
            <w:vAlign w:val="bottom"/>
            <w:hideMark/>
          </w:tcPr>
          <w:p w14:paraId="24ACBA99" w14:textId="77777777" w:rsidR="008B0715" w:rsidRPr="006412D6" w:rsidRDefault="008B0715" w:rsidP="00AE0599">
            <w:r w:rsidRPr="006412D6">
              <w:t>x"00cb"</w:t>
            </w:r>
          </w:p>
        </w:tc>
        <w:tc>
          <w:tcPr>
            <w:tcW w:w="2100" w:type="dxa"/>
            <w:tcBorders>
              <w:top w:val="nil"/>
              <w:left w:val="nil"/>
              <w:bottom w:val="single" w:sz="4" w:space="0" w:color="auto"/>
              <w:right w:val="single" w:sz="4" w:space="0" w:color="auto"/>
            </w:tcBorders>
            <w:shd w:val="clear" w:color="auto" w:fill="auto"/>
            <w:noWrap/>
            <w:vAlign w:val="bottom"/>
            <w:hideMark/>
          </w:tcPr>
          <w:p w14:paraId="117F4E7C" w14:textId="77777777" w:rsidR="008B0715" w:rsidRPr="006412D6" w:rsidRDefault="008B0715" w:rsidP="00AE0599">
            <w:r w:rsidRPr="006412D6">
              <w:t>11001101</w:t>
            </w:r>
          </w:p>
        </w:tc>
      </w:tr>
      <w:tr w:rsidR="008B0715" w:rsidRPr="006412D6" w14:paraId="7F02E5A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421AA3" w14:textId="77777777" w:rsidR="008B0715" w:rsidRPr="006412D6" w:rsidRDefault="008B0715" w:rsidP="00AE0599">
            <w:r w:rsidRPr="006412D6">
              <w:t>cd</w:t>
            </w:r>
          </w:p>
        </w:tc>
        <w:tc>
          <w:tcPr>
            <w:tcW w:w="1020" w:type="dxa"/>
            <w:tcBorders>
              <w:top w:val="nil"/>
              <w:left w:val="nil"/>
              <w:bottom w:val="single" w:sz="4" w:space="0" w:color="auto"/>
              <w:right w:val="single" w:sz="4" w:space="0" w:color="auto"/>
            </w:tcBorders>
            <w:shd w:val="clear" w:color="auto" w:fill="auto"/>
            <w:noWrap/>
            <w:vAlign w:val="bottom"/>
            <w:hideMark/>
          </w:tcPr>
          <w:p w14:paraId="0E049D1C" w14:textId="77777777" w:rsidR="008B0715" w:rsidRPr="006412D6" w:rsidRDefault="008B0715" w:rsidP="00AE0599">
            <w:r w:rsidRPr="006412D6">
              <w:t>x"00cc"</w:t>
            </w:r>
          </w:p>
        </w:tc>
        <w:tc>
          <w:tcPr>
            <w:tcW w:w="2100" w:type="dxa"/>
            <w:tcBorders>
              <w:top w:val="nil"/>
              <w:left w:val="nil"/>
              <w:bottom w:val="single" w:sz="4" w:space="0" w:color="auto"/>
              <w:right w:val="single" w:sz="4" w:space="0" w:color="auto"/>
            </w:tcBorders>
            <w:shd w:val="clear" w:color="auto" w:fill="auto"/>
            <w:noWrap/>
            <w:vAlign w:val="bottom"/>
            <w:hideMark/>
          </w:tcPr>
          <w:p w14:paraId="620BEFFF" w14:textId="77777777" w:rsidR="008B0715" w:rsidRPr="006412D6" w:rsidRDefault="008B0715" w:rsidP="00AE0599">
            <w:r w:rsidRPr="006412D6">
              <w:t>11001110</w:t>
            </w:r>
          </w:p>
        </w:tc>
      </w:tr>
      <w:tr w:rsidR="008B0715" w:rsidRPr="006412D6" w14:paraId="45F4EAE4"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D30ED3E" w14:textId="77777777" w:rsidR="008B0715" w:rsidRPr="006412D6" w:rsidRDefault="008B0715" w:rsidP="00AE0599">
            <w:r w:rsidRPr="006412D6">
              <w:t>ce</w:t>
            </w:r>
          </w:p>
        </w:tc>
        <w:tc>
          <w:tcPr>
            <w:tcW w:w="1020" w:type="dxa"/>
            <w:tcBorders>
              <w:top w:val="nil"/>
              <w:left w:val="nil"/>
              <w:bottom w:val="single" w:sz="4" w:space="0" w:color="auto"/>
              <w:right w:val="single" w:sz="4" w:space="0" w:color="auto"/>
            </w:tcBorders>
            <w:shd w:val="clear" w:color="auto" w:fill="auto"/>
            <w:noWrap/>
            <w:vAlign w:val="bottom"/>
            <w:hideMark/>
          </w:tcPr>
          <w:p w14:paraId="490A3891" w14:textId="77777777" w:rsidR="008B0715" w:rsidRPr="006412D6" w:rsidRDefault="008B0715" w:rsidP="00AE0599">
            <w:r w:rsidRPr="006412D6">
              <w:t>x"00cd"</w:t>
            </w:r>
          </w:p>
        </w:tc>
        <w:tc>
          <w:tcPr>
            <w:tcW w:w="2100" w:type="dxa"/>
            <w:tcBorders>
              <w:top w:val="nil"/>
              <w:left w:val="nil"/>
              <w:bottom w:val="single" w:sz="4" w:space="0" w:color="auto"/>
              <w:right w:val="single" w:sz="4" w:space="0" w:color="auto"/>
            </w:tcBorders>
            <w:shd w:val="clear" w:color="auto" w:fill="auto"/>
            <w:noWrap/>
            <w:vAlign w:val="bottom"/>
            <w:hideMark/>
          </w:tcPr>
          <w:p w14:paraId="2828F2BC" w14:textId="77777777" w:rsidR="008B0715" w:rsidRPr="006412D6" w:rsidRDefault="008B0715" w:rsidP="00AE0599">
            <w:r w:rsidRPr="006412D6">
              <w:t>11001111</w:t>
            </w:r>
          </w:p>
        </w:tc>
      </w:tr>
      <w:tr w:rsidR="008B0715" w:rsidRPr="006412D6" w14:paraId="57CF8C71"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FE40970" w14:textId="77777777" w:rsidR="008B0715" w:rsidRPr="006412D6" w:rsidRDefault="008B0715" w:rsidP="00AE0599">
            <w:r w:rsidRPr="006412D6">
              <w:t>cf</w:t>
            </w:r>
          </w:p>
        </w:tc>
        <w:tc>
          <w:tcPr>
            <w:tcW w:w="1020" w:type="dxa"/>
            <w:tcBorders>
              <w:top w:val="nil"/>
              <w:left w:val="nil"/>
              <w:bottom w:val="single" w:sz="4" w:space="0" w:color="auto"/>
              <w:right w:val="single" w:sz="4" w:space="0" w:color="auto"/>
            </w:tcBorders>
            <w:shd w:val="clear" w:color="auto" w:fill="auto"/>
            <w:noWrap/>
            <w:vAlign w:val="bottom"/>
            <w:hideMark/>
          </w:tcPr>
          <w:p w14:paraId="4A4AFB02" w14:textId="77777777" w:rsidR="008B0715" w:rsidRPr="006412D6" w:rsidRDefault="008B0715" w:rsidP="00AE0599">
            <w:r w:rsidRPr="006412D6">
              <w:t>x"00ce"</w:t>
            </w:r>
          </w:p>
        </w:tc>
        <w:tc>
          <w:tcPr>
            <w:tcW w:w="2100" w:type="dxa"/>
            <w:tcBorders>
              <w:top w:val="nil"/>
              <w:left w:val="nil"/>
              <w:bottom w:val="single" w:sz="4" w:space="0" w:color="auto"/>
              <w:right w:val="single" w:sz="4" w:space="0" w:color="auto"/>
            </w:tcBorders>
            <w:shd w:val="clear" w:color="auto" w:fill="auto"/>
            <w:noWrap/>
            <w:vAlign w:val="bottom"/>
            <w:hideMark/>
          </w:tcPr>
          <w:p w14:paraId="398C5617" w14:textId="77777777" w:rsidR="008B0715" w:rsidRPr="006412D6" w:rsidRDefault="008B0715" w:rsidP="00AE0599">
            <w:r w:rsidRPr="006412D6">
              <w:t>11010000</w:t>
            </w:r>
          </w:p>
        </w:tc>
      </w:tr>
      <w:tr w:rsidR="008B0715" w:rsidRPr="006412D6" w14:paraId="27777C98"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04BADF5" w14:textId="77777777" w:rsidR="008B0715" w:rsidRPr="006412D6" w:rsidRDefault="008B0715" w:rsidP="00AE0599">
            <w:r w:rsidRPr="006412D6">
              <w:t>d0</w:t>
            </w:r>
          </w:p>
        </w:tc>
        <w:tc>
          <w:tcPr>
            <w:tcW w:w="1020" w:type="dxa"/>
            <w:tcBorders>
              <w:top w:val="nil"/>
              <w:left w:val="nil"/>
              <w:bottom w:val="single" w:sz="4" w:space="0" w:color="auto"/>
              <w:right w:val="single" w:sz="4" w:space="0" w:color="auto"/>
            </w:tcBorders>
            <w:shd w:val="clear" w:color="auto" w:fill="auto"/>
            <w:noWrap/>
            <w:vAlign w:val="bottom"/>
            <w:hideMark/>
          </w:tcPr>
          <w:p w14:paraId="025D60DB" w14:textId="77777777" w:rsidR="008B0715" w:rsidRPr="006412D6" w:rsidRDefault="008B0715" w:rsidP="00AE0599">
            <w:r w:rsidRPr="006412D6">
              <w:t>x"00cf"</w:t>
            </w:r>
          </w:p>
        </w:tc>
        <w:tc>
          <w:tcPr>
            <w:tcW w:w="2100" w:type="dxa"/>
            <w:tcBorders>
              <w:top w:val="nil"/>
              <w:left w:val="nil"/>
              <w:bottom w:val="single" w:sz="4" w:space="0" w:color="auto"/>
              <w:right w:val="single" w:sz="4" w:space="0" w:color="auto"/>
            </w:tcBorders>
            <w:shd w:val="clear" w:color="auto" w:fill="auto"/>
            <w:noWrap/>
            <w:vAlign w:val="bottom"/>
            <w:hideMark/>
          </w:tcPr>
          <w:p w14:paraId="535964A9" w14:textId="77777777" w:rsidR="008B0715" w:rsidRPr="006412D6" w:rsidRDefault="008B0715" w:rsidP="00AE0599">
            <w:r w:rsidRPr="006412D6">
              <w:t>11010001</w:t>
            </w:r>
          </w:p>
        </w:tc>
      </w:tr>
      <w:tr w:rsidR="008B0715" w:rsidRPr="006412D6" w14:paraId="2CF3FA21"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DF38B7E" w14:textId="77777777" w:rsidR="008B0715" w:rsidRPr="006412D6" w:rsidRDefault="008B0715" w:rsidP="00AE0599">
            <w:r w:rsidRPr="006412D6">
              <w:t>d1</w:t>
            </w:r>
          </w:p>
        </w:tc>
        <w:tc>
          <w:tcPr>
            <w:tcW w:w="1020" w:type="dxa"/>
            <w:tcBorders>
              <w:top w:val="nil"/>
              <w:left w:val="nil"/>
              <w:bottom w:val="single" w:sz="4" w:space="0" w:color="auto"/>
              <w:right w:val="single" w:sz="4" w:space="0" w:color="auto"/>
            </w:tcBorders>
            <w:shd w:val="clear" w:color="auto" w:fill="auto"/>
            <w:noWrap/>
            <w:vAlign w:val="bottom"/>
            <w:hideMark/>
          </w:tcPr>
          <w:p w14:paraId="733B240E" w14:textId="77777777" w:rsidR="008B0715" w:rsidRPr="006412D6" w:rsidRDefault="008B0715" w:rsidP="00AE0599">
            <w:r w:rsidRPr="006412D6">
              <w:t>x"00d0"</w:t>
            </w:r>
          </w:p>
        </w:tc>
        <w:tc>
          <w:tcPr>
            <w:tcW w:w="2100" w:type="dxa"/>
            <w:tcBorders>
              <w:top w:val="nil"/>
              <w:left w:val="nil"/>
              <w:bottom w:val="single" w:sz="4" w:space="0" w:color="auto"/>
              <w:right w:val="single" w:sz="4" w:space="0" w:color="auto"/>
            </w:tcBorders>
            <w:shd w:val="clear" w:color="auto" w:fill="auto"/>
            <w:noWrap/>
            <w:vAlign w:val="bottom"/>
            <w:hideMark/>
          </w:tcPr>
          <w:p w14:paraId="3EE331A2" w14:textId="77777777" w:rsidR="008B0715" w:rsidRPr="006412D6" w:rsidRDefault="008B0715" w:rsidP="00AE0599">
            <w:r w:rsidRPr="006412D6">
              <w:t>11010010</w:t>
            </w:r>
          </w:p>
        </w:tc>
      </w:tr>
      <w:tr w:rsidR="008B0715" w:rsidRPr="006412D6" w14:paraId="6B073A74"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6CF9B82" w14:textId="77777777" w:rsidR="008B0715" w:rsidRPr="006412D6" w:rsidRDefault="008B0715" w:rsidP="00AE0599">
            <w:r w:rsidRPr="006412D6">
              <w:t>d2</w:t>
            </w:r>
          </w:p>
        </w:tc>
        <w:tc>
          <w:tcPr>
            <w:tcW w:w="1020" w:type="dxa"/>
            <w:tcBorders>
              <w:top w:val="nil"/>
              <w:left w:val="nil"/>
              <w:bottom w:val="single" w:sz="4" w:space="0" w:color="auto"/>
              <w:right w:val="single" w:sz="4" w:space="0" w:color="auto"/>
            </w:tcBorders>
            <w:shd w:val="clear" w:color="auto" w:fill="auto"/>
            <w:noWrap/>
            <w:vAlign w:val="bottom"/>
            <w:hideMark/>
          </w:tcPr>
          <w:p w14:paraId="058D83B3" w14:textId="77777777" w:rsidR="008B0715" w:rsidRPr="006412D6" w:rsidRDefault="008B0715" w:rsidP="00AE0599">
            <w:r w:rsidRPr="006412D6">
              <w:t>x"00d1"</w:t>
            </w:r>
          </w:p>
        </w:tc>
        <w:tc>
          <w:tcPr>
            <w:tcW w:w="2100" w:type="dxa"/>
            <w:tcBorders>
              <w:top w:val="nil"/>
              <w:left w:val="nil"/>
              <w:bottom w:val="single" w:sz="4" w:space="0" w:color="auto"/>
              <w:right w:val="single" w:sz="4" w:space="0" w:color="auto"/>
            </w:tcBorders>
            <w:shd w:val="clear" w:color="auto" w:fill="auto"/>
            <w:noWrap/>
            <w:vAlign w:val="bottom"/>
            <w:hideMark/>
          </w:tcPr>
          <w:p w14:paraId="210229B8" w14:textId="77777777" w:rsidR="008B0715" w:rsidRPr="006412D6" w:rsidRDefault="008B0715" w:rsidP="00AE0599">
            <w:r w:rsidRPr="006412D6">
              <w:t>11010011</w:t>
            </w:r>
          </w:p>
        </w:tc>
      </w:tr>
      <w:tr w:rsidR="008B0715" w:rsidRPr="006412D6" w14:paraId="61C69B2E"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5A6057" w14:textId="77777777" w:rsidR="008B0715" w:rsidRPr="006412D6" w:rsidRDefault="008B0715" w:rsidP="00AE0599">
            <w:r w:rsidRPr="006412D6">
              <w:t>d3</w:t>
            </w:r>
          </w:p>
        </w:tc>
        <w:tc>
          <w:tcPr>
            <w:tcW w:w="1020" w:type="dxa"/>
            <w:tcBorders>
              <w:top w:val="nil"/>
              <w:left w:val="nil"/>
              <w:bottom w:val="single" w:sz="4" w:space="0" w:color="auto"/>
              <w:right w:val="single" w:sz="4" w:space="0" w:color="auto"/>
            </w:tcBorders>
            <w:shd w:val="clear" w:color="auto" w:fill="auto"/>
            <w:noWrap/>
            <w:vAlign w:val="bottom"/>
            <w:hideMark/>
          </w:tcPr>
          <w:p w14:paraId="192EA82C" w14:textId="77777777" w:rsidR="008B0715" w:rsidRPr="006412D6" w:rsidRDefault="008B0715" w:rsidP="00AE0599">
            <w:r w:rsidRPr="006412D6">
              <w:t>x"00d2"</w:t>
            </w:r>
          </w:p>
        </w:tc>
        <w:tc>
          <w:tcPr>
            <w:tcW w:w="2100" w:type="dxa"/>
            <w:tcBorders>
              <w:top w:val="nil"/>
              <w:left w:val="nil"/>
              <w:bottom w:val="single" w:sz="4" w:space="0" w:color="auto"/>
              <w:right w:val="single" w:sz="4" w:space="0" w:color="auto"/>
            </w:tcBorders>
            <w:shd w:val="clear" w:color="auto" w:fill="auto"/>
            <w:noWrap/>
            <w:vAlign w:val="bottom"/>
            <w:hideMark/>
          </w:tcPr>
          <w:p w14:paraId="2DF66D29" w14:textId="77777777" w:rsidR="008B0715" w:rsidRPr="006412D6" w:rsidRDefault="008B0715" w:rsidP="00AE0599">
            <w:r w:rsidRPr="006412D6">
              <w:t>11010100</w:t>
            </w:r>
          </w:p>
        </w:tc>
      </w:tr>
      <w:tr w:rsidR="008B0715" w:rsidRPr="006412D6" w14:paraId="00E98629"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B3C1306" w14:textId="77777777" w:rsidR="008B0715" w:rsidRPr="006412D6" w:rsidRDefault="008B0715" w:rsidP="00AE0599">
            <w:r w:rsidRPr="006412D6">
              <w:t>d4</w:t>
            </w:r>
          </w:p>
        </w:tc>
        <w:tc>
          <w:tcPr>
            <w:tcW w:w="1020" w:type="dxa"/>
            <w:tcBorders>
              <w:top w:val="nil"/>
              <w:left w:val="nil"/>
              <w:bottom w:val="single" w:sz="4" w:space="0" w:color="auto"/>
              <w:right w:val="single" w:sz="4" w:space="0" w:color="auto"/>
            </w:tcBorders>
            <w:shd w:val="clear" w:color="auto" w:fill="auto"/>
            <w:noWrap/>
            <w:vAlign w:val="bottom"/>
            <w:hideMark/>
          </w:tcPr>
          <w:p w14:paraId="6AB28274" w14:textId="77777777" w:rsidR="008B0715" w:rsidRPr="006412D6" w:rsidRDefault="008B0715" w:rsidP="00AE0599">
            <w:r w:rsidRPr="006412D6">
              <w:t>x"00d3"</w:t>
            </w:r>
          </w:p>
        </w:tc>
        <w:tc>
          <w:tcPr>
            <w:tcW w:w="2100" w:type="dxa"/>
            <w:tcBorders>
              <w:top w:val="nil"/>
              <w:left w:val="nil"/>
              <w:bottom w:val="single" w:sz="4" w:space="0" w:color="auto"/>
              <w:right w:val="single" w:sz="4" w:space="0" w:color="auto"/>
            </w:tcBorders>
            <w:shd w:val="clear" w:color="auto" w:fill="auto"/>
            <w:noWrap/>
            <w:vAlign w:val="bottom"/>
            <w:hideMark/>
          </w:tcPr>
          <w:p w14:paraId="5D437B99" w14:textId="77777777" w:rsidR="008B0715" w:rsidRPr="006412D6" w:rsidRDefault="008B0715" w:rsidP="00AE0599">
            <w:r w:rsidRPr="006412D6">
              <w:t>11010101</w:t>
            </w:r>
          </w:p>
        </w:tc>
      </w:tr>
      <w:tr w:rsidR="008B0715" w:rsidRPr="006412D6" w14:paraId="62BD5878"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CC83C0" w14:textId="77777777" w:rsidR="008B0715" w:rsidRPr="006412D6" w:rsidRDefault="008B0715" w:rsidP="00AE0599">
            <w:r w:rsidRPr="006412D6">
              <w:t>d5</w:t>
            </w:r>
          </w:p>
        </w:tc>
        <w:tc>
          <w:tcPr>
            <w:tcW w:w="1020" w:type="dxa"/>
            <w:tcBorders>
              <w:top w:val="nil"/>
              <w:left w:val="nil"/>
              <w:bottom w:val="single" w:sz="4" w:space="0" w:color="auto"/>
              <w:right w:val="single" w:sz="4" w:space="0" w:color="auto"/>
            </w:tcBorders>
            <w:shd w:val="clear" w:color="auto" w:fill="auto"/>
            <w:noWrap/>
            <w:vAlign w:val="bottom"/>
            <w:hideMark/>
          </w:tcPr>
          <w:p w14:paraId="55E720B6" w14:textId="77777777" w:rsidR="008B0715" w:rsidRPr="006412D6" w:rsidRDefault="008B0715" w:rsidP="00AE0599">
            <w:r w:rsidRPr="006412D6">
              <w:t>x"00d4"</w:t>
            </w:r>
          </w:p>
        </w:tc>
        <w:tc>
          <w:tcPr>
            <w:tcW w:w="2100" w:type="dxa"/>
            <w:tcBorders>
              <w:top w:val="nil"/>
              <w:left w:val="nil"/>
              <w:bottom w:val="single" w:sz="4" w:space="0" w:color="auto"/>
              <w:right w:val="single" w:sz="4" w:space="0" w:color="auto"/>
            </w:tcBorders>
            <w:shd w:val="clear" w:color="auto" w:fill="auto"/>
            <w:noWrap/>
            <w:vAlign w:val="bottom"/>
            <w:hideMark/>
          </w:tcPr>
          <w:p w14:paraId="1EDEC1CB" w14:textId="77777777" w:rsidR="008B0715" w:rsidRPr="006412D6" w:rsidRDefault="008B0715" w:rsidP="00AE0599">
            <w:r w:rsidRPr="006412D6">
              <w:t>11010110</w:t>
            </w:r>
          </w:p>
        </w:tc>
      </w:tr>
      <w:tr w:rsidR="008B0715" w:rsidRPr="006412D6" w14:paraId="1E8A9259"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4F7D7A0" w14:textId="77777777" w:rsidR="008B0715" w:rsidRPr="006412D6" w:rsidRDefault="008B0715" w:rsidP="00AE0599">
            <w:r w:rsidRPr="006412D6">
              <w:t>d6</w:t>
            </w:r>
          </w:p>
        </w:tc>
        <w:tc>
          <w:tcPr>
            <w:tcW w:w="1020" w:type="dxa"/>
            <w:tcBorders>
              <w:top w:val="nil"/>
              <w:left w:val="nil"/>
              <w:bottom w:val="single" w:sz="4" w:space="0" w:color="auto"/>
              <w:right w:val="single" w:sz="4" w:space="0" w:color="auto"/>
            </w:tcBorders>
            <w:shd w:val="clear" w:color="auto" w:fill="auto"/>
            <w:noWrap/>
            <w:vAlign w:val="bottom"/>
            <w:hideMark/>
          </w:tcPr>
          <w:p w14:paraId="0317DB69" w14:textId="77777777" w:rsidR="008B0715" w:rsidRPr="006412D6" w:rsidRDefault="008B0715" w:rsidP="00AE0599">
            <w:r w:rsidRPr="006412D6">
              <w:t>x"00d5"</w:t>
            </w:r>
          </w:p>
        </w:tc>
        <w:tc>
          <w:tcPr>
            <w:tcW w:w="2100" w:type="dxa"/>
            <w:tcBorders>
              <w:top w:val="nil"/>
              <w:left w:val="nil"/>
              <w:bottom w:val="single" w:sz="4" w:space="0" w:color="auto"/>
              <w:right w:val="single" w:sz="4" w:space="0" w:color="auto"/>
            </w:tcBorders>
            <w:shd w:val="clear" w:color="auto" w:fill="auto"/>
            <w:noWrap/>
            <w:vAlign w:val="bottom"/>
            <w:hideMark/>
          </w:tcPr>
          <w:p w14:paraId="45490D28" w14:textId="77777777" w:rsidR="008B0715" w:rsidRPr="006412D6" w:rsidRDefault="008B0715" w:rsidP="00AE0599">
            <w:r w:rsidRPr="006412D6">
              <w:t>11010111</w:t>
            </w:r>
          </w:p>
        </w:tc>
      </w:tr>
      <w:tr w:rsidR="008B0715" w:rsidRPr="006412D6" w14:paraId="5E01544D"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51D3081" w14:textId="77777777" w:rsidR="008B0715" w:rsidRPr="006412D6" w:rsidRDefault="008B0715" w:rsidP="00AE0599">
            <w:r w:rsidRPr="006412D6">
              <w:t>d7</w:t>
            </w:r>
          </w:p>
        </w:tc>
        <w:tc>
          <w:tcPr>
            <w:tcW w:w="1020" w:type="dxa"/>
            <w:tcBorders>
              <w:top w:val="nil"/>
              <w:left w:val="nil"/>
              <w:bottom w:val="single" w:sz="4" w:space="0" w:color="auto"/>
              <w:right w:val="single" w:sz="4" w:space="0" w:color="auto"/>
            </w:tcBorders>
            <w:shd w:val="clear" w:color="auto" w:fill="auto"/>
            <w:noWrap/>
            <w:vAlign w:val="bottom"/>
            <w:hideMark/>
          </w:tcPr>
          <w:p w14:paraId="0BDAAC58" w14:textId="77777777" w:rsidR="008B0715" w:rsidRPr="006412D6" w:rsidRDefault="008B0715" w:rsidP="00AE0599">
            <w:r w:rsidRPr="006412D6">
              <w:t>x"00d6"</w:t>
            </w:r>
          </w:p>
        </w:tc>
        <w:tc>
          <w:tcPr>
            <w:tcW w:w="2100" w:type="dxa"/>
            <w:tcBorders>
              <w:top w:val="nil"/>
              <w:left w:val="nil"/>
              <w:bottom w:val="single" w:sz="4" w:space="0" w:color="auto"/>
              <w:right w:val="single" w:sz="4" w:space="0" w:color="auto"/>
            </w:tcBorders>
            <w:shd w:val="clear" w:color="auto" w:fill="auto"/>
            <w:noWrap/>
            <w:vAlign w:val="bottom"/>
            <w:hideMark/>
          </w:tcPr>
          <w:p w14:paraId="5F125986" w14:textId="77777777" w:rsidR="008B0715" w:rsidRPr="006412D6" w:rsidRDefault="008B0715" w:rsidP="00AE0599">
            <w:r w:rsidRPr="006412D6">
              <w:t>11011000</w:t>
            </w:r>
          </w:p>
        </w:tc>
      </w:tr>
      <w:tr w:rsidR="008B0715" w:rsidRPr="006412D6" w14:paraId="596643CE"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40BFA04" w14:textId="77777777" w:rsidR="008B0715" w:rsidRPr="006412D6" w:rsidRDefault="008B0715" w:rsidP="00AE0599">
            <w:r w:rsidRPr="006412D6">
              <w:t>d8</w:t>
            </w:r>
          </w:p>
        </w:tc>
        <w:tc>
          <w:tcPr>
            <w:tcW w:w="1020" w:type="dxa"/>
            <w:tcBorders>
              <w:top w:val="nil"/>
              <w:left w:val="nil"/>
              <w:bottom w:val="single" w:sz="4" w:space="0" w:color="auto"/>
              <w:right w:val="single" w:sz="4" w:space="0" w:color="auto"/>
            </w:tcBorders>
            <w:shd w:val="clear" w:color="auto" w:fill="auto"/>
            <w:noWrap/>
            <w:vAlign w:val="bottom"/>
            <w:hideMark/>
          </w:tcPr>
          <w:p w14:paraId="0A8368D0" w14:textId="77777777" w:rsidR="008B0715" w:rsidRPr="006412D6" w:rsidRDefault="008B0715" w:rsidP="00AE0599">
            <w:r w:rsidRPr="006412D6">
              <w:t>x"00d7"</w:t>
            </w:r>
          </w:p>
        </w:tc>
        <w:tc>
          <w:tcPr>
            <w:tcW w:w="2100" w:type="dxa"/>
            <w:tcBorders>
              <w:top w:val="nil"/>
              <w:left w:val="nil"/>
              <w:bottom w:val="single" w:sz="4" w:space="0" w:color="auto"/>
              <w:right w:val="single" w:sz="4" w:space="0" w:color="auto"/>
            </w:tcBorders>
            <w:shd w:val="clear" w:color="auto" w:fill="auto"/>
            <w:noWrap/>
            <w:vAlign w:val="bottom"/>
            <w:hideMark/>
          </w:tcPr>
          <w:p w14:paraId="6E58A2B1" w14:textId="77777777" w:rsidR="008B0715" w:rsidRPr="006412D6" w:rsidRDefault="008B0715" w:rsidP="00AE0599">
            <w:r w:rsidRPr="006412D6">
              <w:t>11011001</w:t>
            </w:r>
          </w:p>
        </w:tc>
      </w:tr>
      <w:tr w:rsidR="008B0715" w:rsidRPr="006412D6" w14:paraId="4BBAC8B0"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3441811" w14:textId="77777777" w:rsidR="008B0715" w:rsidRPr="006412D6" w:rsidRDefault="008B0715" w:rsidP="00AE0599">
            <w:r w:rsidRPr="006412D6">
              <w:t>d9</w:t>
            </w:r>
          </w:p>
        </w:tc>
        <w:tc>
          <w:tcPr>
            <w:tcW w:w="1020" w:type="dxa"/>
            <w:tcBorders>
              <w:top w:val="nil"/>
              <w:left w:val="nil"/>
              <w:bottom w:val="single" w:sz="4" w:space="0" w:color="auto"/>
              <w:right w:val="single" w:sz="4" w:space="0" w:color="auto"/>
            </w:tcBorders>
            <w:shd w:val="clear" w:color="auto" w:fill="auto"/>
            <w:noWrap/>
            <w:vAlign w:val="bottom"/>
            <w:hideMark/>
          </w:tcPr>
          <w:p w14:paraId="265C2309" w14:textId="77777777" w:rsidR="008B0715" w:rsidRPr="006412D6" w:rsidRDefault="008B0715" w:rsidP="00AE0599">
            <w:r w:rsidRPr="006412D6">
              <w:t>x"00d8"</w:t>
            </w:r>
          </w:p>
        </w:tc>
        <w:tc>
          <w:tcPr>
            <w:tcW w:w="2100" w:type="dxa"/>
            <w:tcBorders>
              <w:top w:val="nil"/>
              <w:left w:val="nil"/>
              <w:bottom w:val="single" w:sz="4" w:space="0" w:color="auto"/>
              <w:right w:val="single" w:sz="4" w:space="0" w:color="auto"/>
            </w:tcBorders>
            <w:shd w:val="clear" w:color="auto" w:fill="auto"/>
            <w:noWrap/>
            <w:vAlign w:val="bottom"/>
            <w:hideMark/>
          </w:tcPr>
          <w:p w14:paraId="37B8E876" w14:textId="77777777" w:rsidR="008B0715" w:rsidRPr="006412D6" w:rsidRDefault="008B0715" w:rsidP="00AE0599">
            <w:r w:rsidRPr="006412D6">
              <w:t>11011010</w:t>
            </w:r>
          </w:p>
        </w:tc>
      </w:tr>
      <w:tr w:rsidR="008B0715" w:rsidRPr="006412D6" w14:paraId="41B780FC"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B1EF43" w14:textId="77777777" w:rsidR="008B0715" w:rsidRPr="006412D6" w:rsidRDefault="008B0715" w:rsidP="00AE0599">
            <w:r w:rsidRPr="006412D6">
              <w:t>da</w:t>
            </w:r>
          </w:p>
        </w:tc>
        <w:tc>
          <w:tcPr>
            <w:tcW w:w="1020" w:type="dxa"/>
            <w:tcBorders>
              <w:top w:val="nil"/>
              <w:left w:val="nil"/>
              <w:bottom w:val="single" w:sz="4" w:space="0" w:color="auto"/>
              <w:right w:val="single" w:sz="4" w:space="0" w:color="auto"/>
            </w:tcBorders>
            <w:shd w:val="clear" w:color="auto" w:fill="auto"/>
            <w:noWrap/>
            <w:vAlign w:val="bottom"/>
            <w:hideMark/>
          </w:tcPr>
          <w:p w14:paraId="6034C9AF" w14:textId="77777777" w:rsidR="008B0715" w:rsidRPr="006412D6" w:rsidRDefault="008B0715" w:rsidP="00AE0599">
            <w:r w:rsidRPr="006412D6">
              <w:t>x"00d9"</w:t>
            </w:r>
          </w:p>
        </w:tc>
        <w:tc>
          <w:tcPr>
            <w:tcW w:w="2100" w:type="dxa"/>
            <w:tcBorders>
              <w:top w:val="nil"/>
              <w:left w:val="nil"/>
              <w:bottom w:val="single" w:sz="4" w:space="0" w:color="auto"/>
              <w:right w:val="single" w:sz="4" w:space="0" w:color="auto"/>
            </w:tcBorders>
            <w:shd w:val="clear" w:color="auto" w:fill="auto"/>
            <w:noWrap/>
            <w:vAlign w:val="bottom"/>
            <w:hideMark/>
          </w:tcPr>
          <w:p w14:paraId="642A3170" w14:textId="77777777" w:rsidR="008B0715" w:rsidRPr="006412D6" w:rsidRDefault="008B0715" w:rsidP="00AE0599">
            <w:r w:rsidRPr="006412D6">
              <w:t>11011011</w:t>
            </w:r>
          </w:p>
        </w:tc>
      </w:tr>
      <w:tr w:rsidR="008B0715" w:rsidRPr="006412D6" w14:paraId="79B9B1E3"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7DC2195" w14:textId="77777777" w:rsidR="008B0715" w:rsidRPr="006412D6" w:rsidRDefault="008B0715" w:rsidP="00AE0599">
            <w:r w:rsidRPr="006412D6">
              <w:t>db</w:t>
            </w:r>
          </w:p>
        </w:tc>
        <w:tc>
          <w:tcPr>
            <w:tcW w:w="1020" w:type="dxa"/>
            <w:tcBorders>
              <w:top w:val="nil"/>
              <w:left w:val="nil"/>
              <w:bottom w:val="single" w:sz="4" w:space="0" w:color="auto"/>
              <w:right w:val="single" w:sz="4" w:space="0" w:color="auto"/>
            </w:tcBorders>
            <w:shd w:val="clear" w:color="auto" w:fill="auto"/>
            <w:noWrap/>
            <w:vAlign w:val="bottom"/>
            <w:hideMark/>
          </w:tcPr>
          <w:p w14:paraId="13012966" w14:textId="77777777" w:rsidR="008B0715" w:rsidRPr="006412D6" w:rsidRDefault="008B0715" w:rsidP="00AE0599">
            <w:r w:rsidRPr="006412D6">
              <w:t>x"00da"</w:t>
            </w:r>
          </w:p>
        </w:tc>
        <w:tc>
          <w:tcPr>
            <w:tcW w:w="2100" w:type="dxa"/>
            <w:tcBorders>
              <w:top w:val="nil"/>
              <w:left w:val="nil"/>
              <w:bottom w:val="single" w:sz="4" w:space="0" w:color="auto"/>
              <w:right w:val="single" w:sz="4" w:space="0" w:color="auto"/>
            </w:tcBorders>
            <w:shd w:val="clear" w:color="auto" w:fill="auto"/>
            <w:noWrap/>
            <w:vAlign w:val="bottom"/>
            <w:hideMark/>
          </w:tcPr>
          <w:p w14:paraId="2E9DE07C" w14:textId="77777777" w:rsidR="008B0715" w:rsidRPr="006412D6" w:rsidRDefault="008B0715" w:rsidP="00AE0599">
            <w:r w:rsidRPr="006412D6">
              <w:t>11011100</w:t>
            </w:r>
          </w:p>
        </w:tc>
      </w:tr>
      <w:tr w:rsidR="008B0715" w:rsidRPr="006412D6" w14:paraId="4244611D"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3EA3E2F" w14:textId="77777777" w:rsidR="008B0715" w:rsidRPr="006412D6" w:rsidRDefault="008B0715" w:rsidP="00AE0599">
            <w:r w:rsidRPr="006412D6">
              <w:t>dc</w:t>
            </w:r>
          </w:p>
        </w:tc>
        <w:tc>
          <w:tcPr>
            <w:tcW w:w="1020" w:type="dxa"/>
            <w:tcBorders>
              <w:top w:val="nil"/>
              <w:left w:val="nil"/>
              <w:bottom w:val="single" w:sz="4" w:space="0" w:color="auto"/>
              <w:right w:val="single" w:sz="4" w:space="0" w:color="auto"/>
            </w:tcBorders>
            <w:shd w:val="clear" w:color="auto" w:fill="auto"/>
            <w:noWrap/>
            <w:vAlign w:val="bottom"/>
            <w:hideMark/>
          </w:tcPr>
          <w:p w14:paraId="2C60807E" w14:textId="77777777" w:rsidR="008B0715" w:rsidRPr="006412D6" w:rsidRDefault="008B0715" w:rsidP="00AE0599">
            <w:r w:rsidRPr="006412D6">
              <w:t>x"00db"</w:t>
            </w:r>
          </w:p>
        </w:tc>
        <w:tc>
          <w:tcPr>
            <w:tcW w:w="2100" w:type="dxa"/>
            <w:tcBorders>
              <w:top w:val="nil"/>
              <w:left w:val="nil"/>
              <w:bottom w:val="single" w:sz="4" w:space="0" w:color="auto"/>
              <w:right w:val="single" w:sz="4" w:space="0" w:color="auto"/>
            </w:tcBorders>
            <w:shd w:val="clear" w:color="auto" w:fill="auto"/>
            <w:noWrap/>
            <w:vAlign w:val="bottom"/>
            <w:hideMark/>
          </w:tcPr>
          <w:p w14:paraId="0D2E3F70" w14:textId="77777777" w:rsidR="008B0715" w:rsidRPr="006412D6" w:rsidRDefault="008B0715" w:rsidP="00AE0599">
            <w:r w:rsidRPr="006412D6">
              <w:t>11011101</w:t>
            </w:r>
          </w:p>
        </w:tc>
      </w:tr>
      <w:tr w:rsidR="008B0715" w:rsidRPr="006412D6" w14:paraId="5305C594"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44E5C91" w14:textId="77777777" w:rsidR="008B0715" w:rsidRPr="006412D6" w:rsidRDefault="008B0715" w:rsidP="00AE0599">
            <w:r w:rsidRPr="006412D6">
              <w:t>dd</w:t>
            </w:r>
          </w:p>
        </w:tc>
        <w:tc>
          <w:tcPr>
            <w:tcW w:w="1020" w:type="dxa"/>
            <w:tcBorders>
              <w:top w:val="nil"/>
              <w:left w:val="nil"/>
              <w:bottom w:val="single" w:sz="4" w:space="0" w:color="auto"/>
              <w:right w:val="single" w:sz="4" w:space="0" w:color="auto"/>
            </w:tcBorders>
            <w:shd w:val="clear" w:color="auto" w:fill="auto"/>
            <w:noWrap/>
            <w:vAlign w:val="bottom"/>
            <w:hideMark/>
          </w:tcPr>
          <w:p w14:paraId="5D420802" w14:textId="77777777" w:rsidR="008B0715" w:rsidRPr="006412D6" w:rsidRDefault="008B0715" w:rsidP="00AE0599">
            <w:r w:rsidRPr="006412D6">
              <w:t>x"00dc"</w:t>
            </w:r>
          </w:p>
        </w:tc>
        <w:tc>
          <w:tcPr>
            <w:tcW w:w="2100" w:type="dxa"/>
            <w:tcBorders>
              <w:top w:val="nil"/>
              <w:left w:val="nil"/>
              <w:bottom w:val="single" w:sz="4" w:space="0" w:color="auto"/>
              <w:right w:val="single" w:sz="4" w:space="0" w:color="auto"/>
            </w:tcBorders>
            <w:shd w:val="clear" w:color="auto" w:fill="auto"/>
            <w:noWrap/>
            <w:vAlign w:val="bottom"/>
            <w:hideMark/>
          </w:tcPr>
          <w:p w14:paraId="493A0CB1" w14:textId="77777777" w:rsidR="008B0715" w:rsidRPr="006412D6" w:rsidRDefault="008B0715" w:rsidP="00AE0599">
            <w:r w:rsidRPr="006412D6">
              <w:t>11011110</w:t>
            </w:r>
          </w:p>
        </w:tc>
      </w:tr>
      <w:tr w:rsidR="008B0715" w:rsidRPr="006412D6" w14:paraId="705F6494"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F79B275" w14:textId="77777777" w:rsidR="008B0715" w:rsidRPr="006412D6" w:rsidRDefault="008B0715" w:rsidP="00AE0599">
            <w:r w:rsidRPr="006412D6">
              <w:t>de</w:t>
            </w:r>
          </w:p>
        </w:tc>
        <w:tc>
          <w:tcPr>
            <w:tcW w:w="1020" w:type="dxa"/>
            <w:tcBorders>
              <w:top w:val="nil"/>
              <w:left w:val="nil"/>
              <w:bottom w:val="single" w:sz="4" w:space="0" w:color="auto"/>
              <w:right w:val="single" w:sz="4" w:space="0" w:color="auto"/>
            </w:tcBorders>
            <w:shd w:val="clear" w:color="auto" w:fill="auto"/>
            <w:noWrap/>
            <w:vAlign w:val="bottom"/>
            <w:hideMark/>
          </w:tcPr>
          <w:p w14:paraId="1ABFF75E" w14:textId="77777777" w:rsidR="008B0715" w:rsidRPr="006412D6" w:rsidRDefault="008B0715" w:rsidP="00AE0599">
            <w:r w:rsidRPr="006412D6">
              <w:t>x"00dd"</w:t>
            </w:r>
          </w:p>
        </w:tc>
        <w:tc>
          <w:tcPr>
            <w:tcW w:w="2100" w:type="dxa"/>
            <w:tcBorders>
              <w:top w:val="nil"/>
              <w:left w:val="nil"/>
              <w:bottom w:val="single" w:sz="4" w:space="0" w:color="auto"/>
              <w:right w:val="single" w:sz="4" w:space="0" w:color="auto"/>
            </w:tcBorders>
            <w:shd w:val="clear" w:color="auto" w:fill="auto"/>
            <w:noWrap/>
            <w:vAlign w:val="bottom"/>
            <w:hideMark/>
          </w:tcPr>
          <w:p w14:paraId="518181DA" w14:textId="77777777" w:rsidR="008B0715" w:rsidRPr="006412D6" w:rsidRDefault="008B0715" w:rsidP="00AE0599">
            <w:r w:rsidRPr="006412D6">
              <w:t>11011111</w:t>
            </w:r>
          </w:p>
        </w:tc>
      </w:tr>
      <w:tr w:rsidR="008B0715" w:rsidRPr="006412D6" w14:paraId="3DA191BE"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6A2808C" w14:textId="77777777" w:rsidR="008B0715" w:rsidRPr="006412D6" w:rsidRDefault="008B0715" w:rsidP="00AE0599">
            <w:r w:rsidRPr="006412D6">
              <w:t>df</w:t>
            </w:r>
          </w:p>
        </w:tc>
        <w:tc>
          <w:tcPr>
            <w:tcW w:w="1020" w:type="dxa"/>
            <w:tcBorders>
              <w:top w:val="nil"/>
              <w:left w:val="nil"/>
              <w:bottom w:val="single" w:sz="4" w:space="0" w:color="auto"/>
              <w:right w:val="single" w:sz="4" w:space="0" w:color="auto"/>
            </w:tcBorders>
            <w:shd w:val="clear" w:color="auto" w:fill="auto"/>
            <w:noWrap/>
            <w:vAlign w:val="bottom"/>
            <w:hideMark/>
          </w:tcPr>
          <w:p w14:paraId="732A3B38" w14:textId="77777777" w:rsidR="008B0715" w:rsidRPr="006412D6" w:rsidRDefault="008B0715" w:rsidP="00AE0599">
            <w:r w:rsidRPr="006412D6">
              <w:t>x"00de"</w:t>
            </w:r>
          </w:p>
        </w:tc>
        <w:tc>
          <w:tcPr>
            <w:tcW w:w="2100" w:type="dxa"/>
            <w:tcBorders>
              <w:top w:val="nil"/>
              <w:left w:val="nil"/>
              <w:bottom w:val="single" w:sz="4" w:space="0" w:color="auto"/>
              <w:right w:val="single" w:sz="4" w:space="0" w:color="auto"/>
            </w:tcBorders>
            <w:shd w:val="clear" w:color="auto" w:fill="auto"/>
            <w:noWrap/>
            <w:vAlign w:val="bottom"/>
            <w:hideMark/>
          </w:tcPr>
          <w:p w14:paraId="362ED4AC" w14:textId="77777777" w:rsidR="008B0715" w:rsidRPr="006412D6" w:rsidRDefault="008B0715" w:rsidP="00AE0599">
            <w:r w:rsidRPr="006412D6">
              <w:t>11100000</w:t>
            </w:r>
          </w:p>
        </w:tc>
      </w:tr>
      <w:tr w:rsidR="008B0715" w:rsidRPr="006412D6" w14:paraId="0A7B17E6"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60F5E5" w14:textId="77777777" w:rsidR="008B0715" w:rsidRPr="006412D6" w:rsidRDefault="008B0715" w:rsidP="00AE0599">
            <w:r w:rsidRPr="006412D6">
              <w:t>e0</w:t>
            </w:r>
          </w:p>
        </w:tc>
        <w:tc>
          <w:tcPr>
            <w:tcW w:w="1020" w:type="dxa"/>
            <w:tcBorders>
              <w:top w:val="nil"/>
              <w:left w:val="nil"/>
              <w:bottom w:val="single" w:sz="4" w:space="0" w:color="auto"/>
              <w:right w:val="single" w:sz="4" w:space="0" w:color="auto"/>
            </w:tcBorders>
            <w:shd w:val="clear" w:color="auto" w:fill="auto"/>
            <w:noWrap/>
            <w:vAlign w:val="bottom"/>
            <w:hideMark/>
          </w:tcPr>
          <w:p w14:paraId="74C64428" w14:textId="77777777" w:rsidR="008B0715" w:rsidRPr="006412D6" w:rsidRDefault="008B0715" w:rsidP="00AE0599">
            <w:r w:rsidRPr="006412D6">
              <w:t>x"00df"</w:t>
            </w:r>
          </w:p>
        </w:tc>
        <w:tc>
          <w:tcPr>
            <w:tcW w:w="2100" w:type="dxa"/>
            <w:tcBorders>
              <w:top w:val="nil"/>
              <w:left w:val="nil"/>
              <w:bottom w:val="single" w:sz="4" w:space="0" w:color="auto"/>
              <w:right w:val="single" w:sz="4" w:space="0" w:color="auto"/>
            </w:tcBorders>
            <w:shd w:val="clear" w:color="auto" w:fill="auto"/>
            <w:noWrap/>
            <w:vAlign w:val="bottom"/>
            <w:hideMark/>
          </w:tcPr>
          <w:p w14:paraId="75319702" w14:textId="77777777" w:rsidR="008B0715" w:rsidRPr="006412D6" w:rsidRDefault="008B0715" w:rsidP="00AE0599">
            <w:r w:rsidRPr="006412D6">
              <w:t>11100001</w:t>
            </w:r>
          </w:p>
        </w:tc>
      </w:tr>
      <w:tr w:rsidR="008B0715" w:rsidRPr="006412D6" w14:paraId="7988F13D"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F5082E3" w14:textId="77777777" w:rsidR="008B0715" w:rsidRPr="006412D6" w:rsidRDefault="008B0715" w:rsidP="00AE0599">
            <w:r w:rsidRPr="006412D6">
              <w:t>e1</w:t>
            </w:r>
          </w:p>
        </w:tc>
        <w:tc>
          <w:tcPr>
            <w:tcW w:w="1020" w:type="dxa"/>
            <w:tcBorders>
              <w:top w:val="nil"/>
              <w:left w:val="nil"/>
              <w:bottom w:val="single" w:sz="4" w:space="0" w:color="auto"/>
              <w:right w:val="single" w:sz="4" w:space="0" w:color="auto"/>
            </w:tcBorders>
            <w:shd w:val="clear" w:color="auto" w:fill="auto"/>
            <w:noWrap/>
            <w:vAlign w:val="bottom"/>
            <w:hideMark/>
          </w:tcPr>
          <w:p w14:paraId="3EB9F803" w14:textId="77777777" w:rsidR="008B0715" w:rsidRPr="006412D6" w:rsidRDefault="008B0715" w:rsidP="00AE0599">
            <w:r w:rsidRPr="006412D6">
              <w:t>x"00e0"</w:t>
            </w:r>
          </w:p>
        </w:tc>
        <w:tc>
          <w:tcPr>
            <w:tcW w:w="2100" w:type="dxa"/>
            <w:tcBorders>
              <w:top w:val="nil"/>
              <w:left w:val="nil"/>
              <w:bottom w:val="single" w:sz="4" w:space="0" w:color="auto"/>
              <w:right w:val="single" w:sz="4" w:space="0" w:color="auto"/>
            </w:tcBorders>
            <w:shd w:val="clear" w:color="auto" w:fill="auto"/>
            <w:noWrap/>
            <w:vAlign w:val="bottom"/>
            <w:hideMark/>
          </w:tcPr>
          <w:p w14:paraId="7F6C51BE" w14:textId="77777777" w:rsidR="008B0715" w:rsidRPr="006412D6" w:rsidRDefault="008B0715" w:rsidP="00AE0599">
            <w:r w:rsidRPr="006412D6">
              <w:t>11100010</w:t>
            </w:r>
          </w:p>
        </w:tc>
      </w:tr>
      <w:tr w:rsidR="008B0715" w:rsidRPr="006412D6" w14:paraId="05344F98"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59B9DE2" w14:textId="77777777" w:rsidR="008B0715" w:rsidRPr="006412D6" w:rsidRDefault="008B0715" w:rsidP="00AE0599">
            <w:r w:rsidRPr="006412D6">
              <w:t>e2</w:t>
            </w:r>
          </w:p>
        </w:tc>
        <w:tc>
          <w:tcPr>
            <w:tcW w:w="1020" w:type="dxa"/>
            <w:tcBorders>
              <w:top w:val="nil"/>
              <w:left w:val="nil"/>
              <w:bottom w:val="single" w:sz="4" w:space="0" w:color="auto"/>
              <w:right w:val="single" w:sz="4" w:space="0" w:color="auto"/>
            </w:tcBorders>
            <w:shd w:val="clear" w:color="auto" w:fill="auto"/>
            <w:noWrap/>
            <w:vAlign w:val="bottom"/>
            <w:hideMark/>
          </w:tcPr>
          <w:p w14:paraId="0E04B029" w14:textId="77777777" w:rsidR="008B0715" w:rsidRPr="006412D6" w:rsidRDefault="008B0715" w:rsidP="00AE0599">
            <w:r w:rsidRPr="006412D6">
              <w:t>x"00e1"</w:t>
            </w:r>
          </w:p>
        </w:tc>
        <w:tc>
          <w:tcPr>
            <w:tcW w:w="2100" w:type="dxa"/>
            <w:tcBorders>
              <w:top w:val="nil"/>
              <w:left w:val="nil"/>
              <w:bottom w:val="single" w:sz="4" w:space="0" w:color="auto"/>
              <w:right w:val="single" w:sz="4" w:space="0" w:color="auto"/>
            </w:tcBorders>
            <w:shd w:val="clear" w:color="auto" w:fill="auto"/>
            <w:noWrap/>
            <w:vAlign w:val="bottom"/>
            <w:hideMark/>
          </w:tcPr>
          <w:p w14:paraId="64E6CC31" w14:textId="77777777" w:rsidR="008B0715" w:rsidRPr="006412D6" w:rsidRDefault="008B0715" w:rsidP="00AE0599">
            <w:r w:rsidRPr="006412D6">
              <w:t>11100011</w:t>
            </w:r>
          </w:p>
        </w:tc>
      </w:tr>
      <w:tr w:rsidR="008B0715" w:rsidRPr="006412D6" w14:paraId="7E1A8D2E"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2DE1AE3" w14:textId="77777777" w:rsidR="008B0715" w:rsidRPr="006412D6" w:rsidRDefault="008B0715" w:rsidP="00AE0599">
            <w:r w:rsidRPr="006412D6">
              <w:t>e3</w:t>
            </w:r>
          </w:p>
        </w:tc>
        <w:tc>
          <w:tcPr>
            <w:tcW w:w="1020" w:type="dxa"/>
            <w:tcBorders>
              <w:top w:val="nil"/>
              <w:left w:val="nil"/>
              <w:bottom w:val="single" w:sz="4" w:space="0" w:color="auto"/>
              <w:right w:val="single" w:sz="4" w:space="0" w:color="auto"/>
            </w:tcBorders>
            <w:shd w:val="clear" w:color="auto" w:fill="auto"/>
            <w:noWrap/>
            <w:vAlign w:val="bottom"/>
            <w:hideMark/>
          </w:tcPr>
          <w:p w14:paraId="5DBA57CC" w14:textId="77777777" w:rsidR="008B0715" w:rsidRPr="006412D6" w:rsidRDefault="008B0715" w:rsidP="00AE0599">
            <w:r w:rsidRPr="006412D6">
              <w:t>x"00e2"</w:t>
            </w:r>
          </w:p>
        </w:tc>
        <w:tc>
          <w:tcPr>
            <w:tcW w:w="2100" w:type="dxa"/>
            <w:tcBorders>
              <w:top w:val="nil"/>
              <w:left w:val="nil"/>
              <w:bottom w:val="single" w:sz="4" w:space="0" w:color="auto"/>
              <w:right w:val="single" w:sz="4" w:space="0" w:color="auto"/>
            </w:tcBorders>
            <w:shd w:val="clear" w:color="auto" w:fill="auto"/>
            <w:noWrap/>
            <w:vAlign w:val="bottom"/>
            <w:hideMark/>
          </w:tcPr>
          <w:p w14:paraId="50C70513" w14:textId="77777777" w:rsidR="008B0715" w:rsidRPr="006412D6" w:rsidRDefault="008B0715" w:rsidP="00AE0599">
            <w:r w:rsidRPr="006412D6">
              <w:t>11100100</w:t>
            </w:r>
          </w:p>
        </w:tc>
      </w:tr>
      <w:tr w:rsidR="008B0715" w:rsidRPr="006412D6" w14:paraId="28E54F4F"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A71166" w14:textId="77777777" w:rsidR="008B0715" w:rsidRPr="006412D6" w:rsidRDefault="008B0715" w:rsidP="00AE0599">
            <w:r w:rsidRPr="006412D6">
              <w:t>e4</w:t>
            </w:r>
          </w:p>
        </w:tc>
        <w:tc>
          <w:tcPr>
            <w:tcW w:w="1020" w:type="dxa"/>
            <w:tcBorders>
              <w:top w:val="nil"/>
              <w:left w:val="nil"/>
              <w:bottom w:val="single" w:sz="4" w:space="0" w:color="auto"/>
              <w:right w:val="single" w:sz="4" w:space="0" w:color="auto"/>
            </w:tcBorders>
            <w:shd w:val="clear" w:color="auto" w:fill="auto"/>
            <w:noWrap/>
            <w:vAlign w:val="bottom"/>
            <w:hideMark/>
          </w:tcPr>
          <w:p w14:paraId="33536147" w14:textId="77777777" w:rsidR="008B0715" w:rsidRPr="006412D6" w:rsidRDefault="008B0715" w:rsidP="00AE0599">
            <w:r w:rsidRPr="006412D6">
              <w:t>x"00e3"</w:t>
            </w:r>
          </w:p>
        </w:tc>
        <w:tc>
          <w:tcPr>
            <w:tcW w:w="2100" w:type="dxa"/>
            <w:tcBorders>
              <w:top w:val="nil"/>
              <w:left w:val="nil"/>
              <w:bottom w:val="single" w:sz="4" w:space="0" w:color="auto"/>
              <w:right w:val="single" w:sz="4" w:space="0" w:color="auto"/>
            </w:tcBorders>
            <w:shd w:val="clear" w:color="auto" w:fill="auto"/>
            <w:noWrap/>
            <w:vAlign w:val="bottom"/>
            <w:hideMark/>
          </w:tcPr>
          <w:p w14:paraId="20C7B7DD" w14:textId="77777777" w:rsidR="008B0715" w:rsidRPr="006412D6" w:rsidRDefault="008B0715" w:rsidP="00AE0599">
            <w:r w:rsidRPr="006412D6">
              <w:t>11100101</w:t>
            </w:r>
          </w:p>
        </w:tc>
      </w:tr>
      <w:tr w:rsidR="008B0715" w:rsidRPr="006412D6" w14:paraId="68A717D4"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020621E" w14:textId="77777777" w:rsidR="008B0715" w:rsidRPr="006412D6" w:rsidRDefault="008B0715" w:rsidP="00AE0599">
            <w:r w:rsidRPr="006412D6">
              <w:t>e5</w:t>
            </w:r>
          </w:p>
        </w:tc>
        <w:tc>
          <w:tcPr>
            <w:tcW w:w="1020" w:type="dxa"/>
            <w:tcBorders>
              <w:top w:val="nil"/>
              <w:left w:val="nil"/>
              <w:bottom w:val="single" w:sz="4" w:space="0" w:color="auto"/>
              <w:right w:val="single" w:sz="4" w:space="0" w:color="auto"/>
            </w:tcBorders>
            <w:shd w:val="clear" w:color="auto" w:fill="auto"/>
            <w:noWrap/>
            <w:vAlign w:val="bottom"/>
            <w:hideMark/>
          </w:tcPr>
          <w:p w14:paraId="7560D942" w14:textId="77777777" w:rsidR="008B0715" w:rsidRPr="006412D6" w:rsidRDefault="008B0715" w:rsidP="00AE0599">
            <w:r w:rsidRPr="006412D6">
              <w:t>x"00e4"</w:t>
            </w:r>
          </w:p>
        </w:tc>
        <w:tc>
          <w:tcPr>
            <w:tcW w:w="2100" w:type="dxa"/>
            <w:tcBorders>
              <w:top w:val="nil"/>
              <w:left w:val="nil"/>
              <w:bottom w:val="single" w:sz="4" w:space="0" w:color="auto"/>
              <w:right w:val="single" w:sz="4" w:space="0" w:color="auto"/>
            </w:tcBorders>
            <w:shd w:val="clear" w:color="auto" w:fill="auto"/>
            <w:noWrap/>
            <w:vAlign w:val="bottom"/>
            <w:hideMark/>
          </w:tcPr>
          <w:p w14:paraId="1F7BBA4E" w14:textId="77777777" w:rsidR="008B0715" w:rsidRPr="006412D6" w:rsidRDefault="008B0715" w:rsidP="00AE0599">
            <w:r w:rsidRPr="006412D6">
              <w:t>11100110</w:t>
            </w:r>
          </w:p>
        </w:tc>
      </w:tr>
      <w:tr w:rsidR="008B0715" w:rsidRPr="006412D6" w14:paraId="20CA7EE8"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D4A0385" w14:textId="77777777" w:rsidR="008B0715" w:rsidRPr="006412D6" w:rsidRDefault="008B0715" w:rsidP="00AE0599">
            <w:r w:rsidRPr="006412D6">
              <w:t>e6</w:t>
            </w:r>
          </w:p>
        </w:tc>
        <w:tc>
          <w:tcPr>
            <w:tcW w:w="1020" w:type="dxa"/>
            <w:tcBorders>
              <w:top w:val="nil"/>
              <w:left w:val="nil"/>
              <w:bottom w:val="single" w:sz="4" w:space="0" w:color="auto"/>
              <w:right w:val="single" w:sz="4" w:space="0" w:color="auto"/>
            </w:tcBorders>
            <w:shd w:val="clear" w:color="auto" w:fill="auto"/>
            <w:noWrap/>
            <w:vAlign w:val="bottom"/>
            <w:hideMark/>
          </w:tcPr>
          <w:p w14:paraId="4B75E78C" w14:textId="77777777" w:rsidR="008B0715" w:rsidRPr="006412D6" w:rsidRDefault="008B0715" w:rsidP="00AE0599">
            <w:r w:rsidRPr="006412D6">
              <w:t>x"00e5"</w:t>
            </w:r>
          </w:p>
        </w:tc>
        <w:tc>
          <w:tcPr>
            <w:tcW w:w="2100" w:type="dxa"/>
            <w:tcBorders>
              <w:top w:val="nil"/>
              <w:left w:val="nil"/>
              <w:bottom w:val="single" w:sz="4" w:space="0" w:color="auto"/>
              <w:right w:val="single" w:sz="4" w:space="0" w:color="auto"/>
            </w:tcBorders>
            <w:shd w:val="clear" w:color="auto" w:fill="auto"/>
            <w:noWrap/>
            <w:vAlign w:val="bottom"/>
            <w:hideMark/>
          </w:tcPr>
          <w:p w14:paraId="0540C4CC" w14:textId="77777777" w:rsidR="008B0715" w:rsidRPr="006412D6" w:rsidRDefault="008B0715" w:rsidP="00AE0599">
            <w:r w:rsidRPr="006412D6">
              <w:t>11100111</w:t>
            </w:r>
          </w:p>
        </w:tc>
      </w:tr>
      <w:tr w:rsidR="008B0715" w:rsidRPr="006412D6" w14:paraId="40E8A75C"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37357FC" w14:textId="77777777" w:rsidR="008B0715" w:rsidRPr="006412D6" w:rsidRDefault="008B0715" w:rsidP="00AE0599">
            <w:r w:rsidRPr="006412D6">
              <w:t>e7</w:t>
            </w:r>
          </w:p>
        </w:tc>
        <w:tc>
          <w:tcPr>
            <w:tcW w:w="1020" w:type="dxa"/>
            <w:tcBorders>
              <w:top w:val="nil"/>
              <w:left w:val="nil"/>
              <w:bottom w:val="single" w:sz="4" w:space="0" w:color="auto"/>
              <w:right w:val="single" w:sz="4" w:space="0" w:color="auto"/>
            </w:tcBorders>
            <w:shd w:val="clear" w:color="auto" w:fill="auto"/>
            <w:noWrap/>
            <w:vAlign w:val="bottom"/>
            <w:hideMark/>
          </w:tcPr>
          <w:p w14:paraId="4B031FE2" w14:textId="77777777" w:rsidR="008B0715" w:rsidRPr="006412D6" w:rsidRDefault="008B0715" w:rsidP="00AE0599">
            <w:r w:rsidRPr="006412D6">
              <w:t>x"00e6"</w:t>
            </w:r>
          </w:p>
        </w:tc>
        <w:tc>
          <w:tcPr>
            <w:tcW w:w="2100" w:type="dxa"/>
            <w:tcBorders>
              <w:top w:val="nil"/>
              <w:left w:val="nil"/>
              <w:bottom w:val="single" w:sz="4" w:space="0" w:color="auto"/>
              <w:right w:val="single" w:sz="4" w:space="0" w:color="auto"/>
            </w:tcBorders>
            <w:shd w:val="clear" w:color="auto" w:fill="auto"/>
            <w:noWrap/>
            <w:vAlign w:val="bottom"/>
            <w:hideMark/>
          </w:tcPr>
          <w:p w14:paraId="51EB09ED" w14:textId="77777777" w:rsidR="008B0715" w:rsidRPr="006412D6" w:rsidRDefault="008B0715" w:rsidP="00AE0599">
            <w:r w:rsidRPr="006412D6">
              <w:t>11101000</w:t>
            </w:r>
          </w:p>
        </w:tc>
      </w:tr>
      <w:tr w:rsidR="008B0715" w:rsidRPr="006412D6" w14:paraId="14E18769"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8693B3B" w14:textId="77777777" w:rsidR="008B0715" w:rsidRPr="006412D6" w:rsidRDefault="008B0715" w:rsidP="00AE0599">
            <w:r w:rsidRPr="006412D6">
              <w:t>e8</w:t>
            </w:r>
          </w:p>
        </w:tc>
        <w:tc>
          <w:tcPr>
            <w:tcW w:w="1020" w:type="dxa"/>
            <w:tcBorders>
              <w:top w:val="nil"/>
              <w:left w:val="nil"/>
              <w:bottom w:val="single" w:sz="4" w:space="0" w:color="auto"/>
              <w:right w:val="single" w:sz="4" w:space="0" w:color="auto"/>
            </w:tcBorders>
            <w:shd w:val="clear" w:color="auto" w:fill="auto"/>
            <w:noWrap/>
            <w:vAlign w:val="bottom"/>
            <w:hideMark/>
          </w:tcPr>
          <w:p w14:paraId="381212DC" w14:textId="77777777" w:rsidR="008B0715" w:rsidRPr="006412D6" w:rsidRDefault="008B0715" w:rsidP="00AE0599">
            <w:r w:rsidRPr="006412D6">
              <w:t>x"00e7"</w:t>
            </w:r>
          </w:p>
        </w:tc>
        <w:tc>
          <w:tcPr>
            <w:tcW w:w="2100" w:type="dxa"/>
            <w:tcBorders>
              <w:top w:val="nil"/>
              <w:left w:val="nil"/>
              <w:bottom w:val="single" w:sz="4" w:space="0" w:color="auto"/>
              <w:right w:val="single" w:sz="4" w:space="0" w:color="auto"/>
            </w:tcBorders>
            <w:shd w:val="clear" w:color="auto" w:fill="auto"/>
            <w:noWrap/>
            <w:vAlign w:val="bottom"/>
            <w:hideMark/>
          </w:tcPr>
          <w:p w14:paraId="286A6641" w14:textId="77777777" w:rsidR="008B0715" w:rsidRPr="006412D6" w:rsidRDefault="008B0715" w:rsidP="00AE0599">
            <w:r w:rsidRPr="006412D6">
              <w:t>11101001</w:t>
            </w:r>
          </w:p>
        </w:tc>
      </w:tr>
      <w:tr w:rsidR="008B0715" w:rsidRPr="006412D6" w14:paraId="5CACB36F"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B1478AC" w14:textId="77777777" w:rsidR="008B0715" w:rsidRPr="006412D6" w:rsidRDefault="008B0715" w:rsidP="00AE0599">
            <w:r w:rsidRPr="006412D6">
              <w:t>e9</w:t>
            </w:r>
          </w:p>
        </w:tc>
        <w:tc>
          <w:tcPr>
            <w:tcW w:w="1020" w:type="dxa"/>
            <w:tcBorders>
              <w:top w:val="nil"/>
              <w:left w:val="nil"/>
              <w:bottom w:val="single" w:sz="4" w:space="0" w:color="auto"/>
              <w:right w:val="single" w:sz="4" w:space="0" w:color="auto"/>
            </w:tcBorders>
            <w:shd w:val="clear" w:color="auto" w:fill="auto"/>
            <w:noWrap/>
            <w:vAlign w:val="bottom"/>
            <w:hideMark/>
          </w:tcPr>
          <w:p w14:paraId="4B663ACC" w14:textId="77777777" w:rsidR="008B0715" w:rsidRPr="006412D6" w:rsidRDefault="008B0715" w:rsidP="00AE0599">
            <w:r w:rsidRPr="006412D6">
              <w:t>x"00e8"</w:t>
            </w:r>
          </w:p>
        </w:tc>
        <w:tc>
          <w:tcPr>
            <w:tcW w:w="2100" w:type="dxa"/>
            <w:tcBorders>
              <w:top w:val="nil"/>
              <w:left w:val="nil"/>
              <w:bottom w:val="single" w:sz="4" w:space="0" w:color="auto"/>
              <w:right w:val="single" w:sz="4" w:space="0" w:color="auto"/>
            </w:tcBorders>
            <w:shd w:val="clear" w:color="auto" w:fill="auto"/>
            <w:noWrap/>
            <w:vAlign w:val="bottom"/>
            <w:hideMark/>
          </w:tcPr>
          <w:p w14:paraId="2BEA758F" w14:textId="77777777" w:rsidR="008B0715" w:rsidRPr="006412D6" w:rsidRDefault="008B0715" w:rsidP="00AE0599">
            <w:r w:rsidRPr="006412D6">
              <w:t>11101010</w:t>
            </w:r>
          </w:p>
        </w:tc>
      </w:tr>
      <w:tr w:rsidR="008B0715" w:rsidRPr="006412D6" w14:paraId="5B5DBD72"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6C83E9" w14:textId="77777777" w:rsidR="008B0715" w:rsidRPr="006412D6" w:rsidRDefault="008B0715" w:rsidP="00AE0599">
            <w:r w:rsidRPr="006412D6">
              <w:t>ea</w:t>
            </w:r>
          </w:p>
        </w:tc>
        <w:tc>
          <w:tcPr>
            <w:tcW w:w="1020" w:type="dxa"/>
            <w:tcBorders>
              <w:top w:val="nil"/>
              <w:left w:val="nil"/>
              <w:bottom w:val="single" w:sz="4" w:space="0" w:color="auto"/>
              <w:right w:val="single" w:sz="4" w:space="0" w:color="auto"/>
            </w:tcBorders>
            <w:shd w:val="clear" w:color="auto" w:fill="auto"/>
            <w:noWrap/>
            <w:vAlign w:val="bottom"/>
            <w:hideMark/>
          </w:tcPr>
          <w:p w14:paraId="260D72A3" w14:textId="77777777" w:rsidR="008B0715" w:rsidRPr="006412D6" w:rsidRDefault="008B0715" w:rsidP="00AE0599">
            <w:r w:rsidRPr="006412D6">
              <w:t>x"00e9"</w:t>
            </w:r>
          </w:p>
        </w:tc>
        <w:tc>
          <w:tcPr>
            <w:tcW w:w="2100" w:type="dxa"/>
            <w:tcBorders>
              <w:top w:val="nil"/>
              <w:left w:val="nil"/>
              <w:bottom w:val="single" w:sz="4" w:space="0" w:color="auto"/>
              <w:right w:val="single" w:sz="4" w:space="0" w:color="auto"/>
            </w:tcBorders>
            <w:shd w:val="clear" w:color="auto" w:fill="auto"/>
            <w:noWrap/>
            <w:vAlign w:val="bottom"/>
            <w:hideMark/>
          </w:tcPr>
          <w:p w14:paraId="6CF3ADC1" w14:textId="77777777" w:rsidR="008B0715" w:rsidRPr="006412D6" w:rsidRDefault="008B0715" w:rsidP="00AE0599">
            <w:r w:rsidRPr="006412D6">
              <w:t>11101011</w:t>
            </w:r>
          </w:p>
        </w:tc>
      </w:tr>
      <w:tr w:rsidR="008B0715" w:rsidRPr="006412D6" w14:paraId="2B86477D"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639B3D4" w14:textId="77777777" w:rsidR="008B0715" w:rsidRPr="006412D6" w:rsidRDefault="008B0715" w:rsidP="00AE0599">
            <w:r w:rsidRPr="006412D6">
              <w:t>eb</w:t>
            </w:r>
          </w:p>
        </w:tc>
        <w:tc>
          <w:tcPr>
            <w:tcW w:w="1020" w:type="dxa"/>
            <w:tcBorders>
              <w:top w:val="nil"/>
              <w:left w:val="nil"/>
              <w:bottom w:val="single" w:sz="4" w:space="0" w:color="auto"/>
              <w:right w:val="single" w:sz="4" w:space="0" w:color="auto"/>
            </w:tcBorders>
            <w:shd w:val="clear" w:color="auto" w:fill="auto"/>
            <w:noWrap/>
            <w:vAlign w:val="bottom"/>
            <w:hideMark/>
          </w:tcPr>
          <w:p w14:paraId="5EB497B1" w14:textId="77777777" w:rsidR="008B0715" w:rsidRPr="006412D6" w:rsidRDefault="008B0715" w:rsidP="00AE0599">
            <w:r w:rsidRPr="006412D6">
              <w:t>x"00ea"</w:t>
            </w:r>
          </w:p>
        </w:tc>
        <w:tc>
          <w:tcPr>
            <w:tcW w:w="2100" w:type="dxa"/>
            <w:tcBorders>
              <w:top w:val="nil"/>
              <w:left w:val="nil"/>
              <w:bottom w:val="single" w:sz="4" w:space="0" w:color="auto"/>
              <w:right w:val="single" w:sz="4" w:space="0" w:color="auto"/>
            </w:tcBorders>
            <w:shd w:val="clear" w:color="auto" w:fill="auto"/>
            <w:noWrap/>
            <w:vAlign w:val="bottom"/>
            <w:hideMark/>
          </w:tcPr>
          <w:p w14:paraId="512C4CAC" w14:textId="77777777" w:rsidR="008B0715" w:rsidRPr="006412D6" w:rsidRDefault="008B0715" w:rsidP="00AE0599">
            <w:r w:rsidRPr="006412D6">
              <w:t>11101100</w:t>
            </w:r>
          </w:p>
        </w:tc>
      </w:tr>
      <w:tr w:rsidR="008B0715" w:rsidRPr="006412D6" w14:paraId="02AE4D8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9715A8E" w14:textId="77777777" w:rsidR="008B0715" w:rsidRPr="006412D6" w:rsidRDefault="008B0715" w:rsidP="00AE0599">
            <w:r w:rsidRPr="006412D6">
              <w:t>ec</w:t>
            </w:r>
          </w:p>
        </w:tc>
        <w:tc>
          <w:tcPr>
            <w:tcW w:w="1020" w:type="dxa"/>
            <w:tcBorders>
              <w:top w:val="nil"/>
              <w:left w:val="nil"/>
              <w:bottom w:val="single" w:sz="4" w:space="0" w:color="auto"/>
              <w:right w:val="single" w:sz="4" w:space="0" w:color="auto"/>
            </w:tcBorders>
            <w:shd w:val="clear" w:color="auto" w:fill="auto"/>
            <w:noWrap/>
            <w:vAlign w:val="bottom"/>
            <w:hideMark/>
          </w:tcPr>
          <w:p w14:paraId="6CABD2C0" w14:textId="77777777" w:rsidR="008B0715" w:rsidRPr="006412D6" w:rsidRDefault="008B0715" w:rsidP="00AE0599">
            <w:r w:rsidRPr="006412D6">
              <w:t>x"00eb"</w:t>
            </w:r>
          </w:p>
        </w:tc>
        <w:tc>
          <w:tcPr>
            <w:tcW w:w="2100" w:type="dxa"/>
            <w:tcBorders>
              <w:top w:val="nil"/>
              <w:left w:val="nil"/>
              <w:bottom w:val="single" w:sz="4" w:space="0" w:color="auto"/>
              <w:right w:val="single" w:sz="4" w:space="0" w:color="auto"/>
            </w:tcBorders>
            <w:shd w:val="clear" w:color="auto" w:fill="auto"/>
            <w:noWrap/>
            <w:vAlign w:val="bottom"/>
            <w:hideMark/>
          </w:tcPr>
          <w:p w14:paraId="16C0EF70" w14:textId="77777777" w:rsidR="008B0715" w:rsidRPr="006412D6" w:rsidRDefault="008B0715" w:rsidP="00AE0599">
            <w:r w:rsidRPr="006412D6">
              <w:t>11101101</w:t>
            </w:r>
          </w:p>
        </w:tc>
      </w:tr>
      <w:tr w:rsidR="008B0715" w:rsidRPr="006412D6" w14:paraId="4E5CCC2A"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E092C6" w14:textId="77777777" w:rsidR="008B0715" w:rsidRPr="006412D6" w:rsidRDefault="008B0715" w:rsidP="00AE0599">
            <w:r w:rsidRPr="006412D6">
              <w:t>ed</w:t>
            </w:r>
          </w:p>
        </w:tc>
        <w:tc>
          <w:tcPr>
            <w:tcW w:w="1020" w:type="dxa"/>
            <w:tcBorders>
              <w:top w:val="nil"/>
              <w:left w:val="nil"/>
              <w:bottom w:val="single" w:sz="4" w:space="0" w:color="auto"/>
              <w:right w:val="single" w:sz="4" w:space="0" w:color="auto"/>
            </w:tcBorders>
            <w:shd w:val="clear" w:color="auto" w:fill="auto"/>
            <w:noWrap/>
            <w:vAlign w:val="bottom"/>
            <w:hideMark/>
          </w:tcPr>
          <w:p w14:paraId="096B9D43" w14:textId="77777777" w:rsidR="008B0715" w:rsidRPr="006412D6" w:rsidRDefault="008B0715" w:rsidP="00AE0599">
            <w:r w:rsidRPr="006412D6">
              <w:t>x"00ec"</w:t>
            </w:r>
          </w:p>
        </w:tc>
        <w:tc>
          <w:tcPr>
            <w:tcW w:w="2100" w:type="dxa"/>
            <w:tcBorders>
              <w:top w:val="nil"/>
              <w:left w:val="nil"/>
              <w:bottom w:val="single" w:sz="4" w:space="0" w:color="auto"/>
              <w:right w:val="single" w:sz="4" w:space="0" w:color="auto"/>
            </w:tcBorders>
            <w:shd w:val="clear" w:color="auto" w:fill="auto"/>
            <w:noWrap/>
            <w:vAlign w:val="bottom"/>
            <w:hideMark/>
          </w:tcPr>
          <w:p w14:paraId="007CC9F7" w14:textId="77777777" w:rsidR="008B0715" w:rsidRPr="006412D6" w:rsidRDefault="008B0715" w:rsidP="00AE0599">
            <w:r w:rsidRPr="006412D6">
              <w:t>11101110</w:t>
            </w:r>
          </w:p>
        </w:tc>
      </w:tr>
      <w:tr w:rsidR="008B0715" w:rsidRPr="006412D6" w14:paraId="6ECBC3D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9115361" w14:textId="77777777" w:rsidR="008B0715" w:rsidRPr="006412D6" w:rsidRDefault="008B0715" w:rsidP="00AE0599">
            <w:r w:rsidRPr="006412D6">
              <w:t>ee</w:t>
            </w:r>
          </w:p>
        </w:tc>
        <w:tc>
          <w:tcPr>
            <w:tcW w:w="1020" w:type="dxa"/>
            <w:tcBorders>
              <w:top w:val="nil"/>
              <w:left w:val="nil"/>
              <w:bottom w:val="single" w:sz="4" w:space="0" w:color="auto"/>
              <w:right w:val="single" w:sz="4" w:space="0" w:color="auto"/>
            </w:tcBorders>
            <w:shd w:val="clear" w:color="auto" w:fill="auto"/>
            <w:noWrap/>
            <w:vAlign w:val="bottom"/>
            <w:hideMark/>
          </w:tcPr>
          <w:p w14:paraId="08B899AB" w14:textId="77777777" w:rsidR="008B0715" w:rsidRPr="006412D6" w:rsidRDefault="008B0715" w:rsidP="00AE0599">
            <w:r w:rsidRPr="006412D6">
              <w:t>x"00ed"</w:t>
            </w:r>
          </w:p>
        </w:tc>
        <w:tc>
          <w:tcPr>
            <w:tcW w:w="2100" w:type="dxa"/>
            <w:tcBorders>
              <w:top w:val="nil"/>
              <w:left w:val="nil"/>
              <w:bottom w:val="single" w:sz="4" w:space="0" w:color="auto"/>
              <w:right w:val="single" w:sz="4" w:space="0" w:color="auto"/>
            </w:tcBorders>
            <w:shd w:val="clear" w:color="auto" w:fill="auto"/>
            <w:noWrap/>
            <w:vAlign w:val="bottom"/>
            <w:hideMark/>
          </w:tcPr>
          <w:p w14:paraId="2CEBD80A" w14:textId="77777777" w:rsidR="008B0715" w:rsidRPr="006412D6" w:rsidRDefault="008B0715" w:rsidP="00AE0599">
            <w:r w:rsidRPr="006412D6">
              <w:t>11101111</w:t>
            </w:r>
          </w:p>
        </w:tc>
      </w:tr>
      <w:tr w:rsidR="008B0715" w:rsidRPr="006412D6" w14:paraId="2348E454"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A24B82B" w14:textId="77777777" w:rsidR="008B0715" w:rsidRPr="006412D6" w:rsidRDefault="008B0715" w:rsidP="00AE0599">
            <w:r w:rsidRPr="006412D6">
              <w:t>ef</w:t>
            </w:r>
          </w:p>
        </w:tc>
        <w:tc>
          <w:tcPr>
            <w:tcW w:w="1020" w:type="dxa"/>
            <w:tcBorders>
              <w:top w:val="nil"/>
              <w:left w:val="nil"/>
              <w:bottom w:val="single" w:sz="4" w:space="0" w:color="auto"/>
              <w:right w:val="single" w:sz="4" w:space="0" w:color="auto"/>
            </w:tcBorders>
            <w:shd w:val="clear" w:color="auto" w:fill="auto"/>
            <w:noWrap/>
            <w:vAlign w:val="bottom"/>
            <w:hideMark/>
          </w:tcPr>
          <w:p w14:paraId="0DBA11C8" w14:textId="77777777" w:rsidR="008B0715" w:rsidRPr="006412D6" w:rsidRDefault="008B0715" w:rsidP="00AE0599">
            <w:r w:rsidRPr="006412D6">
              <w:t>x"00ee"</w:t>
            </w:r>
          </w:p>
        </w:tc>
        <w:tc>
          <w:tcPr>
            <w:tcW w:w="2100" w:type="dxa"/>
            <w:tcBorders>
              <w:top w:val="nil"/>
              <w:left w:val="nil"/>
              <w:bottom w:val="single" w:sz="4" w:space="0" w:color="auto"/>
              <w:right w:val="single" w:sz="4" w:space="0" w:color="auto"/>
            </w:tcBorders>
            <w:shd w:val="clear" w:color="auto" w:fill="auto"/>
            <w:noWrap/>
            <w:vAlign w:val="bottom"/>
            <w:hideMark/>
          </w:tcPr>
          <w:p w14:paraId="3648D610" w14:textId="77777777" w:rsidR="008B0715" w:rsidRPr="006412D6" w:rsidRDefault="008B0715" w:rsidP="00AE0599">
            <w:r w:rsidRPr="006412D6">
              <w:t>11110000</w:t>
            </w:r>
          </w:p>
        </w:tc>
      </w:tr>
      <w:tr w:rsidR="008B0715" w:rsidRPr="006412D6" w14:paraId="3CFD3A51"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6C2D0D" w14:textId="77777777" w:rsidR="008B0715" w:rsidRPr="006412D6" w:rsidRDefault="008B0715" w:rsidP="00AE0599">
            <w:r w:rsidRPr="006412D6">
              <w:t>f0</w:t>
            </w:r>
          </w:p>
        </w:tc>
        <w:tc>
          <w:tcPr>
            <w:tcW w:w="1020" w:type="dxa"/>
            <w:tcBorders>
              <w:top w:val="nil"/>
              <w:left w:val="nil"/>
              <w:bottom w:val="single" w:sz="4" w:space="0" w:color="auto"/>
              <w:right w:val="single" w:sz="4" w:space="0" w:color="auto"/>
            </w:tcBorders>
            <w:shd w:val="clear" w:color="auto" w:fill="auto"/>
            <w:noWrap/>
            <w:vAlign w:val="bottom"/>
            <w:hideMark/>
          </w:tcPr>
          <w:p w14:paraId="570930F3" w14:textId="77777777" w:rsidR="008B0715" w:rsidRPr="006412D6" w:rsidRDefault="008B0715" w:rsidP="00AE0599">
            <w:r w:rsidRPr="006412D6">
              <w:t>x"00ef"</w:t>
            </w:r>
          </w:p>
        </w:tc>
        <w:tc>
          <w:tcPr>
            <w:tcW w:w="2100" w:type="dxa"/>
            <w:tcBorders>
              <w:top w:val="nil"/>
              <w:left w:val="nil"/>
              <w:bottom w:val="single" w:sz="4" w:space="0" w:color="auto"/>
              <w:right w:val="single" w:sz="4" w:space="0" w:color="auto"/>
            </w:tcBorders>
            <w:shd w:val="clear" w:color="auto" w:fill="auto"/>
            <w:noWrap/>
            <w:vAlign w:val="bottom"/>
            <w:hideMark/>
          </w:tcPr>
          <w:p w14:paraId="16A7C354" w14:textId="77777777" w:rsidR="008B0715" w:rsidRPr="006412D6" w:rsidRDefault="008B0715" w:rsidP="00AE0599">
            <w:r w:rsidRPr="006412D6">
              <w:t>11110001</w:t>
            </w:r>
          </w:p>
        </w:tc>
      </w:tr>
      <w:tr w:rsidR="008B0715" w:rsidRPr="006412D6" w14:paraId="725ECAC8"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9B3163B" w14:textId="77777777" w:rsidR="008B0715" w:rsidRPr="006412D6" w:rsidRDefault="008B0715" w:rsidP="00AE0599">
            <w:r w:rsidRPr="006412D6">
              <w:t>f1</w:t>
            </w:r>
          </w:p>
        </w:tc>
        <w:tc>
          <w:tcPr>
            <w:tcW w:w="1020" w:type="dxa"/>
            <w:tcBorders>
              <w:top w:val="nil"/>
              <w:left w:val="nil"/>
              <w:bottom w:val="single" w:sz="4" w:space="0" w:color="auto"/>
              <w:right w:val="single" w:sz="4" w:space="0" w:color="auto"/>
            </w:tcBorders>
            <w:shd w:val="clear" w:color="auto" w:fill="auto"/>
            <w:noWrap/>
            <w:vAlign w:val="bottom"/>
            <w:hideMark/>
          </w:tcPr>
          <w:p w14:paraId="4668C959" w14:textId="77777777" w:rsidR="008B0715" w:rsidRPr="006412D6" w:rsidRDefault="008B0715" w:rsidP="00AE0599">
            <w:r w:rsidRPr="006412D6">
              <w:t>x"00f0"</w:t>
            </w:r>
          </w:p>
        </w:tc>
        <w:tc>
          <w:tcPr>
            <w:tcW w:w="2100" w:type="dxa"/>
            <w:tcBorders>
              <w:top w:val="nil"/>
              <w:left w:val="nil"/>
              <w:bottom w:val="single" w:sz="4" w:space="0" w:color="auto"/>
              <w:right w:val="single" w:sz="4" w:space="0" w:color="auto"/>
            </w:tcBorders>
            <w:shd w:val="clear" w:color="auto" w:fill="auto"/>
            <w:noWrap/>
            <w:vAlign w:val="bottom"/>
            <w:hideMark/>
          </w:tcPr>
          <w:p w14:paraId="3D013519" w14:textId="77777777" w:rsidR="008B0715" w:rsidRPr="006412D6" w:rsidRDefault="008B0715" w:rsidP="00AE0599">
            <w:r w:rsidRPr="006412D6">
              <w:t>11110010</w:t>
            </w:r>
          </w:p>
        </w:tc>
      </w:tr>
      <w:tr w:rsidR="008B0715" w:rsidRPr="006412D6" w14:paraId="42083BD5"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9965E88" w14:textId="77777777" w:rsidR="008B0715" w:rsidRPr="006412D6" w:rsidRDefault="008B0715" w:rsidP="00AE0599">
            <w:r w:rsidRPr="006412D6">
              <w:t>f2</w:t>
            </w:r>
          </w:p>
        </w:tc>
        <w:tc>
          <w:tcPr>
            <w:tcW w:w="1020" w:type="dxa"/>
            <w:tcBorders>
              <w:top w:val="nil"/>
              <w:left w:val="nil"/>
              <w:bottom w:val="single" w:sz="4" w:space="0" w:color="auto"/>
              <w:right w:val="single" w:sz="4" w:space="0" w:color="auto"/>
            </w:tcBorders>
            <w:shd w:val="clear" w:color="auto" w:fill="auto"/>
            <w:noWrap/>
            <w:vAlign w:val="bottom"/>
            <w:hideMark/>
          </w:tcPr>
          <w:p w14:paraId="58B55541" w14:textId="77777777" w:rsidR="008B0715" w:rsidRPr="006412D6" w:rsidRDefault="008B0715" w:rsidP="00AE0599">
            <w:r w:rsidRPr="006412D6">
              <w:t>x"00f1"</w:t>
            </w:r>
          </w:p>
        </w:tc>
        <w:tc>
          <w:tcPr>
            <w:tcW w:w="2100" w:type="dxa"/>
            <w:tcBorders>
              <w:top w:val="nil"/>
              <w:left w:val="nil"/>
              <w:bottom w:val="single" w:sz="4" w:space="0" w:color="auto"/>
              <w:right w:val="single" w:sz="4" w:space="0" w:color="auto"/>
            </w:tcBorders>
            <w:shd w:val="clear" w:color="auto" w:fill="auto"/>
            <w:noWrap/>
            <w:vAlign w:val="bottom"/>
            <w:hideMark/>
          </w:tcPr>
          <w:p w14:paraId="3F949440" w14:textId="77777777" w:rsidR="008B0715" w:rsidRPr="006412D6" w:rsidRDefault="008B0715" w:rsidP="00AE0599">
            <w:r w:rsidRPr="006412D6">
              <w:t>11110011</w:t>
            </w:r>
          </w:p>
        </w:tc>
      </w:tr>
      <w:tr w:rsidR="008B0715" w:rsidRPr="006412D6" w14:paraId="014F9EB0"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0EC3963" w14:textId="77777777" w:rsidR="008B0715" w:rsidRPr="006412D6" w:rsidRDefault="008B0715" w:rsidP="00AE0599">
            <w:r w:rsidRPr="006412D6">
              <w:t>f3</w:t>
            </w:r>
          </w:p>
        </w:tc>
        <w:tc>
          <w:tcPr>
            <w:tcW w:w="1020" w:type="dxa"/>
            <w:tcBorders>
              <w:top w:val="nil"/>
              <w:left w:val="nil"/>
              <w:bottom w:val="single" w:sz="4" w:space="0" w:color="auto"/>
              <w:right w:val="single" w:sz="4" w:space="0" w:color="auto"/>
            </w:tcBorders>
            <w:shd w:val="clear" w:color="auto" w:fill="auto"/>
            <w:noWrap/>
            <w:vAlign w:val="bottom"/>
            <w:hideMark/>
          </w:tcPr>
          <w:p w14:paraId="11627118" w14:textId="77777777" w:rsidR="008B0715" w:rsidRPr="006412D6" w:rsidRDefault="008B0715" w:rsidP="00AE0599">
            <w:r w:rsidRPr="006412D6">
              <w:t>x"00f2"</w:t>
            </w:r>
          </w:p>
        </w:tc>
        <w:tc>
          <w:tcPr>
            <w:tcW w:w="2100" w:type="dxa"/>
            <w:tcBorders>
              <w:top w:val="nil"/>
              <w:left w:val="nil"/>
              <w:bottom w:val="single" w:sz="4" w:space="0" w:color="auto"/>
              <w:right w:val="single" w:sz="4" w:space="0" w:color="auto"/>
            </w:tcBorders>
            <w:shd w:val="clear" w:color="auto" w:fill="auto"/>
            <w:noWrap/>
            <w:vAlign w:val="bottom"/>
            <w:hideMark/>
          </w:tcPr>
          <w:p w14:paraId="08996F4D" w14:textId="77777777" w:rsidR="008B0715" w:rsidRPr="006412D6" w:rsidRDefault="008B0715" w:rsidP="00AE0599">
            <w:r w:rsidRPr="006412D6">
              <w:t>11110100</w:t>
            </w:r>
          </w:p>
        </w:tc>
      </w:tr>
      <w:tr w:rsidR="008B0715" w:rsidRPr="006412D6" w14:paraId="325F25FC"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68784E0" w14:textId="77777777" w:rsidR="008B0715" w:rsidRPr="006412D6" w:rsidRDefault="008B0715" w:rsidP="00AE0599">
            <w:r w:rsidRPr="006412D6">
              <w:t>f4</w:t>
            </w:r>
          </w:p>
        </w:tc>
        <w:tc>
          <w:tcPr>
            <w:tcW w:w="1020" w:type="dxa"/>
            <w:tcBorders>
              <w:top w:val="nil"/>
              <w:left w:val="nil"/>
              <w:bottom w:val="single" w:sz="4" w:space="0" w:color="auto"/>
              <w:right w:val="single" w:sz="4" w:space="0" w:color="auto"/>
            </w:tcBorders>
            <w:shd w:val="clear" w:color="auto" w:fill="auto"/>
            <w:noWrap/>
            <w:vAlign w:val="bottom"/>
            <w:hideMark/>
          </w:tcPr>
          <w:p w14:paraId="78017564" w14:textId="77777777" w:rsidR="008B0715" w:rsidRPr="006412D6" w:rsidRDefault="008B0715" w:rsidP="00AE0599">
            <w:r w:rsidRPr="006412D6">
              <w:t>x"00f3"</w:t>
            </w:r>
          </w:p>
        </w:tc>
        <w:tc>
          <w:tcPr>
            <w:tcW w:w="2100" w:type="dxa"/>
            <w:tcBorders>
              <w:top w:val="nil"/>
              <w:left w:val="nil"/>
              <w:bottom w:val="single" w:sz="4" w:space="0" w:color="auto"/>
              <w:right w:val="single" w:sz="4" w:space="0" w:color="auto"/>
            </w:tcBorders>
            <w:shd w:val="clear" w:color="auto" w:fill="auto"/>
            <w:noWrap/>
            <w:vAlign w:val="bottom"/>
            <w:hideMark/>
          </w:tcPr>
          <w:p w14:paraId="6B0177D5" w14:textId="77777777" w:rsidR="008B0715" w:rsidRPr="006412D6" w:rsidRDefault="008B0715" w:rsidP="00AE0599">
            <w:r w:rsidRPr="006412D6">
              <w:t>11110101</w:t>
            </w:r>
          </w:p>
        </w:tc>
      </w:tr>
      <w:tr w:rsidR="008B0715" w:rsidRPr="006412D6" w14:paraId="6BEE5697"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40F4EA" w14:textId="77777777" w:rsidR="008B0715" w:rsidRPr="006412D6" w:rsidRDefault="008B0715" w:rsidP="00AE0599">
            <w:r w:rsidRPr="006412D6">
              <w:t>f5</w:t>
            </w:r>
          </w:p>
        </w:tc>
        <w:tc>
          <w:tcPr>
            <w:tcW w:w="1020" w:type="dxa"/>
            <w:tcBorders>
              <w:top w:val="nil"/>
              <w:left w:val="nil"/>
              <w:bottom w:val="single" w:sz="4" w:space="0" w:color="auto"/>
              <w:right w:val="single" w:sz="4" w:space="0" w:color="auto"/>
            </w:tcBorders>
            <w:shd w:val="clear" w:color="auto" w:fill="auto"/>
            <w:noWrap/>
            <w:vAlign w:val="bottom"/>
            <w:hideMark/>
          </w:tcPr>
          <w:p w14:paraId="6200699B" w14:textId="77777777" w:rsidR="008B0715" w:rsidRPr="006412D6" w:rsidRDefault="008B0715" w:rsidP="00AE0599">
            <w:r w:rsidRPr="006412D6">
              <w:t>x"00f4"</w:t>
            </w:r>
          </w:p>
        </w:tc>
        <w:tc>
          <w:tcPr>
            <w:tcW w:w="2100" w:type="dxa"/>
            <w:tcBorders>
              <w:top w:val="nil"/>
              <w:left w:val="nil"/>
              <w:bottom w:val="single" w:sz="4" w:space="0" w:color="auto"/>
              <w:right w:val="single" w:sz="4" w:space="0" w:color="auto"/>
            </w:tcBorders>
            <w:shd w:val="clear" w:color="auto" w:fill="auto"/>
            <w:noWrap/>
            <w:vAlign w:val="bottom"/>
            <w:hideMark/>
          </w:tcPr>
          <w:p w14:paraId="44E04CC7" w14:textId="77777777" w:rsidR="008B0715" w:rsidRPr="006412D6" w:rsidRDefault="008B0715" w:rsidP="00AE0599">
            <w:r w:rsidRPr="006412D6">
              <w:t>11110110</w:t>
            </w:r>
          </w:p>
        </w:tc>
      </w:tr>
      <w:tr w:rsidR="008B0715" w:rsidRPr="006412D6" w14:paraId="4FABA890"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17CD911" w14:textId="77777777" w:rsidR="008B0715" w:rsidRPr="006412D6" w:rsidRDefault="008B0715" w:rsidP="00AE0599">
            <w:r w:rsidRPr="006412D6">
              <w:lastRenderedPageBreak/>
              <w:t>f6</w:t>
            </w:r>
          </w:p>
        </w:tc>
        <w:tc>
          <w:tcPr>
            <w:tcW w:w="1020" w:type="dxa"/>
            <w:tcBorders>
              <w:top w:val="nil"/>
              <w:left w:val="nil"/>
              <w:bottom w:val="single" w:sz="4" w:space="0" w:color="auto"/>
              <w:right w:val="single" w:sz="4" w:space="0" w:color="auto"/>
            </w:tcBorders>
            <w:shd w:val="clear" w:color="auto" w:fill="auto"/>
            <w:noWrap/>
            <w:vAlign w:val="bottom"/>
            <w:hideMark/>
          </w:tcPr>
          <w:p w14:paraId="1DA01E8B" w14:textId="77777777" w:rsidR="008B0715" w:rsidRPr="006412D6" w:rsidRDefault="008B0715" w:rsidP="00AE0599">
            <w:r w:rsidRPr="006412D6">
              <w:t>x"00f5"</w:t>
            </w:r>
          </w:p>
        </w:tc>
        <w:tc>
          <w:tcPr>
            <w:tcW w:w="2100" w:type="dxa"/>
            <w:tcBorders>
              <w:top w:val="nil"/>
              <w:left w:val="nil"/>
              <w:bottom w:val="single" w:sz="4" w:space="0" w:color="auto"/>
              <w:right w:val="single" w:sz="4" w:space="0" w:color="auto"/>
            </w:tcBorders>
            <w:shd w:val="clear" w:color="auto" w:fill="auto"/>
            <w:noWrap/>
            <w:vAlign w:val="bottom"/>
            <w:hideMark/>
          </w:tcPr>
          <w:p w14:paraId="22C08B45" w14:textId="77777777" w:rsidR="008B0715" w:rsidRPr="006412D6" w:rsidRDefault="008B0715" w:rsidP="00AE0599">
            <w:r w:rsidRPr="006412D6">
              <w:t>11110111</w:t>
            </w:r>
          </w:p>
        </w:tc>
      </w:tr>
      <w:tr w:rsidR="008B0715" w:rsidRPr="006412D6" w14:paraId="66B2D0F1"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6E75A1" w14:textId="77777777" w:rsidR="008B0715" w:rsidRPr="006412D6" w:rsidRDefault="008B0715" w:rsidP="00AE0599">
            <w:r w:rsidRPr="006412D6">
              <w:t>f7</w:t>
            </w:r>
          </w:p>
        </w:tc>
        <w:tc>
          <w:tcPr>
            <w:tcW w:w="1020" w:type="dxa"/>
            <w:tcBorders>
              <w:top w:val="nil"/>
              <w:left w:val="nil"/>
              <w:bottom w:val="single" w:sz="4" w:space="0" w:color="auto"/>
              <w:right w:val="single" w:sz="4" w:space="0" w:color="auto"/>
            </w:tcBorders>
            <w:shd w:val="clear" w:color="auto" w:fill="auto"/>
            <w:noWrap/>
            <w:vAlign w:val="bottom"/>
            <w:hideMark/>
          </w:tcPr>
          <w:p w14:paraId="33A368BF" w14:textId="77777777" w:rsidR="008B0715" w:rsidRPr="006412D6" w:rsidRDefault="008B0715" w:rsidP="00AE0599">
            <w:r w:rsidRPr="006412D6">
              <w:t>x"00f6"</w:t>
            </w:r>
          </w:p>
        </w:tc>
        <w:tc>
          <w:tcPr>
            <w:tcW w:w="2100" w:type="dxa"/>
            <w:tcBorders>
              <w:top w:val="nil"/>
              <w:left w:val="nil"/>
              <w:bottom w:val="single" w:sz="4" w:space="0" w:color="auto"/>
              <w:right w:val="single" w:sz="4" w:space="0" w:color="auto"/>
            </w:tcBorders>
            <w:shd w:val="clear" w:color="auto" w:fill="auto"/>
            <w:noWrap/>
            <w:vAlign w:val="bottom"/>
            <w:hideMark/>
          </w:tcPr>
          <w:p w14:paraId="1EF63743" w14:textId="77777777" w:rsidR="008B0715" w:rsidRPr="006412D6" w:rsidRDefault="008B0715" w:rsidP="00AE0599">
            <w:r w:rsidRPr="006412D6">
              <w:t>11111000</w:t>
            </w:r>
          </w:p>
        </w:tc>
      </w:tr>
      <w:tr w:rsidR="008B0715" w:rsidRPr="006412D6" w14:paraId="518B0D03"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0691F4" w14:textId="77777777" w:rsidR="008B0715" w:rsidRPr="006412D6" w:rsidRDefault="008B0715" w:rsidP="00AE0599">
            <w:r w:rsidRPr="006412D6">
              <w:t>f8</w:t>
            </w:r>
          </w:p>
        </w:tc>
        <w:tc>
          <w:tcPr>
            <w:tcW w:w="1020" w:type="dxa"/>
            <w:tcBorders>
              <w:top w:val="nil"/>
              <w:left w:val="nil"/>
              <w:bottom w:val="single" w:sz="4" w:space="0" w:color="auto"/>
              <w:right w:val="single" w:sz="4" w:space="0" w:color="auto"/>
            </w:tcBorders>
            <w:shd w:val="clear" w:color="auto" w:fill="auto"/>
            <w:noWrap/>
            <w:vAlign w:val="bottom"/>
            <w:hideMark/>
          </w:tcPr>
          <w:p w14:paraId="181A26C5" w14:textId="77777777" w:rsidR="008B0715" w:rsidRPr="006412D6" w:rsidRDefault="008B0715" w:rsidP="00AE0599">
            <w:r w:rsidRPr="006412D6">
              <w:t>x"00f7"</w:t>
            </w:r>
          </w:p>
        </w:tc>
        <w:tc>
          <w:tcPr>
            <w:tcW w:w="2100" w:type="dxa"/>
            <w:tcBorders>
              <w:top w:val="nil"/>
              <w:left w:val="nil"/>
              <w:bottom w:val="single" w:sz="4" w:space="0" w:color="auto"/>
              <w:right w:val="single" w:sz="4" w:space="0" w:color="auto"/>
            </w:tcBorders>
            <w:shd w:val="clear" w:color="auto" w:fill="auto"/>
            <w:noWrap/>
            <w:vAlign w:val="bottom"/>
            <w:hideMark/>
          </w:tcPr>
          <w:p w14:paraId="3E4E010C" w14:textId="77777777" w:rsidR="008B0715" w:rsidRPr="006412D6" w:rsidRDefault="008B0715" w:rsidP="00AE0599">
            <w:r w:rsidRPr="006412D6">
              <w:t>11111001</w:t>
            </w:r>
          </w:p>
        </w:tc>
      </w:tr>
      <w:tr w:rsidR="008B0715" w:rsidRPr="006412D6" w14:paraId="4D49A5AC"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7F1C42" w14:textId="77777777" w:rsidR="008B0715" w:rsidRPr="006412D6" w:rsidRDefault="008B0715" w:rsidP="00AE0599">
            <w:r w:rsidRPr="006412D6">
              <w:t>f9</w:t>
            </w:r>
          </w:p>
        </w:tc>
        <w:tc>
          <w:tcPr>
            <w:tcW w:w="1020" w:type="dxa"/>
            <w:tcBorders>
              <w:top w:val="nil"/>
              <w:left w:val="nil"/>
              <w:bottom w:val="single" w:sz="4" w:space="0" w:color="auto"/>
              <w:right w:val="single" w:sz="4" w:space="0" w:color="auto"/>
            </w:tcBorders>
            <w:shd w:val="clear" w:color="auto" w:fill="auto"/>
            <w:noWrap/>
            <w:vAlign w:val="bottom"/>
            <w:hideMark/>
          </w:tcPr>
          <w:p w14:paraId="4D6BE698" w14:textId="77777777" w:rsidR="008B0715" w:rsidRPr="006412D6" w:rsidRDefault="008B0715" w:rsidP="00AE0599">
            <w:r w:rsidRPr="006412D6">
              <w:t>x"00f8"</w:t>
            </w:r>
          </w:p>
        </w:tc>
        <w:tc>
          <w:tcPr>
            <w:tcW w:w="2100" w:type="dxa"/>
            <w:tcBorders>
              <w:top w:val="nil"/>
              <w:left w:val="nil"/>
              <w:bottom w:val="single" w:sz="4" w:space="0" w:color="auto"/>
              <w:right w:val="single" w:sz="4" w:space="0" w:color="auto"/>
            </w:tcBorders>
            <w:shd w:val="clear" w:color="auto" w:fill="auto"/>
            <w:noWrap/>
            <w:vAlign w:val="bottom"/>
            <w:hideMark/>
          </w:tcPr>
          <w:p w14:paraId="3F7A2E29" w14:textId="77777777" w:rsidR="008B0715" w:rsidRPr="006412D6" w:rsidRDefault="008B0715" w:rsidP="00AE0599">
            <w:r w:rsidRPr="006412D6">
              <w:t>11111010</w:t>
            </w:r>
          </w:p>
        </w:tc>
      </w:tr>
      <w:tr w:rsidR="008B0715" w:rsidRPr="006412D6" w14:paraId="426F6704"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D659BF7" w14:textId="77777777" w:rsidR="008B0715" w:rsidRPr="006412D6" w:rsidRDefault="008B0715" w:rsidP="00AE0599">
            <w:r w:rsidRPr="006412D6">
              <w:t>fa</w:t>
            </w:r>
          </w:p>
        </w:tc>
        <w:tc>
          <w:tcPr>
            <w:tcW w:w="1020" w:type="dxa"/>
            <w:tcBorders>
              <w:top w:val="nil"/>
              <w:left w:val="nil"/>
              <w:bottom w:val="single" w:sz="4" w:space="0" w:color="auto"/>
              <w:right w:val="single" w:sz="4" w:space="0" w:color="auto"/>
            </w:tcBorders>
            <w:shd w:val="clear" w:color="auto" w:fill="auto"/>
            <w:noWrap/>
            <w:vAlign w:val="bottom"/>
            <w:hideMark/>
          </w:tcPr>
          <w:p w14:paraId="5E1D1C75" w14:textId="77777777" w:rsidR="008B0715" w:rsidRPr="006412D6" w:rsidRDefault="008B0715" w:rsidP="00AE0599">
            <w:r w:rsidRPr="006412D6">
              <w:t>x"00f9"</w:t>
            </w:r>
          </w:p>
        </w:tc>
        <w:tc>
          <w:tcPr>
            <w:tcW w:w="2100" w:type="dxa"/>
            <w:tcBorders>
              <w:top w:val="nil"/>
              <w:left w:val="nil"/>
              <w:bottom w:val="single" w:sz="4" w:space="0" w:color="auto"/>
              <w:right w:val="single" w:sz="4" w:space="0" w:color="auto"/>
            </w:tcBorders>
            <w:shd w:val="clear" w:color="auto" w:fill="auto"/>
            <w:noWrap/>
            <w:vAlign w:val="bottom"/>
            <w:hideMark/>
          </w:tcPr>
          <w:p w14:paraId="1DD9AA85" w14:textId="77777777" w:rsidR="008B0715" w:rsidRPr="006412D6" w:rsidRDefault="008B0715" w:rsidP="00AE0599">
            <w:r w:rsidRPr="006412D6">
              <w:t>11111011</w:t>
            </w:r>
          </w:p>
        </w:tc>
      </w:tr>
      <w:tr w:rsidR="008B0715" w:rsidRPr="006412D6" w14:paraId="324FA14C"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6CFCEDB" w14:textId="77777777" w:rsidR="008B0715" w:rsidRPr="006412D6" w:rsidRDefault="008B0715" w:rsidP="00AE0599">
            <w:r w:rsidRPr="006412D6">
              <w:t>fb</w:t>
            </w:r>
          </w:p>
        </w:tc>
        <w:tc>
          <w:tcPr>
            <w:tcW w:w="1020" w:type="dxa"/>
            <w:tcBorders>
              <w:top w:val="nil"/>
              <w:left w:val="nil"/>
              <w:bottom w:val="single" w:sz="4" w:space="0" w:color="auto"/>
              <w:right w:val="single" w:sz="4" w:space="0" w:color="auto"/>
            </w:tcBorders>
            <w:shd w:val="clear" w:color="auto" w:fill="auto"/>
            <w:noWrap/>
            <w:vAlign w:val="bottom"/>
            <w:hideMark/>
          </w:tcPr>
          <w:p w14:paraId="2D3F8F8F" w14:textId="77777777" w:rsidR="008B0715" w:rsidRPr="006412D6" w:rsidRDefault="008B0715" w:rsidP="00AE0599">
            <w:r w:rsidRPr="006412D6">
              <w:t>x"00fa"</w:t>
            </w:r>
          </w:p>
        </w:tc>
        <w:tc>
          <w:tcPr>
            <w:tcW w:w="2100" w:type="dxa"/>
            <w:tcBorders>
              <w:top w:val="nil"/>
              <w:left w:val="nil"/>
              <w:bottom w:val="single" w:sz="4" w:space="0" w:color="auto"/>
              <w:right w:val="single" w:sz="4" w:space="0" w:color="auto"/>
            </w:tcBorders>
            <w:shd w:val="clear" w:color="auto" w:fill="auto"/>
            <w:noWrap/>
            <w:vAlign w:val="bottom"/>
            <w:hideMark/>
          </w:tcPr>
          <w:p w14:paraId="7A733F48" w14:textId="77777777" w:rsidR="008B0715" w:rsidRPr="006412D6" w:rsidRDefault="008B0715" w:rsidP="00AE0599">
            <w:r w:rsidRPr="006412D6">
              <w:t>11111100</w:t>
            </w:r>
          </w:p>
        </w:tc>
      </w:tr>
      <w:tr w:rsidR="008B0715" w:rsidRPr="006412D6" w14:paraId="171208E2"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EBA911" w14:textId="77777777" w:rsidR="008B0715" w:rsidRPr="006412D6" w:rsidRDefault="008B0715" w:rsidP="00AE0599">
            <w:r w:rsidRPr="006412D6">
              <w:t>fc</w:t>
            </w:r>
          </w:p>
        </w:tc>
        <w:tc>
          <w:tcPr>
            <w:tcW w:w="1020" w:type="dxa"/>
            <w:tcBorders>
              <w:top w:val="nil"/>
              <w:left w:val="nil"/>
              <w:bottom w:val="single" w:sz="4" w:space="0" w:color="auto"/>
              <w:right w:val="single" w:sz="4" w:space="0" w:color="auto"/>
            </w:tcBorders>
            <w:shd w:val="clear" w:color="auto" w:fill="auto"/>
            <w:noWrap/>
            <w:vAlign w:val="bottom"/>
            <w:hideMark/>
          </w:tcPr>
          <w:p w14:paraId="72C1BD73" w14:textId="77777777" w:rsidR="008B0715" w:rsidRPr="006412D6" w:rsidRDefault="008B0715" w:rsidP="00AE0599">
            <w:r w:rsidRPr="006412D6">
              <w:t>x"00fb"</w:t>
            </w:r>
          </w:p>
        </w:tc>
        <w:tc>
          <w:tcPr>
            <w:tcW w:w="2100" w:type="dxa"/>
            <w:tcBorders>
              <w:top w:val="nil"/>
              <w:left w:val="nil"/>
              <w:bottom w:val="single" w:sz="4" w:space="0" w:color="auto"/>
              <w:right w:val="single" w:sz="4" w:space="0" w:color="auto"/>
            </w:tcBorders>
            <w:shd w:val="clear" w:color="auto" w:fill="auto"/>
            <w:noWrap/>
            <w:vAlign w:val="bottom"/>
            <w:hideMark/>
          </w:tcPr>
          <w:p w14:paraId="0D8DE189" w14:textId="77777777" w:rsidR="008B0715" w:rsidRPr="006412D6" w:rsidRDefault="008B0715" w:rsidP="00AE0599">
            <w:r w:rsidRPr="006412D6">
              <w:t>11111101</w:t>
            </w:r>
          </w:p>
        </w:tc>
      </w:tr>
      <w:tr w:rsidR="008B0715" w:rsidRPr="006412D6" w14:paraId="7FBC170B"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9EB7DDA" w14:textId="77777777" w:rsidR="008B0715" w:rsidRPr="006412D6" w:rsidRDefault="008B0715" w:rsidP="00AE0599">
            <w:r w:rsidRPr="006412D6">
              <w:t>fd</w:t>
            </w:r>
          </w:p>
        </w:tc>
        <w:tc>
          <w:tcPr>
            <w:tcW w:w="1020" w:type="dxa"/>
            <w:tcBorders>
              <w:top w:val="nil"/>
              <w:left w:val="nil"/>
              <w:bottom w:val="single" w:sz="4" w:space="0" w:color="auto"/>
              <w:right w:val="single" w:sz="4" w:space="0" w:color="auto"/>
            </w:tcBorders>
            <w:shd w:val="clear" w:color="auto" w:fill="auto"/>
            <w:noWrap/>
            <w:vAlign w:val="bottom"/>
            <w:hideMark/>
          </w:tcPr>
          <w:p w14:paraId="4A47CD11" w14:textId="77777777" w:rsidR="008B0715" w:rsidRPr="006412D6" w:rsidRDefault="008B0715" w:rsidP="00AE0599">
            <w:r w:rsidRPr="006412D6">
              <w:t>x"00fc"</w:t>
            </w:r>
          </w:p>
        </w:tc>
        <w:tc>
          <w:tcPr>
            <w:tcW w:w="2100" w:type="dxa"/>
            <w:tcBorders>
              <w:top w:val="nil"/>
              <w:left w:val="nil"/>
              <w:bottom w:val="single" w:sz="4" w:space="0" w:color="auto"/>
              <w:right w:val="single" w:sz="4" w:space="0" w:color="auto"/>
            </w:tcBorders>
            <w:shd w:val="clear" w:color="auto" w:fill="auto"/>
            <w:noWrap/>
            <w:vAlign w:val="bottom"/>
            <w:hideMark/>
          </w:tcPr>
          <w:p w14:paraId="3F92D9D8" w14:textId="77777777" w:rsidR="008B0715" w:rsidRPr="006412D6" w:rsidRDefault="008B0715" w:rsidP="00AE0599">
            <w:r w:rsidRPr="006412D6">
              <w:t>11111110</w:t>
            </w:r>
          </w:p>
        </w:tc>
      </w:tr>
      <w:tr w:rsidR="008B0715" w:rsidRPr="006412D6" w14:paraId="2946331C"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DCD108E" w14:textId="77777777" w:rsidR="008B0715" w:rsidRPr="006412D6" w:rsidRDefault="008B0715" w:rsidP="00AE0599">
            <w:r w:rsidRPr="006412D6">
              <w:t>fe</w:t>
            </w:r>
          </w:p>
        </w:tc>
        <w:tc>
          <w:tcPr>
            <w:tcW w:w="1020" w:type="dxa"/>
            <w:tcBorders>
              <w:top w:val="nil"/>
              <w:left w:val="nil"/>
              <w:bottom w:val="single" w:sz="4" w:space="0" w:color="auto"/>
              <w:right w:val="single" w:sz="4" w:space="0" w:color="auto"/>
            </w:tcBorders>
            <w:shd w:val="clear" w:color="auto" w:fill="auto"/>
            <w:noWrap/>
            <w:vAlign w:val="bottom"/>
            <w:hideMark/>
          </w:tcPr>
          <w:p w14:paraId="6F0118AF" w14:textId="77777777" w:rsidR="008B0715" w:rsidRPr="006412D6" w:rsidRDefault="008B0715" w:rsidP="00AE0599">
            <w:r w:rsidRPr="006412D6">
              <w:t>x"00fd"</w:t>
            </w:r>
          </w:p>
        </w:tc>
        <w:tc>
          <w:tcPr>
            <w:tcW w:w="2100" w:type="dxa"/>
            <w:tcBorders>
              <w:top w:val="nil"/>
              <w:left w:val="nil"/>
              <w:bottom w:val="single" w:sz="4" w:space="0" w:color="auto"/>
              <w:right w:val="single" w:sz="4" w:space="0" w:color="auto"/>
            </w:tcBorders>
            <w:shd w:val="clear" w:color="auto" w:fill="auto"/>
            <w:noWrap/>
            <w:vAlign w:val="bottom"/>
            <w:hideMark/>
          </w:tcPr>
          <w:p w14:paraId="181CF095" w14:textId="77777777" w:rsidR="008B0715" w:rsidRPr="006412D6" w:rsidRDefault="008B0715" w:rsidP="00AE0599">
            <w:r w:rsidRPr="006412D6">
              <w:t>11111111</w:t>
            </w:r>
          </w:p>
        </w:tc>
      </w:tr>
      <w:tr w:rsidR="008B0715" w:rsidRPr="006412D6" w14:paraId="4E34971A" w14:textId="77777777" w:rsidTr="008B0715">
        <w:trPr>
          <w:trHeight w:val="28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5238EBE" w14:textId="77777777" w:rsidR="008B0715" w:rsidRPr="006412D6" w:rsidRDefault="008B0715" w:rsidP="00AE0599">
            <w:r w:rsidRPr="006412D6">
              <w:t>ff</w:t>
            </w:r>
          </w:p>
        </w:tc>
        <w:tc>
          <w:tcPr>
            <w:tcW w:w="1020" w:type="dxa"/>
            <w:tcBorders>
              <w:top w:val="nil"/>
              <w:left w:val="nil"/>
              <w:bottom w:val="single" w:sz="4" w:space="0" w:color="auto"/>
              <w:right w:val="single" w:sz="4" w:space="0" w:color="auto"/>
            </w:tcBorders>
            <w:shd w:val="clear" w:color="auto" w:fill="auto"/>
            <w:noWrap/>
            <w:vAlign w:val="bottom"/>
            <w:hideMark/>
          </w:tcPr>
          <w:p w14:paraId="4027D322" w14:textId="77777777" w:rsidR="008B0715" w:rsidRPr="006412D6" w:rsidRDefault="008B0715" w:rsidP="00AE0599">
            <w:r w:rsidRPr="006412D6">
              <w:t>x"00fe"</w:t>
            </w:r>
          </w:p>
        </w:tc>
        <w:tc>
          <w:tcPr>
            <w:tcW w:w="2100" w:type="dxa"/>
            <w:tcBorders>
              <w:top w:val="nil"/>
              <w:left w:val="nil"/>
              <w:bottom w:val="single" w:sz="4" w:space="0" w:color="auto"/>
              <w:right w:val="single" w:sz="4" w:space="0" w:color="auto"/>
            </w:tcBorders>
            <w:shd w:val="clear" w:color="auto" w:fill="auto"/>
            <w:noWrap/>
            <w:vAlign w:val="bottom"/>
            <w:hideMark/>
          </w:tcPr>
          <w:p w14:paraId="52DB9D76" w14:textId="77777777" w:rsidR="008B0715" w:rsidRPr="006412D6" w:rsidRDefault="008B0715" w:rsidP="00AE0599">
            <w:r w:rsidRPr="006412D6">
              <w:t>100000000</w:t>
            </w:r>
          </w:p>
        </w:tc>
      </w:tr>
    </w:tbl>
    <w:p w14:paraId="5D036B75" w14:textId="77777777" w:rsidR="00BE626F" w:rsidRPr="006412D6" w:rsidRDefault="00BE626F" w:rsidP="00645BF1"/>
    <w:p w14:paraId="378724D6" w14:textId="77777777" w:rsidR="00BE626F" w:rsidRPr="006412D6" w:rsidRDefault="00BE626F" w:rsidP="00645BF1"/>
    <w:p w14:paraId="565828FE" w14:textId="77777777" w:rsidR="006B07FC" w:rsidRPr="006412D6" w:rsidRDefault="00224E3A" w:rsidP="00645BF1">
      <w:pPr>
        <w:rPr>
          <w:b/>
        </w:rPr>
      </w:pPr>
      <w:r w:rsidRPr="006412D6">
        <w:t xml:space="preserve">Register File: </w:t>
      </w:r>
      <w:r w:rsidRPr="006412D6">
        <w:rPr>
          <w:b/>
        </w:rPr>
        <w:t>…</w:t>
      </w:r>
    </w:p>
    <w:tbl>
      <w:tblPr>
        <w:tblW w:w="4700" w:type="dxa"/>
        <w:tblLook w:val="04A0" w:firstRow="1" w:lastRow="0" w:firstColumn="1" w:lastColumn="0" w:noHBand="0" w:noVBand="1"/>
      </w:tblPr>
      <w:tblGrid>
        <w:gridCol w:w="1340"/>
        <w:gridCol w:w="1020"/>
        <w:gridCol w:w="2340"/>
      </w:tblGrid>
      <w:tr w:rsidR="006E6EDF" w:rsidRPr="006412D6" w14:paraId="56515F8E" w14:textId="77777777" w:rsidTr="006E6EDF">
        <w:trPr>
          <w:trHeight w:val="285"/>
        </w:trPr>
        <w:tc>
          <w:tcPr>
            <w:tcW w:w="134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5AFF6BC0" w14:textId="77777777" w:rsidR="006E6EDF" w:rsidRPr="006412D6" w:rsidRDefault="006E6EDF" w:rsidP="006E6EDF">
            <w:r w:rsidRPr="006412D6">
              <w:t>Address 0x…</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13D5967F" w14:textId="77777777" w:rsidR="006E6EDF" w:rsidRPr="006412D6" w:rsidRDefault="006E6EDF" w:rsidP="006E6EDF">
            <w:r w:rsidRPr="006412D6">
              <w:t>Hex Value</w:t>
            </w:r>
          </w:p>
        </w:tc>
        <w:tc>
          <w:tcPr>
            <w:tcW w:w="2340" w:type="dxa"/>
            <w:tcBorders>
              <w:top w:val="single" w:sz="4" w:space="0" w:color="auto"/>
              <w:left w:val="nil"/>
              <w:bottom w:val="single" w:sz="4" w:space="0" w:color="auto"/>
              <w:right w:val="single" w:sz="4" w:space="0" w:color="auto"/>
            </w:tcBorders>
            <w:shd w:val="clear" w:color="000000" w:fill="FFF2CC"/>
            <w:noWrap/>
            <w:vAlign w:val="bottom"/>
            <w:hideMark/>
          </w:tcPr>
          <w:p w14:paraId="03FB2F47" w14:textId="77777777" w:rsidR="006E6EDF" w:rsidRPr="006412D6" w:rsidRDefault="006E6EDF" w:rsidP="006E6EDF">
            <w:r w:rsidRPr="006412D6">
              <w:t>Binary Value 0b…</w:t>
            </w:r>
          </w:p>
        </w:tc>
      </w:tr>
      <w:tr w:rsidR="006E6EDF" w:rsidRPr="006412D6" w14:paraId="09D58644" w14:textId="77777777" w:rsidTr="006E6EDF">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0ACB9D3C" w14:textId="77777777" w:rsidR="006E6EDF" w:rsidRPr="006412D6" w:rsidRDefault="006E6EDF" w:rsidP="006E6EDF">
            <w:r w:rsidRPr="006412D6">
              <w:t>0</w:t>
            </w:r>
          </w:p>
        </w:tc>
        <w:tc>
          <w:tcPr>
            <w:tcW w:w="1020" w:type="dxa"/>
            <w:tcBorders>
              <w:top w:val="nil"/>
              <w:left w:val="nil"/>
              <w:bottom w:val="single" w:sz="4" w:space="0" w:color="auto"/>
              <w:right w:val="single" w:sz="4" w:space="0" w:color="auto"/>
            </w:tcBorders>
            <w:shd w:val="clear" w:color="auto" w:fill="auto"/>
            <w:noWrap/>
            <w:vAlign w:val="bottom"/>
            <w:hideMark/>
          </w:tcPr>
          <w:p w14:paraId="405BC7AF" w14:textId="77777777" w:rsidR="006E6EDF" w:rsidRPr="006412D6" w:rsidRDefault="006E6EDF" w:rsidP="006E6EDF">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1C0869F4" w14:textId="77777777" w:rsidR="006E6EDF" w:rsidRPr="006412D6" w:rsidRDefault="006E6EDF" w:rsidP="006E6EDF">
            <w:r w:rsidRPr="006412D6">
              <w:t>0</w:t>
            </w:r>
          </w:p>
        </w:tc>
      </w:tr>
      <w:tr w:rsidR="006E6EDF" w:rsidRPr="006412D6" w14:paraId="1A0174BB" w14:textId="77777777" w:rsidTr="006E6EDF">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5F8CA343" w14:textId="77777777" w:rsidR="006E6EDF" w:rsidRPr="006412D6" w:rsidRDefault="006E6EDF" w:rsidP="006E6EDF">
            <w:r w:rsidRPr="006412D6">
              <w:t>1</w:t>
            </w:r>
          </w:p>
        </w:tc>
        <w:tc>
          <w:tcPr>
            <w:tcW w:w="1020" w:type="dxa"/>
            <w:tcBorders>
              <w:top w:val="nil"/>
              <w:left w:val="nil"/>
              <w:bottom w:val="single" w:sz="4" w:space="0" w:color="auto"/>
              <w:right w:val="single" w:sz="4" w:space="0" w:color="auto"/>
            </w:tcBorders>
            <w:shd w:val="clear" w:color="auto" w:fill="auto"/>
            <w:noWrap/>
            <w:vAlign w:val="bottom"/>
            <w:hideMark/>
          </w:tcPr>
          <w:p w14:paraId="316022E6" w14:textId="77777777" w:rsidR="006E6EDF" w:rsidRPr="006412D6" w:rsidRDefault="006E6EDF" w:rsidP="006E6EDF">
            <w:r w:rsidRPr="006412D6">
              <w:t>x"0001"</w:t>
            </w:r>
          </w:p>
        </w:tc>
        <w:tc>
          <w:tcPr>
            <w:tcW w:w="2340" w:type="dxa"/>
            <w:tcBorders>
              <w:top w:val="nil"/>
              <w:left w:val="nil"/>
              <w:bottom w:val="single" w:sz="4" w:space="0" w:color="auto"/>
              <w:right w:val="single" w:sz="4" w:space="0" w:color="auto"/>
            </w:tcBorders>
            <w:shd w:val="clear" w:color="auto" w:fill="auto"/>
            <w:noWrap/>
            <w:vAlign w:val="bottom"/>
            <w:hideMark/>
          </w:tcPr>
          <w:p w14:paraId="50279810" w14:textId="77777777" w:rsidR="006E6EDF" w:rsidRPr="006412D6" w:rsidRDefault="006E6EDF" w:rsidP="006E6EDF">
            <w:r w:rsidRPr="006412D6">
              <w:t>1</w:t>
            </w:r>
          </w:p>
        </w:tc>
      </w:tr>
      <w:tr w:rsidR="006E6EDF" w:rsidRPr="006412D6" w14:paraId="608A5FA5" w14:textId="77777777" w:rsidTr="006E6EDF">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44E7F862" w14:textId="77777777" w:rsidR="006E6EDF" w:rsidRPr="006412D6" w:rsidRDefault="006E6EDF" w:rsidP="006E6EDF">
            <w:r w:rsidRPr="006412D6">
              <w:t>2</w:t>
            </w:r>
          </w:p>
        </w:tc>
        <w:tc>
          <w:tcPr>
            <w:tcW w:w="1020" w:type="dxa"/>
            <w:tcBorders>
              <w:top w:val="nil"/>
              <w:left w:val="nil"/>
              <w:bottom w:val="single" w:sz="4" w:space="0" w:color="auto"/>
              <w:right w:val="single" w:sz="4" w:space="0" w:color="auto"/>
            </w:tcBorders>
            <w:shd w:val="clear" w:color="auto" w:fill="auto"/>
            <w:noWrap/>
            <w:vAlign w:val="bottom"/>
            <w:hideMark/>
          </w:tcPr>
          <w:p w14:paraId="1230A843" w14:textId="77777777" w:rsidR="006E6EDF" w:rsidRPr="006412D6" w:rsidRDefault="006E6EDF" w:rsidP="006E6EDF">
            <w:r w:rsidRPr="006412D6">
              <w:t>x"1019"</w:t>
            </w:r>
          </w:p>
        </w:tc>
        <w:tc>
          <w:tcPr>
            <w:tcW w:w="2340" w:type="dxa"/>
            <w:tcBorders>
              <w:top w:val="nil"/>
              <w:left w:val="nil"/>
              <w:bottom w:val="single" w:sz="4" w:space="0" w:color="auto"/>
              <w:right w:val="single" w:sz="4" w:space="0" w:color="auto"/>
            </w:tcBorders>
            <w:shd w:val="clear" w:color="auto" w:fill="auto"/>
            <w:noWrap/>
            <w:vAlign w:val="bottom"/>
            <w:hideMark/>
          </w:tcPr>
          <w:p w14:paraId="6FB3D1F4" w14:textId="77777777" w:rsidR="006E6EDF" w:rsidRPr="006412D6" w:rsidRDefault="006E6EDF" w:rsidP="006E6EDF">
            <w:r w:rsidRPr="006412D6">
              <w:t>1000000011001</w:t>
            </w:r>
          </w:p>
        </w:tc>
      </w:tr>
      <w:tr w:rsidR="006E6EDF" w:rsidRPr="006412D6" w14:paraId="21D3EA57" w14:textId="77777777" w:rsidTr="006E6EDF">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7842D42" w14:textId="77777777" w:rsidR="006E6EDF" w:rsidRPr="006412D6" w:rsidRDefault="006E6EDF" w:rsidP="006E6EDF">
            <w:r w:rsidRPr="006412D6">
              <w:t>3</w:t>
            </w:r>
          </w:p>
        </w:tc>
        <w:tc>
          <w:tcPr>
            <w:tcW w:w="1020" w:type="dxa"/>
            <w:tcBorders>
              <w:top w:val="nil"/>
              <w:left w:val="nil"/>
              <w:bottom w:val="single" w:sz="4" w:space="0" w:color="auto"/>
              <w:right w:val="single" w:sz="4" w:space="0" w:color="auto"/>
            </w:tcBorders>
            <w:shd w:val="clear" w:color="auto" w:fill="auto"/>
            <w:noWrap/>
            <w:vAlign w:val="bottom"/>
            <w:hideMark/>
          </w:tcPr>
          <w:p w14:paraId="64C92187" w14:textId="77777777" w:rsidR="006E6EDF" w:rsidRPr="006412D6" w:rsidRDefault="006E6EDF" w:rsidP="006E6EDF">
            <w:r w:rsidRPr="006412D6">
              <w:t>x"000F"</w:t>
            </w:r>
          </w:p>
        </w:tc>
        <w:tc>
          <w:tcPr>
            <w:tcW w:w="2340" w:type="dxa"/>
            <w:tcBorders>
              <w:top w:val="nil"/>
              <w:left w:val="nil"/>
              <w:bottom w:val="single" w:sz="4" w:space="0" w:color="auto"/>
              <w:right w:val="single" w:sz="4" w:space="0" w:color="auto"/>
            </w:tcBorders>
            <w:shd w:val="clear" w:color="auto" w:fill="auto"/>
            <w:noWrap/>
            <w:vAlign w:val="bottom"/>
            <w:hideMark/>
          </w:tcPr>
          <w:p w14:paraId="13182F1B" w14:textId="77777777" w:rsidR="006E6EDF" w:rsidRPr="006412D6" w:rsidRDefault="006E6EDF" w:rsidP="006E6EDF">
            <w:r w:rsidRPr="006412D6">
              <w:t>1111</w:t>
            </w:r>
          </w:p>
        </w:tc>
      </w:tr>
      <w:tr w:rsidR="006E6EDF" w:rsidRPr="006412D6" w14:paraId="0D2C68BF" w14:textId="77777777" w:rsidTr="006E6EDF">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59D1C2AD" w14:textId="77777777" w:rsidR="006E6EDF" w:rsidRPr="006412D6" w:rsidRDefault="006E6EDF" w:rsidP="006E6EDF">
            <w:r w:rsidRPr="006412D6">
              <w:t>4</w:t>
            </w:r>
          </w:p>
        </w:tc>
        <w:tc>
          <w:tcPr>
            <w:tcW w:w="1020" w:type="dxa"/>
            <w:tcBorders>
              <w:top w:val="nil"/>
              <w:left w:val="nil"/>
              <w:bottom w:val="single" w:sz="4" w:space="0" w:color="auto"/>
              <w:right w:val="single" w:sz="4" w:space="0" w:color="auto"/>
            </w:tcBorders>
            <w:shd w:val="clear" w:color="auto" w:fill="auto"/>
            <w:noWrap/>
            <w:vAlign w:val="bottom"/>
            <w:hideMark/>
          </w:tcPr>
          <w:p w14:paraId="5F265417" w14:textId="77777777" w:rsidR="006E6EDF" w:rsidRPr="006412D6" w:rsidRDefault="006E6EDF" w:rsidP="006E6EDF">
            <w:r w:rsidRPr="006412D6">
              <w:t>x"00F0"</w:t>
            </w:r>
          </w:p>
        </w:tc>
        <w:tc>
          <w:tcPr>
            <w:tcW w:w="2340" w:type="dxa"/>
            <w:tcBorders>
              <w:top w:val="nil"/>
              <w:left w:val="nil"/>
              <w:bottom w:val="single" w:sz="4" w:space="0" w:color="auto"/>
              <w:right w:val="single" w:sz="4" w:space="0" w:color="auto"/>
            </w:tcBorders>
            <w:shd w:val="clear" w:color="auto" w:fill="auto"/>
            <w:noWrap/>
            <w:vAlign w:val="bottom"/>
            <w:hideMark/>
          </w:tcPr>
          <w:p w14:paraId="5C74F01D" w14:textId="77777777" w:rsidR="006E6EDF" w:rsidRPr="006412D6" w:rsidRDefault="006E6EDF" w:rsidP="006E6EDF">
            <w:r w:rsidRPr="006412D6">
              <w:t>11110000</w:t>
            </w:r>
          </w:p>
        </w:tc>
      </w:tr>
      <w:tr w:rsidR="006E6EDF" w:rsidRPr="006412D6" w14:paraId="6C92812D" w14:textId="77777777" w:rsidTr="006E6EDF">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7BBB238D" w14:textId="77777777" w:rsidR="006E6EDF" w:rsidRPr="006412D6" w:rsidRDefault="006E6EDF" w:rsidP="006E6EDF">
            <w:r w:rsidRPr="006412D6">
              <w:t>5</w:t>
            </w:r>
          </w:p>
        </w:tc>
        <w:tc>
          <w:tcPr>
            <w:tcW w:w="1020" w:type="dxa"/>
            <w:tcBorders>
              <w:top w:val="nil"/>
              <w:left w:val="nil"/>
              <w:bottom w:val="single" w:sz="4" w:space="0" w:color="auto"/>
              <w:right w:val="single" w:sz="4" w:space="0" w:color="auto"/>
            </w:tcBorders>
            <w:shd w:val="clear" w:color="auto" w:fill="auto"/>
            <w:noWrap/>
            <w:vAlign w:val="bottom"/>
            <w:hideMark/>
          </w:tcPr>
          <w:p w14:paraId="554FD2F4" w14:textId="77777777" w:rsidR="006E6EDF" w:rsidRPr="006412D6" w:rsidRDefault="006E6EDF" w:rsidP="006E6EDF">
            <w:r w:rsidRPr="006412D6">
              <w:t>x"0012"</w:t>
            </w:r>
          </w:p>
        </w:tc>
        <w:tc>
          <w:tcPr>
            <w:tcW w:w="2340" w:type="dxa"/>
            <w:tcBorders>
              <w:top w:val="nil"/>
              <w:left w:val="nil"/>
              <w:bottom w:val="single" w:sz="4" w:space="0" w:color="auto"/>
              <w:right w:val="single" w:sz="4" w:space="0" w:color="auto"/>
            </w:tcBorders>
            <w:shd w:val="clear" w:color="auto" w:fill="auto"/>
            <w:noWrap/>
            <w:vAlign w:val="bottom"/>
            <w:hideMark/>
          </w:tcPr>
          <w:p w14:paraId="725CC8DB" w14:textId="77777777" w:rsidR="006E6EDF" w:rsidRPr="006412D6" w:rsidRDefault="006E6EDF" w:rsidP="006E6EDF">
            <w:r w:rsidRPr="006412D6">
              <w:t>10010</w:t>
            </w:r>
          </w:p>
        </w:tc>
      </w:tr>
      <w:tr w:rsidR="006E6EDF" w:rsidRPr="006412D6" w14:paraId="19D97FBA" w14:textId="77777777" w:rsidTr="006E6EDF">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4B7292DC" w14:textId="77777777" w:rsidR="006E6EDF" w:rsidRPr="006412D6" w:rsidRDefault="006E6EDF" w:rsidP="006E6EDF">
            <w:r w:rsidRPr="006412D6">
              <w:t>6</w:t>
            </w:r>
          </w:p>
        </w:tc>
        <w:tc>
          <w:tcPr>
            <w:tcW w:w="1020" w:type="dxa"/>
            <w:tcBorders>
              <w:top w:val="nil"/>
              <w:left w:val="nil"/>
              <w:bottom w:val="single" w:sz="4" w:space="0" w:color="auto"/>
              <w:right w:val="single" w:sz="4" w:space="0" w:color="auto"/>
            </w:tcBorders>
            <w:shd w:val="clear" w:color="auto" w:fill="auto"/>
            <w:noWrap/>
            <w:vAlign w:val="bottom"/>
            <w:hideMark/>
          </w:tcPr>
          <w:p w14:paraId="0578D0FA" w14:textId="77777777" w:rsidR="006E6EDF" w:rsidRPr="006412D6" w:rsidRDefault="006E6EDF" w:rsidP="006E6EDF">
            <w:r w:rsidRPr="006412D6">
              <w:t>x"0003"</w:t>
            </w:r>
          </w:p>
        </w:tc>
        <w:tc>
          <w:tcPr>
            <w:tcW w:w="2340" w:type="dxa"/>
            <w:tcBorders>
              <w:top w:val="nil"/>
              <w:left w:val="nil"/>
              <w:bottom w:val="single" w:sz="4" w:space="0" w:color="auto"/>
              <w:right w:val="single" w:sz="4" w:space="0" w:color="auto"/>
            </w:tcBorders>
            <w:shd w:val="clear" w:color="auto" w:fill="auto"/>
            <w:noWrap/>
            <w:vAlign w:val="bottom"/>
            <w:hideMark/>
          </w:tcPr>
          <w:p w14:paraId="06F5AC23" w14:textId="7473E7C4" w:rsidR="006E6EDF" w:rsidRPr="006412D6" w:rsidRDefault="00D517A3" w:rsidP="006E6EDF">
            <w:r w:rsidRPr="006412D6">
              <w:t>11</w:t>
            </w:r>
          </w:p>
        </w:tc>
      </w:tr>
      <w:tr w:rsidR="006E6EDF" w:rsidRPr="006412D6" w14:paraId="3BD1D80C" w14:textId="77777777" w:rsidTr="006E6EDF">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4805C136" w14:textId="77777777" w:rsidR="006E6EDF" w:rsidRPr="006412D6" w:rsidRDefault="006E6EDF" w:rsidP="006E6EDF">
            <w:r w:rsidRPr="006412D6">
              <w:t>7</w:t>
            </w:r>
          </w:p>
        </w:tc>
        <w:tc>
          <w:tcPr>
            <w:tcW w:w="1020" w:type="dxa"/>
            <w:tcBorders>
              <w:top w:val="nil"/>
              <w:left w:val="nil"/>
              <w:bottom w:val="single" w:sz="4" w:space="0" w:color="auto"/>
              <w:right w:val="single" w:sz="4" w:space="0" w:color="auto"/>
            </w:tcBorders>
            <w:shd w:val="clear" w:color="auto" w:fill="auto"/>
            <w:noWrap/>
            <w:vAlign w:val="bottom"/>
            <w:hideMark/>
          </w:tcPr>
          <w:p w14:paraId="1FD208C4" w14:textId="77777777" w:rsidR="006E6EDF" w:rsidRPr="006412D6" w:rsidRDefault="006E6EDF" w:rsidP="006E6EDF">
            <w:r w:rsidRPr="006412D6">
              <w:t>x"0110"</w:t>
            </w:r>
          </w:p>
        </w:tc>
        <w:tc>
          <w:tcPr>
            <w:tcW w:w="2340" w:type="dxa"/>
            <w:tcBorders>
              <w:top w:val="nil"/>
              <w:left w:val="nil"/>
              <w:bottom w:val="single" w:sz="4" w:space="0" w:color="auto"/>
              <w:right w:val="single" w:sz="4" w:space="0" w:color="auto"/>
            </w:tcBorders>
            <w:shd w:val="clear" w:color="auto" w:fill="auto"/>
            <w:noWrap/>
            <w:vAlign w:val="bottom"/>
            <w:hideMark/>
          </w:tcPr>
          <w:p w14:paraId="57A6FA01" w14:textId="77777777" w:rsidR="006E6EDF" w:rsidRPr="006412D6" w:rsidRDefault="006E6EDF" w:rsidP="006E6EDF">
            <w:r w:rsidRPr="006412D6">
              <w:t>100010000</w:t>
            </w:r>
          </w:p>
        </w:tc>
      </w:tr>
      <w:tr w:rsidR="006E6EDF" w:rsidRPr="006412D6" w14:paraId="27B855CE" w14:textId="77777777" w:rsidTr="006E6EDF">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7C5A1C79" w14:textId="77777777" w:rsidR="006E6EDF" w:rsidRPr="006412D6" w:rsidRDefault="006E6EDF" w:rsidP="006E6EDF">
            <w:r w:rsidRPr="006412D6">
              <w:t>8</w:t>
            </w:r>
          </w:p>
        </w:tc>
        <w:tc>
          <w:tcPr>
            <w:tcW w:w="1020" w:type="dxa"/>
            <w:tcBorders>
              <w:top w:val="nil"/>
              <w:left w:val="nil"/>
              <w:bottom w:val="single" w:sz="4" w:space="0" w:color="auto"/>
              <w:right w:val="single" w:sz="4" w:space="0" w:color="auto"/>
            </w:tcBorders>
            <w:shd w:val="clear" w:color="auto" w:fill="auto"/>
            <w:noWrap/>
            <w:vAlign w:val="bottom"/>
            <w:hideMark/>
          </w:tcPr>
          <w:p w14:paraId="28033F2D" w14:textId="77777777" w:rsidR="006E6EDF" w:rsidRPr="006412D6" w:rsidRDefault="006E6EDF" w:rsidP="006E6EDF">
            <w:r w:rsidRPr="006412D6">
              <w:t>x"0100"</w:t>
            </w:r>
          </w:p>
        </w:tc>
        <w:tc>
          <w:tcPr>
            <w:tcW w:w="2340" w:type="dxa"/>
            <w:tcBorders>
              <w:top w:val="nil"/>
              <w:left w:val="nil"/>
              <w:bottom w:val="single" w:sz="4" w:space="0" w:color="auto"/>
              <w:right w:val="single" w:sz="4" w:space="0" w:color="auto"/>
            </w:tcBorders>
            <w:shd w:val="clear" w:color="auto" w:fill="auto"/>
            <w:noWrap/>
            <w:vAlign w:val="bottom"/>
            <w:hideMark/>
          </w:tcPr>
          <w:p w14:paraId="1F9B6682" w14:textId="77777777" w:rsidR="006E6EDF" w:rsidRPr="006412D6" w:rsidRDefault="006E6EDF" w:rsidP="006E6EDF">
            <w:r w:rsidRPr="006412D6">
              <w:t>100000000</w:t>
            </w:r>
          </w:p>
        </w:tc>
      </w:tr>
      <w:tr w:rsidR="006E6EDF" w:rsidRPr="006412D6" w14:paraId="2B241E44" w14:textId="77777777" w:rsidTr="006E6EDF">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65C08BBC" w14:textId="77777777" w:rsidR="006E6EDF" w:rsidRPr="006412D6" w:rsidRDefault="006E6EDF" w:rsidP="006E6EDF">
            <w:r w:rsidRPr="006412D6">
              <w:t>9</w:t>
            </w:r>
          </w:p>
        </w:tc>
        <w:tc>
          <w:tcPr>
            <w:tcW w:w="1020" w:type="dxa"/>
            <w:tcBorders>
              <w:top w:val="nil"/>
              <w:left w:val="nil"/>
              <w:bottom w:val="single" w:sz="4" w:space="0" w:color="auto"/>
              <w:right w:val="single" w:sz="4" w:space="0" w:color="auto"/>
            </w:tcBorders>
            <w:shd w:val="clear" w:color="auto" w:fill="auto"/>
            <w:noWrap/>
            <w:vAlign w:val="bottom"/>
            <w:hideMark/>
          </w:tcPr>
          <w:p w14:paraId="26BDAB93" w14:textId="77777777" w:rsidR="006E6EDF" w:rsidRPr="006412D6" w:rsidRDefault="006E6EDF" w:rsidP="006E6EDF">
            <w:r w:rsidRPr="006412D6">
              <w:t>x"FF00"</w:t>
            </w:r>
          </w:p>
        </w:tc>
        <w:tc>
          <w:tcPr>
            <w:tcW w:w="2340" w:type="dxa"/>
            <w:tcBorders>
              <w:top w:val="nil"/>
              <w:left w:val="nil"/>
              <w:bottom w:val="single" w:sz="4" w:space="0" w:color="auto"/>
              <w:right w:val="single" w:sz="4" w:space="0" w:color="auto"/>
            </w:tcBorders>
            <w:shd w:val="clear" w:color="auto" w:fill="auto"/>
            <w:noWrap/>
            <w:vAlign w:val="bottom"/>
            <w:hideMark/>
          </w:tcPr>
          <w:p w14:paraId="556BFF0B" w14:textId="77777777" w:rsidR="006E6EDF" w:rsidRPr="006412D6" w:rsidRDefault="006E6EDF" w:rsidP="006E6EDF">
            <w:r w:rsidRPr="006412D6">
              <w:t>1111111100000000</w:t>
            </w:r>
          </w:p>
        </w:tc>
      </w:tr>
      <w:tr w:rsidR="006E6EDF" w:rsidRPr="006412D6" w14:paraId="244587E7" w14:textId="77777777" w:rsidTr="006E6EDF">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3A9E54E" w14:textId="77777777" w:rsidR="006E6EDF" w:rsidRPr="006412D6" w:rsidRDefault="006E6EDF" w:rsidP="006E6EDF">
            <w:r w:rsidRPr="006412D6">
              <w:t>a</w:t>
            </w:r>
          </w:p>
        </w:tc>
        <w:tc>
          <w:tcPr>
            <w:tcW w:w="1020" w:type="dxa"/>
            <w:tcBorders>
              <w:top w:val="nil"/>
              <w:left w:val="nil"/>
              <w:bottom w:val="single" w:sz="4" w:space="0" w:color="auto"/>
              <w:right w:val="single" w:sz="4" w:space="0" w:color="auto"/>
            </w:tcBorders>
            <w:shd w:val="clear" w:color="auto" w:fill="auto"/>
            <w:noWrap/>
            <w:vAlign w:val="bottom"/>
            <w:hideMark/>
          </w:tcPr>
          <w:p w14:paraId="47CEA991" w14:textId="77777777" w:rsidR="006E6EDF" w:rsidRPr="006412D6" w:rsidRDefault="006E6EDF" w:rsidP="006E6EDF">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5E4BFD69" w14:textId="77777777" w:rsidR="006E6EDF" w:rsidRPr="006412D6" w:rsidRDefault="006E6EDF" w:rsidP="006E6EDF">
            <w:r w:rsidRPr="006412D6">
              <w:t>0</w:t>
            </w:r>
          </w:p>
        </w:tc>
      </w:tr>
      <w:tr w:rsidR="006E6EDF" w:rsidRPr="006412D6" w14:paraId="456C7B58" w14:textId="77777777" w:rsidTr="006E6EDF">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A7B6BD5" w14:textId="77777777" w:rsidR="006E6EDF" w:rsidRPr="006412D6" w:rsidRDefault="006E6EDF" w:rsidP="006E6EDF">
            <w:r w:rsidRPr="006412D6">
              <w:t>b</w:t>
            </w:r>
          </w:p>
        </w:tc>
        <w:tc>
          <w:tcPr>
            <w:tcW w:w="1020" w:type="dxa"/>
            <w:tcBorders>
              <w:top w:val="nil"/>
              <w:left w:val="nil"/>
              <w:bottom w:val="single" w:sz="4" w:space="0" w:color="auto"/>
              <w:right w:val="single" w:sz="4" w:space="0" w:color="auto"/>
            </w:tcBorders>
            <w:shd w:val="clear" w:color="auto" w:fill="auto"/>
            <w:noWrap/>
            <w:vAlign w:val="bottom"/>
            <w:hideMark/>
          </w:tcPr>
          <w:p w14:paraId="0BE485BA" w14:textId="77777777" w:rsidR="006E6EDF" w:rsidRPr="006412D6" w:rsidRDefault="006E6EDF" w:rsidP="006E6EDF">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58EADEA6" w14:textId="77777777" w:rsidR="006E6EDF" w:rsidRPr="006412D6" w:rsidRDefault="006E6EDF" w:rsidP="006E6EDF">
            <w:r w:rsidRPr="006412D6">
              <w:t>0</w:t>
            </w:r>
          </w:p>
        </w:tc>
      </w:tr>
      <w:tr w:rsidR="006E6EDF" w:rsidRPr="006412D6" w14:paraId="5DAF12D9" w14:textId="77777777" w:rsidTr="006E6EDF">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6DC4AE2A" w14:textId="77777777" w:rsidR="006E6EDF" w:rsidRPr="006412D6" w:rsidRDefault="006E6EDF" w:rsidP="006E6EDF">
            <w:r w:rsidRPr="006412D6">
              <w:t>c</w:t>
            </w:r>
          </w:p>
        </w:tc>
        <w:tc>
          <w:tcPr>
            <w:tcW w:w="1020" w:type="dxa"/>
            <w:tcBorders>
              <w:top w:val="nil"/>
              <w:left w:val="nil"/>
              <w:bottom w:val="single" w:sz="4" w:space="0" w:color="auto"/>
              <w:right w:val="single" w:sz="4" w:space="0" w:color="auto"/>
            </w:tcBorders>
            <w:shd w:val="clear" w:color="auto" w:fill="auto"/>
            <w:noWrap/>
            <w:vAlign w:val="bottom"/>
            <w:hideMark/>
          </w:tcPr>
          <w:p w14:paraId="2D5A813D" w14:textId="77777777" w:rsidR="006E6EDF" w:rsidRPr="006412D6" w:rsidRDefault="006E6EDF" w:rsidP="006E6EDF">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041CBDEE" w14:textId="77777777" w:rsidR="006E6EDF" w:rsidRPr="006412D6" w:rsidRDefault="006E6EDF" w:rsidP="006E6EDF">
            <w:r w:rsidRPr="006412D6">
              <w:t>0</w:t>
            </w:r>
          </w:p>
        </w:tc>
      </w:tr>
      <w:tr w:rsidR="006E6EDF" w:rsidRPr="006412D6" w14:paraId="7BE94C61" w14:textId="77777777" w:rsidTr="006E6EDF">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073024C" w14:textId="77777777" w:rsidR="006E6EDF" w:rsidRPr="006412D6" w:rsidRDefault="006E6EDF" w:rsidP="006E6EDF">
            <w:r w:rsidRPr="006412D6">
              <w:t>d</w:t>
            </w:r>
          </w:p>
        </w:tc>
        <w:tc>
          <w:tcPr>
            <w:tcW w:w="1020" w:type="dxa"/>
            <w:tcBorders>
              <w:top w:val="nil"/>
              <w:left w:val="nil"/>
              <w:bottom w:val="single" w:sz="4" w:space="0" w:color="auto"/>
              <w:right w:val="single" w:sz="4" w:space="0" w:color="auto"/>
            </w:tcBorders>
            <w:shd w:val="clear" w:color="auto" w:fill="auto"/>
            <w:noWrap/>
            <w:vAlign w:val="bottom"/>
            <w:hideMark/>
          </w:tcPr>
          <w:p w14:paraId="772BF3EC" w14:textId="77777777" w:rsidR="006E6EDF" w:rsidRPr="006412D6" w:rsidRDefault="006E6EDF" w:rsidP="006E6EDF">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6C39AE86" w14:textId="77777777" w:rsidR="006E6EDF" w:rsidRPr="006412D6" w:rsidRDefault="006E6EDF" w:rsidP="006E6EDF">
            <w:r w:rsidRPr="006412D6">
              <w:t>0</w:t>
            </w:r>
          </w:p>
        </w:tc>
      </w:tr>
      <w:tr w:rsidR="006E6EDF" w:rsidRPr="006412D6" w14:paraId="1A4EECAE" w14:textId="77777777" w:rsidTr="006E6EDF">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40240F43" w14:textId="77777777" w:rsidR="006E6EDF" w:rsidRPr="006412D6" w:rsidRDefault="006E6EDF" w:rsidP="006E6EDF">
            <w:r w:rsidRPr="006412D6">
              <w:t>e</w:t>
            </w:r>
          </w:p>
        </w:tc>
        <w:tc>
          <w:tcPr>
            <w:tcW w:w="1020" w:type="dxa"/>
            <w:tcBorders>
              <w:top w:val="nil"/>
              <w:left w:val="nil"/>
              <w:bottom w:val="single" w:sz="4" w:space="0" w:color="auto"/>
              <w:right w:val="single" w:sz="4" w:space="0" w:color="auto"/>
            </w:tcBorders>
            <w:shd w:val="clear" w:color="auto" w:fill="auto"/>
            <w:noWrap/>
            <w:vAlign w:val="bottom"/>
            <w:hideMark/>
          </w:tcPr>
          <w:p w14:paraId="426A5814" w14:textId="77777777" w:rsidR="006E6EDF" w:rsidRPr="006412D6" w:rsidRDefault="006E6EDF" w:rsidP="006E6EDF">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04C1CFD6" w14:textId="77777777" w:rsidR="006E6EDF" w:rsidRPr="006412D6" w:rsidRDefault="006E6EDF" w:rsidP="006E6EDF">
            <w:r w:rsidRPr="006412D6">
              <w:t>0</w:t>
            </w:r>
          </w:p>
        </w:tc>
      </w:tr>
      <w:tr w:rsidR="006E6EDF" w:rsidRPr="006412D6" w14:paraId="46E9ED97" w14:textId="77777777" w:rsidTr="006E6EDF">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60DAA1EE" w14:textId="77777777" w:rsidR="006E6EDF" w:rsidRPr="006412D6" w:rsidRDefault="006E6EDF" w:rsidP="006E6EDF">
            <w:r w:rsidRPr="006412D6">
              <w:t>f</w:t>
            </w:r>
          </w:p>
        </w:tc>
        <w:tc>
          <w:tcPr>
            <w:tcW w:w="1020" w:type="dxa"/>
            <w:tcBorders>
              <w:top w:val="nil"/>
              <w:left w:val="nil"/>
              <w:bottom w:val="single" w:sz="4" w:space="0" w:color="auto"/>
              <w:right w:val="single" w:sz="4" w:space="0" w:color="auto"/>
            </w:tcBorders>
            <w:shd w:val="clear" w:color="auto" w:fill="auto"/>
            <w:noWrap/>
            <w:vAlign w:val="bottom"/>
            <w:hideMark/>
          </w:tcPr>
          <w:p w14:paraId="3E8315AE" w14:textId="77777777" w:rsidR="006E6EDF" w:rsidRPr="006412D6" w:rsidRDefault="006E6EDF" w:rsidP="006E6EDF">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45E39578" w14:textId="77777777" w:rsidR="006E6EDF" w:rsidRPr="006412D6" w:rsidRDefault="006E6EDF" w:rsidP="006E6EDF">
            <w:r w:rsidRPr="006412D6">
              <w:t>0</w:t>
            </w:r>
          </w:p>
        </w:tc>
      </w:tr>
    </w:tbl>
    <w:p w14:paraId="2F744346" w14:textId="1A45A2F5" w:rsidR="00BE626F" w:rsidRPr="006412D6" w:rsidRDefault="00BE626F" w:rsidP="00645BF1"/>
    <w:p w14:paraId="7C895243" w14:textId="77777777" w:rsidR="00BE626F" w:rsidRPr="006412D6" w:rsidRDefault="00BE626F" w:rsidP="00645BF1"/>
    <w:p w14:paraId="0F296C59" w14:textId="77777777" w:rsidR="00224E3A" w:rsidRPr="006412D6" w:rsidRDefault="00224E3A" w:rsidP="00645BF1"/>
    <w:p w14:paraId="5490D08A" w14:textId="529D1F50" w:rsidR="00DE269E" w:rsidRPr="006412D6" w:rsidRDefault="00DE269E" w:rsidP="00645BF1"/>
    <w:p w14:paraId="70C73074" w14:textId="77777777" w:rsidR="00DE269E" w:rsidRPr="006412D6" w:rsidRDefault="00DE269E" w:rsidP="00645BF1"/>
    <w:p w14:paraId="432E3E2A" w14:textId="6EB5EA97" w:rsidR="00224E3A" w:rsidRPr="006412D6" w:rsidRDefault="00224E3A" w:rsidP="00645BF1">
      <w:r w:rsidRPr="006412D6">
        <w:t xml:space="preserve">After the </w:t>
      </w:r>
      <w:r w:rsidR="00C274FE" w:rsidRPr="006412D6">
        <w:t>3rd</w:t>
      </w:r>
      <w:r w:rsidRPr="006412D6">
        <w:t xml:space="preserve"> loop, clock cycle: </w:t>
      </w:r>
      <w:r w:rsidR="004454AF" w:rsidRPr="006412D6">
        <w:t>81</w:t>
      </w:r>
    </w:p>
    <w:p w14:paraId="6013B510" w14:textId="77777777" w:rsidR="00224E3A" w:rsidRPr="006412D6" w:rsidRDefault="00224E3A" w:rsidP="00645BF1">
      <w:r w:rsidRPr="006412D6">
        <w:t>Memory Table: …</w:t>
      </w:r>
    </w:p>
    <w:tbl>
      <w:tblPr>
        <w:tblW w:w="4120" w:type="dxa"/>
        <w:tblLook w:val="04A0" w:firstRow="1" w:lastRow="0" w:firstColumn="1" w:lastColumn="0" w:noHBand="0" w:noVBand="1"/>
      </w:tblPr>
      <w:tblGrid>
        <w:gridCol w:w="1020"/>
        <w:gridCol w:w="1025"/>
        <w:gridCol w:w="2163"/>
      </w:tblGrid>
      <w:tr w:rsidR="00A821C6" w:rsidRPr="006412D6" w14:paraId="322E8773" w14:textId="77777777" w:rsidTr="00A821C6">
        <w:trPr>
          <w:trHeight w:val="285"/>
        </w:trPr>
        <w:tc>
          <w:tcPr>
            <w:tcW w:w="102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1C610594" w14:textId="77777777" w:rsidR="00A821C6" w:rsidRPr="006412D6" w:rsidRDefault="00A821C6" w:rsidP="00AE0599">
            <w:r w:rsidRPr="006412D6">
              <w:t>Address 0x…</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511FBE15" w14:textId="77777777" w:rsidR="00A821C6" w:rsidRPr="006412D6" w:rsidRDefault="00A821C6" w:rsidP="00AE0599">
            <w:r w:rsidRPr="006412D6">
              <w:t>Hex Value</w:t>
            </w:r>
          </w:p>
        </w:tc>
        <w:tc>
          <w:tcPr>
            <w:tcW w:w="2080" w:type="dxa"/>
            <w:tcBorders>
              <w:top w:val="single" w:sz="4" w:space="0" w:color="auto"/>
              <w:left w:val="nil"/>
              <w:bottom w:val="single" w:sz="4" w:space="0" w:color="auto"/>
              <w:right w:val="single" w:sz="4" w:space="0" w:color="auto"/>
            </w:tcBorders>
            <w:shd w:val="clear" w:color="000000" w:fill="FFF2CC"/>
            <w:noWrap/>
            <w:vAlign w:val="bottom"/>
            <w:hideMark/>
          </w:tcPr>
          <w:p w14:paraId="49CC0026" w14:textId="77777777" w:rsidR="00A821C6" w:rsidRPr="006412D6" w:rsidRDefault="00A821C6" w:rsidP="00AE0599">
            <w:r w:rsidRPr="006412D6">
              <w:t>Binary Value 0b…</w:t>
            </w:r>
          </w:p>
        </w:tc>
      </w:tr>
      <w:tr w:rsidR="00A821C6" w:rsidRPr="006412D6" w14:paraId="1E7496B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E0F11DB" w14:textId="77777777" w:rsidR="00A821C6" w:rsidRPr="006412D6" w:rsidRDefault="00A821C6" w:rsidP="00AE0599">
            <w:r w:rsidRPr="006412D6">
              <w:t>0</w:t>
            </w:r>
          </w:p>
        </w:tc>
        <w:tc>
          <w:tcPr>
            <w:tcW w:w="1020" w:type="dxa"/>
            <w:tcBorders>
              <w:top w:val="nil"/>
              <w:left w:val="nil"/>
              <w:bottom w:val="single" w:sz="4" w:space="0" w:color="auto"/>
              <w:right w:val="single" w:sz="4" w:space="0" w:color="auto"/>
            </w:tcBorders>
            <w:shd w:val="clear" w:color="auto" w:fill="auto"/>
            <w:noWrap/>
            <w:vAlign w:val="bottom"/>
            <w:hideMark/>
          </w:tcPr>
          <w:p w14:paraId="632CD88C" w14:textId="77777777" w:rsidR="00A821C6" w:rsidRPr="006412D6" w:rsidRDefault="00A821C6" w:rsidP="00AE0599">
            <w:r w:rsidRPr="006412D6">
              <w:t>x"0101"</w:t>
            </w:r>
          </w:p>
        </w:tc>
        <w:tc>
          <w:tcPr>
            <w:tcW w:w="2080" w:type="dxa"/>
            <w:tcBorders>
              <w:top w:val="nil"/>
              <w:left w:val="nil"/>
              <w:bottom w:val="single" w:sz="4" w:space="0" w:color="auto"/>
              <w:right w:val="single" w:sz="4" w:space="0" w:color="auto"/>
            </w:tcBorders>
            <w:shd w:val="clear" w:color="auto" w:fill="auto"/>
            <w:noWrap/>
            <w:vAlign w:val="bottom"/>
            <w:hideMark/>
          </w:tcPr>
          <w:p w14:paraId="4A7C5278" w14:textId="77777777" w:rsidR="00A821C6" w:rsidRPr="006412D6" w:rsidRDefault="00A821C6" w:rsidP="00AE0599">
            <w:r w:rsidRPr="006412D6">
              <w:t>100000001</w:t>
            </w:r>
          </w:p>
        </w:tc>
      </w:tr>
      <w:tr w:rsidR="00A821C6" w:rsidRPr="006412D6" w14:paraId="76316A6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9C7C5FF" w14:textId="77777777" w:rsidR="00A821C6" w:rsidRPr="006412D6" w:rsidRDefault="00A821C6" w:rsidP="00AE0599">
            <w:r w:rsidRPr="006412D6">
              <w:t>1</w:t>
            </w:r>
          </w:p>
        </w:tc>
        <w:tc>
          <w:tcPr>
            <w:tcW w:w="1020" w:type="dxa"/>
            <w:tcBorders>
              <w:top w:val="nil"/>
              <w:left w:val="nil"/>
              <w:bottom w:val="single" w:sz="4" w:space="0" w:color="auto"/>
              <w:right w:val="single" w:sz="4" w:space="0" w:color="auto"/>
            </w:tcBorders>
            <w:shd w:val="clear" w:color="auto" w:fill="auto"/>
            <w:noWrap/>
            <w:vAlign w:val="bottom"/>
            <w:hideMark/>
          </w:tcPr>
          <w:p w14:paraId="0003B2B7" w14:textId="77777777" w:rsidR="00A821C6" w:rsidRPr="006412D6" w:rsidRDefault="00A821C6" w:rsidP="00AE0599">
            <w:r w:rsidRPr="006412D6">
              <w:t>x"0101"</w:t>
            </w:r>
          </w:p>
        </w:tc>
        <w:tc>
          <w:tcPr>
            <w:tcW w:w="2080" w:type="dxa"/>
            <w:tcBorders>
              <w:top w:val="nil"/>
              <w:left w:val="nil"/>
              <w:bottom w:val="single" w:sz="4" w:space="0" w:color="auto"/>
              <w:right w:val="single" w:sz="4" w:space="0" w:color="auto"/>
            </w:tcBorders>
            <w:shd w:val="clear" w:color="auto" w:fill="auto"/>
            <w:noWrap/>
            <w:vAlign w:val="bottom"/>
            <w:hideMark/>
          </w:tcPr>
          <w:p w14:paraId="28EBB953" w14:textId="77777777" w:rsidR="00A821C6" w:rsidRPr="006412D6" w:rsidRDefault="00A821C6" w:rsidP="00AE0599">
            <w:r w:rsidRPr="006412D6">
              <w:t>100000001</w:t>
            </w:r>
          </w:p>
        </w:tc>
      </w:tr>
      <w:tr w:rsidR="00A821C6" w:rsidRPr="006412D6" w14:paraId="7070D5F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0CB3955" w14:textId="77777777" w:rsidR="00A821C6" w:rsidRPr="006412D6" w:rsidRDefault="00A821C6" w:rsidP="00AE0599">
            <w:r w:rsidRPr="006412D6">
              <w:t>2</w:t>
            </w:r>
          </w:p>
        </w:tc>
        <w:tc>
          <w:tcPr>
            <w:tcW w:w="1020" w:type="dxa"/>
            <w:tcBorders>
              <w:top w:val="nil"/>
              <w:left w:val="nil"/>
              <w:bottom w:val="single" w:sz="4" w:space="0" w:color="auto"/>
              <w:right w:val="single" w:sz="4" w:space="0" w:color="auto"/>
            </w:tcBorders>
            <w:shd w:val="clear" w:color="auto" w:fill="auto"/>
            <w:noWrap/>
            <w:vAlign w:val="bottom"/>
            <w:hideMark/>
          </w:tcPr>
          <w:p w14:paraId="6F63608C" w14:textId="77777777" w:rsidR="00A821C6" w:rsidRPr="006412D6" w:rsidRDefault="00A821C6" w:rsidP="00AE0599">
            <w:r w:rsidRPr="006412D6">
              <w:t>x"0110"</w:t>
            </w:r>
          </w:p>
        </w:tc>
        <w:tc>
          <w:tcPr>
            <w:tcW w:w="2080" w:type="dxa"/>
            <w:tcBorders>
              <w:top w:val="nil"/>
              <w:left w:val="nil"/>
              <w:bottom w:val="single" w:sz="4" w:space="0" w:color="auto"/>
              <w:right w:val="single" w:sz="4" w:space="0" w:color="auto"/>
            </w:tcBorders>
            <w:shd w:val="clear" w:color="auto" w:fill="auto"/>
            <w:noWrap/>
            <w:vAlign w:val="bottom"/>
            <w:hideMark/>
          </w:tcPr>
          <w:p w14:paraId="527BBF90" w14:textId="77777777" w:rsidR="00A821C6" w:rsidRPr="006412D6" w:rsidRDefault="00A821C6" w:rsidP="00AE0599">
            <w:r w:rsidRPr="006412D6">
              <w:t>100010000</w:t>
            </w:r>
          </w:p>
        </w:tc>
      </w:tr>
      <w:tr w:rsidR="00A821C6" w:rsidRPr="006412D6" w14:paraId="35B86BF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CC8E90" w14:textId="77777777" w:rsidR="00A821C6" w:rsidRPr="006412D6" w:rsidRDefault="00A821C6" w:rsidP="00AE0599">
            <w:r w:rsidRPr="006412D6">
              <w:lastRenderedPageBreak/>
              <w:t>3</w:t>
            </w:r>
          </w:p>
        </w:tc>
        <w:tc>
          <w:tcPr>
            <w:tcW w:w="1020" w:type="dxa"/>
            <w:tcBorders>
              <w:top w:val="nil"/>
              <w:left w:val="nil"/>
              <w:bottom w:val="single" w:sz="4" w:space="0" w:color="auto"/>
              <w:right w:val="single" w:sz="4" w:space="0" w:color="auto"/>
            </w:tcBorders>
            <w:shd w:val="clear" w:color="auto" w:fill="auto"/>
            <w:noWrap/>
            <w:vAlign w:val="bottom"/>
            <w:hideMark/>
          </w:tcPr>
          <w:p w14:paraId="498608A6" w14:textId="77777777" w:rsidR="00A821C6" w:rsidRPr="006412D6" w:rsidRDefault="00A821C6" w:rsidP="00AE0599">
            <w:r w:rsidRPr="006412D6">
              <w:t>x"0011"</w:t>
            </w:r>
          </w:p>
        </w:tc>
        <w:tc>
          <w:tcPr>
            <w:tcW w:w="2080" w:type="dxa"/>
            <w:tcBorders>
              <w:top w:val="nil"/>
              <w:left w:val="nil"/>
              <w:bottom w:val="single" w:sz="4" w:space="0" w:color="auto"/>
              <w:right w:val="single" w:sz="4" w:space="0" w:color="auto"/>
            </w:tcBorders>
            <w:shd w:val="clear" w:color="auto" w:fill="auto"/>
            <w:noWrap/>
            <w:vAlign w:val="bottom"/>
            <w:hideMark/>
          </w:tcPr>
          <w:p w14:paraId="36069615" w14:textId="77777777" w:rsidR="00A821C6" w:rsidRPr="006412D6" w:rsidRDefault="00A821C6" w:rsidP="00AE0599">
            <w:r w:rsidRPr="006412D6">
              <w:t>10001</w:t>
            </w:r>
          </w:p>
        </w:tc>
      </w:tr>
      <w:tr w:rsidR="00A821C6" w:rsidRPr="006412D6" w14:paraId="526C093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F119486" w14:textId="77777777" w:rsidR="00A821C6" w:rsidRPr="006412D6" w:rsidRDefault="00A821C6" w:rsidP="00AE0599">
            <w:r w:rsidRPr="006412D6">
              <w:t>4</w:t>
            </w:r>
          </w:p>
        </w:tc>
        <w:tc>
          <w:tcPr>
            <w:tcW w:w="1020" w:type="dxa"/>
            <w:tcBorders>
              <w:top w:val="nil"/>
              <w:left w:val="nil"/>
              <w:bottom w:val="single" w:sz="4" w:space="0" w:color="auto"/>
              <w:right w:val="single" w:sz="4" w:space="0" w:color="auto"/>
            </w:tcBorders>
            <w:shd w:val="clear" w:color="auto" w:fill="auto"/>
            <w:noWrap/>
            <w:vAlign w:val="bottom"/>
            <w:hideMark/>
          </w:tcPr>
          <w:p w14:paraId="607BDDAD" w14:textId="77777777" w:rsidR="00A821C6" w:rsidRPr="006412D6" w:rsidRDefault="00A821C6" w:rsidP="00AE0599">
            <w:r w:rsidRPr="006412D6">
              <w:t>x"00F0"</w:t>
            </w:r>
          </w:p>
        </w:tc>
        <w:tc>
          <w:tcPr>
            <w:tcW w:w="2080" w:type="dxa"/>
            <w:tcBorders>
              <w:top w:val="nil"/>
              <w:left w:val="nil"/>
              <w:bottom w:val="single" w:sz="4" w:space="0" w:color="auto"/>
              <w:right w:val="single" w:sz="4" w:space="0" w:color="auto"/>
            </w:tcBorders>
            <w:shd w:val="clear" w:color="auto" w:fill="auto"/>
            <w:noWrap/>
            <w:vAlign w:val="bottom"/>
            <w:hideMark/>
          </w:tcPr>
          <w:p w14:paraId="0AF41F93" w14:textId="77777777" w:rsidR="00A821C6" w:rsidRPr="006412D6" w:rsidRDefault="00A821C6" w:rsidP="00AE0599">
            <w:r w:rsidRPr="006412D6">
              <w:t>11110000</w:t>
            </w:r>
          </w:p>
        </w:tc>
      </w:tr>
      <w:tr w:rsidR="00A821C6" w:rsidRPr="006412D6" w14:paraId="0B23231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5A97EE3" w14:textId="77777777" w:rsidR="00A821C6" w:rsidRPr="006412D6" w:rsidRDefault="00A821C6" w:rsidP="00AE0599">
            <w:r w:rsidRPr="006412D6">
              <w:t>5</w:t>
            </w:r>
          </w:p>
        </w:tc>
        <w:tc>
          <w:tcPr>
            <w:tcW w:w="1020" w:type="dxa"/>
            <w:tcBorders>
              <w:top w:val="nil"/>
              <w:left w:val="nil"/>
              <w:bottom w:val="single" w:sz="4" w:space="0" w:color="auto"/>
              <w:right w:val="single" w:sz="4" w:space="0" w:color="auto"/>
            </w:tcBorders>
            <w:shd w:val="clear" w:color="auto" w:fill="auto"/>
            <w:noWrap/>
            <w:vAlign w:val="bottom"/>
            <w:hideMark/>
          </w:tcPr>
          <w:p w14:paraId="22757507" w14:textId="77777777" w:rsidR="00A821C6" w:rsidRPr="006412D6" w:rsidRDefault="00A821C6" w:rsidP="00AE0599">
            <w:r w:rsidRPr="006412D6">
              <w:t>x"00FF"</w:t>
            </w:r>
          </w:p>
        </w:tc>
        <w:tc>
          <w:tcPr>
            <w:tcW w:w="2080" w:type="dxa"/>
            <w:tcBorders>
              <w:top w:val="nil"/>
              <w:left w:val="nil"/>
              <w:bottom w:val="single" w:sz="4" w:space="0" w:color="auto"/>
              <w:right w:val="single" w:sz="4" w:space="0" w:color="auto"/>
            </w:tcBorders>
            <w:shd w:val="clear" w:color="auto" w:fill="auto"/>
            <w:noWrap/>
            <w:vAlign w:val="bottom"/>
            <w:hideMark/>
          </w:tcPr>
          <w:p w14:paraId="0F17479E" w14:textId="77777777" w:rsidR="00A821C6" w:rsidRPr="006412D6" w:rsidRDefault="00A821C6" w:rsidP="00AE0599">
            <w:r w:rsidRPr="006412D6">
              <w:t>11111111</w:t>
            </w:r>
          </w:p>
        </w:tc>
      </w:tr>
      <w:tr w:rsidR="00A821C6" w:rsidRPr="006412D6" w14:paraId="432FD26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E06B12D" w14:textId="77777777" w:rsidR="00A821C6" w:rsidRPr="006412D6" w:rsidRDefault="00A821C6" w:rsidP="00AE0599">
            <w:r w:rsidRPr="006412D6">
              <w:t>6</w:t>
            </w:r>
          </w:p>
        </w:tc>
        <w:tc>
          <w:tcPr>
            <w:tcW w:w="1020" w:type="dxa"/>
            <w:tcBorders>
              <w:top w:val="nil"/>
              <w:left w:val="nil"/>
              <w:bottom w:val="single" w:sz="4" w:space="0" w:color="auto"/>
              <w:right w:val="single" w:sz="4" w:space="0" w:color="auto"/>
            </w:tcBorders>
            <w:shd w:val="clear" w:color="auto" w:fill="auto"/>
            <w:noWrap/>
            <w:vAlign w:val="bottom"/>
            <w:hideMark/>
          </w:tcPr>
          <w:p w14:paraId="41C7FA8B" w14:textId="77777777" w:rsidR="00A821C6" w:rsidRPr="006412D6" w:rsidRDefault="00A821C6" w:rsidP="00AE0599">
            <w:r w:rsidRPr="006412D6">
              <w:t>x"0005"</w:t>
            </w:r>
          </w:p>
        </w:tc>
        <w:tc>
          <w:tcPr>
            <w:tcW w:w="2080" w:type="dxa"/>
            <w:tcBorders>
              <w:top w:val="nil"/>
              <w:left w:val="nil"/>
              <w:bottom w:val="single" w:sz="4" w:space="0" w:color="auto"/>
              <w:right w:val="single" w:sz="4" w:space="0" w:color="auto"/>
            </w:tcBorders>
            <w:shd w:val="clear" w:color="auto" w:fill="auto"/>
            <w:noWrap/>
            <w:vAlign w:val="bottom"/>
            <w:hideMark/>
          </w:tcPr>
          <w:p w14:paraId="2FE36F41" w14:textId="77777777" w:rsidR="00A821C6" w:rsidRPr="006412D6" w:rsidRDefault="00A821C6" w:rsidP="00AE0599">
            <w:r w:rsidRPr="006412D6">
              <w:t>101</w:t>
            </w:r>
          </w:p>
        </w:tc>
      </w:tr>
      <w:tr w:rsidR="00A821C6" w:rsidRPr="006412D6" w14:paraId="5A9955F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CA77F54" w14:textId="77777777" w:rsidR="00A821C6" w:rsidRPr="006412D6" w:rsidRDefault="00A821C6" w:rsidP="00AE0599">
            <w:r w:rsidRPr="006412D6">
              <w:t>7</w:t>
            </w:r>
          </w:p>
        </w:tc>
        <w:tc>
          <w:tcPr>
            <w:tcW w:w="1020" w:type="dxa"/>
            <w:tcBorders>
              <w:top w:val="nil"/>
              <w:left w:val="nil"/>
              <w:bottom w:val="single" w:sz="4" w:space="0" w:color="auto"/>
              <w:right w:val="single" w:sz="4" w:space="0" w:color="auto"/>
            </w:tcBorders>
            <w:shd w:val="clear" w:color="auto" w:fill="auto"/>
            <w:noWrap/>
            <w:vAlign w:val="bottom"/>
            <w:hideMark/>
          </w:tcPr>
          <w:p w14:paraId="60CC7F0C" w14:textId="77777777" w:rsidR="00A821C6" w:rsidRPr="006412D6" w:rsidRDefault="00A821C6" w:rsidP="00AE0599">
            <w:r w:rsidRPr="006412D6">
              <w:t>x"0006"</w:t>
            </w:r>
          </w:p>
        </w:tc>
        <w:tc>
          <w:tcPr>
            <w:tcW w:w="2080" w:type="dxa"/>
            <w:tcBorders>
              <w:top w:val="nil"/>
              <w:left w:val="nil"/>
              <w:bottom w:val="single" w:sz="4" w:space="0" w:color="auto"/>
              <w:right w:val="single" w:sz="4" w:space="0" w:color="auto"/>
            </w:tcBorders>
            <w:shd w:val="clear" w:color="auto" w:fill="auto"/>
            <w:noWrap/>
            <w:vAlign w:val="bottom"/>
            <w:hideMark/>
          </w:tcPr>
          <w:p w14:paraId="2032DEC8" w14:textId="77777777" w:rsidR="00A821C6" w:rsidRPr="006412D6" w:rsidRDefault="00A821C6" w:rsidP="00AE0599">
            <w:r w:rsidRPr="006412D6">
              <w:t>110</w:t>
            </w:r>
          </w:p>
        </w:tc>
      </w:tr>
      <w:tr w:rsidR="00A821C6" w:rsidRPr="006412D6" w14:paraId="1ED6F24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7834D6D" w14:textId="77777777" w:rsidR="00A821C6" w:rsidRPr="006412D6" w:rsidRDefault="00A821C6" w:rsidP="00AE0599">
            <w:r w:rsidRPr="006412D6">
              <w:t>8</w:t>
            </w:r>
          </w:p>
        </w:tc>
        <w:tc>
          <w:tcPr>
            <w:tcW w:w="1020" w:type="dxa"/>
            <w:tcBorders>
              <w:top w:val="nil"/>
              <w:left w:val="nil"/>
              <w:bottom w:val="single" w:sz="4" w:space="0" w:color="auto"/>
              <w:right w:val="single" w:sz="4" w:space="0" w:color="auto"/>
            </w:tcBorders>
            <w:shd w:val="clear" w:color="auto" w:fill="auto"/>
            <w:noWrap/>
            <w:vAlign w:val="bottom"/>
            <w:hideMark/>
          </w:tcPr>
          <w:p w14:paraId="133E3BFF" w14:textId="77777777" w:rsidR="00A821C6" w:rsidRPr="006412D6" w:rsidRDefault="00A821C6" w:rsidP="00AE0599">
            <w:r w:rsidRPr="006412D6">
              <w:t>x"0007"</w:t>
            </w:r>
          </w:p>
        </w:tc>
        <w:tc>
          <w:tcPr>
            <w:tcW w:w="2080" w:type="dxa"/>
            <w:tcBorders>
              <w:top w:val="nil"/>
              <w:left w:val="nil"/>
              <w:bottom w:val="single" w:sz="4" w:space="0" w:color="auto"/>
              <w:right w:val="single" w:sz="4" w:space="0" w:color="auto"/>
            </w:tcBorders>
            <w:shd w:val="clear" w:color="auto" w:fill="auto"/>
            <w:noWrap/>
            <w:vAlign w:val="bottom"/>
            <w:hideMark/>
          </w:tcPr>
          <w:p w14:paraId="5590609B" w14:textId="77777777" w:rsidR="00A821C6" w:rsidRPr="006412D6" w:rsidRDefault="00A821C6" w:rsidP="00AE0599">
            <w:r w:rsidRPr="006412D6">
              <w:t>111</w:t>
            </w:r>
          </w:p>
        </w:tc>
      </w:tr>
      <w:tr w:rsidR="00A821C6" w:rsidRPr="006412D6" w14:paraId="4C17E37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7194AB6" w14:textId="77777777" w:rsidR="00A821C6" w:rsidRPr="006412D6" w:rsidRDefault="00A821C6" w:rsidP="00AE0599">
            <w:r w:rsidRPr="006412D6">
              <w:t>9</w:t>
            </w:r>
          </w:p>
        </w:tc>
        <w:tc>
          <w:tcPr>
            <w:tcW w:w="1020" w:type="dxa"/>
            <w:tcBorders>
              <w:top w:val="nil"/>
              <w:left w:val="nil"/>
              <w:bottom w:val="single" w:sz="4" w:space="0" w:color="auto"/>
              <w:right w:val="single" w:sz="4" w:space="0" w:color="auto"/>
            </w:tcBorders>
            <w:shd w:val="clear" w:color="auto" w:fill="auto"/>
            <w:noWrap/>
            <w:vAlign w:val="bottom"/>
            <w:hideMark/>
          </w:tcPr>
          <w:p w14:paraId="6053F571" w14:textId="77777777" w:rsidR="00A821C6" w:rsidRPr="006412D6" w:rsidRDefault="00A821C6" w:rsidP="00AE0599">
            <w:r w:rsidRPr="006412D6">
              <w:t>x"0008"</w:t>
            </w:r>
          </w:p>
        </w:tc>
        <w:tc>
          <w:tcPr>
            <w:tcW w:w="2080" w:type="dxa"/>
            <w:tcBorders>
              <w:top w:val="nil"/>
              <w:left w:val="nil"/>
              <w:bottom w:val="single" w:sz="4" w:space="0" w:color="auto"/>
              <w:right w:val="single" w:sz="4" w:space="0" w:color="auto"/>
            </w:tcBorders>
            <w:shd w:val="clear" w:color="auto" w:fill="auto"/>
            <w:noWrap/>
            <w:vAlign w:val="bottom"/>
            <w:hideMark/>
          </w:tcPr>
          <w:p w14:paraId="0FFBDB47" w14:textId="77777777" w:rsidR="00A821C6" w:rsidRPr="006412D6" w:rsidRDefault="00A821C6" w:rsidP="00AE0599">
            <w:r w:rsidRPr="006412D6">
              <w:t>1000</w:t>
            </w:r>
          </w:p>
        </w:tc>
      </w:tr>
      <w:tr w:rsidR="00A821C6" w:rsidRPr="006412D6" w14:paraId="4B5DEF7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B7F5B86" w14:textId="77777777" w:rsidR="00A821C6" w:rsidRPr="006412D6" w:rsidRDefault="00A821C6" w:rsidP="00AE0599">
            <w:r w:rsidRPr="006412D6">
              <w:t>a</w:t>
            </w:r>
          </w:p>
        </w:tc>
        <w:tc>
          <w:tcPr>
            <w:tcW w:w="1020" w:type="dxa"/>
            <w:tcBorders>
              <w:top w:val="nil"/>
              <w:left w:val="nil"/>
              <w:bottom w:val="single" w:sz="4" w:space="0" w:color="auto"/>
              <w:right w:val="single" w:sz="4" w:space="0" w:color="auto"/>
            </w:tcBorders>
            <w:shd w:val="clear" w:color="auto" w:fill="auto"/>
            <w:noWrap/>
            <w:vAlign w:val="bottom"/>
            <w:hideMark/>
          </w:tcPr>
          <w:p w14:paraId="6FE6FC18" w14:textId="77777777" w:rsidR="00A821C6" w:rsidRPr="006412D6" w:rsidRDefault="00A821C6" w:rsidP="00AE0599">
            <w:r w:rsidRPr="006412D6">
              <w:t>x"0009"</w:t>
            </w:r>
          </w:p>
        </w:tc>
        <w:tc>
          <w:tcPr>
            <w:tcW w:w="2080" w:type="dxa"/>
            <w:tcBorders>
              <w:top w:val="nil"/>
              <w:left w:val="nil"/>
              <w:bottom w:val="single" w:sz="4" w:space="0" w:color="auto"/>
              <w:right w:val="single" w:sz="4" w:space="0" w:color="auto"/>
            </w:tcBorders>
            <w:shd w:val="clear" w:color="auto" w:fill="auto"/>
            <w:noWrap/>
            <w:vAlign w:val="bottom"/>
            <w:hideMark/>
          </w:tcPr>
          <w:p w14:paraId="0B620B73" w14:textId="77777777" w:rsidR="00A821C6" w:rsidRPr="006412D6" w:rsidRDefault="00A821C6" w:rsidP="00AE0599">
            <w:r w:rsidRPr="006412D6">
              <w:t>1001</w:t>
            </w:r>
          </w:p>
        </w:tc>
      </w:tr>
      <w:tr w:rsidR="00A821C6" w:rsidRPr="006412D6" w14:paraId="5D904E8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DB80337" w14:textId="77777777" w:rsidR="00A821C6" w:rsidRPr="006412D6" w:rsidRDefault="00A821C6" w:rsidP="00AE0599">
            <w:r w:rsidRPr="006412D6">
              <w:t>b</w:t>
            </w:r>
          </w:p>
        </w:tc>
        <w:tc>
          <w:tcPr>
            <w:tcW w:w="1020" w:type="dxa"/>
            <w:tcBorders>
              <w:top w:val="nil"/>
              <w:left w:val="nil"/>
              <w:bottom w:val="single" w:sz="4" w:space="0" w:color="auto"/>
              <w:right w:val="single" w:sz="4" w:space="0" w:color="auto"/>
            </w:tcBorders>
            <w:shd w:val="clear" w:color="auto" w:fill="auto"/>
            <w:noWrap/>
            <w:vAlign w:val="bottom"/>
            <w:hideMark/>
          </w:tcPr>
          <w:p w14:paraId="47603929" w14:textId="77777777" w:rsidR="00A821C6" w:rsidRPr="006412D6" w:rsidRDefault="00A821C6" w:rsidP="00AE0599">
            <w:r w:rsidRPr="006412D6">
              <w:t>x"000A"</w:t>
            </w:r>
          </w:p>
        </w:tc>
        <w:tc>
          <w:tcPr>
            <w:tcW w:w="2080" w:type="dxa"/>
            <w:tcBorders>
              <w:top w:val="nil"/>
              <w:left w:val="nil"/>
              <w:bottom w:val="single" w:sz="4" w:space="0" w:color="auto"/>
              <w:right w:val="single" w:sz="4" w:space="0" w:color="auto"/>
            </w:tcBorders>
            <w:shd w:val="clear" w:color="auto" w:fill="auto"/>
            <w:noWrap/>
            <w:vAlign w:val="bottom"/>
            <w:hideMark/>
          </w:tcPr>
          <w:p w14:paraId="517DAE30" w14:textId="77777777" w:rsidR="00A821C6" w:rsidRPr="006412D6" w:rsidRDefault="00A821C6" w:rsidP="00AE0599">
            <w:r w:rsidRPr="006412D6">
              <w:t>1010</w:t>
            </w:r>
          </w:p>
        </w:tc>
      </w:tr>
      <w:tr w:rsidR="00A821C6" w:rsidRPr="006412D6" w14:paraId="16F212F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421DB94" w14:textId="77777777" w:rsidR="00A821C6" w:rsidRPr="006412D6" w:rsidRDefault="00A821C6" w:rsidP="00AE0599">
            <w:r w:rsidRPr="006412D6">
              <w:t>c</w:t>
            </w:r>
          </w:p>
        </w:tc>
        <w:tc>
          <w:tcPr>
            <w:tcW w:w="1020" w:type="dxa"/>
            <w:tcBorders>
              <w:top w:val="nil"/>
              <w:left w:val="nil"/>
              <w:bottom w:val="single" w:sz="4" w:space="0" w:color="auto"/>
              <w:right w:val="single" w:sz="4" w:space="0" w:color="auto"/>
            </w:tcBorders>
            <w:shd w:val="clear" w:color="auto" w:fill="auto"/>
            <w:noWrap/>
            <w:vAlign w:val="bottom"/>
            <w:hideMark/>
          </w:tcPr>
          <w:p w14:paraId="21F16F45" w14:textId="77777777" w:rsidR="00A821C6" w:rsidRPr="006412D6" w:rsidRDefault="00A821C6" w:rsidP="00AE0599">
            <w:r w:rsidRPr="006412D6">
              <w:t>x"000B"</w:t>
            </w:r>
          </w:p>
        </w:tc>
        <w:tc>
          <w:tcPr>
            <w:tcW w:w="2080" w:type="dxa"/>
            <w:tcBorders>
              <w:top w:val="nil"/>
              <w:left w:val="nil"/>
              <w:bottom w:val="single" w:sz="4" w:space="0" w:color="auto"/>
              <w:right w:val="single" w:sz="4" w:space="0" w:color="auto"/>
            </w:tcBorders>
            <w:shd w:val="clear" w:color="auto" w:fill="auto"/>
            <w:noWrap/>
            <w:vAlign w:val="bottom"/>
            <w:hideMark/>
          </w:tcPr>
          <w:p w14:paraId="46466DE0" w14:textId="77777777" w:rsidR="00A821C6" w:rsidRPr="006412D6" w:rsidRDefault="00A821C6" w:rsidP="00AE0599">
            <w:r w:rsidRPr="006412D6">
              <w:t>1011</w:t>
            </w:r>
          </w:p>
        </w:tc>
      </w:tr>
      <w:tr w:rsidR="00A821C6" w:rsidRPr="006412D6" w14:paraId="1FC19C4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FCECA2C" w14:textId="77777777" w:rsidR="00A821C6" w:rsidRPr="006412D6" w:rsidRDefault="00A821C6" w:rsidP="00AE0599">
            <w:r w:rsidRPr="006412D6">
              <w:t>d</w:t>
            </w:r>
          </w:p>
        </w:tc>
        <w:tc>
          <w:tcPr>
            <w:tcW w:w="1020" w:type="dxa"/>
            <w:tcBorders>
              <w:top w:val="nil"/>
              <w:left w:val="nil"/>
              <w:bottom w:val="single" w:sz="4" w:space="0" w:color="auto"/>
              <w:right w:val="single" w:sz="4" w:space="0" w:color="auto"/>
            </w:tcBorders>
            <w:shd w:val="clear" w:color="auto" w:fill="auto"/>
            <w:noWrap/>
            <w:vAlign w:val="bottom"/>
            <w:hideMark/>
          </w:tcPr>
          <w:p w14:paraId="1B2EF385" w14:textId="77777777" w:rsidR="00A821C6" w:rsidRPr="006412D6" w:rsidRDefault="00A821C6" w:rsidP="00AE0599">
            <w:r w:rsidRPr="006412D6">
              <w:t>x"000C"</w:t>
            </w:r>
          </w:p>
        </w:tc>
        <w:tc>
          <w:tcPr>
            <w:tcW w:w="2080" w:type="dxa"/>
            <w:tcBorders>
              <w:top w:val="nil"/>
              <w:left w:val="nil"/>
              <w:bottom w:val="single" w:sz="4" w:space="0" w:color="auto"/>
              <w:right w:val="single" w:sz="4" w:space="0" w:color="auto"/>
            </w:tcBorders>
            <w:shd w:val="clear" w:color="auto" w:fill="auto"/>
            <w:noWrap/>
            <w:vAlign w:val="bottom"/>
            <w:hideMark/>
          </w:tcPr>
          <w:p w14:paraId="7341009E" w14:textId="77777777" w:rsidR="00A821C6" w:rsidRPr="006412D6" w:rsidRDefault="00A821C6" w:rsidP="00AE0599">
            <w:r w:rsidRPr="006412D6">
              <w:t>1100</w:t>
            </w:r>
          </w:p>
        </w:tc>
      </w:tr>
      <w:tr w:rsidR="00A821C6" w:rsidRPr="006412D6" w14:paraId="6F69A92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195BC7D" w14:textId="77777777" w:rsidR="00A821C6" w:rsidRPr="006412D6" w:rsidRDefault="00A821C6" w:rsidP="00AE0599">
            <w:r w:rsidRPr="006412D6">
              <w:t>e</w:t>
            </w:r>
          </w:p>
        </w:tc>
        <w:tc>
          <w:tcPr>
            <w:tcW w:w="1020" w:type="dxa"/>
            <w:tcBorders>
              <w:top w:val="nil"/>
              <w:left w:val="nil"/>
              <w:bottom w:val="single" w:sz="4" w:space="0" w:color="auto"/>
              <w:right w:val="single" w:sz="4" w:space="0" w:color="auto"/>
            </w:tcBorders>
            <w:shd w:val="clear" w:color="auto" w:fill="auto"/>
            <w:noWrap/>
            <w:vAlign w:val="bottom"/>
            <w:hideMark/>
          </w:tcPr>
          <w:p w14:paraId="486D000B" w14:textId="77777777" w:rsidR="00A821C6" w:rsidRPr="006412D6" w:rsidRDefault="00A821C6" w:rsidP="00AE0599">
            <w:r w:rsidRPr="006412D6">
              <w:t>x"000D"</w:t>
            </w:r>
          </w:p>
        </w:tc>
        <w:tc>
          <w:tcPr>
            <w:tcW w:w="2080" w:type="dxa"/>
            <w:tcBorders>
              <w:top w:val="nil"/>
              <w:left w:val="nil"/>
              <w:bottom w:val="single" w:sz="4" w:space="0" w:color="auto"/>
              <w:right w:val="single" w:sz="4" w:space="0" w:color="auto"/>
            </w:tcBorders>
            <w:shd w:val="clear" w:color="auto" w:fill="auto"/>
            <w:noWrap/>
            <w:vAlign w:val="bottom"/>
            <w:hideMark/>
          </w:tcPr>
          <w:p w14:paraId="18A790C6" w14:textId="77777777" w:rsidR="00A821C6" w:rsidRPr="006412D6" w:rsidRDefault="00A821C6" w:rsidP="00AE0599">
            <w:r w:rsidRPr="006412D6">
              <w:t>1101</w:t>
            </w:r>
          </w:p>
        </w:tc>
      </w:tr>
      <w:tr w:rsidR="00A821C6" w:rsidRPr="006412D6" w14:paraId="444FF10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38C6530" w14:textId="77777777" w:rsidR="00A821C6" w:rsidRPr="006412D6" w:rsidRDefault="00A821C6" w:rsidP="00AE0599">
            <w:r w:rsidRPr="006412D6">
              <w:t>f</w:t>
            </w:r>
          </w:p>
        </w:tc>
        <w:tc>
          <w:tcPr>
            <w:tcW w:w="1020" w:type="dxa"/>
            <w:tcBorders>
              <w:top w:val="nil"/>
              <w:left w:val="nil"/>
              <w:bottom w:val="single" w:sz="4" w:space="0" w:color="auto"/>
              <w:right w:val="single" w:sz="4" w:space="0" w:color="auto"/>
            </w:tcBorders>
            <w:shd w:val="clear" w:color="auto" w:fill="auto"/>
            <w:noWrap/>
            <w:vAlign w:val="bottom"/>
            <w:hideMark/>
          </w:tcPr>
          <w:p w14:paraId="7C12B8AD" w14:textId="77777777" w:rsidR="00A821C6" w:rsidRPr="006412D6" w:rsidRDefault="00A821C6" w:rsidP="00AE0599">
            <w:r w:rsidRPr="006412D6">
              <w:t>x"000E"</w:t>
            </w:r>
          </w:p>
        </w:tc>
        <w:tc>
          <w:tcPr>
            <w:tcW w:w="2080" w:type="dxa"/>
            <w:tcBorders>
              <w:top w:val="nil"/>
              <w:left w:val="nil"/>
              <w:bottom w:val="single" w:sz="4" w:space="0" w:color="auto"/>
              <w:right w:val="single" w:sz="4" w:space="0" w:color="auto"/>
            </w:tcBorders>
            <w:shd w:val="clear" w:color="auto" w:fill="auto"/>
            <w:noWrap/>
            <w:vAlign w:val="bottom"/>
            <w:hideMark/>
          </w:tcPr>
          <w:p w14:paraId="7543C7AB" w14:textId="77777777" w:rsidR="00A821C6" w:rsidRPr="006412D6" w:rsidRDefault="00A821C6" w:rsidP="00AE0599">
            <w:r w:rsidRPr="006412D6">
              <w:t>1110</w:t>
            </w:r>
          </w:p>
        </w:tc>
      </w:tr>
      <w:tr w:rsidR="00A821C6" w:rsidRPr="006412D6" w14:paraId="642E12B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9DE1712" w14:textId="77777777" w:rsidR="00A821C6" w:rsidRPr="006412D6" w:rsidRDefault="00A821C6" w:rsidP="00AE0599">
            <w:r w:rsidRPr="006412D6">
              <w:t>10</w:t>
            </w:r>
          </w:p>
        </w:tc>
        <w:tc>
          <w:tcPr>
            <w:tcW w:w="1020" w:type="dxa"/>
            <w:tcBorders>
              <w:top w:val="nil"/>
              <w:left w:val="nil"/>
              <w:bottom w:val="single" w:sz="4" w:space="0" w:color="auto"/>
              <w:right w:val="single" w:sz="4" w:space="0" w:color="auto"/>
            </w:tcBorders>
            <w:shd w:val="clear" w:color="auto" w:fill="auto"/>
            <w:noWrap/>
            <w:vAlign w:val="bottom"/>
            <w:hideMark/>
          </w:tcPr>
          <w:p w14:paraId="6827E79A" w14:textId="77777777" w:rsidR="00A821C6" w:rsidRPr="006412D6" w:rsidRDefault="00A821C6" w:rsidP="00AE0599">
            <w:r w:rsidRPr="006412D6">
              <w:t>x"FF00"</w:t>
            </w:r>
          </w:p>
        </w:tc>
        <w:tc>
          <w:tcPr>
            <w:tcW w:w="2080" w:type="dxa"/>
            <w:tcBorders>
              <w:top w:val="nil"/>
              <w:left w:val="nil"/>
              <w:bottom w:val="single" w:sz="4" w:space="0" w:color="auto"/>
              <w:right w:val="single" w:sz="4" w:space="0" w:color="auto"/>
            </w:tcBorders>
            <w:shd w:val="clear" w:color="auto" w:fill="auto"/>
            <w:noWrap/>
            <w:vAlign w:val="bottom"/>
            <w:hideMark/>
          </w:tcPr>
          <w:p w14:paraId="5DECE585" w14:textId="77777777" w:rsidR="00A821C6" w:rsidRPr="006412D6" w:rsidRDefault="00A821C6" w:rsidP="00AE0599">
            <w:r w:rsidRPr="006412D6">
              <w:t>1111111100000000</w:t>
            </w:r>
          </w:p>
        </w:tc>
      </w:tr>
      <w:tr w:rsidR="00A821C6" w:rsidRPr="006412D6" w14:paraId="365AB14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690791A" w14:textId="77777777" w:rsidR="00A821C6" w:rsidRPr="006412D6" w:rsidRDefault="00A821C6" w:rsidP="00AE0599">
            <w:r w:rsidRPr="006412D6">
              <w:t>11</w:t>
            </w:r>
          </w:p>
        </w:tc>
        <w:tc>
          <w:tcPr>
            <w:tcW w:w="1020" w:type="dxa"/>
            <w:tcBorders>
              <w:top w:val="nil"/>
              <w:left w:val="nil"/>
              <w:bottom w:val="single" w:sz="4" w:space="0" w:color="auto"/>
              <w:right w:val="single" w:sz="4" w:space="0" w:color="auto"/>
            </w:tcBorders>
            <w:shd w:val="clear" w:color="auto" w:fill="auto"/>
            <w:noWrap/>
            <w:vAlign w:val="bottom"/>
            <w:hideMark/>
          </w:tcPr>
          <w:p w14:paraId="7F82C1FE" w14:textId="77777777" w:rsidR="00A821C6" w:rsidRPr="006412D6" w:rsidRDefault="00A821C6" w:rsidP="00AE0599">
            <w:r w:rsidRPr="006412D6">
              <w:t>x"0101"</w:t>
            </w:r>
          </w:p>
        </w:tc>
        <w:tc>
          <w:tcPr>
            <w:tcW w:w="2080" w:type="dxa"/>
            <w:tcBorders>
              <w:top w:val="nil"/>
              <w:left w:val="nil"/>
              <w:bottom w:val="single" w:sz="4" w:space="0" w:color="auto"/>
              <w:right w:val="single" w:sz="4" w:space="0" w:color="auto"/>
            </w:tcBorders>
            <w:shd w:val="clear" w:color="auto" w:fill="auto"/>
            <w:noWrap/>
            <w:vAlign w:val="bottom"/>
            <w:hideMark/>
          </w:tcPr>
          <w:p w14:paraId="56592E86" w14:textId="77777777" w:rsidR="00A821C6" w:rsidRPr="006412D6" w:rsidRDefault="00A821C6" w:rsidP="00AE0599">
            <w:r w:rsidRPr="006412D6">
              <w:t>100000001</w:t>
            </w:r>
          </w:p>
        </w:tc>
      </w:tr>
      <w:tr w:rsidR="00A821C6" w:rsidRPr="006412D6" w14:paraId="2A75270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04EFE01" w14:textId="77777777" w:rsidR="00A821C6" w:rsidRPr="006412D6" w:rsidRDefault="00A821C6" w:rsidP="00AE0599">
            <w:r w:rsidRPr="006412D6">
              <w:t>12</w:t>
            </w:r>
          </w:p>
        </w:tc>
        <w:tc>
          <w:tcPr>
            <w:tcW w:w="1020" w:type="dxa"/>
            <w:tcBorders>
              <w:top w:val="nil"/>
              <w:left w:val="nil"/>
              <w:bottom w:val="single" w:sz="4" w:space="0" w:color="auto"/>
              <w:right w:val="single" w:sz="4" w:space="0" w:color="auto"/>
            </w:tcBorders>
            <w:shd w:val="clear" w:color="auto" w:fill="auto"/>
            <w:noWrap/>
            <w:vAlign w:val="bottom"/>
            <w:hideMark/>
          </w:tcPr>
          <w:p w14:paraId="01733BB7" w14:textId="77777777" w:rsidR="00A821C6" w:rsidRPr="006412D6" w:rsidRDefault="00A821C6" w:rsidP="00AE0599">
            <w:r w:rsidRPr="006412D6">
              <w:t>x"FF00"</w:t>
            </w:r>
          </w:p>
        </w:tc>
        <w:tc>
          <w:tcPr>
            <w:tcW w:w="2080" w:type="dxa"/>
            <w:tcBorders>
              <w:top w:val="nil"/>
              <w:left w:val="nil"/>
              <w:bottom w:val="single" w:sz="4" w:space="0" w:color="auto"/>
              <w:right w:val="single" w:sz="4" w:space="0" w:color="auto"/>
            </w:tcBorders>
            <w:shd w:val="clear" w:color="auto" w:fill="auto"/>
            <w:noWrap/>
            <w:vAlign w:val="bottom"/>
            <w:hideMark/>
          </w:tcPr>
          <w:p w14:paraId="3CC69CAB" w14:textId="77777777" w:rsidR="00A821C6" w:rsidRPr="006412D6" w:rsidRDefault="00A821C6" w:rsidP="00AE0599">
            <w:r w:rsidRPr="006412D6">
              <w:t>1111111100000000</w:t>
            </w:r>
          </w:p>
        </w:tc>
      </w:tr>
      <w:tr w:rsidR="00A821C6" w:rsidRPr="006412D6" w14:paraId="0B65FCB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B6669B1" w14:textId="77777777" w:rsidR="00A821C6" w:rsidRPr="006412D6" w:rsidRDefault="00A821C6" w:rsidP="00AE0599">
            <w:r w:rsidRPr="006412D6">
              <w:t>13</w:t>
            </w:r>
          </w:p>
        </w:tc>
        <w:tc>
          <w:tcPr>
            <w:tcW w:w="1020" w:type="dxa"/>
            <w:tcBorders>
              <w:top w:val="nil"/>
              <w:left w:val="nil"/>
              <w:bottom w:val="single" w:sz="4" w:space="0" w:color="auto"/>
              <w:right w:val="single" w:sz="4" w:space="0" w:color="auto"/>
            </w:tcBorders>
            <w:shd w:val="clear" w:color="auto" w:fill="auto"/>
            <w:noWrap/>
            <w:vAlign w:val="bottom"/>
            <w:hideMark/>
          </w:tcPr>
          <w:p w14:paraId="52F18FB4" w14:textId="77777777" w:rsidR="00A821C6" w:rsidRPr="006412D6" w:rsidRDefault="00A821C6" w:rsidP="00AE0599">
            <w:r w:rsidRPr="006412D6">
              <w:t>x"00F0"</w:t>
            </w:r>
          </w:p>
        </w:tc>
        <w:tc>
          <w:tcPr>
            <w:tcW w:w="2080" w:type="dxa"/>
            <w:tcBorders>
              <w:top w:val="nil"/>
              <w:left w:val="nil"/>
              <w:bottom w:val="single" w:sz="4" w:space="0" w:color="auto"/>
              <w:right w:val="single" w:sz="4" w:space="0" w:color="auto"/>
            </w:tcBorders>
            <w:shd w:val="clear" w:color="auto" w:fill="auto"/>
            <w:noWrap/>
            <w:vAlign w:val="bottom"/>
            <w:hideMark/>
          </w:tcPr>
          <w:p w14:paraId="1822D585" w14:textId="77777777" w:rsidR="00A821C6" w:rsidRPr="006412D6" w:rsidRDefault="00A821C6" w:rsidP="00AE0599">
            <w:r w:rsidRPr="006412D6">
              <w:t>11110000</w:t>
            </w:r>
          </w:p>
        </w:tc>
      </w:tr>
      <w:tr w:rsidR="00A821C6" w:rsidRPr="006412D6" w14:paraId="27B81E8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29D21E4" w14:textId="77777777" w:rsidR="00A821C6" w:rsidRPr="006412D6" w:rsidRDefault="00A821C6" w:rsidP="00AE0599">
            <w:r w:rsidRPr="006412D6">
              <w:t>14</w:t>
            </w:r>
          </w:p>
        </w:tc>
        <w:tc>
          <w:tcPr>
            <w:tcW w:w="1020" w:type="dxa"/>
            <w:tcBorders>
              <w:top w:val="nil"/>
              <w:left w:val="nil"/>
              <w:bottom w:val="single" w:sz="4" w:space="0" w:color="auto"/>
              <w:right w:val="single" w:sz="4" w:space="0" w:color="auto"/>
            </w:tcBorders>
            <w:shd w:val="clear" w:color="auto" w:fill="auto"/>
            <w:noWrap/>
            <w:vAlign w:val="bottom"/>
            <w:hideMark/>
          </w:tcPr>
          <w:p w14:paraId="412A1C1E" w14:textId="77777777" w:rsidR="00A821C6" w:rsidRPr="006412D6" w:rsidRDefault="00A821C6" w:rsidP="00AE0599">
            <w:r w:rsidRPr="006412D6">
              <w:t>x"00FF"</w:t>
            </w:r>
          </w:p>
        </w:tc>
        <w:tc>
          <w:tcPr>
            <w:tcW w:w="2080" w:type="dxa"/>
            <w:tcBorders>
              <w:top w:val="nil"/>
              <w:left w:val="nil"/>
              <w:bottom w:val="single" w:sz="4" w:space="0" w:color="auto"/>
              <w:right w:val="single" w:sz="4" w:space="0" w:color="auto"/>
            </w:tcBorders>
            <w:shd w:val="clear" w:color="auto" w:fill="auto"/>
            <w:noWrap/>
            <w:vAlign w:val="bottom"/>
            <w:hideMark/>
          </w:tcPr>
          <w:p w14:paraId="07858125" w14:textId="77777777" w:rsidR="00A821C6" w:rsidRPr="006412D6" w:rsidRDefault="00A821C6" w:rsidP="00AE0599">
            <w:r w:rsidRPr="006412D6">
              <w:t>11111111</w:t>
            </w:r>
          </w:p>
        </w:tc>
      </w:tr>
      <w:tr w:rsidR="00A821C6" w:rsidRPr="006412D6" w14:paraId="03BC188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D787384" w14:textId="77777777" w:rsidR="00A821C6" w:rsidRPr="006412D6" w:rsidRDefault="00A821C6" w:rsidP="00AE0599">
            <w:r w:rsidRPr="006412D6">
              <w:t>15</w:t>
            </w:r>
          </w:p>
        </w:tc>
        <w:tc>
          <w:tcPr>
            <w:tcW w:w="1020" w:type="dxa"/>
            <w:tcBorders>
              <w:top w:val="nil"/>
              <w:left w:val="nil"/>
              <w:bottom w:val="single" w:sz="4" w:space="0" w:color="auto"/>
              <w:right w:val="single" w:sz="4" w:space="0" w:color="auto"/>
            </w:tcBorders>
            <w:shd w:val="clear" w:color="auto" w:fill="auto"/>
            <w:noWrap/>
            <w:vAlign w:val="bottom"/>
            <w:hideMark/>
          </w:tcPr>
          <w:p w14:paraId="70F4718E" w14:textId="77777777" w:rsidR="00A821C6" w:rsidRPr="006412D6" w:rsidRDefault="00A821C6" w:rsidP="00AE0599">
            <w:r w:rsidRPr="006412D6">
              <w:t>x"0000"</w:t>
            </w:r>
          </w:p>
        </w:tc>
        <w:tc>
          <w:tcPr>
            <w:tcW w:w="2080" w:type="dxa"/>
            <w:tcBorders>
              <w:top w:val="nil"/>
              <w:left w:val="nil"/>
              <w:bottom w:val="single" w:sz="4" w:space="0" w:color="auto"/>
              <w:right w:val="single" w:sz="4" w:space="0" w:color="auto"/>
            </w:tcBorders>
            <w:shd w:val="clear" w:color="auto" w:fill="auto"/>
            <w:noWrap/>
            <w:vAlign w:val="bottom"/>
            <w:hideMark/>
          </w:tcPr>
          <w:p w14:paraId="6CB55649" w14:textId="77777777" w:rsidR="00A821C6" w:rsidRPr="006412D6" w:rsidRDefault="00A821C6" w:rsidP="00AE0599">
            <w:r w:rsidRPr="006412D6">
              <w:t>10110</w:t>
            </w:r>
          </w:p>
        </w:tc>
      </w:tr>
      <w:tr w:rsidR="00A821C6" w:rsidRPr="006412D6" w14:paraId="48B62DB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206673C" w14:textId="77777777" w:rsidR="00A821C6" w:rsidRPr="006412D6" w:rsidRDefault="00A821C6" w:rsidP="00AE0599">
            <w:r w:rsidRPr="006412D6">
              <w:t>16</w:t>
            </w:r>
          </w:p>
        </w:tc>
        <w:tc>
          <w:tcPr>
            <w:tcW w:w="1020" w:type="dxa"/>
            <w:tcBorders>
              <w:top w:val="nil"/>
              <w:left w:val="nil"/>
              <w:bottom w:val="single" w:sz="4" w:space="0" w:color="auto"/>
              <w:right w:val="single" w:sz="4" w:space="0" w:color="auto"/>
            </w:tcBorders>
            <w:shd w:val="clear" w:color="auto" w:fill="auto"/>
            <w:noWrap/>
            <w:vAlign w:val="bottom"/>
            <w:hideMark/>
          </w:tcPr>
          <w:p w14:paraId="2AB3415D" w14:textId="77777777" w:rsidR="00A821C6" w:rsidRPr="006412D6" w:rsidRDefault="00A821C6" w:rsidP="00AE0599">
            <w:r w:rsidRPr="006412D6">
              <w:t>x"00F0"</w:t>
            </w:r>
          </w:p>
        </w:tc>
        <w:tc>
          <w:tcPr>
            <w:tcW w:w="2080" w:type="dxa"/>
            <w:tcBorders>
              <w:top w:val="nil"/>
              <w:left w:val="nil"/>
              <w:bottom w:val="single" w:sz="4" w:space="0" w:color="auto"/>
              <w:right w:val="single" w:sz="4" w:space="0" w:color="auto"/>
            </w:tcBorders>
            <w:shd w:val="clear" w:color="auto" w:fill="auto"/>
            <w:noWrap/>
            <w:vAlign w:val="bottom"/>
            <w:hideMark/>
          </w:tcPr>
          <w:p w14:paraId="39DF5B16" w14:textId="77777777" w:rsidR="00A821C6" w:rsidRPr="006412D6" w:rsidRDefault="00A821C6" w:rsidP="00AE0599">
            <w:r w:rsidRPr="006412D6">
              <w:t>11110000</w:t>
            </w:r>
          </w:p>
        </w:tc>
      </w:tr>
      <w:tr w:rsidR="00A821C6" w:rsidRPr="006412D6" w14:paraId="53C7378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0048D57" w14:textId="77777777" w:rsidR="00A821C6" w:rsidRPr="006412D6" w:rsidRDefault="00A821C6" w:rsidP="00AE0599">
            <w:r w:rsidRPr="006412D6">
              <w:t>17</w:t>
            </w:r>
          </w:p>
        </w:tc>
        <w:tc>
          <w:tcPr>
            <w:tcW w:w="1020" w:type="dxa"/>
            <w:tcBorders>
              <w:top w:val="nil"/>
              <w:left w:val="nil"/>
              <w:bottom w:val="single" w:sz="4" w:space="0" w:color="auto"/>
              <w:right w:val="single" w:sz="4" w:space="0" w:color="auto"/>
            </w:tcBorders>
            <w:shd w:val="clear" w:color="auto" w:fill="auto"/>
            <w:noWrap/>
            <w:vAlign w:val="bottom"/>
            <w:hideMark/>
          </w:tcPr>
          <w:p w14:paraId="19AEFD80" w14:textId="77777777" w:rsidR="00A821C6" w:rsidRPr="006412D6" w:rsidRDefault="00A821C6" w:rsidP="00AE0599">
            <w:r w:rsidRPr="006412D6">
              <w:t>x"0016"</w:t>
            </w:r>
          </w:p>
        </w:tc>
        <w:tc>
          <w:tcPr>
            <w:tcW w:w="2080" w:type="dxa"/>
            <w:tcBorders>
              <w:top w:val="nil"/>
              <w:left w:val="nil"/>
              <w:bottom w:val="single" w:sz="4" w:space="0" w:color="auto"/>
              <w:right w:val="single" w:sz="4" w:space="0" w:color="auto"/>
            </w:tcBorders>
            <w:shd w:val="clear" w:color="auto" w:fill="auto"/>
            <w:noWrap/>
            <w:vAlign w:val="bottom"/>
            <w:hideMark/>
          </w:tcPr>
          <w:p w14:paraId="693FE87F" w14:textId="77777777" w:rsidR="00A821C6" w:rsidRPr="006412D6" w:rsidRDefault="00A821C6" w:rsidP="00AE0599">
            <w:r w:rsidRPr="006412D6">
              <w:t>10110</w:t>
            </w:r>
          </w:p>
        </w:tc>
      </w:tr>
      <w:tr w:rsidR="00A821C6" w:rsidRPr="006412D6" w14:paraId="03C96F9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CAA7616" w14:textId="77777777" w:rsidR="00A821C6" w:rsidRPr="006412D6" w:rsidRDefault="00A821C6" w:rsidP="00AE0599">
            <w:r w:rsidRPr="006412D6">
              <w:t>18</w:t>
            </w:r>
          </w:p>
        </w:tc>
        <w:tc>
          <w:tcPr>
            <w:tcW w:w="1020" w:type="dxa"/>
            <w:tcBorders>
              <w:top w:val="nil"/>
              <w:left w:val="nil"/>
              <w:bottom w:val="single" w:sz="4" w:space="0" w:color="auto"/>
              <w:right w:val="single" w:sz="4" w:space="0" w:color="auto"/>
            </w:tcBorders>
            <w:shd w:val="clear" w:color="auto" w:fill="auto"/>
            <w:noWrap/>
            <w:vAlign w:val="bottom"/>
            <w:hideMark/>
          </w:tcPr>
          <w:p w14:paraId="5280F25F" w14:textId="77777777" w:rsidR="00A821C6" w:rsidRPr="006412D6" w:rsidRDefault="00A821C6" w:rsidP="00AE0599">
            <w:r w:rsidRPr="006412D6">
              <w:t>x"0000"</w:t>
            </w:r>
          </w:p>
        </w:tc>
        <w:tc>
          <w:tcPr>
            <w:tcW w:w="2080" w:type="dxa"/>
            <w:tcBorders>
              <w:top w:val="nil"/>
              <w:left w:val="nil"/>
              <w:bottom w:val="single" w:sz="4" w:space="0" w:color="auto"/>
              <w:right w:val="single" w:sz="4" w:space="0" w:color="auto"/>
            </w:tcBorders>
            <w:shd w:val="clear" w:color="auto" w:fill="auto"/>
            <w:noWrap/>
            <w:vAlign w:val="bottom"/>
            <w:hideMark/>
          </w:tcPr>
          <w:p w14:paraId="37DF122F" w14:textId="77777777" w:rsidR="00A821C6" w:rsidRPr="006412D6" w:rsidRDefault="00A821C6" w:rsidP="00AE0599">
            <w:r w:rsidRPr="006412D6">
              <w:t>0</w:t>
            </w:r>
          </w:p>
        </w:tc>
      </w:tr>
      <w:tr w:rsidR="00A821C6" w:rsidRPr="006412D6" w14:paraId="414F940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1CAB784" w14:textId="77777777" w:rsidR="00A821C6" w:rsidRPr="006412D6" w:rsidRDefault="00A821C6" w:rsidP="00AE0599">
            <w:r w:rsidRPr="006412D6">
              <w:t>19</w:t>
            </w:r>
          </w:p>
        </w:tc>
        <w:tc>
          <w:tcPr>
            <w:tcW w:w="1020" w:type="dxa"/>
            <w:tcBorders>
              <w:top w:val="nil"/>
              <w:left w:val="nil"/>
              <w:bottom w:val="single" w:sz="4" w:space="0" w:color="auto"/>
              <w:right w:val="single" w:sz="4" w:space="0" w:color="auto"/>
            </w:tcBorders>
            <w:shd w:val="clear" w:color="auto" w:fill="auto"/>
            <w:noWrap/>
            <w:vAlign w:val="bottom"/>
            <w:hideMark/>
          </w:tcPr>
          <w:p w14:paraId="38EF1D9E" w14:textId="77777777" w:rsidR="00A821C6" w:rsidRPr="006412D6" w:rsidRDefault="00A821C6" w:rsidP="00AE0599">
            <w:r w:rsidRPr="006412D6">
              <w:t>x"0018"</w:t>
            </w:r>
          </w:p>
        </w:tc>
        <w:tc>
          <w:tcPr>
            <w:tcW w:w="2080" w:type="dxa"/>
            <w:tcBorders>
              <w:top w:val="nil"/>
              <w:left w:val="nil"/>
              <w:bottom w:val="single" w:sz="4" w:space="0" w:color="auto"/>
              <w:right w:val="single" w:sz="4" w:space="0" w:color="auto"/>
            </w:tcBorders>
            <w:shd w:val="clear" w:color="auto" w:fill="auto"/>
            <w:noWrap/>
            <w:vAlign w:val="bottom"/>
            <w:hideMark/>
          </w:tcPr>
          <w:p w14:paraId="485007FF" w14:textId="77777777" w:rsidR="00A821C6" w:rsidRPr="006412D6" w:rsidRDefault="00A821C6" w:rsidP="00AE0599">
            <w:r w:rsidRPr="006412D6">
              <w:t>11010</w:t>
            </w:r>
          </w:p>
        </w:tc>
      </w:tr>
      <w:tr w:rsidR="00A821C6" w:rsidRPr="006412D6" w14:paraId="05ED09C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4EFD5CC" w14:textId="77777777" w:rsidR="00A821C6" w:rsidRPr="006412D6" w:rsidRDefault="00A821C6" w:rsidP="00AE0599">
            <w:r w:rsidRPr="006412D6">
              <w:t>1a</w:t>
            </w:r>
          </w:p>
        </w:tc>
        <w:tc>
          <w:tcPr>
            <w:tcW w:w="1020" w:type="dxa"/>
            <w:tcBorders>
              <w:top w:val="nil"/>
              <w:left w:val="nil"/>
              <w:bottom w:val="single" w:sz="4" w:space="0" w:color="auto"/>
              <w:right w:val="single" w:sz="4" w:space="0" w:color="auto"/>
            </w:tcBorders>
            <w:shd w:val="clear" w:color="auto" w:fill="auto"/>
            <w:noWrap/>
            <w:vAlign w:val="bottom"/>
            <w:hideMark/>
          </w:tcPr>
          <w:p w14:paraId="1FE9BE7D" w14:textId="77777777" w:rsidR="00A821C6" w:rsidRPr="006412D6" w:rsidRDefault="00A821C6" w:rsidP="00AE0599">
            <w:r w:rsidRPr="006412D6">
              <w:t>x"0019"</w:t>
            </w:r>
          </w:p>
        </w:tc>
        <w:tc>
          <w:tcPr>
            <w:tcW w:w="2080" w:type="dxa"/>
            <w:tcBorders>
              <w:top w:val="nil"/>
              <w:left w:val="nil"/>
              <w:bottom w:val="single" w:sz="4" w:space="0" w:color="auto"/>
              <w:right w:val="single" w:sz="4" w:space="0" w:color="auto"/>
            </w:tcBorders>
            <w:shd w:val="clear" w:color="auto" w:fill="auto"/>
            <w:noWrap/>
            <w:vAlign w:val="bottom"/>
            <w:hideMark/>
          </w:tcPr>
          <w:p w14:paraId="653D90E8" w14:textId="77777777" w:rsidR="00A821C6" w:rsidRPr="006412D6" w:rsidRDefault="00A821C6" w:rsidP="00AE0599">
            <w:r w:rsidRPr="006412D6">
              <w:t>11011</w:t>
            </w:r>
          </w:p>
        </w:tc>
      </w:tr>
      <w:tr w:rsidR="00A821C6" w:rsidRPr="006412D6" w14:paraId="13CD5DE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19C9D36" w14:textId="77777777" w:rsidR="00A821C6" w:rsidRPr="006412D6" w:rsidRDefault="00A821C6" w:rsidP="00AE0599">
            <w:r w:rsidRPr="006412D6">
              <w:t>1b</w:t>
            </w:r>
          </w:p>
        </w:tc>
        <w:tc>
          <w:tcPr>
            <w:tcW w:w="1020" w:type="dxa"/>
            <w:tcBorders>
              <w:top w:val="nil"/>
              <w:left w:val="nil"/>
              <w:bottom w:val="single" w:sz="4" w:space="0" w:color="auto"/>
              <w:right w:val="single" w:sz="4" w:space="0" w:color="auto"/>
            </w:tcBorders>
            <w:shd w:val="clear" w:color="auto" w:fill="auto"/>
            <w:noWrap/>
            <w:vAlign w:val="bottom"/>
            <w:hideMark/>
          </w:tcPr>
          <w:p w14:paraId="204807DF" w14:textId="77777777" w:rsidR="00A821C6" w:rsidRPr="006412D6" w:rsidRDefault="00A821C6" w:rsidP="00AE0599">
            <w:r w:rsidRPr="006412D6">
              <w:t>x"001A"</w:t>
            </w:r>
          </w:p>
        </w:tc>
        <w:tc>
          <w:tcPr>
            <w:tcW w:w="2080" w:type="dxa"/>
            <w:tcBorders>
              <w:top w:val="nil"/>
              <w:left w:val="nil"/>
              <w:bottom w:val="single" w:sz="4" w:space="0" w:color="auto"/>
              <w:right w:val="single" w:sz="4" w:space="0" w:color="auto"/>
            </w:tcBorders>
            <w:shd w:val="clear" w:color="auto" w:fill="auto"/>
            <w:noWrap/>
            <w:vAlign w:val="bottom"/>
            <w:hideMark/>
          </w:tcPr>
          <w:p w14:paraId="0662B52E" w14:textId="77777777" w:rsidR="00A821C6" w:rsidRPr="006412D6" w:rsidRDefault="00A821C6" w:rsidP="00AE0599">
            <w:r w:rsidRPr="006412D6">
              <w:t>11100</w:t>
            </w:r>
          </w:p>
        </w:tc>
      </w:tr>
      <w:tr w:rsidR="00A821C6" w:rsidRPr="006412D6" w14:paraId="49716F2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8986FF6" w14:textId="77777777" w:rsidR="00A821C6" w:rsidRPr="006412D6" w:rsidRDefault="00A821C6" w:rsidP="00AE0599">
            <w:r w:rsidRPr="006412D6">
              <w:t>1c</w:t>
            </w:r>
          </w:p>
        </w:tc>
        <w:tc>
          <w:tcPr>
            <w:tcW w:w="1020" w:type="dxa"/>
            <w:tcBorders>
              <w:top w:val="nil"/>
              <w:left w:val="nil"/>
              <w:bottom w:val="single" w:sz="4" w:space="0" w:color="auto"/>
              <w:right w:val="single" w:sz="4" w:space="0" w:color="auto"/>
            </w:tcBorders>
            <w:shd w:val="clear" w:color="auto" w:fill="auto"/>
            <w:noWrap/>
            <w:vAlign w:val="bottom"/>
            <w:hideMark/>
          </w:tcPr>
          <w:p w14:paraId="1B0C12AD" w14:textId="77777777" w:rsidR="00A821C6" w:rsidRPr="006412D6" w:rsidRDefault="00A821C6" w:rsidP="00AE0599">
            <w:r w:rsidRPr="006412D6">
              <w:t>x"001B"</w:t>
            </w:r>
          </w:p>
        </w:tc>
        <w:tc>
          <w:tcPr>
            <w:tcW w:w="2080" w:type="dxa"/>
            <w:tcBorders>
              <w:top w:val="nil"/>
              <w:left w:val="nil"/>
              <w:bottom w:val="single" w:sz="4" w:space="0" w:color="auto"/>
              <w:right w:val="single" w:sz="4" w:space="0" w:color="auto"/>
            </w:tcBorders>
            <w:shd w:val="clear" w:color="auto" w:fill="auto"/>
            <w:noWrap/>
            <w:vAlign w:val="bottom"/>
            <w:hideMark/>
          </w:tcPr>
          <w:p w14:paraId="39353650" w14:textId="77777777" w:rsidR="00A821C6" w:rsidRPr="006412D6" w:rsidRDefault="00A821C6" w:rsidP="00AE0599">
            <w:r w:rsidRPr="006412D6">
              <w:t>11101</w:t>
            </w:r>
          </w:p>
        </w:tc>
      </w:tr>
      <w:tr w:rsidR="00A821C6" w:rsidRPr="006412D6" w14:paraId="75FCE8D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FC13D8D" w14:textId="77777777" w:rsidR="00A821C6" w:rsidRPr="006412D6" w:rsidRDefault="00A821C6" w:rsidP="00AE0599">
            <w:r w:rsidRPr="006412D6">
              <w:t>1d</w:t>
            </w:r>
          </w:p>
        </w:tc>
        <w:tc>
          <w:tcPr>
            <w:tcW w:w="1020" w:type="dxa"/>
            <w:tcBorders>
              <w:top w:val="nil"/>
              <w:left w:val="nil"/>
              <w:bottom w:val="single" w:sz="4" w:space="0" w:color="auto"/>
              <w:right w:val="single" w:sz="4" w:space="0" w:color="auto"/>
            </w:tcBorders>
            <w:shd w:val="clear" w:color="auto" w:fill="auto"/>
            <w:noWrap/>
            <w:vAlign w:val="bottom"/>
            <w:hideMark/>
          </w:tcPr>
          <w:p w14:paraId="536307AA" w14:textId="77777777" w:rsidR="00A821C6" w:rsidRPr="006412D6" w:rsidRDefault="00A821C6" w:rsidP="00AE0599">
            <w:r w:rsidRPr="006412D6">
              <w:t>x"001C"</w:t>
            </w:r>
          </w:p>
        </w:tc>
        <w:tc>
          <w:tcPr>
            <w:tcW w:w="2080" w:type="dxa"/>
            <w:tcBorders>
              <w:top w:val="nil"/>
              <w:left w:val="nil"/>
              <w:bottom w:val="single" w:sz="4" w:space="0" w:color="auto"/>
              <w:right w:val="single" w:sz="4" w:space="0" w:color="auto"/>
            </w:tcBorders>
            <w:shd w:val="clear" w:color="auto" w:fill="auto"/>
            <w:noWrap/>
            <w:vAlign w:val="bottom"/>
            <w:hideMark/>
          </w:tcPr>
          <w:p w14:paraId="1929DC80" w14:textId="77777777" w:rsidR="00A821C6" w:rsidRPr="006412D6" w:rsidRDefault="00A821C6" w:rsidP="00AE0599">
            <w:r w:rsidRPr="006412D6">
              <w:t>11110</w:t>
            </w:r>
          </w:p>
        </w:tc>
      </w:tr>
      <w:tr w:rsidR="00A821C6" w:rsidRPr="006412D6" w14:paraId="10AC942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27EB311" w14:textId="77777777" w:rsidR="00A821C6" w:rsidRPr="006412D6" w:rsidRDefault="00A821C6" w:rsidP="00AE0599">
            <w:r w:rsidRPr="006412D6">
              <w:t>1e</w:t>
            </w:r>
          </w:p>
        </w:tc>
        <w:tc>
          <w:tcPr>
            <w:tcW w:w="1020" w:type="dxa"/>
            <w:tcBorders>
              <w:top w:val="nil"/>
              <w:left w:val="nil"/>
              <w:bottom w:val="single" w:sz="4" w:space="0" w:color="auto"/>
              <w:right w:val="single" w:sz="4" w:space="0" w:color="auto"/>
            </w:tcBorders>
            <w:shd w:val="clear" w:color="auto" w:fill="auto"/>
            <w:noWrap/>
            <w:vAlign w:val="bottom"/>
            <w:hideMark/>
          </w:tcPr>
          <w:p w14:paraId="51A856FC" w14:textId="77777777" w:rsidR="00A821C6" w:rsidRPr="006412D6" w:rsidRDefault="00A821C6" w:rsidP="00AE0599">
            <w:r w:rsidRPr="006412D6">
              <w:t>x"001D"</w:t>
            </w:r>
          </w:p>
        </w:tc>
        <w:tc>
          <w:tcPr>
            <w:tcW w:w="2080" w:type="dxa"/>
            <w:tcBorders>
              <w:top w:val="nil"/>
              <w:left w:val="nil"/>
              <w:bottom w:val="single" w:sz="4" w:space="0" w:color="auto"/>
              <w:right w:val="single" w:sz="4" w:space="0" w:color="auto"/>
            </w:tcBorders>
            <w:shd w:val="clear" w:color="auto" w:fill="auto"/>
            <w:noWrap/>
            <w:vAlign w:val="bottom"/>
            <w:hideMark/>
          </w:tcPr>
          <w:p w14:paraId="421DEA26" w14:textId="77777777" w:rsidR="00A821C6" w:rsidRPr="006412D6" w:rsidRDefault="00A821C6" w:rsidP="00AE0599">
            <w:r w:rsidRPr="006412D6">
              <w:t>11111</w:t>
            </w:r>
          </w:p>
        </w:tc>
      </w:tr>
      <w:tr w:rsidR="00A821C6" w:rsidRPr="006412D6" w14:paraId="69FA868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7BCD95D" w14:textId="77777777" w:rsidR="00A821C6" w:rsidRPr="006412D6" w:rsidRDefault="00A821C6" w:rsidP="00AE0599">
            <w:r w:rsidRPr="006412D6">
              <w:t>1f</w:t>
            </w:r>
          </w:p>
        </w:tc>
        <w:tc>
          <w:tcPr>
            <w:tcW w:w="1020" w:type="dxa"/>
            <w:tcBorders>
              <w:top w:val="nil"/>
              <w:left w:val="nil"/>
              <w:bottom w:val="single" w:sz="4" w:space="0" w:color="auto"/>
              <w:right w:val="single" w:sz="4" w:space="0" w:color="auto"/>
            </w:tcBorders>
            <w:shd w:val="clear" w:color="auto" w:fill="auto"/>
            <w:noWrap/>
            <w:vAlign w:val="bottom"/>
            <w:hideMark/>
          </w:tcPr>
          <w:p w14:paraId="32EB90EA" w14:textId="77777777" w:rsidR="00A821C6" w:rsidRPr="006412D6" w:rsidRDefault="00A821C6" w:rsidP="00AE0599">
            <w:r w:rsidRPr="006412D6">
              <w:t>x"001E"</w:t>
            </w:r>
          </w:p>
        </w:tc>
        <w:tc>
          <w:tcPr>
            <w:tcW w:w="2080" w:type="dxa"/>
            <w:tcBorders>
              <w:top w:val="nil"/>
              <w:left w:val="nil"/>
              <w:bottom w:val="single" w:sz="4" w:space="0" w:color="auto"/>
              <w:right w:val="single" w:sz="4" w:space="0" w:color="auto"/>
            </w:tcBorders>
            <w:shd w:val="clear" w:color="auto" w:fill="auto"/>
            <w:noWrap/>
            <w:vAlign w:val="bottom"/>
            <w:hideMark/>
          </w:tcPr>
          <w:p w14:paraId="12232977" w14:textId="77777777" w:rsidR="00A821C6" w:rsidRPr="006412D6" w:rsidRDefault="00A821C6" w:rsidP="00AE0599">
            <w:r w:rsidRPr="006412D6">
              <w:t>100000</w:t>
            </w:r>
          </w:p>
        </w:tc>
      </w:tr>
      <w:tr w:rsidR="00A821C6" w:rsidRPr="006412D6" w14:paraId="0302299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B06FF9E" w14:textId="77777777" w:rsidR="00A821C6" w:rsidRPr="006412D6" w:rsidRDefault="00A821C6" w:rsidP="00AE0599">
            <w:r w:rsidRPr="006412D6">
              <w:t>20</w:t>
            </w:r>
          </w:p>
        </w:tc>
        <w:tc>
          <w:tcPr>
            <w:tcW w:w="1020" w:type="dxa"/>
            <w:tcBorders>
              <w:top w:val="nil"/>
              <w:left w:val="nil"/>
              <w:bottom w:val="single" w:sz="4" w:space="0" w:color="auto"/>
              <w:right w:val="single" w:sz="4" w:space="0" w:color="auto"/>
            </w:tcBorders>
            <w:shd w:val="clear" w:color="auto" w:fill="auto"/>
            <w:noWrap/>
            <w:vAlign w:val="bottom"/>
            <w:hideMark/>
          </w:tcPr>
          <w:p w14:paraId="66893ACB" w14:textId="77777777" w:rsidR="00A821C6" w:rsidRPr="006412D6" w:rsidRDefault="00A821C6" w:rsidP="00AE0599">
            <w:r w:rsidRPr="006412D6">
              <w:t>x"001F"</w:t>
            </w:r>
          </w:p>
        </w:tc>
        <w:tc>
          <w:tcPr>
            <w:tcW w:w="2080" w:type="dxa"/>
            <w:tcBorders>
              <w:top w:val="nil"/>
              <w:left w:val="nil"/>
              <w:bottom w:val="single" w:sz="4" w:space="0" w:color="auto"/>
              <w:right w:val="single" w:sz="4" w:space="0" w:color="auto"/>
            </w:tcBorders>
            <w:shd w:val="clear" w:color="auto" w:fill="auto"/>
            <w:noWrap/>
            <w:vAlign w:val="bottom"/>
            <w:hideMark/>
          </w:tcPr>
          <w:p w14:paraId="39A17B40" w14:textId="77777777" w:rsidR="00A821C6" w:rsidRPr="006412D6" w:rsidRDefault="00A821C6" w:rsidP="00AE0599">
            <w:r w:rsidRPr="006412D6">
              <w:t>100001</w:t>
            </w:r>
          </w:p>
        </w:tc>
      </w:tr>
      <w:tr w:rsidR="00A821C6" w:rsidRPr="006412D6" w14:paraId="7396B69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502F39B" w14:textId="77777777" w:rsidR="00A821C6" w:rsidRPr="006412D6" w:rsidRDefault="00A821C6" w:rsidP="00AE0599">
            <w:r w:rsidRPr="006412D6">
              <w:t>21</w:t>
            </w:r>
          </w:p>
        </w:tc>
        <w:tc>
          <w:tcPr>
            <w:tcW w:w="1020" w:type="dxa"/>
            <w:tcBorders>
              <w:top w:val="nil"/>
              <w:left w:val="nil"/>
              <w:bottom w:val="single" w:sz="4" w:space="0" w:color="auto"/>
              <w:right w:val="single" w:sz="4" w:space="0" w:color="auto"/>
            </w:tcBorders>
            <w:shd w:val="clear" w:color="auto" w:fill="auto"/>
            <w:noWrap/>
            <w:vAlign w:val="bottom"/>
            <w:hideMark/>
          </w:tcPr>
          <w:p w14:paraId="5D48420C" w14:textId="77777777" w:rsidR="00A821C6" w:rsidRPr="006412D6" w:rsidRDefault="00A821C6" w:rsidP="00AE0599">
            <w:r w:rsidRPr="006412D6">
              <w:t>x"0020"</w:t>
            </w:r>
          </w:p>
        </w:tc>
        <w:tc>
          <w:tcPr>
            <w:tcW w:w="2080" w:type="dxa"/>
            <w:tcBorders>
              <w:top w:val="nil"/>
              <w:left w:val="nil"/>
              <w:bottom w:val="single" w:sz="4" w:space="0" w:color="auto"/>
              <w:right w:val="single" w:sz="4" w:space="0" w:color="auto"/>
            </w:tcBorders>
            <w:shd w:val="clear" w:color="auto" w:fill="auto"/>
            <w:noWrap/>
            <w:vAlign w:val="bottom"/>
            <w:hideMark/>
          </w:tcPr>
          <w:p w14:paraId="381AB4CC" w14:textId="77777777" w:rsidR="00A821C6" w:rsidRPr="006412D6" w:rsidRDefault="00A821C6" w:rsidP="00AE0599">
            <w:r w:rsidRPr="006412D6">
              <w:t>100010</w:t>
            </w:r>
          </w:p>
        </w:tc>
      </w:tr>
      <w:tr w:rsidR="00A821C6" w:rsidRPr="006412D6" w14:paraId="2BA55E3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7E8DAA9" w14:textId="77777777" w:rsidR="00A821C6" w:rsidRPr="006412D6" w:rsidRDefault="00A821C6" w:rsidP="00AE0599">
            <w:r w:rsidRPr="006412D6">
              <w:t>22</w:t>
            </w:r>
          </w:p>
        </w:tc>
        <w:tc>
          <w:tcPr>
            <w:tcW w:w="1020" w:type="dxa"/>
            <w:tcBorders>
              <w:top w:val="nil"/>
              <w:left w:val="nil"/>
              <w:bottom w:val="single" w:sz="4" w:space="0" w:color="auto"/>
              <w:right w:val="single" w:sz="4" w:space="0" w:color="auto"/>
            </w:tcBorders>
            <w:shd w:val="clear" w:color="auto" w:fill="auto"/>
            <w:noWrap/>
            <w:vAlign w:val="bottom"/>
            <w:hideMark/>
          </w:tcPr>
          <w:p w14:paraId="3B196AA0" w14:textId="77777777" w:rsidR="00A821C6" w:rsidRPr="006412D6" w:rsidRDefault="00A821C6" w:rsidP="00AE0599">
            <w:r w:rsidRPr="006412D6">
              <w:t>x"0021"</w:t>
            </w:r>
          </w:p>
        </w:tc>
        <w:tc>
          <w:tcPr>
            <w:tcW w:w="2080" w:type="dxa"/>
            <w:tcBorders>
              <w:top w:val="nil"/>
              <w:left w:val="nil"/>
              <w:bottom w:val="single" w:sz="4" w:space="0" w:color="auto"/>
              <w:right w:val="single" w:sz="4" w:space="0" w:color="auto"/>
            </w:tcBorders>
            <w:shd w:val="clear" w:color="auto" w:fill="auto"/>
            <w:noWrap/>
            <w:vAlign w:val="bottom"/>
            <w:hideMark/>
          </w:tcPr>
          <w:p w14:paraId="591C3EE3" w14:textId="77777777" w:rsidR="00A821C6" w:rsidRPr="006412D6" w:rsidRDefault="00A821C6" w:rsidP="00AE0599">
            <w:r w:rsidRPr="006412D6">
              <w:t>100011</w:t>
            </w:r>
          </w:p>
        </w:tc>
      </w:tr>
      <w:tr w:rsidR="00A821C6" w:rsidRPr="006412D6" w14:paraId="3592867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21D007D" w14:textId="77777777" w:rsidR="00A821C6" w:rsidRPr="006412D6" w:rsidRDefault="00A821C6" w:rsidP="00AE0599">
            <w:r w:rsidRPr="006412D6">
              <w:t>23</w:t>
            </w:r>
          </w:p>
        </w:tc>
        <w:tc>
          <w:tcPr>
            <w:tcW w:w="1020" w:type="dxa"/>
            <w:tcBorders>
              <w:top w:val="nil"/>
              <w:left w:val="nil"/>
              <w:bottom w:val="single" w:sz="4" w:space="0" w:color="auto"/>
              <w:right w:val="single" w:sz="4" w:space="0" w:color="auto"/>
            </w:tcBorders>
            <w:shd w:val="clear" w:color="auto" w:fill="auto"/>
            <w:noWrap/>
            <w:vAlign w:val="bottom"/>
            <w:hideMark/>
          </w:tcPr>
          <w:p w14:paraId="2DA862F9" w14:textId="77777777" w:rsidR="00A821C6" w:rsidRPr="006412D6" w:rsidRDefault="00A821C6" w:rsidP="00AE0599">
            <w:r w:rsidRPr="006412D6">
              <w:t>x"0022"</w:t>
            </w:r>
          </w:p>
        </w:tc>
        <w:tc>
          <w:tcPr>
            <w:tcW w:w="2080" w:type="dxa"/>
            <w:tcBorders>
              <w:top w:val="nil"/>
              <w:left w:val="nil"/>
              <w:bottom w:val="single" w:sz="4" w:space="0" w:color="auto"/>
              <w:right w:val="single" w:sz="4" w:space="0" w:color="auto"/>
            </w:tcBorders>
            <w:shd w:val="clear" w:color="auto" w:fill="auto"/>
            <w:noWrap/>
            <w:vAlign w:val="bottom"/>
            <w:hideMark/>
          </w:tcPr>
          <w:p w14:paraId="2FE9C0B4" w14:textId="77777777" w:rsidR="00A821C6" w:rsidRPr="006412D6" w:rsidRDefault="00A821C6" w:rsidP="00AE0599">
            <w:r w:rsidRPr="006412D6">
              <w:t>100100</w:t>
            </w:r>
          </w:p>
        </w:tc>
      </w:tr>
      <w:tr w:rsidR="00A821C6" w:rsidRPr="006412D6" w14:paraId="7C4C3A2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13E6617" w14:textId="77777777" w:rsidR="00A821C6" w:rsidRPr="006412D6" w:rsidRDefault="00A821C6" w:rsidP="00AE0599">
            <w:r w:rsidRPr="006412D6">
              <w:t>24</w:t>
            </w:r>
          </w:p>
        </w:tc>
        <w:tc>
          <w:tcPr>
            <w:tcW w:w="1020" w:type="dxa"/>
            <w:tcBorders>
              <w:top w:val="nil"/>
              <w:left w:val="nil"/>
              <w:bottom w:val="single" w:sz="4" w:space="0" w:color="auto"/>
              <w:right w:val="single" w:sz="4" w:space="0" w:color="auto"/>
            </w:tcBorders>
            <w:shd w:val="clear" w:color="auto" w:fill="auto"/>
            <w:noWrap/>
            <w:vAlign w:val="bottom"/>
            <w:hideMark/>
          </w:tcPr>
          <w:p w14:paraId="61DF63C9" w14:textId="77777777" w:rsidR="00A821C6" w:rsidRPr="006412D6" w:rsidRDefault="00A821C6" w:rsidP="00AE0599">
            <w:r w:rsidRPr="006412D6">
              <w:t>x"0023"</w:t>
            </w:r>
          </w:p>
        </w:tc>
        <w:tc>
          <w:tcPr>
            <w:tcW w:w="2080" w:type="dxa"/>
            <w:tcBorders>
              <w:top w:val="nil"/>
              <w:left w:val="nil"/>
              <w:bottom w:val="single" w:sz="4" w:space="0" w:color="auto"/>
              <w:right w:val="single" w:sz="4" w:space="0" w:color="auto"/>
            </w:tcBorders>
            <w:shd w:val="clear" w:color="auto" w:fill="auto"/>
            <w:noWrap/>
            <w:vAlign w:val="bottom"/>
            <w:hideMark/>
          </w:tcPr>
          <w:p w14:paraId="5203F148" w14:textId="77777777" w:rsidR="00A821C6" w:rsidRPr="006412D6" w:rsidRDefault="00A821C6" w:rsidP="00AE0599">
            <w:r w:rsidRPr="006412D6">
              <w:t>100101</w:t>
            </w:r>
          </w:p>
        </w:tc>
      </w:tr>
      <w:tr w:rsidR="00A821C6" w:rsidRPr="006412D6" w14:paraId="72458AE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35F2889" w14:textId="77777777" w:rsidR="00A821C6" w:rsidRPr="006412D6" w:rsidRDefault="00A821C6" w:rsidP="00AE0599">
            <w:r w:rsidRPr="006412D6">
              <w:t>25</w:t>
            </w:r>
          </w:p>
        </w:tc>
        <w:tc>
          <w:tcPr>
            <w:tcW w:w="1020" w:type="dxa"/>
            <w:tcBorders>
              <w:top w:val="nil"/>
              <w:left w:val="nil"/>
              <w:bottom w:val="single" w:sz="4" w:space="0" w:color="auto"/>
              <w:right w:val="single" w:sz="4" w:space="0" w:color="auto"/>
            </w:tcBorders>
            <w:shd w:val="clear" w:color="auto" w:fill="auto"/>
            <w:noWrap/>
            <w:vAlign w:val="bottom"/>
            <w:hideMark/>
          </w:tcPr>
          <w:p w14:paraId="44A2BEC0" w14:textId="77777777" w:rsidR="00A821C6" w:rsidRPr="006412D6" w:rsidRDefault="00A821C6" w:rsidP="00AE0599">
            <w:r w:rsidRPr="006412D6">
              <w:t>x"0024"</w:t>
            </w:r>
          </w:p>
        </w:tc>
        <w:tc>
          <w:tcPr>
            <w:tcW w:w="2080" w:type="dxa"/>
            <w:tcBorders>
              <w:top w:val="nil"/>
              <w:left w:val="nil"/>
              <w:bottom w:val="single" w:sz="4" w:space="0" w:color="auto"/>
              <w:right w:val="single" w:sz="4" w:space="0" w:color="auto"/>
            </w:tcBorders>
            <w:shd w:val="clear" w:color="auto" w:fill="auto"/>
            <w:noWrap/>
            <w:vAlign w:val="bottom"/>
            <w:hideMark/>
          </w:tcPr>
          <w:p w14:paraId="327CA152" w14:textId="77777777" w:rsidR="00A821C6" w:rsidRPr="006412D6" w:rsidRDefault="00A821C6" w:rsidP="00AE0599">
            <w:r w:rsidRPr="006412D6">
              <w:t>100110</w:t>
            </w:r>
          </w:p>
        </w:tc>
      </w:tr>
      <w:tr w:rsidR="00A821C6" w:rsidRPr="006412D6" w14:paraId="693C200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0EE77A9" w14:textId="77777777" w:rsidR="00A821C6" w:rsidRPr="006412D6" w:rsidRDefault="00A821C6" w:rsidP="00AE0599">
            <w:r w:rsidRPr="006412D6">
              <w:t>26</w:t>
            </w:r>
          </w:p>
        </w:tc>
        <w:tc>
          <w:tcPr>
            <w:tcW w:w="1020" w:type="dxa"/>
            <w:tcBorders>
              <w:top w:val="nil"/>
              <w:left w:val="nil"/>
              <w:bottom w:val="single" w:sz="4" w:space="0" w:color="auto"/>
              <w:right w:val="single" w:sz="4" w:space="0" w:color="auto"/>
            </w:tcBorders>
            <w:shd w:val="clear" w:color="auto" w:fill="auto"/>
            <w:noWrap/>
            <w:vAlign w:val="bottom"/>
            <w:hideMark/>
          </w:tcPr>
          <w:p w14:paraId="077193FF" w14:textId="77777777" w:rsidR="00A821C6" w:rsidRPr="006412D6" w:rsidRDefault="00A821C6" w:rsidP="00AE0599">
            <w:r w:rsidRPr="006412D6">
              <w:t>x"0025"</w:t>
            </w:r>
          </w:p>
        </w:tc>
        <w:tc>
          <w:tcPr>
            <w:tcW w:w="2080" w:type="dxa"/>
            <w:tcBorders>
              <w:top w:val="nil"/>
              <w:left w:val="nil"/>
              <w:bottom w:val="single" w:sz="4" w:space="0" w:color="auto"/>
              <w:right w:val="single" w:sz="4" w:space="0" w:color="auto"/>
            </w:tcBorders>
            <w:shd w:val="clear" w:color="auto" w:fill="auto"/>
            <w:noWrap/>
            <w:vAlign w:val="bottom"/>
            <w:hideMark/>
          </w:tcPr>
          <w:p w14:paraId="2B474C05" w14:textId="77777777" w:rsidR="00A821C6" w:rsidRPr="006412D6" w:rsidRDefault="00A821C6" w:rsidP="00AE0599">
            <w:r w:rsidRPr="006412D6">
              <w:t>100111</w:t>
            </w:r>
          </w:p>
        </w:tc>
      </w:tr>
      <w:tr w:rsidR="00A821C6" w:rsidRPr="006412D6" w14:paraId="117F933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2A48514" w14:textId="77777777" w:rsidR="00A821C6" w:rsidRPr="006412D6" w:rsidRDefault="00A821C6" w:rsidP="00AE0599">
            <w:r w:rsidRPr="006412D6">
              <w:t>27</w:t>
            </w:r>
          </w:p>
        </w:tc>
        <w:tc>
          <w:tcPr>
            <w:tcW w:w="1020" w:type="dxa"/>
            <w:tcBorders>
              <w:top w:val="nil"/>
              <w:left w:val="nil"/>
              <w:bottom w:val="single" w:sz="4" w:space="0" w:color="auto"/>
              <w:right w:val="single" w:sz="4" w:space="0" w:color="auto"/>
            </w:tcBorders>
            <w:shd w:val="clear" w:color="auto" w:fill="auto"/>
            <w:noWrap/>
            <w:vAlign w:val="bottom"/>
            <w:hideMark/>
          </w:tcPr>
          <w:p w14:paraId="3C922B61" w14:textId="77777777" w:rsidR="00A821C6" w:rsidRPr="006412D6" w:rsidRDefault="00A821C6" w:rsidP="00AE0599">
            <w:r w:rsidRPr="006412D6">
              <w:t>x"0026"</w:t>
            </w:r>
          </w:p>
        </w:tc>
        <w:tc>
          <w:tcPr>
            <w:tcW w:w="2080" w:type="dxa"/>
            <w:tcBorders>
              <w:top w:val="nil"/>
              <w:left w:val="nil"/>
              <w:bottom w:val="single" w:sz="4" w:space="0" w:color="auto"/>
              <w:right w:val="single" w:sz="4" w:space="0" w:color="auto"/>
            </w:tcBorders>
            <w:shd w:val="clear" w:color="auto" w:fill="auto"/>
            <w:noWrap/>
            <w:vAlign w:val="bottom"/>
            <w:hideMark/>
          </w:tcPr>
          <w:p w14:paraId="4E96FD48" w14:textId="77777777" w:rsidR="00A821C6" w:rsidRPr="006412D6" w:rsidRDefault="00A821C6" w:rsidP="00AE0599">
            <w:r w:rsidRPr="006412D6">
              <w:t>101000</w:t>
            </w:r>
          </w:p>
        </w:tc>
      </w:tr>
      <w:tr w:rsidR="00A821C6" w:rsidRPr="006412D6" w14:paraId="68B6D78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63F7993" w14:textId="77777777" w:rsidR="00A821C6" w:rsidRPr="006412D6" w:rsidRDefault="00A821C6" w:rsidP="00AE0599">
            <w:r w:rsidRPr="006412D6">
              <w:t>28</w:t>
            </w:r>
          </w:p>
        </w:tc>
        <w:tc>
          <w:tcPr>
            <w:tcW w:w="1020" w:type="dxa"/>
            <w:tcBorders>
              <w:top w:val="nil"/>
              <w:left w:val="nil"/>
              <w:bottom w:val="single" w:sz="4" w:space="0" w:color="auto"/>
              <w:right w:val="single" w:sz="4" w:space="0" w:color="auto"/>
            </w:tcBorders>
            <w:shd w:val="clear" w:color="auto" w:fill="auto"/>
            <w:noWrap/>
            <w:vAlign w:val="bottom"/>
            <w:hideMark/>
          </w:tcPr>
          <w:p w14:paraId="2C27D904" w14:textId="77777777" w:rsidR="00A821C6" w:rsidRPr="006412D6" w:rsidRDefault="00A821C6" w:rsidP="00AE0599">
            <w:r w:rsidRPr="006412D6">
              <w:t>x"0027"</w:t>
            </w:r>
          </w:p>
        </w:tc>
        <w:tc>
          <w:tcPr>
            <w:tcW w:w="2080" w:type="dxa"/>
            <w:tcBorders>
              <w:top w:val="nil"/>
              <w:left w:val="nil"/>
              <w:bottom w:val="single" w:sz="4" w:space="0" w:color="auto"/>
              <w:right w:val="single" w:sz="4" w:space="0" w:color="auto"/>
            </w:tcBorders>
            <w:shd w:val="clear" w:color="auto" w:fill="auto"/>
            <w:noWrap/>
            <w:vAlign w:val="bottom"/>
            <w:hideMark/>
          </w:tcPr>
          <w:p w14:paraId="0FBD356A" w14:textId="77777777" w:rsidR="00A821C6" w:rsidRPr="006412D6" w:rsidRDefault="00A821C6" w:rsidP="00AE0599">
            <w:r w:rsidRPr="006412D6">
              <w:t>101001</w:t>
            </w:r>
          </w:p>
        </w:tc>
      </w:tr>
      <w:tr w:rsidR="00A821C6" w:rsidRPr="006412D6" w14:paraId="59FF1A0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9767250" w14:textId="77777777" w:rsidR="00A821C6" w:rsidRPr="006412D6" w:rsidRDefault="00A821C6" w:rsidP="00AE0599">
            <w:r w:rsidRPr="006412D6">
              <w:t>29</w:t>
            </w:r>
          </w:p>
        </w:tc>
        <w:tc>
          <w:tcPr>
            <w:tcW w:w="1020" w:type="dxa"/>
            <w:tcBorders>
              <w:top w:val="nil"/>
              <w:left w:val="nil"/>
              <w:bottom w:val="single" w:sz="4" w:space="0" w:color="auto"/>
              <w:right w:val="single" w:sz="4" w:space="0" w:color="auto"/>
            </w:tcBorders>
            <w:shd w:val="clear" w:color="auto" w:fill="auto"/>
            <w:noWrap/>
            <w:vAlign w:val="bottom"/>
            <w:hideMark/>
          </w:tcPr>
          <w:p w14:paraId="600C49F7" w14:textId="77777777" w:rsidR="00A821C6" w:rsidRPr="006412D6" w:rsidRDefault="00A821C6" w:rsidP="00AE0599">
            <w:r w:rsidRPr="006412D6">
              <w:t>x"0028"</w:t>
            </w:r>
          </w:p>
        </w:tc>
        <w:tc>
          <w:tcPr>
            <w:tcW w:w="2080" w:type="dxa"/>
            <w:tcBorders>
              <w:top w:val="nil"/>
              <w:left w:val="nil"/>
              <w:bottom w:val="single" w:sz="4" w:space="0" w:color="auto"/>
              <w:right w:val="single" w:sz="4" w:space="0" w:color="auto"/>
            </w:tcBorders>
            <w:shd w:val="clear" w:color="auto" w:fill="auto"/>
            <w:noWrap/>
            <w:vAlign w:val="bottom"/>
            <w:hideMark/>
          </w:tcPr>
          <w:p w14:paraId="527E7FF1" w14:textId="77777777" w:rsidR="00A821C6" w:rsidRPr="006412D6" w:rsidRDefault="00A821C6" w:rsidP="00AE0599">
            <w:r w:rsidRPr="006412D6">
              <w:t>101010</w:t>
            </w:r>
          </w:p>
        </w:tc>
      </w:tr>
      <w:tr w:rsidR="00A821C6" w:rsidRPr="006412D6" w14:paraId="7A92E17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A95E0A6" w14:textId="77777777" w:rsidR="00A821C6" w:rsidRPr="006412D6" w:rsidRDefault="00A821C6" w:rsidP="00AE0599">
            <w:r w:rsidRPr="006412D6">
              <w:t>2a</w:t>
            </w:r>
          </w:p>
        </w:tc>
        <w:tc>
          <w:tcPr>
            <w:tcW w:w="1020" w:type="dxa"/>
            <w:tcBorders>
              <w:top w:val="nil"/>
              <w:left w:val="nil"/>
              <w:bottom w:val="single" w:sz="4" w:space="0" w:color="auto"/>
              <w:right w:val="single" w:sz="4" w:space="0" w:color="auto"/>
            </w:tcBorders>
            <w:shd w:val="clear" w:color="auto" w:fill="auto"/>
            <w:noWrap/>
            <w:vAlign w:val="bottom"/>
            <w:hideMark/>
          </w:tcPr>
          <w:p w14:paraId="52D807EF" w14:textId="77777777" w:rsidR="00A821C6" w:rsidRPr="006412D6" w:rsidRDefault="00A821C6" w:rsidP="00AE0599">
            <w:r w:rsidRPr="006412D6">
              <w:t>x"0029"</w:t>
            </w:r>
          </w:p>
        </w:tc>
        <w:tc>
          <w:tcPr>
            <w:tcW w:w="2080" w:type="dxa"/>
            <w:tcBorders>
              <w:top w:val="nil"/>
              <w:left w:val="nil"/>
              <w:bottom w:val="single" w:sz="4" w:space="0" w:color="auto"/>
              <w:right w:val="single" w:sz="4" w:space="0" w:color="auto"/>
            </w:tcBorders>
            <w:shd w:val="clear" w:color="auto" w:fill="auto"/>
            <w:noWrap/>
            <w:vAlign w:val="bottom"/>
            <w:hideMark/>
          </w:tcPr>
          <w:p w14:paraId="44B54E8A" w14:textId="77777777" w:rsidR="00A821C6" w:rsidRPr="006412D6" w:rsidRDefault="00A821C6" w:rsidP="00AE0599">
            <w:r w:rsidRPr="006412D6">
              <w:t>101011</w:t>
            </w:r>
          </w:p>
        </w:tc>
      </w:tr>
      <w:tr w:rsidR="00A821C6" w:rsidRPr="006412D6" w14:paraId="02FB8A1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FE1850C" w14:textId="77777777" w:rsidR="00A821C6" w:rsidRPr="006412D6" w:rsidRDefault="00A821C6" w:rsidP="00AE0599">
            <w:r w:rsidRPr="006412D6">
              <w:t>2b</w:t>
            </w:r>
          </w:p>
        </w:tc>
        <w:tc>
          <w:tcPr>
            <w:tcW w:w="1020" w:type="dxa"/>
            <w:tcBorders>
              <w:top w:val="nil"/>
              <w:left w:val="nil"/>
              <w:bottom w:val="single" w:sz="4" w:space="0" w:color="auto"/>
              <w:right w:val="single" w:sz="4" w:space="0" w:color="auto"/>
            </w:tcBorders>
            <w:shd w:val="clear" w:color="auto" w:fill="auto"/>
            <w:noWrap/>
            <w:vAlign w:val="bottom"/>
            <w:hideMark/>
          </w:tcPr>
          <w:p w14:paraId="39BA1B51" w14:textId="77777777" w:rsidR="00A821C6" w:rsidRPr="006412D6" w:rsidRDefault="00A821C6" w:rsidP="00AE0599">
            <w:r w:rsidRPr="006412D6">
              <w:t>x"002A"</w:t>
            </w:r>
          </w:p>
        </w:tc>
        <w:tc>
          <w:tcPr>
            <w:tcW w:w="2080" w:type="dxa"/>
            <w:tcBorders>
              <w:top w:val="nil"/>
              <w:left w:val="nil"/>
              <w:bottom w:val="single" w:sz="4" w:space="0" w:color="auto"/>
              <w:right w:val="single" w:sz="4" w:space="0" w:color="auto"/>
            </w:tcBorders>
            <w:shd w:val="clear" w:color="auto" w:fill="auto"/>
            <w:noWrap/>
            <w:vAlign w:val="bottom"/>
            <w:hideMark/>
          </w:tcPr>
          <w:p w14:paraId="33B6B2F1" w14:textId="77777777" w:rsidR="00A821C6" w:rsidRPr="006412D6" w:rsidRDefault="00A821C6" w:rsidP="00AE0599">
            <w:r w:rsidRPr="006412D6">
              <w:t>101100</w:t>
            </w:r>
          </w:p>
        </w:tc>
      </w:tr>
      <w:tr w:rsidR="00A821C6" w:rsidRPr="006412D6" w14:paraId="023EC5D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6ED5339" w14:textId="77777777" w:rsidR="00A821C6" w:rsidRPr="006412D6" w:rsidRDefault="00A821C6" w:rsidP="00AE0599">
            <w:r w:rsidRPr="006412D6">
              <w:t>2c</w:t>
            </w:r>
          </w:p>
        </w:tc>
        <w:tc>
          <w:tcPr>
            <w:tcW w:w="1020" w:type="dxa"/>
            <w:tcBorders>
              <w:top w:val="nil"/>
              <w:left w:val="nil"/>
              <w:bottom w:val="single" w:sz="4" w:space="0" w:color="auto"/>
              <w:right w:val="single" w:sz="4" w:space="0" w:color="auto"/>
            </w:tcBorders>
            <w:shd w:val="clear" w:color="auto" w:fill="auto"/>
            <w:noWrap/>
            <w:vAlign w:val="bottom"/>
            <w:hideMark/>
          </w:tcPr>
          <w:p w14:paraId="599E7465" w14:textId="77777777" w:rsidR="00A821C6" w:rsidRPr="006412D6" w:rsidRDefault="00A821C6" w:rsidP="00AE0599">
            <w:r w:rsidRPr="006412D6">
              <w:t>x"002B"</w:t>
            </w:r>
          </w:p>
        </w:tc>
        <w:tc>
          <w:tcPr>
            <w:tcW w:w="2080" w:type="dxa"/>
            <w:tcBorders>
              <w:top w:val="nil"/>
              <w:left w:val="nil"/>
              <w:bottom w:val="single" w:sz="4" w:space="0" w:color="auto"/>
              <w:right w:val="single" w:sz="4" w:space="0" w:color="auto"/>
            </w:tcBorders>
            <w:shd w:val="clear" w:color="auto" w:fill="auto"/>
            <w:noWrap/>
            <w:vAlign w:val="bottom"/>
            <w:hideMark/>
          </w:tcPr>
          <w:p w14:paraId="2EE42A7D" w14:textId="77777777" w:rsidR="00A821C6" w:rsidRPr="006412D6" w:rsidRDefault="00A821C6" w:rsidP="00AE0599">
            <w:r w:rsidRPr="006412D6">
              <w:t>101101</w:t>
            </w:r>
          </w:p>
        </w:tc>
      </w:tr>
      <w:tr w:rsidR="00A821C6" w:rsidRPr="006412D6" w14:paraId="47EC14A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D39A1ED" w14:textId="77777777" w:rsidR="00A821C6" w:rsidRPr="006412D6" w:rsidRDefault="00A821C6" w:rsidP="00AE0599">
            <w:r w:rsidRPr="006412D6">
              <w:lastRenderedPageBreak/>
              <w:t>2d</w:t>
            </w:r>
          </w:p>
        </w:tc>
        <w:tc>
          <w:tcPr>
            <w:tcW w:w="1020" w:type="dxa"/>
            <w:tcBorders>
              <w:top w:val="nil"/>
              <w:left w:val="nil"/>
              <w:bottom w:val="single" w:sz="4" w:space="0" w:color="auto"/>
              <w:right w:val="single" w:sz="4" w:space="0" w:color="auto"/>
            </w:tcBorders>
            <w:shd w:val="clear" w:color="auto" w:fill="auto"/>
            <w:noWrap/>
            <w:vAlign w:val="bottom"/>
            <w:hideMark/>
          </w:tcPr>
          <w:p w14:paraId="6705D77E" w14:textId="77777777" w:rsidR="00A821C6" w:rsidRPr="006412D6" w:rsidRDefault="00A821C6" w:rsidP="00AE0599">
            <w:r w:rsidRPr="006412D6">
              <w:t>x"002C"</w:t>
            </w:r>
          </w:p>
        </w:tc>
        <w:tc>
          <w:tcPr>
            <w:tcW w:w="2080" w:type="dxa"/>
            <w:tcBorders>
              <w:top w:val="nil"/>
              <w:left w:val="nil"/>
              <w:bottom w:val="single" w:sz="4" w:space="0" w:color="auto"/>
              <w:right w:val="single" w:sz="4" w:space="0" w:color="auto"/>
            </w:tcBorders>
            <w:shd w:val="clear" w:color="auto" w:fill="auto"/>
            <w:noWrap/>
            <w:vAlign w:val="bottom"/>
            <w:hideMark/>
          </w:tcPr>
          <w:p w14:paraId="6628D7CF" w14:textId="77777777" w:rsidR="00A821C6" w:rsidRPr="006412D6" w:rsidRDefault="00A821C6" w:rsidP="00AE0599">
            <w:r w:rsidRPr="006412D6">
              <w:t>101110</w:t>
            </w:r>
          </w:p>
        </w:tc>
      </w:tr>
      <w:tr w:rsidR="00A821C6" w:rsidRPr="006412D6" w14:paraId="30E01ED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6E09565" w14:textId="77777777" w:rsidR="00A821C6" w:rsidRPr="006412D6" w:rsidRDefault="00A821C6" w:rsidP="00AE0599">
            <w:r w:rsidRPr="006412D6">
              <w:t>2e</w:t>
            </w:r>
          </w:p>
        </w:tc>
        <w:tc>
          <w:tcPr>
            <w:tcW w:w="1020" w:type="dxa"/>
            <w:tcBorders>
              <w:top w:val="nil"/>
              <w:left w:val="nil"/>
              <w:bottom w:val="single" w:sz="4" w:space="0" w:color="auto"/>
              <w:right w:val="single" w:sz="4" w:space="0" w:color="auto"/>
            </w:tcBorders>
            <w:shd w:val="clear" w:color="auto" w:fill="auto"/>
            <w:noWrap/>
            <w:vAlign w:val="bottom"/>
            <w:hideMark/>
          </w:tcPr>
          <w:p w14:paraId="30D017E9" w14:textId="77777777" w:rsidR="00A821C6" w:rsidRPr="006412D6" w:rsidRDefault="00A821C6" w:rsidP="00AE0599">
            <w:r w:rsidRPr="006412D6">
              <w:t>x"002D"</w:t>
            </w:r>
          </w:p>
        </w:tc>
        <w:tc>
          <w:tcPr>
            <w:tcW w:w="2080" w:type="dxa"/>
            <w:tcBorders>
              <w:top w:val="nil"/>
              <w:left w:val="nil"/>
              <w:bottom w:val="single" w:sz="4" w:space="0" w:color="auto"/>
              <w:right w:val="single" w:sz="4" w:space="0" w:color="auto"/>
            </w:tcBorders>
            <w:shd w:val="clear" w:color="auto" w:fill="auto"/>
            <w:noWrap/>
            <w:vAlign w:val="bottom"/>
            <w:hideMark/>
          </w:tcPr>
          <w:p w14:paraId="3A3225C7" w14:textId="77777777" w:rsidR="00A821C6" w:rsidRPr="006412D6" w:rsidRDefault="00A821C6" w:rsidP="00AE0599">
            <w:r w:rsidRPr="006412D6">
              <w:t>101111</w:t>
            </w:r>
          </w:p>
        </w:tc>
      </w:tr>
      <w:tr w:rsidR="00A821C6" w:rsidRPr="006412D6" w14:paraId="30B81F0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10C900D" w14:textId="77777777" w:rsidR="00A821C6" w:rsidRPr="006412D6" w:rsidRDefault="00A821C6" w:rsidP="00AE0599">
            <w:r w:rsidRPr="006412D6">
              <w:t>2f</w:t>
            </w:r>
          </w:p>
        </w:tc>
        <w:tc>
          <w:tcPr>
            <w:tcW w:w="1020" w:type="dxa"/>
            <w:tcBorders>
              <w:top w:val="nil"/>
              <w:left w:val="nil"/>
              <w:bottom w:val="single" w:sz="4" w:space="0" w:color="auto"/>
              <w:right w:val="single" w:sz="4" w:space="0" w:color="auto"/>
            </w:tcBorders>
            <w:shd w:val="clear" w:color="auto" w:fill="auto"/>
            <w:noWrap/>
            <w:vAlign w:val="bottom"/>
            <w:hideMark/>
          </w:tcPr>
          <w:p w14:paraId="79FF0A0D" w14:textId="77777777" w:rsidR="00A821C6" w:rsidRPr="006412D6" w:rsidRDefault="00A821C6" w:rsidP="00AE0599">
            <w:r w:rsidRPr="006412D6">
              <w:t>x"002E"</w:t>
            </w:r>
          </w:p>
        </w:tc>
        <w:tc>
          <w:tcPr>
            <w:tcW w:w="2080" w:type="dxa"/>
            <w:tcBorders>
              <w:top w:val="nil"/>
              <w:left w:val="nil"/>
              <w:bottom w:val="single" w:sz="4" w:space="0" w:color="auto"/>
              <w:right w:val="single" w:sz="4" w:space="0" w:color="auto"/>
            </w:tcBorders>
            <w:shd w:val="clear" w:color="auto" w:fill="auto"/>
            <w:noWrap/>
            <w:vAlign w:val="bottom"/>
            <w:hideMark/>
          </w:tcPr>
          <w:p w14:paraId="483191ED" w14:textId="77777777" w:rsidR="00A821C6" w:rsidRPr="006412D6" w:rsidRDefault="00A821C6" w:rsidP="00AE0599">
            <w:r w:rsidRPr="006412D6">
              <w:t>110000</w:t>
            </w:r>
          </w:p>
        </w:tc>
      </w:tr>
      <w:tr w:rsidR="00A821C6" w:rsidRPr="006412D6" w14:paraId="395D438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28AC834" w14:textId="77777777" w:rsidR="00A821C6" w:rsidRPr="006412D6" w:rsidRDefault="00A821C6" w:rsidP="00AE0599">
            <w:r w:rsidRPr="006412D6">
              <w:t>30</w:t>
            </w:r>
          </w:p>
        </w:tc>
        <w:tc>
          <w:tcPr>
            <w:tcW w:w="1020" w:type="dxa"/>
            <w:tcBorders>
              <w:top w:val="nil"/>
              <w:left w:val="nil"/>
              <w:bottom w:val="single" w:sz="4" w:space="0" w:color="auto"/>
              <w:right w:val="single" w:sz="4" w:space="0" w:color="auto"/>
            </w:tcBorders>
            <w:shd w:val="clear" w:color="auto" w:fill="auto"/>
            <w:noWrap/>
            <w:vAlign w:val="bottom"/>
            <w:hideMark/>
          </w:tcPr>
          <w:p w14:paraId="412F2E02" w14:textId="77777777" w:rsidR="00A821C6" w:rsidRPr="006412D6" w:rsidRDefault="00A821C6" w:rsidP="00AE0599">
            <w:r w:rsidRPr="006412D6">
              <w:t>x"002F"</w:t>
            </w:r>
          </w:p>
        </w:tc>
        <w:tc>
          <w:tcPr>
            <w:tcW w:w="2080" w:type="dxa"/>
            <w:tcBorders>
              <w:top w:val="nil"/>
              <w:left w:val="nil"/>
              <w:bottom w:val="single" w:sz="4" w:space="0" w:color="auto"/>
              <w:right w:val="single" w:sz="4" w:space="0" w:color="auto"/>
            </w:tcBorders>
            <w:shd w:val="clear" w:color="auto" w:fill="auto"/>
            <w:noWrap/>
            <w:vAlign w:val="bottom"/>
            <w:hideMark/>
          </w:tcPr>
          <w:p w14:paraId="4A04E8A1" w14:textId="77777777" w:rsidR="00A821C6" w:rsidRPr="006412D6" w:rsidRDefault="00A821C6" w:rsidP="00AE0599">
            <w:r w:rsidRPr="006412D6">
              <w:t>110001</w:t>
            </w:r>
          </w:p>
        </w:tc>
      </w:tr>
      <w:tr w:rsidR="00A821C6" w:rsidRPr="006412D6" w14:paraId="39B4B72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9F4601E" w14:textId="77777777" w:rsidR="00A821C6" w:rsidRPr="006412D6" w:rsidRDefault="00A821C6" w:rsidP="00AE0599">
            <w:r w:rsidRPr="006412D6">
              <w:t>31</w:t>
            </w:r>
          </w:p>
        </w:tc>
        <w:tc>
          <w:tcPr>
            <w:tcW w:w="1020" w:type="dxa"/>
            <w:tcBorders>
              <w:top w:val="nil"/>
              <w:left w:val="nil"/>
              <w:bottom w:val="single" w:sz="4" w:space="0" w:color="auto"/>
              <w:right w:val="single" w:sz="4" w:space="0" w:color="auto"/>
            </w:tcBorders>
            <w:shd w:val="clear" w:color="auto" w:fill="auto"/>
            <w:noWrap/>
            <w:vAlign w:val="bottom"/>
            <w:hideMark/>
          </w:tcPr>
          <w:p w14:paraId="3F184314" w14:textId="77777777" w:rsidR="00A821C6" w:rsidRPr="006412D6" w:rsidRDefault="00A821C6" w:rsidP="00AE0599">
            <w:r w:rsidRPr="006412D6">
              <w:t>x"0030"</w:t>
            </w:r>
          </w:p>
        </w:tc>
        <w:tc>
          <w:tcPr>
            <w:tcW w:w="2080" w:type="dxa"/>
            <w:tcBorders>
              <w:top w:val="nil"/>
              <w:left w:val="nil"/>
              <w:bottom w:val="single" w:sz="4" w:space="0" w:color="auto"/>
              <w:right w:val="single" w:sz="4" w:space="0" w:color="auto"/>
            </w:tcBorders>
            <w:shd w:val="clear" w:color="auto" w:fill="auto"/>
            <w:noWrap/>
            <w:vAlign w:val="bottom"/>
            <w:hideMark/>
          </w:tcPr>
          <w:p w14:paraId="20D22A7D" w14:textId="77777777" w:rsidR="00A821C6" w:rsidRPr="006412D6" w:rsidRDefault="00A821C6" w:rsidP="00AE0599">
            <w:r w:rsidRPr="006412D6">
              <w:t>110010</w:t>
            </w:r>
          </w:p>
        </w:tc>
      </w:tr>
      <w:tr w:rsidR="00A821C6" w:rsidRPr="006412D6" w14:paraId="72AAB80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4E43B45" w14:textId="77777777" w:rsidR="00A821C6" w:rsidRPr="006412D6" w:rsidRDefault="00A821C6" w:rsidP="00AE0599">
            <w:r w:rsidRPr="006412D6">
              <w:t>32</w:t>
            </w:r>
          </w:p>
        </w:tc>
        <w:tc>
          <w:tcPr>
            <w:tcW w:w="1020" w:type="dxa"/>
            <w:tcBorders>
              <w:top w:val="nil"/>
              <w:left w:val="nil"/>
              <w:bottom w:val="single" w:sz="4" w:space="0" w:color="auto"/>
              <w:right w:val="single" w:sz="4" w:space="0" w:color="auto"/>
            </w:tcBorders>
            <w:shd w:val="clear" w:color="auto" w:fill="auto"/>
            <w:noWrap/>
            <w:vAlign w:val="bottom"/>
            <w:hideMark/>
          </w:tcPr>
          <w:p w14:paraId="22C2C4EC" w14:textId="77777777" w:rsidR="00A821C6" w:rsidRPr="006412D6" w:rsidRDefault="00A821C6" w:rsidP="00AE0599">
            <w:r w:rsidRPr="006412D6">
              <w:t>x"0031"</w:t>
            </w:r>
          </w:p>
        </w:tc>
        <w:tc>
          <w:tcPr>
            <w:tcW w:w="2080" w:type="dxa"/>
            <w:tcBorders>
              <w:top w:val="nil"/>
              <w:left w:val="nil"/>
              <w:bottom w:val="single" w:sz="4" w:space="0" w:color="auto"/>
              <w:right w:val="single" w:sz="4" w:space="0" w:color="auto"/>
            </w:tcBorders>
            <w:shd w:val="clear" w:color="auto" w:fill="auto"/>
            <w:noWrap/>
            <w:vAlign w:val="bottom"/>
            <w:hideMark/>
          </w:tcPr>
          <w:p w14:paraId="25095911" w14:textId="77777777" w:rsidR="00A821C6" w:rsidRPr="006412D6" w:rsidRDefault="00A821C6" w:rsidP="00AE0599">
            <w:r w:rsidRPr="006412D6">
              <w:t>110011</w:t>
            </w:r>
          </w:p>
        </w:tc>
      </w:tr>
      <w:tr w:rsidR="00A821C6" w:rsidRPr="006412D6" w14:paraId="04E0C5F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A625F4D" w14:textId="77777777" w:rsidR="00A821C6" w:rsidRPr="006412D6" w:rsidRDefault="00A821C6" w:rsidP="00AE0599">
            <w:r w:rsidRPr="006412D6">
              <w:t>33</w:t>
            </w:r>
          </w:p>
        </w:tc>
        <w:tc>
          <w:tcPr>
            <w:tcW w:w="1020" w:type="dxa"/>
            <w:tcBorders>
              <w:top w:val="nil"/>
              <w:left w:val="nil"/>
              <w:bottom w:val="single" w:sz="4" w:space="0" w:color="auto"/>
              <w:right w:val="single" w:sz="4" w:space="0" w:color="auto"/>
            </w:tcBorders>
            <w:shd w:val="clear" w:color="auto" w:fill="auto"/>
            <w:noWrap/>
            <w:vAlign w:val="bottom"/>
            <w:hideMark/>
          </w:tcPr>
          <w:p w14:paraId="4AEECB8A" w14:textId="77777777" w:rsidR="00A821C6" w:rsidRPr="006412D6" w:rsidRDefault="00A821C6" w:rsidP="00AE0599">
            <w:r w:rsidRPr="006412D6">
              <w:t>x"0032"</w:t>
            </w:r>
          </w:p>
        </w:tc>
        <w:tc>
          <w:tcPr>
            <w:tcW w:w="2080" w:type="dxa"/>
            <w:tcBorders>
              <w:top w:val="nil"/>
              <w:left w:val="nil"/>
              <w:bottom w:val="single" w:sz="4" w:space="0" w:color="auto"/>
              <w:right w:val="single" w:sz="4" w:space="0" w:color="auto"/>
            </w:tcBorders>
            <w:shd w:val="clear" w:color="auto" w:fill="auto"/>
            <w:noWrap/>
            <w:vAlign w:val="bottom"/>
            <w:hideMark/>
          </w:tcPr>
          <w:p w14:paraId="46033A4F" w14:textId="77777777" w:rsidR="00A821C6" w:rsidRPr="006412D6" w:rsidRDefault="00A821C6" w:rsidP="00AE0599">
            <w:r w:rsidRPr="006412D6">
              <w:t>110100</w:t>
            </w:r>
          </w:p>
        </w:tc>
      </w:tr>
      <w:tr w:rsidR="00A821C6" w:rsidRPr="006412D6" w14:paraId="413F5A5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E1833DB" w14:textId="77777777" w:rsidR="00A821C6" w:rsidRPr="006412D6" w:rsidRDefault="00A821C6" w:rsidP="00AE0599">
            <w:r w:rsidRPr="006412D6">
              <w:t>34</w:t>
            </w:r>
          </w:p>
        </w:tc>
        <w:tc>
          <w:tcPr>
            <w:tcW w:w="1020" w:type="dxa"/>
            <w:tcBorders>
              <w:top w:val="nil"/>
              <w:left w:val="nil"/>
              <w:bottom w:val="single" w:sz="4" w:space="0" w:color="auto"/>
              <w:right w:val="single" w:sz="4" w:space="0" w:color="auto"/>
            </w:tcBorders>
            <w:shd w:val="clear" w:color="auto" w:fill="auto"/>
            <w:noWrap/>
            <w:vAlign w:val="bottom"/>
            <w:hideMark/>
          </w:tcPr>
          <w:p w14:paraId="418A3432" w14:textId="77777777" w:rsidR="00A821C6" w:rsidRPr="006412D6" w:rsidRDefault="00A821C6" w:rsidP="00AE0599">
            <w:r w:rsidRPr="006412D6">
              <w:t>x"0033"</w:t>
            </w:r>
          </w:p>
        </w:tc>
        <w:tc>
          <w:tcPr>
            <w:tcW w:w="2080" w:type="dxa"/>
            <w:tcBorders>
              <w:top w:val="nil"/>
              <w:left w:val="nil"/>
              <w:bottom w:val="single" w:sz="4" w:space="0" w:color="auto"/>
              <w:right w:val="single" w:sz="4" w:space="0" w:color="auto"/>
            </w:tcBorders>
            <w:shd w:val="clear" w:color="auto" w:fill="auto"/>
            <w:noWrap/>
            <w:vAlign w:val="bottom"/>
            <w:hideMark/>
          </w:tcPr>
          <w:p w14:paraId="6E01419F" w14:textId="77777777" w:rsidR="00A821C6" w:rsidRPr="006412D6" w:rsidRDefault="00A821C6" w:rsidP="00AE0599">
            <w:r w:rsidRPr="006412D6">
              <w:t>110101</w:t>
            </w:r>
          </w:p>
        </w:tc>
      </w:tr>
      <w:tr w:rsidR="00A821C6" w:rsidRPr="006412D6" w14:paraId="5F81283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6796C89" w14:textId="77777777" w:rsidR="00A821C6" w:rsidRPr="006412D6" w:rsidRDefault="00A821C6" w:rsidP="00AE0599">
            <w:r w:rsidRPr="006412D6">
              <w:t>35</w:t>
            </w:r>
          </w:p>
        </w:tc>
        <w:tc>
          <w:tcPr>
            <w:tcW w:w="1020" w:type="dxa"/>
            <w:tcBorders>
              <w:top w:val="nil"/>
              <w:left w:val="nil"/>
              <w:bottom w:val="single" w:sz="4" w:space="0" w:color="auto"/>
              <w:right w:val="single" w:sz="4" w:space="0" w:color="auto"/>
            </w:tcBorders>
            <w:shd w:val="clear" w:color="auto" w:fill="auto"/>
            <w:noWrap/>
            <w:vAlign w:val="bottom"/>
            <w:hideMark/>
          </w:tcPr>
          <w:p w14:paraId="6B458EB2" w14:textId="77777777" w:rsidR="00A821C6" w:rsidRPr="006412D6" w:rsidRDefault="00A821C6" w:rsidP="00AE0599">
            <w:r w:rsidRPr="006412D6">
              <w:t>x"0034"</w:t>
            </w:r>
          </w:p>
        </w:tc>
        <w:tc>
          <w:tcPr>
            <w:tcW w:w="2080" w:type="dxa"/>
            <w:tcBorders>
              <w:top w:val="nil"/>
              <w:left w:val="nil"/>
              <w:bottom w:val="single" w:sz="4" w:space="0" w:color="auto"/>
              <w:right w:val="single" w:sz="4" w:space="0" w:color="auto"/>
            </w:tcBorders>
            <w:shd w:val="clear" w:color="auto" w:fill="auto"/>
            <w:noWrap/>
            <w:vAlign w:val="bottom"/>
            <w:hideMark/>
          </w:tcPr>
          <w:p w14:paraId="66803514" w14:textId="77777777" w:rsidR="00A821C6" w:rsidRPr="006412D6" w:rsidRDefault="00A821C6" w:rsidP="00AE0599">
            <w:r w:rsidRPr="006412D6">
              <w:t>110110</w:t>
            </w:r>
          </w:p>
        </w:tc>
      </w:tr>
      <w:tr w:rsidR="00A821C6" w:rsidRPr="006412D6" w14:paraId="413C84F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8EFB72A" w14:textId="77777777" w:rsidR="00A821C6" w:rsidRPr="006412D6" w:rsidRDefault="00A821C6" w:rsidP="00AE0599">
            <w:r w:rsidRPr="006412D6">
              <w:t>36</w:t>
            </w:r>
          </w:p>
        </w:tc>
        <w:tc>
          <w:tcPr>
            <w:tcW w:w="1020" w:type="dxa"/>
            <w:tcBorders>
              <w:top w:val="nil"/>
              <w:left w:val="nil"/>
              <w:bottom w:val="single" w:sz="4" w:space="0" w:color="auto"/>
              <w:right w:val="single" w:sz="4" w:space="0" w:color="auto"/>
            </w:tcBorders>
            <w:shd w:val="clear" w:color="auto" w:fill="auto"/>
            <w:noWrap/>
            <w:vAlign w:val="bottom"/>
            <w:hideMark/>
          </w:tcPr>
          <w:p w14:paraId="1F52BE85" w14:textId="77777777" w:rsidR="00A821C6" w:rsidRPr="006412D6" w:rsidRDefault="00A821C6" w:rsidP="00AE0599">
            <w:r w:rsidRPr="006412D6">
              <w:t>x"0035"</w:t>
            </w:r>
          </w:p>
        </w:tc>
        <w:tc>
          <w:tcPr>
            <w:tcW w:w="2080" w:type="dxa"/>
            <w:tcBorders>
              <w:top w:val="nil"/>
              <w:left w:val="nil"/>
              <w:bottom w:val="single" w:sz="4" w:space="0" w:color="auto"/>
              <w:right w:val="single" w:sz="4" w:space="0" w:color="auto"/>
            </w:tcBorders>
            <w:shd w:val="clear" w:color="auto" w:fill="auto"/>
            <w:noWrap/>
            <w:vAlign w:val="bottom"/>
            <w:hideMark/>
          </w:tcPr>
          <w:p w14:paraId="4463BC53" w14:textId="77777777" w:rsidR="00A821C6" w:rsidRPr="006412D6" w:rsidRDefault="00A821C6" w:rsidP="00AE0599">
            <w:r w:rsidRPr="006412D6">
              <w:t>110111</w:t>
            </w:r>
          </w:p>
        </w:tc>
      </w:tr>
      <w:tr w:rsidR="00A821C6" w:rsidRPr="006412D6" w14:paraId="7144FC4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9C6804D" w14:textId="77777777" w:rsidR="00A821C6" w:rsidRPr="006412D6" w:rsidRDefault="00A821C6" w:rsidP="00AE0599">
            <w:r w:rsidRPr="006412D6">
              <w:t>37</w:t>
            </w:r>
          </w:p>
        </w:tc>
        <w:tc>
          <w:tcPr>
            <w:tcW w:w="1020" w:type="dxa"/>
            <w:tcBorders>
              <w:top w:val="nil"/>
              <w:left w:val="nil"/>
              <w:bottom w:val="single" w:sz="4" w:space="0" w:color="auto"/>
              <w:right w:val="single" w:sz="4" w:space="0" w:color="auto"/>
            </w:tcBorders>
            <w:shd w:val="clear" w:color="auto" w:fill="auto"/>
            <w:noWrap/>
            <w:vAlign w:val="bottom"/>
            <w:hideMark/>
          </w:tcPr>
          <w:p w14:paraId="5F34F21F" w14:textId="77777777" w:rsidR="00A821C6" w:rsidRPr="006412D6" w:rsidRDefault="00A821C6" w:rsidP="00AE0599">
            <w:r w:rsidRPr="006412D6">
              <w:t>x"0036"</w:t>
            </w:r>
          </w:p>
        </w:tc>
        <w:tc>
          <w:tcPr>
            <w:tcW w:w="2080" w:type="dxa"/>
            <w:tcBorders>
              <w:top w:val="nil"/>
              <w:left w:val="nil"/>
              <w:bottom w:val="single" w:sz="4" w:space="0" w:color="auto"/>
              <w:right w:val="single" w:sz="4" w:space="0" w:color="auto"/>
            </w:tcBorders>
            <w:shd w:val="clear" w:color="auto" w:fill="auto"/>
            <w:noWrap/>
            <w:vAlign w:val="bottom"/>
            <w:hideMark/>
          </w:tcPr>
          <w:p w14:paraId="0D397B89" w14:textId="77777777" w:rsidR="00A821C6" w:rsidRPr="006412D6" w:rsidRDefault="00A821C6" w:rsidP="00AE0599">
            <w:r w:rsidRPr="006412D6">
              <w:t>111000</w:t>
            </w:r>
          </w:p>
        </w:tc>
      </w:tr>
      <w:tr w:rsidR="00A821C6" w:rsidRPr="006412D6" w14:paraId="4EEAEEE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E900563" w14:textId="77777777" w:rsidR="00A821C6" w:rsidRPr="006412D6" w:rsidRDefault="00A821C6" w:rsidP="00AE0599">
            <w:r w:rsidRPr="006412D6">
              <w:t>38</w:t>
            </w:r>
          </w:p>
        </w:tc>
        <w:tc>
          <w:tcPr>
            <w:tcW w:w="1020" w:type="dxa"/>
            <w:tcBorders>
              <w:top w:val="nil"/>
              <w:left w:val="nil"/>
              <w:bottom w:val="single" w:sz="4" w:space="0" w:color="auto"/>
              <w:right w:val="single" w:sz="4" w:space="0" w:color="auto"/>
            </w:tcBorders>
            <w:shd w:val="clear" w:color="auto" w:fill="auto"/>
            <w:noWrap/>
            <w:vAlign w:val="bottom"/>
            <w:hideMark/>
          </w:tcPr>
          <w:p w14:paraId="762BAB0F" w14:textId="77777777" w:rsidR="00A821C6" w:rsidRPr="006412D6" w:rsidRDefault="00A821C6" w:rsidP="00AE0599">
            <w:r w:rsidRPr="006412D6">
              <w:t>x"0037"</w:t>
            </w:r>
          </w:p>
        </w:tc>
        <w:tc>
          <w:tcPr>
            <w:tcW w:w="2080" w:type="dxa"/>
            <w:tcBorders>
              <w:top w:val="nil"/>
              <w:left w:val="nil"/>
              <w:bottom w:val="single" w:sz="4" w:space="0" w:color="auto"/>
              <w:right w:val="single" w:sz="4" w:space="0" w:color="auto"/>
            </w:tcBorders>
            <w:shd w:val="clear" w:color="auto" w:fill="auto"/>
            <w:noWrap/>
            <w:vAlign w:val="bottom"/>
            <w:hideMark/>
          </w:tcPr>
          <w:p w14:paraId="044E67A6" w14:textId="77777777" w:rsidR="00A821C6" w:rsidRPr="006412D6" w:rsidRDefault="00A821C6" w:rsidP="00AE0599">
            <w:r w:rsidRPr="006412D6">
              <w:t>111001</w:t>
            </w:r>
          </w:p>
        </w:tc>
      </w:tr>
      <w:tr w:rsidR="00A821C6" w:rsidRPr="006412D6" w14:paraId="1A7E6DC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5DBABBF" w14:textId="77777777" w:rsidR="00A821C6" w:rsidRPr="006412D6" w:rsidRDefault="00A821C6" w:rsidP="00AE0599">
            <w:r w:rsidRPr="006412D6">
              <w:t>39</w:t>
            </w:r>
          </w:p>
        </w:tc>
        <w:tc>
          <w:tcPr>
            <w:tcW w:w="1020" w:type="dxa"/>
            <w:tcBorders>
              <w:top w:val="nil"/>
              <w:left w:val="nil"/>
              <w:bottom w:val="single" w:sz="4" w:space="0" w:color="auto"/>
              <w:right w:val="single" w:sz="4" w:space="0" w:color="auto"/>
            </w:tcBorders>
            <w:shd w:val="clear" w:color="auto" w:fill="auto"/>
            <w:noWrap/>
            <w:vAlign w:val="bottom"/>
            <w:hideMark/>
          </w:tcPr>
          <w:p w14:paraId="77588F15" w14:textId="77777777" w:rsidR="00A821C6" w:rsidRPr="006412D6" w:rsidRDefault="00A821C6" w:rsidP="00AE0599">
            <w:r w:rsidRPr="006412D6">
              <w:t>x"0038"</w:t>
            </w:r>
          </w:p>
        </w:tc>
        <w:tc>
          <w:tcPr>
            <w:tcW w:w="2080" w:type="dxa"/>
            <w:tcBorders>
              <w:top w:val="nil"/>
              <w:left w:val="nil"/>
              <w:bottom w:val="single" w:sz="4" w:space="0" w:color="auto"/>
              <w:right w:val="single" w:sz="4" w:space="0" w:color="auto"/>
            </w:tcBorders>
            <w:shd w:val="clear" w:color="auto" w:fill="auto"/>
            <w:noWrap/>
            <w:vAlign w:val="bottom"/>
            <w:hideMark/>
          </w:tcPr>
          <w:p w14:paraId="1B760A86" w14:textId="77777777" w:rsidR="00A821C6" w:rsidRPr="006412D6" w:rsidRDefault="00A821C6" w:rsidP="00AE0599">
            <w:r w:rsidRPr="006412D6">
              <w:t>111010</w:t>
            </w:r>
          </w:p>
        </w:tc>
      </w:tr>
      <w:tr w:rsidR="00A821C6" w:rsidRPr="006412D6" w14:paraId="756A52E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F454BFE" w14:textId="77777777" w:rsidR="00A821C6" w:rsidRPr="006412D6" w:rsidRDefault="00A821C6" w:rsidP="00AE0599">
            <w:r w:rsidRPr="006412D6">
              <w:t>3a</w:t>
            </w:r>
          </w:p>
        </w:tc>
        <w:tc>
          <w:tcPr>
            <w:tcW w:w="1020" w:type="dxa"/>
            <w:tcBorders>
              <w:top w:val="nil"/>
              <w:left w:val="nil"/>
              <w:bottom w:val="single" w:sz="4" w:space="0" w:color="auto"/>
              <w:right w:val="single" w:sz="4" w:space="0" w:color="auto"/>
            </w:tcBorders>
            <w:shd w:val="clear" w:color="auto" w:fill="auto"/>
            <w:noWrap/>
            <w:vAlign w:val="bottom"/>
            <w:hideMark/>
          </w:tcPr>
          <w:p w14:paraId="20814909" w14:textId="77777777" w:rsidR="00A821C6" w:rsidRPr="006412D6" w:rsidRDefault="00A821C6" w:rsidP="00AE0599">
            <w:r w:rsidRPr="006412D6">
              <w:t>x"0039"</w:t>
            </w:r>
          </w:p>
        </w:tc>
        <w:tc>
          <w:tcPr>
            <w:tcW w:w="2080" w:type="dxa"/>
            <w:tcBorders>
              <w:top w:val="nil"/>
              <w:left w:val="nil"/>
              <w:bottom w:val="single" w:sz="4" w:space="0" w:color="auto"/>
              <w:right w:val="single" w:sz="4" w:space="0" w:color="auto"/>
            </w:tcBorders>
            <w:shd w:val="clear" w:color="auto" w:fill="auto"/>
            <w:noWrap/>
            <w:vAlign w:val="bottom"/>
            <w:hideMark/>
          </w:tcPr>
          <w:p w14:paraId="1ADB9831" w14:textId="77777777" w:rsidR="00A821C6" w:rsidRPr="006412D6" w:rsidRDefault="00A821C6" w:rsidP="00AE0599">
            <w:r w:rsidRPr="006412D6">
              <w:t>111011</w:t>
            </w:r>
          </w:p>
        </w:tc>
      </w:tr>
      <w:tr w:rsidR="00A821C6" w:rsidRPr="006412D6" w14:paraId="491D0AA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AFC9170" w14:textId="77777777" w:rsidR="00A821C6" w:rsidRPr="006412D6" w:rsidRDefault="00A821C6" w:rsidP="00AE0599">
            <w:r w:rsidRPr="006412D6">
              <w:t>3b</w:t>
            </w:r>
          </w:p>
        </w:tc>
        <w:tc>
          <w:tcPr>
            <w:tcW w:w="1020" w:type="dxa"/>
            <w:tcBorders>
              <w:top w:val="nil"/>
              <w:left w:val="nil"/>
              <w:bottom w:val="single" w:sz="4" w:space="0" w:color="auto"/>
              <w:right w:val="single" w:sz="4" w:space="0" w:color="auto"/>
            </w:tcBorders>
            <w:shd w:val="clear" w:color="auto" w:fill="auto"/>
            <w:noWrap/>
            <w:vAlign w:val="bottom"/>
            <w:hideMark/>
          </w:tcPr>
          <w:p w14:paraId="16643DD9" w14:textId="77777777" w:rsidR="00A821C6" w:rsidRPr="006412D6" w:rsidRDefault="00A821C6" w:rsidP="00AE0599">
            <w:r w:rsidRPr="006412D6">
              <w:t>x"003A"</w:t>
            </w:r>
          </w:p>
        </w:tc>
        <w:tc>
          <w:tcPr>
            <w:tcW w:w="2080" w:type="dxa"/>
            <w:tcBorders>
              <w:top w:val="nil"/>
              <w:left w:val="nil"/>
              <w:bottom w:val="single" w:sz="4" w:space="0" w:color="auto"/>
              <w:right w:val="single" w:sz="4" w:space="0" w:color="auto"/>
            </w:tcBorders>
            <w:shd w:val="clear" w:color="auto" w:fill="auto"/>
            <w:noWrap/>
            <w:vAlign w:val="bottom"/>
            <w:hideMark/>
          </w:tcPr>
          <w:p w14:paraId="1EA55E3D" w14:textId="77777777" w:rsidR="00A821C6" w:rsidRPr="006412D6" w:rsidRDefault="00A821C6" w:rsidP="00AE0599">
            <w:r w:rsidRPr="006412D6">
              <w:t>111100</w:t>
            </w:r>
          </w:p>
        </w:tc>
      </w:tr>
      <w:tr w:rsidR="00A821C6" w:rsidRPr="006412D6" w14:paraId="4A4137D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A2F5161" w14:textId="77777777" w:rsidR="00A821C6" w:rsidRPr="006412D6" w:rsidRDefault="00A821C6" w:rsidP="00AE0599">
            <w:r w:rsidRPr="006412D6">
              <w:t>3c</w:t>
            </w:r>
          </w:p>
        </w:tc>
        <w:tc>
          <w:tcPr>
            <w:tcW w:w="1020" w:type="dxa"/>
            <w:tcBorders>
              <w:top w:val="nil"/>
              <w:left w:val="nil"/>
              <w:bottom w:val="single" w:sz="4" w:space="0" w:color="auto"/>
              <w:right w:val="single" w:sz="4" w:space="0" w:color="auto"/>
            </w:tcBorders>
            <w:shd w:val="clear" w:color="auto" w:fill="auto"/>
            <w:noWrap/>
            <w:vAlign w:val="bottom"/>
            <w:hideMark/>
          </w:tcPr>
          <w:p w14:paraId="045201D5" w14:textId="77777777" w:rsidR="00A821C6" w:rsidRPr="006412D6" w:rsidRDefault="00A821C6" w:rsidP="00AE0599">
            <w:r w:rsidRPr="006412D6">
              <w:t>x"003B"</w:t>
            </w:r>
          </w:p>
        </w:tc>
        <w:tc>
          <w:tcPr>
            <w:tcW w:w="2080" w:type="dxa"/>
            <w:tcBorders>
              <w:top w:val="nil"/>
              <w:left w:val="nil"/>
              <w:bottom w:val="single" w:sz="4" w:space="0" w:color="auto"/>
              <w:right w:val="single" w:sz="4" w:space="0" w:color="auto"/>
            </w:tcBorders>
            <w:shd w:val="clear" w:color="auto" w:fill="auto"/>
            <w:noWrap/>
            <w:vAlign w:val="bottom"/>
            <w:hideMark/>
          </w:tcPr>
          <w:p w14:paraId="591D0B24" w14:textId="77777777" w:rsidR="00A821C6" w:rsidRPr="006412D6" w:rsidRDefault="00A821C6" w:rsidP="00AE0599">
            <w:r w:rsidRPr="006412D6">
              <w:t>111101</w:t>
            </w:r>
          </w:p>
        </w:tc>
      </w:tr>
      <w:tr w:rsidR="00A821C6" w:rsidRPr="006412D6" w14:paraId="217D43A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3085C85" w14:textId="77777777" w:rsidR="00A821C6" w:rsidRPr="006412D6" w:rsidRDefault="00A821C6" w:rsidP="00AE0599">
            <w:r w:rsidRPr="006412D6">
              <w:t>3d</w:t>
            </w:r>
          </w:p>
        </w:tc>
        <w:tc>
          <w:tcPr>
            <w:tcW w:w="1020" w:type="dxa"/>
            <w:tcBorders>
              <w:top w:val="nil"/>
              <w:left w:val="nil"/>
              <w:bottom w:val="single" w:sz="4" w:space="0" w:color="auto"/>
              <w:right w:val="single" w:sz="4" w:space="0" w:color="auto"/>
            </w:tcBorders>
            <w:shd w:val="clear" w:color="auto" w:fill="auto"/>
            <w:noWrap/>
            <w:vAlign w:val="bottom"/>
            <w:hideMark/>
          </w:tcPr>
          <w:p w14:paraId="32D2283E" w14:textId="77777777" w:rsidR="00A821C6" w:rsidRPr="006412D6" w:rsidRDefault="00A821C6" w:rsidP="00AE0599">
            <w:r w:rsidRPr="006412D6">
              <w:t>x"003C"</w:t>
            </w:r>
          </w:p>
        </w:tc>
        <w:tc>
          <w:tcPr>
            <w:tcW w:w="2080" w:type="dxa"/>
            <w:tcBorders>
              <w:top w:val="nil"/>
              <w:left w:val="nil"/>
              <w:bottom w:val="single" w:sz="4" w:space="0" w:color="auto"/>
              <w:right w:val="single" w:sz="4" w:space="0" w:color="auto"/>
            </w:tcBorders>
            <w:shd w:val="clear" w:color="auto" w:fill="auto"/>
            <w:noWrap/>
            <w:vAlign w:val="bottom"/>
            <w:hideMark/>
          </w:tcPr>
          <w:p w14:paraId="435EA8C4" w14:textId="77777777" w:rsidR="00A821C6" w:rsidRPr="006412D6" w:rsidRDefault="00A821C6" w:rsidP="00AE0599">
            <w:r w:rsidRPr="006412D6">
              <w:t>111110</w:t>
            </w:r>
          </w:p>
        </w:tc>
      </w:tr>
      <w:tr w:rsidR="00A821C6" w:rsidRPr="006412D6" w14:paraId="739F47A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D99B024" w14:textId="77777777" w:rsidR="00A821C6" w:rsidRPr="006412D6" w:rsidRDefault="00A821C6" w:rsidP="00AE0599">
            <w:r w:rsidRPr="006412D6">
              <w:t>3e</w:t>
            </w:r>
          </w:p>
        </w:tc>
        <w:tc>
          <w:tcPr>
            <w:tcW w:w="1020" w:type="dxa"/>
            <w:tcBorders>
              <w:top w:val="nil"/>
              <w:left w:val="nil"/>
              <w:bottom w:val="single" w:sz="4" w:space="0" w:color="auto"/>
              <w:right w:val="single" w:sz="4" w:space="0" w:color="auto"/>
            </w:tcBorders>
            <w:shd w:val="clear" w:color="auto" w:fill="auto"/>
            <w:noWrap/>
            <w:vAlign w:val="bottom"/>
            <w:hideMark/>
          </w:tcPr>
          <w:p w14:paraId="6C0737AE" w14:textId="77777777" w:rsidR="00A821C6" w:rsidRPr="006412D6" w:rsidRDefault="00A821C6" w:rsidP="00AE0599">
            <w:r w:rsidRPr="006412D6">
              <w:t>x"003D"</w:t>
            </w:r>
          </w:p>
        </w:tc>
        <w:tc>
          <w:tcPr>
            <w:tcW w:w="2080" w:type="dxa"/>
            <w:tcBorders>
              <w:top w:val="nil"/>
              <w:left w:val="nil"/>
              <w:bottom w:val="single" w:sz="4" w:space="0" w:color="auto"/>
              <w:right w:val="single" w:sz="4" w:space="0" w:color="auto"/>
            </w:tcBorders>
            <w:shd w:val="clear" w:color="auto" w:fill="auto"/>
            <w:noWrap/>
            <w:vAlign w:val="bottom"/>
            <w:hideMark/>
          </w:tcPr>
          <w:p w14:paraId="6BF00FE9" w14:textId="77777777" w:rsidR="00A821C6" w:rsidRPr="006412D6" w:rsidRDefault="00A821C6" w:rsidP="00AE0599">
            <w:r w:rsidRPr="006412D6">
              <w:t>111111</w:t>
            </w:r>
          </w:p>
        </w:tc>
      </w:tr>
      <w:tr w:rsidR="00A821C6" w:rsidRPr="006412D6" w14:paraId="6B6BF0B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8D45DC" w14:textId="77777777" w:rsidR="00A821C6" w:rsidRPr="006412D6" w:rsidRDefault="00A821C6" w:rsidP="00AE0599">
            <w:r w:rsidRPr="006412D6">
              <w:t>3f</w:t>
            </w:r>
          </w:p>
        </w:tc>
        <w:tc>
          <w:tcPr>
            <w:tcW w:w="1020" w:type="dxa"/>
            <w:tcBorders>
              <w:top w:val="nil"/>
              <w:left w:val="nil"/>
              <w:bottom w:val="single" w:sz="4" w:space="0" w:color="auto"/>
              <w:right w:val="single" w:sz="4" w:space="0" w:color="auto"/>
            </w:tcBorders>
            <w:shd w:val="clear" w:color="auto" w:fill="auto"/>
            <w:noWrap/>
            <w:vAlign w:val="bottom"/>
            <w:hideMark/>
          </w:tcPr>
          <w:p w14:paraId="06BDE191" w14:textId="77777777" w:rsidR="00A821C6" w:rsidRPr="006412D6" w:rsidRDefault="00A821C6" w:rsidP="00AE0599">
            <w:r w:rsidRPr="006412D6">
              <w:t>x"003E"</w:t>
            </w:r>
          </w:p>
        </w:tc>
        <w:tc>
          <w:tcPr>
            <w:tcW w:w="2080" w:type="dxa"/>
            <w:tcBorders>
              <w:top w:val="nil"/>
              <w:left w:val="nil"/>
              <w:bottom w:val="single" w:sz="4" w:space="0" w:color="auto"/>
              <w:right w:val="single" w:sz="4" w:space="0" w:color="auto"/>
            </w:tcBorders>
            <w:shd w:val="clear" w:color="auto" w:fill="auto"/>
            <w:noWrap/>
            <w:vAlign w:val="bottom"/>
            <w:hideMark/>
          </w:tcPr>
          <w:p w14:paraId="3D832695" w14:textId="77777777" w:rsidR="00A821C6" w:rsidRPr="006412D6" w:rsidRDefault="00A821C6" w:rsidP="00AE0599">
            <w:r w:rsidRPr="006412D6">
              <w:t>1000000</w:t>
            </w:r>
          </w:p>
        </w:tc>
      </w:tr>
      <w:tr w:rsidR="00A821C6" w:rsidRPr="006412D6" w14:paraId="1E9F9AD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6FEFE2B" w14:textId="77777777" w:rsidR="00A821C6" w:rsidRPr="006412D6" w:rsidRDefault="00A821C6" w:rsidP="00AE0599">
            <w:r w:rsidRPr="006412D6">
              <w:t>40</w:t>
            </w:r>
          </w:p>
        </w:tc>
        <w:tc>
          <w:tcPr>
            <w:tcW w:w="1020" w:type="dxa"/>
            <w:tcBorders>
              <w:top w:val="nil"/>
              <w:left w:val="nil"/>
              <w:bottom w:val="single" w:sz="4" w:space="0" w:color="auto"/>
              <w:right w:val="single" w:sz="4" w:space="0" w:color="auto"/>
            </w:tcBorders>
            <w:shd w:val="clear" w:color="auto" w:fill="auto"/>
            <w:noWrap/>
            <w:vAlign w:val="bottom"/>
            <w:hideMark/>
          </w:tcPr>
          <w:p w14:paraId="1F696EFF" w14:textId="77777777" w:rsidR="00A821C6" w:rsidRPr="006412D6" w:rsidRDefault="00A821C6" w:rsidP="00AE0599">
            <w:r w:rsidRPr="006412D6">
              <w:t>x"003F"</w:t>
            </w:r>
          </w:p>
        </w:tc>
        <w:tc>
          <w:tcPr>
            <w:tcW w:w="2080" w:type="dxa"/>
            <w:tcBorders>
              <w:top w:val="nil"/>
              <w:left w:val="nil"/>
              <w:bottom w:val="single" w:sz="4" w:space="0" w:color="auto"/>
              <w:right w:val="single" w:sz="4" w:space="0" w:color="auto"/>
            </w:tcBorders>
            <w:shd w:val="clear" w:color="auto" w:fill="auto"/>
            <w:noWrap/>
            <w:vAlign w:val="bottom"/>
            <w:hideMark/>
          </w:tcPr>
          <w:p w14:paraId="2AD3E908" w14:textId="77777777" w:rsidR="00A821C6" w:rsidRPr="006412D6" w:rsidRDefault="00A821C6" w:rsidP="00AE0599">
            <w:r w:rsidRPr="006412D6">
              <w:t>1000001</w:t>
            </w:r>
          </w:p>
        </w:tc>
      </w:tr>
      <w:tr w:rsidR="00A821C6" w:rsidRPr="006412D6" w14:paraId="7459B59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C0325A1" w14:textId="77777777" w:rsidR="00A821C6" w:rsidRPr="006412D6" w:rsidRDefault="00A821C6" w:rsidP="00AE0599">
            <w:r w:rsidRPr="006412D6">
              <w:t>41</w:t>
            </w:r>
          </w:p>
        </w:tc>
        <w:tc>
          <w:tcPr>
            <w:tcW w:w="1020" w:type="dxa"/>
            <w:tcBorders>
              <w:top w:val="nil"/>
              <w:left w:val="nil"/>
              <w:bottom w:val="single" w:sz="4" w:space="0" w:color="auto"/>
              <w:right w:val="single" w:sz="4" w:space="0" w:color="auto"/>
            </w:tcBorders>
            <w:shd w:val="clear" w:color="auto" w:fill="auto"/>
            <w:noWrap/>
            <w:vAlign w:val="bottom"/>
            <w:hideMark/>
          </w:tcPr>
          <w:p w14:paraId="4FC78C4C" w14:textId="77777777" w:rsidR="00A821C6" w:rsidRPr="006412D6" w:rsidRDefault="00A821C6" w:rsidP="00AE0599">
            <w:r w:rsidRPr="006412D6">
              <w:t>x"0040"</w:t>
            </w:r>
          </w:p>
        </w:tc>
        <w:tc>
          <w:tcPr>
            <w:tcW w:w="2080" w:type="dxa"/>
            <w:tcBorders>
              <w:top w:val="nil"/>
              <w:left w:val="nil"/>
              <w:bottom w:val="single" w:sz="4" w:space="0" w:color="auto"/>
              <w:right w:val="single" w:sz="4" w:space="0" w:color="auto"/>
            </w:tcBorders>
            <w:shd w:val="clear" w:color="auto" w:fill="auto"/>
            <w:noWrap/>
            <w:vAlign w:val="bottom"/>
            <w:hideMark/>
          </w:tcPr>
          <w:p w14:paraId="355E0E5C" w14:textId="77777777" w:rsidR="00A821C6" w:rsidRPr="006412D6" w:rsidRDefault="00A821C6" w:rsidP="00AE0599">
            <w:r w:rsidRPr="006412D6">
              <w:t>1000010</w:t>
            </w:r>
          </w:p>
        </w:tc>
      </w:tr>
      <w:tr w:rsidR="00A821C6" w:rsidRPr="006412D6" w14:paraId="727BB43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098375A" w14:textId="77777777" w:rsidR="00A821C6" w:rsidRPr="006412D6" w:rsidRDefault="00A821C6" w:rsidP="00AE0599">
            <w:r w:rsidRPr="006412D6">
              <w:t>42</w:t>
            </w:r>
          </w:p>
        </w:tc>
        <w:tc>
          <w:tcPr>
            <w:tcW w:w="1020" w:type="dxa"/>
            <w:tcBorders>
              <w:top w:val="nil"/>
              <w:left w:val="nil"/>
              <w:bottom w:val="single" w:sz="4" w:space="0" w:color="auto"/>
              <w:right w:val="single" w:sz="4" w:space="0" w:color="auto"/>
            </w:tcBorders>
            <w:shd w:val="clear" w:color="auto" w:fill="auto"/>
            <w:noWrap/>
            <w:vAlign w:val="bottom"/>
            <w:hideMark/>
          </w:tcPr>
          <w:p w14:paraId="5A9034E9" w14:textId="77777777" w:rsidR="00A821C6" w:rsidRPr="006412D6" w:rsidRDefault="00A821C6" w:rsidP="00AE0599">
            <w:r w:rsidRPr="006412D6">
              <w:t>x"0041"</w:t>
            </w:r>
          </w:p>
        </w:tc>
        <w:tc>
          <w:tcPr>
            <w:tcW w:w="2080" w:type="dxa"/>
            <w:tcBorders>
              <w:top w:val="nil"/>
              <w:left w:val="nil"/>
              <w:bottom w:val="single" w:sz="4" w:space="0" w:color="auto"/>
              <w:right w:val="single" w:sz="4" w:space="0" w:color="auto"/>
            </w:tcBorders>
            <w:shd w:val="clear" w:color="auto" w:fill="auto"/>
            <w:noWrap/>
            <w:vAlign w:val="bottom"/>
            <w:hideMark/>
          </w:tcPr>
          <w:p w14:paraId="694AB7D7" w14:textId="77777777" w:rsidR="00A821C6" w:rsidRPr="006412D6" w:rsidRDefault="00A821C6" w:rsidP="00AE0599">
            <w:r w:rsidRPr="006412D6">
              <w:t>1000011</w:t>
            </w:r>
          </w:p>
        </w:tc>
      </w:tr>
      <w:tr w:rsidR="00A821C6" w:rsidRPr="006412D6" w14:paraId="01ED676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EBD2DD3" w14:textId="77777777" w:rsidR="00A821C6" w:rsidRPr="006412D6" w:rsidRDefault="00A821C6" w:rsidP="00AE0599">
            <w:r w:rsidRPr="006412D6">
              <w:t>43</w:t>
            </w:r>
          </w:p>
        </w:tc>
        <w:tc>
          <w:tcPr>
            <w:tcW w:w="1020" w:type="dxa"/>
            <w:tcBorders>
              <w:top w:val="nil"/>
              <w:left w:val="nil"/>
              <w:bottom w:val="single" w:sz="4" w:space="0" w:color="auto"/>
              <w:right w:val="single" w:sz="4" w:space="0" w:color="auto"/>
            </w:tcBorders>
            <w:shd w:val="clear" w:color="auto" w:fill="auto"/>
            <w:noWrap/>
            <w:vAlign w:val="bottom"/>
            <w:hideMark/>
          </w:tcPr>
          <w:p w14:paraId="0A939FBE" w14:textId="77777777" w:rsidR="00A821C6" w:rsidRPr="006412D6" w:rsidRDefault="00A821C6" w:rsidP="00AE0599">
            <w:r w:rsidRPr="006412D6">
              <w:t>x"0042"</w:t>
            </w:r>
          </w:p>
        </w:tc>
        <w:tc>
          <w:tcPr>
            <w:tcW w:w="2080" w:type="dxa"/>
            <w:tcBorders>
              <w:top w:val="nil"/>
              <w:left w:val="nil"/>
              <w:bottom w:val="single" w:sz="4" w:space="0" w:color="auto"/>
              <w:right w:val="single" w:sz="4" w:space="0" w:color="auto"/>
            </w:tcBorders>
            <w:shd w:val="clear" w:color="auto" w:fill="auto"/>
            <w:noWrap/>
            <w:vAlign w:val="bottom"/>
            <w:hideMark/>
          </w:tcPr>
          <w:p w14:paraId="5C63F651" w14:textId="77777777" w:rsidR="00A821C6" w:rsidRPr="006412D6" w:rsidRDefault="00A821C6" w:rsidP="00AE0599">
            <w:r w:rsidRPr="006412D6">
              <w:t>1000100</w:t>
            </w:r>
          </w:p>
        </w:tc>
      </w:tr>
      <w:tr w:rsidR="00A821C6" w:rsidRPr="006412D6" w14:paraId="528E934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BA4BC6D" w14:textId="77777777" w:rsidR="00A821C6" w:rsidRPr="006412D6" w:rsidRDefault="00A821C6" w:rsidP="00AE0599">
            <w:r w:rsidRPr="006412D6">
              <w:t>44</w:t>
            </w:r>
          </w:p>
        </w:tc>
        <w:tc>
          <w:tcPr>
            <w:tcW w:w="1020" w:type="dxa"/>
            <w:tcBorders>
              <w:top w:val="nil"/>
              <w:left w:val="nil"/>
              <w:bottom w:val="single" w:sz="4" w:space="0" w:color="auto"/>
              <w:right w:val="single" w:sz="4" w:space="0" w:color="auto"/>
            </w:tcBorders>
            <w:shd w:val="clear" w:color="auto" w:fill="auto"/>
            <w:noWrap/>
            <w:vAlign w:val="bottom"/>
            <w:hideMark/>
          </w:tcPr>
          <w:p w14:paraId="49DD6B8E" w14:textId="77777777" w:rsidR="00A821C6" w:rsidRPr="006412D6" w:rsidRDefault="00A821C6" w:rsidP="00AE0599">
            <w:r w:rsidRPr="006412D6">
              <w:t>x"0043"</w:t>
            </w:r>
          </w:p>
        </w:tc>
        <w:tc>
          <w:tcPr>
            <w:tcW w:w="2080" w:type="dxa"/>
            <w:tcBorders>
              <w:top w:val="nil"/>
              <w:left w:val="nil"/>
              <w:bottom w:val="single" w:sz="4" w:space="0" w:color="auto"/>
              <w:right w:val="single" w:sz="4" w:space="0" w:color="auto"/>
            </w:tcBorders>
            <w:shd w:val="clear" w:color="auto" w:fill="auto"/>
            <w:noWrap/>
            <w:vAlign w:val="bottom"/>
            <w:hideMark/>
          </w:tcPr>
          <w:p w14:paraId="4E73FBC5" w14:textId="77777777" w:rsidR="00A821C6" w:rsidRPr="006412D6" w:rsidRDefault="00A821C6" w:rsidP="00AE0599">
            <w:r w:rsidRPr="006412D6">
              <w:t>1000101</w:t>
            </w:r>
          </w:p>
        </w:tc>
      </w:tr>
      <w:tr w:rsidR="00A821C6" w:rsidRPr="006412D6" w14:paraId="51D9189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2B4D50C" w14:textId="77777777" w:rsidR="00A821C6" w:rsidRPr="006412D6" w:rsidRDefault="00A821C6" w:rsidP="00AE0599">
            <w:r w:rsidRPr="006412D6">
              <w:t>45</w:t>
            </w:r>
          </w:p>
        </w:tc>
        <w:tc>
          <w:tcPr>
            <w:tcW w:w="1020" w:type="dxa"/>
            <w:tcBorders>
              <w:top w:val="nil"/>
              <w:left w:val="nil"/>
              <w:bottom w:val="single" w:sz="4" w:space="0" w:color="auto"/>
              <w:right w:val="single" w:sz="4" w:space="0" w:color="auto"/>
            </w:tcBorders>
            <w:shd w:val="clear" w:color="auto" w:fill="auto"/>
            <w:noWrap/>
            <w:vAlign w:val="bottom"/>
            <w:hideMark/>
          </w:tcPr>
          <w:p w14:paraId="2E5E076D" w14:textId="77777777" w:rsidR="00A821C6" w:rsidRPr="006412D6" w:rsidRDefault="00A821C6" w:rsidP="00AE0599">
            <w:r w:rsidRPr="006412D6">
              <w:t>x"0044"</w:t>
            </w:r>
          </w:p>
        </w:tc>
        <w:tc>
          <w:tcPr>
            <w:tcW w:w="2080" w:type="dxa"/>
            <w:tcBorders>
              <w:top w:val="nil"/>
              <w:left w:val="nil"/>
              <w:bottom w:val="single" w:sz="4" w:space="0" w:color="auto"/>
              <w:right w:val="single" w:sz="4" w:space="0" w:color="auto"/>
            </w:tcBorders>
            <w:shd w:val="clear" w:color="auto" w:fill="auto"/>
            <w:noWrap/>
            <w:vAlign w:val="bottom"/>
            <w:hideMark/>
          </w:tcPr>
          <w:p w14:paraId="684FA0CF" w14:textId="77777777" w:rsidR="00A821C6" w:rsidRPr="006412D6" w:rsidRDefault="00A821C6" w:rsidP="00AE0599">
            <w:r w:rsidRPr="006412D6">
              <w:t>1000110</w:t>
            </w:r>
          </w:p>
        </w:tc>
      </w:tr>
      <w:tr w:rsidR="00A821C6" w:rsidRPr="006412D6" w14:paraId="6B986CB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0912835" w14:textId="77777777" w:rsidR="00A821C6" w:rsidRPr="006412D6" w:rsidRDefault="00A821C6" w:rsidP="00AE0599">
            <w:r w:rsidRPr="006412D6">
              <w:t>46</w:t>
            </w:r>
          </w:p>
        </w:tc>
        <w:tc>
          <w:tcPr>
            <w:tcW w:w="1020" w:type="dxa"/>
            <w:tcBorders>
              <w:top w:val="nil"/>
              <w:left w:val="nil"/>
              <w:bottom w:val="single" w:sz="4" w:space="0" w:color="auto"/>
              <w:right w:val="single" w:sz="4" w:space="0" w:color="auto"/>
            </w:tcBorders>
            <w:shd w:val="clear" w:color="auto" w:fill="auto"/>
            <w:noWrap/>
            <w:vAlign w:val="bottom"/>
            <w:hideMark/>
          </w:tcPr>
          <w:p w14:paraId="2BC03A71" w14:textId="77777777" w:rsidR="00A821C6" w:rsidRPr="006412D6" w:rsidRDefault="00A821C6" w:rsidP="00AE0599">
            <w:r w:rsidRPr="006412D6">
              <w:t>x"0045"</w:t>
            </w:r>
          </w:p>
        </w:tc>
        <w:tc>
          <w:tcPr>
            <w:tcW w:w="2080" w:type="dxa"/>
            <w:tcBorders>
              <w:top w:val="nil"/>
              <w:left w:val="nil"/>
              <w:bottom w:val="single" w:sz="4" w:space="0" w:color="auto"/>
              <w:right w:val="single" w:sz="4" w:space="0" w:color="auto"/>
            </w:tcBorders>
            <w:shd w:val="clear" w:color="auto" w:fill="auto"/>
            <w:noWrap/>
            <w:vAlign w:val="bottom"/>
            <w:hideMark/>
          </w:tcPr>
          <w:p w14:paraId="088EDBF1" w14:textId="77777777" w:rsidR="00A821C6" w:rsidRPr="006412D6" w:rsidRDefault="00A821C6" w:rsidP="00AE0599">
            <w:r w:rsidRPr="006412D6">
              <w:t>1000111</w:t>
            </w:r>
          </w:p>
        </w:tc>
      </w:tr>
      <w:tr w:rsidR="00A821C6" w:rsidRPr="006412D6" w14:paraId="41321CA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18E885C" w14:textId="77777777" w:rsidR="00A821C6" w:rsidRPr="006412D6" w:rsidRDefault="00A821C6" w:rsidP="00AE0599">
            <w:r w:rsidRPr="006412D6">
              <w:t>47</w:t>
            </w:r>
          </w:p>
        </w:tc>
        <w:tc>
          <w:tcPr>
            <w:tcW w:w="1020" w:type="dxa"/>
            <w:tcBorders>
              <w:top w:val="nil"/>
              <w:left w:val="nil"/>
              <w:bottom w:val="single" w:sz="4" w:space="0" w:color="auto"/>
              <w:right w:val="single" w:sz="4" w:space="0" w:color="auto"/>
            </w:tcBorders>
            <w:shd w:val="clear" w:color="auto" w:fill="auto"/>
            <w:noWrap/>
            <w:vAlign w:val="bottom"/>
            <w:hideMark/>
          </w:tcPr>
          <w:p w14:paraId="641204F7" w14:textId="77777777" w:rsidR="00A821C6" w:rsidRPr="006412D6" w:rsidRDefault="00A821C6" w:rsidP="00AE0599">
            <w:r w:rsidRPr="006412D6">
              <w:t>x"0046"</w:t>
            </w:r>
          </w:p>
        </w:tc>
        <w:tc>
          <w:tcPr>
            <w:tcW w:w="2080" w:type="dxa"/>
            <w:tcBorders>
              <w:top w:val="nil"/>
              <w:left w:val="nil"/>
              <w:bottom w:val="single" w:sz="4" w:space="0" w:color="auto"/>
              <w:right w:val="single" w:sz="4" w:space="0" w:color="auto"/>
            </w:tcBorders>
            <w:shd w:val="clear" w:color="auto" w:fill="auto"/>
            <w:noWrap/>
            <w:vAlign w:val="bottom"/>
            <w:hideMark/>
          </w:tcPr>
          <w:p w14:paraId="225565E1" w14:textId="77777777" w:rsidR="00A821C6" w:rsidRPr="006412D6" w:rsidRDefault="00A821C6" w:rsidP="00AE0599">
            <w:r w:rsidRPr="006412D6">
              <w:t>1001000</w:t>
            </w:r>
          </w:p>
        </w:tc>
      </w:tr>
      <w:tr w:rsidR="00A821C6" w:rsidRPr="006412D6" w14:paraId="75BC84D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A827AE1" w14:textId="77777777" w:rsidR="00A821C6" w:rsidRPr="006412D6" w:rsidRDefault="00A821C6" w:rsidP="00AE0599">
            <w:r w:rsidRPr="006412D6">
              <w:t>48</w:t>
            </w:r>
          </w:p>
        </w:tc>
        <w:tc>
          <w:tcPr>
            <w:tcW w:w="1020" w:type="dxa"/>
            <w:tcBorders>
              <w:top w:val="nil"/>
              <w:left w:val="nil"/>
              <w:bottom w:val="single" w:sz="4" w:space="0" w:color="auto"/>
              <w:right w:val="single" w:sz="4" w:space="0" w:color="auto"/>
            </w:tcBorders>
            <w:shd w:val="clear" w:color="auto" w:fill="auto"/>
            <w:noWrap/>
            <w:vAlign w:val="bottom"/>
            <w:hideMark/>
          </w:tcPr>
          <w:p w14:paraId="3AB0CA67" w14:textId="77777777" w:rsidR="00A821C6" w:rsidRPr="006412D6" w:rsidRDefault="00A821C6" w:rsidP="00AE0599">
            <w:r w:rsidRPr="006412D6">
              <w:t>x"0047"</w:t>
            </w:r>
          </w:p>
        </w:tc>
        <w:tc>
          <w:tcPr>
            <w:tcW w:w="2080" w:type="dxa"/>
            <w:tcBorders>
              <w:top w:val="nil"/>
              <w:left w:val="nil"/>
              <w:bottom w:val="single" w:sz="4" w:space="0" w:color="auto"/>
              <w:right w:val="single" w:sz="4" w:space="0" w:color="auto"/>
            </w:tcBorders>
            <w:shd w:val="clear" w:color="auto" w:fill="auto"/>
            <w:noWrap/>
            <w:vAlign w:val="bottom"/>
            <w:hideMark/>
          </w:tcPr>
          <w:p w14:paraId="2B51A1E4" w14:textId="77777777" w:rsidR="00A821C6" w:rsidRPr="006412D6" w:rsidRDefault="00A821C6" w:rsidP="00AE0599">
            <w:r w:rsidRPr="006412D6">
              <w:t>1001001</w:t>
            </w:r>
          </w:p>
        </w:tc>
      </w:tr>
      <w:tr w:rsidR="00A821C6" w:rsidRPr="006412D6" w14:paraId="40A94DC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40095C" w14:textId="77777777" w:rsidR="00A821C6" w:rsidRPr="006412D6" w:rsidRDefault="00A821C6" w:rsidP="00AE0599">
            <w:r w:rsidRPr="006412D6">
              <w:t>49</w:t>
            </w:r>
          </w:p>
        </w:tc>
        <w:tc>
          <w:tcPr>
            <w:tcW w:w="1020" w:type="dxa"/>
            <w:tcBorders>
              <w:top w:val="nil"/>
              <w:left w:val="nil"/>
              <w:bottom w:val="single" w:sz="4" w:space="0" w:color="auto"/>
              <w:right w:val="single" w:sz="4" w:space="0" w:color="auto"/>
            </w:tcBorders>
            <w:shd w:val="clear" w:color="auto" w:fill="auto"/>
            <w:noWrap/>
            <w:vAlign w:val="bottom"/>
            <w:hideMark/>
          </w:tcPr>
          <w:p w14:paraId="1FB3FA8C" w14:textId="77777777" w:rsidR="00A821C6" w:rsidRPr="006412D6" w:rsidRDefault="00A821C6" w:rsidP="00AE0599">
            <w:r w:rsidRPr="006412D6">
              <w:t>x"0048"</w:t>
            </w:r>
          </w:p>
        </w:tc>
        <w:tc>
          <w:tcPr>
            <w:tcW w:w="2080" w:type="dxa"/>
            <w:tcBorders>
              <w:top w:val="nil"/>
              <w:left w:val="nil"/>
              <w:bottom w:val="single" w:sz="4" w:space="0" w:color="auto"/>
              <w:right w:val="single" w:sz="4" w:space="0" w:color="auto"/>
            </w:tcBorders>
            <w:shd w:val="clear" w:color="auto" w:fill="auto"/>
            <w:noWrap/>
            <w:vAlign w:val="bottom"/>
            <w:hideMark/>
          </w:tcPr>
          <w:p w14:paraId="569F8475" w14:textId="77777777" w:rsidR="00A821C6" w:rsidRPr="006412D6" w:rsidRDefault="00A821C6" w:rsidP="00AE0599">
            <w:r w:rsidRPr="006412D6">
              <w:t>1001010</w:t>
            </w:r>
          </w:p>
        </w:tc>
      </w:tr>
      <w:tr w:rsidR="00A821C6" w:rsidRPr="006412D6" w14:paraId="4FB14C7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A1A8E62" w14:textId="77777777" w:rsidR="00A821C6" w:rsidRPr="006412D6" w:rsidRDefault="00A821C6" w:rsidP="00AE0599">
            <w:r w:rsidRPr="006412D6">
              <w:t>4a</w:t>
            </w:r>
          </w:p>
        </w:tc>
        <w:tc>
          <w:tcPr>
            <w:tcW w:w="1020" w:type="dxa"/>
            <w:tcBorders>
              <w:top w:val="nil"/>
              <w:left w:val="nil"/>
              <w:bottom w:val="single" w:sz="4" w:space="0" w:color="auto"/>
              <w:right w:val="single" w:sz="4" w:space="0" w:color="auto"/>
            </w:tcBorders>
            <w:shd w:val="clear" w:color="auto" w:fill="auto"/>
            <w:noWrap/>
            <w:vAlign w:val="bottom"/>
            <w:hideMark/>
          </w:tcPr>
          <w:p w14:paraId="27D5286F" w14:textId="77777777" w:rsidR="00A821C6" w:rsidRPr="006412D6" w:rsidRDefault="00A821C6" w:rsidP="00AE0599">
            <w:r w:rsidRPr="006412D6">
              <w:t>x"0049"</w:t>
            </w:r>
          </w:p>
        </w:tc>
        <w:tc>
          <w:tcPr>
            <w:tcW w:w="2080" w:type="dxa"/>
            <w:tcBorders>
              <w:top w:val="nil"/>
              <w:left w:val="nil"/>
              <w:bottom w:val="single" w:sz="4" w:space="0" w:color="auto"/>
              <w:right w:val="single" w:sz="4" w:space="0" w:color="auto"/>
            </w:tcBorders>
            <w:shd w:val="clear" w:color="auto" w:fill="auto"/>
            <w:noWrap/>
            <w:vAlign w:val="bottom"/>
            <w:hideMark/>
          </w:tcPr>
          <w:p w14:paraId="377CF434" w14:textId="77777777" w:rsidR="00A821C6" w:rsidRPr="006412D6" w:rsidRDefault="00A821C6" w:rsidP="00AE0599">
            <w:r w:rsidRPr="006412D6">
              <w:t>1001011</w:t>
            </w:r>
          </w:p>
        </w:tc>
      </w:tr>
      <w:tr w:rsidR="00A821C6" w:rsidRPr="006412D6" w14:paraId="4C9DFCD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FCFB923" w14:textId="77777777" w:rsidR="00A821C6" w:rsidRPr="006412D6" w:rsidRDefault="00A821C6" w:rsidP="00AE0599">
            <w:r w:rsidRPr="006412D6">
              <w:t>4b</w:t>
            </w:r>
          </w:p>
        </w:tc>
        <w:tc>
          <w:tcPr>
            <w:tcW w:w="1020" w:type="dxa"/>
            <w:tcBorders>
              <w:top w:val="nil"/>
              <w:left w:val="nil"/>
              <w:bottom w:val="single" w:sz="4" w:space="0" w:color="auto"/>
              <w:right w:val="single" w:sz="4" w:space="0" w:color="auto"/>
            </w:tcBorders>
            <w:shd w:val="clear" w:color="auto" w:fill="auto"/>
            <w:noWrap/>
            <w:vAlign w:val="bottom"/>
            <w:hideMark/>
          </w:tcPr>
          <w:p w14:paraId="3EFE653B" w14:textId="77777777" w:rsidR="00A821C6" w:rsidRPr="006412D6" w:rsidRDefault="00A821C6" w:rsidP="00AE0599">
            <w:r w:rsidRPr="006412D6">
              <w:t>x"004A"</w:t>
            </w:r>
          </w:p>
        </w:tc>
        <w:tc>
          <w:tcPr>
            <w:tcW w:w="2080" w:type="dxa"/>
            <w:tcBorders>
              <w:top w:val="nil"/>
              <w:left w:val="nil"/>
              <w:bottom w:val="single" w:sz="4" w:space="0" w:color="auto"/>
              <w:right w:val="single" w:sz="4" w:space="0" w:color="auto"/>
            </w:tcBorders>
            <w:shd w:val="clear" w:color="auto" w:fill="auto"/>
            <w:noWrap/>
            <w:vAlign w:val="bottom"/>
            <w:hideMark/>
          </w:tcPr>
          <w:p w14:paraId="407E6964" w14:textId="77777777" w:rsidR="00A821C6" w:rsidRPr="006412D6" w:rsidRDefault="00A821C6" w:rsidP="00AE0599">
            <w:r w:rsidRPr="006412D6">
              <w:t>1001100</w:t>
            </w:r>
          </w:p>
        </w:tc>
      </w:tr>
      <w:tr w:rsidR="00A821C6" w:rsidRPr="006412D6" w14:paraId="520F2BE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3F8AF72" w14:textId="77777777" w:rsidR="00A821C6" w:rsidRPr="006412D6" w:rsidRDefault="00A821C6" w:rsidP="00AE0599">
            <w:r w:rsidRPr="006412D6">
              <w:t>4c</w:t>
            </w:r>
          </w:p>
        </w:tc>
        <w:tc>
          <w:tcPr>
            <w:tcW w:w="1020" w:type="dxa"/>
            <w:tcBorders>
              <w:top w:val="nil"/>
              <w:left w:val="nil"/>
              <w:bottom w:val="single" w:sz="4" w:space="0" w:color="auto"/>
              <w:right w:val="single" w:sz="4" w:space="0" w:color="auto"/>
            </w:tcBorders>
            <w:shd w:val="clear" w:color="auto" w:fill="auto"/>
            <w:noWrap/>
            <w:vAlign w:val="bottom"/>
            <w:hideMark/>
          </w:tcPr>
          <w:p w14:paraId="566F9A3B" w14:textId="77777777" w:rsidR="00A821C6" w:rsidRPr="006412D6" w:rsidRDefault="00A821C6" w:rsidP="00AE0599">
            <w:r w:rsidRPr="006412D6">
              <w:t>x"004B"</w:t>
            </w:r>
          </w:p>
        </w:tc>
        <w:tc>
          <w:tcPr>
            <w:tcW w:w="2080" w:type="dxa"/>
            <w:tcBorders>
              <w:top w:val="nil"/>
              <w:left w:val="nil"/>
              <w:bottom w:val="single" w:sz="4" w:space="0" w:color="auto"/>
              <w:right w:val="single" w:sz="4" w:space="0" w:color="auto"/>
            </w:tcBorders>
            <w:shd w:val="clear" w:color="auto" w:fill="auto"/>
            <w:noWrap/>
            <w:vAlign w:val="bottom"/>
            <w:hideMark/>
          </w:tcPr>
          <w:p w14:paraId="127C9FE7" w14:textId="77777777" w:rsidR="00A821C6" w:rsidRPr="006412D6" w:rsidRDefault="00A821C6" w:rsidP="00AE0599">
            <w:r w:rsidRPr="006412D6">
              <w:t>1001101</w:t>
            </w:r>
          </w:p>
        </w:tc>
      </w:tr>
      <w:tr w:rsidR="00A821C6" w:rsidRPr="006412D6" w14:paraId="0840C20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B14CFC2" w14:textId="77777777" w:rsidR="00A821C6" w:rsidRPr="006412D6" w:rsidRDefault="00A821C6" w:rsidP="00AE0599">
            <w:r w:rsidRPr="006412D6">
              <w:t>4d</w:t>
            </w:r>
          </w:p>
        </w:tc>
        <w:tc>
          <w:tcPr>
            <w:tcW w:w="1020" w:type="dxa"/>
            <w:tcBorders>
              <w:top w:val="nil"/>
              <w:left w:val="nil"/>
              <w:bottom w:val="single" w:sz="4" w:space="0" w:color="auto"/>
              <w:right w:val="single" w:sz="4" w:space="0" w:color="auto"/>
            </w:tcBorders>
            <w:shd w:val="clear" w:color="auto" w:fill="auto"/>
            <w:noWrap/>
            <w:vAlign w:val="bottom"/>
            <w:hideMark/>
          </w:tcPr>
          <w:p w14:paraId="587302D7" w14:textId="77777777" w:rsidR="00A821C6" w:rsidRPr="006412D6" w:rsidRDefault="00A821C6" w:rsidP="00AE0599">
            <w:r w:rsidRPr="006412D6">
              <w:t>x"004C"</w:t>
            </w:r>
          </w:p>
        </w:tc>
        <w:tc>
          <w:tcPr>
            <w:tcW w:w="2080" w:type="dxa"/>
            <w:tcBorders>
              <w:top w:val="nil"/>
              <w:left w:val="nil"/>
              <w:bottom w:val="single" w:sz="4" w:space="0" w:color="auto"/>
              <w:right w:val="single" w:sz="4" w:space="0" w:color="auto"/>
            </w:tcBorders>
            <w:shd w:val="clear" w:color="auto" w:fill="auto"/>
            <w:noWrap/>
            <w:vAlign w:val="bottom"/>
            <w:hideMark/>
          </w:tcPr>
          <w:p w14:paraId="4F40E93E" w14:textId="77777777" w:rsidR="00A821C6" w:rsidRPr="006412D6" w:rsidRDefault="00A821C6" w:rsidP="00AE0599">
            <w:r w:rsidRPr="006412D6">
              <w:t>1001110</w:t>
            </w:r>
          </w:p>
        </w:tc>
      </w:tr>
      <w:tr w:rsidR="00A821C6" w:rsidRPr="006412D6" w14:paraId="76CAAC9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7601322" w14:textId="77777777" w:rsidR="00A821C6" w:rsidRPr="006412D6" w:rsidRDefault="00A821C6" w:rsidP="00AE0599">
            <w:r w:rsidRPr="006412D6">
              <w:t>4e</w:t>
            </w:r>
          </w:p>
        </w:tc>
        <w:tc>
          <w:tcPr>
            <w:tcW w:w="1020" w:type="dxa"/>
            <w:tcBorders>
              <w:top w:val="nil"/>
              <w:left w:val="nil"/>
              <w:bottom w:val="single" w:sz="4" w:space="0" w:color="auto"/>
              <w:right w:val="single" w:sz="4" w:space="0" w:color="auto"/>
            </w:tcBorders>
            <w:shd w:val="clear" w:color="auto" w:fill="auto"/>
            <w:noWrap/>
            <w:vAlign w:val="bottom"/>
            <w:hideMark/>
          </w:tcPr>
          <w:p w14:paraId="7BCAC69B" w14:textId="77777777" w:rsidR="00A821C6" w:rsidRPr="006412D6" w:rsidRDefault="00A821C6" w:rsidP="00AE0599">
            <w:r w:rsidRPr="006412D6">
              <w:t>x"004D"</w:t>
            </w:r>
          </w:p>
        </w:tc>
        <w:tc>
          <w:tcPr>
            <w:tcW w:w="2080" w:type="dxa"/>
            <w:tcBorders>
              <w:top w:val="nil"/>
              <w:left w:val="nil"/>
              <w:bottom w:val="single" w:sz="4" w:space="0" w:color="auto"/>
              <w:right w:val="single" w:sz="4" w:space="0" w:color="auto"/>
            </w:tcBorders>
            <w:shd w:val="clear" w:color="auto" w:fill="auto"/>
            <w:noWrap/>
            <w:vAlign w:val="bottom"/>
            <w:hideMark/>
          </w:tcPr>
          <w:p w14:paraId="2D321E8C" w14:textId="77777777" w:rsidR="00A821C6" w:rsidRPr="006412D6" w:rsidRDefault="00A821C6" w:rsidP="00AE0599">
            <w:r w:rsidRPr="006412D6">
              <w:t>1001111</w:t>
            </w:r>
          </w:p>
        </w:tc>
      </w:tr>
      <w:tr w:rsidR="00A821C6" w:rsidRPr="006412D6" w14:paraId="23436A3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84CCF03" w14:textId="77777777" w:rsidR="00A821C6" w:rsidRPr="006412D6" w:rsidRDefault="00A821C6" w:rsidP="00AE0599">
            <w:r w:rsidRPr="006412D6">
              <w:t>4f</w:t>
            </w:r>
          </w:p>
        </w:tc>
        <w:tc>
          <w:tcPr>
            <w:tcW w:w="1020" w:type="dxa"/>
            <w:tcBorders>
              <w:top w:val="nil"/>
              <w:left w:val="nil"/>
              <w:bottom w:val="single" w:sz="4" w:space="0" w:color="auto"/>
              <w:right w:val="single" w:sz="4" w:space="0" w:color="auto"/>
            </w:tcBorders>
            <w:shd w:val="clear" w:color="auto" w:fill="auto"/>
            <w:noWrap/>
            <w:vAlign w:val="bottom"/>
            <w:hideMark/>
          </w:tcPr>
          <w:p w14:paraId="15AE8720" w14:textId="77777777" w:rsidR="00A821C6" w:rsidRPr="006412D6" w:rsidRDefault="00A821C6" w:rsidP="00AE0599">
            <w:r w:rsidRPr="006412D6">
              <w:t>x"004E"</w:t>
            </w:r>
          </w:p>
        </w:tc>
        <w:tc>
          <w:tcPr>
            <w:tcW w:w="2080" w:type="dxa"/>
            <w:tcBorders>
              <w:top w:val="nil"/>
              <w:left w:val="nil"/>
              <w:bottom w:val="single" w:sz="4" w:space="0" w:color="auto"/>
              <w:right w:val="single" w:sz="4" w:space="0" w:color="auto"/>
            </w:tcBorders>
            <w:shd w:val="clear" w:color="auto" w:fill="auto"/>
            <w:noWrap/>
            <w:vAlign w:val="bottom"/>
            <w:hideMark/>
          </w:tcPr>
          <w:p w14:paraId="638292B7" w14:textId="77777777" w:rsidR="00A821C6" w:rsidRPr="006412D6" w:rsidRDefault="00A821C6" w:rsidP="00AE0599">
            <w:r w:rsidRPr="006412D6">
              <w:t>1010000</w:t>
            </w:r>
          </w:p>
        </w:tc>
      </w:tr>
      <w:tr w:rsidR="00A821C6" w:rsidRPr="006412D6" w14:paraId="583FD52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C4FBEB6" w14:textId="77777777" w:rsidR="00A821C6" w:rsidRPr="006412D6" w:rsidRDefault="00A821C6" w:rsidP="00AE0599">
            <w:r w:rsidRPr="006412D6">
              <w:t>50</w:t>
            </w:r>
          </w:p>
        </w:tc>
        <w:tc>
          <w:tcPr>
            <w:tcW w:w="1020" w:type="dxa"/>
            <w:tcBorders>
              <w:top w:val="nil"/>
              <w:left w:val="nil"/>
              <w:bottom w:val="single" w:sz="4" w:space="0" w:color="auto"/>
              <w:right w:val="single" w:sz="4" w:space="0" w:color="auto"/>
            </w:tcBorders>
            <w:shd w:val="clear" w:color="auto" w:fill="auto"/>
            <w:noWrap/>
            <w:vAlign w:val="bottom"/>
            <w:hideMark/>
          </w:tcPr>
          <w:p w14:paraId="4A54456D" w14:textId="77777777" w:rsidR="00A821C6" w:rsidRPr="006412D6" w:rsidRDefault="00A821C6" w:rsidP="00AE0599">
            <w:r w:rsidRPr="006412D6">
              <w:t>x"004F"</w:t>
            </w:r>
          </w:p>
        </w:tc>
        <w:tc>
          <w:tcPr>
            <w:tcW w:w="2080" w:type="dxa"/>
            <w:tcBorders>
              <w:top w:val="nil"/>
              <w:left w:val="nil"/>
              <w:bottom w:val="single" w:sz="4" w:space="0" w:color="auto"/>
              <w:right w:val="single" w:sz="4" w:space="0" w:color="auto"/>
            </w:tcBorders>
            <w:shd w:val="clear" w:color="auto" w:fill="auto"/>
            <w:noWrap/>
            <w:vAlign w:val="bottom"/>
            <w:hideMark/>
          </w:tcPr>
          <w:p w14:paraId="1DF84370" w14:textId="77777777" w:rsidR="00A821C6" w:rsidRPr="006412D6" w:rsidRDefault="00A821C6" w:rsidP="00AE0599">
            <w:r w:rsidRPr="006412D6">
              <w:t>1010001</w:t>
            </w:r>
          </w:p>
        </w:tc>
      </w:tr>
      <w:tr w:rsidR="00A821C6" w:rsidRPr="006412D6" w14:paraId="779C50F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3E26071" w14:textId="77777777" w:rsidR="00A821C6" w:rsidRPr="006412D6" w:rsidRDefault="00A821C6" w:rsidP="00AE0599">
            <w:r w:rsidRPr="006412D6">
              <w:t>51</w:t>
            </w:r>
          </w:p>
        </w:tc>
        <w:tc>
          <w:tcPr>
            <w:tcW w:w="1020" w:type="dxa"/>
            <w:tcBorders>
              <w:top w:val="nil"/>
              <w:left w:val="nil"/>
              <w:bottom w:val="single" w:sz="4" w:space="0" w:color="auto"/>
              <w:right w:val="single" w:sz="4" w:space="0" w:color="auto"/>
            </w:tcBorders>
            <w:shd w:val="clear" w:color="auto" w:fill="auto"/>
            <w:noWrap/>
            <w:vAlign w:val="bottom"/>
            <w:hideMark/>
          </w:tcPr>
          <w:p w14:paraId="3E9A85E6" w14:textId="77777777" w:rsidR="00A821C6" w:rsidRPr="006412D6" w:rsidRDefault="00A821C6" w:rsidP="00AE0599">
            <w:r w:rsidRPr="006412D6">
              <w:t>x"0050"</w:t>
            </w:r>
          </w:p>
        </w:tc>
        <w:tc>
          <w:tcPr>
            <w:tcW w:w="2080" w:type="dxa"/>
            <w:tcBorders>
              <w:top w:val="nil"/>
              <w:left w:val="nil"/>
              <w:bottom w:val="single" w:sz="4" w:space="0" w:color="auto"/>
              <w:right w:val="single" w:sz="4" w:space="0" w:color="auto"/>
            </w:tcBorders>
            <w:shd w:val="clear" w:color="auto" w:fill="auto"/>
            <w:noWrap/>
            <w:vAlign w:val="bottom"/>
            <w:hideMark/>
          </w:tcPr>
          <w:p w14:paraId="490FA0E5" w14:textId="77777777" w:rsidR="00A821C6" w:rsidRPr="006412D6" w:rsidRDefault="00A821C6" w:rsidP="00AE0599">
            <w:r w:rsidRPr="006412D6">
              <w:t>1010010</w:t>
            </w:r>
          </w:p>
        </w:tc>
      </w:tr>
      <w:tr w:rsidR="00A821C6" w:rsidRPr="006412D6" w14:paraId="4806A84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2DA595D" w14:textId="77777777" w:rsidR="00A821C6" w:rsidRPr="006412D6" w:rsidRDefault="00A821C6" w:rsidP="00AE0599">
            <w:r w:rsidRPr="006412D6">
              <w:t>52</w:t>
            </w:r>
          </w:p>
        </w:tc>
        <w:tc>
          <w:tcPr>
            <w:tcW w:w="1020" w:type="dxa"/>
            <w:tcBorders>
              <w:top w:val="nil"/>
              <w:left w:val="nil"/>
              <w:bottom w:val="single" w:sz="4" w:space="0" w:color="auto"/>
              <w:right w:val="single" w:sz="4" w:space="0" w:color="auto"/>
            </w:tcBorders>
            <w:shd w:val="clear" w:color="auto" w:fill="auto"/>
            <w:noWrap/>
            <w:vAlign w:val="bottom"/>
            <w:hideMark/>
          </w:tcPr>
          <w:p w14:paraId="4DA30B98" w14:textId="77777777" w:rsidR="00A821C6" w:rsidRPr="006412D6" w:rsidRDefault="00A821C6" w:rsidP="00AE0599">
            <w:r w:rsidRPr="006412D6">
              <w:t>x"0051"</w:t>
            </w:r>
          </w:p>
        </w:tc>
        <w:tc>
          <w:tcPr>
            <w:tcW w:w="2080" w:type="dxa"/>
            <w:tcBorders>
              <w:top w:val="nil"/>
              <w:left w:val="nil"/>
              <w:bottom w:val="single" w:sz="4" w:space="0" w:color="auto"/>
              <w:right w:val="single" w:sz="4" w:space="0" w:color="auto"/>
            </w:tcBorders>
            <w:shd w:val="clear" w:color="auto" w:fill="auto"/>
            <w:noWrap/>
            <w:vAlign w:val="bottom"/>
            <w:hideMark/>
          </w:tcPr>
          <w:p w14:paraId="030092A6" w14:textId="77777777" w:rsidR="00A821C6" w:rsidRPr="006412D6" w:rsidRDefault="00A821C6" w:rsidP="00AE0599">
            <w:r w:rsidRPr="006412D6">
              <w:t>1010011</w:t>
            </w:r>
          </w:p>
        </w:tc>
      </w:tr>
      <w:tr w:rsidR="00A821C6" w:rsidRPr="006412D6" w14:paraId="529D5B1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272413A" w14:textId="77777777" w:rsidR="00A821C6" w:rsidRPr="006412D6" w:rsidRDefault="00A821C6" w:rsidP="00AE0599">
            <w:r w:rsidRPr="006412D6">
              <w:t>53</w:t>
            </w:r>
          </w:p>
        </w:tc>
        <w:tc>
          <w:tcPr>
            <w:tcW w:w="1020" w:type="dxa"/>
            <w:tcBorders>
              <w:top w:val="nil"/>
              <w:left w:val="nil"/>
              <w:bottom w:val="single" w:sz="4" w:space="0" w:color="auto"/>
              <w:right w:val="single" w:sz="4" w:space="0" w:color="auto"/>
            </w:tcBorders>
            <w:shd w:val="clear" w:color="auto" w:fill="auto"/>
            <w:noWrap/>
            <w:vAlign w:val="bottom"/>
            <w:hideMark/>
          </w:tcPr>
          <w:p w14:paraId="343D169A" w14:textId="77777777" w:rsidR="00A821C6" w:rsidRPr="006412D6" w:rsidRDefault="00A821C6" w:rsidP="00AE0599">
            <w:r w:rsidRPr="006412D6">
              <w:t>x"0052"</w:t>
            </w:r>
          </w:p>
        </w:tc>
        <w:tc>
          <w:tcPr>
            <w:tcW w:w="2080" w:type="dxa"/>
            <w:tcBorders>
              <w:top w:val="nil"/>
              <w:left w:val="nil"/>
              <w:bottom w:val="single" w:sz="4" w:space="0" w:color="auto"/>
              <w:right w:val="single" w:sz="4" w:space="0" w:color="auto"/>
            </w:tcBorders>
            <w:shd w:val="clear" w:color="auto" w:fill="auto"/>
            <w:noWrap/>
            <w:vAlign w:val="bottom"/>
            <w:hideMark/>
          </w:tcPr>
          <w:p w14:paraId="2698E531" w14:textId="77777777" w:rsidR="00A821C6" w:rsidRPr="006412D6" w:rsidRDefault="00A821C6" w:rsidP="00AE0599">
            <w:r w:rsidRPr="006412D6">
              <w:t>1010100</w:t>
            </w:r>
          </w:p>
        </w:tc>
      </w:tr>
      <w:tr w:rsidR="00A821C6" w:rsidRPr="006412D6" w14:paraId="4E8CDA5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9BBAC4F" w14:textId="77777777" w:rsidR="00A821C6" w:rsidRPr="006412D6" w:rsidRDefault="00A821C6" w:rsidP="00AE0599">
            <w:r w:rsidRPr="006412D6">
              <w:t>54</w:t>
            </w:r>
          </w:p>
        </w:tc>
        <w:tc>
          <w:tcPr>
            <w:tcW w:w="1020" w:type="dxa"/>
            <w:tcBorders>
              <w:top w:val="nil"/>
              <w:left w:val="nil"/>
              <w:bottom w:val="single" w:sz="4" w:space="0" w:color="auto"/>
              <w:right w:val="single" w:sz="4" w:space="0" w:color="auto"/>
            </w:tcBorders>
            <w:shd w:val="clear" w:color="auto" w:fill="auto"/>
            <w:noWrap/>
            <w:vAlign w:val="bottom"/>
            <w:hideMark/>
          </w:tcPr>
          <w:p w14:paraId="2FCE4CAF" w14:textId="77777777" w:rsidR="00A821C6" w:rsidRPr="006412D6" w:rsidRDefault="00A821C6" w:rsidP="00AE0599">
            <w:r w:rsidRPr="006412D6">
              <w:t>x"0053"</w:t>
            </w:r>
          </w:p>
        </w:tc>
        <w:tc>
          <w:tcPr>
            <w:tcW w:w="2080" w:type="dxa"/>
            <w:tcBorders>
              <w:top w:val="nil"/>
              <w:left w:val="nil"/>
              <w:bottom w:val="single" w:sz="4" w:space="0" w:color="auto"/>
              <w:right w:val="single" w:sz="4" w:space="0" w:color="auto"/>
            </w:tcBorders>
            <w:shd w:val="clear" w:color="auto" w:fill="auto"/>
            <w:noWrap/>
            <w:vAlign w:val="bottom"/>
            <w:hideMark/>
          </w:tcPr>
          <w:p w14:paraId="1860A454" w14:textId="77777777" w:rsidR="00A821C6" w:rsidRPr="006412D6" w:rsidRDefault="00A821C6" w:rsidP="00AE0599">
            <w:r w:rsidRPr="006412D6">
              <w:t>1010101</w:t>
            </w:r>
          </w:p>
        </w:tc>
      </w:tr>
      <w:tr w:rsidR="00A821C6" w:rsidRPr="006412D6" w14:paraId="389D840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CA05149" w14:textId="77777777" w:rsidR="00A821C6" w:rsidRPr="006412D6" w:rsidRDefault="00A821C6" w:rsidP="00AE0599">
            <w:r w:rsidRPr="006412D6">
              <w:t>55</w:t>
            </w:r>
          </w:p>
        </w:tc>
        <w:tc>
          <w:tcPr>
            <w:tcW w:w="1020" w:type="dxa"/>
            <w:tcBorders>
              <w:top w:val="nil"/>
              <w:left w:val="nil"/>
              <w:bottom w:val="single" w:sz="4" w:space="0" w:color="auto"/>
              <w:right w:val="single" w:sz="4" w:space="0" w:color="auto"/>
            </w:tcBorders>
            <w:shd w:val="clear" w:color="auto" w:fill="auto"/>
            <w:noWrap/>
            <w:vAlign w:val="bottom"/>
            <w:hideMark/>
          </w:tcPr>
          <w:p w14:paraId="7D5B1AA8" w14:textId="77777777" w:rsidR="00A821C6" w:rsidRPr="006412D6" w:rsidRDefault="00A821C6" w:rsidP="00AE0599">
            <w:r w:rsidRPr="006412D6">
              <w:t>x"0054"</w:t>
            </w:r>
          </w:p>
        </w:tc>
        <w:tc>
          <w:tcPr>
            <w:tcW w:w="2080" w:type="dxa"/>
            <w:tcBorders>
              <w:top w:val="nil"/>
              <w:left w:val="nil"/>
              <w:bottom w:val="single" w:sz="4" w:space="0" w:color="auto"/>
              <w:right w:val="single" w:sz="4" w:space="0" w:color="auto"/>
            </w:tcBorders>
            <w:shd w:val="clear" w:color="auto" w:fill="auto"/>
            <w:noWrap/>
            <w:vAlign w:val="bottom"/>
            <w:hideMark/>
          </w:tcPr>
          <w:p w14:paraId="2B1AA7A1" w14:textId="77777777" w:rsidR="00A821C6" w:rsidRPr="006412D6" w:rsidRDefault="00A821C6" w:rsidP="00AE0599">
            <w:r w:rsidRPr="006412D6">
              <w:t>1010110</w:t>
            </w:r>
          </w:p>
        </w:tc>
      </w:tr>
      <w:tr w:rsidR="00A821C6" w:rsidRPr="006412D6" w14:paraId="7C178C7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DE0129D" w14:textId="77777777" w:rsidR="00A821C6" w:rsidRPr="006412D6" w:rsidRDefault="00A821C6" w:rsidP="00AE0599">
            <w:r w:rsidRPr="006412D6">
              <w:t>56</w:t>
            </w:r>
          </w:p>
        </w:tc>
        <w:tc>
          <w:tcPr>
            <w:tcW w:w="1020" w:type="dxa"/>
            <w:tcBorders>
              <w:top w:val="nil"/>
              <w:left w:val="nil"/>
              <w:bottom w:val="single" w:sz="4" w:space="0" w:color="auto"/>
              <w:right w:val="single" w:sz="4" w:space="0" w:color="auto"/>
            </w:tcBorders>
            <w:shd w:val="clear" w:color="auto" w:fill="auto"/>
            <w:noWrap/>
            <w:vAlign w:val="bottom"/>
            <w:hideMark/>
          </w:tcPr>
          <w:p w14:paraId="6836B85F" w14:textId="77777777" w:rsidR="00A821C6" w:rsidRPr="006412D6" w:rsidRDefault="00A821C6" w:rsidP="00AE0599">
            <w:r w:rsidRPr="006412D6">
              <w:t>x"0055"</w:t>
            </w:r>
          </w:p>
        </w:tc>
        <w:tc>
          <w:tcPr>
            <w:tcW w:w="2080" w:type="dxa"/>
            <w:tcBorders>
              <w:top w:val="nil"/>
              <w:left w:val="nil"/>
              <w:bottom w:val="single" w:sz="4" w:space="0" w:color="auto"/>
              <w:right w:val="single" w:sz="4" w:space="0" w:color="auto"/>
            </w:tcBorders>
            <w:shd w:val="clear" w:color="auto" w:fill="auto"/>
            <w:noWrap/>
            <w:vAlign w:val="bottom"/>
            <w:hideMark/>
          </w:tcPr>
          <w:p w14:paraId="164BFC37" w14:textId="77777777" w:rsidR="00A821C6" w:rsidRPr="006412D6" w:rsidRDefault="00A821C6" w:rsidP="00AE0599">
            <w:r w:rsidRPr="006412D6">
              <w:t>1010111</w:t>
            </w:r>
          </w:p>
        </w:tc>
      </w:tr>
      <w:tr w:rsidR="00A821C6" w:rsidRPr="006412D6" w14:paraId="4E50E3C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E73A950" w14:textId="77777777" w:rsidR="00A821C6" w:rsidRPr="006412D6" w:rsidRDefault="00A821C6" w:rsidP="00AE0599">
            <w:r w:rsidRPr="006412D6">
              <w:lastRenderedPageBreak/>
              <w:t>57</w:t>
            </w:r>
          </w:p>
        </w:tc>
        <w:tc>
          <w:tcPr>
            <w:tcW w:w="1020" w:type="dxa"/>
            <w:tcBorders>
              <w:top w:val="nil"/>
              <w:left w:val="nil"/>
              <w:bottom w:val="single" w:sz="4" w:space="0" w:color="auto"/>
              <w:right w:val="single" w:sz="4" w:space="0" w:color="auto"/>
            </w:tcBorders>
            <w:shd w:val="clear" w:color="auto" w:fill="auto"/>
            <w:noWrap/>
            <w:vAlign w:val="bottom"/>
            <w:hideMark/>
          </w:tcPr>
          <w:p w14:paraId="26332906" w14:textId="77777777" w:rsidR="00A821C6" w:rsidRPr="006412D6" w:rsidRDefault="00A821C6" w:rsidP="00AE0599">
            <w:r w:rsidRPr="006412D6">
              <w:t>x"0056"</w:t>
            </w:r>
          </w:p>
        </w:tc>
        <w:tc>
          <w:tcPr>
            <w:tcW w:w="2080" w:type="dxa"/>
            <w:tcBorders>
              <w:top w:val="nil"/>
              <w:left w:val="nil"/>
              <w:bottom w:val="single" w:sz="4" w:space="0" w:color="auto"/>
              <w:right w:val="single" w:sz="4" w:space="0" w:color="auto"/>
            </w:tcBorders>
            <w:shd w:val="clear" w:color="auto" w:fill="auto"/>
            <w:noWrap/>
            <w:vAlign w:val="bottom"/>
            <w:hideMark/>
          </w:tcPr>
          <w:p w14:paraId="13B97F2F" w14:textId="77777777" w:rsidR="00A821C6" w:rsidRPr="006412D6" w:rsidRDefault="00A821C6" w:rsidP="00AE0599">
            <w:r w:rsidRPr="006412D6">
              <w:t>1011000</w:t>
            </w:r>
          </w:p>
        </w:tc>
      </w:tr>
      <w:tr w:rsidR="00A821C6" w:rsidRPr="006412D6" w14:paraId="12156B0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03FEC05" w14:textId="77777777" w:rsidR="00A821C6" w:rsidRPr="006412D6" w:rsidRDefault="00A821C6" w:rsidP="00AE0599">
            <w:r w:rsidRPr="006412D6">
              <w:t>58</w:t>
            </w:r>
          </w:p>
        </w:tc>
        <w:tc>
          <w:tcPr>
            <w:tcW w:w="1020" w:type="dxa"/>
            <w:tcBorders>
              <w:top w:val="nil"/>
              <w:left w:val="nil"/>
              <w:bottom w:val="single" w:sz="4" w:space="0" w:color="auto"/>
              <w:right w:val="single" w:sz="4" w:space="0" w:color="auto"/>
            </w:tcBorders>
            <w:shd w:val="clear" w:color="auto" w:fill="auto"/>
            <w:noWrap/>
            <w:vAlign w:val="bottom"/>
            <w:hideMark/>
          </w:tcPr>
          <w:p w14:paraId="7F4E264C" w14:textId="77777777" w:rsidR="00A821C6" w:rsidRPr="006412D6" w:rsidRDefault="00A821C6" w:rsidP="00AE0599">
            <w:r w:rsidRPr="006412D6">
              <w:t>x"0057"</w:t>
            </w:r>
          </w:p>
        </w:tc>
        <w:tc>
          <w:tcPr>
            <w:tcW w:w="2080" w:type="dxa"/>
            <w:tcBorders>
              <w:top w:val="nil"/>
              <w:left w:val="nil"/>
              <w:bottom w:val="single" w:sz="4" w:space="0" w:color="auto"/>
              <w:right w:val="single" w:sz="4" w:space="0" w:color="auto"/>
            </w:tcBorders>
            <w:shd w:val="clear" w:color="auto" w:fill="auto"/>
            <w:noWrap/>
            <w:vAlign w:val="bottom"/>
            <w:hideMark/>
          </w:tcPr>
          <w:p w14:paraId="7420316F" w14:textId="77777777" w:rsidR="00A821C6" w:rsidRPr="006412D6" w:rsidRDefault="00A821C6" w:rsidP="00AE0599">
            <w:r w:rsidRPr="006412D6">
              <w:t>1011001</w:t>
            </w:r>
          </w:p>
        </w:tc>
      </w:tr>
      <w:tr w:rsidR="00A821C6" w:rsidRPr="006412D6" w14:paraId="55AD82F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AB7E78C" w14:textId="77777777" w:rsidR="00A821C6" w:rsidRPr="006412D6" w:rsidRDefault="00A821C6" w:rsidP="00AE0599">
            <w:r w:rsidRPr="006412D6">
              <w:t>59</w:t>
            </w:r>
          </w:p>
        </w:tc>
        <w:tc>
          <w:tcPr>
            <w:tcW w:w="1020" w:type="dxa"/>
            <w:tcBorders>
              <w:top w:val="nil"/>
              <w:left w:val="nil"/>
              <w:bottom w:val="single" w:sz="4" w:space="0" w:color="auto"/>
              <w:right w:val="single" w:sz="4" w:space="0" w:color="auto"/>
            </w:tcBorders>
            <w:shd w:val="clear" w:color="auto" w:fill="auto"/>
            <w:noWrap/>
            <w:vAlign w:val="bottom"/>
            <w:hideMark/>
          </w:tcPr>
          <w:p w14:paraId="5C3AD74D" w14:textId="77777777" w:rsidR="00A821C6" w:rsidRPr="006412D6" w:rsidRDefault="00A821C6" w:rsidP="00AE0599">
            <w:r w:rsidRPr="006412D6">
              <w:t>x"0058"</w:t>
            </w:r>
          </w:p>
        </w:tc>
        <w:tc>
          <w:tcPr>
            <w:tcW w:w="2080" w:type="dxa"/>
            <w:tcBorders>
              <w:top w:val="nil"/>
              <w:left w:val="nil"/>
              <w:bottom w:val="single" w:sz="4" w:space="0" w:color="auto"/>
              <w:right w:val="single" w:sz="4" w:space="0" w:color="auto"/>
            </w:tcBorders>
            <w:shd w:val="clear" w:color="auto" w:fill="auto"/>
            <w:noWrap/>
            <w:vAlign w:val="bottom"/>
            <w:hideMark/>
          </w:tcPr>
          <w:p w14:paraId="58627EF6" w14:textId="77777777" w:rsidR="00A821C6" w:rsidRPr="006412D6" w:rsidRDefault="00A821C6" w:rsidP="00AE0599">
            <w:r w:rsidRPr="006412D6">
              <w:t>1011010</w:t>
            </w:r>
          </w:p>
        </w:tc>
      </w:tr>
      <w:tr w:rsidR="00A821C6" w:rsidRPr="006412D6" w14:paraId="17DE612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C8681F7" w14:textId="77777777" w:rsidR="00A821C6" w:rsidRPr="006412D6" w:rsidRDefault="00A821C6" w:rsidP="00AE0599">
            <w:r w:rsidRPr="006412D6">
              <w:t>5a</w:t>
            </w:r>
          </w:p>
        </w:tc>
        <w:tc>
          <w:tcPr>
            <w:tcW w:w="1020" w:type="dxa"/>
            <w:tcBorders>
              <w:top w:val="nil"/>
              <w:left w:val="nil"/>
              <w:bottom w:val="single" w:sz="4" w:space="0" w:color="auto"/>
              <w:right w:val="single" w:sz="4" w:space="0" w:color="auto"/>
            </w:tcBorders>
            <w:shd w:val="clear" w:color="auto" w:fill="auto"/>
            <w:noWrap/>
            <w:vAlign w:val="bottom"/>
            <w:hideMark/>
          </w:tcPr>
          <w:p w14:paraId="4F34D611" w14:textId="77777777" w:rsidR="00A821C6" w:rsidRPr="006412D6" w:rsidRDefault="00A821C6" w:rsidP="00AE0599">
            <w:r w:rsidRPr="006412D6">
              <w:t>x"0059"</w:t>
            </w:r>
          </w:p>
        </w:tc>
        <w:tc>
          <w:tcPr>
            <w:tcW w:w="2080" w:type="dxa"/>
            <w:tcBorders>
              <w:top w:val="nil"/>
              <w:left w:val="nil"/>
              <w:bottom w:val="single" w:sz="4" w:space="0" w:color="auto"/>
              <w:right w:val="single" w:sz="4" w:space="0" w:color="auto"/>
            </w:tcBorders>
            <w:shd w:val="clear" w:color="auto" w:fill="auto"/>
            <w:noWrap/>
            <w:vAlign w:val="bottom"/>
            <w:hideMark/>
          </w:tcPr>
          <w:p w14:paraId="39053566" w14:textId="77777777" w:rsidR="00A821C6" w:rsidRPr="006412D6" w:rsidRDefault="00A821C6" w:rsidP="00AE0599">
            <w:r w:rsidRPr="006412D6">
              <w:t>1011011</w:t>
            </w:r>
          </w:p>
        </w:tc>
      </w:tr>
      <w:tr w:rsidR="00A821C6" w:rsidRPr="006412D6" w14:paraId="08F5DF0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940BEA6" w14:textId="77777777" w:rsidR="00A821C6" w:rsidRPr="006412D6" w:rsidRDefault="00A821C6" w:rsidP="00AE0599">
            <w:r w:rsidRPr="006412D6">
              <w:t>5b</w:t>
            </w:r>
          </w:p>
        </w:tc>
        <w:tc>
          <w:tcPr>
            <w:tcW w:w="1020" w:type="dxa"/>
            <w:tcBorders>
              <w:top w:val="nil"/>
              <w:left w:val="nil"/>
              <w:bottom w:val="single" w:sz="4" w:space="0" w:color="auto"/>
              <w:right w:val="single" w:sz="4" w:space="0" w:color="auto"/>
            </w:tcBorders>
            <w:shd w:val="clear" w:color="auto" w:fill="auto"/>
            <w:noWrap/>
            <w:vAlign w:val="bottom"/>
            <w:hideMark/>
          </w:tcPr>
          <w:p w14:paraId="53DEBEB8" w14:textId="77777777" w:rsidR="00A821C6" w:rsidRPr="006412D6" w:rsidRDefault="00A821C6" w:rsidP="00AE0599">
            <w:r w:rsidRPr="006412D6">
              <w:t>x"005A"</w:t>
            </w:r>
          </w:p>
        </w:tc>
        <w:tc>
          <w:tcPr>
            <w:tcW w:w="2080" w:type="dxa"/>
            <w:tcBorders>
              <w:top w:val="nil"/>
              <w:left w:val="nil"/>
              <w:bottom w:val="single" w:sz="4" w:space="0" w:color="auto"/>
              <w:right w:val="single" w:sz="4" w:space="0" w:color="auto"/>
            </w:tcBorders>
            <w:shd w:val="clear" w:color="auto" w:fill="auto"/>
            <w:noWrap/>
            <w:vAlign w:val="bottom"/>
            <w:hideMark/>
          </w:tcPr>
          <w:p w14:paraId="23477F93" w14:textId="77777777" w:rsidR="00A821C6" w:rsidRPr="006412D6" w:rsidRDefault="00A821C6" w:rsidP="00AE0599">
            <w:r w:rsidRPr="006412D6">
              <w:t>1011100</w:t>
            </w:r>
          </w:p>
        </w:tc>
      </w:tr>
      <w:tr w:rsidR="00A821C6" w:rsidRPr="006412D6" w14:paraId="056098E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B78F078" w14:textId="77777777" w:rsidR="00A821C6" w:rsidRPr="006412D6" w:rsidRDefault="00A821C6" w:rsidP="00AE0599">
            <w:r w:rsidRPr="006412D6">
              <w:t>5c</w:t>
            </w:r>
          </w:p>
        </w:tc>
        <w:tc>
          <w:tcPr>
            <w:tcW w:w="1020" w:type="dxa"/>
            <w:tcBorders>
              <w:top w:val="nil"/>
              <w:left w:val="nil"/>
              <w:bottom w:val="single" w:sz="4" w:space="0" w:color="auto"/>
              <w:right w:val="single" w:sz="4" w:space="0" w:color="auto"/>
            </w:tcBorders>
            <w:shd w:val="clear" w:color="auto" w:fill="auto"/>
            <w:noWrap/>
            <w:vAlign w:val="bottom"/>
            <w:hideMark/>
          </w:tcPr>
          <w:p w14:paraId="49AE13E5" w14:textId="77777777" w:rsidR="00A821C6" w:rsidRPr="006412D6" w:rsidRDefault="00A821C6" w:rsidP="00AE0599">
            <w:r w:rsidRPr="006412D6">
              <w:t>x"005B"</w:t>
            </w:r>
          </w:p>
        </w:tc>
        <w:tc>
          <w:tcPr>
            <w:tcW w:w="2080" w:type="dxa"/>
            <w:tcBorders>
              <w:top w:val="nil"/>
              <w:left w:val="nil"/>
              <w:bottom w:val="single" w:sz="4" w:space="0" w:color="auto"/>
              <w:right w:val="single" w:sz="4" w:space="0" w:color="auto"/>
            </w:tcBorders>
            <w:shd w:val="clear" w:color="auto" w:fill="auto"/>
            <w:noWrap/>
            <w:vAlign w:val="bottom"/>
            <w:hideMark/>
          </w:tcPr>
          <w:p w14:paraId="363E0C09" w14:textId="77777777" w:rsidR="00A821C6" w:rsidRPr="006412D6" w:rsidRDefault="00A821C6" w:rsidP="00AE0599">
            <w:r w:rsidRPr="006412D6">
              <w:t>1011101</w:t>
            </w:r>
          </w:p>
        </w:tc>
      </w:tr>
      <w:tr w:rsidR="00A821C6" w:rsidRPr="006412D6" w14:paraId="538B9DE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5D785E6" w14:textId="77777777" w:rsidR="00A821C6" w:rsidRPr="006412D6" w:rsidRDefault="00A821C6" w:rsidP="00AE0599">
            <w:r w:rsidRPr="006412D6">
              <w:t>5d</w:t>
            </w:r>
          </w:p>
        </w:tc>
        <w:tc>
          <w:tcPr>
            <w:tcW w:w="1020" w:type="dxa"/>
            <w:tcBorders>
              <w:top w:val="nil"/>
              <w:left w:val="nil"/>
              <w:bottom w:val="single" w:sz="4" w:space="0" w:color="auto"/>
              <w:right w:val="single" w:sz="4" w:space="0" w:color="auto"/>
            </w:tcBorders>
            <w:shd w:val="clear" w:color="auto" w:fill="auto"/>
            <w:noWrap/>
            <w:vAlign w:val="bottom"/>
            <w:hideMark/>
          </w:tcPr>
          <w:p w14:paraId="1838C58A" w14:textId="77777777" w:rsidR="00A821C6" w:rsidRPr="006412D6" w:rsidRDefault="00A821C6" w:rsidP="00AE0599">
            <w:r w:rsidRPr="006412D6">
              <w:t>x"005C"</w:t>
            </w:r>
          </w:p>
        </w:tc>
        <w:tc>
          <w:tcPr>
            <w:tcW w:w="2080" w:type="dxa"/>
            <w:tcBorders>
              <w:top w:val="nil"/>
              <w:left w:val="nil"/>
              <w:bottom w:val="single" w:sz="4" w:space="0" w:color="auto"/>
              <w:right w:val="single" w:sz="4" w:space="0" w:color="auto"/>
            </w:tcBorders>
            <w:shd w:val="clear" w:color="auto" w:fill="auto"/>
            <w:noWrap/>
            <w:vAlign w:val="bottom"/>
            <w:hideMark/>
          </w:tcPr>
          <w:p w14:paraId="54FEF1B5" w14:textId="77777777" w:rsidR="00A821C6" w:rsidRPr="006412D6" w:rsidRDefault="00A821C6" w:rsidP="00AE0599">
            <w:r w:rsidRPr="006412D6">
              <w:t>1011110</w:t>
            </w:r>
          </w:p>
        </w:tc>
      </w:tr>
      <w:tr w:rsidR="00A821C6" w:rsidRPr="006412D6" w14:paraId="64C9FC8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E353EAC" w14:textId="77777777" w:rsidR="00A821C6" w:rsidRPr="006412D6" w:rsidRDefault="00A821C6" w:rsidP="00AE0599">
            <w:r w:rsidRPr="006412D6">
              <w:t>5e</w:t>
            </w:r>
          </w:p>
        </w:tc>
        <w:tc>
          <w:tcPr>
            <w:tcW w:w="1020" w:type="dxa"/>
            <w:tcBorders>
              <w:top w:val="nil"/>
              <w:left w:val="nil"/>
              <w:bottom w:val="single" w:sz="4" w:space="0" w:color="auto"/>
              <w:right w:val="single" w:sz="4" w:space="0" w:color="auto"/>
            </w:tcBorders>
            <w:shd w:val="clear" w:color="auto" w:fill="auto"/>
            <w:noWrap/>
            <w:vAlign w:val="bottom"/>
            <w:hideMark/>
          </w:tcPr>
          <w:p w14:paraId="4BB21637" w14:textId="77777777" w:rsidR="00A821C6" w:rsidRPr="006412D6" w:rsidRDefault="00A821C6" w:rsidP="00AE0599">
            <w:r w:rsidRPr="006412D6">
              <w:t>x"005D"</w:t>
            </w:r>
          </w:p>
        </w:tc>
        <w:tc>
          <w:tcPr>
            <w:tcW w:w="2080" w:type="dxa"/>
            <w:tcBorders>
              <w:top w:val="nil"/>
              <w:left w:val="nil"/>
              <w:bottom w:val="single" w:sz="4" w:space="0" w:color="auto"/>
              <w:right w:val="single" w:sz="4" w:space="0" w:color="auto"/>
            </w:tcBorders>
            <w:shd w:val="clear" w:color="auto" w:fill="auto"/>
            <w:noWrap/>
            <w:vAlign w:val="bottom"/>
            <w:hideMark/>
          </w:tcPr>
          <w:p w14:paraId="0A0B0BA2" w14:textId="77777777" w:rsidR="00A821C6" w:rsidRPr="006412D6" w:rsidRDefault="00A821C6" w:rsidP="00AE0599">
            <w:r w:rsidRPr="006412D6">
              <w:t>1011111</w:t>
            </w:r>
          </w:p>
        </w:tc>
      </w:tr>
      <w:tr w:rsidR="00A821C6" w:rsidRPr="006412D6" w14:paraId="7E0DD52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EA77A1" w14:textId="77777777" w:rsidR="00A821C6" w:rsidRPr="006412D6" w:rsidRDefault="00A821C6" w:rsidP="00AE0599">
            <w:r w:rsidRPr="006412D6">
              <w:t>5f</w:t>
            </w:r>
          </w:p>
        </w:tc>
        <w:tc>
          <w:tcPr>
            <w:tcW w:w="1020" w:type="dxa"/>
            <w:tcBorders>
              <w:top w:val="nil"/>
              <w:left w:val="nil"/>
              <w:bottom w:val="single" w:sz="4" w:space="0" w:color="auto"/>
              <w:right w:val="single" w:sz="4" w:space="0" w:color="auto"/>
            </w:tcBorders>
            <w:shd w:val="clear" w:color="auto" w:fill="auto"/>
            <w:noWrap/>
            <w:vAlign w:val="bottom"/>
            <w:hideMark/>
          </w:tcPr>
          <w:p w14:paraId="44FC1D20" w14:textId="77777777" w:rsidR="00A821C6" w:rsidRPr="006412D6" w:rsidRDefault="00A821C6" w:rsidP="00AE0599">
            <w:r w:rsidRPr="006412D6">
              <w:t>x"005E"</w:t>
            </w:r>
          </w:p>
        </w:tc>
        <w:tc>
          <w:tcPr>
            <w:tcW w:w="2080" w:type="dxa"/>
            <w:tcBorders>
              <w:top w:val="nil"/>
              <w:left w:val="nil"/>
              <w:bottom w:val="single" w:sz="4" w:space="0" w:color="auto"/>
              <w:right w:val="single" w:sz="4" w:space="0" w:color="auto"/>
            </w:tcBorders>
            <w:shd w:val="clear" w:color="auto" w:fill="auto"/>
            <w:noWrap/>
            <w:vAlign w:val="bottom"/>
            <w:hideMark/>
          </w:tcPr>
          <w:p w14:paraId="16F632F6" w14:textId="77777777" w:rsidR="00A821C6" w:rsidRPr="006412D6" w:rsidRDefault="00A821C6" w:rsidP="00AE0599">
            <w:r w:rsidRPr="006412D6">
              <w:t>1100000</w:t>
            </w:r>
          </w:p>
        </w:tc>
      </w:tr>
      <w:tr w:rsidR="00A821C6" w:rsidRPr="006412D6" w14:paraId="1B87555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3B6B4BF" w14:textId="77777777" w:rsidR="00A821C6" w:rsidRPr="006412D6" w:rsidRDefault="00A821C6" w:rsidP="00AE0599">
            <w:r w:rsidRPr="006412D6">
              <w:t>60</w:t>
            </w:r>
          </w:p>
        </w:tc>
        <w:tc>
          <w:tcPr>
            <w:tcW w:w="1020" w:type="dxa"/>
            <w:tcBorders>
              <w:top w:val="nil"/>
              <w:left w:val="nil"/>
              <w:bottom w:val="single" w:sz="4" w:space="0" w:color="auto"/>
              <w:right w:val="single" w:sz="4" w:space="0" w:color="auto"/>
            </w:tcBorders>
            <w:shd w:val="clear" w:color="auto" w:fill="auto"/>
            <w:noWrap/>
            <w:vAlign w:val="bottom"/>
            <w:hideMark/>
          </w:tcPr>
          <w:p w14:paraId="4340E82A" w14:textId="77777777" w:rsidR="00A821C6" w:rsidRPr="006412D6" w:rsidRDefault="00A821C6" w:rsidP="00AE0599">
            <w:r w:rsidRPr="006412D6">
              <w:t>x"005F"</w:t>
            </w:r>
          </w:p>
        </w:tc>
        <w:tc>
          <w:tcPr>
            <w:tcW w:w="2080" w:type="dxa"/>
            <w:tcBorders>
              <w:top w:val="nil"/>
              <w:left w:val="nil"/>
              <w:bottom w:val="single" w:sz="4" w:space="0" w:color="auto"/>
              <w:right w:val="single" w:sz="4" w:space="0" w:color="auto"/>
            </w:tcBorders>
            <w:shd w:val="clear" w:color="auto" w:fill="auto"/>
            <w:noWrap/>
            <w:vAlign w:val="bottom"/>
            <w:hideMark/>
          </w:tcPr>
          <w:p w14:paraId="2C1778F0" w14:textId="77777777" w:rsidR="00A821C6" w:rsidRPr="006412D6" w:rsidRDefault="00A821C6" w:rsidP="00AE0599">
            <w:r w:rsidRPr="006412D6">
              <w:t>1100001</w:t>
            </w:r>
          </w:p>
        </w:tc>
      </w:tr>
      <w:tr w:rsidR="00A821C6" w:rsidRPr="006412D6" w14:paraId="12459C5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1E1053B" w14:textId="77777777" w:rsidR="00A821C6" w:rsidRPr="006412D6" w:rsidRDefault="00A821C6" w:rsidP="00AE0599">
            <w:r w:rsidRPr="006412D6">
              <w:t>61</w:t>
            </w:r>
          </w:p>
        </w:tc>
        <w:tc>
          <w:tcPr>
            <w:tcW w:w="1020" w:type="dxa"/>
            <w:tcBorders>
              <w:top w:val="nil"/>
              <w:left w:val="nil"/>
              <w:bottom w:val="single" w:sz="4" w:space="0" w:color="auto"/>
              <w:right w:val="single" w:sz="4" w:space="0" w:color="auto"/>
            </w:tcBorders>
            <w:shd w:val="clear" w:color="auto" w:fill="auto"/>
            <w:noWrap/>
            <w:vAlign w:val="bottom"/>
            <w:hideMark/>
          </w:tcPr>
          <w:p w14:paraId="20926521" w14:textId="77777777" w:rsidR="00A821C6" w:rsidRPr="006412D6" w:rsidRDefault="00A821C6" w:rsidP="00AE0599">
            <w:r w:rsidRPr="006412D6">
              <w:t>x"0060"</w:t>
            </w:r>
          </w:p>
        </w:tc>
        <w:tc>
          <w:tcPr>
            <w:tcW w:w="2080" w:type="dxa"/>
            <w:tcBorders>
              <w:top w:val="nil"/>
              <w:left w:val="nil"/>
              <w:bottom w:val="single" w:sz="4" w:space="0" w:color="auto"/>
              <w:right w:val="single" w:sz="4" w:space="0" w:color="auto"/>
            </w:tcBorders>
            <w:shd w:val="clear" w:color="auto" w:fill="auto"/>
            <w:noWrap/>
            <w:vAlign w:val="bottom"/>
            <w:hideMark/>
          </w:tcPr>
          <w:p w14:paraId="2B3E5B69" w14:textId="77777777" w:rsidR="00A821C6" w:rsidRPr="006412D6" w:rsidRDefault="00A821C6" w:rsidP="00AE0599">
            <w:r w:rsidRPr="006412D6">
              <w:t>1100010</w:t>
            </w:r>
          </w:p>
        </w:tc>
      </w:tr>
      <w:tr w:rsidR="00A821C6" w:rsidRPr="006412D6" w14:paraId="53D0A4F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38C9818" w14:textId="77777777" w:rsidR="00A821C6" w:rsidRPr="006412D6" w:rsidRDefault="00A821C6" w:rsidP="00AE0599">
            <w:r w:rsidRPr="006412D6">
              <w:t>62</w:t>
            </w:r>
          </w:p>
        </w:tc>
        <w:tc>
          <w:tcPr>
            <w:tcW w:w="1020" w:type="dxa"/>
            <w:tcBorders>
              <w:top w:val="nil"/>
              <w:left w:val="nil"/>
              <w:bottom w:val="single" w:sz="4" w:space="0" w:color="auto"/>
              <w:right w:val="single" w:sz="4" w:space="0" w:color="auto"/>
            </w:tcBorders>
            <w:shd w:val="clear" w:color="auto" w:fill="auto"/>
            <w:noWrap/>
            <w:vAlign w:val="bottom"/>
            <w:hideMark/>
          </w:tcPr>
          <w:p w14:paraId="13B3914F" w14:textId="77777777" w:rsidR="00A821C6" w:rsidRPr="006412D6" w:rsidRDefault="00A821C6" w:rsidP="00AE0599">
            <w:r w:rsidRPr="006412D6">
              <w:t>x"0061"</w:t>
            </w:r>
          </w:p>
        </w:tc>
        <w:tc>
          <w:tcPr>
            <w:tcW w:w="2080" w:type="dxa"/>
            <w:tcBorders>
              <w:top w:val="nil"/>
              <w:left w:val="nil"/>
              <w:bottom w:val="single" w:sz="4" w:space="0" w:color="auto"/>
              <w:right w:val="single" w:sz="4" w:space="0" w:color="auto"/>
            </w:tcBorders>
            <w:shd w:val="clear" w:color="auto" w:fill="auto"/>
            <w:noWrap/>
            <w:vAlign w:val="bottom"/>
            <w:hideMark/>
          </w:tcPr>
          <w:p w14:paraId="6ADA4D34" w14:textId="77777777" w:rsidR="00A821C6" w:rsidRPr="006412D6" w:rsidRDefault="00A821C6" w:rsidP="00AE0599">
            <w:r w:rsidRPr="006412D6">
              <w:t>1100011</w:t>
            </w:r>
          </w:p>
        </w:tc>
      </w:tr>
      <w:tr w:rsidR="00A821C6" w:rsidRPr="006412D6" w14:paraId="1CECEC2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656B411" w14:textId="77777777" w:rsidR="00A821C6" w:rsidRPr="006412D6" w:rsidRDefault="00A821C6" w:rsidP="00AE0599">
            <w:r w:rsidRPr="006412D6">
              <w:t>63</w:t>
            </w:r>
          </w:p>
        </w:tc>
        <w:tc>
          <w:tcPr>
            <w:tcW w:w="1020" w:type="dxa"/>
            <w:tcBorders>
              <w:top w:val="nil"/>
              <w:left w:val="nil"/>
              <w:bottom w:val="single" w:sz="4" w:space="0" w:color="auto"/>
              <w:right w:val="single" w:sz="4" w:space="0" w:color="auto"/>
            </w:tcBorders>
            <w:shd w:val="clear" w:color="auto" w:fill="auto"/>
            <w:noWrap/>
            <w:vAlign w:val="bottom"/>
            <w:hideMark/>
          </w:tcPr>
          <w:p w14:paraId="47469318" w14:textId="77777777" w:rsidR="00A821C6" w:rsidRPr="006412D6" w:rsidRDefault="00A821C6" w:rsidP="00AE0599">
            <w:r w:rsidRPr="006412D6">
              <w:t>x"0062"</w:t>
            </w:r>
          </w:p>
        </w:tc>
        <w:tc>
          <w:tcPr>
            <w:tcW w:w="2080" w:type="dxa"/>
            <w:tcBorders>
              <w:top w:val="nil"/>
              <w:left w:val="nil"/>
              <w:bottom w:val="single" w:sz="4" w:space="0" w:color="auto"/>
              <w:right w:val="single" w:sz="4" w:space="0" w:color="auto"/>
            </w:tcBorders>
            <w:shd w:val="clear" w:color="auto" w:fill="auto"/>
            <w:noWrap/>
            <w:vAlign w:val="bottom"/>
            <w:hideMark/>
          </w:tcPr>
          <w:p w14:paraId="7985CBEB" w14:textId="77777777" w:rsidR="00A821C6" w:rsidRPr="006412D6" w:rsidRDefault="00A821C6" w:rsidP="00AE0599">
            <w:r w:rsidRPr="006412D6">
              <w:t>1100100</w:t>
            </w:r>
          </w:p>
        </w:tc>
      </w:tr>
      <w:tr w:rsidR="00A821C6" w:rsidRPr="006412D6" w14:paraId="5F89D17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82CA90D" w14:textId="77777777" w:rsidR="00A821C6" w:rsidRPr="006412D6" w:rsidRDefault="00A821C6" w:rsidP="00AE0599">
            <w:r w:rsidRPr="006412D6">
              <w:t>64</w:t>
            </w:r>
          </w:p>
        </w:tc>
        <w:tc>
          <w:tcPr>
            <w:tcW w:w="1020" w:type="dxa"/>
            <w:tcBorders>
              <w:top w:val="nil"/>
              <w:left w:val="nil"/>
              <w:bottom w:val="single" w:sz="4" w:space="0" w:color="auto"/>
              <w:right w:val="single" w:sz="4" w:space="0" w:color="auto"/>
            </w:tcBorders>
            <w:shd w:val="clear" w:color="auto" w:fill="auto"/>
            <w:noWrap/>
            <w:vAlign w:val="bottom"/>
            <w:hideMark/>
          </w:tcPr>
          <w:p w14:paraId="745E2E7D" w14:textId="77777777" w:rsidR="00A821C6" w:rsidRPr="006412D6" w:rsidRDefault="00A821C6" w:rsidP="00AE0599">
            <w:r w:rsidRPr="006412D6">
              <w:t>x"0063"</w:t>
            </w:r>
          </w:p>
        </w:tc>
        <w:tc>
          <w:tcPr>
            <w:tcW w:w="2080" w:type="dxa"/>
            <w:tcBorders>
              <w:top w:val="nil"/>
              <w:left w:val="nil"/>
              <w:bottom w:val="single" w:sz="4" w:space="0" w:color="auto"/>
              <w:right w:val="single" w:sz="4" w:space="0" w:color="auto"/>
            </w:tcBorders>
            <w:shd w:val="clear" w:color="auto" w:fill="auto"/>
            <w:noWrap/>
            <w:vAlign w:val="bottom"/>
            <w:hideMark/>
          </w:tcPr>
          <w:p w14:paraId="5C2A5849" w14:textId="77777777" w:rsidR="00A821C6" w:rsidRPr="006412D6" w:rsidRDefault="00A821C6" w:rsidP="00AE0599">
            <w:r w:rsidRPr="006412D6">
              <w:t>1100101</w:t>
            </w:r>
          </w:p>
        </w:tc>
      </w:tr>
      <w:tr w:rsidR="00A821C6" w:rsidRPr="006412D6" w14:paraId="6168F05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536BAF8" w14:textId="77777777" w:rsidR="00A821C6" w:rsidRPr="006412D6" w:rsidRDefault="00A821C6" w:rsidP="00AE0599">
            <w:r w:rsidRPr="006412D6">
              <w:t>65</w:t>
            </w:r>
          </w:p>
        </w:tc>
        <w:tc>
          <w:tcPr>
            <w:tcW w:w="1020" w:type="dxa"/>
            <w:tcBorders>
              <w:top w:val="nil"/>
              <w:left w:val="nil"/>
              <w:bottom w:val="single" w:sz="4" w:space="0" w:color="auto"/>
              <w:right w:val="single" w:sz="4" w:space="0" w:color="auto"/>
            </w:tcBorders>
            <w:shd w:val="clear" w:color="auto" w:fill="auto"/>
            <w:noWrap/>
            <w:vAlign w:val="bottom"/>
            <w:hideMark/>
          </w:tcPr>
          <w:p w14:paraId="5FAFA105" w14:textId="77777777" w:rsidR="00A821C6" w:rsidRPr="006412D6" w:rsidRDefault="00A821C6" w:rsidP="00AE0599">
            <w:r w:rsidRPr="006412D6">
              <w:t>x"0064"</w:t>
            </w:r>
          </w:p>
        </w:tc>
        <w:tc>
          <w:tcPr>
            <w:tcW w:w="2080" w:type="dxa"/>
            <w:tcBorders>
              <w:top w:val="nil"/>
              <w:left w:val="nil"/>
              <w:bottom w:val="single" w:sz="4" w:space="0" w:color="auto"/>
              <w:right w:val="single" w:sz="4" w:space="0" w:color="auto"/>
            </w:tcBorders>
            <w:shd w:val="clear" w:color="auto" w:fill="auto"/>
            <w:noWrap/>
            <w:vAlign w:val="bottom"/>
            <w:hideMark/>
          </w:tcPr>
          <w:p w14:paraId="6FC1305A" w14:textId="77777777" w:rsidR="00A821C6" w:rsidRPr="006412D6" w:rsidRDefault="00A821C6" w:rsidP="00AE0599">
            <w:r w:rsidRPr="006412D6">
              <w:t>1100110</w:t>
            </w:r>
          </w:p>
        </w:tc>
      </w:tr>
      <w:tr w:rsidR="00A821C6" w:rsidRPr="006412D6" w14:paraId="324143A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1D93F5B" w14:textId="77777777" w:rsidR="00A821C6" w:rsidRPr="006412D6" w:rsidRDefault="00A821C6" w:rsidP="00AE0599">
            <w:r w:rsidRPr="006412D6">
              <w:t>66</w:t>
            </w:r>
          </w:p>
        </w:tc>
        <w:tc>
          <w:tcPr>
            <w:tcW w:w="1020" w:type="dxa"/>
            <w:tcBorders>
              <w:top w:val="nil"/>
              <w:left w:val="nil"/>
              <w:bottom w:val="single" w:sz="4" w:space="0" w:color="auto"/>
              <w:right w:val="single" w:sz="4" w:space="0" w:color="auto"/>
            </w:tcBorders>
            <w:shd w:val="clear" w:color="auto" w:fill="auto"/>
            <w:noWrap/>
            <w:vAlign w:val="bottom"/>
            <w:hideMark/>
          </w:tcPr>
          <w:p w14:paraId="5660424D" w14:textId="77777777" w:rsidR="00A821C6" w:rsidRPr="006412D6" w:rsidRDefault="00A821C6" w:rsidP="00AE0599">
            <w:r w:rsidRPr="006412D6">
              <w:t>x"0065"</w:t>
            </w:r>
          </w:p>
        </w:tc>
        <w:tc>
          <w:tcPr>
            <w:tcW w:w="2080" w:type="dxa"/>
            <w:tcBorders>
              <w:top w:val="nil"/>
              <w:left w:val="nil"/>
              <w:bottom w:val="single" w:sz="4" w:space="0" w:color="auto"/>
              <w:right w:val="single" w:sz="4" w:space="0" w:color="auto"/>
            </w:tcBorders>
            <w:shd w:val="clear" w:color="auto" w:fill="auto"/>
            <w:noWrap/>
            <w:vAlign w:val="bottom"/>
            <w:hideMark/>
          </w:tcPr>
          <w:p w14:paraId="45DC5F4F" w14:textId="77777777" w:rsidR="00A821C6" w:rsidRPr="006412D6" w:rsidRDefault="00A821C6" w:rsidP="00AE0599">
            <w:r w:rsidRPr="006412D6">
              <w:t>1100111</w:t>
            </w:r>
          </w:p>
        </w:tc>
      </w:tr>
      <w:tr w:rsidR="00A821C6" w:rsidRPr="006412D6" w14:paraId="1AA0C8B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CCD0B01" w14:textId="77777777" w:rsidR="00A821C6" w:rsidRPr="006412D6" w:rsidRDefault="00A821C6" w:rsidP="00AE0599">
            <w:r w:rsidRPr="006412D6">
              <w:t>67</w:t>
            </w:r>
          </w:p>
        </w:tc>
        <w:tc>
          <w:tcPr>
            <w:tcW w:w="1020" w:type="dxa"/>
            <w:tcBorders>
              <w:top w:val="nil"/>
              <w:left w:val="nil"/>
              <w:bottom w:val="single" w:sz="4" w:space="0" w:color="auto"/>
              <w:right w:val="single" w:sz="4" w:space="0" w:color="auto"/>
            </w:tcBorders>
            <w:shd w:val="clear" w:color="auto" w:fill="auto"/>
            <w:noWrap/>
            <w:vAlign w:val="bottom"/>
            <w:hideMark/>
          </w:tcPr>
          <w:p w14:paraId="312BD4B8" w14:textId="77777777" w:rsidR="00A821C6" w:rsidRPr="006412D6" w:rsidRDefault="00A821C6" w:rsidP="00AE0599">
            <w:r w:rsidRPr="006412D6">
              <w:t>x"0066"</w:t>
            </w:r>
          </w:p>
        </w:tc>
        <w:tc>
          <w:tcPr>
            <w:tcW w:w="2080" w:type="dxa"/>
            <w:tcBorders>
              <w:top w:val="nil"/>
              <w:left w:val="nil"/>
              <w:bottom w:val="single" w:sz="4" w:space="0" w:color="auto"/>
              <w:right w:val="single" w:sz="4" w:space="0" w:color="auto"/>
            </w:tcBorders>
            <w:shd w:val="clear" w:color="auto" w:fill="auto"/>
            <w:noWrap/>
            <w:vAlign w:val="bottom"/>
            <w:hideMark/>
          </w:tcPr>
          <w:p w14:paraId="798C68E3" w14:textId="77777777" w:rsidR="00A821C6" w:rsidRPr="006412D6" w:rsidRDefault="00A821C6" w:rsidP="00AE0599">
            <w:r w:rsidRPr="006412D6">
              <w:t>1101000</w:t>
            </w:r>
          </w:p>
        </w:tc>
      </w:tr>
      <w:tr w:rsidR="00A821C6" w:rsidRPr="006412D6" w14:paraId="2A203D2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54034CD" w14:textId="77777777" w:rsidR="00A821C6" w:rsidRPr="006412D6" w:rsidRDefault="00A821C6" w:rsidP="00AE0599">
            <w:r w:rsidRPr="006412D6">
              <w:t>68</w:t>
            </w:r>
          </w:p>
        </w:tc>
        <w:tc>
          <w:tcPr>
            <w:tcW w:w="1020" w:type="dxa"/>
            <w:tcBorders>
              <w:top w:val="nil"/>
              <w:left w:val="nil"/>
              <w:bottom w:val="single" w:sz="4" w:space="0" w:color="auto"/>
              <w:right w:val="single" w:sz="4" w:space="0" w:color="auto"/>
            </w:tcBorders>
            <w:shd w:val="clear" w:color="auto" w:fill="auto"/>
            <w:noWrap/>
            <w:vAlign w:val="bottom"/>
            <w:hideMark/>
          </w:tcPr>
          <w:p w14:paraId="2B3651AC" w14:textId="77777777" w:rsidR="00A821C6" w:rsidRPr="006412D6" w:rsidRDefault="00A821C6" w:rsidP="00AE0599">
            <w:r w:rsidRPr="006412D6">
              <w:t>x"0067"</w:t>
            </w:r>
          </w:p>
        </w:tc>
        <w:tc>
          <w:tcPr>
            <w:tcW w:w="2080" w:type="dxa"/>
            <w:tcBorders>
              <w:top w:val="nil"/>
              <w:left w:val="nil"/>
              <w:bottom w:val="single" w:sz="4" w:space="0" w:color="auto"/>
              <w:right w:val="single" w:sz="4" w:space="0" w:color="auto"/>
            </w:tcBorders>
            <w:shd w:val="clear" w:color="auto" w:fill="auto"/>
            <w:noWrap/>
            <w:vAlign w:val="bottom"/>
            <w:hideMark/>
          </w:tcPr>
          <w:p w14:paraId="5DE80BF9" w14:textId="77777777" w:rsidR="00A821C6" w:rsidRPr="006412D6" w:rsidRDefault="00A821C6" w:rsidP="00AE0599">
            <w:r w:rsidRPr="006412D6">
              <w:t>1101001</w:t>
            </w:r>
          </w:p>
        </w:tc>
      </w:tr>
      <w:tr w:rsidR="00A821C6" w:rsidRPr="006412D6" w14:paraId="41328A8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1D6D803" w14:textId="77777777" w:rsidR="00A821C6" w:rsidRPr="006412D6" w:rsidRDefault="00A821C6" w:rsidP="00AE0599">
            <w:r w:rsidRPr="006412D6">
              <w:t>69</w:t>
            </w:r>
          </w:p>
        </w:tc>
        <w:tc>
          <w:tcPr>
            <w:tcW w:w="1020" w:type="dxa"/>
            <w:tcBorders>
              <w:top w:val="nil"/>
              <w:left w:val="nil"/>
              <w:bottom w:val="single" w:sz="4" w:space="0" w:color="auto"/>
              <w:right w:val="single" w:sz="4" w:space="0" w:color="auto"/>
            </w:tcBorders>
            <w:shd w:val="clear" w:color="auto" w:fill="auto"/>
            <w:noWrap/>
            <w:vAlign w:val="bottom"/>
            <w:hideMark/>
          </w:tcPr>
          <w:p w14:paraId="1A29B293" w14:textId="77777777" w:rsidR="00A821C6" w:rsidRPr="006412D6" w:rsidRDefault="00A821C6" w:rsidP="00AE0599">
            <w:r w:rsidRPr="006412D6">
              <w:t>x"0068"</w:t>
            </w:r>
          </w:p>
        </w:tc>
        <w:tc>
          <w:tcPr>
            <w:tcW w:w="2080" w:type="dxa"/>
            <w:tcBorders>
              <w:top w:val="nil"/>
              <w:left w:val="nil"/>
              <w:bottom w:val="single" w:sz="4" w:space="0" w:color="auto"/>
              <w:right w:val="single" w:sz="4" w:space="0" w:color="auto"/>
            </w:tcBorders>
            <w:shd w:val="clear" w:color="auto" w:fill="auto"/>
            <w:noWrap/>
            <w:vAlign w:val="bottom"/>
            <w:hideMark/>
          </w:tcPr>
          <w:p w14:paraId="4CB46FD1" w14:textId="77777777" w:rsidR="00A821C6" w:rsidRPr="006412D6" w:rsidRDefault="00A821C6" w:rsidP="00AE0599">
            <w:r w:rsidRPr="006412D6">
              <w:t>1101010</w:t>
            </w:r>
          </w:p>
        </w:tc>
      </w:tr>
      <w:tr w:rsidR="00A821C6" w:rsidRPr="006412D6" w14:paraId="56B2BDA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AF94292" w14:textId="77777777" w:rsidR="00A821C6" w:rsidRPr="006412D6" w:rsidRDefault="00A821C6" w:rsidP="00AE0599">
            <w:r w:rsidRPr="006412D6">
              <w:t>6a</w:t>
            </w:r>
          </w:p>
        </w:tc>
        <w:tc>
          <w:tcPr>
            <w:tcW w:w="1020" w:type="dxa"/>
            <w:tcBorders>
              <w:top w:val="nil"/>
              <w:left w:val="nil"/>
              <w:bottom w:val="single" w:sz="4" w:space="0" w:color="auto"/>
              <w:right w:val="single" w:sz="4" w:space="0" w:color="auto"/>
            </w:tcBorders>
            <w:shd w:val="clear" w:color="auto" w:fill="auto"/>
            <w:noWrap/>
            <w:vAlign w:val="bottom"/>
            <w:hideMark/>
          </w:tcPr>
          <w:p w14:paraId="577BB999" w14:textId="77777777" w:rsidR="00A821C6" w:rsidRPr="006412D6" w:rsidRDefault="00A821C6" w:rsidP="00AE0599">
            <w:r w:rsidRPr="006412D6">
              <w:t>x"0069"</w:t>
            </w:r>
          </w:p>
        </w:tc>
        <w:tc>
          <w:tcPr>
            <w:tcW w:w="2080" w:type="dxa"/>
            <w:tcBorders>
              <w:top w:val="nil"/>
              <w:left w:val="nil"/>
              <w:bottom w:val="single" w:sz="4" w:space="0" w:color="auto"/>
              <w:right w:val="single" w:sz="4" w:space="0" w:color="auto"/>
            </w:tcBorders>
            <w:shd w:val="clear" w:color="auto" w:fill="auto"/>
            <w:noWrap/>
            <w:vAlign w:val="bottom"/>
            <w:hideMark/>
          </w:tcPr>
          <w:p w14:paraId="408C0543" w14:textId="77777777" w:rsidR="00A821C6" w:rsidRPr="006412D6" w:rsidRDefault="00A821C6" w:rsidP="00AE0599">
            <w:r w:rsidRPr="006412D6">
              <w:t>1101011</w:t>
            </w:r>
          </w:p>
        </w:tc>
      </w:tr>
      <w:tr w:rsidR="00A821C6" w:rsidRPr="006412D6" w14:paraId="48DECBF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22248C5" w14:textId="77777777" w:rsidR="00A821C6" w:rsidRPr="006412D6" w:rsidRDefault="00A821C6" w:rsidP="00AE0599">
            <w:r w:rsidRPr="006412D6">
              <w:t>6b</w:t>
            </w:r>
          </w:p>
        </w:tc>
        <w:tc>
          <w:tcPr>
            <w:tcW w:w="1020" w:type="dxa"/>
            <w:tcBorders>
              <w:top w:val="nil"/>
              <w:left w:val="nil"/>
              <w:bottom w:val="single" w:sz="4" w:space="0" w:color="auto"/>
              <w:right w:val="single" w:sz="4" w:space="0" w:color="auto"/>
            </w:tcBorders>
            <w:shd w:val="clear" w:color="auto" w:fill="auto"/>
            <w:noWrap/>
            <w:vAlign w:val="bottom"/>
            <w:hideMark/>
          </w:tcPr>
          <w:p w14:paraId="184E81A4" w14:textId="77777777" w:rsidR="00A821C6" w:rsidRPr="006412D6" w:rsidRDefault="00A821C6" w:rsidP="00AE0599">
            <w:r w:rsidRPr="006412D6">
              <w:t>x"006A"</w:t>
            </w:r>
          </w:p>
        </w:tc>
        <w:tc>
          <w:tcPr>
            <w:tcW w:w="2080" w:type="dxa"/>
            <w:tcBorders>
              <w:top w:val="nil"/>
              <w:left w:val="nil"/>
              <w:bottom w:val="single" w:sz="4" w:space="0" w:color="auto"/>
              <w:right w:val="single" w:sz="4" w:space="0" w:color="auto"/>
            </w:tcBorders>
            <w:shd w:val="clear" w:color="auto" w:fill="auto"/>
            <w:noWrap/>
            <w:vAlign w:val="bottom"/>
            <w:hideMark/>
          </w:tcPr>
          <w:p w14:paraId="16D01C6A" w14:textId="77777777" w:rsidR="00A821C6" w:rsidRPr="006412D6" w:rsidRDefault="00A821C6" w:rsidP="00AE0599">
            <w:r w:rsidRPr="006412D6">
              <w:t>1101100</w:t>
            </w:r>
          </w:p>
        </w:tc>
      </w:tr>
      <w:tr w:rsidR="00A821C6" w:rsidRPr="006412D6" w14:paraId="0D4CF59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6430105" w14:textId="77777777" w:rsidR="00A821C6" w:rsidRPr="006412D6" w:rsidRDefault="00A821C6" w:rsidP="00AE0599">
            <w:r w:rsidRPr="006412D6">
              <w:t>6c</w:t>
            </w:r>
          </w:p>
        </w:tc>
        <w:tc>
          <w:tcPr>
            <w:tcW w:w="1020" w:type="dxa"/>
            <w:tcBorders>
              <w:top w:val="nil"/>
              <w:left w:val="nil"/>
              <w:bottom w:val="single" w:sz="4" w:space="0" w:color="auto"/>
              <w:right w:val="single" w:sz="4" w:space="0" w:color="auto"/>
            </w:tcBorders>
            <w:shd w:val="clear" w:color="auto" w:fill="auto"/>
            <w:noWrap/>
            <w:vAlign w:val="bottom"/>
            <w:hideMark/>
          </w:tcPr>
          <w:p w14:paraId="738AEB30" w14:textId="77777777" w:rsidR="00A821C6" w:rsidRPr="006412D6" w:rsidRDefault="00A821C6" w:rsidP="00AE0599">
            <w:r w:rsidRPr="006412D6">
              <w:t>x"006B"</w:t>
            </w:r>
          </w:p>
        </w:tc>
        <w:tc>
          <w:tcPr>
            <w:tcW w:w="2080" w:type="dxa"/>
            <w:tcBorders>
              <w:top w:val="nil"/>
              <w:left w:val="nil"/>
              <w:bottom w:val="single" w:sz="4" w:space="0" w:color="auto"/>
              <w:right w:val="single" w:sz="4" w:space="0" w:color="auto"/>
            </w:tcBorders>
            <w:shd w:val="clear" w:color="auto" w:fill="auto"/>
            <w:noWrap/>
            <w:vAlign w:val="bottom"/>
            <w:hideMark/>
          </w:tcPr>
          <w:p w14:paraId="336D907E" w14:textId="77777777" w:rsidR="00A821C6" w:rsidRPr="006412D6" w:rsidRDefault="00A821C6" w:rsidP="00AE0599">
            <w:r w:rsidRPr="006412D6">
              <w:t>1101101</w:t>
            </w:r>
          </w:p>
        </w:tc>
      </w:tr>
      <w:tr w:rsidR="00A821C6" w:rsidRPr="006412D6" w14:paraId="594F9E6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763DBA" w14:textId="77777777" w:rsidR="00A821C6" w:rsidRPr="006412D6" w:rsidRDefault="00A821C6" w:rsidP="00AE0599">
            <w:r w:rsidRPr="006412D6">
              <w:t>6d</w:t>
            </w:r>
          </w:p>
        </w:tc>
        <w:tc>
          <w:tcPr>
            <w:tcW w:w="1020" w:type="dxa"/>
            <w:tcBorders>
              <w:top w:val="nil"/>
              <w:left w:val="nil"/>
              <w:bottom w:val="single" w:sz="4" w:space="0" w:color="auto"/>
              <w:right w:val="single" w:sz="4" w:space="0" w:color="auto"/>
            </w:tcBorders>
            <w:shd w:val="clear" w:color="auto" w:fill="auto"/>
            <w:noWrap/>
            <w:vAlign w:val="bottom"/>
            <w:hideMark/>
          </w:tcPr>
          <w:p w14:paraId="3F2AF84A" w14:textId="77777777" w:rsidR="00A821C6" w:rsidRPr="006412D6" w:rsidRDefault="00A821C6" w:rsidP="00AE0599">
            <w:r w:rsidRPr="006412D6">
              <w:t>x"006C"</w:t>
            </w:r>
          </w:p>
        </w:tc>
        <w:tc>
          <w:tcPr>
            <w:tcW w:w="2080" w:type="dxa"/>
            <w:tcBorders>
              <w:top w:val="nil"/>
              <w:left w:val="nil"/>
              <w:bottom w:val="single" w:sz="4" w:space="0" w:color="auto"/>
              <w:right w:val="single" w:sz="4" w:space="0" w:color="auto"/>
            </w:tcBorders>
            <w:shd w:val="clear" w:color="auto" w:fill="auto"/>
            <w:noWrap/>
            <w:vAlign w:val="bottom"/>
            <w:hideMark/>
          </w:tcPr>
          <w:p w14:paraId="6E84020D" w14:textId="77777777" w:rsidR="00A821C6" w:rsidRPr="006412D6" w:rsidRDefault="00A821C6" w:rsidP="00AE0599">
            <w:r w:rsidRPr="006412D6">
              <w:t>1101110</w:t>
            </w:r>
          </w:p>
        </w:tc>
      </w:tr>
      <w:tr w:rsidR="00A821C6" w:rsidRPr="006412D6" w14:paraId="627CF1C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E7C2AEF" w14:textId="77777777" w:rsidR="00A821C6" w:rsidRPr="006412D6" w:rsidRDefault="00A821C6" w:rsidP="00AE0599">
            <w:r w:rsidRPr="006412D6">
              <w:t>6e</w:t>
            </w:r>
          </w:p>
        </w:tc>
        <w:tc>
          <w:tcPr>
            <w:tcW w:w="1020" w:type="dxa"/>
            <w:tcBorders>
              <w:top w:val="nil"/>
              <w:left w:val="nil"/>
              <w:bottom w:val="single" w:sz="4" w:space="0" w:color="auto"/>
              <w:right w:val="single" w:sz="4" w:space="0" w:color="auto"/>
            </w:tcBorders>
            <w:shd w:val="clear" w:color="auto" w:fill="auto"/>
            <w:noWrap/>
            <w:vAlign w:val="bottom"/>
            <w:hideMark/>
          </w:tcPr>
          <w:p w14:paraId="5C87ED09" w14:textId="77777777" w:rsidR="00A821C6" w:rsidRPr="006412D6" w:rsidRDefault="00A821C6" w:rsidP="00AE0599">
            <w:r w:rsidRPr="006412D6">
              <w:t>x"006D"</w:t>
            </w:r>
          </w:p>
        </w:tc>
        <w:tc>
          <w:tcPr>
            <w:tcW w:w="2080" w:type="dxa"/>
            <w:tcBorders>
              <w:top w:val="nil"/>
              <w:left w:val="nil"/>
              <w:bottom w:val="single" w:sz="4" w:space="0" w:color="auto"/>
              <w:right w:val="single" w:sz="4" w:space="0" w:color="auto"/>
            </w:tcBorders>
            <w:shd w:val="clear" w:color="auto" w:fill="auto"/>
            <w:noWrap/>
            <w:vAlign w:val="bottom"/>
            <w:hideMark/>
          </w:tcPr>
          <w:p w14:paraId="659D66C8" w14:textId="77777777" w:rsidR="00A821C6" w:rsidRPr="006412D6" w:rsidRDefault="00A821C6" w:rsidP="00AE0599">
            <w:r w:rsidRPr="006412D6">
              <w:t>1101111</w:t>
            </w:r>
          </w:p>
        </w:tc>
      </w:tr>
      <w:tr w:rsidR="00A821C6" w:rsidRPr="006412D6" w14:paraId="791D059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E553BEF" w14:textId="77777777" w:rsidR="00A821C6" w:rsidRPr="006412D6" w:rsidRDefault="00A821C6" w:rsidP="00AE0599">
            <w:r w:rsidRPr="006412D6">
              <w:t>6f</w:t>
            </w:r>
          </w:p>
        </w:tc>
        <w:tc>
          <w:tcPr>
            <w:tcW w:w="1020" w:type="dxa"/>
            <w:tcBorders>
              <w:top w:val="nil"/>
              <w:left w:val="nil"/>
              <w:bottom w:val="single" w:sz="4" w:space="0" w:color="auto"/>
              <w:right w:val="single" w:sz="4" w:space="0" w:color="auto"/>
            </w:tcBorders>
            <w:shd w:val="clear" w:color="auto" w:fill="auto"/>
            <w:noWrap/>
            <w:vAlign w:val="bottom"/>
            <w:hideMark/>
          </w:tcPr>
          <w:p w14:paraId="56E92055" w14:textId="77777777" w:rsidR="00A821C6" w:rsidRPr="006412D6" w:rsidRDefault="00A821C6" w:rsidP="00AE0599">
            <w:r w:rsidRPr="006412D6">
              <w:t>x"006E"</w:t>
            </w:r>
          </w:p>
        </w:tc>
        <w:tc>
          <w:tcPr>
            <w:tcW w:w="2080" w:type="dxa"/>
            <w:tcBorders>
              <w:top w:val="nil"/>
              <w:left w:val="nil"/>
              <w:bottom w:val="single" w:sz="4" w:space="0" w:color="auto"/>
              <w:right w:val="single" w:sz="4" w:space="0" w:color="auto"/>
            </w:tcBorders>
            <w:shd w:val="clear" w:color="auto" w:fill="auto"/>
            <w:noWrap/>
            <w:vAlign w:val="bottom"/>
            <w:hideMark/>
          </w:tcPr>
          <w:p w14:paraId="488A34EB" w14:textId="77777777" w:rsidR="00A821C6" w:rsidRPr="006412D6" w:rsidRDefault="00A821C6" w:rsidP="00AE0599">
            <w:r w:rsidRPr="006412D6">
              <w:t>1110000</w:t>
            </w:r>
          </w:p>
        </w:tc>
      </w:tr>
      <w:tr w:rsidR="00A821C6" w:rsidRPr="006412D6" w14:paraId="133FE17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96D6DF7" w14:textId="77777777" w:rsidR="00A821C6" w:rsidRPr="006412D6" w:rsidRDefault="00A821C6" w:rsidP="00AE0599">
            <w:r w:rsidRPr="006412D6">
              <w:t>70</w:t>
            </w:r>
          </w:p>
        </w:tc>
        <w:tc>
          <w:tcPr>
            <w:tcW w:w="1020" w:type="dxa"/>
            <w:tcBorders>
              <w:top w:val="nil"/>
              <w:left w:val="nil"/>
              <w:bottom w:val="single" w:sz="4" w:space="0" w:color="auto"/>
              <w:right w:val="single" w:sz="4" w:space="0" w:color="auto"/>
            </w:tcBorders>
            <w:shd w:val="clear" w:color="auto" w:fill="auto"/>
            <w:noWrap/>
            <w:vAlign w:val="bottom"/>
            <w:hideMark/>
          </w:tcPr>
          <w:p w14:paraId="26208868" w14:textId="77777777" w:rsidR="00A821C6" w:rsidRPr="006412D6" w:rsidRDefault="00A821C6" w:rsidP="00AE0599">
            <w:r w:rsidRPr="006412D6">
              <w:t>x"006F"</w:t>
            </w:r>
          </w:p>
        </w:tc>
        <w:tc>
          <w:tcPr>
            <w:tcW w:w="2080" w:type="dxa"/>
            <w:tcBorders>
              <w:top w:val="nil"/>
              <w:left w:val="nil"/>
              <w:bottom w:val="single" w:sz="4" w:space="0" w:color="auto"/>
              <w:right w:val="single" w:sz="4" w:space="0" w:color="auto"/>
            </w:tcBorders>
            <w:shd w:val="clear" w:color="auto" w:fill="auto"/>
            <w:noWrap/>
            <w:vAlign w:val="bottom"/>
            <w:hideMark/>
          </w:tcPr>
          <w:p w14:paraId="491DB1EE" w14:textId="77777777" w:rsidR="00A821C6" w:rsidRPr="006412D6" w:rsidRDefault="00A821C6" w:rsidP="00AE0599">
            <w:r w:rsidRPr="006412D6">
              <w:t>1110001</w:t>
            </w:r>
          </w:p>
        </w:tc>
      </w:tr>
      <w:tr w:rsidR="00A821C6" w:rsidRPr="006412D6" w14:paraId="2479E14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4BA2CB7" w14:textId="77777777" w:rsidR="00A821C6" w:rsidRPr="006412D6" w:rsidRDefault="00A821C6" w:rsidP="00AE0599">
            <w:r w:rsidRPr="006412D6">
              <w:t>71</w:t>
            </w:r>
          </w:p>
        </w:tc>
        <w:tc>
          <w:tcPr>
            <w:tcW w:w="1020" w:type="dxa"/>
            <w:tcBorders>
              <w:top w:val="nil"/>
              <w:left w:val="nil"/>
              <w:bottom w:val="single" w:sz="4" w:space="0" w:color="auto"/>
              <w:right w:val="single" w:sz="4" w:space="0" w:color="auto"/>
            </w:tcBorders>
            <w:shd w:val="clear" w:color="auto" w:fill="auto"/>
            <w:noWrap/>
            <w:vAlign w:val="bottom"/>
            <w:hideMark/>
          </w:tcPr>
          <w:p w14:paraId="455213B7" w14:textId="77777777" w:rsidR="00A821C6" w:rsidRPr="006412D6" w:rsidRDefault="00A821C6" w:rsidP="00AE0599">
            <w:r w:rsidRPr="006412D6">
              <w:t>x"0070"</w:t>
            </w:r>
          </w:p>
        </w:tc>
        <w:tc>
          <w:tcPr>
            <w:tcW w:w="2080" w:type="dxa"/>
            <w:tcBorders>
              <w:top w:val="nil"/>
              <w:left w:val="nil"/>
              <w:bottom w:val="single" w:sz="4" w:space="0" w:color="auto"/>
              <w:right w:val="single" w:sz="4" w:space="0" w:color="auto"/>
            </w:tcBorders>
            <w:shd w:val="clear" w:color="auto" w:fill="auto"/>
            <w:noWrap/>
            <w:vAlign w:val="bottom"/>
            <w:hideMark/>
          </w:tcPr>
          <w:p w14:paraId="78CB25E6" w14:textId="77777777" w:rsidR="00A821C6" w:rsidRPr="006412D6" w:rsidRDefault="00A821C6" w:rsidP="00AE0599">
            <w:r w:rsidRPr="006412D6">
              <w:t>1110010</w:t>
            </w:r>
          </w:p>
        </w:tc>
      </w:tr>
      <w:tr w:rsidR="00A821C6" w:rsidRPr="006412D6" w14:paraId="0A3F522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2C3B927" w14:textId="77777777" w:rsidR="00A821C6" w:rsidRPr="006412D6" w:rsidRDefault="00A821C6" w:rsidP="00AE0599">
            <w:r w:rsidRPr="006412D6">
              <w:t>72</w:t>
            </w:r>
          </w:p>
        </w:tc>
        <w:tc>
          <w:tcPr>
            <w:tcW w:w="1020" w:type="dxa"/>
            <w:tcBorders>
              <w:top w:val="nil"/>
              <w:left w:val="nil"/>
              <w:bottom w:val="single" w:sz="4" w:space="0" w:color="auto"/>
              <w:right w:val="single" w:sz="4" w:space="0" w:color="auto"/>
            </w:tcBorders>
            <w:shd w:val="clear" w:color="auto" w:fill="auto"/>
            <w:noWrap/>
            <w:vAlign w:val="bottom"/>
            <w:hideMark/>
          </w:tcPr>
          <w:p w14:paraId="59A309FF" w14:textId="77777777" w:rsidR="00A821C6" w:rsidRPr="006412D6" w:rsidRDefault="00A821C6" w:rsidP="00AE0599">
            <w:r w:rsidRPr="006412D6">
              <w:t>x"0071"</w:t>
            </w:r>
          </w:p>
        </w:tc>
        <w:tc>
          <w:tcPr>
            <w:tcW w:w="2080" w:type="dxa"/>
            <w:tcBorders>
              <w:top w:val="nil"/>
              <w:left w:val="nil"/>
              <w:bottom w:val="single" w:sz="4" w:space="0" w:color="auto"/>
              <w:right w:val="single" w:sz="4" w:space="0" w:color="auto"/>
            </w:tcBorders>
            <w:shd w:val="clear" w:color="auto" w:fill="auto"/>
            <w:noWrap/>
            <w:vAlign w:val="bottom"/>
            <w:hideMark/>
          </w:tcPr>
          <w:p w14:paraId="5EC36D27" w14:textId="77777777" w:rsidR="00A821C6" w:rsidRPr="006412D6" w:rsidRDefault="00A821C6" w:rsidP="00AE0599">
            <w:r w:rsidRPr="006412D6">
              <w:t>1110011</w:t>
            </w:r>
          </w:p>
        </w:tc>
      </w:tr>
      <w:tr w:rsidR="00A821C6" w:rsidRPr="006412D6" w14:paraId="7C1E456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A3E711D" w14:textId="77777777" w:rsidR="00A821C6" w:rsidRPr="006412D6" w:rsidRDefault="00A821C6" w:rsidP="00AE0599">
            <w:r w:rsidRPr="006412D6">
              <w:t>73</w:t>
            </w:r>
          </w:p>
        </w:tc>
        <w:tc>
          <w:tcPr>
            <w:tcW w:w="1020" w:type="dxa"/>
            <w:tcBorders>
              <w:top w:val="nil"/>
              <w:left w:val="nil"/>
              <w:bottom w:val="single" w:sz="4" w:space="0" w:color="auto"/>
              <w:right w:val="single" w:sz="4" w:space="0" w:color="auto"/>
            </w:tcBorders>
            <w:shd w:val="clear" w:color="auto" w:fill="auto"/>
            <w:noWrap/>
            <w:vAlign w:val="bottom"/>
            <w:hideMark/>
          </w:tcPr>
          <w:p w14:paraId="08863710" w14:textId="77777777" w:rsidR="00A821C6" w:rsidRPr="006412D6" w:rsidRDefault="00A821C6" w:rsidP="00AE0599">
            <w:r w:rsidRPr="006412D6">
              <w:t>x"0072"</w:t>
            </w:r>
          </w:p>
        </w:tc>
        <w:tc>
          <w:tcPr>
            <w:tcW w:w="2080" w:type="dxa"/>
            <w:tcBorders>
              <w:top w:val="nil"/>
              <w:left w:val="nil"/>
              <w:bottom w:val="single" w:sz="4" w:space="0" w:color="auto"/>
              <w:right w:val="single" w:sz="4" w:space="0" w:color="auto"/>
            </w:tcBorders>
            <w:shd w:val="clear" w:color="auto" w:fill="auto"/>
            <w:noWrap/>
            <w:vAlign w:val="bottom"/>
            <w:hideMark/>
          </w:tcPr>
          <w:p w14:paraId="1FFB05E7" w14:textId="77777777" w:rsidR="00A821C6" w:rsidRPr="006412D6" w:rsidRDefault="00A821C6" w:rsidP="00AE0599">
            <w:r w:rsidRPr="006412D6">
              <w:t>1110100</w:t>
            </w:r>
          </w:p>
        </w:tc>
      </w:tr>
      <w:tr w:rsidR="00A821C6" w:rsidRPr="006412D6" w14:paraId="1194515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058B1F8" w14:textId="77777777" w:rsidR="00A821C6" w:rsidRPr="006412D6" w:rsidRDefault="00A821C6" w:rsidP="00AE0599">
            <w:r w:rsidRPr="006412D6">
              <w:t>74</w:t>
            </w:r>
          </w:p>
        </w:tc>
        <w:tc>
          <w:tcPr>
            <w:tcW w:w="1020" w:type="dxa"/>
            <w:tcBorders>
              <w:top w:val="nil"/>
              <w:left w:val="nil"/>
              <w:bottom w:val="single" w:sz="4" w:space="0" w:color="auto"/>
              <w:right w:val="single" w:sz="4" w:space="0" w:color="auto"/>
            </w:tcBorders>
            <w:shd w:val="clear" w:color="auto" w:fill="auto"/>
            <w:noWrap/>
            <w:vAlign w:val="bottom"/>
            <w:hideMark/>
          </w:tcPr>
          <w:p w14:paraId="55B04A30" w14:textId="77777777" w:rsidR="00A821C6" w:rsidRPr="006412D6" w:rsidRDefault="00A821C6" w:rsidP="00AE0599">
            <w:r w:rsidRPr="006412D6">
              <w:t>x"0073"</w:t>
            </w:r>
          </w:p>
        </w:tc>
        <w:tc>
          <w:tcPr>
            <w:tcW w:w="2080" w:type="dxa"/>
            <w:tcBorders>
              <w:top w:val="nil"/>
              <w:left w:val="nil"/>
              <w:bottom w:val="single" w:sz="4" w:space="0" w:color="auto"/>
              <w:right w:val="single" w:sz="4" w:space="0" w:color="auto"/>
            </w:tcBorders>
            <w:shd w:val="clear" w:color="auto" w:fill="auto"/>
            <w:noWrap/>
            <w:vAlign w:val="bottom"/>
            <w:hideMark/>
          </w:tcPr>
          <w:p w14:paraId="671AFE22" w14:textId="77777777" w:rsidR="00A821C6" w:rsidRPr="006412D6" w:rsidRDefault="00A821C6" w:rsidP="00AE0599">
            <w:r w:rsidRPr="006412D6">
              <w:t>1110101</w:t>
            </w:r>
          </w:p>
        </w:tc>
      </w:tr>
      <w:tr w:rsidR="00A821C6" w:rsidRPr="006412D6" w14:paraId="06ACA8B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2025606" w14:textId="77777777" w:rsidR="00A821C6" w:rsidRPr="006412D6" w:rsidRDefault="00A821C6" w:rsidP="00AE0599">
            <w:r w:rsidRPr="006412D6">
              <w:t>75</w:t>
            </w:r>
          </w:p>
        </w:tc>
        <w:tc>
          <w:tcPr>
            <w:tcW w:w="1020" w:type="dxa"/>
            <w:tcBorders>
              <w:top w:val="nil"/>
              <w:left w:val="nil"/>
              <w:bottom w:val="single" w:sz="4" w:space="0" w:color="auto"/>
              <w:right w:val="single" w:sz="4" w:space="0" w:color="auto"/>
            </w:tcBorders>
            <w:shd w:val="clear" w:color="auto" w:fill="auto"/>
            <w:noWrap/>
            <w:vAlign w:val="bottom"/>
            <w:hideMark/>
          </w:tcPr>
          <w:p w14:paraId="2EAAD39C" w14:textId="77777777" w:rsidR="00A821C6" w:rsidRPr="006412D6" w:rsidRDefault="00A821C6" w:rsidP="00AE0599">
            <w:r w:rsidRPr="006412D6">
              <w:t>x"0074"</w:t>
            </w:r>
          </w:p>
        </w:tc>
        <w:tc>
          <w:tcPr>
            <w:tcW w:w="2080" w:type="dxa"/>
            <w:tcBorders>
              <w:top w:val="nil"/>
              <w:left w:val="nil"/>
              <w:bottom w:val="single" w:sz="4" w:space="0" w:color="auto"/>
              <w:right w:val="single" w:sz="4" w:space="0" w:color="auto"/>
            </w:tcBorders>
            <w:shd w:val="clear" w:color="auto" w:fill="auto"/>
            <w:noWrap/>
            <w:vAlign w:val="bottom"/>
            <w:hideMark/>
          </w:tcPr>
          <w:p w14:paraId="6A84E0B0" w14:textId="77777777" w:rsidR="00A821C6" w:rsidRPr="006412D6" w:rsidRDefault="00A821C6" w:rsidP="00AE0599">
            <w:r w:rsidRPr="006412D6">
              <w:t>1110110</w:t>
            </w:r>
          </w:p>
        </w:tc>
      </w:tr>
      <w:tr w:rsidR="00A821C6" w:rsidRPr="006412D6" w14:paraId="7084559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8D03F3B" w14:textId="77777777" w:rsidR="00A821C6" w:rsidRPr="006412D6" w:rsidRDefault="00A821C6" w:rsidP="00AE0599">
            <w:r w:rsidRPr="006412D6">
              <w:t>76</w:t>
            </w:r>
          </w:p>
        </w:tc>
        <w:tc>
          <w:tcPr>
            <w:tcW w:w="1020" w:type="dxa"/>
            <w:tcBorders>
              <w:top w:val="nil"/>
              <w:left w:val="nil"/>
              <w:bottom w:val="single" w:sz="4" w:space="0" w:color="auto"/>
              <w:right w:val="single" w:sz="4" w:space="0" w:color="auto"/>
            </w:tcBorders>
            <w:shd w:val="clear" w:color="auto" w:fill="auto"/>
            <w:noWrap/>
            <w:vAlign w:val="bottom"/>
            <w:hideMark/>
          </w:tcPr>
          <w:p w14:paraId="5816855C" w14:textId="77777777" w:rsidR="00A821C6" w:rsidRPr="006412D6" w:rsidRDefault="00A821C6" w:rsidP="00AE0599">
            <w:r w:rsidRPr="006412D6">
              <w:t>x"0075"</w:t>
            </w:r>
          </w:p>
        </w:tc>
        <w:tc>
          <w:tcPr>
            <w:tcW w:w="2080" w:type="dxa"/>
            <w:tcBorders>
              <w:top w:val="nil"/>
              <w:left w:val="nil"/>
              <w:bottom w:val="single" w:sz="4" w:space="0" w:color="auto"/>
              <w:right w:val="single" w:sz="4" w:space="0" w:color="auto"/>
            </w:tcBorders>
            <w:shd w:val="clear" w:color="auto" w:fill="auto"/>
            <w:noWrap/>
            <w:vAlign w:val="bottom"/>
            <w:hideMark/>
          </w:tcPr>
          <w:p w14:paraId="73070CD6" w14:textId="77777777" w:rsidR="00A821C6" w:rsidRPr="006412D6" w:rsidRDefault="00A821C6" w:rsidP="00AE0599">
            <w:r w:rsidRPr="006412D6">
              <w:t>1110111</w:t>
            </w:r>
          </w:p>
        </w:tc>
      </w:tr>
      <w:tr w:rsidR="00A821C6" w:rsidRPr="006412D6" w14:paraId="369C0EA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FD478C5" w14:textId="77777777" w:rsidR="00A821C6" w:rsidRPr="006412D6" w:rsidRDefault="00A821C6" w:rsidP="00AE0599">
            <w:r w:rsidRPr="006412D6">
              <w:t>77</w:t>
            </w:r>
          </w:p>
        </w:tc>
        <w:tc>
          <w:tcPr>
            <w:tcW w:w="1020" w:type="dxa"/>
            <w:tcBorders>
              <w:top w:val="nil"/>
              <w:left w:val="nil"/>
              <w:bottom w:val="single" w:sz="4" w:space="0" w:color="auto"/>
              <w:right w:val="single" w:sz="4" w:space="0" w:color="auto"/>
            </w:tcBorders>
            <w:shd w:val="clear" w:color="auto" w:fill="auto"/>
            <w:noWrap/>
            <w:vAlign w:val="bottom"/>
            <w:hideMark/>
          </w:tcPr>
          <w:p w14:paraId="3529DB3C" w14:textId="77777777" w:rsidR="00A821C6" w:rsidRPr="006412D6" w:rsidRDefault="00A821C6" w:rsidP="00AE0599">
            <w:r w:rsidRPr="006412D6">
              <w:t>x"0076"</w:t>
            </w:r>
          </w:p>
        </w:tc>
        <w:tc>
          <w:tcPr>
            <w:tcW w:w="2080" w:type="dxa"/>
            <w:tcBorders>
              <w:top w:val="nil"/>
              <w:left w:val="nil"/>
              <w:bottom w:val="single" w:sz="4" w:space="0" w:color="auto"/>
              <w:right w:val="single" w:sz="4" w:space="0" w:color="auto"/>
            </w:tcBorders>
            <w:shd w:val="clear" w:color="auto" w:fill="auto"/>
            <w:noWrap/>
            <w:vAlign w:val="bottom"/>
            <w:hideMark/>
          </w:tcPr>
          <w:p w14:paraId="21CC5315" w14:textId="77777777" w:rsidR="00A821C6" w:rsidRPr="006412D6" w:rsidRDefault="00A821C6" w:rsidP="00AE0599">
            <w:r w:rsidRPr="006412D6">
              <w:t>1111000</w:t>
            </w:r>
          </w:p>
        </w:tc>
      </w:tr>
      <w:tr w:rsidR="00A821C6" w:rsidRPr="006412D6" w14:paraId="187E775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BEA8465" w14:textId="77777777" w:rsidR="00A821C6" w:rsidRPr="006412D6" w:rsidRDefault="00A821C6" w:rsidP="00AE0599">
            <w:r w:rsidRPr="006412D6">
              <w:t>78</w:t>
            </w:r>
          </w:p>
        </w:tc>
        <w:tc>
          <w:tcPr>
            <w:tcW w:w="1020" w:type="dxa"/>
            <w:tcBorders>
              <w:top w:val="nil"/>
              <w:left w:val="nil"/>
              <w:bottom w:val="single" w:sz="4" w:space="0" w:color="auto"/>
              <w:right w:val="single" w:sz="4" w:space="0" w:color="auto"/>
            </w:tcBorders>
            <w:shd w:val="clear" w:color="auto" w:fill="auto"/>
            <w:noWrap/>
            <w:vAlign w:val="bottom"/>
            <w:hideMark/>
          </w:tcPr>
          <w:p w14:paraId="0EE5CFDD" w14:textId="77777777" w:rsidR="00A821C6" w:rsidRPr="006412D6" w:rsidRDefault="00A821C6" w:rsidP="00AE0599">
            <w:r w:rsidRPr="006412D6">
              <w:t>x"0077"</w:t>
            </w:r>
          </w:p>
        </w:tc>
        <w:tc>
          <w:tcPr>
            <w:tcW w:w="2080" w:type="dxa"/>
            <w:tcBorders>
              <w:top w:val="nil"/>
              <w:left w:val="nil"/>
              <w:bottom w:val="single" w:sz="4" w:space="0" w:color="auto"/>
              <w:right w:val="single" w:sz="4" w:space="0" w:color="auto"/>
            </w:tcBorders>
            <w:shd w:val="clear" w:color="auto" w:fill="auto"/>
            <w:noWrap/>
            <w:vAlign w:val="bottom"/>
            <w:hideMark/>
          </w:tcPr>
          <w:p w14:paraId="21641B77" w14:textId="77777777" w:rsidR="00A821C6" w:rsidRPr="006412D6" w:rsidRDefault="00A821C6" w:rsidP="00AE0599">
            <w:r w:rsidRPr="006412D6">
              <w:t>1111001</w:t>
            </w:r>
          </w:p>
        </w:tc>
      </w:tr>
      <w:tr w:rsidR="00A821C6" w:rsidRPr="006412D6" w14:paraId="2B06C22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6B495DA" w14:textId="77777777" w:rsidR="00A821C6" w:rsidRPr="006412D6" w:rsidRDefault="00A821C6" w:rsidP="00AE0599">
            <w:r w:rsidRPr="006412D6">
              <w:t>79</w:t>
            </w:r>
          </w:p>
        </w:tc>
        <w:tc>
          <w:tcPr>
            <w:tcW w:w="1020" w:type="dxa"/>
            <w:tcBorders>
              <w:top w:val="nil"/>
              <w:left w:val="nil"/>
              <w:bottom w:val="single" w:sz="4" w:space="0" w:color="auto"/>
              <w:right w:val="single" w:sz="4" w:space="0" w:color="auto"/>
            </w:tcBorders>
            <w:shd w:val="clear" w:color="auto" w:fill="auto"/>
            <w:noWrap/>
            <w:vAlign w:val="bottom"/>
            <w:hideMark/>
          </w:tcPr>
          <w:p w14:paraId="18E598DA" w14:textId="77777777" w:rsidR="00A821C6" w:rsidRPr="006412D6" w:rsidRDefault="00A821C6" w:rsidP="00AE0599">
            <w:r w:rsidRPr="006412D6">
              <w:t>x"0078"</w:t>
            </w:r>
          </w:p>
        </w:tc>
        <w:tc>
          <w:tcPr>
            <w:tcW w:w="2080" w:type="dxa"/>
            <w:tcBorders>
              <w:top w:val="nil"/>
              <w:left w:val="nil"/>
              <w:bottom w:val="single" w:sz="4" w:space="0" w:color="auto"/>
              <w:right w:val="single" w:sz="4" w:space="0" w:color="auto"/>
            </w:tcBorders>
            <w:shd w:val="clear" w:color="auto" w:fill="auto"/>
            <w:noWrap/>
            <w:vAlign w:val="bottom"/>
            <w:hideMark/>
          </w:tcPr>
          <w:p w14:paraId="3B258FB4" w14:textId="77777777" w:rsidR="00A821C6" w:rsidRPr="006412D6" w:rsidRDefault="00A821C6" w:rsidP="00AE0599">
            <w:r w:rsidRPr="006412D6">
              <w:t>1111010</w:t>
            </w:r>
          </w:p>
        </w:tc>
      </w:tr>
      <w:tr w:rsidR="00A821C6" w:rsidRPr="006412D6" w14:paraId="019073F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D545E17" w14:textId="77777777" w:rsidR="00A821C6" w:rsidRPr="006412D6" w:rsidRDefault="00A821C6" w:rsidP="00AE0599">
            <w:r w:rsidRPr="006412D6">
              <w:t>7a</w:t>
            </w:r>
          </w:p>
        </w:tc>
        <w:tc>
          <w:tcPr>
            <w:tcW w:w="1020" w:type="dxa"/>
            <w:tcBorders>
              <w:top w:val="nil"/>
              <w:left w:val="nil"/>
              <w:bottom w:val="single" w:sz="4" w:space="0" w:color="auto"/>
              <w:right w:val="single" w:sz="4" w:space="0" w:color="auto"/>
            </w:tcBorders>
            <w:shd w:val="clear" w:color="auto" w:fill="auto"/>
            <w:noWrap/>
            <w:vAlign w:val="bottom"/>
            <w:hideMark/>
          </w:tcPr>
          <w:p w14:paraId="68AA6A1A" w14:textId="77777777" w:rsidR="00A821C6" w:rsidRPr="006412D6" w:rsidRDefault="00A821C6" w:rsidP="00AE0599">
            <w:r w:rsidRPr="006412D6">
              <w:t>x"0079"</w:t>
            </w:r>
          </w:p>
        </w:tc>
        <w:tc>
          <w:tcPr>
            <w:tcW w:w="2080" w:type="dxa"/>
            <w:tcBorders>
              <w:top w:val="nil"/>
              <w:left w:val="nil"/>
              <w:bottom w:val="single" w:sz="4" w:space="0" w:color="auto"/>
              <w:right w:val="single" w:sz="4" w:space="0" w:color="auto"/>
            </w:tcBorders>
            <w:shd w:val="clear" w:color="auto" w:fill="auto"/>
            <w:noWrap/>
            <w:vAlign w:val="bottom"/>
            <w:hideMark/>
          </w:tcPr>
          <w:p w14:paraId="6CB547CD" w14:textId="77777777" w:rsidR="00A821C6" w:rsidRPr="006412D6" w:rsidRDefault="00A821C6" w:rsidP="00AE0599">
            <w:r w:rsidRPr="006412D6">
              <w:t>1111011</w:t>
            </w:r>
          </w:p>
        </w:tc>
      </w:tr>
      <w:tr w:rsidR="00A821C6" w:rsidRPr="006412D6" w14:paraId="257F4AE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DBCB0C1" w14:textId="77777777" w:rsidR="00A821C6" w:rsidRPr="006412D6" w:rsidRDefault="00A821C6" w:rsidP="00AE0599">
            <w:r w:rsidRPr="006412D6">
              <w:t>7b</w:t>
            </w:r>
          </w:p>
        </w:tc>
        <w:tc>
          <w:tcPr>
            <w:tcW w:w="1020" w:type="dxa"/>
            <w:tcBorders>
              <w:top w:val="nil"/>
              <w:left w:val="nil"/>
              <w:bottom w:val="single" w:sz="4" w:space="0" w:color="auto"/>
              <w:right w:val="single" w:sz="4" w:space="0" w:color="auto"/>
            </w:tcBorders>
            <w:shd w:val="clear" w:color="auto" w:fill="auto"/>
            <w:noWrap/>
            <w:vAlign w:val="bottom"/>
            <w:hideMark/>
          </w:tcPr>
          <w:p w14:paraId="6AD5AB89" w14:textId="77777777" w:rsidR="00A821C6" w:rsidRPr="006412D6" w:rsidRDefault="00A821C6" w:rsidP="00AE0599">
            <w:r w:rsidRPr="006412D6">
              <w:t>x"007A"</w:t>
            </w:r>
          </w:p>
        </w:tc>
        <w:tc>
          <w:tcPr>
            <w:tcW w:w="2080" w:type="dxa"/>
            <w:tcBorders>
              <w:top w:val="nil"/>
              <w:left w:val="nil"/>
              <w:bottom w:val="single" w:sz="4" w:space="0" w:color="auto"/>
              <w:right w:val="single" w:sz="4" w:space="0" w:color="auto"/>
            </w:tcBorders>
            <w:shd w:val="clear" w:color="auto" w:fill="auto"/>
            <w:noWrap/>
            <w:vAlign w:val="bottom"/>
            <w:hideMark/>
          </w:tcPr>
          <w:p w14:paraId="2222A0CB" w14:textId="77777777" w:rsidR="00A821C6" w:rsidRPr="006412D6" w:rsidRDefault="00A821C6" w:rsidP="00AE0599">
            <w:r w:rsidRPr="006412D6">
              <w:t>1111100</w:t>
            </w:r>
          </w:p>
        </w:tc>
      </w:tr>
      <w:tr w:rsidR="00A821C6" w:rsidRPr="006412D6" w14:paraId="554A18C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F69AB35" w14:textId="77777777" w:rsidR="00A821C6" w:rsidRPr="006412D6" w:rsidRDefault="00A821C6" w:rsidP="00AE0599">
            <w:r w:rsidRPr="006412D6">
              <w:t>7c</w:t>
            </w:r>
          </w:p>
        </w:tc>
        <w:tc>
          <w:tcPr>
            <w:tcW w:w="1020" w:type="dxa"/>
            <w:tcBorders>
              <w:top w:val="nil"/>
              <w:left w:val="nil"/>
              <w:bottom w:val="single" w:sz="4" w:space="0" w:color="auto"/>
              <w:right w:val="single" w:sz="4" w:space="0" w:color="auto"/>
            </w:tcBorders>
            <w:shd w:val="clear" w:color="auto" w:fill="auto"/>
            <w:noWrap/>
            <w:vAlign w:val="bottom"/>
            <w:hideMark/>
          </w:tcPr>
          <w:p w14:paraId="33D9CC92" w14:textId="77777777" w:rsidR="00A821C6" w:rsidRPr="006412D6" w:rsidRDefault="00A821C6" w:rsidP="00AE0599">
            <w:r w:rsidRPr="006412D6">
              <w:t>x"007B"</w:t>
            </w:r>
          </w:p>
        </w:tc>
        <w:tc>
          <w:tcPr>
            <w:tcW w:w="2080" w:type="dxa"/>
            <w:tcBorders>
              <w:top w:val="nil"/>
              <w:left w:val="nil"/>
              <w:bottom w:val="single" w:sz="4" w:space="0" w:color="auto"/>
              <w:right w:val="single" w:sz="4" w:space="0" w:color="auto"/>
            </w:tcBorders>
            <w:shd w:val="clear" w:color="auto" w:fill="auto"/>
            <w:noWrap/>
            <w:vAlign w:val="bottom"/>
            <w:hideMark/>
          </w:tcPr>
          <w:p w14:paraId="4589DF58" w14:textId="77777777" w:rsidR="00A821C6" w:rsidRPr="006412D6" w:rsidRDefault="00A821C6" w:rsidP="00AE0599">
            <w:r w:rsidRPr="006412D6">
              <w:t>1111101</w:t>
            </w:r>
          </w:p>
        </w:tc>
      </w:tr>
      <w:tr w:rsidR="00A821C6" w:rsidRPr="006412D6" w14:paraId="1AD6A7B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6A61E2F" w14:textId="77777777" w:rsidR="00A821C6" w:rsidRPr="006412D6" w:rsidRDefault="00A821C6" w:rsidP="00AE0599">
            <w:r w:rsidRPr="006412D6">
              <w:t>7d</w:t>
            </w:r>
          </w:p>
        </w:tc>
        <w:tc>
          <w:tcPr>
            <w:tcW w:w="1020" w:type="dxa"/>
            <w:tcBorders>
              <w:top w:val="nil"/>
              <w:left w:val="nil"/>
              <w:bottom w:val="single" w:sz="4" w:space="0" w:color="auto"/>
              <w:right w:val="single" w:sz="4" w:space="0" w:color="auto"/>
            </w:tcBorders>
            <w:shd w:val="clear" w:color="auto" w:fill="auto"/>
            <w:noWrap/>
            <w:vAlign w:val="bottom"/>
            <w:hideMark/>
          </w:tcPr>
          <w:p w14:paraId="7DE09CE7" w14:textId="77777777" w:rsidR="00A821C6" w:rsidRPr="006412D6" w:rsidRDefault="00A821C6" w:rsidP="00AE0599">
            <w:r w:rsidRPr="006412D6">
              <w:t>x"007C"</w:t>
            </w:r>
          </w:p>
        </w:tc>
        <w:tc>
          <w:tcPr>
            <w:tcW w:w="2080" w:type="dxa"/>
            <w:tcBorders>
              <w:top w:val="nil"/>
              <w:left w:val="nil"/>
              <w:bottom w:val="single" w:sz="4" w:space="0" w:color="auto"/>
              <w:right w:val="single" w:sz="4" w:space="0" w:color="auto"/>
            </w:tcBorders>
            <w:shd w:val="clear" w:color="auto" w:fill="auto"/>
            <w:noWrap/>
            <w:vAlign w:val="bottom"/>
            <w:hideMark/>
          </w:tcPr>
          <w:p w14:paraId="2CF05416" w14:textId="77777777" w:rsidR="00A821C6" w:rsidRPr="006412D6" w:rsidRDefault="00A821C6" w:rsidP="00AE0599">
            <w:r w:rsidRPr="006412D6">
              <w:t>1111110</w:t>
            </w:r>
          </w:p>
        </w:tc>
      </w:tr>
      <w:tr w:rsidR="00A821C6" w:rsidRPr="006412D6" w14:paraId="4B721A4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7EDA5AC" w14:textId="77777777" w:rsidR="00A821C6" w:rsidRPr="006412D6" w:rsidRDefault="00A821C6" w:rsidP="00AE0599">
            <w:r w:rsidRPr="006412D6">
              <w:t>7e</w:t>
            </w:r>
          </w:p>
        </w:tc>
        <w:tc>
          <w:tcPr>
            <w:tcW w:w="1020" w:type="dxa"/>
            <w:tcBorders>
              <w:top w:val="nil"/>
              <w:left w:val="nil"/>
              <w:bottom w:val="single" w:sz="4" w:space="0" w:color="auto"/>
              <w:right w:val="single" w:sz="4" w:space="0" w:color="auto"/>
            </w:tcBorders>
            <w:shd w:val="clear" w:color="auto" w:fill="auto"/>
            <w:noWrap/>
            <w:vAlign w:val="bottom"/>
            <w:hideMark/>
          </w:tcPr>
          <w:p w14:paraId="32F9912D" w14:textId="77777777" w:rsidR="00A821C6" w:rsidRPr="006412D6" w:rsidRDefault="00A821C6" w:rsidP="00AE0599">
            <w:r w:rsidRPr="006412D6">
              <w:t>x"007D"</w:t>
            </w:r>
          </w:p>
        </w:tc>
        <w:tc>
          <w:tcPr>
            <w:tcW w:w="2080" w:type="dxa"/>
            <w:tcBorders>
              <w:top w:val="nil"/>
              <w:left w:val="nil"/>
              <w:bottom w:val="single" w:sz="4" w:space="0" w:color="auto"/>
              <w:right w:val="single" w:sz="4" w:space="0" w:color="auto"/>
            </w:tcBorders>
            <w:shd w:val="clear" w:color="auto" w:fill="auto"/>
            <w:noWrap/>
            <w:vAlign w:val="bottom"/>
            <w:hideMark/>
          </w:tcPr>
          <w:p w14:paraId="2B432F16" w14:textId="77777777" w:rsidR="00A821C6" w:rsidRPr="006412D6" w:rsidRDefault="00A821C6" w:rsidP="00AE0599">
            <w:r w:rsidRPr="006412D6">
              <w:t>1111111</w:t>
            </w:r>
          </w:p>
        </w:tc>
      </w:tr>
      <w:tr w:rsidR="00A821C6" w:rsidRPr="006412D6" w14:paraId="1A3E08E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36649D0" w14:textId="77777777" w:rsidR="00A821C6" w:rsidRPr="006412D6" w:rsidRDefault="00A821C6" w:rsidP="00AE0599">
            <w:r w:rsidRPr="006412D6">
              <w:t>7f</w:t>
            </w:r>
          </w:p>
        </w:tc>
        <w:tc>
          <w:tcPr>
            <w:tcW w:w="1020" w:type="dxa"/>
            <w:tcBorders>
              <w:top w:val="nil"/>
              <w:left w:val="nil"/>
              <w:bottom w:val="single" w:sz="4" w:space="0" w:color="auto"/>
              <w:right w:val="single" w:sz="4" w:space="0" w:color="auto"/>
            </w:tcBorders>
            <w:shd w:val="clear" w:color="auto" w:fill="auto"/>
            <w:noWrap/>
            <w:vAlign w:val="bottom"/>
            <w:hideMark/>
          </w:tcPr>
          <w:p w14:paraId="362AA9B9" w14:textId="77777777" w:rsidR="00A821C6" w:rsidRPr="006412D6" w:rsidRDefault="00A821C6" w:rsidP="00AE0599">
            <w:r w:rsidRPr="006412D6">
              <w:t>x"007E"</w:t>
            </w:r>
          </w:p>
        </w:tc>
        <w:tc>
          <w:tcPr>
            <w:tcW w:w="2080" w:type="dxa"/>
            <w:tcBorders>
              <w:top w:val="nil"/>
              <w:left w:val="nil"/>
              <w:bottom w:val="single" w:sz="4" w:space="0" w:color="auto"/>
              <w:right w:val="single" w:sz="4" w:space="0" w:color="auto"/>
            </w:tcBorders>
            <w:shd w:val="clear" w:color="auto" w:fill="auto"/>
            <w:noWrap/>
            <w:vAlign w:val="bottom"/>
            <w:hideMark/>
          </w:tcPr>
          <w:p w14:paraId="1DBDED1C" w14:textId="77777777" w:rsidR="00A821C6" w:rsidRPr="006412D6" w:rsidRDefault="00A821C6" w:rsidP="00AE0599">
            <w:r w:rsidRPr="006412D6">
              <w:t>10000000</w:t>
            </w:r>
          </w:p>
        </w:tc>
      </w:tr>
      <w:tr w:rsidR="00A821C6" w:rsidRPr="006412D6" w14:paraId="42393FD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8E8C642" w14:textId="77777777" w:rsidR="00A821C6" w:rsidRPr="006412D6" w:rsidRDefault="00A821C6" w:rsidP="00AE0599">
            <w:r w:rsidRPr="006412D6">
              <w:t>80</w:t>
            </w:r>
          </w:p>
        </w:tc>
        <w:tc>
          <w:tcPr>
            <w:tcW w:w="1020" w:type="dxa"/>
            <w:tcBorders>
              <w:top w:val="nil"/>
              <w:left w:val="nil"/>
              <w:bottom w:val="single" w:sz="4" w:space="0" w:color="auto"/>
              <w:right w:val="single" w:sz="4" w:space="0" w:color="auto"/>
            </w:tcBorders>
            <w:shd w:val="clear" w:color="auto" w:fill="auto"/>
            <w:noWrap/>
            <w:vAlign w:val="bottom"/>
            <w:hideMark/>
          </w:tcPr>
          <w:p w14:paraId="750AB63A" w14:textId="77777777" w:rsidR="00A821C6" w:rsidRPr="006412D6" w:rsidRDefault="00A821C6" w:rsidP="00AE0599">
            <w:r w:rsidRPr="006412D6">
              <w:t>x"007F"</w:t>
            </w:r>
          </w:p>
        </w:tc>
        <w:tc>
          <w:tcPr>
            <w:tcW w:w="2080" w:type="dxa"/>
            <w:tcBorders>
              <w:top w:val="nil"/>
              <w:left w:val="nil"/>
              <w:bottom w:val="single" w:sz="4" w:space="0" w:color="auto"/>
              <w:right w:val="single" w:sz="4" w:space="0" w:color="auto"/>
            </w:tcBorders>
            <w:shd w:val="clear" w:color="auto" w:fill="auto"/>
            <w:noWrap/>
            <w:vAlign w:val="bottom"/>
            <w:hideMark/>
          </w:tcPr>
          <w:p w14:paraId="36FDD09F" w14:textId="77777777" w:rsidR="00A821C6" w:rsidRPr="006412D6" w:rsidRDefault="00A821C6" w:rsidP="00AE0599">
            <w:r w:rsidRPr="006412D6">
              <w:t>10000001</w:t>
            </w:r>
          </w:p>
        </w:tc>
      </w:tr>
      <w:tr w:rsidR="00A821C6" w:rsidRPr="006412D6" w14:paraId="6FF1CCA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9534ABD" w14:textId="77777777" w:rsidR="00A821C6" w:rsidRPr="006412D6" w:rsidRDefault="00A821C6" w:rsidP="00AE0599">
            <w:r w:rsidRPr="006412D6">
              <w:lastRenderedPageBreak/>
              <w:t>81</w:t>
            </w:r>
          </w:p>
        </w:tc>
        <w:tc>
          <w:tcPr>
            <w:tcW w:w="1020" w:type="dxa"/>
            <w:tcBorders>
              <w:top w:val="nil"/>
              <w:left w:val="nil"/>
              <w:bottom w:val="single" w:sz="4" w:space="0" w:color="auto"/>
              <w:right w:val="single" w:sz="4" w:space="0" w:color="auto"/>
            </w:tcBorders>
            <w:shd w:val="clear" w:color="auto" w:fill="auto"/>
            <w:noWrap/>
            <w:vAlign w:val="bottom"/>
            <w:hideMark/>
          </w:tcPr>
          <w:p w14:paraId="7B670581" w14:textId="77777777" w:rsidR="00A821C6" w:rsidRPr="006412D6" w:rsidRDefault="00A821C6" w:rsidP="00AE0599">
            <w:r w:rsidRPr="006412D6">
              <w:t>x"0080"</w:t>
            </w:r>
          </w:p>
        </w:tc>
        <w:tc>
          <w:tcPr>
            <w:tcW w:w="2080" w:type="dxa"/>
            <w:tcBorders>
              <w:top w:val="nil"/>
              <w:left w:val="nil"/>
              <w:bottom w:val="single" w:sz="4" w:space="0" w:color="auto"/>
              <w:right w:val="single" w:sz="4" w:space="0" w:color="auto"/>
            </w:tcBorders>
            <w:shd w:val="clear" w:color="auto" w:fill="auto"/>
            <w:noWrap/>
            <w:vAlign w:val="bottom"/>
            <w:hideMark/>
          </w:tcPr>
          <w:p w14:paraId="3A4B25B1" w14:textId="77777777" w:rsidR="00A821C6" w:rsidRPr="006412D6" w:rsidRDefault="00A821C6" w:rsidP="00AE0599">
            <w:r w:rsidRPr="006412D6">
              <w:t>10000010</w:t>
            </w:r>
          </w:p>
        </w:tc>
      </w:tr>
      <w:tr w:rsidR="00A821C6" w:rsidRPr="006412D6" w14:paraId="353FE2B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A44AB83" w14:textId="77777777" w:rsidR="00A821C6" w:rsidRPr="006412D6" w:rsidRDefault="00A821C6" w:rsidP="00AE0599">
            <w:r w:rsidRPr="006412D6">
              <w:t>82</w:t>
            </w:r>
          </w:p>
        </w:tc>
        <w:tc>
          <w:tcPr>
            <w:tcW w:w="1020" w:type="dxa"/>
            <w:tcBorders>
              <w:top w:val="nil"/>
              <w:left w:val="nil"/>
              <w:bottom w:val="single" w:sz="4" w:space="0" w:color="auto"/>
              <w:right w:val="single" w:sz="4" w:space="0" w:color="auto"/>
            </w:tcBorders>
            <w:shd w:val="clear" w:color="auto" w:fill="auto"/>
            <w:noWrap/>
            <w:vAlign w:val="bottom"/>
            <w:hideMark/>
          </w:tcPr>
          <w:p w14:paraId="277484DA" w14:textId="77777777" w:rsidR="00A821C6" w:rsidRPr="006412D6" w:rsidRDefault="00A821C6" w:rsidP="00AE0599">
            <w:r w:rsidRPr="006412D6">
              <w:t>x"0081"</w:t>
            </w:r>
          </w:p>
        </w:tc>
        <w:tc>
          <w:tcPr>
            <w:tcW w:w="2080" w:type="dxa"/>
            <w:tcBorders>
              <w:top w:val="nil"/>
              <w:left w:val="nil"/>
              <w:bottom w:val="single" w:sz="4" w:space="0" w:color="auto"/>
              <w:right w:val="single" w:sz="4" w:space="0" w:color="auto"/>
            </w:tcBorders>
            <w:shd w:val="clear" w:color="auto" w:fill="auto"/>
            <w:noWrap/>
            <w:vAlign w:val="bottom"/>
            <w:hideMark/>
          </w:tcPr>
          <w:p w14:paraId="3C1964E1" w14:textId="77777777" w:rsidR="00A821C6" w:rsidRPr="006412D6" w:rsidRDefault="00A821C6" w:rsidP="00AE0599">
            <w:r w:rsidRPr="006412D6">
              <w:t>10000011</w:t>
            </w:r>
          </w:p>
        </w:tc>
      </w:tr>
      <w:tr w:rsidR="00A821C6" w:rsidRPr="006412D6" w14:paraId="2F80306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EE9F559" w14:textId="77777777" w:rsidR="00A821C6" w:rsidRPr="006412D6" w:rsidRDefault="00A821C6" w:rsidP="00AE0599">
            <w:r w:rsidRPr="006412D6">
              <w:t>83</w:t>
            </w:r>
          </w:p>
        </w:tc>
        <w:tc>
          <w:tcPr>
            <w:tcW w:w="1020" w:type="dxa"/>
            <w:tcBorders>
              <w:top w:val="nil"/>
              <w:left w:val="nil"/>
              <w:bottom w:val="single" w:sz="4" w:space="0" w:color="auto"/>
              <w:right w:val="single" w:sz="4" w:space="0" w:color="auto"/>
            </w:tcBorders>
            <w:shd w:val="clear" w:color="auto" w:fill="auto"/>
            <w:noWrap/>
            <w:vAlign w:val="bottom"/>
            <w:hideMark/>
          </w:tcPr>
          <w:p w14:paraId="20765A3C" w14:textId="77777777" w:rsidR="00A821C6" w:rsidRPr="006412D6" w:rsidRDefault="00A821C6" w:rsidP="00AE0599">
            <w:r w:rsidRPr="006412D6">
              <w:t>x"0082"</w:t>
            </w:r>
          </w:p>
        </w:tc>
        <w:tc>
          <w:tcPr>
            <w:tcW w:w="2080" w:type="dxa"/>
            <w:tcBorders>
              <w:top w:val="nil"/>
              <w:left w:val="nil"/>
              <w:bottom w:val="single" w:sz="4" w:space="0" w:color="auto"/>
              <w:right w:val="single" w:sz="4" w:space="0" w:color="auto"/>
            </w:tcBorders>
            <w:shd w:val="clear" w:color="auto" w:fill="auto"/>
            <w:noWrap/>
            <w:vAlign w:val="bottom"/>
            <w:hideMark/>
          </w:tcPr>
          <w:p w14:paraId="77706FDC" w14:textId="77777777" w:rsidR="00A821C6" w:rsidRPr="006412D6" w:rsidRDefault="00A821C6" w:rsidP="00AE0599">
            <w:r w:rsidRPr="006412D6">
              <w:t>10000100</w:t>
            </w:r>
          </w:p>
        </w:tc>
      </w:tr>
      <w:tr w:rsidR="00A821C6" w:rsidRPr="006412D6" w14:paraId="4297CD7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3CCAA9D" w14:textId="77777777" w:rsidR="00A821C6" w:rsidRPr="006412D6" w:rsidRDefault="00A821C6" w:rsidP="00AE0599">
            <w:r w:rsidRPr="006412D6">
              <w:t>84</w:t>
            </w:r>
          </w:p>
        </w:tc>
        <w:tc>
          <w:tcPr>
            <w:tcW w:w="1020" w:type="dxa"/>
            <w:tcBorders>
              <w:top w:val="nil"/>
              <w:left w:val="nil"/>
              <w:bottom w:val="single" w:sz="4" w:space="0" w:color="auto"/>
              <w:right w:val="single" w:sz="4" w:space="0" w:color="auto"/>
            </w:tcBorders>
            <w:shd w:val="clear" w:color="auto" w:fill="auto"/>
            <w:noWrap/>
            <w:vAlign w:val="bottom"/>
            <w:hideMark/>
          </w:tcPr>
          <w:p w14:paraId="3DBA3DC6" w14:textId="77777777" w:rsidR="00A821C6" w:rsidRPr="006412D6" w:rsidRDefault="00A821C6" w:rsidP="00AE0599">
            <w:r w:rsidRPr="006412D6">
              <w:t>x"0083"</w:t>
            </w:r>
          </w:p>
        </w:tc>
        <w:tc>
          <w:tcPr>
            <w:tcW w:w="2080" w:type="dxa"/>
            <w:tcBorders>
              <w:top w:val="nil"/>
              <w:left w:val="nil"/>
              <w:bottom w:val="single" w:sz="4" w:space="0" w:color="auto"/>
              <w:right w:val="single" w:sz="4" w:space="0" w:color="auto"/>
            </w:tcBorders>
            <w:shd w:val="clear" w:color="auto" w:fill="auto"/>
            <w:noWrap/>
            <w:vAlign w:val="bottom"/>
            <w:hideMark/>
          </w:tcPr>
          <w:p w14:paraId="2CE0AE9F" w14:textId="77777777" w:rsidR="00A821C6" w:rsidRPr="006412D6" w:rsidRDefault="00A821C6" w:rsidP="00AE0599">
            <w:r w:rsidRPr="006412D6">
              <w:t>10000101</w:t>
            </w:r>
          </w:p>
        </w:tc>
      </w:tr>
      <w:tr w:rsidR="00A821C6" w:rsidRPr="006412D6" w14:paraId="27CFE79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4B362C4" w14:textId="77777777" w:rsidR="00A821C6" w:rsidRPr="006412D6" w:rsidRDefault="00A821C6" w:rsidP="00AE0599">
            <w:r w:rsidRPr="006412D6">
              <w:t>85</w:t>
            </w:r>
          </w:p>
        </w:tc>
        <w:tc>
          <w:tcPr>
            <w:tcW w:w="1020" w:type="dxa"/>
            <w:tcBorders>
              <w:top w:val="nil"/>
              <w:left w:val="nil"/>
              <w:bottom w:val="single" w:sz="4" w:space="0" w:color="auto"/>
              <w:right w:val="single" w:sz="4" w:space="0" w:color="auto"/>
            </w:tcBorders>
            <w:shd w:val="clear" w:color="auto" w:fill="auto"/>
            <w:noWrap/>
            <w:vAlign w:val="bottom"/>
            <w:hideMark/>
          </w:tcPr>
          <w:p w14:paraId="00E0ED0C" w14:textId="77777777" w:rsidR="00A821C6" w:rsidRPr="006412D6" w:rsidRDefault="00A821C6" w:rsidP="00AE0599">
            <w:r w:rsidRPr="006412D6">
              <w:t>x"0084"</w:t>
            </w:r>
          </w:p>
        </w:tc>
        <w:tc>
          <w:tcPr>
            <w:tcW w:w="2080" w:type="dxa"/>
            <w:tcBorders>
              <w:top w:val="nil"/>
              <w:left w:val="nil"/>
              <w:bottom w:val="single" w:sz="4" w:space="0" w:color="auto"/>
              <w:right w:val="single" w:sz="4" w:space="0" w:color="auto"/>
            </w:tcBorders>
            <w:shd w:val="clear" w:color="auto" w:fill="auto"/>
            <w:noWrap/>
            <w:vAlign w:val="bottom"/>
            <w:hideMark/>
          </w:tcPr>
          <w:p w14:paraId="4FF291CB" w14:textId="77777777" w:rsidR="00A821C6" w:rsidRPr="006412D6" w:rsidRDefault="00A821C6" w:rsidP="00AE0599">
            <w:r w:rsidRPr="006412D6">
              <w:t>10000110</w:t>
            </w:r>
          </w:p>
        </w:tc>
      </w:tr>
      <w:tr w:rsidR="00A821C6" w:rsidRPr="006412D6" w14:paraId="23B6D8D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DF3B4A3" w14:textId="77777777" w:rsidR="00A821C6" w:rsidRPr="006412D6" w:rsidRDefault="00A821C6" w:rsidP="00AE0599">
            <w:r w:rsidRPr="006412D6">
              <w:t>86</w:t>
            </w:r>
          </w:p>
        </w:tc>
        <w:tc>
          <w:tcPr>
            <w:tcW w:w="1020" w:type="dxa"/>
            <w:tcBorders>
              <w:top w:val="nil"/>
              <w:left w:val="nil"/>
              <w:bottom w:val="single" w:sz="4" w:space="0" w:color="auto"/>
              <w:right w:val="single" w:sz="4" w:space="0" w:color="auto"/>
            </w:tcBorders>
            <w:shd w:val="clear" w:color="auto" w:fill="auto"/>
            <w:noWrap/>
            <w:vAlign w:val="bottom"/>
            <w:hideMark/>
          </w:tcPr>
          <w:p w14:paraId="3965C0EF" w14:textId="77777777" w:rsidR="00A821C6" w:rsidRPr="006412D6" w:rsidRDefault="00A821C6" w:rsidP="00AE0599">
            <w:r w:rsidRPr="006412D6">
              <w:t>x"0085"</w:t>
            </w:r>
          </w:p>
        </w:tc>
        <w:tc>
          <w:tcPr>
            <w:tcW w:w="2080" w:type="dxa"/>
            <w:tcBorders>
              <w:top w:val="nil"/>
              <w:left w:val="nil"/>
              <w:bottom w:val="single" w:sz="4" w:space="0" w:color="auto"/>
              <w:right w:val="single" w:sz="4" w:space="0" w:color="auto"/>
            </w:tcBorders>
            <w:shd w:val="clear" w:color="auto" w:fill="auto"/>
            <w:noWrap/>
            <w:vAlign w:val="bottom"/>
            <w:hideMark/>
          </w:tcPr>
          <w:p w14:paraId="0FA76413" w14:textId="77777777" w:rsidR="00A821C6" w:rsidRPr="006412D6" w:rsidRDefault="00A821C6" w:rsidP="00AE0599">
            <w:r w:rsidRPr="006412D6">
              <w:t>10000111</w:t>
            </w:r>
          </w:p>
        </w:tc>
      </w:tr>
      <w:tr w:rsidR="00A821C6" w:rsidRPr="006412D6" w14:paraId="14138CA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8A867F9" w14:textId="77777777" w:rsidR="00A821C6" w:rsidRPr="006412D6" w:rsidRDefault="00A821C6" w:rsidP="00AE0599">
            <w:r w:rsidRPr="006412D6">
              <w:t>87</w:t>
            </w:r>
          </w:p>
        </w:tc>
        <w:tc>
          <w:tcPr>
            <w:tcW w:w="1020" w:type="dxa"/>
            <w:tcBorders>
              <w:top w:val="nil"/>
              <w:left w:val="nil"/>
              <w:bottom w:val="single" w:sz="4" w:space="0" w:color="auto"/>
              <w:right w:val="single" w:sz="4" w:space="0" w:color="auto"/>
            </w:tcBorders>
            <w:shd w:val="clear" w:color="auto" w:fill="auto"/>
            <w:noWrap/>
            <w:vAlign w:val="bottom"/>
            <w:hideMark/>
          </w:tcPr>
          <w:p w14:paraId="2FA98F14" w14:textId="77777777" w:rsidR="00A821C6" w:rsidRPr="006412D6" w:rsidRDefault="00A821C6" w:rsidP="00AE0599">
            <w:r w:rsidRPr="006412D6">
              <w:t>x"0086"</w:t>
            </w:r>
          </w:p>
        </w:tc>
        <w:tc>
          <w:tcPr>
            <w:tcW w:w="2080" w:type="dxa"/>
            <w:tcBorders>
              <w:top w:val="nil"/>
              <w:left w:val="nil"/>
              <w:bottom w:val="single" w:sz="4" w:space="0" w:color="auto"/>
              <w:right w:val="single" w:sz="4" w:space="0" w:color="auto"/>
            </w:tcBorders>
            <w:shd w:val="clear" w:color="auto" w:fill="auto"/>
            <w:noWrap/>
            <w:vAlign w:val="bottom"/>
            <w:hideMark/>
          </w:tcPr>
          <w:p w14:paraId="16E2C105" w14:textId="77777777" w:rsidR="00A821C6" w:rsidRPr="006412D6" w:rsidRDefault="00A821C6" w:rsidP="00AE0599">
            <w:r w:rsidRPr="006412D6">
              <w:t>10001000</w:t>
            </w:r>
          </w:p>
        </w:tc>
      </w:tr>
      <w:tr w:rsidR="00A821C6" w:rsidRPr="006412D6" w14:paraId="55720FD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D068541" w14:textId="77777777" w:rsidR="00A821C6" w:rsidRPr="006412D6" w:rsidRDefault="00A821C6" w:rsidP="00AE0599">
            <w:r w:rsidRPr="006412D6">
              <w:t>88</w:t>
            </w:r>
          </w:p>
        </w:tc>
        <w:tc>
          <w:tcPr>
            <w:tcW w:w="1020" w:type="dxa"/>
            <w:tcBorders>
              <w:top w:val="nil"/>
              <w:left w:val="nil"/>
              <w:bottom w:val="single" w:sz="4" w:space="0" w:color="auto"/>
              <w:right w:val="single" w:sz="4" w:space="0" w:color="auto"/>
            </w:tcBorders>
            <w:shd w:val="clear" w:color="auto" w:fill="auto"/>
            <w:noWrap/>
            <w:vAlign w:val="bottom"/>
            <w:hideMark/>
          </w:tcPr>
          <w:p w14:paraId="0E32F21F" w14:textId="77777777" w:rsidR="00A821C6" w:rsidRPr="006412D6" w:rsidRDefault="00A821C6" w:rsidP="00AE0599">
            <w:r w:rsidRPr="006412D6">
              <w:t>x"0087"</w:t>
            </w:r>
          </w:p>
        </w:tc>
        <w:tc>
          <w:tcPr>
            <w:tcW w:w="2080" w:type="dxa"/>
            <w:tcBorders>
              <w:top w:val="nil"/>
              <w:left w:val="nil"/>
              <w:bottom w:val="single" w:sz="4" w:space="0" w:color="auto"/>
              <w:right w:val="single" w:sz="4" w:space="0" w:color="auto"/>
            </w:tcBorders>
            <w:shd w:val="clear" w:color="auto" w:fill="auto"/>
            <w:noWrap/>
            <w:vAlign w:val="bottom"/>
            <w:hideMark/>
          </w:tcPr>
          <w:p w14:paraId="537F4B21" w14:textId="77777777" w:rsidR="00A821C6" w:rsidRPr="006412D6" w:rsidRDefault="00A821C6" w:rsidP="00AE0599">
            <w:r w:rsidRPr="006412D6">
              <w:t>10001001</w:t>
            </w:r>
          </w:p>
        </w:tc>
      </w:tr>
      <w:tr w:rsidR="00A821C6" w:rsidRPr="006412D6" w14:paraId="2562CF8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3D6D007" w14:textId="77777777" w:rsidR="00A821C6" w:rsidRPr="006412D6" w:rsidRDefault="00A821C6" w:rsidP="00AE0599">
            <w:r w:rsidRPr="006412D6">
              <w:t>89</w:t>
            </w:r>
          </w:p>
        </w:tc>
        <w:tc>
          <w:tcPr>
            <w:tcW w:w="1020" w:type="dxa"/>
            <w:tcBorders>
              <w:top w:val="nil"/>
              <w:left w:val="nil"/>
              <w:bottom w:val="single" w:sz="4" w:space="0" w:color="auto"/>
              <w:right w:val="single" w:sz="4" w:space="0" w:color="auto"/>
            </w:tcBorders>
            <w:shd w:val="clear" w:color="auto" w:fill="auto"/>
            <w:noWrap/>
            <w:vAlign w:val="bottom"/>
            <w:hideMark/>
          </w:tcPr>
          <w:p w14:paraId="32F74801" w14:textId="77777777" w:rsidR="00A821C6" w:rsidRPr="006412D6" w:rsidRDefault="00A821C6" w:rsidP="00AE0599">
            <w:r w:rsidRPr="006412D6">
              <w:t>x"0088"</w:t>
            </w:r>
          </w:p>
        </w:tc>
        <w:tc>
          <w:tcPr>
            <w:tcW w:w="2080" w:type="dxa"/>
            <w:tcBorders>
              <w:top w:val="nil"/>
              <w:left w:val="nil"/>
              <w:bottom w:val="single" w:sz="4" w:space="0" w:color="auto"/>
              <w:right w:val="single" w:sz="4" w:space="0" w:color="auto"/>
            </w:tcBorders>
            <w:shd w:val="clear" w:color="auto" w:fill="auto"/>
            <w:noWrap/>
            <w:vAlign w:val="bottom"/>
            <w:hideMark/>
          </w:tcPr>
          <w:p w14:paraId="53920F53" w14:textId="77777777" w:rsidR="00A821C6" w:rsidRPr="006412D6" w:rsidRDefault="00A821C6" w:rsidP="00AE0599">
            <w:r w:rsidRPr="006412D6">
              <w:t>10001010</w:t>
            </w:r>
          </w:p>
        </w:tc>
      </w:tr>
      <w:tr w:rsidR="00A821C6" w:rsidRPr="006412D6" w14:paraId="33EA984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ABF2E00" w14:textId="77777777" w:rsidR="00A821C6" w:rsidRPr="006412D6" w:rsidRDefault="00A821C6" w:rsidP="00AE0599">
            <w:r w:rsidRPr="006412D6">
              <w:t>8a</w:t>
            </w:r>
          </w:p>
        </w:tc>
        <w:tc>
          <w:tcPr>
            <w:tcW w:w="1020" w:type="dxa"/>
            <w:tcBorders>
              <w:top w:val="nil"/>
              <w:left w:val="nil"/>
              <w:bottom w:val="single" w:sz="4" w:space="0" w:color="auto"/>
              <w:right w:val="single" w:sz="4" w:space="0" w:color="auto"/>
            </w:tcBorders>
            <w:shd w:val="clear" w:color="auto" w:fill="auto"/>
            <w:noWrap/>
            <w:vAlign w:val="bottom"/>
            <w:hideMark/>
          </w:tcPr>
          <w:p w14:paraId="7354A14B" w14:textId="77777777" w:rsidR="00A821C6" w:rsidRPr="006412D6" w:rsidRDefault="00A821C6" w:rsidP="00AE0599">
            <w:r w:rsidRPr="006412D6">
              <w:t>x"0089"</w:t>
            </w:r>
          </w:p>
        </w:tc>
        <w:tc>
          <w:tcPr>
            <w:tcW w:w="2080" w:type="dxa"/>
            <w:tcBorders>
              <w:top w:val="nil"/>
              <w:left w:val="nil"/>
              <w:bottom w:val="single" w:sz="4" w:space="0" w:color="auto"/>
              <w:right w:val="single" w:sz="4" w:space="0" w:color="auto"/>
            </w:tcBorders>
            <w:shd w:val="clear" w:color="auto" w:fill="auto"/>
            <w:noWrap/>
            <w:vAlign w:val="bottom"/>
            <w:hideMark/>
          </w:tcPr>
          <w:p w14:paraId="10BCBEA6" w14:textId="77777777" w:rsidR="00A821C6" w:rsidRPr="006412D6" w:rsidRDefault="00A821C6" w:rsidP="00AE0599">
            <w:r w:rsidRPr="006412D6">
              <w:t>10001011</w:t>
            </w:r>
          </w:p>
        </w:tc>
      </w:tr>
      <w:tr w:rsidR="00A821C6" w:rsidRPr="006412D6" w14:paraId="3F2A7F9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9E0E1EA" w14:textId="77777777" w:rsidR="00A821C6" w:rsidRPr="006412D6" w:rsidRDefault="00A821C6" w:rsidP="00AE0599">
            <w:r w:rsidRPr="006412D6">
              <w:t>8b</w:t>
            </w:r>
          </w:p>
        </w:tc>
        <w:tc>
          <w:tcPr>
            <w:tcW w:w="1020" w:type="dxa"/>
            <w:tcBorders>
              <w:top w:val="nil"/>
              <w:left w:val="nil"/>
              <w:bottom w:val="single" w:sz="4" w:space="0" w:color="auto"/>
              <w:right w:val="single" w:sz="4" w:space="0" w:color="auto"/>
            </w:tcBorders>
            <w:shd w:val="clear" w:color="auto" w:fill="auto"/>
            <w:noWrap/>
            <w:vAlign w:val="bottom"/>
            <w:hideMark/>
          </w:tcPr>
          <w:p w14:paraId="5347AD17" w14:textId="77777777" w:rsidR="00A821C6" w:rsidRPr="006412D6" w:rsidRDefault="00A821C6" w:rsidP="00AE0599">
            <w:r w:rsidRPr="006412D6">
              <w:t>x"008A"</w:t>
            </w:r>
          </w:p>
        </w:tc>
        <w:tc>
          <w:tcPr>
            <w:tcW w:w="2080" w:type="dxa"/>
            <w:tcBorders>
              <w:top w:val="nil"/>
              <w:left w:val="nil"/>
              <w:bottom w:val="single" w:sz="4" w:space="0" w:color="auto"/>
              <w:right w:val="single" w:sz="4" w:space="0" w:color="auto"/>
            </w:tcBorders>
            <w:shd w:val="clear" w:color="auto" w:fill="auto"/>
            <w:noWrap/>
            <w:vAlign w:val="bottom"/>
            <w:hideMark/>
          </w:tcPr>
          <w:p w14:paraId="7FC83873" w14:textId="77777777" w:rsidR="00A821C6" w:rsidRPr="006412D6" w:rsidRDefault="00A821C6" w:rsidP="00AE0599">
            <w:r w:rsidRPr="006412D6">
              <w:t>10001100</w:t>
            </w:r>
          </w:p>
        </w:tc>
      </w:tr>
      <w:tr w:rsidR="00A821C6" w:rsidRPr="006412D6" w14:paraId="50E8977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6DF91B" w14:textId="77777777" w:rsidR="00A821C6" w:rsidRPr="006412D6" w:rsidRDefault="00A821C6" w:rsidP="00AE0599">
            <w:r w:rsidRPr="006412D6">
              <w:t>8c</w:t>
            </w:r>
          </w:p>
        </w:tc>
        <w:tc>
          <w:tcPr>
            <w:tcW w:w="1020" w:type="dxa"/>
            <w:tcBorders>
              <w:top w:val="nil"/>
              <w:left w:val="nil"/>
              <w:bottom w:val="single" w:sz="4" w:space="0" w:color="auto"/>
              <w:right w:val="single" w:sz="4" w:space="0" w:color="auto"/>
            </w:tcBorders>
            <w:shd w:val="clear" w:color="auto" w:fill="auto"/>
            <w:noWrap/>
            <w:vAlign w:val="bottom"/>
            <w:hideMark/>
          </w:tcPr>
          <w:p w14:paraId="01FA6990" w14:textId="77777777" w:rsidR="00A821C6" w:rsidRPr="006412D6" w:rsidRDefault="00A821C6" w:rsidP="00AE0599">
            <w:r w:rsidRPr="006412D6">
              <w:t>x"008B"</w:t>
            </w:r>
          </w:p>
        </w:tc>
        <w:tc>
          <w:tcPr>
            <w:tcW w:w="2080" w:type="dxa"/>
            <w:tcBorders>
              <w:top w:val="nil"/>
              <w:left w:val="nil"/>
              <w:bottom w:val="single" w:sz="4" w:space="0" w:color="auto"/>
              <w:right w:val="single" w:sz="4" w:space="0" w:color="auto"/>
            </w:tcBorders>
            <w:shd w:val="clear" w:color="auto" w:fill="auto"/>
            <w:noWrap/>
            <w:vAlign w:val="bottom"/>
            <w:hideMark/>
          </w:tcPr>
          <w:p w14:paraId="7EB06A3D" w14:textId="77777777" w:rsidR="00A821C6" w:rsidRPr="006412D6" w:rsidRDefault="00A821C6" w:rsidP="00AE0599">
            <w:r w:rsidRPr="006412D6">
              <w:t>10001101</w:t>
            </w:r>
          </w:p>
        </w:tc>
      </w:tr>
      <w:tr w:rsidR="00A821C6" w:rsidRPr="006412D6" w14:paraId="4C1C9FA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6072046" w14:textId="77777777" w:rsidR="00A821C6" w:rsidRPr="006412D6" w:rsidRDefault="00A821C6" w:rsidP="00AE0599">
            <w:r w:rsidRPr="006412D6">
              <w:t>8d</w:t>
            </w:r>
          </w:p>
        </w:tc>
        <w:tc>
          <w:tcPr>
            <w:tcW w:w="1020" w:type="dxa"/>
            <w:tcBorders>
              <w:top w:val="nil"/>
              <w:left w:val="nil"/>
              <w:bottom w:val="single" w:sz="4" w:space="0" w:color="auto"/>
              <w:right w:val="single" w:sz="4" w:space="0" w:color="auto"/>
            </w:tcBorders>
            <w:shd w:val="clear" w:color="auto" w:fill="auto"/>
            <w:noWrap/>
            <w:vAlign w:val="bottom"/>
            <w:hideMark/>
          </w:tcPr>
          <w:p w14:paraId="5A6DDCD1" w14:textId="77777777" w:rsidR="00A821C6" w:rsidRPr="006412D6" w:rsidRDefault="00A821C6" w:rsidP="00AE0599">
            <w:r w:rsidRPr="006412D6">
              <w:t>x"008C"</w:t>
            </w:r>
          </w:p>
        </w:tc>
        <w:tc>
          <w:tcPr>
            <w:tcW w:w="2080" w:type="dxa"/>
            <w:tcBorders>
              <w:top w:val="nil"/>
              <w:left w:val="nil"/>
              <w:bottom w:val="single" w:sz="4" w:space="0" w:color="auto"/>
              <w:right w:val="single" w:sz="4" w:space="0" w:color="auto"/>
            </w:tcBorders>
            <w:shd w:val="clear" w:color="auto" w:fill="auto"/>
            <w:noWrap/>
            <w:vAlign w:val="bottom"/>
            <w:hideMark/>
          </w:tcPr>
          <w:p w14:paraId="43BD3164" w14:textId="77777777" w:rsidR="00A821C6" w:rsidRPr="006412D6" w:rsidRDefault="00A821C6" w:rsidP="00AE0599">
            <w:r w:rsidRPr="006412D6">
              <w:t>10001110</w:t>
            </w:r>
          </w:p>
        </w:tc>
      </w:tr>
      <w:tr w:rsidR="00A821C6" w:rsidRPr="006412D6" w14:paraId="14B452F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1256060" w14:textId="77777777" w:rsidR="00A821C6" w:rsidRPr="006412D6" w:rsidRDefault="00A821C6" w:rsidP="00AE0599">
            <w:r w:rsidRPr="006412D6">
              <w:t>8e</w:t>
            </w:r>
          </w:p>
        </w:tc>
        <w:tc>
          <w:tcPr>
            <w:tcW w:w="1020" w:type="dxa"/>
            <w:tcBorders>
              <w:top w:val="nil"/>
              <w:left w:val="nil"/>
              <w:bottom w:val="single" w:sz="4" w:space="0" w:color="auto"/>
              <w:right w:val="single" w:sz="4" w:space="0" w:color="auto"/>
            </w:tcBorders>
            <w:shd w:val="clear" w:color="auto" w:fill="auto"/>
            <w:noWrap/>
            <w:vAlign w:val="bottom"/>
            <w:hideMark/>
          </w:tcPr>
          <w:p w14:paraId="11EEF7C7" w14:textId="77777777" w:rsidR="00A821C6" w:rsidRPr="006412D6" w:rsidRDefault="00A821C6" w:rsidP="00AE0599">
            <w:r w:rsidRPr="006412D6">
              <w:t>x"008D"</w:t>
            </w:r>
          </w:p>
        </w:tc>
        <w:tc>
          <w:tcPr>
            <w:tcW w:w="2080" w:type="dxa"/>
            <w:tcBorders>
              <w:top w:val="nil"/>
              <w:left w:val="nil"/>
              <w:bottom w:val="single" w:sz="4" w:space="0" w:color="auto"/>
              <w:right w:val="single" w:sz="4" w:space="0" w:color="auto"/>
            </w:tcBorders>
            <w:shd w:val="clear" w:color="auto" w:fill="auto"/>
            <w:noWrap/>
            <w:vAlign w:val="bottom"/>
            <w:hideMark/>
          </w:tcPr>
          <w:p w14:paraId="17A449EA" w14:textId="77777777" w:rsidR="00A821C6" w:rsidRPr="006412D6" w:rsidRDefault="00A821C6" w:rsidP="00AE0599">
            <w:r w:rsidRPr="006412D6">
              <w:t>10001111</w:t>
            </w:r>
          </w:p>
        </w:tc>
      </w:tr>
      <w:tr w:rsidR="00A821C6" w:rsidRPr="006412D6" w14:paraId="650E2D2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4DF8B5B" w14:textId="77777777" w:rsidR="00A821C6" w:rsidRPr="006412D6" w:rsidRDefault="00A821C6" w:rsidP="00AE0599">
            <w:r w:rsidRPr="006412D6">
              <w:t>8f</w:t>
            </w:r>
          </w:p>
        </w:tc>
        <w:tc>
          <w:tcPr>
            <w:tcW w:w="1020" w:type="dxa"/>
            <w:tcBorders>
              <w:top w:val="nil"/>
              <w:left w:val="nil"/>
              <w:bottom w:val="single" w:sz="4" w:space="0" w:color="auto"/>
              <w:right w:val="single" w:sz="4" w:space="0" w:color="auto"/>
            </w:tcBorders>
            <w:shd w:val="clear" w:color="auto" w:fill="auto"/>
            <w:noWrap/>
            <w:vAlign w:val="bottom"/>
            <w:hideMark/>
          </w:tcPr>
          <w:p w14:paraId="6EF21E66" w14:textId="77777777" w:rsidR="00A821C6" w:rsidRPr="006412D6" w:rsidRDefault="00A821C6" w:rsidP="00AE0599">
            <w:r w:rsidRPr="006412D6">
              <w:t>x"008E"</w:t>
            </w:r>
          </w:p>
        </w:tc>
        <w:tc>
          <w:tcPr>
            <w:tcW w:w="2080" w:type="dxa"/>
            <w:tcBorders>
              <w:top w:val="nil"/>
              <w:left w:val="nil"/>
              <w:bottom w:val="single" w:sz="4" w:space="0" w:color="auto"/>
              <w:right w:val="single" w:sz="4" w:space="0" w:color="auto"/>
            </w:tcBorders>
            <w:shd w:val="clear" w:color="auto" w:fill="auto"/>
            <w:noWrap/>
            <w:vAlign w:val="bottom"/>
            <w:hideMark/>
          </w:tcPr>
          <w:p w14:paraId="59852CA2" w14:textId="77777777" w:rsidR="00A821C6" w:rsidRPr="006412D6" w:rsidRDefault="00A821C6" w:rsidP="00AE0599">
            <w:r w:rsidRPr="006412D6">
              <w:t>10010000</w:t>
            </w:r>
          </w:p>
        </w:tc>
      </w:tr>
      <w:tr w:rsidR="00A821C6" w:rsidRPr="006412D6" w14:paraId="0740E74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BE7E785" w14:textId="77777777" w:rsidR="00A821C6" w:rsidRPr="006412D6" w:rsidRDefault="00A821C6" w:rsidP="00AE0599">
            <w:r w:rsidRPr="006412D6">
              <w:t>90</w:t>
            </w:r>
          </w:p>
        </w:tc>
        <w:tc>
          <w:tcPr>
            <w:tcW w:w="1020" w:type="dxa"/>
            <w:tcBorders>
              <w:top w:val="nil"/>
              <w:left w:val="nil"/>
              <w:bottom w:val="single" w:sz="4" w:space="0" w:color="auto"/>
              <w:right w:val="single" w:sz="4" w:space="0" w:color="auto"/>
            </w:tcBorders>
            <w:shd w:val="clear" w:color="auto" w:fill="auto"/>
            <w:noWrap/>
            <w:vAlign w:val="bottom"/>
            <w:hideMark/>
          </w:tcPr>
          <w:p w14:paraId="3AA9C0CB" w14:textId="77777777" w:rsidR="00A821C6" w:rsidRPr="006412D6" w:rsidRDefault="00A821C6" w:rsidP="00AE0599">
            <w:r w:rsidRPr="006412D6">
              <w:t>x"008F"</w:t>
            </w:r>
          </w:p>
        </w:tc>
        <w:tc>
          <w:tcPr>
            <w:tcW w:w="2080" w:type="dxa"/>
            <w:tcBorders>
              <w:top w:val="nil"/>
              <w:left w:val="nil"/>
              <w:bottom w:val="single" w:sz="4" w:space="0" w:color="auto"/>
              <w:right w:val="single" w:sz="4" w:space="0" w:color="auto"/>
            </w:tcBorders>
            <w:shd w:val="clear" w:color="auto" w:fill="auto"/>
            <w:noWrap/>
            <w:vAlign w:val="bottom"/>
            <w:hideMark/>
          </w:tcPr>
          <w:p w14:paraId="1D55FFBE" w14:textId="77777777" w:rsidR="00A821C6" w:rsidRPr="006412D6" w:rsidRDefault="00A821C6" w:rsidP="00AE0599">
            <w:r w:rsidRPr="006412D6">
              <w:t>10010001</w:t>
            </w:r>
          </w:p>
        </w:tc>
      </w:tr>
      <w:tr w:rsidR="00A821C6" w:rsidRPr="006412D6" w14:paraId="04E4E62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FF46A2D" w14:textId="77777777" w:rsidR="00A821C6" w:rsidRPr="006412D6" w:rsidRDefault="00A821C6" w:rsidP="00AE0599">
            <w:r w:rsidRPr="006412D6">
              <w:t>91</w:t>
            </w:r>
          </w:p>
        </w:tc>
        <w:tc>
          <w:tcPr>
            <w:tcW w:w="1020" w:type="dxa"/>
            <w:tcBorders>
              <w:top w:val="nil"/>
              <w:left w:val="nil"/>
              <w:bottom w:val="single" w:sz="4" w:space="0" w:color="auto"/>
              <w:right w:val="single" w:sz="4" w:space="0" w:color="auto"/>
            </w:tcBorders>
            <w:shd w:val="clear" w:color="auto" w:fill="auto"/>
            <w:noWrap/>
            <w:vAlign w:val="bottom"/>
            <w:hideMark/>
          </w:tcPr>
          <w:p w14:paraId="3E9A17B7" w14:textId="77777777" w:rsidR="00A821C6" w:rsidRPr="006412D6" w:rsidRDefault="00A821C6" w:rsidP="00AE0599">
            <w:r w:rsidRPr="006412D6">
              <w:t>x"0090"</w:t>
            </w:r>
          </w:p>
        </w:tc>
        <w:tc>
          <w:tcPr>
            <w:tcW w:w="2080" w:type="dxa"/>
            <w:tcBorders>
              <w:top w:val="nil"/>
              <w:left w:val="nil"/>
              <w:bottom w:val="single" w:sz="4" w:space="0" w:color="auto"/>
              <w:right w:val="single" w:sz="4" w:space="0" w:color="auto"/>
            </w:tcBorders>
            <w:shd w:val="clear" w:color="auto" w:fill="auto"/>
            <w:noWrap/>
            <w:vAlign w:val="bottom"/>
            <w:hideMark/>
          </w:tcPr>
          <w:p w14:paraId="388C9961" w14:textId="77777777" w:rsidR="00A821C6" w:rsidRPr="006412D6" w:rsidRDefault="00A821C6" w:rsidP="00AE0599">
            <w:r w:rsidRPr="006412D6">
              <w:t>10010010</w:t>
            </w:r>
          </w:p>
        </w:tc>
      </w:tr>
      <w:tr w:rsidR="00A821C6" w:rsidRPr="006412D6" w14:paraId="7B69D1D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5EE7D8" w14:textId="77777777" w:rsidR="00A821C6" w:rsidRPr="006412D6" w:rsidRDefault="00A821C6" w:rsidP="00AE0599">
            <w:r w:rsidRPr="006412D6">
              <w:t>92</w:t>
            </w:r>
          </w:p>
        </w:tc>
        <w:tc>
          <w:tcPr>
            <w:tcW w:w="1020" w:type="dxa"/>
            <w:tcBorders>
              <w:top w:val="nil"/>
              <w:left w:val="nil"/>
              <w:bottom w:val="single" w:sz="4" w:space="0" w:color="auto"/>
              <w:right w:val="single" w:sz="4" w:space="0" w:color="auto"/>
            </w:tcBorders>
            <w:shd w:val="clear" w:color="auto" w:fill="auto"/>
            <w:noWrap/>
            <w:vAlign w:val="bottom"/>
            <w:hideMark/>
          </w:tcPr>
          <w:p w14:paraId="3FF13CB5" w14:textId="77777777" w:rsidR="00A821C6" w:rsidRPr="006412D6" w:rsidRDefault="00A821C6" w:rsidP="00AE0599">
            <w:r w:rsidRPr="006412D6">
              <w:t>x"0091"</w:t>
            </w:r>
          </w:p>
        </w:tc>
        <w:tc>
          <w:tcPr>
            <w:tcW w:w="2080" w:type="dxa"/>
            <w:tcBorders>
              <w:top w:val="nil"/>
              <w:left w:val="nil"/>
              <w:bottom w:val="single" w:sz="4" w:space="0" w:color="auto"/>
              <w:right w:val="single" w:sz="4" w:space="0" w:color="auto"/>
            </w:tcBorders>
            <w:shd w:val="clear" w:color="auto" w:fill="auto"/>
            <w:noWrap/>
            <w:vAlign w:val="bottom"/>
            <w:hideMark/>
          </w:tcPr>
          <w:p w14:paraId="24B2D388" w14:textId="77777777" w:rsidR="00A821C6" w:rsidRPr="006412D6" w:rsidRDefault="00A821C6" w:rsidP="00AE0599">
            <w:r w:rsidRPr="006412D6">
              <w:t>10010011</w:t>
            </w:r>
          </w:p>
        </w:tc>
      </w:tr>
      <w:tr w:rsidR="00A821C6" w:rsidRPr="006412D6" w14:paraId="0DDB893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5A3D8E2" w14:textId="77777777" w:rsidR="00A821C6" w:rsidRPr="006412D6" w:rsidRDefault="00A821C6" w:rsidP="00AE0599">
            <w:r w:rsidRPr="006412D6">
              <w:t>93</w:t>
            </w:r>
          </w:p>
        </w:tc>
        <w:tc>
          <w:tcPr>
            <w:tcW w:w="1020" w:type="dxa"/>
            <w:tcBorders>
              <w:top w:val="nil"/>
              <w:left w:val="nil"/>
              <w:bottom w:val="single" w:sz="4" w:space="0" w:color="auto"/>
              <w:right w:val="single" w:sz="4" w:space="0" w:color="auto"/>
            </w:tcBorders>
            <w:shd w:val="clear" w:color="auto" w:fill="auto"/>
            <w:noWrap/>
            <w:vAlign w:val="bottom"/>
            <w:hideMark/>
          </w:tcPr>
          <w:p w14:paraId="19C41D5C" w14:textId="77777777" w:rsidR="00A821C6" w:rsidRPr="006412D6" w:rsidRDefault="00A821C6" w:rsidP="00AE0599">
            <w:r w:rsidRPr="006412D6">
              <w:t>x"0092"</w:t>
            </w:r>
          </w:p>
        </w:tc>
        <w:tc>
          <w:tcPr>
            <w:tcW w:w="2080" w:type="dxa"/>
            <w:tcBorders>
              <w:top w:val="nil"/>
              <w:left w:val="nil"/>
              <w:bottom w:val="single" w:sz="4" w:space="0" w:color="auto"/>
              <w:right w:val="single" w:sz="4" w:space="0" w:color="auto"/>
            </w:tcBorders>
            <w:shd w:val="clear" w:color="auto" w:fill="auto"/>
            <w:noWrap/>
            <w:vAlign w:val="bottom"/>
            <w:hideMark/>
          </w:tcPr>
          <w:p w14:paraId="13A7224C" w14:textId="77777777" w:rsidR="00A821C6" w:rsidRPr="006412D6" w:rsidRDefault="00A821C6" w:rsidP="00AE0599">
            <w:r w:rsidRPr="006412D6">
              <w:t>10010100</w:t>
            </w:r>
          </w:p>
        </w:tc>
      </w:tr>
      <w:tr w:rsidR="00A821C6" w:rsidRPr="006412D6" w14:paraId="4F0A607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A2BC106" w14:textId="77777777" w:rsidR="00A821C6" w:rsidRPr="006412D6" w:rsidRDefault="00A821C6" w:rsidP="00AE0599">
            <w:r w:rsidRPr="006412D6">
              <w:t>94</w:t>
            </w:r>
          </w:p>
        </w:tc>
        <w:tc>
          <w:tcPr>
            <w:tcW w:w="1020" w:type="dxa"/>
            <w:tcBorders>
              <w:top w:val="nil"/>
              <w:left w:val="nil"/>
              <w:bottom w:val="single" w:sz="4" w:space="0" w:color="auto"/>
              <w:right w:val="single" w:sz="4" w:space="0" w:color="auto"/>
            </w:tcBorders>
            <w:shd w:val="clear" w:color="auto" w:fill="auto"/>
            <w:noWrap/>
            <w:vAlign w:val="bottom"/>
            <w:hideMark/>
          </w:tcPr>
          <w:p w14:paraId="3B98C5F1" w14:textId="77777777" w:rsidR="00A821C6" w:rsidRPr="006412D6" w:rsidRDefault="00A821C6" w:rsidP="00AE0599">
            <w:r w:rsidRPr="006412D6">
              <w:t>x"0093"</w:t>
            </w:r>
          </w:p>
        </w:tc>
        <w:tc>
          <w:tcPr>
            <w:tcW w:w="2080" w:type="dxa"/>
            <w:tcBorders>
              <w:top w:val="nil"/>
              <w:left w:val="nil"/>
              <w:bottom w:val="single" w:sz="4" w:space="0" w:color="auto"/>
              <w:right w:val="single" w:sz="4" w:space="0" w:color="auto"/>
            </w:tcBorders>
            <w:shd w:val="clear" w:color="auto" w:fill="auto"/>
            <w:noWrap/>
            <w:vAlign w:val="bottom"/>
            <w:hideMark/>
          </w:tcPr>
          <w:p w14:paraId="6EEE8251" w14:textId="77777777" w:rsidR="00A821C6" w:rsidRPr="006412D6" w:rsidRDefault="00A821C6" w:rsidP="00AE0599">
            <w:r w:rsidRPr="006412D6">
              <w:t>10010101</w:t>
            </w:r>
          </w:p>
        </w:tc>
      </w:tr>
      <w:tr w:rsidR="00A821C6" w:rsidRPr="006412D6" w14:paraId="6F42CE5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23F652" w14:textId="77777777" w:rsidR="00A821C6" w:rsidRPr="006412D6" w:rsidRDefault="00A821C6" w:rsidP="00AE0599">
            <w:r w:rsidRPr="006412D6">
              <w:t>95</w:t>
            </w:r>
          </w:p>
        </w:tc>
        <w:tc>
          <w:tcPr>
            <w:tcW w:w="1020" w:type="dxa"/>
            <w:tcBorders>
              <w:top w:val="nil"/>
              <w:left w:val="nil"/>
              <w:bottom w:val="single" w:sz="4" w:space="0" w:color="auto"/>
              <w:right w:val="single" w:sz="4" w:space="0" w:color="auto"/>
            </w:tcBorders>
            <w:shd w:val="clear" w:color="auto" w:fill="auto"/>
            <w:noWrap/>
            <w:vAlign w:val="bottom"/>
            <w:hideMark/>
          </w:tcPr>
          <w:p w14:paraId="6AAD84FF" w14:textId="77777777" w:rsidR="00A821C6" w:rsidRPr="006412D6" w:rsidRDefault="00A821C6" w:rsidP="00AE0599">
            <w:r w:rsidRPr="006412D6">
              <w:t>x"0094"</w:t>
            </w:r>
          </w:p>
        </w:tc>
        <w:tc>
          <w:tcPr>
            <w:tcW w:w="2080" w:type="dxa"/>
            <w:tcBorders>
              <w:top w:val="nil"/>
              <w:left w:val="nil"/>
              <w:bottom w:val="single" w:sz="4" w:space="0" w:color="auto"/>
              <w:right w:val="single" w:sz="4" w:space="0" w:color="auto"/>
            </w:tcBorders>
            <w:shd w:val="clear" w:color="auto" w:fill="auto"/>
            <w:noWrap/>
            <w:vAlign w:val="bottom"/>
            <w:hideMark/>
          </w:tcPr>
          <w:p w14:paraId="1DD42958" w14:textId="77777777" w:rsidR="00A821C6" w:rsidRPr="006412D6" w:rsidRDefault="00A821C6" w:rsidP="00AE0599">
            <w:r w:rsidRPr="006412D6">
              <w:t>10010110</w:t>
            </w:r>
          </w:p>
        </w:tc>
      </w:tr>
      <w:tr w:rsidR="00A821C6" w:rsidRPr="006412D6" w14:paraId="45AB91A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0F3A4DE" w14:textId="77777777" w:rsidR="00A821C6" w:rsidRPr="006412D6" w:rsidRDefault="00A821C6" w:rsidP="00AE0599">
            <w:r w:rsidRPr="006412D6">
              <w:t>96</w:t>
            </w:r>
          </w:p>
        </w:tc>
        <w:tc>
          <w:tcPr>
            <w:tcW w:w="1020" w:type="dxa"/>
            <w:tcBorders>
              <w:top w:val="nil"/>
              <w:left w:val="nil"/>
              <w:bottom w:val="single" w:sz="4" w:space="0" w:color="auto"/>
              <w:right w:val="single" w:sz="4" w:space="0" w:color="auto"/>
            </w:tcBorders>
            <w:shd w:val="clear" w:color="auto" w:fill="auto"/>
            <w:noWrap/>
            <w:vAlign w:val="bottom"/>
            <w:hideMark/>
          </w:tcPr>
          <w:p w14:paraId="4E08C5D2" w14:textId="77777777" w:rsidR="00A821C6" w:rsidRPr="006412D6" w:rsidRDefault="00A821C6" w:rsidP="00AE0599">
            <w:r w:rsidRPr="006412D6">
              <w:t>x"0095"</w:t>
            </w:r>
          </w:p>
        </w:tc>
        <w:tc>
          <w:tcPr>
            <w:tcW w:w="2080" w:type="dxa"/>
            <w:tcBorders>
              <w:top w:val="nil"/>
              <w:left w:val="nil"/>
              <w:bottom w:val="single" w:sz="4" w:space="0" w:color="auto"/>
              <w:right w:val="single" w:sz="4" w:space="0" w:color="auto"/>
            </w:tcBorders>
            <w:shd w:val="clear" w:color="auto" w:fill="auto"/>
            <w:noWrap/>
            <w:vAlign w:val="bottom"/>
            <w:hideMark/>
          </w:tcPr>
          <w:p w14:paraId="4199D5CB" w14:textId="77777777" w:rsidR="00A821C6" w:rsidRPr="006412D6" w:rsidRDefault="00A821C6" w:rsidP="00AE0599">
            <w:r w:rsidRPr="006412D6">
              <w:t>10010111</w:t>
            </w:r>
          </w:p>
        </w:tc>
      </w:tr>
      <w:tr w:rsidR="00A821C6" w:rsidRPr="006412D6" w14:paraId="05F2F13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2009E3F" w14:textId="77777777" w:rsidR="00A821C6" w:rsidRPr="006412D6" w:rsidRDefault="00A821C6" w:rsidP="00AE0599">
            <w:r w:rsidRPr="006412D6">
              <w:t>97</w:t>
            </w:r>
          </w:p>
        </w:tc>
        <w:tc>
          <w:tcPr>
            <w:tcW w:w="1020" w:type="dxa"/>
            <w:tcBorders>
              <w:top w:val="nil"/>
              <w:left w:val="nil"/>
              <w:bottom w:val="single" w:sz="4" w:space="0" w:color="auto"/>
              <w:right w:val="single" w:sz="4" w:space="0" w:color="auto"/>
            </w:tcBorders>
            <w:shd w:val="clear" w:color="auto" w:fill="auto"/>
            <w:noWrap/>
            <w:vAlign w:val="bottom"/>
            <w:hideMark/>
          </w:tcPr>
          <w:p w14:paraId="4CC3AF27" w14:textId="77777777" w:rsidR="00A821C6" w:rsidRPr="006412D6" w:rsidRDefault="00A821C6" w:rsidP="00AE0599">
            <w:r w:rsidRPr="006412D6">
              <w:t>x"0096"</w:t>
            </w:r>
          </w:p>
        </w:tc>
        <w:tc>
          <w:tcPr>
            <w:tcW w:w="2080" w:type="dxa"/>
            <w:tcBorders>
              <w:top w:val="nil"/>
              <w:left w:val="nil"/>
              <w:bottom w:val="single" w:sz="4" w:space="0" w:color="auto"/>
              <w:right w:val="single" w:sz="4" w:space="0" w:color="auto"/>
            </w:tcBorders>
            <w:shd w:val="clear" w:color="auto" w:fill="auto"/>
            <w:noWrap/>
            <w:vAlign w:val="bottom"/>
            <w:hideMark/>
          </w:tcPr>
          <w:p w14:paraId="0A2343F6" w14:textId="77777777" w:rsidR="00A821C6" w:rsidRPr="006412D6" w:rsidRDefault="00A821C6" w:rsidP="00AE0599">
            <w:r w:rsidRPr="006412D6">
              <w:t>10011000</w:t>
            </w:r>
          </w:p>
        </w:tc>
      </w:tr>
      <w:tr w:rsidR="00A821C6" w:rsidRPr="006412D6" w14:paraId="1A74A72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41C6AF9" w14:textId="77777777" w:rsidR="00A821C6" w:rsidRPr="006412D6" w:rsidRDefault="00A821C6" w:rsidP="00AE0599">
            <w:r w:rsidRPr="006412D6">
              <w:t>98</w:t>
            </w:r>
          </w:p>
        </w:tc>
        <w:tc>
          <w:tcPr>
            <w:tcW w:w="1020" w:type="dxa"/>
            <w:tcBorders>
              <w:top w:val="nil"/>
              <w:left w:val="nil"/>
              <w:bottom w:val="single" w:sz="4" w:space="0" w:color="auto"/>
              <w:right w:val="single" w:sz="4" w:space="0" w:color="auto"/>
            </w:tcBorders>
            <w:shd w:val="clear" w:color="auto" w:fill="auto"/>
            <w:noWrap/>
            <w:vAlign w:val="bottom"/>
            <w:hideMark/>
          </w:tcPr>
          <w:p w14:paraId="6140C1CC" w14:textId="77777777" w:rsidR="00A821C6" w:rsidRPr="006412D6" w:rsidRDefault="00A821C6" w:rsidP="00AE0599">
            <w:r w:rsidRPr="006412D6">
              <w:t>x"0097"</w:t>
            </w:r>
          </w:p>
        </w:tc>
        <w:tc>
          <w:tcPr>
            <w:tcW w:w="2080" w:type="dxa"/>
            <w:tcBorders>
              <w:top w:val="nil"/>
              <w:left w:val="nil"/>
              <w:bottom w:val="single" w:sz="4" w:space="0" w:color="auto"/>
              <w:right w:val="single" w:sz="4" w:space="0" w:color="auto"/>
            </w:tcBorders>
            <w:shd w:val="clear" w:color="auto" w:fill="auto"/>
            <w:noWrap/>
            <w:vAlign w:val="bottom"/>
            <w:hideMark/>
          </w:tcPr>
          <w:p w14:paraId="0C57AC2B" w14:textId="77777777" w:rsidR="00A821C6" w:rsidRPr="006412D6" w:rsidRDefault="00A821C6" w:rsidP="00AE0599">
            <w:r w:rsidRPr="006412D6">
              <w:t>10011001</w:t>
            </w:r>
          </w:p>
        </w:tc>
      </w:tr>
      <w:tr w:rsidR="00A821C6" w:rsidRPr="006412D6" w14:paraId="46E107F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83DE348" w14:textId="77777777" w:rsidR="00A821C6" w:rsidRPr="006412D6" w:rsidRDefault="00A821C6" w:rsidP="00AE0599">
            <w:r w:rsidRPr="006412D6">
              <w:t>99</w:t>
            </w:r>
          </w:p>
        </w:tc>
        <w:tc>
          <w:tcPr>
            <w:tcW w:w="1020" w:type="dxa"/>
            <w:tcBorders>
              <w:top w:val="nil"/>
              <w:left w:val="nil"/>
              <w:bottom w:val="single" w:sz="4" w:space="0" w:color="auto"/>
              <w:right w:val="single" w:sz="4" w:space="0" w:color="auto"/>
            </w:tcBorders>
            <w:shd w:val="clear" w:color="auto" w:fill="auto"/>
            <w:noWrap/>
            <w:vAlign w:val="bottom"/>
            <w:hideMark/>
          </w:tcPr>
          <w:p w14:paraId="4944FFA5" w14:textId="77777777" w:rsidR="00A821C6" w:rsidRPr="006412D6" w:rsidRDefault="00A821C6" w:rsidP="00AE0599">
            <w:r w:rsidRPr="006412D6">
              <w:t>x"0098"</w:t>
            </w:r>
          </w:p>
        </w:tc>
        <w:tc>
          <w:tcPr>
            <w:tcW w:w="2080" w:type="dxa"/>
            <w:tcBorders>
              <w:top w:val="nil"/>
              <w:left w:val="nil"/>
              <w:bottom w:val="single" w:sz="4" w:space="0" w:color="auto"/>
              <w:right w:val="single" w:sz="4" w:space="0" w:color="auto"/>
            </w:tcBorders>
            <w:shd w:val="clear" w:color="auto" w:fill="auto"/>
            <w:noWrap/>
            <w:vAlign w:val="bottom"/>
            <w:hideMark/>
          </w:tcPr>
          <w:p w14:paraId="77104982" w14:textId="77777777" w:rsidR="00A821C6" w:rsidRPr="006412D6" w:rsidRDefault="00A821C6" w:rsidP="00AE0599">
            <w:r w:rsidRPr="006412D6">
              <w:t>10011010</w:t>
            </w:r>
          </w:p>
        </w:tc>
      </w:tr>
      <w:tr w:rsidR="00A821C6" w:rsidRPr="006412D6" w14:paraId="3766E2C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1FCA092" w14:textId="77777777" w:rsidR="00A821C6" w:rsidRPr="006412D6" w:rsidRDefault="00A821C6" w:rsidP="00AE0599">
            <w:r w:rsidRPr="006412D6">
              <w:t>9a</w:t>
            </w:r>
          </w:p>
        </w:tc>
        <w:tc>
          <w:tcPr>
            <w:tcW w:w="1020" w:type="dxa"/>
            <w:tcBorders>
              <w:top w:val="nil"/>
              <w:left w:val="nil"/>
              <w:bottom w:val="single" w:sz="4" w:space="0" w:color="auto"/>
              <w:right w:val="single" w:sz="4" w:space="0" w:color="auto"/>
            </w:tcBorders>
            <w:shd w:val="clear" w:color="auto" w:fill="auto"/>
            <w:noWrap/>
            <w:vAlign w:val="bottom"/>
            <w:hideMark/>
          </w:tcPr>
          <w:p w14:paraId="13A8E033" w14:textId="77777777" w:rsidR="00A821C6" w:rsidRPr="006412D6" w:rsidRDefault="00A821C6" w:rsidP="00AE0599">
            <w:r w:rsidRPr="006412D6">
              <w:t>x"0099"</w:t>
            </w:r>
          </w:p>
        </w:tc>
        <w:tc>
          <w:tcPr>
            <w:tcW w:w="2080" w:type="dxa"/>
            <w:tcBorders>
              <w:top w:val="nil"/>
              <w:left w:val="nil"/>
              <w:bottom w:val="single" w:sz="4" w:space="0" w:color="auto"/>
              <w:right w:val="single" w:sz="4" w:space="0" w:color="auto"/>
            </w:tcBorders>
            <w:shd w:val="clear" w:color="auto" w:fill="auto"/>
            <w:noWrap/>
            <w:vAlign w:val="bottom"/>
            <w:hideMark/>
          </w:tcPr>
          <w:p w14:paraId="50ADD23A" w14:textId="77777777" w:rsidR="00A821C6" w:rsidRPr="006412D6" w:rsidRDefault="00A821C6" w:rsidP="00AE0599">
            <w:r w:rsidRPr="006412D6">
              <w:t>10011011</w:t>
            </w:r>
          </w:p>
        </w:tc>
      </w:tr>
      <w:tr w:rsidR="00A821C6" w:rsidRPr="006412D6" w14:paraId="6ECD8EA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1168865" w14:textId="77777777" w:rsidR="00A821C6" w:rsidRPr="006412D6" w:rsidRDefault="00A821C6" w:rsidP="00AE0599">
            <w:r w:rsidRPr="006412D6">
              <w:t>9b</w:t>
            </w:r>
          </w:p>
        </w:tc>
        <w:tc>
          <w:tcPr>
            <w:tcW w:w="1020" w:type="dxa"/>
            <w:tcBorders>
              <w:top w:val="nil"/>
              <w:left w:val="nil"/>
              <w:bottom w:val="single" w:sz="4" w:space="0" w:color="auto"/>
              <w:right w:val="single" w:sz="4" w:space="0" w:color="auto"/>
            </w:tcBorders>
            <w:shd w:val="clear" w:color="auto" w:fill="auto"/>
            <w:noWrap/>
            <w:vAlign w:val="bottom"/>
            <w:hideMark/>
          </w:tcPr>
          <w:p w14:paraId="587B4296" w14:textId="77777777" w:rsidR="00A821C6" w:rsidRPr="006412D6" w:rsidRDefault="00A821C6" w:rsidP="00AE0599">
            <w:r w:rsidRPr="006412D6">
              <w:t>x"009A"</w:t>
            </w:r>
          </w:p>
        </w:tc>
        <w:tc>
          <w:tcPr>
            <w:tcW w:w="2080" w:type="dxa"/>
            <w:tcBorders>
              <w:top w:val="nil"/>
              <w:left w:val="nil"/>
              <w:bottom w:val="single" w:sz="4" w:space="0" w:color="auto"/>
              <w:right w:val="single" w:sz="4" w:space="0" w:color="auto"/>
            </w:tcBorders>
            <w:shd w:val="clear" w:color="auto" w:fill="auto"/>
            <w:noWrap/>
            <w:vAlign w:val="bottom"/>
            <w:hideMark/>
          </w:tcPr>
          <w:p w14:paraId="0BB661AB" w14:textId="77777777" w:rsidR="00A821C6" w:rsidRPr="006412D6" w:rsidRDefault="00A821C6" w:rsidP="00AE0599">
            <w:r w:rsidRPr="006412D6">
              <w:t>10011100</w:t>
            </w:r>
          </w:p>
        </w:tc>
      </w:tr>
      <w:tr w:rsidR="00A821C6" w:rsidRPr="006412D6" w14:paraId="569F0B0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EE6529D" w14:textId="77777777" w:rsidR="00A821C6" w:rsidRPr="006412D6" w:rsidRDefault="00A821C6" w:rsidP="00AE0599">
            <w:r w:rsidRPr="006412D6">
              <w:t>9c</w:t>
            </w:r>
          </w:p>
        </w:tc>
        <w:tc>
          <w:tcPr>
            <w:tcW w:w="1020" w:type="dxa"/>
            <w:tcBorders>
              <w:top w:val="nil"/>
              <w:left w:val="nil"/>
              <w:bottom w:val="single" w:sz="4" w:space="0" w:color="auto"/>
              <w:right w:val="single" w:sz="4" w:space="0" w:color="auto"/>
            </w:tcBorders>
            <w:shd w:val="clear" w:color="auto" w:fill="auto"/>
            <w:noWrap/>
            <w:vAlign w:val="bottom"/>
            <w:hideMark/>
          </w:tcPr>
          <w:p w14:paraId="44FC48D8" w14:textId="77777777" w:rsidR="00A821C6" w:rsidRPr="006412D6" w:rsidRDefault="00A821C6" w:rsidP="00AE0599">
            <w:r w:rsidRPr="006412D6">
              <w:t>x"009B"</w:t>
            </w:r>
          </w:p>
        </w:tc>
        <w:tc>
          <w:tcPr>
            <w:tcW w:w="2080" w:type="dxa"/>
            <w:tcBorders>
              <w:top w:val="nil"/>
              <w:left w:val="nil"/>
              <w:bottom w:val="single" w:sz="4" w:space="0" w:color="auto"/>
              <w:right w:val="single" w:sz="4" w:space="0" w:color="auto"/>
            </w:tcBorders>
            <w:shd w:val="clear" w:color="auto" w:fill="auto"/>
            <w:noWrap/>
            <w:vAlign w:val="bottom"/>
            <w:hideMark/>
          </w:tcPr>
          <w:p w14:paraId="1D837152" w14:textId="77777777" w:rsidR="00A821C6" w:rsidRPr="006412D6" w:rsidRDefault="00A821C6" w:rsidP="00AE0599">
            <w:r w:rsidRPr="006412D6">
              <w:t>10011101</w:t>
            </w:r>
          </w:p>
        </w:tc>
      </w:tr>
      <w:tr w:rsidR="00A821C6" w:rsidRPr="006412D6" w14:paraId="621575E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E766315" w14:textId="77777777" w:rsidR="00A821C6" w:rsidRPr="006412D6" w:rsidRDefault="00A821C6" w:rsidP="00AE0599">
            <w:r w:rsidRPr="006412D6">
              <w:t>9d</w:t>
            </w:r>
          </w:p>
        </w:tc>
        <w:tc>
          <w:tcPr>
            <w:tcW w:w="1020" w:type="dxa"/>
            <w:tcBorders>
              <w:top w:val="nil"/>
              <w:left w:val="nil"/>
              <w:bottom w:val="single" w:sz="4" w:space="0" w:color="auto"/>
              <w:right w:val="single" w:sz="4" w:space="0" w:color="auto"/>
            </w:tcBorders>
            <w:shd w:val="clear" w:color="auto" w:fill="auto"/>
            <w:noWrap/>
            <w:vAlign w:val="bottom"/>
            <w:hideMark/>
          </w:tcPr>
          <w:p w14:paraId="0EC3F32D" w14:textId="77777777" w:rsidR="00A821C6" w:rsidRPr="006412D6" w:rsidRDefault="00A821C6" w:rsidP="00AE0599">
            <w:r w:rsidRPr="006412D6">
              <w:t>x"009C"</w:t>
            </w:r>
          </w:p>
        </w:tc>
        <w:tc>
          <w:tcPr>
            <w:tcW w:w="2080" w:type="dxa"/>
            <w:tcBorders>
              <w:top w:val="nil"/>
              <w:left w:val="nil"/>
              <w:bottom w:val="single" w:sz="4" w:space="0" w:color="auto"/>
              <w:right w:val="single" w:sz="4" w:space="0" w:color="auto"/>
            </w:tcBorders>
            <w:shd w:val="clear" w:color="auto" w:fill="auto"/>
            <w:noWrap/>
            <w:vAlign w:val="bottom"/>
            <w:hideMark/>
          </w:tcPr>
          <w:p w14:paraId="0E54B0F6" w14:textId="77777777" w:rsidR="00A821C6" w:rsidRPr="006412D6" w:rsidRDefault="00A821C6" w:rsidP="00AE0599">
            <w:r w:rsidRPr="006412D6">
              <w:t>10011110</w:t>
            </w:r>
          </w:p>
        </w:tc>
      </w:tr>
      <w:tr w:rsidR="00A821C6" w:rsidRPr="006412D6" w14:paraId="5A01730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C590305" w14:textId="77777777" w:rsidR="00A821C6" w:rsidRPr="006412D6" w:rsidRDefault="00A821C6" w:rsidP="00AE0599">
            <w:r w:rsidRPr="006412D6">
              <w:t>9e</w:t>
            </w:r>
          </w:p>
        </w:tc>
        <w:tc>
          <w:tcPr>
            <w:tcW w:w="1020" w:type="dxa"/>
            <w:tcBorders>
              <w:top w:val="nil"/>
              <w:left w:val="nil"/>
              <w:bottom w:val="single" w:sz="4" w:space="0" w:color="auto"/>
              <w:right w:val="single" w:sz="4" w:space="0" w:color="auto"/>
            </w:tcBorders>
            <w:shd w:val="clear" w:color="auto" w:fill="auto"/>
            <w:noWrap/>
            <w:vAlign w:val="bottom"/>
            <w:hideMark/>
          </w:tcPr>
          <w:p w14:paraId="2DD5CA6F" w14:textId="77777777" w:rsidR="00A821C6" w:rsidRPr="006412D6" w:rsidRDefault="00A821C6" w:rsidP="00AE0599">
            <w:r w:rsidRPr="006412D6">
              <w:t>x"009D"</w:t>
            </w:r>
          </w:p>
        </w:tc>
        <w:tc>
          <w:tcPr>
            <w:tcW w:w="2080" w:type="dxa"/>
            <w:tcBorders>
              <w:top w:val="nil"/>
              <w:left w:val="nil"/>
              <w:bottom w:val="single" w:sz="4" w:space="0" w:color="auto"/>
              <w:right w:val="single" w:sz="4" w:space="0" w:color="auto"/>
            </w:tcBorders>
            <w:shd w:val="clear" w:color="auto" w:fill="auto"/>
            <w:noWrap/>
            <w:vAlign w:val="bottom"/>
            <w:hideMark/>
          </w:tcPr>
          <w:p w14:paraId="7DC3C249" w14:textId="77777777" w:rsidR="00A821C6" w:rsidRPr="006412D6" w:rsidRDefault="00A821C6" w:rsidP="00AE0599">
            <w:r w:rsidRPr="006412D6">
              <w:t>10011111</w:t>
            </w:r>
          </w:p>
        </w:tc>
      </w:tr>
      <w:tr w:rsidR="00A821C6" w:rsidRPr="006412D6" w14:paraId="1F62E11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4A71EAD" w14:textId="77777777" w:rsidR="00A821C6" w:rsidRPr="006412D6" w:rsidRDefault="00A821C6" w:rsidP="00AE0599">
            <w:r w:rsidRPr="006412D6">
              <w:t>9f</w:t>
            </w:r>
          </w:p>
        </w:tc>
        <w:tc>
          <w:tcPr>
            <w:tcW w:w="1020" w:type="dxa"/>
            <w:tcBorders>
              <w:top w:val="nil"/>
              <w:left w:val="nil"/>
              <w:bottom w:val="single" w:sz="4" w:space="0" w:color="auto"/>
              <w:right w:val="single" w:sz="4" w:space="0" w:color="auto"/>
            </w:tcBorders>
            <w:shd w:val="clear" w:color="auto" w:fill="auto"/>
            <w:noWrap/>
            <w:vAlign w:val="bottom"/>
            <w:hideMark/>
          </w:tcPr>
          <w:p w14:paraId="1A5096BC" w14:textId="77777777" w:rsidR="00A821C6" w:rsidRPr="006412D6" w:rsidRDefault="00A821C6" w:rsidP="00AE0599">
            <w:r w:rsidRPr="006412D6">
              <w:t>x"009E"</w:t>
            </w:r>
          </w:p>
        </w:tc>
        <w:tc>
          <w:tcPr>
            <w:tcW w:w="2080" w:type="dxa"/>
            <w:tcBorders>
              <w:top w:val="nil"/>
              <w:left w:val="nil"/>
              <w:bottom w:val="single" w:sz="4" w:space="0" w:color="auto"/>
              <w:right w:val="single" w:sz="4" w:space="0" w:color="auto"/>
            </w:tcBorders>
            <w:shd w:val="clear" w:color="auto" w:fill="auto"/>
            <w:noWrap/>
            <w:vAlign w:val="bottom"/>
            <w:hideMark/>
          </w:tcPr>
          <w:p w14:paraId="20B37381" w14:textId="77777777" w:rsidR="00A821C6" w:rsidRPr="006412D6" w:rsidRDefault="00A821C6" w:rsidP="00AE0599">
            <w:r w:rsidRPr="006412D6">
              <w:t>10100000</w:t>
            </w:r>
          </w:p>
        </w:tc>
      </w:tr>
      <w:tr w:rsidR="00A821C6" w:rsidRPr="006412D6" w14:paraId="62B2F82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F624FA1" w14:textId="77777777" w:rsidR="00A821C6" w:rsidRPr="006412D6" w:rsidRDefault="00A821C6" w:rsidP="00AE0599">
            <w:r w:rsidRPr="006412D6">
              <w:t>a0</w:t>
            </w:r>
          </w:p>
        </w:tc>
        <w:tc>
          <w:tcPr>
            <w:tcW w:w="1020" w:type="dxa"/>
            <w:tcBorders>
              <w:top w:val="nil"/>
              <w:left w:val="nil"/>
              <w:bottom w:val="single" w:sz="4" w:space="0" w:color="auto"/>
              <w:right w:val="single" w:sz="4" w:space="0" w:color="auto"/>
            </w:tcBorders>
            <w:shd w:val="clear" w:color="auto" w:fill="auto"/>
            <w:noWrap/>
            <w:vAlign w:val="bottom"/>
            <w:hideMark/>
          </w:tcPr>
          <w:p w14:paraId="69959B44" w14:textId="77777777" w:rsidR="00A821C6" w:rsidRPr="006412D6" w:rsidRDefault="00A821C6" w:rsidP="00AE0599">
            <w:r w:rsidRPr="006412D6">
              <w:t>x"009F"</w:t>
            </w:r>
          </w:p>
        </w:tc>
        <w:tc>
          <w:tcPr>
            <w:tcW w:w="2080" w:type="dxa"/>
            <w:tcBorders>
              <w:top w:val="nil"/>
              <w:left w:val="nil"/>
              <w:bottom w:val="single" w:sz="4" w:space="0" w:color="auto"/>
              <w:right w:val="single" w:sz="4" w:space="0" w:color="auto"/>
            </w:tcBorders>
            <w:shd w:val="clear" w:color="auto" w:fill="auto"/>
            <w:noWrap/>
            <w:vAlign w:val="bottom"/>
            <w:hideMark/>
          </w:tcPr>
          <w:p w14:paraId="2B72805B" w14:textId="77777777" w:rsidR="00A821C6" w:rsidRPr="006412D6" w:rsidRDefault="00A821C6" w:rsidP="00AE0599">
            <w:r w:rsidRPr="006412D6">
              <w:t>10100001</w:t>
            </w:r>
          </w:p>
        </w:tc>
      </w:tr>
      <w:tr w:rsidR="00A821C6" w:rsidRPr="006412D6" w14:paraId="3660503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6E7BD61" w14:textId="77777777" w:rsidR="00A821C6" w:rsidRPr="006412D6" w:rsidRDefault="00A821C6" w:rsidP="00AE0599">
            <w:r w:rsidRPr="006412D6">
              <w:t>a1</w:t>
            </w:r>
          </w:p>
        </w:tc>
        <w:tc>
          <w:tcPr>
            <w:tcW w:w="1020" w:type="dxa"/>
            <w:tcBorders>
              <w:top w:val="nil"/>
              <w:left w:val="nil"/>
              <w:bottom w:val="single" w:sz="4" w:space="0" w:color="auto"/>
              <w:right w:val="single" w:sz="4" w:space="0" w:color="auto"/>
            </w:tcBorders>
            <w:shd w:val="clear" w:color="auto" w:fill="auto"/>
            <w:noWrap/>
            <w:vAlign w:val="bottom"/>
            <w:hideMark/>
          </w:tcPr>
          <w:p w14:paraId="0358DC5A" w14:textId="77777777" w:rsidR="00A821C6" w:rsidRPr="006412D6" w:rsidRDefault="00A821C6" w:rsidP="00AE0599">
            <w:r w:rsidRPr="006412D6">
              <w:t>x"00a0"</w:t>
            </w:r>
          </w:p>
        </w:tc>
        <w:tc>
          <w:tcPr>
            <w:tcW w:w="2080" w:type="dxa"/>
            <w:tcBorders>
              <w:top w:val="nil"/>
              <w:left w:val="nil"/>
              <w:bottom w:val="single" w:sz="4" w:space="0" w:color="auto"/>
              <w:right w:val="single" w:sz="4" w:space="0" w:color="auto"/>
            </w:tcBorders>
            <w:shd w:val="clear" w:color="auto" w:fill="auto"/>
            <w:noWrap/>
            <w:vAlign w:val="bottom"/>
            <w:hideMark/>
          </w:tcPr>
          <w:p w14:paraId="030A1F52" w14:textId="77777777" w:rsidR="00A821C6" w:rsidRPr="006412D6" w:rsidRDefault="00A821C6" w:rsidP="00AE0599">
            <w:r w:rsidRPr="006412D6">
              <w:t>10100010</w:t>
            </w:r>
          </w:p>
        </w:tc>
      </w:tr>
      <w:tr w:rsidR="00A821C6" w:rsidRPr="006412D6" w14:paraId="0B88503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7F286D5" w14:textId="77777777" w:rsidR="00A821C6" w:rsidRPr="006412D6" w:rsidRDefault="00A821C6" w:rsidP="00AE0599">
            <w:r w:rsidRPr="006412D6">
              <w:t>a2</w:t>
            </w:r>
          </w:p>
        </w:tc>
        <w:tc>
          <w:tcPr>
            <w:tcW w:w="1020" w:type="dxa"/>
            <w:tcBorders>
              <w:top w:val="nil"/>
              <w:left w:val="nil"/>
              <w:bottom w:val="single" w:sz="4" w:space="0" w:color="auto"/>
              <w:right w:val="single" w:sz="4" w:space="0" w:color="auto"/>
            </w:tcBorders>
            <w:shd w:val="clear" w:color="auto" w:fill="auto"/>
            <w:noWrap/>
            <w:vAlign w:val="bottom"/>
            <w:hideMark/>
          </w:tcPr>
          <w:p w14:paraId="1E2B67FB" w14:textId="77777777" w:rsidR="00A821C6" w:rsidRPr="006412D6" w:rsidRDefault="00A821C6" w:rsidP="00AE0599">
            <w:r w:rsidRPr="006412D6">
              <w:t>x"00a1"</w:t>
            </w:r>
          </w:p>
        </w:tc>
        <w:tc>
          <w:tcPr>
            <w:tcW w:w="2080" w:type="dxa"/>
            <w:tcBorders>
              <w:top w:val="nil"/>
              <w:left w:val="nil"/>
              <w:bottom w:val="single" w:sz="4" w:space="0" w:color="auto"/>
              <w:right w:val="single" w:sz="4" w:space="0" w:color="auto"/>
            </w:tcBorders>
            <w:shd w:val="clear" w:color="auto" w:fill="auto"/>
            <w:noWrap/>
            <w:vAlign w:val="bottom"/>
            <w:hideMark/>
          </w:tcPr>
          <w:p w14:paraId="0240D06B" w14:textId="77777777" w:rsidR="00A821C6" w:rsidRPr="006412D6" w:rsidRDefault="00A821C6" w:rsidP="00AE0599">
            <w:r w:rsidRPr="006412D6">
              <w:t>10100011</w:t>
            </w:r>
          </w:p>
        </w:tc>
      </w:tr>
      <w:tr w:rsidR="00A821C6" w:rsidRPr="006412D6" w14:paraId="7A4660C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77B3D49" w14:textId="77777777" w:rsidR="00A821C6" w:rsidRPr="006412D6" w:rsidRDefault="00A821C6" w:rsidP="00AE0599">
            <w:r w:rsidRPr="006412D6">
              <w:t>a3</w:t>
            </w:r>
          </w:p>
        </w:tc>
        <w:tc>
          <w:tcPr>
            <w:tcW w:w="1020" w:type="dxa"/>
            <w:tcBorders>
              <w:top w:val="nil"/>
              <w:left w:val="nil"/>
              <w:bottom w:val="single" w:sz="4" w:space="0" w:color="auto"/>
              <w:right w:val="single" w:sz="4" w:space="0" w:color="auto"/>
            </w:tcBorders>
            <w:shd w:val="clear" w:color="auto" w:fill="auto"/>
            <w:noWrap/>
            <w:vAlign w:val="bottom"/>
            <w:hideMark/>
          </w:tcPr>
          <w:p w14:paraId="1DEACD10" w14:textId="77777777" w:rsidR="00A821C6" w:rsidRPr="006412D6" w:rsidRDefault="00A821C6" w:rsidP="00AE0599">
            <w:r w:rsidRPr="006412D6">
              <w:t>x"00a2"</w:t>
            </w:r>
          </w:p>
        </w:tc>
        <w:tc>
          <w:tcPr>
            <w:tcW w:w="2080" w:type="dxa"/>
            <w:tcBorders>
              <w:top w:val="nil"/>
              <w:left w:val="nil"/>
              <w:bottom w:val="single" w:sz="4" w:space="0" w:color="auto"/>
              <w:right w:val="single" w:sz="4" w:space="0" w:color="auto"/>
            </w:tcBorders>
            <w:shd w:val="clear" w:color="auto" w:fill="auto"/>
            <w:noWrap/>
            <w:vAlign w:val="bottom"/>
            <w:hideMark/>
          </w:tcPr>
          <w:p w14:paraId="53C9A832" w14:textId="77777777" w:rsidR="00A821C6" w:rsidRPr="006412D6" w:rsidRDefault="00A821C6" w:rsidP="00AE0599">
            <w:r w:rsidRPr="006412D6">
              <w:t>10100100</w:t>
            </w:r>
          </w:p>
        </w:tc>
      </w:tr>
      <w:tr w:rsidR="00A821C6" w:rsidRPr="006412D6" w14:paraId="1F54601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8FA96BD" w14:textId="77777777" w:rsidR="00A821C6" w:rsidRPr="006412D6" w:rsidRDefault="00A821C6" w:rsidP="00AE0599">
            <w:r w:rsidRPr="006412D6">
              <w:t>a4</w:t>
            </w:r>
          </w:p>
        </w:tc>
        <w:tc>
          <w:tcPr>
            <w:tcW w:w="1020" w:type="dxa"/>
            <w:tcBorders>
              <w:top w:val="nil"/>
              <w:left w:val="nil"/>
              <w:bottom w:val="single" w:sz="4" w:space="0" w:color="auto"/>
              <w:right w:val="single" w:sz="4" w:space="0" w:color="auto"/>
            </w:tcBorders>
            <w:shd w:val="clear" w:color="auto" w:fill="auto"/>
            <w:noWrap/>
            <w:vAlign w:val="bottom"/>
            <w:hideMark/>
          </w:tcPr>
          <w:p w14:paraId="4075CD91" w14:textId="77777777" w:rsidR="00A821C6" w:rsidRPr="006412D6" w:rsidRDefault="00A821C6" w:rsidP="00AE0599">
            <w:r w:rsidRPr="006412D6">
              <w:t>x"00a3"</w:t>
            </w:r>
          </w:p>
        </w:tc>
        <w:tc>
          <w:tcPr>
            <w:tcW w:w="2080" w:type="dxa"/>
            <w:tcBorders>
              <w:top w:val="nil"/>
              <w:left w:val="nil"/>
              <w:bottom w:val="single" w:sz="4" w:space="0" w:color="auto"/>
              <w:right w:val="single" w:sz="4" w:space="0" w:color="auto"/>
            </w:tcBorders>
            <w:shd w:val="clear" w:color="auto" w:fill="auto"/>
            <w:noWrap/>
            <w:vAlign w:val="bottom"/>
            <w:hideMark/>
          </w:tcPr>
          <w:p w14:paraId="025C05BA" w14:textId="77777777" w:rsidR="00A821C6" w:rsidRPr="006412D6" w:rsidRDefault="00A821C6" w:rsidP="00AE0599">
            <w:r w:rsidRPr="006412D6">
              <w:t>10100101</w:t>
            </w:r>
          </w:p>
        </w:tc>
      </w:tr>
      <w:tr w:rsidR="00A821C6" w:rsidRPr="006412D6" w14:paraId="2F1F4D6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2F698E4" w14:textId="77777777" w:rsidR="00A821C6" w:rsidRPr="006412D6" w:rsidRDefault="00A821C6" w:rsidP="00AE0599">
            <w:r w:rsidRPr="006412D6">
              <w:t>a5</w:t>
            </w:r>
          </w:p>
        </w:tc>
        <w:tc>
          <w:tcPr>
            <w:tcW w:w="1020" w:type="dxa"/>
            <w:tcBorders>
              <w:top w:val="nil"/>
              <w:left w:val="nil"/>
              <w:bottom w:val="single" w:sz="4" w:space="0" w:color="auto"/>
              <w:right w:val="single" w:sz="4" w:space="0" w:color="auto"/>
            </w:tcBorders>
            <w:shd w:val="clear" w:color="auto" w:fill="auto"/>
            <w:noWrap/>
            <w:vAlign w:val="bottom"/>
            <w:hideMark/>
          </w:tcPr>
          <w:p w14:paraId="49542118" w14:textId="77777777" w:rsidR="00A821C6" w:rsidRPr="006412D6" w:rsidRDefault="00A821C6" w:rsidP="00AE0599">
            <w:r w:rsidRPr="006412D6">
              <w:t>x"00a4"</w:t>
            </w:r>
          </w:p>
        </w:tc>
        <w:tc>
          <w:tcPr>
            <w:tcW w:w="2080" w:type="dxa"/>
            <w:tcBorders>
              <w:top w:val="nil"/>
              <w:left w:val="nil"/>
              <w:bottom w:val="single" w:sz="4" w:space="0" w:color="auto"/>
              <w:right w:val="single" w:sz="4" w:space="0" w:color="auto"/>
            </w:tcBorders>
            <w:shd w:val="clear" w:color="auto" w:fill="auto"/>
            <w:noWrap/>
            <w:vAlign w:val="bottom"/>
            <w:hideMark/>
          </w:tcPr>
          <w:p w14:paraId="3B866D63" w14:textId="77777777" w:rsidR="00A821C6" w:rsidRPr="006412D6" w:rsidRDefault="00A821C6" w:rsidP="00AE0599">
            <w:r w:rsidRPr="006412D6">
              <w:t>10100110</w:t>
            </w:r>
          </w:p>
        </w:tc>
      </w:tr>
      <w:tr w:rsidR="00A821C6" w:rsidRPr="006412D6" w14:paraId="143CF26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EE8309E" w14:textId="77777777" w:rsidR="00A821C6" w:rsidRPr="006412D6" w:rsidRDefault="00A821C6" w:rsidP="00AE0599">
            <w:r w:rsidRPr="006412D6">
              <w:t>a6</w:t>
            </w:r>
          </w:p>
        </w:tc>
        <w:tc>
          <w:tcPr>
            <w:tcW w:w="1020" w:type="dxa"/>
            <w:tcBorders>
              <w:top w:val="nil"/>
              <w:left w:val="nil"/>
              <w:bottom w:val="single" w:sz="4" w:space="0" w:color="auto"/>
              <w:right w:val="single" w:sz="4" w:space="0" w:color="auto"/>
            </w:tcBorders>
            <w:shd w:val="clear" w:color="auto" w:fill="auto"/>
            <w:noWrap/>
            <w:vAlign w:val="bottom"/>
            <w:hideMark/>
          </w:tcPr>
          <w:p w14:paraId="0C9E07F3" w14:textId="77777777" w:rsidR="00A821C6" w:rsidRPr="006412D6" w:rsidRDefault="00A821C6" w:rsidP="00AE0599">
            <w:r w:rsidRPr="006412D6">
              <w:t>x"00a5"</w:t>
            </w:r>
          </w:p>
        </w:tc>
        <w:tc>
          <w:tcPr>
            <w:tcW w:w="2080" w:type="dxa"/>
            <w:tcBorders>
              <w:top w:val="nil"/>
              <w:left w:val="nil"/>
              <w:bottom w:val="single" w:sz="4" w:space="0" w:color="auto"/>
              <w:right w:val="single" w:sz="4" w:space="0" w:color="auto"/>
            </w:tcBorders>
            <w:shd w:val="clear" w:color="auto" w:fill="auto"/>
            <w:noWrap/>
            <w:vAlign w:val="bottom"/>
            <w:hideMark/>
          </w:tcPr>
          <w:p w14:paraId="25A3B3FF" w14:textId="77777777" w:rsidR="00A821C6" w:rsidRPr="006412D6" w:rsidRDefault="00A821C6" w:rsidP="00AE0599">
            <w:r w:rsidRPr="006412D6">
              <w:t>10100111</w:t>
            </w:r>
          </w:p>
        </w:tc>
      </w:tr>
      <w:tr w:rsidR="00A821C6" w:rsidRPr="006412D6" w14:paraId="05E62B2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12B9503" w14:textId="77777777" w:rsidR="00A821C6" w:rsidRPr="006412D6" w:rsidRDefault="00A821C6" w:rsidP="00AE0599">
            <w:r w:rsidRPr="006412D6">
              <w:t>a7</w:t>
            </w:r>
          </w:p>
        </w:tc>
        <w:tc>
          <w:tcPr>
            <w:tcW w:w="1020" w:type="dxa"/>
            <w:tcBorders>
              <w:top w:val="nil"/>
              <w:left w:val="nil"/>
              <w:bottom w:val="single" w:sz="4" w:space="0" w:color="auto"/>
              <w:right w:val="single" w:sz="4" w:space="0" w:color="auto"/>
            </w:tcBorders>
            <w:shd w:val="clear" w:color="auto" w:fill="auto"/>
            <w:noWrap/>
            <w:vAlign w:val="bottom"/>
            <w:hideMark/>
          </w:tcPr>
          <w:p w14:paraId="00004DCA" w14:textId="77777777" w:rsidR="00A821C6" w:rsidRPr="006412D6" w:rsidRDefault="00A821C6" w:rsidP="00AE0599">
            <w:r w:rsidRPr="006412D6">
              <w:t>x"00a6"</w:t>
            </w:r>
          </w:p>
        </w:tc>
        <w:tc>
          <w:tcPr>
            <w:tcW w:w="2080" w:type="dxa"/>
            <w:tcBorders>
              <w:top w:val="nil"/>
              <w:left w:val="nil"/>
              <w:bottom w:val="single" w:sz="4" w:space="0" w:color="auto"/>
              <w:right w:val="single" w:sz="4" w:space="0" w:color="auto"/>
            </w:tcBorders>
            <w:shd w:val="clear" w:color="auto" w:fill="auto"/>
            <w:noWrap/>
            <w:vAlign w:val="bottom"/>
            <w:hideMark/>
          </w:tcPr>
          <w:p w14:paraId="26B4EC9E" w14:textId="77777777" w:rsidR="00A821C6" w:rsidRPr="006412D6" w:rsidRDefault="00A821C6" w:rsidP="00AE0599">
            <w:r w:rsidRPr="006412D6">
              <w:t>10101000</w:t>
            </w:r>
          </w:p>
        </w:tc>
      </w:tr>
      <w:tr w:rsidR="00A821C6" w:rsidRPr="006412D6" w14:paraId="3193A54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A1211B1" w14:textId="77777777" w:rsidR="00A821C6" w:rsidRPr="006412D6" w:rsidRDefault="00A821C6" w:rsidP="00AE0599">
            <w:r w:rsidRPr="006412D6">
              <w:t>a8</w:t>
            </w:r>
          </w:p>
        </w:tc>
        <w:tc>
          <w:tcPr>
            <w:tcW w:w="1020" w:type="dxa"/>
            <w:tcBorders>
              <w:top w:val="nil"/>
              <w:left w:val="nil"/>
              <w:bottom w:val="single" w:sz="4" w:space="0" w:color="auto"/>
              <w:right w:val="single" w:sz="4" w:space="0" w:color="auto"/>
            </w:tcBorders>
            <w:shd w:val="clear" w:color="auto" w:fill="auto"/>
            <w:noWrap/>
            <w:vAlign w:val="bottom"/>
            <w:hideMark/>
          </w:tcPr>
          <w:p w14:paraId="523D98AE" w14:textId="77777777" w:rsidR="00A821C6" w:rsidRPr="006412D6" w:rsidRDefault="00A821C6" w:rsidP="00AE0599">
            <w:r w:rsidRPr="006412D6">
              <w:t>x"00a7"</w:t>
            </w:r>
          </w:p>
        </w:tc>
        <w:tc>
          <w:tcPr>
            <w:tcW w:w="2080" w:type="dxa"/>
            <w:tcBorders>
              <w:top w:val="nil"/>
              <w:left w:val="nil"/>
              <w:bottom w:val="single" w:sz="4" w:space="0" w:color="auto"/>
              <w:right w:val="single" w:sz="4" w:space="0" w:color="auto"/>
            </w:tcBorders>
            <w:shd w:val="clear" w:color="auto" w:fill="auto"/>
            <w:noWrap/>
            <w:vAlign w:val="bottom"/>
            <w:hideMark/>
          </w:tcPr>
          <w:p w14:paraId="20171BD6" w14:textId="77777777" w:rsidR="00A821C6" w:rsidRPr="006412D6" w:rsidRDefault="00A821C6" w:rsidP="00AE0599">
            <w:r w:rsidRPr="006412D6">
              <w:t>10101001</w:t>
            </w:r>
          </w:p>
        </w:tc>
      </w:tr>
      <w:tr w:rsidR="00A821C6" w:rsidRPr="006412D6" w14:paraId="44B2A88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8395C88" w14:textId="77777777" w:rsidR="00A821C6" w:rsidRPr="006412D6" w:rsidRDefault="00A821C6" w:rsidP="00AE0599">
            <w:r w:rsidRPr="006412D6">
              <w:t>a9</w:t>
            </w:r>
          </w:p>
        </w:tc>
        <w:tc>
          <w:tcPr>
            <w:tcW w:w="1020" w:type="dxa"/>
            <w:tcBorders>
              <w:top w:val="nil"/>
              <w:left w:val="nil"/>
              <w:bottom w:val="single" w:sz="4" w:space="0" w:color="auto"/>
              <w:right w:val="single" w:sz="4" w:space="0" w:color="auto"/>
            </w:tcBorders>
            <w:shd w:val="clear" w:color="auto" w:fill="auto"/>
            <w:noWrap/>
            <w:vAlign w:val="bottom"/>
            <w:hideMark/>
          </w:tcPr>
          <w:p w14:paraId="1B9F93EB" w14:textId="77777777" w:rsidR="00A821C6" w:rsidRPr="006412D6" w:rsidRDefault="00A821C6" w:rsidP="00AE0599">
            <w:r w:rsidRPr="006412D6">
              <w:t>x"00a8"</w:t>
            </w:r>
          </w:p>
        </w:tc>
        <w:tc>
          <w:tcPr>
            <w:tcW w:w="2080" w:type="dxa"/>
            <w:tcBorders>
              <w:top w:val="nil"/>
              <w:left w:val="nil"/>
              <w:bottom w:val="single" w:sz="4" w:space="0" w:color="auto"/>
              <w:right w:val="single" w:sz="4" w:space="0" w:color="auto"/>
            </w:tcBorders>
            <w:shd w:val="clear" w:color="auto" w:fill="auto"/>
            <w:noWrap/>
            <w:vAlign w:val="bottom"/>
            <w:hideMark/>
          </w:tcPr>
          <w:p w14:paraId="53FA4EEC" w14:textId="77777777" w:rsidR="00A821C6" w:rsidRPr="006412D6" w:rsidRDefault="00A821C6" w:rsidP="00AE0599">
            <w:r w:rsidRPr="006412D6">
              <w:t>10101010</w:t>
            </w:r>
          </w:p>
        </w:tc>
      </w:tr>
      <w:tr w:rsidR="00A821C6" w:rsidRPr="006412D6" w14:paraId="231EE58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4F8E385" w14:textId="77777777" w:rsidR="00A821C6" w:rsidRPr="006412D6" w:rsidRDefault="00A821C6" w:rsidP="00AE0599">
            <w:r w:rsidRPr="006412D6">
              <w:t>aa</w:t>
            </w:r>
          </w:p>
        </w:tc>
        <w:tc>
          <w:tcPr>
            <w:tcW w:w="1020" w:type="dxa"/>
            <w:tcBorders>
              <w:top w:val="nil"/>
              <w:left w:val="nil"/>
              <w:bottom w:val="single" w:sz="4" w:space="0" w:color="auto"/>
              <w:right w:val="single" w:sz="4" w:space="0" w:color="auto"/>
            </w:tcBorders>
            <w:shd w:val="clear" w:color="auto" w:fill="auto"/>
            <w:noWrap/>
            <w:vAlign w:val="bottom"/>
            <w:hideMark/>
          </w:tcPr>
          <w:p w14:paraId="2B3D24EF" w14:textId="77777777" w:rsidR="00A821C6" w:rsidRPr="006412D6" w:rsidRDefault="00A821C6" w:rsidP="00AE0599">
            <w:r w:rsidRPr="006412D6">
              <w:t>x"00a9"</w:t>
            </w:r>
          </w:p>
        </w:tc>
        <w:tc>
          <w:tcPr>
            <w:tcW w:w="2080" w:type="dxa"/>
            <w:tcBorders>
              <w:top w:val="nil"/>
              <w:left w:val="nil"/>
              <w:bottom w:val="single" w:sz="4" w:space="0" w:color="auto"/>
              <w:right w:val="single" w:sz="4" w:space="0" w:color="auto"/>
            </w:tcBorders>
            <w:shd w:val="clear" w:color="auto" w:fill="auto"/>
            <w:noWrap/>
            <w:vAlign w:val="bottom"/>
            <w:hideMark/>
          </w:tcPr>
          <w:p w14:paraId="63BEA077" w14:textId="77777777" w:rsidR="00A821C6" w:rsidRPr="006412D6" w:rsidRDefault="00A821C6" w:rsidP="00AE0599">
            <w:r w:rsidRPr="006412D6">
              <w:t>10101011</w:t>
            </w:r>
          </w:p>
        </w:tc>
      </w:tr>
      <w:tr w:rsidR="00A821C6" w:rsidRPr="006412D6" w14:paraId="118ADCF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3591069" w14:textId="77777777" w:rsidR="00A821C6" w:rsidRPr="006412D6" w:rsidRDefault="00A821C6" w:rsidP="00AE0599">
            <w:r w:rsidRPr="006412D6">
              <w:lastRenderedPageBreak/>
              <w:t>ab</w:t>
            </w:r>
          </w:p>
        </w:tc>
        <w:tc>
          <w:tcPr>
            <w:tcW w:w="1020" w:type="dxa"/>
            <w:tcBorders>
              <w:top w:val="nil"/>
              <w:left w:val="nil"/>
              <w:bottom w:val="single" w:sz="4" w:space="0" w:color="auto"/>
              <w:right w:val="single" w:sz="4" w:space="0" w:color="auto"/>
            </w:tcBorders>
            <w:shd w:val="clear" w:color="auto" w:fill="auto"/>
            <w:noWrap/>
            <w:vAlign w:val="bottom"/>
            <w:hideMark/>
          </w:tcPr>
          <w:p w14:paraId="3AD78335" w14:textId="77777777" w:rsidR="00A821C6" w:rsidRPr="006412D6" w:rsidRDefault="00A821C6" w:rsidP="00AE0599">
            <w:r w:rsidRPr="006412D6">
              <w:t>x"00aa"</w:t>
            </w:r>
          </w:p>
        </w:tc>
        <w:tc>
          <w:tcPr>
            <w:tcW w:w="2080" w:type="dxa"/>
            <w:tcBorders>
              <w:top w:val="nil"/>
              <w:left w:val="nil"/>
              <w:bottom w:val="single" w:sz="4" w:space="0" w:color="auto"/>
              <w:right w:val="single" w:sz="4" w:space="0" w:color="auto"/>
            </w:tcBorders>
            <w:shd w:val="clear" w:color="auto" w:fill="auto"/>
            <w:noWrap/>
            <w:vAlign w:val="bottom"/>
            <w:hideMark/>
          </w:tcPr>
          <w:p w14:paraId="78D153DA" w14:textId="77777777" w:rsidR="00A821C6" w:rsidRPr="006412D6" w:rsidRDefault="00A821C6" w:rsidP="00AE0599">
            <w:r w:rsidRPr="006412D6">
              <w:t>10101100</w:t>
            </w:r>
          </w:p>
        </w:tc>
      </w:tr>
      <w:tr w:rsidR="00A821C6" w:rsidRPr="006412D6" w14:paraId="03A7BD0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74BB27F" w14:textId="77777777" w:rsidR="00A821C6" w:rsidRPr="006412D6" w:rsidRDefault="00A821C6" w:rsidP="00AE0599">
            <w:r w:rsidRPr="006412D6">
              <w:t>ac</w:t>
            </w:r>
          </w:p>
        </w:tc>
        <w:tc>
          <w:tcPr>
            <w:tcW w:w="1020" w:type="dxa"/>
            <w:tcBorders>
              <w:top w:val="nil"/>
              <w:left w:val="nil"/>
              <w:bottom w:val="single" w:sz="4" w:space="0" w:color="auto"/>
              <w:right w:val="single" w:sz="4" w:space="0" w:color="auto"/>
            </w:tcBorders>
            <w:shd w:val="clear" w:color="auto" w:fill="auto"/>
            <w:noWrap/>
            <w:vAlign w:val="bottom"/>
            <w:hideMark/>
          </w:tcPr>
          <w:p w14:paraId="4E0B5F8B" w14:textId="77777777" w:rsidR="00A821C6" w:rsidRPr="006412D6" w:rsidRDefault="00A821C6" w:rsidP="00AE0599">
            <w:r w:rsidRPr="006412D6">
              <w:t>x"00ab"</w:t>
            </w:r>
          </w:p>
        </w:tc>
        <w:tc>
          <w:tcPr>
            <w:tcW w:w="2080" w:type="dxa"/>
            <w:tcBorders>
              <w:top w:val="nil"/>
              <w:left w:val="nil"/>
              <w:bottom w:val="single" w:sz="4" w:space="0" w:color="auto"/>
              <w:right w:val="single" w:sz="4" w:space="0" w:color="auto"/>
            </w:tcBorders>
            <w:shd w:val="clear" w:color="auto" w:fill="auto"/>
            <w:noWrap/>
            <w:vAlign w:val="bottom"/>
            <w:hideMark/>
          </w:tcPr>
          <w:p w14:paraId="255D342F" w14:textId="77777777" w:rsidR="00A821C6" w:rsidRPr="006412D6" w:rsidRDefault="00A821C6" w:rsidP="00AE0599">
            <w:r w:rsidRPr="006412D6">
              <w:t>10101101</w:t>
            </w:r>
          </w:p>
        </w:tc>
      </w:tr>
      <w:tr w:rsidR="00A821C6" w:rsidRPr="006412D6" w14:paraId="027FB81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50A7F3E" w14:textId="77777777" w:rsidR="00A821C6" w:rsidRPr="006412D6" w:rsidRDefault="00A821C6" w:rsidP="00AE0599">
            <w:r w:rsidRPr="006412D6">
              <w:t>ad</w:t>
            </w:r>
          </w:p>
        </w:tc>
        <w:tc>
          <w:tcPr>
            <w:tcW w:w="1020" w:type="dxa"/>
            <w:tcBorders>
              <w:top w:val="nil"/>
              <w:left w:val="nil"/>
              <w:bottom w:val="single" w:sz="4" w:space="0" w:color="auto"/>
              <w:right w:val="single" w:sz="4" w:space="0" w:color="auto"/>
            </w:tcBorders>
            <w:shd w:val="clear" w:color="auto" w:fill="auto"/>
            <w:noWrap/>
            <w:vAlign w:val="bottom"/>
            <w:hideMark/>
          </w:tcPr>
          <w:p w14:paraId="0EC049FD" w14:textId="77777777" w:rsidR="00A821C6" w:rsidRPr="006412D6" w:rsidRDefault="00A821C6" w:rsidP="00AE0599">
            <w:r w:rsidRPr="006412D6">
              <w:t>x"00ac"</w:t>
            </w:r>
          </w:p>
        </w:tc>
        <w:tc>
          <w:tcPr>
            <w:tcW w:w="2080" w:type="dxa"/>
            <w:tcBorders>
              <w:top w:val="nil"/>
              <w:left w:val="nil"/>
              <w:bottom w:val="single" w:sz="4" w:space="0" w:color="auto"/>
              <w:right w:val="single" w:sz="4" w:space="0" w:color="auto"/>
            </w:tcBorders>
            <w:shd w:val="clear" w:color="auto" w:fill="auto"/>
            <w:noWrap/>
            <w:vAlign w:val="bottom"/>
            <w:hideMark/>
          </w:tcPr>
          <w:p w14:paraId="01E327EF" w14:textId="77777777" w:rsidR="00A821C6" w:rsidRPr="006412D6" w:rsidRDefault="00A821C6" w:rsidP="00AE0599">
            <w:r w:rsidRPr="006412D6">
              <w:t>10101110</w:t>
            </w:r>
          </w:p>
        </w:tc>
      </w:tr>
      <w:tr w:rsidR="00A821C6" w:rsidRPr="006412D6" w14:paraId="114BC17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8C53F83" w14:textId="77777777" w:rsidR="00A821C6" w:rsidRPr="006412D6" w:rsidRDefault="00A821C6" w:rsidP="00AE0599">
            <w:r w:rsidRPr="006412D6">
              <w:t>ae</w:t>
            </w:r>
          </w:p>
        </w:tc>
        <w:tc>
          <w:tcPr>
            <w:tcW w:w="1020" w:type="dxa"/>
            <w:tcBorders>
              <w:top w:val="nil"/>
              <w:left w:val="nil"/>
              <w:bottom w:val="single" w:sz="4" w:space="0" w:color="auto"/>
              <w:right w:val="single" w:sz="4" w:space="0" w:color="auto"/>
            </w:tcBorders>
            <w:shd w:val="clear" w:color="auto" w:fill="auto"/>
            <w:noWrap/>
            <w:vAlign w:val="bottom"/>
            <w:hideMark/>
          </w:tcPr>
          <w:p w14:paraId="42228589" w14:textId="77777777" w:rsidR="00A821C6" w:rsidRPr="006412D6" w:rsidRDefault="00A821C6" w:rsidP="00AE0599">
            <w:r w:rsidRPr="006412D6">
              <w:t>x"00ad"</w:t>
            </w:r>
          </w:p>
        </w:tc>
        <w:tc>
          <w:tcPr>
            <w:tcW w:w="2080" w:type="dxa"/>
            <w:tcBorders>
              <w:top w:val="nil"/>
              <w:left w:val="nil"/>
              <w:bottom w:val="single" w:sz="4" w:space="0" w:color="auto"/>
              <w:right w:val="single" w:sz="4" w:space="0" w:color="auto"/>
            </w:tcBorders>
            <w:shd w:val="clear" w:color="auto" w:fill="auto"/>
            <w:noWrap/>
            <w:vAlign w:val="bottom"/>
            <w:hideMark/>
          </w:tcPr>
          <w:p w14:paraId="4169C232" w14:textId="77777777" w:rsidR="00A821C6" w:rsidRPr="006412D6" w:rsidRDefault="00A821C6" w:rsidP="00AE0599">
            <w:r w:rsidRPr="006412D6">
              <w:t>10101111</w:t>
            </w:r>
          </w:p>
        </w:tc>
      </w:tr>
      <w:tr w:rsidR="00A821C6" w:rsidRPr="006412D6" w14:paraId="607F3BF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248FE9E" w14:textId="77777777" w:rsidR="00A821C6" w:rsidRPr="006412D6" w:rsidRDefault="00A821C6" w:rsidP="00AE0599">
            <w:r w:rsidRPr="006412D6">
              <w:t>af</w:t>
            </w:r>
          </w:p>
        </w:tc>
        <w:tc>
          <w:tcPr>
            <w:tcW w:w="1020" w:type="dxa"/>
            <w:tcBorders>
              <w:top w:val="nil"/>
              <w:left w:val="nil"/>
              <w:bottom w:val="single" w:sz="4" w:space="0" w:color="auto"/>
              <w:right w:val="single" w:sz="4" w:space="0" w:color="auto"/>
            </w:tcBorders>
            <w:shd w:val="clear" w:color="auto" w:fill="auto"/>
            <w:noWrap/>
            <w:vAlign w:val="bottom"/>
            <w:hideMark/>
          </w:tcPr>
          <w:p w14:paraId="655CC2D2" w14:textId="77777777" w:rsidR="00A821C6" w:rsidRPr="006412D6" w:rsidRDefault="00A821C6" w:rsidP="00AE0599">
            <w:r w:rsidRPr="006412D6">
              <w:t>x"00ae"</w:t>
            </w:r>
          </w:p>
        </w:tc>
        <w:tc>
          <w:tcPr>
            <w:tcW w:w="2080" w:type="dxa"/>
            <w:tcBorders>
              <w:top w:val="nil"/>
              <w:left w:val="nil"/>
              <w:bottom w:val="single" w:sz="4" w:space="0" w:color="auto"/>
              <w:right w:val="single" w:sz="4" w:space="0" w:color="auto"/>
            </w:tcBorders>
            <w:shd w:val="clear" w:color="auto" w:fill="auto"/>
            <w:noWrap/>
            <w:vAlign w:val="bottom"/>
            <w:hideMark/>
          </w:tcPr>
          <w:p w14:paraId="32AAE0CF" w14:textId="77777777" w:rsidR="00A821C6" w:rsidRPr="006412D6" w:rsidRDefault="00A821C6" w:rsidP="00AE0599">
            <w:r w:rsidRPr="006412D6">
              <w:t>10110000</w:t>
            </w:r>
          </w:p>
        </w:tc>
      </w:tr>
      <w:tr w:rsidR="00A821C6" w:rsidRPr="006412D6" w14:paraId="61114DB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C2C599C" w14:textId="77777777" w:rsidR="00A821C6" w:rsidRPr="006412D6" w:rsidRDefault="00A821C6" w:rsidP="00AE0599">
            <w:r w:rsidRPr="006412D6">
              <w:t>b0</w:t>
            </w:r>
          </w:p>
        </w:tc>
        <w:tc>
          <w:tcPr>
            <w:tcW w:w="1020" w:type="dxa"/>
            <w:tcBorders>
              <w:top w:val="nil"/>
              <w:left w:val="nil"/>
              <w:bottom w:val="single" w:sz="4" w:space="0" w:color="auto"/>
              <w:right w:val="single" w:sz="4" w:space="0" w:color="auto"/>
            </w:tcBorders>
            <w:shd w:val="clear" w:color="auto" w:fill="auto"/>
            <w:noWrap/>
            <w:vAlign w:val="bottom"/>
            <w:hideMark/>
          </w:tcPr>
          <w:p w14:paraId="1C767836" w14:textId="77777777" w:rsidR="00A821C6" w:rsidRPr="006412D6" w:rsidRDefault="00A821C6" w:rsidP="00AE0599">
            <w:r w:rsidRPr="006412D6">
              <w:t>x"00af"</w:t>
            </w:r>
          </w:p>
        </w:tc>
        <w:tc>
          <w:tcPr>
            <w:tcW w:w="2080" w:type="dxa"/>
            <w:tcBorders>
              <w:top w:val="nil"/>
              <w:left w:val="nil"/>
              <w:bottom w:val="single" w:sz="4" w:space="0" w:color="auto"/>
              <w:right w:val="single" w:sz="4" w:space="0" w:color="auto"/>
            </w:tcBorders>
            <w:shd w:val="clear" w:color="auto" w:fill="auto"/>
            <w:noWrap/>
            <w:vAlign w:val="bottom"/>
            <w:hideMark/>
          </w:tcPr>
          <w:p w14:paraId="07EE6E7C" w14:textId="77777777" w:rsidR="00A821C6" w:rsidRPr="006412D6" w:rsidRDefault="00A821C6" w:rsidP="00AE0599">
            <w:r w:rsidRPr="006412D6">
              <w:t>10110001</w:t>
            </w:r>
          </w:p>
        </w:tc>
      </w:tr>
      <w:tr w:rsidR="00A821C6" w:rsidRPr="006412D6" w14:paraId="34DB0C1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FDFF219" w14:textId="77777777" w:rsidR="00A821C6" w:rsidRPr="006412D6" w:rsidRDefault="00A821C6" w:rsidP="00AE0599">
            <w:r w:rsidRPr="006412D6">
              <w:t>b1</w:t>
            </w:r>
          </w:p>
        </w:tc>
        <w:tc>
          <w:tcPr>
            <w:tcW w:w="1020" w:type="dxa"/>
            <w:tcBorders>
              <w:top w:val="nil"/>
              <w:left w:val="nil"/>
              <w:bottom w:val="single" w:sz="4" w:space="0" w:color="auto"/>
              <w:right w:val="single" w:sz="4" w:space="0" w:color="auto"/>
            </w:tcBorders>
            <w:shd w:val="clear" w:color="auto" w:fill="auto"/>
            <w:noWrap/>
            <w:vAlign w:val="bottom"/>
            <w:hideMark/>
          </w:tcPr>
          <w:p w14:paraId="7D5789E3" w14:textId="77777777" w:rsidR="00A821C6" w:rsidRPr="006412D6" w:rsidRDefault="00A821C6" w:rsidP="00AE0599">
            <w:r w:rsidRPr="006412D6">
              <w:t>x"00b0"</w:t>
            </w:r>
          </w:p>
        </w:tc>
        <w:tc>
          <w:tcPr>
            <w:tcW w:w="2080" w:type="dxa"/>
            <w:tcBorders>
              <w:top w:val="nil"/>
              <w:left w:val="nil"/>
              <w:bottom w:val="single" w:sz="4" w:space="0" w:color="auto"/>
              <w:right w:val="single" w:sz="4" w:space="0" w:color="auto"/>
            </w:tcBorders>
            <w:shd w:val="clear" w:color="auto" w:fill="auto"/>
            <w:noWrap/>
            <w:vAlign w:val="bottom"/>
            <w:hideMark/>
          </w:tcPr>
          <w:p w14:paraId="2251BD62" w14:textId="77777777" w:rsidR="00A821C6" w:rsidRPr="006412D6" w:rsidRDefault="00A821C6" w:rsidP="00AE0599">
            <w:r w:rsidRPr="006412D6">
              <w:t>10110010</w:t>
            </w:r>
          </w:p>
        </w:tc>
      </w:tr>
      <w:tr w:rsidR="00A821C6" w:rsidRPr="006412D6" w14:paraId="5585370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26B2CF0" w14:textId="77777777" w:rsidR="00A821C6" w:rsidRPr="006412D6" w:rsidRDefault="00A821C6" w:rsidP="00AE0599">
            <w:r w:rsidRPr="006412D6">
              <w:t>b2</w:t>
            </w:r>
          </w:p>
        </w:tc>
        <w:tc>
          <w:tcPr>
            <w:tcW w:w="1020" w:type="dxa"/>
            <w:tcBorders>
              <w:top w:val="nil"/>
              <w:left w:val="nil"/>
              <w:bottom w:val="single" w:sz="4" w:space="0" w:color="auto"/>
              <w:right w:val="single" w:sz="4" w:space="0" w:color="auto"/>
            </w:tcBorders>
            <w:shd w:val="clear" w:color="auto" w:fill="auto"/>
            <w:noWrap/>
            <w:vAlign w:val="bottom"/>
            <w:hideMark/>
          </w:tcPr>
          <w:p w14:paraId="74A7CC93" w14:textId="77777777" w:rsidR="00A821C6" w:rsidRPr="006412D6" w:rsidRDefault="00A821C6" w:rsidP="00AE0599">
            <w:r w:rsidRPr="006412D6">
              <w:t>x"00b1"</w:t>
            </w:r>
          </w:p>
        </w:tc>
        <w:tc>
          <w:tcPr>
            <w:tcW w:w="2080" w:type="dxa"/>
            <w:tcBorders>
              <w:top w:val="nil"/>
              <w:left w:val="nil"/>
              <w:bottom w:val="single" w:sz="4" w:space="0" w:color="auto"/>
              <w:right w:val="single" w:sz="4" w:space="0" w:color="auto"/>
            </w:tcBorders>
            <w:shd w:val="clear" w:color="auto" w:fill="auto"/>
            <w:noWrap/>
            <w:vAlign w:val="bottom"/>
            <w:hideMark/>
          </w:tcPr>
          <w:p w14:paraId="646017FD" w14:textId="77777777" w:rsidR="00A821C6" w:rsidRPr="006412D6" w:rsidRDefault="00A821C6" w:rsidP="00AE0599">
            <w:r w:rsidRPr="006412D6">
              <w:t>10110011</w:t>
            </w:r>
          </w:p>
        </w:tc>
      </w:tr>
      <w:tr w:rsidR="00A821C6" w:rsidRPr="006412D6" w14:paraId="1CF51CE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29CD384" w14:textId="77777777" w:rsidR="00A821C6" w:rsidRPr="006412D6" w:rsidRDefault="00A821C6" w:rsidP="00AE0599">
            <w:r w:rsidRPr="006412D6">
              <w:t>b3</w:t>
            </w:r>
          </w:p>
        </w:tc>
        <w:tc>
          <w:tcPr>
            <w:tcW w:w="1020" w:type="dxa"/>
            <w:tcBorders>
              <w:top w:val="nil"/>
              <w:left w:val="nil"/>
              <w:bottom w:val="single" w:sz="4" w:space="0" w:color="auto"/>
              <w:right w:val="single" w:sz="4" w:space="0" w:color="auto"/>
            </w:tcBorders>
            <w:shd w:val="clear" w:color="auto" w:fill="auto"/>
            <w:noWrap/>
            <w:vAlign w:val="bottom"/>
            <w:hideMark/>
          </w:tcPr>
          <w:p w14:paraId="056B7634" w14:textId="77777777" w:rsidR="00A821C6" w:rsidRPr="006412D6" w:rsidRDefault="00A821C6" w:rsidP="00AE0599">
            <w:r w:rsidRPr="006412D6">
              <w:t>x"00b2"</w:t>
            </w:r>
          </w:p>
        </w:tc>
        <w:tc>
          <w:tcPr>
            <w:tcW w:w="2080" w:type="dxa"/>
            <w:tcBorders>
              <w:top w:val="nil"/>
              <w:left w:val="nil"/>
              <w:bottom w:val="single" w:sz="4" w:space="0" w:color="auto"/>
              <w:right w:val="single" w:sz="4" w:space="0" w:color="auto"/>
            </w:tcBorders>
            <w:shd w:val="clear" w:color="auto" w:fill="auto"/>
            <w:noWrap/>
            <w:vAlign w:val="bottom"/>
            <w:hideMark/>
          </w:tcPr>
          <w:p w14:paraId="06A25720" w14:textId="77777777" w:rsidR="00A821C6" w:rsidRPr="006412D6" w:rsidRDefault="00A821C6" w:rsidP="00AE0599">
            <w:r w:rsidRPr="006412D6">
              <w:t>10110100</w:t>
            </w:r>
          </w:p>
        </w:tc>
      </w:tr>
      <w:tr w:rsidR="00A821C6" w:rsidRPr="006412D6" w14:paraId="176E4B9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2618456" w14:textId="77777777" w:rsidR="00A821C6" w:rsidRPr="006412D6" w:rsidRDefault="00A821C6" w:rsidP="00AE0599">
            <w:r w:rsidRPr="006412D6">
              <w:t>b4</w:t>
            </w:r>
          </w:p>
        </w:tc>
        <w:tc>
          <w:tcPr>
            <w:tcW w:w="1020" w:type="dxa"/>
            <w:tcBorders>
              <w:top w:val="nil"/>
              <w:left w:val="nil"/>
              <w:bottom w:val="single" w:sz="4" w:space="0" w:color="auto"/>
              <w:right w:val="single" w:sz="4" w:space="0" w:color="auto"/>
            </w:tcBorders>
            <w:shd w:val="clear" w:color="auto" w:fill="auto"/>
            <w:noWrap/>
            <w:vAlign w:val="bottom"/>
            <w:hideMark/>
          </w:tcPr>
          <w:p w14:paraId="721E8B3D" w14:textId="77777777" w:rsidR="00A821C6" w:rsidRPr="006412D6" w:rsidRDefault="00A821C6" w:rsidP="00AE0599">
            <w:r w:rsidRPr="006412D6">
              <w:t>x"00b3"</w:t>
            </w:r>
          </w:p>
        </w:tc>
        <w:tc>
          <w:tcPr>
            <w:tcW w:w="2080" w:type="dxa"/>
            <w:tcBorders>
              <w:top w:val="nil"/>
              <w:left w:val="nil"/>
              <w:bottom w:val="single" w:sz="4" w:space="0" w:color="auto"/>
              <w:right w:val="single" w:sz="4" w:space="0" w:color="auto"/>
            </w:tcBorders>
            <w:shd w:val="clear" w:color="auto" w:fill="auto"/>
            <w:noWrap/>
            <w:vAlign w:val="bottom"/>
            <w:hideMark/>
          </w:tcPr>
          <w:p w14:paraId="18D0A59E" w14:textId="77777777" w:rsidR="00A821C6" w:rsidRPr="006412D6" w:rsidRDefault="00A821C6" w:rsidP="00AE0599">
            <w:r w:rsidRPr="006412D6">
              <w:t>10110101</w:t>
            </w:r>
          </w:p>
        </w:tc>
      </w:tr>
      <w:tr w:rsidR="00A821C6" w:rsidRPr="006412D6" w14:paraId="23927B8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D565AE8" w14:textId="77777777" w:rsidR="00A821C6" w:rsidRPr="006412D6" w:rsidRDefault="00A821C6" w:rsidP="00AE0599">
            <w:r w:rsidRPr="006412D6">
              <w:t>b5</w:t>
            </w:r>
          </w:p>
        </w:tc>
        <w:tc>
          <w:tcPr>
            <w:tcW w:w="1020" w:type="dxa"/>
            <w:tcBorders>
              <w:top w:val="nil"/>
              <w:left w:val="nil"/>
              <w:bottom w:val="single" w:sz="4" w:space="0" w:color="auto"/>
              <w:right w:val="single" w:sz="4" w:space="0" w:color="auto"/>
            </w:tcBorders>
            <w:shd w:val="clear" w:color="auto" w:fill="auto"/>
            <w:noWrap/>
            <w:vAlign w:val="bottom"/>
            <w:hideMark/>
          </w:tcPr>
          <w:p w14:paraId="74EA76EE" w14:textId="77777777" w:rsidR="00A821C6" w:rsidRPr="006412D6" w:rsidRDefault="00A821C6" w:rsidP="00AE0599">
            <w:r w:rsidRPr="006412D6">
              <w:t>x"00b4"</w:t>
            </w:r>
          </w:p>
        </w:tc>
        <w:tc>
          <w:tcPr>
            <w:tcW w:w="2080" w:type="dxa"/>
            <w:tcBorders>
              <w:top w:val="nil"/>
              <w:left w:val="nil"/>
              <w:bottom w:val="single" w:sz="4" w:space="0" w:color="auto"/>
              <w:right w:val="single" w:sz="4" w:space="0" w:color="auto"/>
            </w:tcBorders>
            <w:shd w:val="clear" w:color="auto" w:fill="auto"/>
            <w:noWrap/>
            <w:vAlign w:val="bottom"/>
            <w:hideMark/>
          </w:tcPr>
          <w:p w14:paraId="61E18404" w14:textId="77777777" w:rsidR="00A821C6" w:rsidRPr="006412D6" w:rsidRDefault="00A821C6" w:rsidP="00AE0599">
            <w:r w:rsidRPr="006412D6">
              <w:t>10110110</w:t>
            </w:r>
          </w:p>
        </w:tc>
      </w:tr>
      <w:tr w:rsidR="00A821C6" w:rsidRPr="006412D6" w14:paraId="26ECF58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5999700" w14:textId="77777777" w:rsidR="00A821C6" w:rsidRPr="006412D6" w:rsidRDefault="00A821C6" w:rsidP="00AE0599">
            <w:r w:rsidRPr="006412D6">
              <w:t>b6</w:t>
            </w:r>
          </w:p>
        </w:tc>
        <w:tc>
          <w:tcPr>
            <w:tcW w:w="1020" w:type="dxa"/>
            <w:tcBorders>
              <w:top w:val="nil"/>
              <w:left w:val="nil"/>
              <w:bottom w:val="single" w:sz="4" w:space="0" w:color="auto"/>
              <w:right w:val="single" w:sz="4" w:space="0" w:color="auto"/>
            </w:tcBorders>
            <w:shd w:val="clear" w:color="auto" w:fill="auto"/>
            <w:noWrap/>
            <w:vAlign w:val="bottom"/>
            <w:hideMark/>
          </w:tcPr>
          <w:p w14:paraId="3042B43E" w14:textId="77777777" w:rsidR="00A821C6" w:rsidRPr="006412D6" w:rsidRDefault="00A821C6" w:rsidP="00AE0599">
            <w:r w:rsidRPr="006412D6">
              <w:t>x"00b5"</w:t>
            </w:r>
          </w:p>
        </w:tc>
        <w:tc>
          <w:tcPr>
            <w:tcW w:w="2080" w:type="dxa"/>
            <w:tcBorders>
              <w:top w:val="nil"/>
              <w:left w:val="nil"/>
              <w:bottom w:val="single" w:sz="4" w:space="0" w:color="auto"/>
              <w:right w:val="single" w:sz="4" w:space="0" w:color="auto"/>
            </w:tcBorders>
            <w:shd w:val="clear" w:color="auto" w:fill="auto"/>
            <w:noWrap/>
            <w:vAlign w:val="bottom"/>
            <w:hideMark/>
          </w:tcPr>
          <w:p w14:paraId="0A096ED1" w14:textId="77777777" w:rsidR="00A821C6" w:rsidRPr="006412D6" w:rsidRDefault="00A821C6" w:rsidP="00AE0599">
            <w:r w:rsidRPr="006412D6">
              <w:t>10110111</w:t>
            </w:r>
          </w:p>
        </w:tc>
      </w:tr>
      <w:tr w:rsidR="00A821C6" w:rsidRPr="006412D6" w14:paraId="04553FE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B953A2D" w14:textId="77777777" w:rsidR="00A821C6" w:rsidRPr="006412D6" w:rsidRDefault="00A821C6" w:rsidP="00AE0599">
            <w:r w:rsidRPr="006412D6">
              <w:t>b7</w:t>
            </w:r>
          </w:p>
        </w:tc>
        <w:tc>
          <w:tcPr>
            <w:tcW w:w="1020" w:type="dxa"/>
            <w:tcBorders>
              <w:top w:val="nil"/>
              <w:left w:val="nil"/>
              <w:bottom w:val="single" w:sz="4" w:space="0" w:color="auto"/>
              <w:right w:val="single" w:sz="4" w:space="0" w:color="auto"/>
            </w:tcBorders>
            <w:shd w:val="clear" w:color="auto" w:fill="auto"/>
            <w:noWrap/>
            <w:vAlign w:val="bottom"/>
            <w:hideMark/>
          </w:tcPr>
          <w:p w14:paraId="56E5B846" w14:textId="77777777" w:rsidR="00A821C6" w:rsidRPr="006412D6" w:rsidRDefault="00A821C6" w:rsidP="00AE0599">
            <w:r w:rsidRPr="006412D6">
              <w:t>x"00b6"</w:t>
            </w:r>
          </w:p>
        </w:tc>
        <w:tc>
          <w:tcPr>
            <w:tcW w:w="2080" w:type="dxa"/>
            <w:tcBorders>
              <w:top w:val="nil"/>
              <w:left w:val="nil"/>
              <w:bottom w:val="single" w:sz="4" w:space="0" w:color="auto"/>
              <w:right w:val="single" w:sz="4" w:space="0" w:color="auto"/>
            </w:tcBorders>
            <w:shd w:val="clear" w:color="auto" w:fill="auto"/>
            <w:noWrap/>
            <w:vAlign w:val="bottom"/>
            <w:hideMark/>
          </w:tcPr>
          <w:p w14:paraId="45DB2CDF" w14:textId="77777777" w:rsidR="00A821C6" w:rsidRPr="006412D6" w:rsidRDefault="00A821C6" w:rsidP="00AE0599">
            <w:r w:rsidRPr="006412D6">
              <w:t>10111000</w:t>
            </w:r>
          </w:p>
        </w:tc>
      </w:tr>
      <w:tr w:rsidR="00A821C6" w:rsidRPr="006412D6" w14:paraId="191B06E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5805E8C" w14:textId="77777777" w:rsidR="00A821C6" w:rsidRPr="006412D6" w:rsidRDefault="00A821C6" w:rsidP="00AE0599">
            <w:r w:rsidRPr="006412D6">
              <w:t>b8</w:t>
            </w:r>
          </w:p>
        </w:tc>
        <w:tc>
          <w:tcPr>
            <w:tcW w:w="1020" w:type="dxa"/>
            <w:tcBorders>
              <w:top w:val="nil"/>
              <w:left w:val="nil"/>
              <w:bottom w:val="single" w:sz="4" w:space="0" w:color="auto"/>
              <w:right w:val="single" w:sz="4" w:space="0" w:color="auto"/>
            </w:tcBorders>
            <w:shd w:val="clear" w:color="auto" w:fill="auto"/>
            <w:noWrap/>
            <w:vAlign w:val="bottom"/>
            <w:hideMark/>
          </w:tcPr>
          <w:p w14:paraId="38B80976" w14:textId="77777777" w:rsidR="00A821C6" w:rsidRPr="006412D6" w:rsidRDefault="00A821C6" w:rsidP="00AE0599">
            <w:r w:rsidRPr="006412D6">
              <w:t>x"00b7"</w:t>
            </w:r>
          </w:p>
        </w:tc>
        <w:tc>
          <w:tcPr>
            <w:tcW w:w="2080" w:type="dxa"/>
            <w:tcBorders>
              <w:top w:val="nil"/>
              <w:left w:val="nil"/>
              <w:bottom w:val="single" w:sz="4" w:space="0" w:color="auto"/>
              <w:right w:val="single" w:sz="4" w:space="0" w:color="auto"/>
            </w:tcBorders>
            <w:shd w:val="clear" w:color="auto" w:fill="auto"/>
            <w:noWrap/>
            <w:vAlign w:val="bottom"/>
            <w:hideMark/>
          </w:tcPr>
          <w:p w14:paraId="074FBD3A" w14:textId="77777777" w:rsidR="00A821C6" w:rsidRPr="006412D6" w:rsidRDefault="00A821C6" w:rsidP="00AE0599">
            <w:r w:rsidRPr="006412D6">
              <w:t>10111001</w:t>
            </w:r>
          </w:p>
        </w:tc>
      </w:tr>
      <w:tr w:rsidR="00A821C6" w:rsidRPr="006412D6" w14:paraId="4B72D22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CE3B10B" w14:textId="77777777" w:rsidR="00A821C6" w:rsidRPr="006412D6" w:rsidRDefault="00A821C6" w:rsidP="00AE0599">
            <w:r w:rsidRPr="006412D6">
              <w:t>b9</w:t>
            </w:r>
          </w:p>
        </w:tc>
        <w:tc>
          <w:tcPr>
            <w:tcW w:w="1020" w:type="dxa"/>
            <w:tcBorders>
              <w:top w:val="nil"/>
              <w:left w:val="nil"/>
              <w:bottom w:val="single" w:sz="4" w:space="0" w:color="auto"/>
              <w:right w:val="single" w:sz="4" w:space="0" w:color="auto"/>
            </w:tcBorders>
            <w:shd w:val="clear" w:color="auto" w:fill="auto"/>
            <w:noWrap/>
            <w:vAlign w:val="bottom"/>
            <w:hideMark/>
          </w:tcPr>
          <w:p w14:paraId="060BBB88" w14:textId="77777777" w:rsidR="00A821C6" w:rsidRPr="006412D6" w:rsidRDefault="00A821C6" w:rsidP="00AE0599">
            <w:r w:rsidRPr="006412D6">
              <w:t>x"00b8"</w:t>
            </w:r>
          </w:p>
        </w:tc>
        <w:tc>
          <w:tcPr>
            <w:tcW w:w="2080" w:type="dxa"/>
            <w:tcBorders>
              <w:top w:val="nil"/>
              <w:left w:val="nil"/>
              <w:bottom w:val="single" w:sz="4" w:space="0" w:color="auto"/>
              <w:right w:val="single" w:sz="4" w:space="0" w:color="auto"/>
            </w:tcBorders>
            <w:shd w:val="clear" w:color="auto" w:fill="auto"/>
            <w:noWrap/>
            <w:vAlign w:val="bottom"/>
            <w:hideMark/>
          </w:tcPr>
          <w:p w14:paraId="0B25FD4B" w14:textId="77777777" w:rsidR="00A821C6" w:rsidRPr="006412D6" w:rsidRDefault="00A821C6" w:rsidP="00AE0599">
            <w:r w:rsidRPr="006412D6">
              <w:t>10111010</w:t>
            </w:r>
          </w:p>
        </w:tc>
      </w:tr>
      <w:tr w:rsidR="00A821C6" w:rsidRPr="006412D6" w14:paraId="3CDC857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EF50CF2" w14:textId="77777777" w:rsidR="00A821C6" w:rsidRPr="006412D6" w:rsidRDefault="00A821C6" w:rsidP="00AE0599">
            <w:r w:rsidRPr="006412D6">
              <w:t>ba</w:t>
            </w:r>
          </w:p>
        </w:tc>
        <w:tc>
          <w:tcPr>
            <w:tcW w:w="1020" w:type="dxa"/>
            <w:tcBorders>
              <w:top w:val="nil"/>
              <w:left w:val="nil"/>
              <w:bottom w:val="single" w:sz="4" w:space="0" w:color="auto"/>
              <w:right w:val="single" w:sz="4" w:space="0" w:color="auto"/>
            </w:tcBorders>
            <w:shd w:val="clear" w:color="auto" w:fill="auto"/>
            <w:noWrap/>
            <w:vAlign w:val="bottom"/>
            <w:hideMark/>
          </w:tcPr>
          <w:p w14:paraId="69FE4D2B" w14:textId="77777777" w:rsidR="00A821C6" w:rsidRPr="006412D6" w:rsidRDefault="00A821C6" w:rsidP="00AE0599">
            <w:r w:rsidRPr="006412D6">
              <w:t>x"00b9"</w:t>
            </w:r>
          </w:p>
        </w:tc>
        <w:tc>
          <w:tcPr>
            <w:tcW w:w="2080" w:type="dxa"/>
            <w:tcBorders>
              <w:top w:val="nil"/>
              <w:left w:val="nil"/>
              <w:bottom w:val="single" w:sz="4" w:space="0" w:color="auto"/>
              <w:right w:val="single" w:sz="4" w:space="0" w:color="auto"/>
            </w:tcBorders>
            <w:shd w:val="clear" w:color="auto" w:fill="auto"/>
            <w:noWrap/>
            <w:vAlign w:val="bottom"/>
            <w:hideMark/>
          </w:tcPr>
          <w:p w14:paraId="5BE35FBC" w14:textId="77777777" w:rsidR="00A821C6" w:rsidRPr="006412D6" w:rsidRDefault="00A821C6" w:rsidP="00AE0599">
            <w:r w:rsidRPr="006412D6">
              <w:t>10111011</w:t>
            </w:r>
          </w:p>
        </w:tc>
      </w:tr>
      <w:tr w:rsidR="00A821C6" w:rsidRPr="006412D6" w14:paraId="44A4203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2F8FBB9" w14:textId="77777777" w:rsidR="00A821C6" w:rsidRPr="006412D6" w:rsidRDefault="00A821C6" w:rsidP="00AE0599">
            <w:r w:rsidRPr="006412D6">
              <w:t>bb</w:t>
            </w:r>
          </w:p>
        </w:tc>
        <w:tc>
          <w:tcPr>
            <w:tcW w:w="1020" w:type="dxa"/>
            <w:tcBorders>
              <w:top w:val="nil"/>
              <w:left w:val="nil"/>
              <w:bottom w:val="single" w:sz="4" w:space="0" w:color="auto"/>
              <w:right w:val="single" w:sz="4" w:space="0" w:color="auto"/>
            </w:tcBorders>
            <w:shd w:val="clear" w:color="auto" w:fill="auto"/>
            <w:noWrap/>
            <w:vAlign w:val="bottom"/>
            <w:hideMark/>
          </w:tcPr>
          <w:p w14:paraId="54DDCBB6" w14:textId="77777777" w:rsidR="00A821C6" w:rsidRPr="006412D6" w:rsidRDefault="00A821C6" w:rsidP="00AE0599">
            <w:r w:rsidRPr="006412D6">
              <w:t>x"00ba"</w:t>
            </w:r>
          </w:p>
        </w:tc>
        <w:tc>
          <w:tcPr>
            <w:tcW w:w="2080" w:type="dxa"/>
            <w:tcBorders>
              <w:top w:val="nil"/>
              <w:left w:val="nil"/>
              <w:bottom w:val="single" w:sz="4" w:space="0" w:color="auto"/>
              <w:right w:val="single" w:sz="4" w:space="0" w:color="auto"/>
            </w:tcBorders>
            <w:shd w:val="clear" w:color="auto" w:fill="auto"/>
            <w:noWrap/>
            <w:vAlign w:val="bottom"/>
            <w:hideMark/>
          </w:tcPr>
          <w:p w14:paraId="5BDCE759" w14:textId="77777777" w:rsidR="00A821C6" w:rsidRPr="006412D6" w:rsidRDefault="00A821C6" w:rsidP="00AE0599">
            <w:r w:rsidRPr="006412D6">
              <w:t>10111100</w:t>
            </w:r>
          </w:p>
        </w:tc>
      </w:tr>
      <w:tr w:rsidR="00A821C6" w:rsidRPr="006412D6" w14:paraId="08D58F5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773CFFD" w14:textId="77777777" w:rsidR="00A821C6" w:rsidRPr="006412D6" w:rsidRDefault="00A821C6" w:rsidP="00AE0599">
            <w:r w:rsidRPr="006412D6">
              <w:t>bc</w:t>
            </w:r>
          </w:p>
        </w:tc>
        <w:tc>
          <w:tcPr>
            <w:tcW w:w="1020" w:type="dxa"/>
            <w:tcBorders>
              <w:top w:val="nil"/>
              <w:left w:val="nil"/>
              <w:bottom w:val="single" w:sz="4" w:space="0" w:color="auto"/>
              <w:right w:val="single" w:sz="4" w:space="0" w:color="auto"/>
            </w:tcBorders>
            <w:shd w:val="clear" w:color="auto" w:fill="auto"/>
            <w:noWrap/>
            <w:vAlign w:val="bottom"/>
            <w:hideMark/>
          </w:tcPr>
          <w:p w14:paraId="60FF1518" w14:textId="77777777" w:rsidR="00A821C6" w:rsidRPr="006412D6" w:rsidRDefault="00A821C6" w:rsidP="00AE0599">
            <w:r w:rsidRPr="006412D6">
              <w:t>x"00bb"</w:t>
            </w:r>
          </w:p>
        </w:tc>
        <w:tc>
          <w:tcPr>
            <w:tcW w:w="2080" w:type="dxa"/>
            <w:tcBorders>
              <w:top w:val="nil"/>
              <w:left w:val="nil"/>
              <w:bottom w:val="single" w:sz="4" w:space="0" w:color="auto"/>
              <w:right w:val="single" w:sz="4" w:space="0" w:color="auto"/>
            </w:tcBorders>
            <w:shd w:val="clear" w:color="auto" w:fill="auto"/>
            <w:noWrap/>
            <w:vAlign w:val="bottom"/>
            <w:hideMark/>
          </w:tcPr>
          <w:p w14:paraId="34D9210C" w14:textId="77777777" w:rsidR="00A821C6" w:rsidRPr="006412D6" w:rsidRDefault="00A821C6" w:rsidP="00AE0599">
            <w:r w:rsidRPr="006412D6">
              <w:t>10111101</w:t>
            </w:r>
          </w:p>
        </w:tc>
      </w:tr>
      <w:tr w:rsidR="00A821C6" w:rsidRPr="006412D6" w14:paraId="36C91F8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3E8EF79" w14:textId="77777777" w:rsidR="00A821C6" w:rsidRPr="006412D6" w:rsidRDefault="00A821C6" w:rsidP="00AE0599">
            <w:r w:rsidRPr="006412D6">
              <w:t>bd</w:t>
            </w:r>
          </w:p>
        </w:tc>
        <w:tc>
          <w:tcPr>
            <w:tcW w:w="1020" w:type="dxa"/>
            <w:tcBorders>
              <w:top w:val="nil"/>
              <w:left w:val="nil"/>
              <w:bottom w:val="single" w:sz="4" w:space="0" w:color="auto"/>
              <w:right w:val="single" w:sz="4" w:space="0" w:color="auto"/>
            </w:tcBorders>
            <w:shd w:val="clear" w:color="auto" w:fill="auto"/>
            <w:noWrap/>
            <w:vAlign w:val="bottom"/>
            <w:hideMark/>
          </w:tcPr>
          <w:p w14:paraId="1A37B9E5" w14:textId="77777777" w:rsidR="00A821C6" w:rsidRPr="006412D6" w:rsidRDefault="00A821C6" w:rsidP="00AE0599">
            <w:r w:rsidRPr="006412D6">
              <w:t>x"00bc"</w:t>
            </w:r>
          </w:p>
        </w:tc>
        <w:tc>
          <w:tcPr>
            <w:tcW w:w="2080" w:type="dxa"/>
            <w:tcBorders>
              <w:top w:val="nil"/>
              <w:left w:val="nil"/>
              <w:bottom w:val="single" w:sz="4" w:space="0" w:color="auto"/>
              <w:right w:val="single" w:sz="4" w:space="0" w:color="auto"/>
            </w:tcBorders>
            <w:shd w:val="clear" w:color="auto" w:fill="auto"/>
            <w:noWrap/>
            <w:vAlign w:val="bottom"/>
            <w:hideMark/>
          </w:tcPr>
          <w:p w14:paraId="66E33DDC" w14:textId="77777777" w:rsidR="00A821C6" w:rsidRPr="006412D6" w:rsidRDefault="00A821C6" w:rsidP="00AE0599">
            <w:r w:rsidRPr="006412D6">
              <w:t>10111110</w:t>
            </w:r>
          </w:p>
        </w:tc>
      </w:tr>
      <w:tr w:rsidR="00A821C6" w:rsidRPr="006412D6" w14:paraId="6FAA8F1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CC3D03" w14:textId="77777777" w:rsidR="00A821C6" w:rsidRPr="006412D6" w:rsidRDefault="00A821C6" w:rsidP="00AE0599">
            <w:r w:rsidRPr="006412D6">
              <w:t>be</w:t>
            </w:r>
          </w:p>
        </w:tc>
        <w:tc>
          <w:tcPr>
            <w:tcW w:w="1020" w:type="dxa"/>
            <w:tcBorders>
              <w:top w:val="nil"/>
              <w:left w:val="nil"/>
              <w:bottom w:val="single" w:sz="4" w:space="0" w:color="auto"/>
              <w:right w:val="single" w:sz="4" w:space="0" w:color="auto"/>
            </w:tcBorders>
            <w:shd w:val="clear" w:color="auto" w:fill="auto"/>
            <w:noWrap/>
            <w:vAlign w:val="bottom"/>
            <w:hideMark/>
          </w:tcPr>
          <w:p w14:paraId="224D7F4C" w14:textId="77777777" w:rsidR="00A821C6" w:rsidRPr="006412D6" w:rsidRDefault="00A821C6" w:rsidP="00AE0599">
            <w:r w:rsidRPr="006412D6">
              <w:t>x"00bd"</w:t>
            </w:r>
          </w:p>
        </w:tc>
        <w:tc>
          <w:tcPr>
            <w:tcW w:w="2080" w:type="dxa"/>
            <w:tcBorders>
              <w:top w:val="nil"/>
              <w:left w:val="nil"/>
              <w:bottom w:val="single" w:sz="4" w:space="0" w:color="auto"/>
              <w:right w:val="single" w:sz="4" w:space="0" w:color="auto"/>
            </w:tcBorders>
            <w:shd w:val="clear" w:color="auto" w:fill="auto"/>
            <w:noWrap/>
            <w:vAlign w:val="bottom"/>
            <w:hideMark/>
          </w:tcPr>
          <w:p w14:paraId="12194CF8" w14:textId="77777777" w:rsidR="00A821C6" w:rsidRPr="006412D6" w:rsidRDefault="00A821C6" w:rsidP="00AE0599">
            <w:r w:rsidRPr="006412D6">
              <w:t>10111111</w:t>
            </w:r>
          </w:p>
        </w:tc>
      </w:tr>
      <w:tr w:rsidR="00A821C6" w:rsidRPr="006412D6" w14:paraId="6946098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D3FA297" w14:textId="77777777" w:rsidR="00A821C6" w:rsidRPr="006412D6" w:rsidRDefault="00A821C6" w:rsidP="00AE0599">
            <w:r w:rsidRPr="006412D6">
              <w:t>bf</w:t>
            </w:r>
          </w:p>
        </w:tc>
        <w:tc>
          <w:tcPr>
            <w:tcW w:w="1020" w:type="dxa"/>
            <w:tcBorders>
              <w:top w:val="nil"/>
              <w:left w:val="nil"/>
              <w:bottom w:val="single" w:sz="4" w:space="0" w:color="auto"/>
              <w:right w:val="single" w:sz="4" w:space="0" w:color="auto"/>
            </w:tcBorders>
            <w:shd w:val="clear" w:color="auto" w:fill="auto"/>
            <w:noWrap/>
            <w:vAlign w:val="bottom"/>
            <w:hideMark/>
          </w:tcPr>
          <w:p w14:paraId="0D4D8135" w14:textId="77777777" w:rsidR="00A821C6" w:rsidRPr="006412D6" w:rsidRDefault="00A821C6" w:rsidP="00AE0599">
            <w:r w:rsidRPr="006412D6">
              <w:t>x"00be"</w:t>
            </w:r>
          </w:p>
        </w:tc>
        <w:tc>
          <w:tcPr>
            <w:tcW w:w="2080" w:type="dxa"/>
            <w:tcBorders>
              <w:top w:val="nil"/>
              <w:left w:val="nil"/>
              <w:bottom w:val="single" w:sz="4" w:space="0" w:color="auto"/>
              <w:right w:val="single" w:sz="4" w:space="0" w:color="auto"/>
            </w:tcBorders>
            <w:shd w:val="clear" w:color="auto" w:fill="auto"/>
            <w:noWrap/>
            <w:vAlign w:val="bottom"/>
            <w:hideMark/>
          </w:tcPr>
          <w:p w14:paraId="71627597" w14:textId="77777777" w:rsidR="00A821C6" w:rsidRPr="006412D6" w:rsidRDefault="00A821C6" w:rsidP="00AE0599">
            <w:r w:rsidRPr="006412D6">
              <w:t>11000000</w:t>
            </w:r>
          </w:p>
        </w:tc>
      </w:tr>
      <w:tr w:rsidR="00A821C6" w:rsidRPr="006412D6" w14:paraId="04370C4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EE97569" w14:textId="77777777" w:rsidR="00A821C6" w:rsidRPr="006412D6" w:rsidRDefault="00A821C6" w:rsidP="00AE0599">
            <w:r w:rsidRPr="006412D6">
              <w:t>c0</w:t>
            </w:r>
          </w:p>
        </w:tc>
        <w:tc>
          <w:tcPr>
            <w:tcW w:w="1020" w:type="dxa"/>
            <w:tcBorders>
              <w:top w:val="nil"/>
              <w:left w:val="nil"/>
              <w:bottom w:val="single" w:sz="4" w:space="0" w:color="auto"/>
              <w:right w:val="single" w:sz="4" w:space="0" w:color="auto"/>
            </w:tcBorders>
            <w:shd w:val="clear" w:color="auto" w:fill="auto"/>
            <w:noWrap/>
            <w:vAlign w:val="bottom"/>
            <w:hideMark/>
          </w:tcPr>
          <w:p w14:paraId="1D4A1B68" w14:textId="77777777" w:rsidR="00A821C6" w:rsidRPr="006412D6" w:rsidRDefault="00A821C6" w:rsidP="00AE0599">
            <w:r w:rsidRPr="006412D6">
              <w:t>x"00bf"</w:t>
            </w:r>
          </w:p>
        </w:tc>
        <w:tc>
          <w:tcPr>
            <w:tcW w:w="2080" w:type="dxa"/>
            <w:tcBorders>
              <w:top w:val="nil"/>
              <w:left w:val="nil"/>
              <w:bottom w:val="single" w:sz="4" w:space="0" w:color="auto"/>
              <w:right w:val="single" w:sz="4" w:space="0" w:color="auto"/>
            </w:tcBorders>
            <w:shd w:val="clear" w:color="auto" w:fill="auto"/>
            <w:noWrap/>
            <w:vAlign w:val="bottom"/>
            <w:hideMark/>
          </w:tcPr>
          <w:p w14:paraId="3F0A2B97" w14:textId="77777777" w:rsidR="00A821C6" w:rsidRPr="006412D6" w:rsidRDefault="00A821C6" w:rsidP="00AE0599">
            <w:r w:rsidRPr="006412D6">
              <w:t>11000001</w:t>
            </w:r>
          </w:p>
        </w:tc>
      </w:tr>
      <w:tr w:rsidR="00A821C6" w:rsidRPr="006412D6" w14:paraId="59704FF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EDF0A7C" w14:textId="77777777" w:rsidR="00A821C6" w:rsidRPr="006412D6" w:rsidRDefault="00A821C6" w:rsidP="00AE0599">
            <w:r w:rsidRPr="006412D6">
              <w:t>c1</w:t>
            </w:r>
          </w:p>
        </w:tc>
        <w:tc>
          <w:tcPr>
            <w:tcW w:w="1020" w:type="dxa"/>
            <w:tcBorders>
              <w:top w:val="nil"/>
              <w:left w:val="nil"/>
              <w:bottom w:val="single" w:sz="4" w:space="0" w:color="auto"/>
              <w:right w:val="single" w:sz="4" w:space="0" w:color="auto"/>
            </w:tcBorders>
            <w:shd w:val="clear" w:color="auto" w:fill="auto"/>
            <w:noWrap/>
            <w:vAlign w:val="bottom"/>
            <w:hideMark/>
          </w:tcPr>
          <w:p w14:paraId="5DA21934" w14:textId="77777777" w:rsidR="00A821C6" w:rsidRPr="006412D6" w:rsidRDefault="00A821C6" w:rsidP="00AE0599">
            <w:r w:rsidRPr="006412D6">
              <w:t>x"00c0"</w:t>
            </w:r>
          </w:p>
        </w:tc>
        <w:tc>
          <w:tcPr>
            <w:tcW w:w="2080" w:type="dxa"/>
            <w:tcBorders>
              <w:top w:val="nil"/>
              <w:left w:val="nil"/>
              <w:bottom w:val="single" w:sz="4" w:space="0" w:color="auto"/>
              <w:right w:val="single" w:sz="4" w:space="0" w:color="auto"/>
            </w:tcBorders>
            <w:shd w:val="clear" w:color="auto" w:fill="auto"/>
            <w:noWrap/>
            <w:vAlign w:val="bottom"/>
            <w:hideMark/>
          </w:tcPr>
          <w:p w14:paraId="2EADB7C8" w14:textId="77777777" w:rsidR="00A821C6" w:rsidRPr="006412D6" w:rsidRDefault="00A821C6" w:rsidP="00AE0599">
            <w:r w:rsidRPr="006412D6">
              <w:t>11000010</w:t>
            </w:r>
          </w:p>
        </w:tc>
      </w:tr>
      <w:tr w:rsidR="00A821C6" w:rsidRPr="006412D6" w14:paraId="064D6FA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4B8AE8A" w14:textId="77777777" w:rsidR="00A821C6" w:rsidRPr="006412D6" w:rsidRDefault="00A821C6" w:rsidP="00AE0599">
            <w:r w:rsidRPr="006412D6">
              <w:t>c2</w:t>
            </w:r>
          </w:p>
        </w:tc>
        <w:tc>
          <w:tcPr>
            <w:tcW w:w="1020" w:type="dxa"/>
            <w:tcBorders>
              <w:top w:val="nil"/>
              <w:left w:val="nil"/>
              <w:bottom w:val="single" w:sz="4" w:space="0" w:color="auto"/>
              <w:right w:val="single" w:sz="4" w:space="0" w:color="auto"/>
            </w:tcBorders>
            <w:shd w:val="clear" w:color="auto" w:fill="auto"/>
            <w:noWrap/>
            <w:vAlign w:val="bottom"/>
            <w:hideMark/>
          </w:tcPr>
          <w:p w14:paraId="7C0CCEFA" w14:textId="77777777" w:rsidR="00A821C6" w:rsidRPr="006412D6" w:rsidRDefault="00A821C6" w:rsidP="00AE0599">
            <w:r w:rsidRPr="006412D6">
              <w:t>x"00c1"</w:t>
            </w:r>
          </w:p>
        </w:tc>
        <w:tc>
          <w:tcPr>
            <w:tcW w:w="2080" w:type="dxa"/>
            <w:tcBorders>
              <w:top w:val="nil"/>
              <w:left w:val="nil"/>
              <w:bottom w:val="single" w:sz="4" w:space="0" w:color="auto"/>
              <w:right w:val="single" w:sz="4" w:space="0" w:color="auto"/>
            </w:tcBorders>
            <w:shd w:val="clear" w:color="auto" w:fill="auto"/>
            <w:noWrap/>
            <w:vAlign w:val="bottom"/>
            <w:hideMark/>
          </w:tcPr>
          <w:p w14:paraId="126D4DC6" w14:textId="77777777" w:rsidR="00A821C6" w:rsidRPr="006412D6" w:rsidRDefault="00A821C6" w:rsidP="00AE0599">
            <w:r w:rsidRPr="006412D6">
              <w:t>11000011</w:t>
            </w:r>
          </w:p>
        </w:tc>
      </w:tr>
      <w:tr w:rsidR="00A821C6" w:rsidRPr="006412D6" w14:paraId="6BD01FF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3C0775C" w14:textId="77777777" w:rsidR="00A821C6" w:rsidRPr="006412D6" w:rsidRDefault="00A821C6" w:rsidP="00AE0599">
            <w:r w:rsidRPr="006412D6">
              <w:t>c3</w:t>
            </w:r>
          </w:p>
        </w:tc>
        <w:tc>
          <w:tcPr>
            <w:tcW w:w="1020" w:type="dxa"/>
            <w:tcBorders>
              <w:top w:val="nil"/>
              <w:left w:val="nil"/>
              <w:bottom w:val="single" w:sz="4" w:space="0" w:color="auto"/>
              <w:right w:val="single" w:sz="4" w:space="0" w:color="auto"/>
            </w:tcBorders>
            <w:shd w:val="clear" w:color="auto" w:fill="auto"/>
            <w:noWrap/>
            <w:vAlign w:val="bottom"/>
            <w:hideMark/>
          </w:tcPr>
          <w:p w14:paraId="69AFF8A2" w14:textId="77777777" w:rsidR="00A821C6" w:rsidRPr="006412D6" w:rsidRDefault="00A821C6" w:rsidP="00AE0599">
            <w:r w:rsidRPr="006412D6">
              <w:t>x"00c2"</w:t>
            </w:r>
          </w:p>
        </w:tc>
        <w:tc>
          <w:tcPr>
            <w:tcW w:w="2080" w:type="dxa"/>
            <w:tcBorders>
              <w:top w:val="nil"/>
              <w:left w:val="nil"/>
              <w:bottom w:val="single" w:sz="4" w:space="0" w:color="auto"/>
              <w:right w:val="single" w:sz="4" w:space="0" w:color="auto"/>
            </w:tcBorders>
            <w:shd w:val="clear" w:color="auto" w:fill="auto"/>
            <w:noWrap/>
            <w:vAlign w:val="bottom"/>
            <w:hideMark/>
          </w:tcPr>
          <w:p w14:paraId="1EE2547E" w14:textId="77777777" w:rsidR="00A821C6" w:rsidRPr="006412D6" w:rsidRDefault="00A821C6" w:rsidP="00AE0599">
            <w:r w:rsidRPr="006412D6">
              <w:t>11000100</w:t>
            </w:r>
          </w:p>
        </w:tc>
      </w:tr>
      <w:tr w:rsidR="00A821C6" w:rsidRPr="006412D6" w14:paraId="7BED634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A683249" w14:textId="77777777" w:rsidR="00A821C6" w:rsidRPr="006412D6" w:rsidRDefault="00A821C6" w:rsidP="00AE0599">
            <w:r w:rsidRPr="006412D6">
              <w:t>c4</w:t>
            </w:r>
          </w:p>
        </w:tc>
        <w:tc>
          <w:tcPr>
            <w:tcW w:w="1020" w:type="dxa"/>
            <w:tcBorders>
              <w:top w:val="nil"/>
              <w:left w:val="nil"/>
              <w:bottom w:val="single" w:sz="4" w:space="0" w:color="auto"/>
              <w:right w:val="single" w:sz="4" w:space="0" w:color="auto"/>
            </w:tcBorders>
            <w:shd w:val="clear" w:color="auto" w:fill="auto"/>
            <w:noWrap/>
            <w:vAlign w:val="bottom"/>
            <w:hideMark/>
          </w:tcPr>
          <w:p w14:paraId="7A5DDA48" w14:textId="77777777" w:rsidR="00A821C6" w:rsidRPr="006412D6" w:rsidRDefault="00A821C6" w:rsidP="00AE0599">
            <w:r w:rsidRPr="006412D6">
              <w:t>x"00c3"</w:t>
            </w:r>
          </w:p>
        </w:tc>
        <w:tc>
          <w:tcPr>
            <w:tcW w:w="2080" w:type="dxa"/>
            <w:tcBorders>
              <w:top w:val="nil"/>
              <w:left w:val="nil"/>
              <w:bottom w:val="single" w:sz="4" w:space="0" w:color="auto"/>
              <w:right w:val="single" w:sz="4" w:space="0" w:color="auto"/>
            </w:tcBorders>
            <w:shd w:val="clear" w:color="auto" w:fill="auto"/>
            <w:noWrap/>
            <w:vAlign w:val="bottom"/>
            <w:hideMark/>
          </w:tcPr>
          <w:p w14:paraId="7D8BEC18" w14:textId="77777777" w:rsidR="00A821C6" w:rsidRPr="006412D6" w:rsidRDefault="00A821C6" w:rsidP="00AE0599">
            <w:r w:rsidRPr="006412D6">
              <w:t>11000101</w:t>
            </w:r>
          </w:p>
        </w:tc>
      </w:tr>
      <w:tr w:rsidR="00A821C6" w:rsidRPr="006412D6" w14:paraId="67F5D84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D079AA6" w14:textId="77777777" w:rsidR="00A821C6" w:rsidRPr="006412D6" w:rsidRDefault="00A821C6" w:rsidP="00AE0599">
            <w:r w:rsidRPr="006412D6">
              <w:t>c5</w:t>
            </w:r>
          </w:p>
        </w:tc>
        <w:tc>
          <w:tcPr>
            <w:tcW w:w="1020" w:type="dxa"/>
            <w:tcBorders>
              <w:top w:val="nil"/>
              <w:left w:val="nil"/>
              <w:bottom w:val="single" w:sz="4" w:space="0" w:color="auto"/>
              <w:right w:val="single" w:sz="4" w:space="0" w:color="auto"/>
            </w:tcBorders>
            <w:shd w:val="clear" w:color="auto" w:fill="auto"/>
            <w:noWrap/>
            <w:vAlign w:val="bottom"/>
            <w:hideMark/>
          </w:tcPr>
          <w:p w14:paraId="07C4C121" w14:textId="77777777" w:rsidR="00A821C6" w:rsidRPr="006412D6" w:rsidRDefault="00A821C6" w:rsidP="00AE0599">
            <w:r w:rsidRPr="006412D6">
              <w:t>x"00c4"</w:t>
            </w:r>
          </w:p>
        </w:tc>
        <w:tc>
          <w:tcPr>
            <w:tcW w:w="2080" w:type="dxa"/>
            <w:tcBorders>
              <w:top w:val="nil"/>
              <w:left w:val="nil"/>
              <w:bottom w:val="single" w:sz="4" w:space="0" w:color="auto"/>
              <w:right w:val="single" w:sz="4" w:space="0" w:color="auto"/>
            </w:tcBorders>
            <w:shd w:val="clear" w:color="auto" w:fill="auto"/>
            <w:noWrap/>
            <w:vAlign w:val="bottom"/>
            <w:hideMark/>
          </w:tcPr>
          <w:p w14:paraId="2231B4E7" w14:textId="77777777" w:rsidR="00A821C6" w:rsidRPr="006412D6" w:rsidRDefault="00A821C6" w:rsidP="00AE0599">
            <w:r w:rsidRPr="006412D6">
              <w:t>11000110</w:t>
            </w:r>
          </w:p>
        </w:tc>
      </w:tr>
      <w:tr w:rsidR="00A821C6" w:rsidRPr="006412D6" w14:paraId="43D1131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D783919" w14:textId="77777777" w:rsidR="00A821C6" w:rsidRPr="006412D6" w:rsidRDefault="00A821C6" w:rsidP="00AE0599">
            <w:r w:rsidRPr="006412D6">
              <w:t>c6</w:t>
            </w:r>
          </w:p>
        </w:tc>
        <w:tc>
          <w:tcPr>
            <w:tcW w:w="1020" w:type="dxa"/>
            <w:tcBorders>
              <w:top w:val="nil"/>
              <w:left w:val="nil"/>
              <w:bottom w:val="single" w:sz="4" w:space="0" w:color="auto"/>
              <w:right w:val="single" w:sz="4" w:space="0" w:color="auto"/>
            </w:tcBorders>
            <w:shd w:val="clear" w:color="auto" w:fill="auto"/>
            <w:noWrap/>
            <w:vAlign w:val="bottom"/>
            <w:hideMark/>
          </w:tcPr>
          <w:p w14:paraId="68334B39" w14:textId="77777777" w:rsidR="00A821C6" w:rsidRPr="006412D6" w:rsidRDefault="00A821C6" w:rsidP="00AE0599">
            <w:r w:rsidRPr="006412D6">
              <w:t>x"00c5"</w:t>
            </w:r>
          </w:p>
        </w:tc>
        <w:tc>
          <w:tcPr>
            <w:tcW w:w="2080" w:type="dxa"/>
            <w:tcBorders>
              <w:top w:val="nil"/>
              <w:left w:val="nil"/>
              <w:bottom w:val="single" w:sz="4" w:space="0" w:color="auto"/>
              <w:right w:val="single" w:sz="4" w:space="0" w:color="auto"/>
            </w:tcBorders>
            <w:shd w:val="clear" w:color="auto" w:fill="auto"/>
            <w:noWrap/>
            <w:vAlign w:val="bottom"/>
            <w:hideMark/>
          </w:tcPr>
          <w:p w14:paraId="12D9AD11" w14:textId="77777777" w:rsidR="00A821C6" w:rsidRPr="006412D6" w:rsidRDefault="00A821C6" w:rsidP="00AE0599">
            <w:r w:rsidRPr="006412D6">
              <w:t>11000111</w:t>
            </w:r>
          </w:p>
        </w:tc>
      </w:tr>
      <w:tr w:rsidR="00A821C6" w:rsidRPr="006412D6" w14:paraId="44D65EB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6D6D9E9" w14:textId="77777777" w:rsidR="00A821C6" w:rsidRPr="006412D6" w:rsidRDefault="00A821C6" w:rsidP="00AE0599">
            <w:r w:rsidRPr="006412D6">
              <w:t>c7</w:t>
            </w:r>
          </w:p>
        </w:tc>
        <w:tc>
          <w:tcPr>
            <w:tcW w:w="1020" w:type="dxa"/>
            <w:tcBorders>
              <w:top w:val="nil"/>
              <w:left w:val="nil"/>
              <w:bottom w:val="single" w:sz="4" w:space="0" w:color="auto"/>
              <w:right w:val="single" w:sz="4" w:space="0" w:color="auto"/>
            </w:tcBorders>
            <w:shd w:val="clear" w:color="auto" w:fill="auto"/>
            <w:noWrap/>
            <w:vAlign w:val="bottom"/>
            <w:hideMark/>
          </w:tcPr>
          <w:p w14:paraId="3B729716" w14:textId="77777777" w:rsidR="00A821C6" w:rsidRPr="006412D6" w:rsidRDefault="00A821C6" w:rsidP="00AE0599">
            <w:r w:rsidRPr="006412D6">
              <w:t>x"00c6"</w:t>
            </w:r>
          </w:p>
        </w:tc>
        <w:tc>
          <w:tcPr>
            <w:tcW w:w="2080" w:type="dxa"/>
            <w:tcBorders>
              <w:top w:val="nil"/>
              <w:left w:val="nil"/>
              <w:bottom w:val="single" w:sz="4" w:space="0" w:color="auto"/>
              <w:right w:val="single" w:sz="4" w:space="0" w:color="auto"/>
            </w:tcBorders>
            <w:shd w:val="clear" w:color="auto" w:fill="auto"/>
            <w:noWrap/>
            <w:vAlign w:val="bottom"/>
            <w:hideMark/>
          </w:tcPr>
          <w:p w14:paraId="361AFFDC" w14:textId="77777777" w:rsidR="00A821C6" w:rsidRPr="006412D6" w:rsidRDefault="00A821C6" w:rsidP="00AE0599">
            <w:r w:rsidRPr="006412D6">
              <w:t>11001000</w:t>
            </w:r>
          </w:p>
        </w:tc>
      </w:tr>
      <w:tr w:rsidR="00A821C6" w:rsidRPr="006412D6" w14:paraId="418FA05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EFD1488" w14:textId="77777777" w:rsidR="00A821C6" w:rsidRPr="006412D6" w:rsidRDefault="00A821C6" w:rsidP="00AE0599">
            <w:r w:rsidRPr="006412D6">
              <w:t>c8</w:t>
            </w:r>
          </w:p>
        </w:tc>
        <w:tc>
          <w:tcPr>
            <w:tcW w:w="1020" w:type="dxa"/>
            <w:tcBorders>
              <w:top w:val="nil"/>
              <w:left w:val="nil"/>
              <w:bottom w:val="single" w:sz="4" w:space="0" w:color="auto"/>
              <w:right w:val="single" w:sz="4" w:space="0" w:color="auto"/>
            </w:tcBorders>
            <w:shd w:val="clear" w:color="auto" w:fill="auto"/>
            <w:noWrap/>
            <w:vAlign w:val="bottom"/>
            <w:hideMark/>
          </w:tcPr>
          <w:p w14:paraId="7E09951F" w14:textId="77777777" w:rsidR="00A821C6" w:rsidRPr="006412D6" w:rsidRDefault="00A821C6" w:rsidP="00AE0599">
            <w:r w:rsidRPr="006412D6">
              <w:t>x"00c7"</w:t>
            </w:r>
          </w:p>
        </w:tc>
        <w:tc>
          <w:tcPr>
            <w:tcW w:w="2080" w:type="dxa"/>
            <w:tcBorders>
              <w:top w:val="nil"/>
              <w:left w:val="nil"/>
              <w:bottom w:val="single" w:sz="4" w:space="0" w:color="auto"/>
              <w:right w:val="single" w:sz="4" w:space="0" w:color="auto"/>
            </w:tcBorders>
            <w:shd w:val="clear" w:color="auto" w:fill="auto"/>
            <w:noWrap/>
            <w:vAlign w:val="bottom"/>
            <w:hideMark/>
          </w:tcPr>
          <w:p w14:paraId="50AABFDF" w14:textId="77777777" w:rsidR="00A821C6" w:rsidRPr="006412D6" w:rsidRDefault="00A821C6" w:rsidP="00AE0599">
            <w:r w:rsidRPr="006412D6">
              <w:t>11001001</w:t>
            </w:r>
          </w:p>
        </w:tc>
      </w:tr>
      <w:tr w:rsidR="00A821C6" w:rsidRPr="006412D6" w14:paraId="3490ECC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E07B4CD" w14:textId="77777777" w:rsidR="00A821C6" w:rsidRPr="006412D6" w:rsidRDefault="00A821C6" w:rsidP="00AE0599">
            <w:r w:rsidRPr="006412D6">
              <w:t>c9</w:t>
            </w:r>
          </w:p>
        </w:tc>
        <w:tc>
          <w:tcPr>
            <w:tcW w:w="1020" w:type="dxa"/>
            <w:tcBorders>
              <w:top w:val="nil"/>
              <w:left w:val="nil"/>
              <w:bottom w:val="single" w:sz="4" w:space="0" w:color="auto"/>
              <w:right w:val="single" w:sz="4" w:space="0" w:color="auto"/>
            </w:tcBorders>
            <w:shd w:val="clear" w:color="auto" w:fill="auto"/>
            <w:noWrap/>
            <w:vAlign w:val="bottom"/>
            <w:hideMark/>
          </w:tcPr>
          <w:p w14:paraId="48AFEBF9" w14:textId="77777777" w:rsidR="00A821C6" w:rsidRPr="006412D6" w:rsidRDefault="00A821C6" w:rsidP="00AE0599">
            <w:r w:rsidRPr="006412D6">
              <w:t>x"00c8"</w:t>
            </w:r>
          </w:p>
        </w:tc>
        <w:tc>
          <w:tcPr>
            <w:tcW w:w="2080" w:type="dxa"/>
            <w:tcBorders>
              <w:top w:val="nil"/>
              <w:left w:val="nil"/>
              <w:bottom w:val="single" w:sz="4" w:space="0" w:color="auto"/>
              <w:right w:val="single" w:sz="4" w:space="0" w:color="auto"/>
            </w:tcBorders>
            <w:shd w:val="clear" w:color="auto" w:fill="auto"/>
            <w:noWrap/>
            <w:vAlign w:val="bottom"/>
            <w:hideMark/>
          </w:tcPr>
          <w:p w14:paraId="1FFC7E95" w14:textId="77777777" w:rsidR="00A821C6" w:rsidRPr="006412D6" w:rsidRDefault="00A821C6" w:rsidP="00AE0599">
            <w:r w:rsidRPr="006412D6">
              <w:t>11001010</w:t>
            </w:r>
          </w:p>
        </w:tc>
      </w:tr>
      <w:tr w:rsidR="00A821C6" w:rsidRPr="006412D6" w14:paraId="1B8380B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6D84F2F" w14:textId="77777777" w:rsidR="00A821C6" w:rsidRPr="006412D6" w:rsidRDefault="00A821C6" w:rsidP="00AE0599">
            <w:r w:rsidRPr="006412D6">
              <w:t>ca</w:t>
            </w:r>
          </w:p>
        </w:tc>
        <w:tc>
          <w:tcPr>
            <w:tcW w:w="1020" w:type="dxa"/>
            <w:tcBorders>
              <w:top w:val="nil"/>
              <w:left w:val="nil"/>
              <w:bottom w:val="single" w:sz="4" w:space="0" w:color="auto"/>
              <w:right w:val="single" w:sz="4" w:space="0" w:color="auto"/>
            </w:tcBorders>
            <w:shd w:val="clear" w:color="auto" w:fill="auto"/>
            <w:noWrap/>
            <w:vAlign w:val="bottom"/>
            <w:hideMark/>
          </w:tcPr>
          <w:p w14:paraId="23627D17" w14:textId="77777777" w:rsidR="00A821C6" w:rsidRPr="006412D6" w:rsidRDefault="00A821C6" w:rsidP="00AE0599">
            <w:r w:rsidRPr="006412D6">
              <w:t>x"00c9"</w:t>
            </w:r>
          </w:p>
        </w:tc>
        <w:tc>
          <w:tcPr>
            <w:tcW w:w="2080" w:type="dxa"/>
            <w:tcBorders>
              <w:top w:val="nil"/>
              <w:left w:val="nil"/>
              <w:bottom w:val="single" w:sz="4" w:space="0" w:color="auto"/>
              <w:right w:val="single" w:sz="4" w:space="0" w:color="auto"/>
            </w:tcBorders>
            <w:shd w:val="clear" w:color="auto" w:fill="auto"/>
            <w:noWrap/>
            <w:vAlign w:val="bottom"/>
            <w:hideMark/>
          </w:tcPr>
          <w:p w14:paraId="1465ABFB" w14:textId="77777777" w:rsidR="00A821C6" w:rsidRPr="006412D6" w:rsidRDefault="00A821C6" w:rsidP="00AE0599">
            <w:r w:rsidRPr="006412D6">
              <w:t>11001011</w:t>
            </w:r>
          </w:p>
        </w:tc>
      </w:tr>
      <w:tr w:rsidR="00A821C6" w:rsidRPr="006412D6" w14:paraId="016F46C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EEEDA95" w14:textId="77777777" w:rsidR="00A821C6" w:rsidRPr="006412D6" w:rsidRDefault="00A821C6" w:rsidP="00AE0599">
            <w:r w:rsidRPr="006412D6">
              <w:t>cb</w:t>
            </w:r>
          </w:p>
        </w:tc>
        <w:tc>
          <w:tcPr>
            <w:tcW w:w="1020" w:type="dxa"/>
            <w:tcBorders>
              <w:top w:val="nil"/>
              <w:left w:val="nil"/>
              <w:bottom w:val="single" w:sz="4" w:space="0" w:color="auto"/>
              <w:right w:val="single" w:sz="4" w:space="0" w:color="auto"/>
            </w:tcBorders>
            <w:shd w:val="clear" w:color="auto" w:fill="auto"/>
            <w:noWrap/>
            <w:vAlign w:val="bottom"/>
            <w:hideMark/>
          </w:tcPr>
          <w:p w14:paraId="4C444CA3" w14:textId="77777777" w:rsidR="00A821C6" w:rsidRPr="006412D6" w:rsidRDefault="00A821C6" w:rsidP="00AE0599">
            <w:r w:rsidRPr="006412D6">
              <w:t>x"00ca"</w:t>
            </w:r>
          </w:p>
        </w:tc>
        <w:tc>
          <w:tcPr>
            <w:tcW w:w="2080" w:type="dxa"/>
            <w:tcBorders>
              <w:top w:val="nil"/>
              <w:left w:val="nil"/>
              <w:bottom w:val="single" w:sz="4" w:space="0" w:color="auto"/>
              <w:right w:val="single" w:sz="4" w:space="0" w:color="auto"/>
            </w:tcBorders>
            <w:shd w:val="clear" w:color="auto" w:fill="auto"/>
            <w:noWrap/>
            <w:vAlign w:val="bottom"/>
            <w:hideMark/>
          </w:tcPr>
          <w:p w14:paraId="733CE021" w14:textId="77777777" w:rsidR="00A821C6" w:rsidRPr="006412D6" w:rsidRDefault="00A821C6" w:rsidP="00AE0599">
            <w:r w:rsidRPr="006412D6">
              <w:t>11001100</w:t>
            </w:r>
          </w:p>
        </w:tc>
      </w:tr>
      <w:tr w:rsidR="00A821C6" w:rsidRPr="006412D6" w14:paraId="226DCC1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4FC0735" w14:textId="77777777" w:rsidR="00A821C6" w:rsidRPr="006412D6" w:rsidRDefault="00A821C6" w:rsidP="00AE0599">
            <w:r w:rsidRPr="006412D6">
              <w:t>cc</w:t>
            </w:r>
          </w:p>
        </w:tc>
        <w:tc>
          <w:tcPr>
            <w:tcW w:w="1020" w:type="dxa"/>
            <w:tcBorders>
              <w:top w:val="nil"/>
              <w:left w:val="nil"/>
              <w:bottom w:val="single" w:sz="4" w:space="0" w:color="auto"/>
              <w:right w:val="single" w:sz="4" w:space="0" w:color="auto"/>
            </w:tcBorders>
            <w:shd w:val="clear" w:color="auto" w:fill="auto"/>
            <w:noWrap/>
            <w:vAlign w:val="bottom"/>
            <w:hideMark/>
          </w:tcPr>
          <w:p w14:paraId="73AD42D6" w14:textId="77777777" w:rsidR="00A821C6" w:rsidRPr="006412D6" w:rsidRDefault="00A821C6" w:rsidP="00AE0599">
            <w:r w:rsidRPr="006412D6">
              <w:t>x"00cb"</w:t>
            </w:r>
          </w:p>
        </w:tc>
        <w:tc>
          <w:tcPr>
            <w:tcW w:w="2080" w:type="dxa"/>
            <w:tcBorders>
              <w:top w:val="nil"/>
              <w:left w:val="nil"/>
              <w:bottom w:val="single" w:sz="4" w:space="0" w:color="auto"/>
              <w:right w:val="single" w:sz="4" w:space="0" w:color="auto"/>
            </w:tcBorders>
            <w:shd w:val="clear" w:color="auto" w:fill="auto"/>
            <w:noWrap/>
            <w:vAlign w:val="bottom"/>
            <w:hideMark/>
          </w:tcPr>
          <w:p w14:paraId="58E9F521" w14:textId="77777777" w:rsidR="00A821C6" w:rsidRPr="006412D6" w:rsidRDefault="00A821C6" w:rsidP="00AE0599">
            <w:r w:rsidRPr="006412D6">
              <w:t>11001101</w:t>
            </w:r>
          </w:p>
        </w:tc>
      </w:tr>
      <w:tr w:rsidR="00A821C6" w:rsidRPr="006412D6" w14:paraId="0B996A1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93AF3FB" w14:textId="77777777" w:rsidR="00A821C6" w:rsidRPr="006412D6" w:rsidRDefault="00A821C6" w:rsidP="00AE0599">
            <w:r w:rsidRPr="006412D6">
              <w:t>cd</w:t>
            </w:r>
          </w:p>
        </w:tc>
        <w:tc>
          <w:tcPr>
            <w:tcW w:w="1020" w:type="dxa"/>
            <w:tcBorders>
              <w:top w:val="nil"/>
              <w:left w:val="nil"/>
              <w:bottom w:val="single" w:sz="4" w:space="0" w:color="auto"/>
              <w:right w:val="single" w:sz="4" w:space="0" w:color="auto"/>
            </w:tcBorders>
            <w:shd w:val="clear" w:color="auto" w:fill="auto"/>
            <w:noWrap/>
            <w:vAlign w:val="bottom"/>
            <w:hideMark/>
          </w:tcPr>
          <w:p w14:paraId="15AEC06C" w14:textId="77777777" w:rsidR="00A821C6" w:rsidRPr="006412D6" w:rsidRDefault="00A821C6" w:rsidP="00AE0599">
            <w:r w:rsidRPr="006412D6">
              <w:t>x"00cc"</w:t>
            </w:r>
          </w:p>
        </w:tc>
        <w:tc>
          <w:tcPr>
            <w:tcW w:w="2080" w:type="dxa"/>
            <w:tcBorders>
              <w:top w:val="nil"/>
              <w:left w:val="nil"/>
              <w:bottom w:val="single" w:sz="4" w:space="0" w:color="auto"/>
              <w:right w:val="single" w:sz="4" w:space="0" w:color="auto"/>
            </w:tcBorders>
            <w:shd w:val="clear" w:color="auto" w:fill="auto"/>
            <w:noWrap/>
            <w:vAlign w:val="bottom"/>
            <w:hideMark/>
          </w:tcPr>
          <w:p w14:paraId="6C18B9B6" w14:textId="77777777" w:rsidR="00A821C6" w:rsidRPr="006412D6" w:rsidRDefault="00A821C6" w:rsidP="00AE0599">
            <w:r w:rsidRPr="006412D6">
              <w:t>11001110</w:t>
            </w:r>
          </w:p>
        </w:tc>
      </w:tr>
      <w:tr w:rsidR="00A821C6" w:rsidRPr="006412D6" w14:paraId="2B4ACBF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787A849" w14:textId="77777777" w:rsidR="00A821C6" w:rsidRPr="006412D6" w:rsidRDefault="00A821C6" w:rsidP="00AE0599">
            <w:r w:rsidRPr="006412D6">
              <w:t>ce</w:t>
            </w:r>
          </w:p>
        </w:tc>
        <w:tc>
          <w:tcPr>
            <w:tcW w:w="1020" w:type="dxa"/>
            <w:tcBorders>
              <w:top w:val="nil"/>
              <w:left w:val="nil"/>
              <w:bottom w:val="single" w:sz="4" w:space="0" w:color="auto"/>
              <w:right w:val="single" w:sz="4" w:space="0" w:color="auto"/>
            </w:tcBorders>
            <w:shd w:val="clear" w:color="auto" w:fill="auto"/>
            <w:noWrap/>
            <w:vAlign w:val="bottom"/>
            <w:hideMark/>
          </w:tcPr>
          <w:p w14:paraId="4A4FA746" w14:textId="77777777" w:rsidR="00A821C6" w:rsidRPr="006412D6" w:rsidRDefault="00A821C6" w:rsidP="00AE0599">
            <w:r w:rsidRPr="006412D6">
              <w:t>x"00cd"</w:t>
            </w:r>
          </w:p>
        </w:tc>
        <w:tc>
          <w:tcPr>
            <w:tcW w:w="2080" w:type="dxa"/>
            <w:tcBorders>
              <w:top w:val="nil"/>
              <w:left w:val="nil"/>
              <w:bottom w:val="single" w:sz="4" w:space="0" w:color="auto"/>
              <w:right w:val="single" w:sz="4" w:space="0" w:color="auto"/>
            </w:tcBorders>
            <w:shd w:val="clear" w:color="auto" w:fill="auto"/>
            <w:noWrap/>
            <w:vAlign w:val="bottom"/>
            <w:hideMark/>
          </w:tcPr>
          <w:p w14:paraId="6CD10F74" w14:textId="77777777" w:rsidR="00A821C6" w:rsidRPr="006412D6" w:rsidRDefault="00A821C6" w:rsidP="00AE0599">
            <w:r w:rsidRPr="006412D6">
              <w:t>11001111</w:t>
            </w:r>
          </w:p>
        </w:tc>
      </w:tr>
      <w:tr w:rsidR="00A821C6" w:rsidRPr="006412D6" w14:paraId="75581A9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F8012F4" w14:textId="77777777" w:rsidR="00A821C6" w:rsidRPr="006412D6" w:rsidRDefault="00A821C6" w:rsidP="00AE0599">
            <w:r w:rsidRPr="006412D6">
              <w:t>cf</w:t>
            </w:r>
          </w:p>
        </w:tc>
        <w:tc>
          <w:tcPr>
            <w:tcW w:w="1020" w:type="dxa"/>
            <w:tcBorders>
              <w:top w:val="nil"/>
              <w:left w:val="nil"/>
              <w:bottom w:val="single" w:sz="4" w:space="0" w:color="auto"/>
              <w:right w:val="single" w:sz="4" w:space="0" w:color="auto"/>
            </w:tcBorders>
            <w:shd w:val="clear" w:color="auto" w:fill="auto"/>
            <w:noWrap/>
            <w:vAlign w:val="bottom"/>
            <w:hideMark/>
          </w:tcPr>
          <w:p w14:paraId="1F641261" w14:textId="77777777" w:rsidR="00A821C6" w:rsidRPr="006412D6" w:rsidRDefault="00A821C6" w:rsidP="00AE0599">
            <w:r w:rsidRPr="006412D6">
              <w:t>x"00ce"</w:t>
            </w:r>
          </w:p>
        </w:tc>
        <w:tc>
          <w:tcPr>
            <w:tcW w:w="2080" w:type="dxa"/>
            <w:tcBorders>
              <w:top w:val="nil"/>
              <w:left w:val="nil"/>
              <w:bottom w:val="single" w:sz="4" w:space="0" w:color="auto"/>
              <w:right w:val="single" w:sz="4" w:space="0" w:color="auto"/>
            </w:tcBorders>
            <w:shd w:val="clear" w:color="auto" w:fill="auto"/>
            <w:noWrap/>
            <w:vAlign w:val="bottom"/>
            <w:hideMark/>
          </w:tcPr>
          <w:p w14:paraId="5D21D0E7" w14:textId="77777777" w:rsidR="00A821C6" w:rsidRPr="006412D6" w:rsidRDefault="00A821C6" w:rsidP="00AE0599">
            <w:r w:rsidRPr="006412D6">
              <w:t>11010000</w:t>
            </w:r>
          </w:p>
        </w:tc>
      </w:tr>
      <w:tr w:rsidR="00A821C6" w:rsidRPr="006412D6" w14:paraId="4F8B459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FFFEEB0" w14:textId="77777777" w:rsidR="00A821C6" w:rsidRPr="006412D6" w:rsidRDefault="00A821C6" w:rsidP="00AE0599">
            <w:r w:rsidRPr="006412D6">
              <w:t>d0</w:t>
            </w:r>
          </w:p>
        </w:tc>
        <w:tc>
          <w:tcPr>
            <w:tcW w:w="1020" w:type="dxa"/>
            <w:tcBorders>
              <w:top w:val="nil"/>
              <w:left w:val="nil"/>
              <w:bottom w:val="single" w:sz="4" w:space="0" w:color="auto"/>
              <w:right w:val="single" w:sz="4" w:space="0" w:color="auto"/>
            </w:tcBorders>
            <w:shd w:val="clear" w:color="auto" w:fill="auto"/>
            <w:noWrap/>
            <w:vAlign w:val="bottom"/>
            <w:hideMark/>
          </w:tcPr>
          <w:p w14:paraId="2874B0D4" w14:textId="77777777" w:rsidR="00A821C6" w:rsidRPr="006412D6" w:rsidRDefault="00A821C6" w:rsidP="00AE0599">
            <w:r w:rsidRPr="006412D6">
              <w:t>x"00cf"</w:t>
            </w:r>
          </w:p>
        </w:tc>
        <w:tc>
          <w:tcPr>
            <w:tcW w:w="2080" w:type="dxa"/>
            <w:tcBorders>
              <w:top w:val="nil"/>
              <w:left w:val="nil"/>
              <w:bottom w:val="single" w:sz="4" w:space="0" w:color="auto"/>
              <w:right w:val="single" w:sz="4" w:space="0" w:color="auto"/>
            </w:tcBorders>
            <w:shd w:val="clear" w:color="auto" w:fill="auto"/>
            <w:noWrap/>
            <w:vAlign w:val="bottom"/>
            <w:hideMark/>
          </w:tcPr>
          <w:p w14:paraId="1FB07528" w14:textId="77777777" w:rsidR="00A821C6" w:rsidRPr="006412D6" w:rsidRDefault="00A821C6" w:rsidP="00AE0599">
            <w:r w:rsidRPr="006412D6">
              <w:t>11010001</w:t>
            </w:r>
          </w:p>
        </w:tc>
      </w:tr>
      <w:tr w:rsidR="00A821C6" w:rsidRPr="006412D6" w14:paraId="0F8F64D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CF98554" w14:textId="77777777" w:rsidR="00A821C6" w:rsidRPr="006412D6" w:rsidRDefault="00A821C6" w:rsidP="00AE0599">
            <w:r w:rsidRPr="006412D6">
              <w:t>d1</w:t>
            </w:r>
          </w:p>
        </w:tc>
        <w:tc>
          <w:tcPr>
            <w:tcW w:w="1020" w:type="dxa"/>
            <w:tcBorders>
              <w:top w:val="nil"/>
              <w:left w:val="nil"/>
              <w:bottom w:val="single" w:sz="4" w:space="0" w:color="auto"/>
              <w:right w:val="single" w:sz="4" w:space="0" w:color="auto"/>
            </w:tcBorders>
            <w:shd w:val="clear" w:color="auto" w:fill="auto"/>
            <w:noWrap/>
            <w:vAlign w:val="bottom"/>
            <w:hideMark/>
          </w:tcPr>
          <w:p w14:paraId="7B7CA853" w14:textId="77777777" w:rsidR="00A821C6" w:rsidRPr="006412D6" w:rsidRDefault="00A821C6" w:rsidP="00AE0599">
            <w:r w:rsidRPr="006412D6">
              <w:t>x"00d0"</w:t>
            </w:r>
          </w:p>
        </w:tc>
        <w:tc>
          <w:tcPr>
            <w:tcW w:w="2080" w:type="dxa"/>
            <w:tcBorders>
              <w:top w:val="nil"/>
              <w:left w:val="nil"/>
              <w:bottom w:val="single" w:sz="4" w:space="0" w:color="auto"/>
              <w:right w:val="single" w:sz="4" w:space="0" w:color="auto"/>
            </w:tcBorders>
            <w:shd w:val="clear" w:color="auto" w:fill="auto"/>
            <w:noWrap/>
            <w:vAlign w:val="bottom"/>
            <w:hideMark/>
          </w:tcPr>
          <w:p w14:paraId="78527CEC" w14:textId="77777777" w:rsidR="00A821C6" w:rsidRPr="006412D6" w:rsidRDefault="00A821C6" w:rsidP="00AE0599">
            <w:r w:rsidRPr="006412D6">
              <w:t>11010010</w:t>
            </w:r>
          </w:p>
        </w:tc>
      </w:tr>
      <w:tr w:rsidR="00A821C6" w:rsidRPr="006412D6" w14:paraId="7E9C76B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B1C76BB" w14:textId="77777777" w:rsidR="00A821C6" w:rsidRPr="006412D6" w:rsidRDefault="00A821C6" w:rsidP="00AE0599">
            <w:r w:rsidRPr="006412D6">
              <w:t>d2</w:t>
            </w:r>
          </w:p>
        </w:tc>
        <w:tc>
          <w:tcPr>
            <w:tcW w:w="1020" w:type="dxa"/>
            <w:tcBorders>
              <w:top w:val="nil"/>
              <w:left w:val="nil"/>
              <w:bottom w:val="single" w:sz="4" w:space="0" w:color="auto"/>
              <w:right w:val="single" w:sz="4" w:space="0" w:color="auto"/>
            </w:tcBorders>
            <w:shd w:val="clear" w:color="auto" w:fill="auto"/>
            <w:noWrap/>
            <w:vAlign w:val="bottom"/>
            <w:hideMark/>
          </w:tcPr>
          <w:p w14:paraId="5E03A99E" w14:textId="77777777" w:rsidR="00A821C6" w:rsidRPr="006412D6" w:rsidRDefault="00A821C6" w:rsidP="00AE0599">
            <w:r w:rsidRPr="006412D6">
              <w:t>x"00d1"</w:t>
            </w:r>
          </w:p>
        </w:tc>
        <w:tc>
          <w:tcPr>
            <w:tcW w:w="2080" w:type="dxa"/>
            <w:tcBorders>
              <w:top w:val="nil"/>
              <w:left w:val="nil"/>
              <w:bottom w:val="single" w:sz="4" w:space="0" w:color="auto"/>
              <w:right w:val="single" w:sz="4" w:space="0" w:color="auto"/>
            </w:tcBorders>
            <w:shd w:val="clear" w:color="auto" w:fill="auto"/>
            <w:noWrap/>
            <w:vAlign w:val="bottom"/>
            <w:hideMark/>
          </w:tcPr>
          <w:p w14:paraId="4D8EE964" w14:textId="77777777" w:rsidR="00A821C6" w:rsidRPr="006412D6" w:rsidRDefault="00A821C6" w:rsidP="00AE0599">
            <w:r w:rsidRPr="006412D6">
              <w:t>11010011</w:t>
            </w:r>
          </w:p>
        </w:tc>
      </w:tr>
      <w:tr w:rsidR="00A821C6" w:rsidRPr="006412D6" w14:paraId="5DB7F0E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38459EC" w14:textId="77777777" w:rsidR="00A821C6" w:rsidRPr="006412D6" w:rsidRDefault="00A821C6" w:rsidP="00AE0599">
            <w:r w:rsidRPr="006412D6">
              <w:t>d3</w:t>
            </w:r>
          </w:p>
        </w:tc>
        <w:tc>
          <w:tcPr>
            <w:tcW w:w="1020" w:type="dxa"/>
            <w:tcBorders>
              <w:top w:val="nil"/>
              <w:left w:val="nil"/>
              <w:bottom w:val="single" w:sz="4" w:space="0" w:color="auto"/>
              <w:right w:val="single" w:sz="4" w:space="0" w:color="auto"/>
            </w:tcBorders>
            <w:shd w:val="clear" w:color="auto" w:fill="auto"/>
            <w:noWrap/>
            <w:vAlign w:val="bottom"/>
            <w:hideMark/>
          </w:tcPr>
          <w:p w14:paraId="177A992A" w14:textId="77777777" w:rsidR="00A821C6" w:rsidRPr="006412D6" w:rsidRDefault="00A821C6" w:rsidP="00AE0599">
            <w:r w:rsidRPr="006412D6">
              <w:t>x"00d2"</w:t>
            </w:r>
          </w:p>
        </w:tc>
        <w:tc>
          <w:tcPr>
            <w:tcW w:w="2080" w:type="dxa"/>
            <w:tcBorders>
              <w:top w:val="nil"/>
              <w:left w:val="nil"/>
              <w:bottom w:val="single" w:sz="4" w:space="0" w:color="auto"/>
              <w:right w:val="single" w:sz="4" w:space="0" w:color="auto"/>
            </w:tcBorders>
            <w:shd w:val="clear" w:color="auto" w:fill="auto"/>
            <w:noWrap/>
            <w:vAlign w:val="bottom"/>
            <w:hideMark/>
          </w:tcPr>
          <w:p w14:paraId="55529F59" w14:textId="77777777" w:rsidR="00A821C6" w:rsidRPr="006412D6" w:rsidRDefault="00A821C6" w:rsidP="00AE0599">
            <w:r w:rsidRPr="006412D6">
              <w:t>11010100</w:t>
            </w:r>
          </w:p>
        </w:tc>
      </w:tr>
      <w:tr w:rsidR="00A821C6" w:rsidRPr="006412D6" w14:paraId="7B022C6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4A27488" w14:textId="77777777" w:rsidR="00A821C6" w:rsidRPr="006412D6" w:rsidRDefault="00A821C6" w:rsidP="00AE0599">
            <w:r w:rsidRPr="006412D6">
              <w:t>d4</w:t>
            </w:r>
          </w:p>
        </w:tc>
        <w:tc>
          <w:tcPr>
            <w:tcW w:w="1020" w:type="dxa"/>
            <w:tcBorders>
              <w:top w:val="nil"/>
              <w:left w:val="nil"/>
              <w:bottom w:val="single" w:sz="4" w:space="0" w:color="auto"/>
              <w:right w:val="single" w:sz="4" w:space="0" w:color="auto"/>
            </w:tcBorders>
            <w:shd w:val="clear" w:color="auto" w:fill="auto"/>
            <w:noWrap/>
            <w:vAlign w:val="bottom"/>
            <w:hideMark/>
          </w:tcPr>
          <w:p w14:paraId="175D8DB4" w14:textId="77777777" w:rsidR="00A821C6" w:rsidRPr="006412D6" w:rsidRDefault="00A821C6" w:rsidP="00AE0599">
            <w:r w:rsidRPr="006412D6">
              <w:t>x"00d3"</w:t>
            </w:r>
          </w:p>
        </w:tc>
        <w:tc>
          <w:tcPr>
            <w:tcW w:w="2080" w:type="dxa"/>
            <w:tcBorders>
              <w:top w:val="nil"/>
              <w:left w:val="nil"/>
              <w:bottom w:val="single" w:sz="4" w:space="0" w:color="auto"/>
              <w:right w:val="single" w:sz="4" w:space="0" w:color="auto"/>
            </w:tcBorders>
            <w:shd w:val="clear" w:color="auto" w:fill="auto"/>
            <w:noWrap/>
            <w:vAlign w:val="bottom"/>
            <w:hideMark/>
          </w:tcPr>
          <w:p w14:paraId="7B11F573" w14:textId="77777777" w:rsidR="00A821C6" w:rsidRPr="006412D6" w:rsidRDefault="00A821C6" w:rsidP="00AE0599">
            <w:r w:rsidRPr="006412D6">
              <w:t>11010101</w:t>
            </w:r>
          </w:p>
        </w:tc>
      </w:tr>
      <w:tr w:rsidR="00A821C6" w:rsidRPr="006412D6" w14:paraId="5496325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D6EF797" w14:textId="77777777" w:rsidR="00A821C6" w:rsidRPr="006412D6" w:rsidRDefault="00A821C6" w:rsidP="00AE0599">
            <w:r w:rsidRPr="006412D6">
              <w:lastRenderedPageBreak/>
              <w:t>d5</w:t>
            </w:r>
          </w:p>
        </w:tc>
        <w:tc>
          <w:tcPr>
            <w:tcW w:w="1020" w:type="dxa"/>
            <w:tcBorders>
              <w:top w:val="nil"/>
              <w:left w:val="nil"/>
              <w:bottom w:val="single" w:sz="4" w:space="0" w:color="auto"/>
              <w:right w:val="single" w:sz="4" w:space="0" w:color="auto"/>
            </w:tcBorders>
            <w:shd w:val="clear" w:color="auto" w:fill="auto"/>
            <w:noWrap/>
            <w:vAlign w:val="bottom"/>
            <w:hideMark/>
          </w:tcPr>
          <w:p w14:paraId="451D12EE" w14:textId="77777777" w:rsidR="00A821C6" w:rsidRPr="006412D6" w:rsidRDefault="00A821C6" w:rsidP="00AE0599">
            <w:r w:rsidRPr="006412D6">
              <w:t>x"00d4"</w:t>
            </w:r>
          </w:p>
        </w:tc>
        <w:tc>
          <w:tcPr>
            <w:tcW w:w="2080" w:type="dxa"/>
            <w:tcBorders>
              <w:top w:val="nil"/>
              <w:left w:val="nil"/>
              <w:bottom w:val="single" w:sz="4" w:space="0" w:color="auto"/>
              <w:right w:val="single" w:sz="4" w:space="0" w:color="auto"/>
            </w:tcBorders>
            <w:shd w:val="clear" w:color="auto" w:fill="auto"/>
            <w:noWrap/>
            <w:vAlign w:val="bottom"/>
            <w:hideMark/>
          </w:tcPr>
          <w:p w14:paraId="076BFB59" w14:textId="77777777" w:rsidR="00A821C6" w:rsidRPr="006412D6" w:rsidRDefault="00A821C6" w:rsidP="00AE0599">
            <w:r w:rsidRPr="006412D6">
              <w:t>11010110</w:t>
            </w:r>
          </w:p>
        </w:tc>
      </w:tr>
      <w:tr w:rsidR="00A821C6" w:rsidRPr="006412D6" w14:paraId="4F2B9EF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116F9FF" w14:textId="77777777" w:rsidR="00A821C6" w:rsidRPr="006412D6" w:rsidRDefault="00A821C6" w:rsidP="00AE0599">
            <w:r w:rsidRPr="006412D6">
              <w:t>d6</w:t>
            </w:r>
          </w:p>
        </w:tc>
        <w:tc>
          <w:tcPr>
            <w:tcW w:w="1020" w:type="dxa"/>
            <w:tcBorders>
              <w:top w:val="nil"/>
              <w:left w:val="nil"/>
              <w:bottom w:val="single" w:sz="4" w:space="0" w:color="auto"/>
              <w:right w:val="single" w:sz="4" w:space="0" w:color="auto"/>
            </w:tcBorders>
            <w:shd w:val="clear" w:color="auto" w:fill="auto"/>
            <w:noWrap/>
            <w:vAlign w:val="bottom"/>
            <w:hideMark/>
          </w:tcPr>
          <w:p w14:paraId="098167CF" w14:textId="77777777" w:rsidR="00A821C6" w:rsidRPr="006412D6" w:rsidRDefault="00A821C6" w:rsidP="00AE0599">
            <w:r w:rsidRPr="006412D6">
              <w:t>x"00d5"</w:t>
            </w:r>
          </w:p>
        </w:tc>
        <w:tc>
          <w:tcPr>
            <w:tcW w:w="2080" w:type="dxa"/>
            <w:tcBorders>
              <w:top w:val="nil"/>
              <w:left w:val="nil"/>
              <w:bottom w:val="single" w:sz="4" w:space="0" w:color="auto"/>
              <w:right w:val="single" w:sz="4" w:space="0" w:color="auto"/>
            </w:tcBorders>
            <w:shd w:val="clear" w:color="auto" w:fill="auto"/>
            <w:noWrap/>
            <w:vAlign w:val="bottom"/>
            <w:hideMark/>
          </w:tcPr>
          <w:p w14:paraId="44781E35" w14:textId="77777777" w:rsidR="00A821C6" w:rsidRPr="006412D6" w:rsidRDefault="00A821C6" w:rsidP="00AE0599">
            <w:r w:rsidRPr="006412D6">
              <w:t>11010111</w:t>
            </w:r>
          </w:p>
        </w:tc>
      </w:tr>
      <w:tr w:rsidR="00A821C6" w:rsidRPr="006412D6" w14:paraId="0234F40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7E16B0" w14:textId="77777777" w:rsidR="00A821C6" w:rsidRPr="006412D6" w:rsidRDefault="00A821C6" w:rsidP="00AE0599">
            <w:r w:rsidRPr="006412D6">
              <w:t>d7</w:t>
            </w:r>
          </w:p>
        </w:tc>
        <w:tc>
          <w:tcPr>
            <w:tcW w:w="1020" w:type="dxa"/>
            <w:tcBorders>
              <w:top w:val="nil"/>
              <w:left w:val="nil"/>
              <w:bottom w:val="single" w:sz="4" w:space="0" w:color="auto"/>
              <w:right w:val="single" w:sz="4" w:space="0" w:color="auto"/>
            </w:tcBorders>
            <w:shd w:val="clear" w:color="auto" w:fill="auto"/>
            <w:noWrap/>
            <w:vAlign w:val="bottom"/>
            <w:hideMark/>
          </w:tcPr>
          <w:p w14:paraId="1B39372E" w14:textId="77777777" w:rsidR="00A821C6" w:rsidRPr="006412D6" w:rsidRDefault="00A821C6" w:rsidP="00AE0599">
            <w:r w:rsidRPr="006412D6">
              <w:t>x"00d6"</w:t>
            </w:r>
          </w:p>
        </w:tc>
        <w:tc>
          <w:tcPr>
            <w:tcW w:w="2080" w:type="dxa"/>
            <w:tcBorders>
              <w:top w:val="nil"/>
              <w:left w:val="nil"/>
              <w:bottom w:val="single" w:sz="4" w:space="0" w:color="auto"/>
              <w:right w:val="single" w:sz="4" w:space="0" w:color="auto"/>
            </w:tcBorders>
            <w:shd w:val="clear" w:color="auto" w:fill="auto"/>
            <w:noWrap/>
            <w:vAlign w:val="bottom"/>
            <w:hideMark/>
          </w:tcPr>
          <w:p w14:paraId="7D069FFF" w14:textId="77777777" w:rsidR="00A821C6" w:rsidRPr="006412D6" w:rsidRDefault="00A821C6" w:rsidP="00AE0599">
            <w:r w:rsidRPr="006412D6">
              <w:t>11011000</w:t>
            </w:r>
          </w:p>
        </w:tc>
      </w:tr>
      <w:tr w:rsidR="00A821C6" w:rsidRPr="006412D6" w14:paraId="0E36F1F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48148F1" w14:textId="77777777" w:rsidR="00A821C6" w:rsidRPr="006412D6" w:rsidRDefault="00A821C6" w:rsidP="00AE0599">
            <w:r w:rsidRPr="006412D6">
              <w:t>d8</w:t>
            </w:r>
          </w:p>
        </w:tc>
        <w:tc>
          <w:tcPr>
            <w:tcW w:w="1020" w:type="dxa"/>
            <w:tcBorders>
              <w:top w:val="nil"/>
              <w:left w:val="nil"/>
              <w:bottom w:val="single" w:sz="4" w:space="0" w:color="auto"/>
              <w:right w:val="single" w:sz="4" w:space="0" w:color="auto"/>
            </w:tcBorders>
            <w:shd w:val="clear" w:color="auto" w:fill="auto"/>
            <w:noWrap/>
            <w:vAlign w:val="bottom"/>
            <w:hideMark/>
          </w:tcPr>
          <w:p w14:paraId="2ED80E16" w14:textId="77777777" w:rsidR="00A821C6" w:rsidRPr="006412D6" w:rsidRDefault="00A821C6" w:rsidP="00AE0599">
            <w:r w:rsidRPr="006412D6">
              <w:t>x"00d7"</w:t>
            </w:r>
          </w:p>
        </w:tc>
        <w:tc>
          <w:tcPr>
            <w:tcW w:w="2080" w:type="dxa"/>
            <w:tcBorders>
              <w:top w:val="nil"/>
              <w:left w:val="nil"/>
              <w:bottom w:val="single" w:sz="4" w:space="0" w:color="auto"/>
              <w:right w:val="single" w:sz="4" w:space="0" w:color="auto"/>
            </w:tcBorders>
            <w:shd w:val="clear" w:color="auto" w:fill="auto"/>
            <w:noWrap/>
            <w:vAlign w:val="bottom"/>
            <w:hideMark/>
          </w:tcPr>
          <w:p w14:paraId="31A125E1" w14:textId="77777777" w:rsidR="00A821C6" w:rsidRPr="006412D6" w:rsidRDefault="00A821C6" w:rsidP="00AE0599">
            <w:r w:rsidRPr="006412D6">
              <w:t>11011001</w:t>
            </w:r>
          </w:p>
        </w:tc>
      </w:tr>
      <w:tr w:rsidR="00A821C6" w:rsidRPr="006412D6" w14:paraId="1A4F117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CEC9625" w14:textId="77777777" w:rsidR="00A821C6" w:rsidRPr="006412D6" w:rsidRDefault="00A821C6" w:rsidP="00AE0599">
            <w:r w:rsidRPr="006412D6">
              <w:t>d9</w:t>
            </w:r>
          </w:p>
        </w:tc>
        <w:tc>
          <w:tcPr>
            <w:tcW w:w="1020" w:type="dxa"/>
            <w:tcBorders>
              <w:top w:val="nil"/>
              <w:left w:val="nil"/>
              <w:bottom w:val="single" w:sz="4" w:space="0" w:color="auto"/>
              <w:right w:val="single" w:sz="4" w:space="0" w:color="auto"/>
            </w:tcBorders>
            <w:shd w:val="clear" w:color="auto" w:fill="auto"/>
            <w:noWrap/>
            <w:vAlign w:val="bottom"/>
            <w:hideMark/>
          </w:tcPr>
          <w:p w14:paraId="4B490359" w14:textId="77777777" w:rsidR="00A821C6" w:rsidRPr="006412D6" w:rsidRDefault="00A821C6" w:rsidP="00AE0599">
            <w:r w:rsidRPr="006412D6">
              <w:t>x"00d8"</w:t>
            </w:r>
          </w:p>
        </w:tc>
        <w:tc>
          <w:tcPr>
            <w:tcW w:w="2080" w:type="dxa"/>
            <w:tcBorders>
              <w:top w:val="nil"/>
              <w:left w:val="nil"/>
              <w:bottom w:val="single" w:sz="4" w:space="0" w:color="auto"/>
              <w:right w:val="single" w:sz="4" w:space="0" w:color="auto"/>
            </w:tcBorders>
            <w:shd w:val="clear" w:color="auto" w:fill="auto"/>
            <w:noWrap/>
            <w:vAlign w:val="bottom"/>
            <w:hideMark/>
          </w:tcPr>
          <w:p w14:paraId="4B125B8D" w14:textId="77777777" w:rsidR="00A821C6" w:rsidRPr="006412D6" w:rsidRDefault="00A821C6" w:rsidP="00AE0599">
            <w:r w:rsidRPr="006412D6">
              <w:t>11011010</w:t>
            </w:r>
          </w:p>
        </w:tc>
      </w:tr>
      <w:tr w:rsidR="00A821C6" w:rsidRPr="006412D6" w14:paraId="421B3F4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65E6CAE" w14:textId="77777777" w:rsidR="00A821C6" w:rsidRPr="006412D6" w:rsidRDefault="00A821C6" w:rsidP="00AE0599">
            <w:r w:rsidRPr="006412D6">
              <w:t>da</w:t>
            </w:r>
          </w:p>
        </w:tc>
        <w:tc>
          <w:tcPr>
            <w:tcW w:w="1020" w:type="dxa"/>
            <w:tcBorders>
              <w:top w:val="nil"/>
              <w:left w:val="nil"/>
              <w:bottom w:val="single" w:sz="4" w:space="0" w:color="auto"/>
              <w:right w:val="single" w:sz="4" w:space="0" w:color="auto"/>
            </w:tcBorders>
            <w:shd w:val="clear" w:color="auto" w:fill="auto"/>
            <w:noWrap/>
            <w:vAlign w:val="bottom"/>
            <w:hideMark/>
          </w:tcPr>
          <w:p w14:paraId="4F7C369D" w14:textId="77777777" w:rsidR="00A821C6" w:rsidRPr="006412D6" w:rsidRDefault="00A821C6" w:rsidP="00AE0599">
            <w:r w:rsidRPr="006412D6">
              <w:t>x"00d9"</w:t>
            </w:r>
          </w:p>
        </w:tc>
        <w:tc>
          <w:tcPr>
            <w:tcW w:w="2080" w:type="dxa"/>
            <w:tcBorders>
              <w:top w:val="nil"/>
              <w:left w:val="nil"/>
              <w:bottom w:val="single" w:sz="4" w:space="0" w:color="auto"/>
              <w:right w:val="single" w:sz="4" w:space="0" w:color="auto"/>
            </w:tcBorders>
            <w:shd w:val="clear" w:color="auto" w:fill="auto"/>
            <w:noWrap/>
            <w:vAlign w:val="bottom"/>
            <w:hideMark/>
          </w:tcPr>
          <w:p w14:paraId="6B47F1FC" w14:textId="77777777" w:rsidR="00A821C6" w:rsidRPr="006412D6" w:rsidRDefault="00A821C6" w:rsidP="00AE0599">
            <w:r w:rsidRPr="006412D6">
              <w:t>11011011</w:t>
            </w:r>
          </w:p>
        </w:tc>
      </w:tr>
      <w:tr w:rsidR="00A821C6" w:rsidRPr="006412D6" w14:paraId="0C5316E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A57E5B5" w14:textId="77777777" w:rsidR="00A821C6" w:rsidRPr="006412D6" w:rsidRDefault="00A821C6" w:rsidP="00AE0599">
            <w:r w:rsidRPr="006412D6">
              <w:t>db</w:t>
            </w:r>
          </w:p>
        </w:tc>
        <w:tc>
          <w:tcPr>
            <w:tcW w:w="1020" w:type="dxa"/>
            <w:tcBorders>
              <w:top w:val="nil"/>
              <w:left w:val="nil"/>
              <w:bottom w:val="single" w:sz="4" w:space="0" w:color="auto"/>
              <w:right w:val="single" w:sz="4" w:space="0" w:color="auto"/>
            </w:tcBorders>
            <w:shd w:val="clear" w:color="auto" w:fill="auto"/>
            <w:noWrap/>
            <w:vAlign w:val="bottom"/>
            <w:hideMark/>
          </w:tcPr>
          <w:p w14:paraId="091412D8" w14:textId="77777777" w:rsidR="00A821C6" w:rsidRPr="006412D6" w:rsidRDefault="00A821C6" w:rsidP="00AE0599">
            <w:r w:rsidRPr="006412D6">
              <w:t>x"00da"</w:t>
            </w:r>
          </w:p>
        </w:tc>
        <w:tc>
          <w:tcPr>
            <w:tcW w:w="2080" w:type="dxa"/>
            <w:tcBorders>
              <w:top w:val="nil"/>
              <w:left w:val="nil"/>
              <w:bottom w:val="single" w:sz="4" w:space="0" w:color="auto"/>
              <w:right w:val="single" w:sz="4" w:space="0" w:color="auto"/>
            </w:tcBorders>
            <w:shd w:val="clear" w:color="auto" w:fill="auto"/>
            <w:noWrap/>
            <w:vAlign w:val="bottom"/>
            <w:hideMark/>
          </w:tcPr>
          <w:p w14:paraId="6223A3E3" w14:textId="77777777" w:rsidR="00A821C6" w:rsidRPr="006412D6" w:rsidRDefault="00A821C6" w:rsidP="00AE0599">
            <w:r w:rsidRPr="006412D6">
              <w:t>11011100</w:t>
            </w:r>
          </w:p>
        </w:tc>
      </w:tr>
      <w:tr w:rsidR="00A821C6" w:rsidRPr="006412D6" w14:paraId="49ACC02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AA1804A" w14:textId="77777777" w:rsidR="00A821C6" w:rsidRPr="006412D6" w:rsidRDefault="00A821C6" w:rsidP="00AE0599">
            <w:r w:rsidRPr="006412D6">
              <w:t>dc</w:t>
            </w:r>
          </w:p>
        </w:tc>
        <w:tc>
          <w:tcPr>
            <w:tcW w:w="1020" w:type="dxa"/>
            <w:tcBorders>
              <w:top w:val="nil"/>
              <w:left w:val="nil"/>
              <w:bottom w:val="single" w:sz="4" w:space="0" w:color="auto"/>
              <w:right w:val="single" w:sz="4" w:space="0" w:color="auto"/>
            </w:tcBorders>
            <w:shd w:val="clear" w:color="auto" w:fill="auto"/>
            <w:noWrap/>
            <w:vAlign w:val="bottom"/>
            <w:hideMark/>
          </w:tcPr>
          <w:p w14:paraId="50C38CD2" w14:textId="77777777" w:rsidR="00A821C6" w:rsidRPr="006412D6" w:rsidRDefault="00A821C6" w:rsidP="00AE0599">
            <w:r w:rsidRPr="006412D6">
              <w:t>x"00db"</w:t>
            </w:r>
          </w:p>
        </w:tc>
        <w:tc>
          <w:tcPr>
            <w:tcW w:w="2080" w:type="dxa"/>
            <w:tcBorders>
              <w:top w:val="nil"/>
              <w:left w:val="nil"/>
              <w:bottom w:val="single" w:sz="4" w:space="0" w:color="auto"/>
              <w:right w:val="single" w:sz="4" w:space="0" w:color="auto"/>
            </w:tcBorders>
            <w:shd w:val="clear" w:color="auto" w:fill="auto"/>
            <w:noWrap/>
            <w:vAlign w:val="bottom"/>
            <w:hideMark/>
          </w:tcPr>
          <w:p w14:paraId="78FE2A61" w14:textId="77777777" w:rsidR="00A821C6" w:rsidRPr="006412D6" w:rsidRDefault="00A821C6" w:rsidP="00AE0599">
            <w:r w:rsidRPr="006412D6">
              <w:t>11011101</w:t>
            </w:r>
          </w:p>
        </w:tc>
      </w:tr>
      <w:tr w:rsidR="00A821C6" w:rsidRPr="006412D6" w14:paraId="2201EB3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3537341" w14:textId="77777777" w:rsidR="00A821C6" w:rsidRPr="006412D6" w:rsidRDefault="00A821C6" w:rsidP="00AE0599">
            <w:r w:rsidRPr="006412D6">
              <w:t>dd</w:t>
            </w:r>
          </w:p>
        </w:tc>
        <w:tc>
          <w:tcPr>
            <w:tcW w:w="1020" w:type="dxa"/>
            <w:tcBorders>
              <w:top w:val="nil"/>
              <w:left w:val="nil"/>
              <w:bottom w:val="single" w:sz="4" w:space="0" w:color="auto"/>
              <w:right w:val="single" w:sz="4" w:space="0" w:color="auto"/>
            </w:tcBorders>
            <w:shd w:val="clear" w:color="auto" w:fill="auto"/>
            <w:noWrap/>
            <w:vAlign w:val="bottom"/>
            <w:hideMark/>
          </w:tcPr>
          <w:p w14:paraId="3379401C" w14:textId="77777777" w:rsidR="00A821C6" w:rsidRPr="006412D6" w:rsidRDefault="00A821C6" w:rsidP="00AE0599">
            <w:r w:rsidRPr="006412D6">
              <w:t>x"00dc"</w:t>
            </w:r>
          </w:p>
        </w:tc>
        <w:tc>
          <w:tcPr>
            <w:tcW w:w="2080" w:type="dxa"/>
            <w:tcBorders>
              <w:top w:val="nil"/>
              <w:left w:val="nil"/>
              <w:bottom w:val="single" w:sz="4" w:space="0" w:color="auto"/>
              <w:right w:val="single" w:sz="4" w:space="0" w:color="auto"/>
            </w:tcBorders>
            <w:shd w:val="clear" w:color="auto" w:fill="auto"/>
            <w:noWrap/>
            <w:vAlign w:val="bottom"/>
            <w:hideMark/>
          </w:tcPr>
          <w:p w14:paraId="4D9D2E31" w14:textId="77777777" w:rsidR="00A821C6" w:rsidRPr="006412D6" w:rsidRDefault="00A821C6" w:rsidP="00AE0599">
            <w:r w:rsidRPr="006412D6">
              <w:t>11011110</w:t>
            </w:r>
          </w:p>
        </w:tc>
      </w:tr>
      <w:tr w:rsidR="00A821C6" w:rsidRPr="006412D6" w14:paraId="0CBDC94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EAA4A0B" w14:textId="77777777" w:rsidR="00A821C6" w:rsidRPr="006412D6" w:rsidRDefault="00A821C6" w:rsidP="00AE0599">
            <w:r w:rsidRPr="006412D6">
              <w:t>de</w:t>
            </w:r>
          </w:p>
        </w:tc>
        <w:tc>
          <w:tcPr>
            <w:tcW w:w="1020" w:type="dxa"/>
            <w:tcBorders>
              <w:top w:val="nil"/>
              <w:left w:val="nil"/>
              <w:bottom w:val="single" w:sz="4" w:space="0" w:color="auto"/>
              <w:right w:val="single" w:sz="4" w:space="0" w:color="auto"/>
            </w:tcBorders>
            <w:shd w:val="clear" w:color="auto" w:fill="auto"/>
            <w:noWrap/>
            <w:vAlign w:val="bottom"/>
            <w:hideMark/>
          </w:tcPr>
          <w:p w14:paraId="25E75B65" w14:textId="77777777" w:rsidR="00A821C6" w:rsidRPr="006412D6" w:rsidRDefault="00A821C6" w:rsidP="00AE0599">
            <w:r w:rsidRPr="006412D6">
              <w:t>x"00dd"</w:t>
            </w:r>
          </w:p>
        </w:tc>
        <w:tc>
          <w:tcPr>
            <w:tcW w:w="2080" w:type="dxa"/>
            <w:tcBorders>
              <w:top w:val="nil"/>
              <w:left w:val="nil"/>
              <w:bottom w:val="single" w:sz="4" w:space="0" w:color="auto"/>
              <w:right w:val="single" w:sz="4" w:space="0" w:color="auto"/>
            </w:tcBorders>
            <w:shd w:val="clear" w:color="auto" w:fill="auto"/>
            <w:noWrap/>
            <w:vAlign w:val="bottom"/>
            <w:hideMark/>
          </w:tcPr>
          <w:p w14:paraId="37A9EB89" w14:textId="77777777" w:rsidR="00A821C6" w:rsidRPr="006412D6" w:rsidRDefault="00A821C6" w:rsidP="00AE0599">
            <w:r w:rsidRPr="006412D6">
              <w:t>11011111</w:t>
            </w:r>
          </w:p>
        </w:tc>
      </w:tr>
      <w:tr w:rsidR="00A821C6" w:rsidRPr="006412D6" w14:paraId="621EE8D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7E06357" w14:textId="77777777" w:rsidR="00A821C6" w:rsidRPr="006412D6" w:rsidRDefault="00A821C6" w:rsidP="00AE0599">
            <w:r w:rsidRPr="006412D6">
              <w:t>df</w:t>
            </w:r>
          </w:p>
        </w:tc>
        <w:tc>
          <w:tcPr>
            <w:tcW w:w="1020" w:type="dxa"/>
            <w:tcBorders>
              <w:top w:val="nil"/>
              <w:left w:val="nil"/>
              <w:bottom w:val="single" w:sz="4" w:space="0" w:color="auto"/>
              <w:right w:val="single" w:sz="4" w:space="0" w:color="auto"/>
            </w:tcBorders>
            <w:shd w:val="clear" w:color="auto" w:fill="auto"/>
            <w:noWrap/>
            <w:vAlign w:val="bottom"/>
            <w:hideMark/>
          </w:tcPr>
          <w:p w14:paraId="264FEEAD" w14:textId="77777777" w:rsidR="00A821C6" w:rsidRPr="006412D6" w:rsidRDefault="00A821C6" w:rsidP="00AE0599">
            <w:r w:rsidRPr="006412D6">
              <w:t>x"00de"</w:t>
            </w:r>
          </w:p>
        </w:tc>
        <w:tc>
          <w:tcPr>
            <w:tcW w:w="2080" w:type="dxa"/>
            <w:tcBorders>
              <w:top w:val="nil"/>
              <w:left w:val="nil"/>
              <w:bottom w:val="single" w:sz="4" w:space="0" w:color="auto"/>
              <w:right w:val="single" w:sz="4" w:space="0" w:color="auto"/>
            </w:tcBorders>
            <w:shd w:val="clear" w:color="auto" w:fill="auto"/>
            <w:noWrap/>
            <w:vAlign w:val="bottom"/>
            <w:hideMark/>
          </w:tcPr>
          <w:p w14:paraId="6384362B" w14:textId="77777777" w:rsidR="00A821C6" w:rsidRPr="006412D6" w:rsidRDefault="00A821C6" w:rsidP="00AE0599">
            <w:r w:rsidRPr="006412D6">
              <w:t>11100000</w:t>
            </w:r>
          </w:p>
        </w:tc>
      </w:tr>
      <w:tr w:rsidR="00A821C6" w:rsidRPr="006412D6" w14:paraId="7038A71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6D82693" w14:textId="77777777" w:rsidR="00A821C6" w:rsidRPr="006412D6" w:rsidRDefault="00A821C6" w:rsidP="00AE0599">
            <w:r w:rsidRPr="006412D6">
              <w:t>e0</w:t>
            </w:r>
          </w:p>
        </w:tc>
        <w:tc>
          <w:tcPr>
            <w:tcW w:w="1020" w:type="dxa"/>
            <w:tcBorders>
              <w:top w:val="nil"/>
              <w:left w:val="nil"/>
              <w:bottom w:val="single" w:sz="4" w:space="0" w:color="auto"/>
              <w:right w:val="single" w:sz="4" w:space="0" w:color="auto"/>
            </w:tcBorders>
            <w:shd w:val="clear" w:color="auto" w:fill="auto"/>
            <w:noWrap/>
            <w:vAlign w:val="bottom"/>
            <w:hideMark/>
          </w:tcPr>
          <w:p w14:paraId="3D4CA966" w14:textId="77777777" w:rsidR="00A821C6" w:rsidRPr="006412D6" w:rsidRDefault="00A821C6" w:rsidP="00AE0599">
            <w:r w:rsidRPr="006412D6">
              <w:t>x"00df"</w:t>
            </w:r>
          </w:p>
        </w:tc>
        <w:tc>
          <w:tcPr>
            <w:tcW w:w="2080" w:type="dxa"/>
            <w:tcBorders>
              <w:top w:val="nil"/>
              <w:left w:val="nil"/>
              <w:bottom w:val="single" w:sz="4" w:space="0" w:color="auto"/>
              <w:right w:val="single" w:sz="4" w:space="0" w:color="auto"/>
            </w:tcBorders>
            <w:shd w:val="clear" w:color="auto" w:fill="auto"/>
            <w:noWrap/>
            <w:vAlign w:val="bottom"/>
            <w:hideMark/>
          </w:tcPr>
          <w:p w14:paraId="410B7948" w14:textId="77777777" w:rsidR="00A821C6" w:rsidRPr="006412D6" w:rsidRDefault="00A821C6" w:rsidP="00AE0599">
            <w:r w:rsidRPr="006412D6">
              <w:t>11100001</w:t>
            </w:r>
          </w:p>
        </w:tc>
      </w:tr>
      <w:tr w:rsidR="00A821C6" w:rsidRPr="006412D6" w14:paraId="4622CD0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86EA7FF" w14:textId="77777777" w:rsidR="00A821C6" w:rsidRPr="006412D6" w:rsidRDefault="00A821C6" w:rsidP="00AE0599">
            <w:r w:rsidRPr="006412D6">
              <w:t>e1</w:t>
            </w:r>
          </w:p>
        </w:tc>
        <w:tc>
          <w:tcPr>
            <w:tcW w:w="1020" w:type="dxa"/>
            <w:tcBorders>
              <w:top w:val="nil"/>
              <w:left w:val="nil"/>
              <w:bottom w:val="single" w:sz="4" w:space="0" w:color="auto"/>
              <w:right w:val="single" w:sz="4" w:space="0" w:color="auto"/>
            </w:tcBorders>
            <w:shd w:val="clear" w:color="auto" w:fill="auto"/>
            <w:noWrap/>
            <w:vAlign w:val="bottom"/>
            <w:hideMark/>
          </w:tcPr>
          <w:p w14:paraId="582FB3AF" w14:textId="77777777" w:rsidR="00A821C6" w:rsidRPr="006412D6" w:rsidRDefault="00A821C6" w:rsidP="00AE0599">
            <w:r w:rsidRPr="006412D6">
              <w:t>x"00e0"</w:t>
            </w:r>
          </w:p>
        </w:tc>
        <w:tc>
          <w:tcPr>
            <w:tcW w:w="2080" w:type="dxa"/>
            <w:tcBorders>
              <w:top w:val="nil"/>
              <w:left w:val="nil"/>
              <w:bottom w:val="single" w:sz="4" w:space="0" w:color="auto"/>
              <w:right w:val="single" w:sz="4" w:space="0" w:color="auto"/>
            </w:tcBorders>
            <w:shd w:val="clear" w:color="auto" w:fill="auto"/>
            <w:noWrap/>
            <w:vAlign w:val="bottom"/>
            <w:hideMark/>
          </w:tcPr>
          <w:p w14:paraId="390D1671" w14:textId="77777777" w:rsidR="00A821C6" w:rsidRPr="006412D6" w:rsidRDefault="00A821C6" w:rsidP="00AE0599">
            <w:r w:rsidRPr="006412D6">
              <w:t>11100010</w:t>
            </w:r>
          </w:p>
        </w:tc>
      </w:tr>
      <w:tr w:rsidR="00A821C6" w:rsidRPr="006412D6" w14:paraId="2EC3671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209FE5" w14:textId="77777777" w:rsidR="00A821C6" w:rsidRPr="006412D6" w:rsidRDefault="00A821C6" w:rsidP="00AE0599">
            <w:r w:rsidRPr="006412D6">
              <w:t>e2</w:t>
            </w:r>
          </w:p>
        </w:tc>
        <w:tc>
          <w:tcPr>
            <w:tcW w:w="1020" w:type="dxa"/>
            <w:tcBorders>
              <w:top w:val="nil"/>
              <w:left w:val="nil"/>
              <w:bottom w:val="single" w:sz="4" w:space="0" w:color="auto"/>
              <w:right w:val="single" w:sz="4" w:space="0" w:color="auto"/>
            </w:tcBorders>
            <w:shd w:val="clear" w:color="auto" w:fill="auto"/>
            <w:noWrap/>
            <w:vAlign w:val="bottom"/>
            <w:hideMark/>
          </w:tcPr>
          <w:p w14:paraId="3EA2F4ED" w14:textId="77777777" w:rsidR="00A821C6" w:rsidRPr="006412D6" w:rsidRDefault="00A821C6" w:rsidP="00AE0599">
            <w:r w:rsidRPr="006412D6">
              <w:t>x"00e1"</w:t>
            </w:r>
          </w:p>
        </w:tc>
        <w:tc>
          <w:tcPr>
            <w:tcW w:w="2080" w:type="dxa"/>
            <w:tcBorders>
              <w:top w:val="nil"/>
              <w:left w:val="nil"/>
              <w:bottom w:val="single" w:sz="4" w:space="0" w:color="auto"/>
              <w:right w:val="single" w:sz="4" w:space="0" w:color="auto"/>
            </w:tcBorders>
            <w:shd w:val="clear" w:color="auto" w:fill="auto"/>
            <w:noWrap/>
            <w:vAlign w:val="bottom"/>
            <w:hideMark/>
          </w:tcPr>
          <w:p w14:paraId="0C9AEEAF" w14:textId="77777777" w:rsidR="00A821C6" w:rsidRPr="006412D6" w:rsidRDefault="00A821C6" w:rsidP="00AE0599">
            <w:r w:rsidRPr="006412D6">
              <w:t>11100011</w:t>
            </w:r>
          </w:p>
        </w:tc>
      </w:tr>
      <w:tr w:rsidR="00A821C6" w:rsidRPr="006412D6" w14:paraId="70BFD53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956F46A" w14:textId="77777777" w:rsidR="00A821C6" w:rsidRPr="006412D6" w:rsidRDefault="00A821C6" w:rsidP="00AE0599">
            <w:r w:rsidRPr="006412D6">
              <w:t>e3</w:t>
            </w:r>
          </w:p>
        </w:tc>
        <w:tc>
          <w:tcPr>
            <w:tcW w:w="1020" w:type="dxa"/>
            <w:tcBorders>
              <w:top w:val="nil"/>
              <w:left w:val="nil"/>
              <w:bottom w:val="single" w:sz="4" w:space="0" w:color="auto"/>
              <w:right w:val="single" w:sz="4" w:space="0" w:color="auto"/>
            </w:tcBorders>
            <w:shd w:val="clear" w:color="auto" w:fill="auto"/>
            <w:noWrap/>
            <w:vAlign w:val="bottom"/>
            <w:hideMark/>
          </w:tcPr>
          <w:p w14:paraId="37EB412D" w14:textId="77777777" w:rsidR="00A821C6" w:rsidRPr="006412D6" w:rsidRDefault="00A821C6" w:rsidP="00AE0599">
            <w:r w:rsidRPr="006412D6">
              <w:t>x"00e2"</w:t>
            </w:r>
          </w:p>
        </w:tc>
        <w:tc>
          <w:tcPr>
            <w:tcW w:w="2080" w:type="dxa"/>
            <w:tcBorders>
              <w:top w:val="nil"/>
              <w:left w:val="nil"/>
              <w:bottom w:val="single" w:sz="4" w:space="0" w:color="auto"/>
              <w:right w:val="single" w:sz="4" w:space="0" w:color="auto"/>
            </w:tcBorders>
            <w:shd w:val="clear" w:color="auto" w:fill="auto"/>
            <w:noWrap/>
            <w:vAlign w:val="bottom"/>
            <w:hideMark/>
          </w:tcPr>
          <w:p w14:paraId="57303DCD" w14:textId="77777777" w:rsidR="00A821C6" w:rsidRPr="006412D6" w:rsidRDefault="00A821C6" w:rsidP="00AE0599">
            <w:r w:rsidRPr="006412D6">
              <w:t>11100100</w:t>
            </w:r>
          </w:p>
        </w:tc>
      </w:tr>
      <w:tr w:rsidR="00A821C6" w:rsidRPr="006412D6" w14:paraId="589C80A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A6450FE" w14:textId="77777777" w:rsidR="00A821C6" w:rsidRPr="006412D6" w:rsidRDefault="00A821C6" w:rsidP="00AE0599">
            <w:r w:rsidRPr="006412D6">
              <w:t>e4</w:t>
            </w:r>
          </w:p>
        </w:tc>
        <w:tc>
          <w:tcPr>
            <w:tcW w:w="1020" w:type="dxa"/>
            <w:tcBorders>
              <w:top w:val="nil"/>
              <w:left w:val="nil"/>
              <w:bottom w:val="single" w:sz="4" w:space="0" w:color="auto"/>
              <w:right w:val="single" w:sz="4" w:space="0" w:color="auto"/>
            </w:tcBorders>
            <w:shd w:val="clear" w:color="auto" w:fill="auto"/>
            <w:noWrap/>
            <w:vAlign w:val="bottom"/>
            <w:hideMark/>
          </w:tcPr>
          <w:p w14:paraId="4583CCDB" w14:textId="77777777" w:rsidR="00A821C6" w:rsidRPr="006412D6" w:rsidRDefault="00A821C6" w:rsidP="00AE0599">
            <w:r w:rsidRPr="006412D6">
              <w:t>x"00e3"</w:t>
            </w:r>
          </w:p>
        </w:tc>
        <w:tc>
          <w:tcPr>
            <w:tcW w:w="2080" w:type="dxa"/>
            <w:tcBorders>
              <w:top w:val="nil"/>
              <w:left w:val="nil"/>
              <w:bottom w:val="single" w:sz="4" w:space="0" w:color="auto"/>
              <w:right w:val="single" w:sz="4" w:space="0" w:color="auto"/>
            </w:tcBorders>
            <w:shd w:val="clear" w:color="auto" w:fill="auto"/>
            <w:noWrap/>
            <w:vAlign w:val="bottom"/>
            <w:hideMark/>
          </w:tcPr>
          <w:p w14:paraId="6C56CA51" w14:textId="77777777" w:rsidR="00A821C6" w:rsidRPr="006412D6" w:rsidRDefault="00A821C6" w:rsidP="00AE0599">
            <w:r w:rsidRPr="006412D6">
              <w:t>11100101</w:t>
            </w:r>
          </w:p>
        </w:tc>
      </w:tr>
      <w:tr w:rsidR="00A821C6" w:rsidRPr="006412D6" w14:paraId="5C55F7F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7018BC6" w14:textId="77777777" w:rsidR="00A821C6" w:rsidRPr="006412D6" w:rsidRDefault="00A821C6" w:rsidP="00AE0599">
            <w:r w:rsidRPr="006412D6">
              <w:t>e5</w:t>
            </w:r>
          </w:p>
        </w:tc>
        <w:tc>
          <w:tcPr>
            <w:tcW w:w="1020" w:type="dxa"/>
            <w:tcBorders>
              <w:top w:val="nil"/>
              <w:left w:val="nil"/>
              <w:bottom w:val="single" w:sz="4" w:space="0" w:color="auto"/>
              <w:right w:val="single" w:sz="4" w:space="0" w:color="auto"/>
            </w:tcBorders>
            <w:shd w:val="clear" w:color="auto" w:fill="auto"/>
            <w:noWrap/>
            <w:vAlign w:val="bottom"/>
            <w:hideMark/>
          </w:tcPr>
          <w:p w14:paraId="615BE85F" w14:textId="77777777" w:rsidR="00A821C6" w:rsidRPr="006412D6" w:rsidRDefault="00A821C6" w:rsidP="00AE0599">
            <w:r w:rsidRPr="006412D6">
              <w:t>x"00e4"</w:t>
            </w:r>
          </w:p>
        </w:tc>
        <w:tc>
          <w:tcPr>
            <w:tcW w:w="2080" w:type="dxa"/>
            <w:tcBorders>
              <w:top w:val="nil"/>
              <w:left w:val="nil"/>
              <w:bottom w:val="single" w:sz="4" w:space="0" w:color="auto"/>
              <w:right w:val="single" w:sz="4" w:space="0" w:color="auto"/>
            </w:tcBorders>
            <w:shd w:val="clear" w:color="auto" w:fill="auto"/>
            <w:noWrap/>
            <w:vAlign w:val="bottom"/>
            <w:hideMark/>
          </w:tcPr>
          <w:p w14:paraId="1DEE5C41" w14:textId="77777777" w:rsidR="00A821C6" w:rsidRPr="006412D6" w:rsidRDefault="00A821C6" w:rsidP="00AE0599">
            <w:r w:rsidRPr="006412D6">
              <w:t>11100110</w:t>
            </w:r>
          </w:p>
        </w:tc>
      </w:tr>
      <w:tr w:rsidR="00A821C6" w:rsidRPr="006412D6" w14:paraId="305014F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9177E99" w14:textId="77777777" w:rsidR="00A821C6" w:rsidRPr="006412D6" w:rsidRDefault="00A821C6" w:rsidP="00AE0599">
            <w:r w:rsidRPr="006412D6">
              <w:t>e6</w:t>
            </w:r>
          </w:p>
        </w:tc>
        <w:tc>
          <w:tcPr>
            <w:tcW w:w="1020" w:type="dxa"/>
            <w:tcBorders>
              <w:top w:val="nil"/>
              <w:left w:val="nil"/>
              <w:bottom w:val="single" w:sz="4" w:space="0" w:color="auto"/>
              <w:right w:val="single" w:sz="4" w:space="0" w:color="auto"/>
            </w:tcBorders>
            <w:shd w:val="clear" w:color="auto" w:fill="auto"/>
            <w:noWrap/>
            <w:vAlign w:val="bottom"/>
            <w:hideMark/>
          </w:tcPr>
          <w:p w14:paraId="45609DAE" w14:textId="77777777" w:rsidR="00A821C6" w:rsidRPr="006412D6" w:rsidRDefault="00A821C6" w:rsidP="00AE0599">
            <w:r w:rsidRPr="006412D6">
              <w:t>x"00e5"</w:t>
            </w:r>
          </w:p>
        </w:tc>
        <w:tc>
          <w:tcPr>
            <w:tcW w:w="2080" w:type="dxa"/>
            <w:tcBorders>
              <w:top w:val="nil"/>
              <w:left w:val="nil"/>
              <w:bottom w:val="single" w:sz="4" w:space="0" w:color="auto"/>
              <w:right w:val="single" w:sz="4" w:space="0" w:color="auto"/>
            </w:tcBorders>
            <w:shd w:val="clear" w:color="auto" w:fill="auto"/>
            <w:noWrap/>
            <w:vAlign w:val="bottom"/>
            <w:hideMark/>
          </w:tcPr>
          <w:p w14:paraId="268DFDD8" w14:textId="77777777" w:rsidR="00A821C6" w:rsidRPr="006412D6" w:rsidRDefault="00A821C6" w:rsidP="00AE0599">
            <w:r w:rsidRPr="006412D6">
              <w:t>11100111</w:t>
            </w:r>
          </w:p>
        </w:tc>
      </w:tr>
      <w:tr w:rsidR="00A821C6" w:rsidRPr="006412D6" w14:paraId="42DB794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B405AB7" w14:textId="77777777" w:rsidR="00A821C6" w:rsidRPr="006412D6" w:rsidRDefault="00A821C6" w:rsidP="00AE0599">
            <w:r w:rsidRPr="006412D6">
              <w:t>e7</w:t>
            </w:r>
          </w:p>
        </w:tc>
        <w:tc>
          <w:tcPr>
            <w:tcW w:w="1020" w:type="dxa"/>
            <w:tcBorders>
              <w:top w:val="nil"/>
              <w:left w:val="nil"/>
              <w:bottom w:val="single" w:sz="4" w:space="0" w:color="auto"/>
              <w:right w:val="single" w:sz="4" w:space="0" w:color="auto"/>
            </w:tcBorders>
            <w:shd w:val="clear" w:color="auto" w:fill="auto"/>
            <w:noWrap/>
            <w:vAlign w:val="bottom"/>
            <w:hideMark/>
          </w:tcPr>
          <w:p w14:paraId="3EE4C6F1" w14:textId="77777777" w:rsidR="00A821C6" w:rsidRPr="006412D6" w:rsidRDefault="00A821C6" w:rsidP="00AE0599">
            <w:r w:rsidRPr="006412D6">
              <w:t>x"00e6"</w:t>
            </w:r>
          </w:p>
        </w:tc>
        <w:tc>
          <w:tcPr>
            <w:tcW w:w="2080" w:type="dxa"/>
            <w:tcBorders>
              <w:top w:val="nil"/>
              <w:left w:val="nil"/>
              <w:bottom w:val="single" w:sz="4" w:space="0" w:color="auto"/>
              <w:right w:val="single" w:sz="4" w:space="0" w:color="auto"/>
            </w:tcBorders>
            <w:shd w:val="clear" w:color="auto" w:fill="auto"/>
            <w:noWrap/>
            <w:vAlign w:val="bottom"/>
            <w:hideMark/>
          </w:tcPr>
          <w:p w14:paraId="69B0E8AF" w14:textId="77777777" w:rsidR="00A821C6" w:rsidRPr="006412D6" w:rsidRDefault="00A821C6" w:rsidP="00AE0599">
            <w:r w:rsidRPr="006412D6">
              <w:t>11101000</w:t>
            </w:r>
          </w:p>
        </w:tc>
      </w:tr>
      <w:tr w:rsidR="00A821C6" w:rsidRPr="006412D6" w14:paraId="5E21428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8C9AF93" w14:textId="77777777" w:rsidR="00A821C6" w:rsidRPr="006412D6" w:rsidRDefault="00A821C6" w:rsidP="00AE0599">
            <w:r w:rsidRPr="006412D6">
              <w:t>e8</w:t>
            </w:r>
          </w:p>
        </w:tc>
        <w:tc>
          <w:tcPr>
            <w:tcW w:w="1020" w:type="dxa"/>
            <w:tcBorders>
              <w:top w:val="nil"/>
              <w:left w:val="nil"/>
              <w:bottom w:val="single" w:sz="4" w:space="0" w:color="auto"/>
              <w:right w:val="single" w:sz="4" w:space="0" w:color="auto"/>
            </w:tcBorders>
            <w:shd w:val="clear" w:color="auto" w:fill="auto"/>
            <w:noWrap/>
            <w:vAlign w:val="bottom"/>
            <w:hideMark/>
          </w:tcPr>
          <w:p w14:paraId="6C619F79" w14:textId="77777777" w:rsidR="00A821C6" w:rsidRPr="006412D6" w:rsidRDefault="00A821C6" w:rsidP="00AE0599">
            <w:r w:rsidRPr="006412D6">
              <w:t>x"00e7"</w:t>
            </w:r>
          </w:p>
        </w:tc>
        <w:tc>
          <w:tcPr>
            <w:tcW w:w="2080" w:type="dxa"/>
            <w:tcBorders>
              <w:top w:val="nil"/>
              <w:left w:val="nil"/>
              <w:bottom w:val="single" w:sz="4" w:space="0" w:color="auto"/>
              <w:right w:val="single" w:sz="4" w:space="0" w:color="auto"/>
            </w:tcBorders>
            <w:shd w:val="clear" w:color="auto" w:fill="auto"/>
            <w:noWrap/>
            <w:vAlign w:val="bottom"/>
            <w:hideMark/>
          </w:tcPr>
          <w:p w14:paraId="782FD592" w14:textId="77777777" w:rsidR="00A821C6" w:rsidRPr="006412D6" w:rsidRDefault="00A821C6" w:rsidP="00AE0599">
            <w:r w:rsidRPr="006412D6">
              <w:t>11101001</w:t>
            </w:r>
          </w:p>
        </w:tc>
      </w:tr>
      <w:tr w:rsidR="00A821C6" w:rsidRPr="006412D6" w14:paraId="2FB202F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D0295C1" w14:textId="77777777" w:rsidR="00A821C6" w:rsidRPr="006412D6" w:rsidRDefault="00A821C6" w:rsidP="00AE0599">
            <w:r w:rsidRPr="006412D6">
              <w:t>e9</w:t>
            </w:r>
          </w:p>
        </w:tc>
        <w:tc>
          <w:tcPr>
            <w:tcW w:w="1020" w:type="dxa"/>
            <w:tcBorders>
              <w:top w:val="nil"/>
              <w:left w:val="nil"/>
              <w:bottom w:val="single" w:sz="4" w:space="0" w:color="auto"/>
              <w:right w:val="single" w:sz="4" w:space="0" w:color="auto"/>
            </w:tcBorders>
            <w:shd w:val="clear" w:color="auto" w:fill="auto"/>
            <w:noWrap/>
            <w:vAlign w:val="bottom"/>
            <w:hideMark/>
          </w:tcPr>
          <w:p w14:paraId="2737DCFD" w14:textId="77777777" w:rsidR="00A821C6" w:rsidRPr="006412D6" w:rsidRDefault="00A821C6" w:rsidP="00AE0599">
            <w:r w:rsidRPr="006412D6">
              <w:t>x"00e8"</w:t>
            </w:r>
          </w:p>
        </w:tc>
        <w:tc>
          <w:tcPr>
            <w:tcW w:w="2080" w:type="dxa"/>
            <w:tcBorders>
              <w:top w:val="nil"/>
              <w:left w:val="nil"/>
              <w:bottom w:val="single" w:sz="4" w:space="0" w:color="auto"/>
              <w:right w:val="single" w:sz="4" w:space="0" w:color="auto"/>
            </w:tcBorders>
            <w:shd w:val="clear" w:color="auto" w:fill="auto"/>
            <w:noWrap/>
            <w:vAlign w:val="bottom"/>
            <w:hideMark/>
          </w:tcPr>
          <w:p w14:paraId="2525A184" w14:textId="77777777" w:rsidR="00A821C6" w:rsidRPr="006412D6" w:rsidRDefault="00A821C6" w:rsidP="00AE0599">
            <w:r w:rsidRPr="006412D6">
              <w:t>11101010</w:t>
            </w:r>
          </w:p>
        </w:tc>
      </w:tr>
      <w:tr w:rsidR="00A821C6" w:rsidRPr="006412D6" w14:paraId="66EB018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B29B366" w14:textId="77777777" w:rsidR="00A821C6" w:rsidRPr="006412D6" w:rsidRDefault="00A821C6" w:rsidP="00AE0599">
            <w:r w:rsidRPr="006412D6">
              <w:t>ea</w:t>
            </w:r>
          </w:p>
        </w:tc>
        <w:tc>
          <w:tcPr>
            <w:tcW w:w="1020" w:type="dxa"/>
            <w:tcBorders>
              <w:top w:val="nil"/>
              <w:left w:val="nil"/>
              <w:bottom w:val="single" w:sz="4" w:space="0" w:color="auto"/>
              <w:right w:val="single" w:sz="4" w:space="0" w:color="auto"/>
            </w:tcBorders>
            <w:shd w:val="clear" w:color="auto" w:fill="auto"/>
            <w:noWrap/>
            <w:vAlign w:val="bottom"/>
            <w:hideMark/>
          </w:tcPr>
          <w:p w14:paraId="69D423D3" w14:textId="77777777" w:rsidR="00A821C6" w:rsidRPr="006412D6" w:rsidRDefault="00A821C6" w:rsidP="00AE0599">
            <w:r w:rsidRPr="006412D6">
              <w:t>x"00e9"</w:t>
            </w:r>
          </w:p>
        </w:tc>
        <w:tc>
          <w:tcPr>
            <w:tcW w:w="2080" w:type="dxa"/>
            <w:tcBorders>
              <w:top w:val="nil"/>
              <w:left w:val="nil"/>
              <w:bottom w:val="single" w:sz="4" w:space="0" w:color="auto"/>
              <w:right w:val="single" w:sz="4" w:space="0" w:color="auto"/>
            </w:tcBorders>
            <w:shd w:val="clear" w:color="auto" w:fill="auto"/>
            <w:noWrap/>
            <w:vAlign w:val="bottom"/>
            <w:hideMark/>
          </w:tcPr>
          <w:p w14:paraId="0A6F3258" w14:textId="77777777" w:rsidR="00A821C6" w:rsidRPr="006412D6" w:rsidRDefault="00A821C6" w:rsidP="00AE0599">
            <w:r w:rsidRPr="006412D6">
              <w:t>11101011</w:t>
            </w:r>
          </w:p>
        </w:tc>
      </w:tr>
      <w:tr w:rsidR="00A821C6" w:rsidRPr="006412D6" w14:paraId="31FD632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0A694A6" w14:textId="77777777" w:rsidR="00A821C6" w:rsidRPr="006412D6" w:rsidRDefault="00A821C6" w:rsidP="00AE0599">
            <w:r w:rsidRPr="006412D6">
              <w:t>eb</w:t>
            </w:r>
          </w:p>
        </w:tc>
        <w:tc>
          <w:tcPr>
            <w:tcW w:w="1020" w:type="dxa"/>
            <w:tcBorders>
              <w:top w:val="nil"/>
              <w:left w:val="nil"/>
              <w:bottom w:val="single" w:sz="4" w:space="0" w:color="auto"/>
              <w:right w:val="single" w:sz="4" w:space="0" w:color="auto"/>
            </w:tcBorders>
            <w:shd w:val="clear" w:color="auto" w:fill="auto"/>
            <w:noWrap/>
            <w:vAlign w:val="bottom"/>
            <w:hideMark/>
          </w:tcPr>
          <w:p w14:paraId="71A180C3" w14:textId="77777777" w:rsidR="00A821C6" w:rsidRPr="006412D6" w:rsidRDefault="00A821C6" w:rsidP="00AE0599">
            <w:r w:rsidRPr="006412D6">
              <w:t>x"00ea"</w:t>
            </w:r>
          </w:p>
        </w:tc>
        <w:tc>
          <w:tcPr>
            <w:tcW w:w="2080" w:type="dxa"/>
            <w:tcBorders>
              <w:top w:val="nil"/>
              <w:left w:val="nil"/>
              <w:bottom w:val="single" w:sz="4" w:space="0" w:color="auto"/>
              <w:right w:val="single" w:sz="4" w:space="0" w:color="auto"/>
            </w:tcBorders>
            <w:shd w:val="clear" w:color="auto" w:fill="auto"/>
            <w:noWrap/>
            <w:vAlign w:val="bottom"/>
            <w:hideMark/>
          </w:tcPr>
          <w:p w14:paraId="5BD5BE96" w14:textId="77777777" w:rsidR="00A821C6" w:rsidRPr="006412D6" w:rsidRDefault="00A821C6" w:rsidP="00AE0599">
            <w:r w:rsidRPr="006412D6">
              <w:t>11101100</w:t>
            </w:r>
          </w:p>
        </w:tc>
      </w:tr>
      <w:tr w:rsidR="00A821C6" w:rsidRPr="006412D6" w14:paraId="5AC686A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0D2714A" w14:textId="77777777" w:rsidR="00A821C6" w:rsidRPr="006412D6" w:rsidRDefault="00A821C6" w:rsidP="00AE0599">
            <w:r w:rsidRPr="006412D6">
              <w:t>ec</w:t>
            </w:r>
          </w:p>
        </w:tc>
        <w:tc>
          <w:tcPr>
            <w:tcW w:w="1020" w:type="dxa"/>
            <w:tcBorders>
              <w:top w:val="nil"/>
              <w:left w:val="nil"/>
              <w:bottom w:val="single" w:sz="4" w:space="0" w:color="auto"/>
              <w:right w:val="single" w:sz="4" w:space="0" w:color="auto"/>
            </w:tcBorders>
            <w:shd w:val="clear" w:color="auto" w:fill="auto"/>
            <w:noWrap/>
            <w:vAlign w:val="bottom"/>
            <w:hideMark/>
          </w:tcPr>
          <w:p w14:paraId="045109B7" w14:textId="77777777" w:rsidR="00A821C6" w:rsidRPr="006412D6" w:rsidRDefault="00A821C6" w:rsidP="00AE0599">
            <w:r w:rsidRPr="006412D6">
              <w:t>x"00eb"</w:t>
            </w:r>
          </w:p>
        </w:tc>
        <w:tc>
          <w:tcPr>
            <w:tcW w:w="2080" w:type="dxa"/>
            <w:tcBorders>
              <w:top w:val="nil"/>
              <w:left w:val="nil"/>
              <w:bottom w:val="single" w:sz="4" w:space="0" w:color="auto"/>
              <w:right w:val="single" w:sz="4" w:space="0" w:color="auto"/>
            </w:tcBorders>
            <w:shd w:val="clear" w:color="auto" w:fill="auto"/>
            <w:noWrap/>
            <w:vAlign w:val="bottom"/>
            <w:hideMark/>
          </w:tcPr>
          <w:p w14:paraId="33EE5F30" w14:textId="77777777" w:rsidR="00A821C6" w:rsidRPr="006412D6" w:rsidRDefault="00A821C6" w:rsidP="00AE0599">
            <w:r w:rsidRPr="006412D6">
              <w:t>11101101</w:t>
            </w:r>
          </w:p>
        </w:tc>
      </w:tr>
      <w:tr w:rsidR="00A821C6" w:rsidRPr="006412D6" w14:paraId="0FF7380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D27D8A9" w14:textId="77777777" w:rsidR="00A821C6" w:rsidRPr="006412D6" w:rsidRDefault="00A821C6" w:rsidP="00AE0599">
            <w:r w:rsidRPr="006412D6">
              <w:t>ed</w:t>
            </w:r>
          </w:p>
        </w:tc>
        <w:tc>
          <w:tcPr>
            <w:tcW w:w="1020" w:type="dxa"/>
            <w:tcBorders>
              <w:top w:val="nil"/>
              <w:left w:val="nil"/>
              <w:bottom w:val="single" w:sz="4" w:space="0" w:color="auto"/>
              <w:right w:val="single" w:sz="4" w:space="0" w:color="auto"/>
            </w:tcBorders>
            <w:shd w:val="clear" w:color="auto" w:fill="auto"/>
            <w:noWrap/>
            <w:vAlign w:val="bottom"/>
            <w:hideMark/>
          </w:tcPr>
          <w:p w14:paraId="4CAF7CC6" w14:textId="77777777" w:rsidR="00A821C6" w:rsidRPr="006412D6" w:rsidRDefault="00A821C6" w:rsidP="00AE0599">
            <w:r w:rsidRPr="006412D6">
              <w:t>x"00ec"</w:t>
            </w:r>
          </w:p>
        </w:tc>
        <w:tc>
          <w:tcPr>
            <w:tcW w:w="2080" w:type="dxa"/>
            <w:tcBorders>
              <w:top w:val="nil"/>
              <w:left w:val="nil"/>
              <w:bottom w:val="single" w:sz="4" w:space="0" w:color="auto"/>
              <w:right w:val="single" w:sz="4" w:space="0" w:color="auto"/>
            </w:tcBorders>
            <w:shd w:val="clear" w:color="auto" w:fill="auto"/>
            <w:noWrap/>
            <w:vAlign w:val="bottom"/>
            <w:hideMark/>
          </w:tcPr>
          <w:p w14:paraId="0352864F" w14:textId="77777777" w:rsidR="00A821C6" w:rsidRPr="006412D6" w:rsidRDefault="00A821C6" w:rsidP="00AE0599">
            <w:r w:rsidRPr="006412D6">
              <w:t>11101110</w:t>
            </w:r>
          </w:p>
        </w:tc>
      </w:tr>
      <w:tr w:rsidR="00A821C6" w:rsidRPr="006412D6" w14:paraId="2612942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A2D2848" w14:textId="77777777" w:rsidR="00A821C6" w:rsidRPr="006412D6" w:rsidRDefault="00A821C6" w:rsidP="00AE0599">
            <w:r w:rsidRPr="006412D6">
              <w:t>ee</w:t>
            </w:r>
          </w:p>
        </w:tc>
        <w:tc>
          <w:tcPr>
            <w:tcW w:w="1020" w:type="dxa"/>
            <w:tcBorders>
              <w:top w:val="nil"/>
              <w:left w:val="nil"/>
              <w:bottom w:val="single" w:sz="4" w:space="0" w:color="auto"/>
              <w:right w:val="single" w:sz="4" w:space="0" w:color="auto"/>
            </w:tcBorders>
            <w:shd w:val="clear" w:color="auto" w:fill="auto"/>
            <w:noWrap/>
            <w:vAlign w:val="bottom"/>
            <w:hideMark/>
          </w:tcPr>
          <w:p w14:paraId="516F246D" w14:textId="77777777" w:rsidR="00A821C6" w:rsidRPr="006412D6" w:rsidRDefault="00A821C6" w:rsidP="00AE0599">
            <w:r w:rsidRPr="006412D6">
              <w:t>x"00ed"</w:t>
            </w:r>
          </w:p>
        </w:tc>
        <w:tc>
          <w:tcPr>
            <w:tcW w:w="2080" w:type="dxa"/>
            <w:tcBorders>
              <w:top w:val="nil"/>
              <w:left w:val="nil"/>
              <w:bottom w:val="single" w:sz="4" w:space="0" w:color="auto"/>
              <w:right w:val="single" w:sz="4" w:space="0" w:color="auto"/>
            </w:tcBorders>
            <w:shd w:val="clear" w:color="auto" w:fill="auto"/>
            <w:noWrap/>
            <w:vAlign w:val="bottom"/>
            <w:hideMark/>
          </w:tcPr>
          <w:p w14:paraId="2FD5545F" w14:textId="77777777" w:rsidR="00A821C6" w:rsidRPr="006412D6" w:rsidRDefault="00A821C6" w:rsidP="00AE0599">
            <w:r w:rsidRPr="006412D6">
              <w:t>11101111</w:t>
            </w:r>
          </w:p>
        </w:tc>
      </w:tr>
      <w:tr w:rsidR="00A821C6" w:rsidRPr="006412D6" w14:paraId="73B8B48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1C9AB1A" w14:textId="77777777" w:rsidR="00A821C6" w:rsidRPr="006412D6" w:rsidRDefault="00A821C6" w:rsidP="00AE0599">
            <w:r w:rsidRPr="006412D6">
              <w:t>ef</w:t>
            </w:r>
          </w:p>
        </w:tc>
        <w:tc>
          <w:tcPr>
            <w:tcW w:w="1020" w:type="dxa"/>
            <w:tcBorders>
              <w:top w:val="nil"/>
              <w:left w:val="nil"/>
              <w:bottom w:val="single" w:sz="4" w:space="0" w:color="auto"/>
              <w:right w:val="single" w:sz="4" w:space="0" w:color="auto"/>
            </w:tcBorders>
            <w:shd w:val="clear" w:color="auto" w:fill="auto"/>
            <w:noWrap/>
            <w:vAlign w:val="bottom"/>
            <w:hideMark/>
          </w:tcPr>
          <w:p w14:paraId="20B5DA9D" w14:textId="77777777" w:rsidR="00A821C6" w:rsidRPr="006412D6" w:rsidRDefault="00A821C6" w:rsidP="00AE0599">
            <w:r w:rsidRPr="006412D6">
              <w:t>x"00ee"</w:t>
            </w:r>
          </w:p>
        </w:tc>
        <w:tc>
          <w:tcPr>
            <w:tcW w:w="2080" w:type="dxa"/>
            <w:tcBorders>
              <w:top w:val="nil"/>
              <w:left w:val="nil"/>
              <w:bottom w:val="single" w:sz="4" w:space="0" w:color="auto"/>
              <w:right w:val="single" w:sz="4" w:space="0" w:color="auto"/>
            </w:tcBorders>
            <w:shd w:val="clear" w:color="auto" w:fill="auto"/>
            <w:noWrap/>
            <w:vAlign w:val="bottom"/>
            <w:hideMark/>
          </w:tcPr>
          <w:p w14:paraId="7B908E86" w14:textId="77777777" w:rsidR="00A821C6" w:rsidRPr="006412D6" w:rsidRDefault="00A821C6" w:rsidP="00AE0599">
            <w:r w:rsidRPr="006412D6">
              <w:t>11110000</w:t>
            </w:r>
          </w:p>
        </w:tc>
      </w:tr>
      <w:tr w:rsidR="00A821C6" w:rsidRPr="006412D6" w14:paraId="296BAFB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FF34118" w14:textId="77777777" w:rsidR="00A821C6" w:rsidRPr="006412D6" w:rsidRDefault="00A821C6" w:rsidP="00AE0599">
            <w:r w:rsidRPr="006412D6">
              <w:t>f0</w:t>
            </w:r>
          </w:p>
        </w:tc>
        <w:tc>
          <w:tcPr>
            <w:tcW w:w="1020" w:type="dxa"/>
            <w:tcBorders>
              <w:top w:val="nil"/>
              <w:left w:val="nil"/>
              <w:bottom w:val="single" w:sz="4" w:space="0" w:color="auto"/>
              <w:right w:val="single" w:sz="4" w:space="0" w:color="auto"/>
            </w:tcBorders>
            <w:shd w:val="clear" w:color="auto" w:fill="auto"/>
            <w:noWrap/>
            <w:vAlign w:val="bottom"/>
            <w:hideMark/>
          </w:tcPr>
          <w:p w14:paraId="0214EE4B" w14:textId="77777777" w:rsidR="00A821C6" w:rsidRPr="006412D6" w:rsidRDefault="00A821C6" w:rsidP="00AE0599">
            <w:r w:rsidRPr="006412D6">
              <w:t>x"00ef"</w:t>
            </w:r>
          </w:p>
        </w:tc>
        <w:tc>
          <w:tcPr>
            <w:tcW w:w="2080" w:type="dxa"/>
            <w:tcBorders>
              <w:top w:val="nil"/>
              <w:left w:val="nil"/>
              <w:bottom w:val="single" w:sz="4" w:space="0" w:color="auto"/>
              <w:right w:val="single" w:sz="4" w:space="0" w:color="auto"/>
            </w:tcBorders>
            <w:shd w:val="clear" w:color="auto" w:fill="auto"/>
            <w:noWrap/>
            <w:vAlign w:val="bottom"/>
            <w:hideMark/>
          </w:tcPr>
          <w:p w14:paraId="78066C0A" w14:textId="77777777" w:rsidR="00A821C6" w:rsidRPr="006412D6" w:rsidRDefault="00A821C6" w:rsidP="00AE0599">
            <w:r w:rsidRPr="006412D6">
              <w:t>11110001</w:t>
            </w:r>
          </w:p>
        </w:tc>
      </w:tr>
      <w:tr w:rsidR="00A821C6" w:rsidRPr="006412D6" w14:paraId="0257A6F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3403E5F" w14:textId="77777777" w:rsidR="00A821C6" w:rsidRPr="006412D6" w:rsidRDefault="00A821C6" w:rsidP="00AE0599">
            <w:r w:rsidRPr="006412D6">
              <w:t>f1</w:t>
            </w:r>
          </w:p>
        </w:tc>
        <w:tc>
          <w:tcPr>
            <w:tcW w:w="1020" w:type="dxa"/>
            <w:tcBorders>
              <w:top w:val="nil"/>
              <w:left w:val="nil"/>
              <w:bottom w:val="single" w:sz="4" w:space="0" w:color="auto"/>
              <w:right w:val="single" w:sz="4" w:space="0" w:color="auto"/>
            </w:tcBorders>
            <w:shd w:val="clear" w:color="auto" w:fill="auto"/>
            <w:noWrap/>
            <w:vAlign w:val="bottom"/>
            <w:hideMark/>
          </w:tcPr>
          <w:p w14:paraId="72A57BE7" w14:textId="77777777" w:rsidR="00A821C6" w:rsidRPr="006412D6" w:rsidRDefault="00A821C6" w:rsidP="00AE0599">
            <w:r w:rsidRPr="006412D6">
              <w:t>x"00f0"</w:t>
            </w:r>
          </w:p>
        </w:tc>
        <w:tc>
          <w:tcPr>
            <w:tcW w:w="2080" w:type="dxa"/>
            <w:tcBorders>
              <w:top w:val="nil"/>
              <w:left w:val="nil"/>
              <w:bottom w:val="single" w:sz="4" w:space="0" w:color="auto"/>
              <w:right w:val="single" w:sz="4" w:space="0" w:color="auto"/>
            </w:tcBorders>
            <w:shd w:val="clear" w:color="auto" w:fill="auto"/>
            <w:noWrap/>
            <w:vAlign w:val="bottom"/>
            <w:hideMark/>
          </w:tcPr>
          <w:p w14:paraId="518F525D" w14:textId="77777777" w:rsidR="00A821C6" w:rsidRPr="006412D6" w:rsidRDefault="00A821C6" w:rsidP="00AE0599">
            <w:r w:rsidRPr="006412D6">
              <w:t>11110010</w:t>
            </w:r>
          </w:p>
        </w:tc>
      </w:tr>
      <w:tr w:rsidR="00A821C6" w:rsidRPr="006412D6" w14:paraId="3BC4B9D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7ACD16D" w14:textId="77777777" w:rsidR="00A821C6" w:rsidRPr="006412D6" w:rsidRDefault="00A821C6" w:rsidP="00AE0599">
            <w:r w:rsidRPr="006412D6">
              <w:t>f2</w:t>
            </w:r>
          </w:p>
        </w:tc>
        <w:tc>
          <w:tcPr>
            <w:tcW w:w="1020" w:type="dxa"/>
            <w:tcBorders>
              <w:top w:val="nil"/>
              <w:left w:val="nil"/>
              <w:bottom w:val="single" w:sz="4" w:space="0" w:color="auto"/>
              <w:right w:val="single" w:sz="4" w:space="0" w:color="auto"/>
            </w:tcBorders>
            <w:shd w:val="clear" w:color="auto" w:fill="auto"/>
            <w:noWrap/>
            <w:vAlign w:val="bottom"/>
            <w:hideMark/>
          </w:tcPr>
          <w:p w14:paraId="3BEB4D4B" w14:textId="77777777" w:rsidR="00A821C6" w:rsidRPr="006412D6" w:rsidRDefault="00A821C6" w:rsidP="00AE0599">
            <w:r w:rsidRPr="006412D6">
              <w:t>x"00f1"</w:t>
            </w:r>
          </w:p>
        </w:tc>
        <w:tc>
          <w:tcPr>
            <w:tcW w:w="2080" w:type="dxa"/>
            <w:tcBorders>
              <w:top w:val="nil"/>
              <w:left w:val="nil"/>
              <w:bottom w:val="single" w:sz="4" w:space="0" w:color="auto"/>
              <w:right w:val="single" w:sz="4" w:space="0" w:color="auto"/>
            </w:tcBorders>
            <w:shd w:val="clear" w:color="auto" w:fill="auto"/>
            <w:noWrap/>
            <w:vAlign w:val="bottom"/>
            <w:hideMark/>
          </w:tcPr>
          <w:p w14:paraId="4D01090B" w14:textId="77777777" w:rsidR="00A821C6" w:rsidRPr="006412D6" w:rsidRDefault="00A821C6" w:rsidP="00AE0599">
            <w:r w:rsidRPr="006412D6">
              <w:t>11110011</w:t>
            </w:r>
          </w:p>
        </w:tc>
      </w:tr>
      <w:tr w:rsidR="00A821C6" w:rsidRPr="006412D6" w14:paraId="5E8F702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5198A6E" w14:textId="77777777" w:rsidR="00A821C6" w:rsidRPr="006412D6" w:rsidRDefault="00A821C6" w:rsidP="00AE0599">
            <w:r w:rsidRPr="006412D6">
              <w:t>f3</w:t>
            </w:r>
          </w:p>
        </w:tc>
        <w:tc>
          <w:tcPr>
            <w:tcW w:w="1020" w:type="dxa"/>
            <w:tcBorders>
              <w:top w:val="nil"/>
              <w:left w:val="nil"/>
              <w:bottom w:val="single" w:sz="4" w:space="0" w:color="auto"/>
              <w:right w:val="single" w:sz="4" w:space="0" w:color="auto"/>
            </w:tcBorders>
            <w:shd w:val="clear" w:color="auto" w:fill="auto"/>
            <w:noWrap/>
            <w:vAlign w:val="bottom"/>
            <w:hideMark/>
          </w:tcPr>
          <w:p w14:paraId="3FE048F8" w14:textId="77777777" w:rsidR="00A821C6" w:rsidRPr="006412D6" w:rsidRDefault="00A821C6" w:rsidP="00AE0599">
            <w:r w:rsidRPr="006412D6">
              <w:t>x"00f2"</w:t>
            </w:r>
          </w:p>
        </w:tc>
        <w:tc>
          <w:tcPr>
            <w:tcW w:w="2080" w:type="dxa"/>
            <w:tcBorders>
              <w:top w:val="nil"/>
              <w:left w:val="nil"/>
              <w:bottom w:val="single" w:sz="4" w:space="0" w:color="auto"/>
              <w:right w:val="single" w:sz="4" w:space="0" w:color="auto"/>
            </w:tcBorders>
            <w:shd w:val="clear" w:color="auto" w:fill="auto"/>
            <w:noWrap/>
            <w:vAlign w:val="bottom"/>
            <w:hideMark/>
          </w:tcPr>
          <w:p w14:paraId="1A5C35FA" w14:textId="77777777" w:rsidR="00A821C6" w:rsidRPr="006412D6" w:rsidRDefault="00A821C6" w:rsidP="00AE0599">
            <w:r w:rsidRPr="006412D6">
              <w:t>11110100</w:t>
            </w:r>
          </w:p>
        </w:tc>
      </w:tr>
      <w:tr w:rsidR="00A821C6" w:rsidRPr="006412D6" w14:paraId="65ED2AB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FCEEBE0" w14:textId="77777777" w:rsidR="00A821C6" w:rsidRPr="006412D6" w:rsidRDefault="00A821C6" w:rsidP="00AE0599">
            <w:r w:rsidRPr="006412D6">
              <w:t>f4</w:t>
            </w:r>
          </w:p>
        </w:tc>
        <w:tc>
          <w:tcPr>
            <w:tcW w:w="1020" w:type="dxa"/>
            <w:tcBorders>
              <w:top w:val="nil"/>
              <w:left w:val="nil"/>
              <w:bottom w:val="single" w:sz="4" w:space="0" w:color="auto"/>
              <w:right w:val="single" w:sz="4" w:space="0" w:color="auto"/>
            </w:tcBorders>
            <w:shd w:val="clear" w:color="auto" w:fill="auto"/>
            <w:noWrap/>
            <w:vAlign w:val="bottom"/>
            <w:hideMark/>
          </w:tcPr>
          <w:p w14:paraId="003BCA71" w14:textId="77777777" w:rsidR="00A821C6" w:rsidRPr="006412D6" w:rsidRDefault="00A821C6" w:rsidP="00AE0599">
            <w:r w:rsidRPr="006412D6">
              <w:t>x"00f3"</w:t>
            </w:r>
          </w:p>
        </w:tc>
        <w:tc>
          <w:tcPr>
            <w:tcW w:w="2080" w:type="dxa"/>
            <w:tcBorders>
              <w:top w:val="nil"/>
              <w:left w:val="nil"/>
              <w:bottom w:val="single" w:sz="4" w:space="0" w:color="auto"/>
              <w:right w:val="single" w:sz="4" w:space="0" w:color="auto"/>
            </w:tcBorders>
            <w:shd w:val="clear" w:color="auto" w:fill="auto"/>
            <w:noWrap/>
            <w:vAlign w:val="bottom"/>
            <w:hideMark/>
          </w:tcPr>
          <w:p w14:paraId="10D21144" w14:textId="77777777" w:rsidR="00A821C6" w:rsidRPr="006412D6" w:rsidRDefault="00A821C6" w:rsidP="00AE0599">
            <w:r w:rsidRPr="006412D6">
              <w:t>11110101</w:t>
            </w:r>
          </w:p>
        </w:tc>
      </w:tr>
      <w:tr w:rsidR="00A821C6" w:rsidRPr="006412D6" w14:paraId="0DC2659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68D25A6" w14:textId="77777777" w:rsidR="00A821C6" w:rsidRPr="006412D6" w:rsidRDefault="00A821C6" w:rsidP="00AE0599">
            <w:r w:rsidRPr="006412D6">
              <w:t>f5</w:t>
            </w:r>
          </w:p>
        </w:tc>
        <w:tc>
          <w:tcPr>
            <w:tcW w:w="1020" w:type="dxa"/>
            <w:tcBorders>
              <w:top w:val="nil"/>
              <w:left w:val="nil"/>
              <w:bottom w:val="single" w:sz="4" w:space="0" w:color="auto"/>
              <w:right w:val="single" w:sz="4" w:space="0" w:color="auto"/>
            </w:tcBorders>
            <w:shd w:val="clear" w:color="auto" w:fill="auto"/>
            <w:noWrap/>
            <w:vAlign w:val="bottom"/>
            <w:hideMark/>
          </w:tcPr>
          <w:p w14:paraId="7FEA3BED" w14:textId="77777777" w:rsidR="00A821C6" w:rsidRPr="006412D6" w:rsidRDefault="00A821C6" w:rsidP="00AE0599">
            <w:r w:rsidRPr="006412D6">
              <w:t>x"00f4"</w:t>
            </w:r>
          </w:p>
        </w:tc>
        <w:tc>
          <w:tcPr>
            <w:tcW w:w="2080" w:type="dxa"/>
            <w:tcBorders>
              <w:top w:val="nil"/>
              <w:left w:val="nil"/>
              <w:bottom w:val="single" w:sz="4" w:space="0" w:color="auto"/>
              <w:right w:val="single" w:sz="4" w:space="0" w:color="auto"/>
            </w:tcBorders>
            <w:shd w:val="clear" w:color="auto" w:fill="auto"/>
            <w:noWrap/>
            <w:vAlign w:val="bottom"/>
            <w:hideMark/>
          </w:tcPr>
          <w:p w14:paraId="5809DF25" w14:textId="77777777" w:rsidR="00A821C6" w:rsidRPr="006412D6" w:rsidRDefault="00A821C6" w:rsidP="00AE0599">
            <w:r w:rsidRPr="006412D6">
              <w:t>11110110</w:t>
            </w:r>
          </w:p>
        </w:tc>
      </w:tr>
      <w:tr w:rsidR="00A821C6" w:rsidRPr="006412D6" w14:paraId="1265001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5BFE87B" w14:textId="77777777" w:rsidR="00A821C6" w:rsidRPr="006412D6" w:rsidRDefault="00A821C6" w:rsidP="00AE0599">
            <w:r w:rsidRPr="006412D6">
              <w:t>f6</w:t>
            </w:r>
          </w:p>
        </w:tc>
        <w:tc>
          <w:tcPr>
            <w:tcW w:w="1020" w:type="dxa"/>
            <w:tcBorders>
              <w:top w:val="nil"/>
              <w:left w:val="nil"/>
              <w:bottom w:val="single" w:sz="4" w:space="0" w:color="auto"/>
              <w:right w:val="single" w:sz="4" w:space="0" w:color="auto"/>
            </w:tcBorders>
            <w:shd w:val="clear" w:color="auto" w:fill="auto"/>
            <w:noWrap/>
            <w:vAlign w:val="bottom"/>
            <w:hideMark/>
          </w:tcPr>
          <w:p w14:paraId="5E46B157" w14:textId="77777777" w:rsidR="00A821C6" w:rsidRPr="006412D6" w:rsidRDefault="00A821C6" w:rsidP="00AE0599">
            <w:r w:rsidRPr="006412D6">
              <w:t>x"00f5"</w:t>
            </w:r>
          </w:p>
        </w:tc>
        <w:tc>
          <w:tcPr>
            <w:tcW w:w="2080" w:type="dxa"/>
            <w:tcBorders>
              <w:top w:val="nil"/>
              <w:left w:val="nil"/>
              <w:bottom w:val="single" w:sz="4" w:space="0" w:color="auto"/>
              <w:right w:val="single" w:sz="4" w:space="0" w:color="auto"/>
            </w:tcBorders>
            <w:shd w:val="clear" w:color="auto" w:fill="auto"/>
            <w:noWrap/>
            <w:vAlign w:val="bottom"/>
            <w:hideMark/>
          </w:tcPr>
          <w:p w14:paraId="590E3DC8" w14:textId="77777777" w:rsidR="00A821C6" w:rsidRPr="006412D6" w:rsidRDefault="00A821C6" w:rsidP="00AE0599">
            <w:r w:rsidRPr="006412D6">
              <w:t>11110111</w:t>
            </w:r>
          </w:p>
        </w:tc>
      </w:tr>
      <w:tr w:rsidR="00A821C6" w:rsidRPr="006412D6" w14:paraId="71A90BE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7C060EB" w14:textId="77777777" w:rsidR="00A821C6" w:rsidRPr="006412D6" w:rsidRDefault="00A821C6" w:rsidP="00AE0599">
            <w:r w:rsidRPr="006412D6">
              <w:t>f7</w:t>
            </w:r>
          </w:p>
        </w:tc>
        <w:tc>
          <w:tcPr>
            <w:tcW w:w="1020" w:type="dxa"/>
            <w:tcBorders>
              <w:top w:val="nil"/>
              <w:left w:val="nil"/>
              <w:bottom w:val="single" w:sz="4" w:space="0" w:color="auto"/>
              <w:right w:val="single" w:sz="4" w:space="0" w:color="auto"/>
            </w:tcBorders>
            <w:shd w:val="clear" w:color="auto" w:fill="auto"/>
            <w:noWrap/>
            <w:vAlign w:val="bottom"/>
            <w:hideMark/>
          </w:tcPr>
          <w:p w14:paraId="3A5301EB" w14:textId="77777777" w:rsidR="00A821C6" w:rsidRPr="006412D6" w:rsidRDefault="00A821C6" w:rsidP="00AE0599">
            <w:r w:rsidRPr="006412D6">
              <w:t>x"00f6"</w:t>
            </w:r>
          </w:p>
        </w:tc>
        <w:tc>
          <w:tcPr>
            <w:tcW w:w="2080" w:type="dxa"/>
            <w:tcBorders>
              <w:top w:val="nil"/>
              <w:left w:val="nil"/>
              <w:bottom w:val="single" w:sz="4" w:space="0" w:color="auto"/>
              <w:right w:val="single" w:sz="4" w:space="0" w:color="auto"/>
            </w:tcBorders>
            <w:shd w:val="clear" w:color="auto" w:fill="auto"/>
            <w:noWrap/>
            <w:vAlign w:val="bottom"/>
            <w:hideMark/>
          </w:tcPr>
          <w:p w14:paraId="1D7D7974" w14:textId="77777777" w:rsidR="00A821C6" w:rsidRPr="006412D6" w:rsidRDefault="00A821C6" w:rsidP="00AE0599">
            <w:r w:rsidRPr="006412D6">
              <w:t>11111000</w:t>
            </w:r>
          </w:p>
        </w:tc>
      </w:tr>
      <w:tr w:rsidR="00A821C6" w:rsidRPr="006412D6" w14:paraId="405322B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D39FEDE" w14:textId="77777777" w:rsidR="00A821C6" w:rsidRPr="006412D6" w:rsidRDefault="00A821C6" w:rsidP="00AE0599">
            <w:r w:rsidRPr="006412D6">
              <w:t>f8</w:t>
            </w:r>
          </w:p>
        </w:tc>
        <w:tc>
          <w:tcPr>
            <w:tcW w:w="1020" w:type="dxa"/>
            <w:tcBorders>
              <w:top w:val="nil"/>
              <w:left w:val="nil"/>
              <w:bottom w:val="single" w:sz="4" w:space="0" w:color="auto"/>
              <w:right w:val="single" w:sz="4" w:space="0" w:color="auto"/>
            </w:tcBorders>
            <w:shd w:val="clear" w:color="auto" w:fill="auto"/>
            <w:noWrap/>
            <w:vAlign w:val="bottom"/>
            <w:hideMark/>
          </w:tcPr>
          <w:p w14:paraId="34F39125" w14:textId="77777777" w:rsidR="00A821C6" w:rsidRPr="006412D6" w:rsidRDefault="00A821C6" w:rsidP="00AE0599">
            <w:r w:rsidRPr="006412D6">
              <w:t>x"00f7"</w:t>
            </w:r>
          </w:p>
        </w:tc>
        <w:tc>
          <w:tcPr>
            <w:tcW w:w="2080" w:type="dxa"/>
            <w:tcBorders>
              <w:top w:val="nil"/>
              <w:left w:val="nil"/>
              <w:bottom w:val="single" w:sz="4" w:space="0" w:color="auto"/>
              <w:right w:val="single" w:sz="4" w:space="0" w:color="auto"/>
            </w:tcBorders>
            <w:shd w:val="clear" w:color="auto" w:fill="auto"/>
            <w:noWrap/>
            <w:vAlign w:val="bottom"/>
            <w:hideMark/>
          </w:tcPr>
          <w:p w14:paraId="7F141413" w14:textId="77777777" w:rsidR="00A821C6" w:rsidRPr="006412D6" w:rsidRDefault="00A821C6" w:rsidP="00AE0599">
            <w:r w:rsidRPr="006412D6">
              <w:t>11111001</w:t>
            </w:r>
          </w:p>
        </w:tc>
      </w:tr>
      <w:tr w:rsidR="00A821C6" w:rsidRPr="006412D6" w14:paraId="457CA7D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067FCEE" w14:textId="77777777" w:rsidR="00A821C6" w:rsidRPr="006412D6" w:rsidRDefault="00A821C6" w:rsidP="00AE0599">
            <w:r w:rsidRPr="006412D6">
              <w:t>f9</w:t>
            </w:r>
          </w:p>
        </w:tc>
        <w:tc>
          <w:tcPr>
            <w:tcW w:w="1020" w:type="dxa"/>
            <w:tcBorders>
              <w:top w:val="nil"/>
              <w:left w:val="nil"/>
              <w:bottom w:val="single" w:sz="4" w:space="0" w:color="auto"/>
              <w:right w:val="single" w:sz="4" w:space="0" w:color="auto"/>
            </w:tcBorders>
            <w:shd w:val="clear" w:color="auto" w:fill="auto"/>
            <w:noWrap/>
            <w:vAlign w:val="bottom"/>
            <w:hideMark/>
          </w:tcPr>
          <w:p w14:paraId="405F1B9D" w14:textId="77777777" w:rsidR="00A821C6" w:rsidRPr="006412D6" w:rsidRDefault="00A821C6" w:rsidP="00AE0599">
            <w:r w:rsidRPr="006412D6">
              <w:t>x"00f8"</w:t>
            </w:r>
          </w:p>
        </w:tc>
        <w:tc>
          <w:tcPr>
            <w:tcW w:w="2080" w:type="dxa"/>
            <w:tcBorders>
              <w:top w:val="nil"/>
              <w:left w:val="nil"/>
              <w:bottom w:val="single" w:sz="4" w:space="0" w:color="auto"/>
              <w:right w:val="single" w:sz="4" w:space="0" w:color="auto"/>
            </w:tcBorders>
            <w:shd w:val="clear" w:color="auto" w:fill="auto"/>
            <w:noWrap/>
            <w:vAlign w:val="bottom"/>
            <w:hideMark/>
          </w:tcPr>
          <w:p w14:paraId="1BB3381E" w14:textId="77777777" w:rsidR="00A821C6" w:rsidRPr="006412D6" w:rsidRDefault="00A821C6" w:rsidP="00AE0599">
            <w:r w:rsidRPr="006412D6">
              <w:t>11111010</w:t>
            </w:r>
          </w:p>
        </w:tc>
      </w:tr>
      <w:tr w:rsidR="00A821C6" w:rsidRPr="006412D6" w14:paraId="1F98871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A3F03B8" w14:textId="77777777" w:rsidR="00A821C6" w:rsidRPr="006412D6" w:rsidRDefault="00A821C6" w:rsidP="00AE0599">
            <w:r w:rsidRPr="006412D6">
              <w:t>fa</w:t>
            </w:r>
          </w:p>
        </w:tc>
        <w:tc>
          <w:tcPr>
            <w:tcW w:w="1020" w:type="dxa"/>
            <w:tcBorders>
              <w:top w:val="nil"/>
              <w:left w:val="nil"/>
              <w:bottom w:val="single" w:sz="4" w:space="0" w:color="auto"/>
              <w:right w:val="single" w:sz="4" w:space="0" w:color="auto"/>
            </w:tcBorders>
            <w:shd w:val="clear" w:color="auto" w:fill="auto"/>
            <w:noWrap/>
            <w:vAlign w:val="bottom"/>
            <w:hideMark/>
          </w:tcPr>
          <w:p w14:paraId="3E7EA148" w14:textId="77777777" w:rsidR="00A821C6" w:rsidRPr="006412D6" w:rsidRDefault="00A821C6" w:rsidP="00AE0599">
            <w:r w:rsidRPr="006412D6">
              <w:t>x"00f9"</w:t>
            </w:r>
          </w:p>
        </w:tc>
        <w:tc>
          <w:tcPr>
            <w:tcW w:w="2080" w:type="dxa"/>
            <w:tcBorders>
              <w:top w:val="nil"/>
              <w:left w:val="nil"/>
              <w:bottom w:val="single" w:sz="4" w:space="0" w:color="auto"/>
              <w:right w:val="single" w:sz="4" w:space="0" w:color="auto"/>
            </w:tcBorders>
            <w:shd w:val="clear" w:color="auto" w:fill="auto"/>
            <w:noWrap/>
            <w:vAlign w:val="bottom"/>
            <w:hideMark/>
          </w:tcPr>
          <w:p w14:paraId="1AFE0F2A" w14:textId="77777777" w:rsidR="00A821C6" w:rsidRPr="006412D6" w:rsidRDefault="00A821C6" w:rsidP="00AE0599">
            <w:r w:rsidRPr="006412D6">
              <w:t>11111011</w:t>
            </w:r>
          </w:p>
        </w:tc>
      </w:tr>
      <w:tr w:rsidR="00A821C6" w:rsidRPr="006412D6" w14:paraId="581B916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983461D" w14:textId="77777777" w:rsidR="00A821C6" w:rsidRPr="006412D6" w:rsidRDefault="00A821C6" w:rsidP="00AE0599">
            <w:r w:rsidRPr="006412D6">
              <w:t>fb</w:t>
            </w:r>
          </w:p>
        </w:tc>
        <w:tc>
          <w:tcPr>
            <w:tcW w:w="1020" w:type="dxa"/>
            <w:tcBorders>
              <w:top w:val="nil"/>
              <w:left w:val="nil"/>
              <w:bottom w:val="single" w:sz="4" w:space="0" w:color="auto"/>
              <w:right w:val="single" w:sz="4" w:space="0" w:color="auto"/>
            </w:tcBorders>
            <w:shd w:val="clear" w:color="auto" w:fill="auto"/>
            <w:noWrap/>
            <w:vAlign w:val="bottom"/>
            <w:hideMark/>
          </w:tcPr>
          <w:p w14:paraId="7C258852" w14:textId="77777777" w:rsidR="00A821C6" w:rsidRPr="006412D6" w:rsidRDefault="00A821C6" w:rsidP="00AE0599">
            <w:r w:rsidRPr="006412D6">
              <w:t>x"00fa"</w:t>
            </w:r>
          </w:p>
        </w:tc>
        <w:tc>
          <w:tcPr>
            <w:tcW w:w="2080" w:type="dxa"/>
            <w:tcBorders>
              <w:top w:val="nil"/>
              <w:left w:val="nil"/>
              <w:bottom w:val="single" w:sz="4" w:space="0" w:color="auto"/>
              <w:right w:val="single" w:sz="4" w:space="0" w:color="auto"/>
            </w:tcBorders>
            <w:shd w:val="clear" w:color="auto" w:fill="auto"/>
            <w:noWrap/>
            <w:vAlign w:val="bottom"/>
            <w:hideMark/>
          </w:tcPr>
          <w:p w14:paraId="46EB9E0F" w14:textId="77777777" w:rsidR="00A821C6" w:rsidRPr="006412D6" w:rsidRDefault="00A821C6" w:rsidP="00AE0599">
            <w:r w:rsidRPr="006412D6">
              <w:t>11111100</w:t>
            </w:r>
          </w:p>
        </w:tc>
      </w:tr>
      <w:tr w:rsidR="00A821C6" w:rsidRPr="006412D6" w14:paraId="6149978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4A6AC42" w14:textId="77777777" w:rsidR="00A821C6" w:rsidRPr="006412D6" w:rsidRDefault="00A821C6" w:rsidP="00AE0599">
            <w:r w:rsidRPr="006412D6">
              <w:t>fc</w:t>
            </w:r>
          </w:p>
        </w:tc>
        <w:tc>
          <w:tcPr>
            <w:tcW w:w="1020" w:type="dxa"/>
            <w:tcBorders>
              <w:top w:val="nil"/>
              <w:left w:val="nil"/>
              <w:bottom w:val="single" w:sz="4" w:space="0" w:color="auto"/>
              <w:right w:val="single" w:sz="4" w:space="0" w:color="auto"/>
            </w:tcBorders>
            <w:shd w:val="clear" w:color="auto" w:fill="auto"/>
            <w:noWrap/>
            <w:vAlign w:val="bottom"/>
            <w:hideMark/>
          </w:tcPr>
          <w:p w14:paraId="792B3983" w14:textId="77777777" w:rsidR="00A821C6" w:rsidRPr="006412D6" w:rsidRDefault="00A821C6" w:rsidP="00AE0599">
            <w:r w:rsidRPr="006412D6">
              <w:t>x"00fb"</w:t>
            </w:r>
          </w:p>
        </w:tc>
        <w:tc>
          <w:tcPr>
            <w:tcW w:w="2080" w:type="dxa"/>
            <w:tcBorders>
              <w:top w:val="nil"/>
              <w:left w:val="nil"/>
              <w:bottom w:val="single" w:sz="4" w:space="0" w:color="auto"/>
              <w:right w:val="single" w:sz="4" w:space="0" w:color="auto"/>
            </w:tcBorders>
            <w:shd w:val="clear" w:color="auto" w:fill="auto"/>
            <w:noWrap/>
            <w:vAlign w:val="bottom"/>
            <w:hideMark/>
          </w:tcPr>
          <w:p w14:paraId="0A4A591E" w14:textId="77777777" w:rsidR="00A821C6" w:rsidRPr="006412D6" w:rsidRDefault="00A821C6" w:rsidP="00AE0599">
            <w:r w:rsidRPr="006412D6">
              <w:t>11111101</w:t>
            </w:r>
          </w:p>
        </w:tc>
      </w:tr>
      <w:tr w:rsidR="00A821C6" w:rsidRPr="006412D6" w14:paraId="56892BC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F48239C" w14:textId="77777777" w:rsidR="00A821C6" w:rsidRPr="006412D6" w:rsidRDefault="00A821C6" w:rsidP="00AE0599">
            <w:r w:rsidRPr="006412D6">
              <w:t>fd</w:t>
            </w:r>
          </w:p>
        </w:tc>
        <w:tc>
          <w:tcPr>
            <w:tcW w:w="1020" w:type="dxa"/>
            <w:tcBorders>
              <w:top w:val="nil"/>
              <w:left w:val="nil"/>
              <w:bottom w:val="single" w:sz="4" w:space="0" w:color="auto"/>
              <w:right w:val="single" w:sz="4" w:space="0" w:color="auto"/>
            </w:tcBorders>
            <w:shd w:val="clear" w:color="auto" w:fill="auto"/>
            <w:noWrap/>
            <w:vAlign w:val="bottom"/>
            <w:hideMark/>
          </w:tcPr>
          <w:p w14:paraId="6D8B0FA1" w14:textId="77777777" w:rsidR="00A821C6" w:rsidRPr="006412D6" w:rsidRDefault="00A821C6" w:rsidP="00AE0599">
            <w:r w:rsidRPr="006412D6">
              <w:t>x"00fc"</w:t>
            </w:r>
          </w:p>
        </w:tc>
        <w:tc>
          <w:tcPr>
            <w:tcW w:w="2080" w:type="dxa"/>
            <w:tcBorders>
              <w:top w:val="nil"/>
              <w:left w:val="nil"/>
              <w:bottom w:val="single" w:sz="4" w:space="0" w:color="auto"/>
              <w:right w:val="single" w:sz="4" w:space="0" w:color="auto"/>
            </w:tcBorders>
            <w:shd w:val="clear" w:color="auto" w:fill="auto"/>
            <w:noWrap/>
            <w:vAlign w:val="bottom"/>
            <w:hideMark/>
          </w:tcPr>
          <w:p w14:paraId="0AE38C47" w14:textId="77777777" w:rsidR="00A821C6" w:rsidRPr="006412D6" w:rsidRDefault="00A821C6" w:rsidP="00AE0599">
            <w:r w:rsidRPr="006412D6">
              <w:t>11111110</w:t>
            </w:r>
          </w:p>
        </w:tc>
      </w:tr>
      <w:tr w:rsidR="00A821C6" w:rsidRPr="006412D6" w14:paraId="6643CC2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7613CAB" w14:textId="77777777" w:rsidR="00A821C6" w:rsidRPr="006412D6" w:rsidRDefault="00A821C6" w:rsidP="00AE0599">
            <w:r w:rsidRPr="006412D6">
              <w:t>fe</w:t>
            </w:r>
          </w:p>
        </w:tc>
        <w:tc>
          <w:tcPr>
            <w:tcW w:w="1020" w:type="dxa"/>
            <w:tcBorders>
              <w:top w:val="nil"/>
              <w:left w:val="nil"/>
              <w:bottom w:val="single" w:sz="4" w:space="0" w:color="auto"/>
              <w:right w:val="single" w:sz="4" w:space="0" w:color="auto"/>
            </w:tcBorders>
            <w:shd w:val="clear" w:color="auto" w:fill="auto"/>
            <w:noWrap/>
            <w:vAlign w:val="bottom"/>
            <w:hideMark/>
          </w:tcPr>
          <w:p w14:paraId="186161FC" w14:textId="77777777" w:rsidR="00A821C6" w:rsidRPr="006412D6" w:rsidRDefault="00A821C6" w:rsidP="00AE0599">
            <w:r w:rsidRPr="006412D6">
              <w:t>x"00fd"</w:t>
            </w:r>
          </w:p>
        </w:tc>
        <w:tc>
          <w:tcPr>
            <w:tcW w:w="2080" w:type="dxa"/>
            <w:tcBorders>
              <w:top w:val="nil"/>
              <w:left w:val="nil"/>
              <w:bottom w:val="single" w:sz="4" w:space="0" w:color="auto"/>
              <w:right w:val="single" w:sz="4" w:space="0" w:color="auto"/>
            </w:tcBorders>
            <w:shd w:val="clear" w:color="auto" w:fill="auto"/>
            <w:noWrap/>
            <w:vAlign w:val="bottom"/>
            <w:hideMark/>
          </w:tcPr>
          <w:p w14:paraId="6AF8CFAB" w14:textId="77777777" w:rsidR="00A821C6" w:rsidRPr="006412D6" w:rsidRDefault="00A821C6" w:rsidP="00AE0599">
            <w:r w:rsidRPr="006412D6">
              <w:t>11111111</w:t>
            </w:r>
          </w:p>
        </w:tc>
      </w:tr>
      <w:tr w:rsidR="00A821C6" w:rsidRPr="006412D6" w14:paraId="4A95C73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1FAF550" w14:textId="77777777" w:rsidR="00A821C6" w:rsidRPr="006412D6" w:rsidRDefault="00A821C6" w:rsidP="00AE0599">
            <w:r w:rsidRPr="006412D6">
              <w:lastRenderedPageBreak/>
              <w:t>ff</w:t>
            </w:r>
          </w:p>
        </w:tc>
        <w:tc>
          <w:tcPr>
            <w:tcW w:w="1020" w:type="dxa"/>
            <w:tcBorders>
              <w:top w:val="nil"/>
              <w:left w:val="nil"/>
              <w:bottom w:val="single" w:sz="4" w:space="0" w:color="auto"/>
              <w:right w:val="single" w:sz="4" w:space="0" w:color="auto"/>
            </w:tcBorders>
            <w:shd w:val="clear" w:color="auto" w:fill="auto"/>
            <w:noWrap/>
            <w:vAlign w:val="bottom"/>
            <w:hideMark/>
          </w:tcPr>
          <w:p w14:paraId="23A1EA69" w14:textId="77777777" w:rsidR="00A821C6" w:rsidRPr="006412D6" w:rsidRDefault="00A821C6" w:rsidP="00AE0599">
            <w:r w:rsidRPr="006412D6">
              <w:t>x"00fe"</w:t>
            </w:r>
          </w:p>
        </w:tc>
        <w:tc>
          <w:tcPr>
            <w:tcW w:w="2080" w:type="dxa"/>
            <w:tcBorders>
              <w:top w:val="nil"/>
              <w:left w:val="nil"/>
              <w:bottom w:val="single" w:sz="4" w:space="0" w:color="auto"/>
              <w:right w:val="single" w:sz="4" w:space="0" w:color="auto"/>
            </w:tcBorders>
            <w:shd w:val="clear" w:color="auto" w:fill="auto"/>
            <w:noWrap/>
            <w:vAlign w:val="bottom"/>
            <w:hideMark/>
          </w:tcPr>
          <w:p w14:paraId="15AA8AA6" w14:textId="77777777" w:rsidR="00A821C6" w:rsidRPr="006412D6" w:rsidRDefault="00A821C6" w:rsidP="00AE0599">
            <w:r w:rsidRPr="006412D6">
              <w:t>100000000</w:t>
            </w:r>
          </w:p>
        </w:tc>
      </w:tr>
    </w:tbl>
    <w:p w14:paraId="15069F1A" w14:textId="3A1260B8" w:rsidR="00B9341E" w:rsidRPr="006412D6" w:rsidRDefault="00B9341E" w:rsidP="00645BF1"/>
    <w:p w14:paraId="6E153620" w14:textId="77777777" w:rsidR="00B9341E" w:rsidRPr="006412D6" w:rsidRDefault="00B9341E" w:rsidP="00645BF1"/>
    <w:p w14:paraId="6F15FE8D" w14:textId="77777777" w:rsidR="00224E3A" w:rsidRPr="006412D6" w:rsidRDefault="00224E3A" w:rsidP="00645BF1">
      <w:pPr>
        <w:rPr>
          <w:b/>
        </w:rPr>
      </w:pPr>
      <w:r w:rsidRPr="006412D6">
        <w:t xml:space="preserve">Register File: </w:t>
      </w:r>
      <w:r w:rsidRPr="006412D6">
        <w:rPr>
          <w:b/>
        </w:rPr>
        <w:t>…</w:t>
      </w:r>
    </w:p>
    <w:tbl>
      <w:tblPr>
        <w:tblW w:w="4700" w:type="dxa"/>
        <w:tblLook w:val="04A0" w:firstRow="1" w:lastRow="0" w:firstColumn="1" w:lastColumn="0" w:noHBand="0" w:noVBand="1"/>
      </w:tblPr>
      <w:tblGrid>
        <w:gridCol w:w="1340"/>
        <w:gridCol w:w="1020"/>
        <w:gridCol w:w="2340"/>
      </w:tblGrid>
      <w:tr w:rsidR="00B9341E" w:rsidRPr="006412D6" w14:paraId="7F9308AD" w14:textId="77777777" w:rsidTr="00B9341E">
        <w:trPr>
          <w:trHeight w:val="285"/>
        </w:trPr>
        <w:tc>
          <w:tcPr>
            <w:tcW w:w="134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67C599A7" w14:textId="77777777" w:rsidR="00B9341E" w:rsidRPr="006412D6" w:rsidRDefault="00B9341E" w:rsidP="00B9341E">
            <w:r w:rsidRPr="006412D6">
              <w:t>Address 0x…</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22A49488" w14:textId="77777777" w:rsidR="00B9341E" w:rsidRPr="006412D6" w:rsidRDefault="00B9341E" w:rsidP="00B9341E">
            <w:r w:rsidRPr="006412D6">
              <w:t>Hex Value</w:t>
            </w:r>
          </w:p>
        </w:tc>
        <w:tc>
          <w:tcPr>
            <w:tcW w:w="2340" w:type="dxa"/>
            <w:tcBorders>
              <w:top w:val="single" w:sz="4" w:space="0" w:color="auto"/>
              <w:left w:val="nil"/>
              <w:bottom w:val="single" w:sz="4" w:space="0" w:color="auto"/>
              <w:right w:val="single" w:sz="4" w:space="0" w:color="auto"/>
            </w:tcBorders>
            <w:shd w:val="clear" w:color="000000" w:fill="FFF2CC"/>
            <w:noWrap/>
            <w:vAlign w:val="bottom"/>
            <w:hideMark/>
          </w:tcPr>
          <w:p w14:paraId="1EE2D85C" w14:textId="77777777" w:rsidR="00B9341E" w:rsidRPr="006412D6" w:rsidRDefault="00B9341E" w:rsidP="00B9341E">
            <w:r w:rsidRPr="006412D6">
              <w:t>Binary Value 0b…</w:t>
            </w:r>
          </w:p>
        </w:tc>
      </w:tr>
      <w:tr w:rsidR="00B9341E" w:rsidRPr="006412D6" w14:paraId="3A01B5D1"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46C0CB16" w14:textId="77777777" w:rsidR="00B9341E" w:rsidRPr="006412D6" w:rsidRDefault="00B9341E" w:rsidP="00B9341E">
            <w:r w:rsidRPr="006412D6">
              <w:t>0</w:t>
            </w:r>
          </w:p>
        </w:tc>
        <w:tc>
          <w:tcPr>
            <w:tcW w:w="1020" w:type="dxa"/>
            <w:tcBorders>
              <w:top w:val="nil"/>
              <w:left w:val="nil"/>
              <w:bottom w:val="single" w:sz="4" w:space="0" w:color="auto"/>
              <w:right w:val="single" w:sz="4" w:space="0" w:color="auto"/>
            </w:tcBorders>
            <w:shd w:val="clear" w:color="auto" w:fill="auto"/>
            <w:noWrap/>
            <w:vAlign w:val="bottom"/>
            <w:hideMark/>
          </w:tcPr>
          <w:p w14:paraId="6D3BD6BE" w14:textId="77777777" w:rsidR="00B9341E" w:rsidRPr="006412D6" w:rsidRDefault="00B9341E" w:rsidP="00B9341E">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2BAA295E" w14:textId="77777777" w:rsidR="00B9341E" w:rsidRPr="006412D6" w:rsidRDefault="00B9341E" w:rsidP="00B9341E">
            <w:r w:rsidRPr="006412D6">
              <w:t>0</w:t>
            </w:r>
          </w:p>
        </w:tc>
      </w:tr>
      <w:tr w:rsidR="00B9341E" w:rsidRPr="006412D6" w14:paraId="4949E29E"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6EA8F561" w14:textId="77777777" w:rsidR="00B9341E" w:rsidRPr="006412D6" w:rsidRDefault="00B9341E" w:rsidP="00B9341E">
            <w:r w:rsidRPr="006412D6">
              <w:t>1</w:t>
            </w:r>
          </w:p>
        </w:tc>
        <w:tc>
          <w:tcPr>
            <w:tcW w:w="1020" w:type="dxa"/>
            <w:tcBorders>
              <w:top w:val="nil"/>
              <w:left w:val="nil"/>
              <w:bottom w:val="single" w:sz="4" w:space="0" w:color="auto"/>
              <w:right w:val="single" w:sz="4" w:space="0" w:color="auto"/>
            </w:tcBorders>
            <w:shd w:val="clear" w:color="auto" w:fill="auto"/>
            <w:noWrap/>
            <w:vAlign w:val="bottom"/>
            <w:hideMark/>
          </w:tcPr>
          <w:p w14:paraId="62DA7E00" w14:textId="77777777" w:rsidR="00B9341E" w:rsidRPr="006412D6" w:rsidRDefault="00B9341E" w:rsidP="00B9341E">
            <w:r w:rsidRPr="006412D6">
              <w:t>x"0001"</w:t>
            </w:r>
          </w:p>
        </w:tc>
        <w:tc>
          <w:tcPr>
            <w:tcW w:w="2340" w:type="dxa"/>
            <w:tcBorders>
              <w:top w:val="nil"/>
              <w:left w:val="nil"/>
              <w:bottom w:val="single" w:sz="4" w:space="0" w:color="auto"/>
              <w:right w:val="single" w:sz="4" w:space="0" w:color="auto"/>
            </w:tcBorders>
            <w:shd w:val="clear" w:color="auto" w:fill="auto"/>
            <w:noWrap/>
            <w:vAlign w:val="bottom"/>
            <w:hideMark/>
          </w:tcPr>
          <w:p w14:paraId="7320B843" w14:textId="77777777" w:rsidR="00B9341E" w:rsidRPr="006412D6" w:rsidRDefault="00B9341E" w:rsidP="00B9341E">
            <w:r w:rsidRPr="006412D6">
              <w:t>1</w:t>
            </w:r>
          </w:p>
        </w:tc>
      </w:tr>
      <w:tr w:rsidR="00B9341E" w:rsidRPr="006412D6" w14:paraId="554D068C"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287A00A" w14:textId="77777777" w:rsidR="00B9341E" w:rsidRPr="006412D6" w:rsidRDefault="00B9341E" w:rsidP="00B9341E">
            <w:r w:rsidRPr="006412D6">
              <w:t>2</w:t>
            </w:r>
          </w:p>
        </w:tc>
        <w:tc>
          <w:tcPr>
            <w:tcW w:w="1020" w:type="dxa"/>
            <w:tcBorders>
              <w:top w:val="nil"/>
              <w:left w:val="nil"/>
              <w:bottom w:val="single" w:sz="4" w:space="0" w:color="auto"/>
              <w:right w:val="single" w:sz="4" w:space="0" w:color="auto"/>
            </w:tcBorders>
            <w:shd w:val="clear" w:color="auto" w:fill="auto"/>
            <w:noWrap/>
            <w:vAlign w:val="bottom"/>
            <w:hideMark/>
          </w:tcPr>
          <w:p w14:paraId="181374E7" w14:textId="77777777" w:rsidR="00B9341E" w:rsidRPr="006412D6" w:rsidRDefault="00B9341E" w:rsidP="00B9341E">
            <w:r w:rsidRPr="006412D6">
              <w:t>x"1019"</w:t>
            </w:r>
          </w:p>
        </w:tc>
        <w:tc>
          <w:tcPr>
            <w:tcW w:w="2340" w:type="dxa"/>
            <w:tcBorders>
              <w:top w:val="nil"/>
              <w:left w:val="nil"/>
              <w:bottom w:val="single" w:sz="4" w:space="0" w:color="auto"/>
              <w:right w:val="single" w:sz="4" w:space="0" w:color="auto"/>
            </w:tcBorders>
            <w:shd w:val="clear" w:color="auto" w:fill="auto"/>
            <w:noWrap/>
            <w:vAlign w:val="bottom"/>
            <w:hideMark/>
          </w:tcPr>
          <w:p w14:paraId="3D789085" w14:textId="77777777" w:rsidR="00B9341E" w:rsidRPr="006412D6" w:rsidRDefault="00B9341E" w:rsidP="00B9341E">
            <w:r w:rsidRPr="006412D6">
              <w:t>1000000011001</w:t>
            </w:r>
          </w:p>
        </w:tc>
      </w:tr>
      <w:tr w:rsidR="00B9341E" w:rsidRPr="006412D6" w14:paraId="0C576BA5"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07010699" w14:textId="77777777" w:rsidR="00B9341E" w:rsidRPr="006412D6" w:rsidRDefault="00B9341E" w:rsidP="00B9341E">
            <w:r w:rsidRPr="006412D6">
              <w:t>3</w:t>
            </w:r>
          </w:p>
        </w:tc>
        <w:tc>
          <w:tcPr>
            <w:tcW w:w="1020" w:type="dxa"/>
            <w:tcBorders>
              <w:top w:val="nil"/>
              <w:left w:val="nil"/>
              <w:bottom w:val="single" w:sz="4" w:space="0" w:color="auto"/>
              <w:right w:val="single" w:sz="4" w:space="0" w:color="auto"/>
            </w:tcBorders>
            <w:shd w:val="clear" w:color="auto" w:fill="auto"/>
            <w:noWrap/>
            <w:vAlign w:val="bottom"/>
            <w:hideMark/>
          </w:tcPr>
          <w:p w14:paraId="4D66D7F9" w14:textId="77777777" w:rsidR="00B9341E" w:rsidRPr="006412D6" w:rsidRDefault="00B9341E" w:rsidP="00B9341E">
            <w:r w:rsidRPr="006412D6">
              <w:t>x"003c"</w:t>
            </w:r>
          </w:p>
        </w:tc>
        <w:tc>
          <w:tcPr>
            <w:tcW w:w="2340" w:type="dxa"/>
            <w:tcBorders>
              <w:top w:val="nil"/>
              <w:left w:val="nil"/>
              <w:bottom w:val="single" w:sz="4" w:space="0" w:color="auto"/>
              <w:right w:val="single" w:sz="4" w:space="0" w:color="auto"/>
            </w:tcBorders>
            <w:shd w:val="clear" w:color="auto" w:fill="auto"/>
            <w:noWrap/>
            <w:vAlign w:val="bottom"/>
            <w:hideMark/>
          </w:tcPr>
          <w:p w14:paraId="7D7854BA" w14:textId="77777777" w:rsidR="00B9341E" w:rsidRPr="006412D6" w:rsidRDefault="00B9341E" w:rsidP="00B9341E">
            <w:r w:rsidRPr="006412D6">
              <w:t>111100</w:t>
            </w:r>
          </w:p>
        </w:tc>
      </w:tr>
      <w:tr w:rsidR="00B9341E" w:rsidRPr="006412D6" w14:paraId="0089C318"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0C94707" w14:textId="77777777" w:rsidR="00B9341E" w:rsidRPr="006412D6" w:rsidRDefault="00B9341E" w:rsidP="00B9341E">
            <w:r w:rsidRPr="006412D6">
              <w:t>4</w:t>
            </w:r>
          </w:p>
        </w:tc>
        <w:tc>
          <w:tcPr>
            <w:tcW w:w="1020" w:type="dxa"/>
            <w:tcBorders>
              <w:top w:val="nil"/>
              <w:left w:val="nil"/>
              <w:bottom w:val="single" w:sz="4" w:space="0" w:color="auto"/>
              <w:right w:val="single" w:sz="4" w:space="0" w:color="auto"/>
            </w:tcBorders>
            <w:shd w:val="clear" w:color="auto" w:fill="auto"/>
            <w:noWrap/>
            <w:vAlign w:val="bottom"/>
            <w:hideMark/>
          </w:tcPr>
          <w:p w14:paraId="14B67FDB" w14:textId="77777777" w:rsidR="00B9341E" w:rsidRPr="006412D6" w:rsidRDefault="00B9341E" w:rsidP="00B9341E">
            <w:r w:rsidRPr="006412D6">
              <w:t>x"00cc"</w:t>
            </w:r>
          </w:p>
        </w:tc>
        <w:tc>
          <w:tcPr>
            <w:tcW w:w="2340" w:type="dxa"/>
            <w:tcBorders>
              <w:top w:val="nil"/>
              <w:left w:val="nil"/>
              <w:bottom w:val="single" w:sz="4" w:space="0" w:color="auto"/>
              <w:right w:val="single" w:sz="4" w:space="0" w:color="auto"/>
            </w:tcBorders>
            <w:shd w:val="clear" w:color="auto" w:fill="auto"/>
            <w:noWrap/>
            <w:vAlign w:val="bottom"/>
            <w:hideMark/>
          </w:tcPr>
          <w:p w14:paraId="3853C3C2" w14:textId="77777777" w:rsidR="00B9341E" w:rsidRPr="006412D6" w:rsidRDefault="00B9341E" w:rsidP="00B9341E">
            <w:r w:rsidRPr="006412D6">
              <w:t>11001100</w:t>
            </w:r>
          </w:p>
        </w:tc>
      </w:tr>
      <w:tr w:rsidR="00B9341E" w:rsidRPr="006412D6" w14:paraId="16D7A116"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400E2C7C" w14:textId="77777777" w:rsidR="00B9341E" w:rsidRPr="006412D6" w:rsidRDefault="00B9341E" w:rsidP="00B9341E">
            <w:r w:rsidRPr="006412D6">
              <w:t>5</w:t>
            </w:r>
          </w:p>
        </w:tc>
        <w:tc>
          <w:tcPr>
            <w:tcW w:w="1020" w:type="dxa"/>
            <w:tcBorders>
              <w:top w:val="nil"/>
              <w:left w:val="nil"/>
              <w:bottom w:val="single" w:sz="4" w:space="0" w:color="auto"/>
              <w:right w:val="single" w:sz="4" w:space="0" w:color="auto"/>
            </w:tcBorders>
            <w:shd w:val="clear" w:color="auto" w:fill="auto"/>
            <w:noWrap/>
            <w:vAlign w:val="bottom"/>
            <w:hideMark/>
          </w:tcPr>
          <w:p w14:paraId="7ACD76CC" w14:textId="77777777" w:rsidR="00B9341E" w:rsidRPr="006412D6" w:rsidRDefault="00B9341E" w:rsidP="00B9341E">
            <w:r w:rsidRPr="006412D6">
              <w:t>x"0014"</w:t>
            </w:r>
          </w:p>
        </w:tc>
        <w:tc>
          <w:tcPr>
            <w:tcW w:w="2340" w:type="dxa"/>
            <w:tcBorders>
              <w:top w:val="nil"/>
              <w:left w:val="nil"/>
              <w:bottom w:val="single" w:sz="4" w:space="0" w:color="auto"/>
              <w:right w:val="single" w:sz="4" w:space="0" w:color="auto"/>
            </w:tcBorders>
            <w:shd w:val="clear" w:color="auto" w:fill="auto"/>
            <w:noWrap/>
            <w:vAlign w:val="bottom"/>
            <w:hideMark/>
          </w:tcPr>
          <w:p w14:paraId="37536F0A" w14:textId="77777777" w:rsidR="00B9341E" w:rsidRPr="006412D6" w:rsidRDefault="00B9341E" w:rsidP="00B9341E">
            <w:r w:rsidRPr="006412D6">
              <w:t>10100</w:t>
            </w:r>
          </w:p>
        </w:tc>
      </w:tr>
      <w:tr w:rsidR="00B9341E" w:rsidRPr="006412D6" w14:paraId="40ECEC65"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694B8349" w14:textId="77777777" w:rsidR="00B9341E" w:rsidRPr="006412D6" w:rsidRDefault="00B9341E" w:rsidP="00B9341E">
            <w:r w:rsidRPr="006412D6">
              <w:t>6</w:t>
            </w:r>
          </w:p>
        </w:tc>
        <w:tc>
          <w:tcPr>
            <w:tcW w:w="1020" w:type="dxa"/>
            <w:tcBorders>
              <w:top w:val="nil"/>
              <w:left w:val="nil"/>
              <w:bottom w:val="single" w:sz="4" w:space="0" w:color="auto"/>
              <w:right w:val="single" w:sz="4" w:space="0" w:color="auto"/>
            </w:tcBorders>
            <w:shd w:val="clear" w:color="auto" w:fill="auto"/>
            <w:noWrap/>
            <w:vAlign w:val="bottom"/>
            <w:hideMark/>
          </w:tcPr>
          <w:p w14:paraId="10F86D80" w14:textId="77777777" w:rsidR="00B9341E" w:rsidRPr="006412D6" w:rsidRDefault="00B9341E" w:rsidP="00B9341E">
            <w:r w:rsidRPr="006412D6">
              <w:t>x"0002"</w:t>
            </w:r>
          </w:p>
        </w:tc>
        <w:tc>
          <w:tcPr>
            <w:tcW w:w="2340" w:type="dxa"/>
            <w:tcBorders>
              <w:top w:val="nil"/>
              <w:left w:val="nil"/>
              <w:bottom w:val="single" w:sz="4" w:space="0" w:color="auto"/>
              <w:right w:val="single" w:sz="4" w:space="0" w:color="auto"/>
            </w:tcBorders>
            <w:shd w:val="clear" w:color="auto" w:fill="auto"/>
            <w:noWrap/>
            <w:vAlign w:val="bottom"/>
            <w:hideMark/>
          </w:tcPr>
          <w:p w14:paraId="258D8325" w14:textId="77777777" w:rsidR="00B9341E" w:rsidRPr="006412D6" w:rsidRDefault="00B9341E" w:rsidP="00B9341E">
            <w:r w:rsidRPr="006412D6">
              <w:t>10</w:t>
            </w:r>
          </w:p>
        </w:tc>
      </w:tr>
      <w:tr w:rsidR="00B9341E" w:rsidRPr="006412D6" w14:paraId="6B1CE340"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5C35C33E" w14:textId="77777777" w:rsidR="00B9341E" w:rsidRPr="006412D6" w:rsidRDefault="00B9341E" w:rsidP="00B9341E">
            <w:r w:rsidRPr="006412D6">
              <w:t>7</w:t>
            </w:r>
          </w:p>
        </w:tc>
        <w:tc>
          <w:tcPr>
            <w:tcW w:w="1020" w:type="dxa"/>
            <w:tcBorders>
              <w:top w:val="nil"/>
              <w:left w:val="nil"/>
              <w:bottom w:val="single" w:sz="4" w:space="0" w:color="auto"/>
              <w:right w:val="single" w:sz="4" w:space="0" w:color="auto"/>
            </w:tcBorders>
            <w:shd w:val="clear" w:color="auto" w:fill="auto"/>
            <w:noWrap/>
            <w:vAlign w:val="bottom"/>
            <w:hideMark/>
          </w:tcPr>
          <w:p w14:paraId="15901896" w14:textId="77777777" w:rsidR="00B9341E" w:rsidRPr="006412D6" w:rsidRDefault="00B9341E" w:rsidP="00B9341E">
            <w:r w:rsidRPr="006412D6">
              <w:t>x"0011"</w:t>
            </w:r>
          </w:p>
        </w:tc>
        <w:tc>
          <w:tcPr>
            <w:tcW w:w="2340" w:type="dxa"/>
            <w:tcBorders>
              <w:top w:val="nil"/>
              <w:left w:val="nil"/>
              <w:bottom w:val="single" w:sz="4" w:space="0" w:color="auto"/>
              <w:right w:val="single" w:sz="4" w:space="0" w:color="auto"/>
            </w:tcBorders>
            <w:shd w:val="clear" w:color="auto" w:fill="auto"/>
            <w:noWrap/>
            <w:vAlign w:val="bottom"/>
            <w:hideMark/>
          </w:tcPr>
          <w:p w14:paraId="540BFE05" w14:textId="77777777" w:rsidR="00B9341E" w:rsidRPr="006412D6" w:rsidRDefault="00B9341E" w:rsidP="00B9341E">
            <w:r w:rsidRPr="006412D6">
              <w:t>10001</w:t>
            </w:r>
          </w:p>
        </w:tc>
      </w:tr>
      <w:tr w:rsidR="00B9341E" w:rsidRPr="006412D6" w14:paraId="5498B459"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4E46FB7F" w14:textId="77777777" w:rsidR="00B9341E" w:rsidRPr="006412D6" w:rsidRDefault="00B9341E" w:rsidP="00B9341E">
            <w:r w:rsidRPr="006412D6">
              <w:t>8</w:t>
            </w:r>
          </w:p>
        </w:tc>
        <w:tc>
          <w:tcPr>
            <w:tcW w:w="1020" w:type="dxa"/>
            <w:tcBorders>
              <w:top w:val="nil"/>
              <w:left w:val="nil"/>
              <w:bottom w:val="single" w:sz="4" w:space="0" w:color="auto"/>
              <w:right w:val="single" w:sz="4" w:space="0" w:color="auto"/>
            </w:tcBorders>
            <w:shd w:val="clear" w:color="auto" w:fill="auto"/>
            <w:noWrap/>
            <w:vAlign w:val="bottom"/>
            <w:hideMark/>
          </w:tcPr>
          <w:p w14:paraId="142B0AAF" w14:textId="77777777" w:rsidR="00B9341E" w:rsidRPr="006412D6" w:rsidRDefault="00B9341E" w:rsidP="00B9341E">
            <w:r w:rsidRPr="006412D6">
              <w:t>x"0100"</w:t>
            </w:r>
          </w:p>
        </w:tc>
        <w:tc>
          <w:tcPr>
            <w:tcW w:w="2340" w:type="dxa"/>
            <w:tcBorders>
              <w:top w:val="nil"/>
              <w:left w:val="nil"/>
              <w:bottom w:val="single" w:sz="4" w:space="0" w:color="auto"/>
              <w:right w:val="single" w:sz="4" w:space="0" w:color="auto"/>
            </w:tcBorders>
            <w:shd w:val="clear" w:color="auto" w:fill="auto"/>
            <w:noWrap/>
            <w:vAlign w:val="bottom"/>
            <w:hideMark/>
          </w:tcPr>
          <w:p w14:paraId="5245A35B" w14:textId="77777777" w:rsidR="00B9341E" w:rsidRPr="006412D6" w:rsidRDefault="00B9341E" w:rsidP="00B9341E">
            <w:r w:rsidRPr="006412D6">
              <w:t>100000000</w:t>
            </w:r>
          </w:p>
        </w:tc>
      </w:tr>
      <w:tr w:rsidR="00B9341E" w:rsidRPr="006412D6" w14:paraId="48E5CF26"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014B8F74" w14:textId="77777777" w:rsidR="00B9341E" w:rsidRPr="006412D6" w:rsidRDefault="00B9341E" w:rsidP="00B9341E">
            <w:r w:rsidRPr="006412D6">
              <w:t>9</w:t>
            </w:r>
          </w:p>
        </w:tc>
        <w:tc>
          <w:tcPr>
            <w:tcW w:w="1020" w:type="dxa"/>
            <w:tcBorders>
              <w:top w:val="nil"/>
              <w:left w:val="nil"/>
              <w:bottom w:val="single" w:sz="4" w:space="0" w:color="auto"/>
              <w:right w:val="single" w:sz="4" w:space="0" w:color="auto"/>
            </w:tcBorders>
            <w:shd w:val="clear" w:color="auto" w:fill="auto"/>
            <w:noWrap/>
            <w:vAlign w:val="bottom"/>
            <w:hideMark/>
          </w:tcPr>
          <w:p w14:paraId="4ACB15CE" w14:textId="77777777" w:rsidR="00B9341E" w:rsidRPr="006412D6" w:rsidRDefault="00B9341E" w:rsidP="00B9341E">
            <w:r w:rsidRPr="006412D6">
              <w:t>x"00FF"</w:t>
            </w:r>
          </w:p>
        </w:tc>
        <w:tc>
          <w:tcPr>
            <w:tcW w:w="2340" w:type="dxa"/>
            <w:tcBorders>
              <w:top w:val="nil"/>
              <w:left w:val="nil"/>
              <w:bottom w:val="single" w:sz="4" w:space="0" w:color="auto"/>
              <w:right w:val="single" w:sz="4" w:space="0" w:color="auto"/>
            </w:tcBorders>
            <w:shd w:val="clear" w:color="auto" w:fill="auto"/>
            <w:noWrap/>
            <w:vAlign w:val="bottom"/>
            <w:hideMark/>
          </w:tcPr>
          <w:p w14:paraId="6C10504F" w14:textId="77777777" w:rsidR="00B9341E" w:rsidRPr="006412D6" w:rsidRDefault="00B9341E" w:rsidP="00B9341E">
            <w:r w:rsidRPr="006412D6">
              <w:t>11111111</w:t>
            </w:r>
          </w:p>
        </w:tc>
      </w:tr>
      <w:tr w:rsidR="00B9341E" w:rsidRPr="006412D6" w14:paraId="6DBAB2B8"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348C6BD" w14:textId="77777777" w:rsidR="00B9341E" w:rsidRPr="006412D6" w:rsidRDefault="00B9341E" w:rsidP="00B9341E">
            <w:r w:rsidRPr="006412D6">
              <w:t>a</w:t>
            </w:r>
          </w:p>
        </w:tc>
        <w:tc>
          <w:tcPr>
            <w:tcW w:w="1020" w:type="dxa"/>
            <w:tcBorders>
              <w:top w:val="nil"/>
              <w:left w:val="nil"/>
              <w:bottom w:val="single" w:sz="4" w:space="0" w:color="auto"/>
              <w:right w:val="single" w:sz="4" w:space="0" w:color="auto"/>
            </w:tcBorders>
            <w:shd w:val="clear" w:color="auto" w:fill="auto"/>
            <w:noWrap/>
            <w:vAlign w:val="bottom"/>
            <w:hideMark/>
          </w:tcPr>
          <w:p w14:paraId="09FD03A6" w14:textId="77777777" w:rsidR="00B9341E" w:rsidRPr="006412D6" w:rsidRDefault="00B9341E" w:rsidP="00B9341E">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4A81B99E" w14:textId="77777777" w:rsidR="00B9341E" w:rsidRPr="006412D6" w:rsidRDefault="00B9341E" w:rsidP="00B9341E">
            <w:r w:rsidRPr="006412D6">
              <w:t>0</w:t>
            </w:r>
          </w:p>
        </w:tc>
      </w:tr>
      <w:tr w:rsidR="00B9341E" w:rsidRPr="006412D6" w14:paraId="5A201987"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E673242" w14:textId="77777777" w:rsidR="00B9341E" w:rsidRPr="006412D6" w:rsidRDefault="00B9341E" w:rsidP="00B9341E">
            <w:r w:rsidRPr="006412D6">
              <w:t>b</w:t>
            </w:r>
          </w:p>
        </w:tc>
        <w:tc>
          <w:tcPr>
            <w:tcW w:w="1020" w:type="dxa"/>
            <w:tcBorders>
              <w:top w:val="nil"/>
              <w:left w:val="nil"/>
              <w:bottom w:val="single" w:sz="4" w:space="0" w:color="auto"/>
              <w:right w:val="single" w:sz="4" w:space="0" w:color="auto"/>
            </w:tcBorders>
            <w:shd w:val="clear" w:color="auto" w:fill="auto"/>
            <w:noWrap/>
            <w:vAlign w:val="bottom"/>
            <w:hideMark/>
          </w:tcPr>
          <w:p w14:paraId="47FFD9BB" w14:textId="77777777" w:rsidR="00B9341E" w:rsidRPr="006412D6" w:rsidRDefault="00B9341E" w:rsidP="00B9341E">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3D50A6E9" w14:textId="77777777" w:rsidR="00B9341E" w:rsidRPr="006412D6" w:rsidRDefault="00B9341E" w:rsidP="00B9341E">
            <w:r w:rsidRPr="006412D6">
              <w:t>0</w:t>
            </w:r>
          </w:p>
        </w:tc>
      </w:tr>
      <w:tr w:rsidR="00B9341E" w:rsidRPr="006412D6" w14:paraId="38825EC5"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C802491" w14:textId="77777777" w:rsidR="00B9341E" w:rsidRPr="006412D6" w:rsidRDefault="00B9341E" w:rsidP="00B9341E">
            <w:r w:rsidRPr="006412D6">
              <w:t>c</w:t>
            </w:r>
          </w:p>
        </w:tc>
        <w:tc>
          <w:tcPr>
            <w:tcW w:w="1020" w:type="dxa"/>
            <w:tcBorders>
              <w:top w:val="nil"/>
              <w:left w:val="nil"/>
              <w:bottom w:val="single" w:sz="4" w:space="0" w:color="auto"/>
              <w:right w:val="single" w:sz="4" w:space="0" w:color="auto"/>
            </w:tcBorders>
            <w:shd w:val="clear" w:color="auto" w:fill="auto"/>
            <w:noWrap/>
            <w:vAlign w:val="bottom"/>
            <w:hideMark/>
          </w:tcPr>
          <w:p w14:paraId="7B077DF4" w14:textId="77777777" w:rsidR="00B9341E" w:rsidRPr="006412D6" w:rsidRDefault="00B9341E" w:rsidP="00B9341E">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6977EB14" w14:textId="77777777" w:rsidR="00B9341E" w:rsidRPr="006412D6" w:rsidRDefault="00B9341E" w:rsidP="00B9341E">
            <w:r w:rsidRPr="006412D6">
              <w:t>0</w:t>
            </w:r>
          </w:p>
        </w:tc>
      </w:tr>
      <w:tr w:rsidR="00B9341E" w:rsidRPr="006412D6" w14:paraId="1C4BF404"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7C7A72BF" w14:textId="77777777" w:rsidR="00B9341E" w:rsidRPr="006412D6" w:rsidRDefault="00B9341E" w:rsidP="00B9341E">
            <w:r w:rsidRPr="006412D6">
              <w:t>d</w:t>
            </w:r>
          </w:p>
        </w:tc>
        <w:tc>
          <w:tcPr>
            <w:tcW w:w="1020" w:type="dxa"/>
            <w:tcBorders>
              <w:top w:val="nil"/>
              <w:left w:val="nil"/>
              <w:bottom w:val="single" w:sz="4" w:space="0" w:color="auto"/>
              <w:right w:val="single" w:sz="4" w:space="0" w:color="auto"/>
            </w:tcBorders>
            <w:shd w:val="clear" w:color="auto" w:fill="auto"/>
            <w:noWrap/>
            <w:vAlign w:val="bottom"/>
            <w:hideMark/>
          </w:tcPr>
          <w:p w14:paraId="0090F8A9" w14:textId="77777777" w:rsidR="00B9341E" w:rsidRPr="006412D6" w:rsidRDefault="00B9341E" w:rsidP="00B9341E">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54A014D4" w14:textId="77777777" w:rsidR="00B9341E" w:rsidRPr="006412D6" w:rsidRDefault="00B9341E" w:rsidP="00B9341E">
            <w:r w:rsidRPr="006412D6">
              <w:t>0</w:t>
            </w:r>
          </w:p>
        </w:tc>
      </w:tr>
      <w:tr w:rsidR="00B9341E" w:rsidRPr="006412D6" w14:paraId="79EB3703"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8DD0B15" w14:textId="77777777" w:rsidR="00B9341E" w:rsidRPr="006412D6" w:rsidRDefault="00B9341E" w:rsidP="00B9341E">
            <w:r w:rsidRPr="006412D6">
              <w:t>e</w:t>
            </w:r>
          </w:p>
        </w:tc>
        <w:tc>
          <w:tcPr>
            <w:tcW w:w="1020" w:type="dxa"/>
            <w:tcBorders>
              <w:top w:val="nil"/>
              <w:left w:val="nil"/>
              <w:bottom w:val="single" w:sz="4" w:space="0" w:color="auto"/>
              <w:right w:val="single" w:sz="4" w:space="0" w:color="auto"/>
            </w:tcBorders>
            <w:shd w:val="clear" w:color="auto" w:fill="auto"/>
            <w:noWrap/>
            <w:vAlign w:val="bottom"/>
            <w:hideMark/>
          </w:tcPr>
          <w:p w14:paraId="42FEDF00" w14:textId="77777777" w:rsidR="00B9341E" w:rsidRPr="006412D6" w:rsidRDefault="00B9341E" w:rsidP="00B9341E">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46BDC995" w14:textId="77777777" w:rsidR="00B9341E" w:rsidRPr="006412D6" w:rsidRDefault="00B9341E" w:rsidP="00B9341E">
            <w:r w:rsidRPr="006412D6">
              <w:t>0</w:t>
            </w:r>
          </w:p>
        </w:tc>
      </w:tr>
      <w:tr w:rsidR="00B9341E" w:rsidRPr="006412D6" w14:paraId="4BC82118" w14:textId="77777777" w:rsidTr="00B9341E">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4FAA5EC8" w14:textId="77777777" w:rsidR="00B9341E" w:rsidRPr="006412D6" w:rsidRDefault="00B9341E" w:rsidP="00B9341E">
            <w:r w:rsidRPr="006412D6">
              <w:t>f</w:t>
            </w:r>
          </w:p>
        </w:tc>
        <w:tc>
          <w:tcPr>
            <w:tcW w:w="1020" w:type="dxa"/>
            <w:tcBorders>
              <w:top w:val="nil"/>
              <w:left w:val="nil"/>
              <w:bottom w:val="single" w:sz="4" w:space="0" w:color="auto"/>
              <w:right w:val="single" w:sz="4" w:space="0" w:color="auto"/>
            </w:tcBorders>
            <w:shd w:val="clear" w:color="auto" w:fill="auto"/>
            <w:noWrap/>
            <w:vAlign w:val="bottom"/>
            <w:hideMark/>
          </w:tcPr>
          <w:p w14:paraId="5602FFB0" w14:textId="77777777" w:rsidR="00B9341E" w:rsidRPr="006412D6" w:rsidRDefault="00B9341E" w:rsidP="00B9341E">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4C17E565" w14:textId="77777777" w:rsidR="00B9341E" w:rsidRPr="006412D6" w:rsidRDefault="00B9341E" w:rsidP="00B9341E">
            <w:r w:rsidRPr="006412D6">
              <w:t>0</w:t>
            </w:r>
          </w:p>
        </w:tc>
      </w:tr>
    </w:tbl>
    <w:p w14:paraId="3E18B9AD" w14:textId="77777777" w:rsidR="00B9341E" w:rsidRPr="006412D6" w:rsidRDefault="00B9341E" w:rsidP="00645BF1"/>
    <w:p w14:paraId="3C669C9A" w14:textId="4792961D" w:rsidR="00C274FE" w:rsidRPr="006412D6" w:rsidRDefault="00C274FE" w:rsidP="00645BF1"/>
    <w:p w14:paraId="6075C4F5" w14:textId="2111C9CA" w:rsidR="00DE269E" w:rsidRPr="006412D6" w:rsidRDefault="00DE269E" w:rsidP="00645BF1"/>
    <w:p w14:paraId="42771B9B" w14:textId="6E6ADF40" w:rsidR="00DE269E" w:rsidRPr="006412D6" w:rsidRDefault="00DE269E" w:rsidP="00645BF1"/>
    <w:p w14:paraId="15038134" w14:textId="77777777" w:rsidR="00DE269E" w:rsidRPr="006412D6" w:rsidRDefault="00DE269E" w:rsidP="00645BF1"/>
    <w:p w14:paraId="51F56C0C" w14:textId="5EEE8D7E" w:rsidR="00C274FE" w:rsidRPr="006412D6" w:rsidRDefault="00C274FE" w:rsidP="00645BF1">
      <w:r w:rsidRPr="006412D6">
        <w:t xml:space="preserve">After the 4th loop, clock cycle: </w:t>
      </w:r>
      <w:r w:rsidR="004454AF" w:rsidRPr="006412D6">
        <w:t>108</w:t>
      </w:r>
    </w:p>
    <w:p w14:paraId="4F3EEA97" w14:textId="77777777" w:rsidR="00C274FE" w:rsidRPr="006412D6" w:rsidRDefault="00C274FE" w:rsidP="00645BF1">
      <w:r w:rsidRPr="006412D6">
        <w:t>Memory Table: …</w:t>
      </w:r>
    </w:p>
    <w:tbl>
      <w:tblPr>
        <w:tblW w:w="4120" w:type="dxa"/>
        <w:tblLook w:val="04A0" w:firstRow="1" w:lastRow="0" w:firstColumn="1" w:lastColumn="0" w:noHBand="0" w:noVBand="1"/>
      </w:tblPr>
      <w:tblGrid>
        <w:gridCol w:w="1020"/>
        <w:gridCol w:w="1025"/>
        <w:gridCol w:w="2163"/>
      </w:tblGrid>
      <w:tr w:rsidR="00A821C6" w:rsidRPr="006412D6" w14:paraId="25A1B729" w14:textId="77777777" w:rsidTr="00A821C6">
        <w:trPr>
          <w:trHeight w:val="285"/>
        </w:trPr>
        <w:tc>
          <w:tcPr>
            <w:tcW w:w="102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76A4E6B3" w14:textId="77777777" w:rsidR="00A821C6" w:rsidRPr="006412D6" w:rsidRDefault="00A821C6" w:rsidP="00AE0599">
            <w:r w:rsidRPr="006412D6">
              <w:t>Address 0x…</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2F335BB0" w14:textId="77777777" w:rsidR="00A821C6" w:rsidRPr="006412D6" w:rsidRDefault="00A821C6" w:rsidP="00AE0599">
            <w:r w:rsidRPr="006412D6">
              <w:t>Hex Value</w:t>
            </w:r>
          </w:p>
        </w:tc>
        <w:tc>
          <w:tcPr>
            <w:tcW w:w="2080" w:type="dxa"/>
            <w:tcBorders>
              <w:top w:val="single" w:sz="4" w:space="0" w:color="auto"/>
              <w:left w:val="nil"/>
              <w:bottom w:val="single" w:sz="4" w:space="0" w:color="auto"/>
              <w:right w:val="single" w:sz="4" w:space="0" w:color="auto"/>
            </w:tcBorders>
            <w:shd w:val="clear" w:color="000000" w:fill="FFF2CC"/>
            <w:noWrap/>
            <w:vAlign w:val="bottom"/>
            <w:hideMark/>
          </w:tcPr>
          <w:p w14:paraId="60512FC0" w14:textId="77777777" w:rsidR="00A821C6" w:rsidRPr="006412D6" w:rsidRDefault="00A821C6" w:rsidP="00AE0599">
            <w:r w:rsidRPr="006412D6">
              <w:t>Binary Value 0b…</w:t>
            </w:r>
          </w:p>
        </w:tc>
      </w:tr>
      <w:tr w:rsidR="00A821C6" w:rsidRPr="006412D6" w14:paraId="42E52E7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7FC74A3" w14:textId="77777777" w:rsidR="00A821C6" w:rsidRPr="006412D6" w:rsidRDefault="00A821C6" w:rsidP="00AE0599">
            <w:r w:rsidRPr="006412D6">
              <w:t>0</w:t>
            </w:r>
          </w:p>
        </w:tc>
        <w:tc>
          <w:tcPr>
            <w:tcW w:w="1020" w:type="dxa"/>
            <w:tcBorders>
              <w:top w:val="nil"/>
              <w:left w:val="nil"/>
              <w:bottom w:val="single" w:sz="4" w:space="0" w:color="auto"/>
              <w:right w:val="single" w:sz="4" w:space="0" w:color="auto"/>
            </w:tcBorders>
            <w:shd w:val="clear" w:color="auto" w:fill="auto"/>
            <w:noWrap/>
            <w:vAlign w:val="bottom"/>
            <w:hideMark/>
          </w:tcPr>
          <w:p w14:paraId="3B137BC3" w14:textId="77777777" w:rsidR="00A821C6" w:rsidRPr="006412D6" w:rsidRDefault="00A821C6" w:rsidP="00AE0599">
            <w:r w:rsidRPr="006412D6">
              <w:t>x"0101"</w:t>
            </w:r>
          </w:p>
        </w:tc>
        <w:tc>
          <w:tcPr>
            <w:tcW w:w="2080" w:type="dxa"/>
            <w:tcBorders>
              <w:top w:val="nil"/>
              <w:left w:val="nil"/>
              <w:bottom w:val="single" w:sz="4" w:space="0" w:color="auto"/>
              <w:right w:val="single" w:sz="4" w:space="0" w:color="auto"/>
            </w:tcBorders>
            <w:shd w:val="clear" w:color="auto" w:fill="auto"/>
            <w:noWrap/>
            <w:vAlign w:val="bottom"/>
            <w:hideMark/>
          </w:tcPr>
          <w:p w14:paraId="757FCCEA" w14:textId="77777777" w:rsidR="00A821C6" w:rsidRPr="006412D6" w:rsidRDefault="00A821C6" w:rsidP="00AE0599">
            <w:r w:rsidRPr="006412D6">
              <w:t>100000001</w:t>
            </w:r>
          </w:p>
        </w:tc>
      </w:tr>
      <w:tr w:rsidR="00A821C6" w:rsidRPr="006412D6" w14:paraId="3512FEC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D352017" w14:textId="77777777" w:rsidR="00A821C6" w:rsidRPr="006412D6" w:rsidRDefault="00A821C6" w:rsidP="00AE0599">
            <w:r w:rsidRPr="006412D6">
              <w:t>1</w:t>
            </w:r>
          </w:p>
        </w:tc>
        <w:tc>
          <w:tcPr>
            <w:tcW w:w="1020" w:type="dxa"/>
            <w:tcBorders>
              <w:top w:val="nil"/>
              <w:left w:val="nil"/>
              <w:bottom w:val="single" w:sz="4" w:space="0" w:color="auto"/>
              <w:right w:val="single" w:sz="4" w:space="0" w:color="auto"/>
            </w:tcBorders>
            <w:shd w:val="clear" w:color="auto" w:fill="auto"/>
            <w:noWrap/>
            <w:vAlign w:val="bottom"/>
            <w:hideMark/>
          </w:tcPr>
          <w:p w14:paraId="2A1CF26A" w14:textId="77777777" w:rsidR="00A821C6" w:rsidRPr="006412D6" w:rsidRDefault="00A821C6" w:rsidP="00AE0599">
            <w:r w:rsidRPr="006412D6">
              <w:t>x"0101"</w:t>
            </w:r>
          </w:p>
        </w:tc>
        <w:tc>
          <w:tcPr>
            <w:tcW w:w="2080" w:type="dxa"/>
            <w:tcBorders>
              <w:top w:val="nil"/>
              <w:left w:val="nil"/>
              <w:bottom w:val="single" w:sz="4" w:space="0" w:color="auto"/>
              <w:right w:val="single" w:sz="4" w:space="0" w:color="auto"/>
            </w:tcBorders>
            <w:shd w:val="clear" w:color="auto" w:fill="auto"/>
            <w:noWrap/>
            <w:vAlign w:val="bottom"/>
            <w:hideMark/>
          </w:tcPr>
          <w:p w14:paraId="338CA141" w14:textId="77777777" w:rsidR="00A821C6" w:rsidRPr="006412D6" w:rsidRDefault="00A821C6" w:rsidP="00AE0599">
            <w:r w:rsidRPr="006412D6">
              <w:t>100000001</w:t>
            </w:r>
          </w:p>
        </w:tc>
      </w:tr>
      <w:tr w:rsidR="00A821C6" w:rsidRPr="006412D6" w14:paraId="4F0F8BC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4C5BD30" w14:textId="77777777" w:rsidR="00A821C6" w:rsidRPr="006412D6" w:rsidRDefault="00A821C6" w:rsidP="00AE0599">
            <w:r w:rsidRPr="006412D6">
              <w:t>2</w:t>
            </w:r>
          </w:p>
        </w:tc>
        <w:tc>
          <w:tcPr>
            <w:tcW w:w="1020" w:type="dxa"/>
            <w:tcBorders>
              <w:top w:val="nil"/>
              <w:left w:val="nil"/>
              <w:bottom w:val="single" w:sz="4" w:space="0" w:color="auto"/>
              <w:right w:val="single" w:sz="4" w:space="0" w:color="auto"/>
            </w:tcBorders>
            <w:shd w:val="clear" w:color="auto" w:fill="auto"/>
            <w:noWrap/>
            <w:vAlign w:val="bottom"/>
            <w:hideMark/>
          </w:tcPr>
          <w:p w14:paraId="20F7B58D" w14:textId="77777777" w:rsidR="00A821C6" w:rsidRPr="006412D6" w:rsidRDefault="00A821C6" w:rsidP="00AE0599">
            <w:r w:rsidRPr="006412D6">
              <w:t>x"0110"</w:t>
            </w:r>
          </w:p>
        </w:tc>
        <w:tc>
          <w:tcPr>
            <w:tcW w:w="2080" w:type="dxa"/>
            <w:tcBorders>
              <w:top w:val="nil"/>
              <w:left w:val="nil"/>
              <w:bottom w:val="single" w:sz="4" w:space="0" w:color="auto"/>
              <w:right w:val="single" w:sz="4" w:space="0" w:color="auto"/>
            </w:tcBorders>
            <w:shd w:val="clear" w:color="auto" w:fill="auto"/>
            <w:noWrap/>
            <w:vAlign w:val="bottom"/>
            <w:hideMark/>
          </w:tcPr>
          <w:p w14:paraId="59FCB744" w14:textId="77777777" w:rsidR="00A821C6" w:rsidRPr="006412D6" w:rsidRDefault="00A821C6" w:rsidP="00AE0599">
            <w:r w:rsidRPr="006412D6">
              <w:t>100010000</w:t>
            </w:r>
          </w:p>
        </w:tc>
      </w:tr>
      <w:tr w:rsidR="00A821C6" w:rsidRPr="006412D6" w14:paraId="0FC115E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2718C70" w14:textId="77777777" w:rsidR="00A821C6" w:rsidRPr="006412D6" w:rsidRDefault="00A821C6" w:rsidP="00AE0599">
            <w:r w:rsidRPr="006412D6">
              <w:t>3</w:t>
            </w:r>
          </w:p>
        </w:tc>
        <w:tc>
          <w:tcPr>
            <w:tcW w:w="1020" w:type="dxa"/>
            <w:tcBorders>
              <w:top w:val="nil"/>
              <w:left w:val="nil"/>
              <w:bottom w:val="single" w:sz="4" w:space="0" w:color="auto"/>
              <w:right w:val="single" w:sz="4" w:space="0" w:color="auto"/>
            </w:tcBorders>
            <w:shd w:val="clear" w:color="auto" w:fill="auto"/>
            <w:noWrap/>
            <w:vAlign w:val="bottom"/>
            <w:hideMark/>
          </w:tcPr>
          <w:p w14:paraId="79255AEF" w14:textId="77777777" w:rsidR="00A821C6" w:rsidRPr="006412D6" w:rsidRDefault="00A821C6" w:rsidP="00AE0599">
            <w:r w:rsidRPr="006412D6">
              <w:t>x"0011"</w:t>
            </w:r>
          </w:p>
        </w:tc>
        <w:tc>
          <w:tcPr>
            <w:tcW w:w="2080" w:type="dxa"/>
            <w:tcBorders>
              <w:top w:val="nil"/>
              <w:left w:val="nil"/>
              <w:bottom w:val="single" w:sz="4" w:space="0" w:color="auto"/>
              <w:right w:val="single" w:sz="4" w:space="0" w:color="auto"/>
            </w:tcBorders>
            <w:shd w:val="clear" w:color="auto" w:fill="auto"/>
            <w:noWrap/>
            <w:vAlign w:val="bottom"/>
            <w:hideMark/>
          </w:tcPr>
          <w:p w14:paraId="291E7025" w14:textId="77777777" w:rsidR="00A821C6" w:rsidRPr="006412D6" w:rsidRDefault="00A821C6" w:rsidP="00AE0599">
            <w:r w:rsidRPr="006412D6">
              <w:t>10001</w:t>
            </w:r>
          </w:p>
        </w:tc>
      </w:tr>
      <w:tr w:rsidR="00A821C6" w:rsidRPr="006412D6" w14:paraId="6E90416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D713BCA" w14:textId="77777777" w:rsidR="00A821C6" w:rsidRPr="006412D6" w:rsidRDefault="00A821C6" w:rsidP="00AE0599">
            <w:r w:rsidRPr="006412D6">
              <w:t>4</w:t>
            </w:r>
          </w:p>
        </w:tc>
        <w:tc>
          <w:tcPr>
            <w:tcW w:w="1020" w:type="dxa"/>
            <w:tcBorders>
              <w:top w:val="nil"/>
              <w:left w:val="nil"/>
              <w:bottom w:val="single" w:sz="4" w:space="0" w:color="auto"/>
              <w:right w:val="single" w:sz="4" w:space="0" w:color="auto"/>
            </w:tcBorders>
            <w:shd w:val="clear" w:color="auto" w:fill="auto"/>
            <w:noWrap/>
            <w:vAlign w:val="bottom"/>
            <w:hideMark/>
          </w:tcPr>
          <w:p w14:paraId="7C0FB987" w14:textId="77777777" w:rsidR="00A821C6" w:rsidRPr="006412D6" w:rsidRDefault="00A821C6" w:rsidP="00AE0599">
            <w:r w:rsidRPr="006412D6">
              <w:t>x"00F0"</w:t>
            </w:r>
          </w:p>
        </w:tc>
        <w:tc>
          <w:tcPr>
            <w:tcW w:w="2080" w:type="dxa"/>
            <w:tcBorders>
              <w:top w:val="nil"/>
              <w:left w:val="nil"/>
              <w:bottom w:val="single" w:sz="4" w:space="0" w:color="auto"/>
              <w:right w:val="single" w:sz="4" w:space="0" w:color="auto"/>
            </w:tcBorders>
            <w:shd w:val="clear" w:color="auto" w:fill="auto"/>
            <w:noWrap/>
            <w:vAlign w:val="bottom"/>
            <w:hideMark/>
          </w:tcPr>
          <w:p w14:paraId="024D67B5" w14:textId="77777777" w:rsidR="00A821C6" w:rsidRPr="006412D6" w:rsidRDefault="00A821C6" w:rsidP="00AE0599">
            <w:r w:rsidRPr="006412D6">
              <w:t>11110000</w:t>
            </w:r>
          </w:p>
        </w:tc>
      </w:tr>
      <w:tr w:rsidR="00A821C6" w:rsidRPr="006412D6" w14:paraId="1D1B95B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F28E9AD" w14:textId="77777777" w:rsidR="00A821C6" w:rsidRPr="006412D6" w:rsidRDefault="00A821C6" w:rsidP="00AE0599">
            <w:r w:rsidRPr="006412D6">
              <w:t>5</w:t>
            </w:r>
          </w:p>
        </w:tc>
        <w:tc>
          <w:tcPr>
            <w:tcW w:w="1020" w:type="dxa"/>
            <w:tcBorders>
              <w:top w:val="nil"/>
              <w:left w:val="nil"/>
              <w:bottom w:val="single" w:sz="4" w:space="0" w:color="auto"/>
              <w:right w:val="single" w:sz="4" w:space="0" w:color="auto"/>
            </w:tcBorders>
            <w:shd w:val="clear" w:color="auto" w:fill="auto"/>
            <w:noWrap/>
            <w:vAlign w:val="bottom"/>
            <w:hideMark/>
          </w:tcPr>
          <w:p w14:paraId="4F996EAF" w14:textId="77777777" w:rsidR="00A821C6" w:rsidRPr="006412D6" w:rsidRDefault="00A821C6" w:rsidP="00AE0599">
            <w:r w:rsidRPr="006412D6">
              <w:t>x"00FF"</w:t>
            </w:r>
          </w:p>
        </w:tc>
        <w:tc>
          <w:tcPr>
            <w:tcW w:w="2080" w:type="dxa"/>
            <w:tcBorders>
              <w:top w:val="nil"/>
              <w:left w:val="nil"/>
              <w:bottom w:val="single" w:sz="4" w:space="0" w:color="auto"/>
              <w:right w:val="single" w:sz="4" w:space="0" w:color="auto"/>
            </w:tcBorders>
            <w:shd w:val="clear" w:color="auto" w:fill="auto"/>
            <w:noWrap/>
            <w:vAlign w:val="bottom"/>
            <w:hideMark/>
          </w:tcPr>
          <w:p w14:paraId="4C380B70" w14:textId="77777777" w:rsidR="00A821C6" w:rsidRPr="006412D6" w:rsidRDefault="00A821C6" w:rsidP="00AE0599">
            <w:r w:rsidRPr="006412D6">
              <w:t>11111111</w:t>
            </w:r>
          </w:p>
        </w:tc>
      </w:tr>
      <w:tr w:rsidR="00A821C6" w:rsidRPr="006412D6" w14:paraId="06FB929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64A5E26" w14:textId="77777777" w:rsidR="00A821C6" w:rsidRPr="006412D6" w:rsidRDefault="00A821C6" w:rsidP="00AE0599">
            <w:r w:rsidRPr="006412D6">
              <w:t>6</w:t>
            </w:r>
          </w:p>
        </w:tc>
        <w:tc>
          <w:tcPr>
            <w:tcW w:w="1020" w:type="dxa"/>
            <w:tcBorders>
              <w:top w:val="nil"/>
              <w:left w:val="nil"/>
              <w:bottom w:val="single" w:sz="4" w:space="0" w:color="auto"/>
              <w:right w:val="single" w:sz="4" w:space="0" w:color="auto"/>
            </w:tcBorders>
            <w:shd w:val="clear" w:color="auto" w:fill="auto"/>
            <w:noWrap/>
            <w:vAlign w:val="bottom"/>
            <w:hideMark/>
          </w:tcPr>
          <w:p w14:paraId="2E0AB026" w14:textId="77777777" w:rsidR="00A821C6" w:rsidRPr="006412D6" w:rsidRDefault="00A821C6" w:rsidP="00AE0599">
            <w:r w:rsidRPr="006412D6">
              <w:t>x"0005"</w:t>
            </w:r>
          </w:p>
        </w:tc>
        <w:tc>
          <w:tcPr>
            <w:tcW w:w="2080" w:type="dxa"/>
            <w:tcBorders>
              <w:top w:val="nil"/>
              <w:left w:val="nil"/>
              <w:bottom w:val="single" w:sz="4" w:space="0" w:color="auto"/>
              <w:right w:val="single" w:sz="4" w:space="0" w:color="auto"/>
            </w:tcBorders>
            <w:shd w:val="clear" w:color="auto" w:fill="auto"/>
            <w:noWrap/>
            <w:vAlign w:val="bottom"/>
            <w:hideMark/>
          </w:tcPr>
          <w:p w14:paraId="6B145B33" w14:textId="77777777" w:rsidR="00A821C6" w:rsidRPr="006412D6" w:rsidRDefault="00A821C6" w:rsidP="00AE0599">
            <w:r w:rsidRPr="006412D6">
              <w:t>101</w:t>
            </w:r>
          </w:p>
        </w:tc>
      </w:tr>
      <w:tr w:rsidR="00A821C6" w:rsidRPr="006412D6" w14:paraId="079ABE8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C3457D7" w14:textId="77777777" w:rsidR="00A821C6" w:rsidRPr="006412D6" w:rsidRDefault="00A821C6" w:rsidP="00AE0599">
            <w:r w:rsidRPr="006412D6">
              <w:t>7</w:t>
            </w:r>
          </w:p>
        </w:tc>
        <w:tc>
          <w:tcPr>
            <w:tcW w:w="1020" w:type="dxa"/>
            <w:tcBorders>
              <w:top w:val="nil"/>
              <w:left w:val="nil"/>
              <w:bottom w:val="single" w:sz="4" w:space="0" w:color="auto"/>
              <w:right w:val="single" w:sz="4" w:space="0" w:color="auto"/>
            </w:tcBorders>
            <w:shd w:val="clear" w:color="auto" w:fill="auto"/>
            <w:noWrap/>
            <w:vAlign w:val="bottom"/>
            <w:hideMark/>
          </w:tcPr>
          <w:p w14:paraId="7F1AC5E4" w14:textId="77777777" w:rsidR="00A821C6" w:rsidRPr="006412D6" w:rsidRDefault="00A821C6" w:rsidP="00AE0599">
            <w:r w:rsidRPr="006412D6">
              <w:t>x"0006"</w:t>
            </w:r>
          </w:p>
        </w:tc>
        <w:tc>
          <w:tcPr>
            <w:tcW w:w="2080" w:type="dxa"/>
            <w:tcBorders>
              <w:top w:val="nil"/>
              <w:left w:val="nil"/>
              <w:bottom w:val="single" w:sz="4" w:space="0" w:color="auto"/>
              <w:right w:val="single" w:sz="4" w:space="0" w:color="auto"/>
            </w:tcBorders>
            <w:shd w:val="clear" w:color="auto" w:fill="auto"/>
            <w:noWrap/>
            <w:vAlign w:val="bottom"/>
            <w:hideMark/>
          </w:tcPr>
          <w:p w14:paraId="4126C685" w14:textId="77777777" w:rsidR="00A821C6" w:rsidRPr="006412D6" w:rsidRDefault="00A821C6" w:rsidP="00AE0599">
            <w:r w:rsidRPr="006412D6">
              <w:t>110</w:t>
            </w:r>
          </w:p>
        </w:tc>
      </w:tr>
      <w:tr w:rsidR="00A821C6" w:rsidRPr="006412D6" w14:paraId="144B56A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68CDFB8" w14:textId="77777777" w:rsidR="00A821C6" w:rsidRPr="006412D6" w:rsidRDefault="00A821C6" w:rsidP="00AE0599">
            <w:r w:rsidRPr="006412D6">
              <w:t>8</w:t>
            </w:r>
          </w:p>
        </w:tc>
        <w:tc>
          <w:tcPr>
            <w:tcW w:w="1020" w:type="dxa"/>
            <w:tcBorders>
              <w:top w:val="nil"/>
              <w:left w:val="nil"/>
              <w:bottom w:val="single" w:sz="4" w:space="0" w:color="auto"/>
              <w:right w:val="single" w:sz="4" w:space="0" w:color="auto"/>
            </w:tcBorders>
            <w:shd w:val="clear" w:color="auto" w:fill="auto"/>
            <w:noWrap/>
            <w:vAlign w:val="bottom"/>
            <w:hideMark/>
          </w:tcPr>
          <w:p w14:paraId="756F6E08" w14:textId="77777777" w:rsidR="00A821C6" w:rsidRPr="006412D6" w:rsidRDefault="00A821C6" w:rsidP="00AE0599">
            <w:r w:rsidRPr="006412D6">
              <w:t>x"0007"</w:t>
            </w:r>
          </w:p>
        </w:tc>
        <w:tc>
          <w:tcPr>
            <w:tcW w:w="2080" w:type="dxa"/>
            <w:tcBorders>
              <w:top w:val="nil"/>
              <w:left w:val="nil"/>
              <w:bottom w:val="single" w:sz="4" w:space="0" w:color="auto"/>
              <w:right w:val="single" w:sz="4" w:space="0" w:color="auto"/>
            </w:tcBorders>
            <w:shd w:val="clear" w:color="auto" w:fill="auto"/>
            <w:noWrap/>
            <w:vAlign w:val="bottom"/>
            <w:hideMark/>
          </w:tcPr>
          <w:p w14:paraId="4EDD2117" w14:textId="77777777" w:rsidR="00A821C6" w:rsidRPr="006412D6" w:rsidRDefault="00A821C6" w:rsidP="00AE0599">
            <w:r w:rsidRPr="006412D6">
              <w:t>111</w:t>
            </w:r>
          </w:p>
        </w:tc>
      </w:tr>
      <w:tr w:rsidR="00A821C6" w:rsidRPr="006412D6" w14:paraId="14959CF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9493D8F" w14:textId="77777777" w:rsidR="00A821C6" w:rsidRPr="006412D6" w:rsidRDefault="00A821C6" w:rsidP="00AE0599">
            <w:r w:rsidRPr="006412D6">
              <w:t>9</w:t>
            </w:r>
          </w:p>
        </w:tc>
        <w:tc>
          <w:tcPr>
            <w:tcW w:w="1020" w:type="dxa"/>
            <w:tcBorders>
              <w:top w:val="nil"/>
              <w:left w:val="nil"/>
              <w:bottom w:val="single" w:sz="4" w:space="0" w:color="auto"/>
              <w:right w:val="single" w:sz="4" w:space="0" w:color="auto"/>
            </w:tcBorders>
            <w:shd w:val="clear" w:color="auto" w:fill="auto"/>
            <w:noWrap/>
            <w:vAlign w:val="bottom"/>
            <w:hideMark/>
          </w:tcPr>
          <w:p w14:paraId="79CB6373" w14:textId="77777777" w:rsidR="00A821C6" w:rsidRPr="006412D6" w:rsidRDefault="00A821C6" w:rsidP="00AE0599">
            <w:r w:rsidRPr="006412D6">
              <w:t>x"0008"</w:t>
            </w:r>
          </w:p>
        </w:tc>
        <w:tc>
          <w:tcPr>
            <w:tcW w:w="2080" w:type="dxa"/>
            <w:tcBorders>
              <w:top w:val="nil"/>
              <w:left w:val="nil"/>
              <w:bottom w:val="single" w:sz="4" w:space="0" w:color="auto"/>
              <w:right w:val="single" w:sz="4" w:space="0" w:color="auto"/>
            </w:tcBorders>
            <w:shd w:val="clear" w:color="auto" w:fill="auto"/>
            <w:noWrap/>
            <w:vAlign w:val="bottom"/>
            <w:hideMark/>
          </w:tcPr>
          <w:p w14:paraId="0AB31E14" w14:textId="77777777" w:rsidR="00A821C6" w:rsidRPr="006412D6" w:rsidRDefault="00A821C6" w:rsidP="00AE0599">
            <w:r w:rsidRPr="006412D6">
              <w:t>1000</w:t>
            </w:r>
          </w:p>
        </w:tc>
      </w:tr>
      <w:tr w:rsidR="00A821C6" w:rsidRPr="006412D6" w14:paraId="58D9907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AB27B74" w14:textId="77777777" w:rsidR="00A821C6" w:rsidRPr="006412D6" w:rsidRDefault="00A821C6" w:rsidP="00AE0599">
            <w:r w:rsidRPr="006412D6">
              <w:t>a</w:t>
            </w:r>
          </w:p>
        </w:tc>
        <w:tc>
          <w:tcPr>
            <w:tcW w:w="1020" w:type="dxa"/>
            <w:tcBorders>
              <w:top w:val="nil"/>
              <w:left w:val="nil"/>
              <w:bottom w:val="single" w:sz="4" w:space="0" w:color="auto"/>
              <w:right w:val="single" w:sz="4" w:space="0" w:color="auto"/>
            </w:tcBorders>
            <w:shd w:val="clear" w:color="auto" w:fill="auto"/>
            <w:noWrap/>
            <w:vAlign w:val="bottom"/>
            <w:hideMark/>
          </w:tcPr>
          <w:p w14:paraId="3C36E9EE" w14:textId="77777777" w:rsidR="00A821C6" w:rsidRPr="006412D6" w:rsidRDefault="00A821C6" w:rsidP="00AE0599">
            <w:r w:rsidRPr="006412D6">
              <w:t>x"0009"</w:t>
            </w:r>
          </w:p>
        </w:tc>
        <w:tc>
          <w:tcPr>
            <w:tcW w:w="2080" w:type="dxa"/>
            <w:tcBorders>
              <w:top w:val="nil"/>
              <w:left w:val="nil"/>
              <w:bottom w:val="single" w:sz="4" w:space="0" w:color="auto"/>
              <w:right w:val="single" w:sz="4" w:space="0" w:color="auto"/>
            </w:tcBorders>
            <w:shd w:val="clear" w:color="auto" w:fill="auto"/>
            <w:noWrap/>
            <w:vAlign w:val="bottom"/>
            <w:hideMark/>
          </w:tcPr>
          <w:p w14:paraId="21B932AB" w14:textId="77777777" w:rsidR="00A821C6" w:rsidRPr="006412D6" w:rsidRDefault="00A821C6" w:rsidP="00AE0599">
            <w:r w:rsidRPr="006412D6">
              <w:t>1001</w:t>
            </w:r>
          </w:p>
        </w:tc>
      </w:tr>
      <w:tr w:rsidR="00A821C6" w:rsidRPr="006412D6" w14:paraId="0960689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D8887AA" w14:textId="77777777" w:rsidR="00A821C6" w:rsidRPr="006412D6" w:rsidRDefault="00A821C6" w:rsidP="00AE0599">
            <w:r w:rsidRPr="006412D6">
              <w:t>b</w:t>
            </w:r>
          </w:p>
        </w:tc>
        <w:tc>
          <w:tcPr>
            <w:tcW w:w="1020" w:type="dxa"/>
            <w:tcBorders>
              <w:top w:val="nil"/>
              <w:left w:val="nil"/>
              <w:bottom w:val="single" w:sz="4" w:space="0" w:color="auto"/>
              <w:right w:val="single" w:sz="4" w:space="0" w:color="auto"/>
            </w:tcBorders>
            <w:shd w:val="clear" w:color="auto" w:fill="auto"/>
            <w:noWrap/>
            <w:vAlign w:val="bottom"/>
            <w:hideMark/>
          </w:tcPr>
          <w:p w14:paraId="69C95B73" w14:textId="77777777" w:rsidR="00A821C6" w:rsidRPr="006412D6" w:rsidRDefault="00A821C6" w:rsidP="00AE0599">
            <w:r w:rsidRPr="006412D6">
              <w:t>x"000A"</w:t>
            </w:r>
          </w:p>
        </w:tc>
        <w:tc>
          <w:tcPr>
            <w:tcW w:w="2080" w:type="dxa"/>
            <w:tcBorders>
              <w:top w:val="nil"/>
              <w:left w:val="nil"/>
              <w:bottom w:val="single" w:sz="4" w:space="0" w:color="auto"/>
              <w:right w:val="single" w:sz="4" w:space="0" w:color="auto"/>
            </w:tcBorders>
            <w:shd w:val="clear" w:color="auto" w:fill="auto"/>
            <w:noWrap/>
            <w:vAlign w:val="bottom"/>
            <w:hideMark/>
          </w:tcPr>
          <w:p w14:paraId="6CC62AAF" w14:textId="77777777" w:rsidR="00A821C6" w:rsidRPr="006412D6" w:rsidRDefault="00A821C6" w:rsidP="00AE0599">
            <w:r w:rsidRPr="006412D6">
              <w:t>1010</w:t>
            </w:r>
          </w:p>
        </w:tc>
      </w:tr>
      <w:tr w:rsidR="00A821C6" w:rsidRPr="006412D6" w14:paraId="00BB5EE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2997425" w14:textId="77777777" w:rsidR="00A821C6" w:rsidRPr="006412D6" w:rsidRDefault="00A821C6" w:rsidP="00AE0599">
            <w:r w:rsidRPr="006412D6">
              <w:lastRenderedPageBreak/>
              <w:t>c</w:t>
            </w:r>
          </w:p>
        </w:tc>
        <w:tc>
          <w:tcPr>
            <w:tcW w:w="1020" w:type="dxa"/>
            <w:tcBorders>
              <w:top w:val="nil"/>
              <w:left w:val="nil"/>
              <w:bottom w:val="single" w:sz="4" w:space="0" w:color="auto"/>
              <w:right w:val="single" w:sz="4" w:space="0" w:color="auto"/>
            </w:tcBorders>
            <w:shd w:val="clear" w:color="auto" w:fill="auto"/>
            <w:noWrap/>
            <w:vAlign w:val="bottom"/>
            <w:hideMark/>
          </w:tcPr>
          <w:p w14:paraId="6409A2FB" w14:textId="77777777" w:rsidR="00A821C6" w:rsidRPr="006412D6" w:rsidRDefault="00A821C6" w:rsidP="00AE0599">
            <w:r w:rsidRPr="006412D6">
              <w:t>x"000B"</w:t>
            </w:r>
          </w:p>
        </w:tc>
        <w:tc>
          <w:tcPr>
            <w:tcW w:w="2080" w:type="dxa"/>
            <w:tcBorders>
              <w:top w:val="nil"/>
              <w:left w:val="nil"/>
              <w:bottom w:val="single" w:sz="4" w:space="0" w:color="auto"/>
              <w:right w:val="single" w:sz="4" w:space="0" w:color="auto"/>
            </w:tcBorders>
            <w:shd w:val="clear" w:color="auto" w:fill="auto"/>
            <w:noWrap/>
            <w:vAlign w:val="bottom"/>
            <w:hideMark/>
          </w:tcPr>
          <w:p w14:paraId="60BE5478" w14:textId="77777777" w:rsidR="00A821C6" w:rsidRPr="006412D6" w:rsidRDefault="00A821C6" w:rsidP="00AE0599">
            <w:r w:rsidRPr="006412D6">
              <w:t>1011</w:t>
            </w:r>
          </w:p>
        </w:tc>
      </w:tr>
      <w:tr w:rsidR="00A821C6" w:rsidRPr="006412D6" w14:paraId="4D3AA16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F349F8E" w14:textId="77777777" w:rsidR="00A821C6" w:rsidRPr="006412D6" w:rsidRDefault="00A821C6" w:rsidP="00AE0599">
            <w:r w:rsidRPr="006412D6">
              <w:t>d</w:t>
            </w:r>
          </w:p>
        </w:tc>
        <w:tc>
          <w:tcPr>
            <w:tcW w:w="1020" w:type="dxa"/>
            <w:tcBorders>
              <w:top w:val="nil"/>
              <w:left w:val="nil"/>
              <w:bottom w:val="single" w:sz="4" w:space="0" w:color="auto"/>
              <w:right w:val="single" w:sz="4" w:space="0" w:color="auto"/>
            </w:tcBorders>
            <w:shd w:val="clear" w:color="auto" w:fill="auto"/>
            <w:noWrap/>
            <w:vAlign w:val="bottom"/>
            <w:hideMark/>
          </w:tcPr>
          <w:p w14:paraId="10D9EA0D" w14:textId="77777777" w:rsidR="00A821C6" w:rsidRPr="006412D6" w:rsidRDefault="00A821C6" w:rsidP="00AE0599">
            <w:r w:rsidRPr="006412D6">
              <w:t>x"000C"</w:t>
            </w:r>
          </w:p>
        </w:tc>
        <w:tc>
          <w:tcPr>
            <w:tcW w:w="2080" w:type="dxa"/>
            <w:tcBorders>
              <w:top w:val="nil"/>
              <w:left w:val="nil"/>
              <w:bottom w:val="single" w:sz="4" w:space="0" w:color="auto"/>
              <w:right w:val="single" w:sz="4" w:space="0" w:color="auto"/>
            </w:tcBorders>
            <w:shd w:val="clear" w:color="auto" w:fill="auto"/>
            <w:noWrap/>
            <w:vAlign w:val="bottom"/>
            <w:hideMark/>
          </w:tcPr>
          <w:p w14:paraId="12F49D13" w14:textId="77777777" w:rsidR="00A821C6" w:rsidRPr="006412D6" w:rsidRDefault="00A821C6" w:rsidP="00AE0599">
            <w:r w:rsidRPr="006412D6">
              <w:t>1100</w:t>
            </w:r>
          </w:p>
        </w:tc>
      </w:tr>
      <w:tr w:rsidR="00A821C6" w:rsidRPr="006412D6" w14:paraId="12DC859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D4ED727" w14:textId="77777777" w:rsidR="00A821C6" w:rsidRPr="006412D6" w:rsidRDefault="00A821C6" w:rsidP="00AE0599">
            <w:r w:rsidRPr="006412D6">
              <w:t>e</w:t>
            </w:r>
          </w:p>
        </w:tc>
        <w:tc>
          <w:tcPr>
            <w:tcW w:w="1020" w:type="dxa"/>
            <w:tcBorders>
              <w:top w:val="nil"/>
              <w:left w:val="nil"/>
              <w:bottom w:val="single" w:sz="4" w:space="0" w:color="auto"/>
              <w:right w:val="single" w:sz="4" w:space="0" w:color="auto"/>
            </w:tcBorders>
            <w:shd w:val="clear" w:color="auto" w:fill="auto"/>
            <w:noWrap/>
            <w:vAlign w:val="bottom"/>
            <w:hideMark/>
          </w:tcPr>
          <w:p w14:paraId="34A0D686" w14:textId="77777777" w:rsidR="00A821C6" w:rsidRPr="006412D6" w:rsidRDefault="00A821C6" w:rsidP="00AE0599">
            <w:r w:rsidRPr="006412D6">
              <w:t>x"000D"</w:t>
            </w:r>
          </w:p>
        </w:tc>
        <w:tc>
          <w:tcPr>
            <w:tcW w:w="2080" w:type="dxa"/>
            <w:tcBorders>
              <w:top w:val="nil"/>
              <w:left w:val="nil"/>
              <w:bottom w:val="single" w:sz="4" w:space="0" w:color="auto"/>
              <w:right w:val="single" w:sz="4" w:space="0" w:color="auto"/>
            </w:tcBorders>
            <w:shd w:val="clear" w:color="auto" w:fill="auto"/>
            <w:noWrap/>
            <w:vAlign w:val="bottom"/>
            <w:hideMark/>
          </w:tcPr>
          <w:p w14:paraId="1952A6FA" w14:textId="77777777" w:rsidR="00A821C6" w:rsidRPr="006412D6" w:rsidRDefault="00A821C6" w:rsidP="00AE0599">
            <w:r w:rsidRPr="006412D6">
              <w:t>1101</w:t>
            </w:r>
          </w:p>
        </w:tc>
      </w:tr>
      <w:tr w:rsidR="00A821C6" w:rsidRPr="006412D6" w14:paraId="1F6E010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0FC9664" w14:textId="77777777" w:rsidR="00A821C6" w:rsidRPr="006412D6" w:rsidRDefault="00A821C6" w:rsidP="00AE0599">
            <w:r w:rsidRPr="006412D6">
              <w:t>f</w:t>
            </w:r>
          </w:p>
        </w:tc>
        <w:tc>
          <w:tcPr>
            <w:tcW w:w="1020" w:type="dxa"/>
            <w:tcBorders>
              <w:top w:val="nil"/>
              <w:left w:val="nil"/>
              <w:bottom w:val="single" w:sz="4" w:space="0" w:color="auto"/>
              <w:right w:val="single" w:sz="4" w:space="0" w:color="auto"/>
            </w:tcBorders>
            <w:shd w:val="clear" w:color="auto" w:fill="auto"/>
            <w:noWrap/>
            <w:vAlign w:val="bottom"/>
            <w:hideMark/>
          </w:tcPr>
          <w:p w14:paraId="65225331" w14:textId="77777777" w:rsidR="00A821C6" w:rsidRPr="006412D6" w:rsidRDefault="00A821C6" w:rsidP="00AE0599">
            <w:r w:rsidRPr="006412D6">
              <w:t>x"000E"</w:t>
            </w:r>
          </w:p>
        </w:tc>
        <w:tc>
          <w:tcPr>
            <w:tcW w:w="2080" w:type="dxa"/>
            <w:tcBorders>
              <w:top w:val="nil"/>
              <w:left w:val="nil"/>
              <w:bottom w:val="single" w:sz="4" w:space="0" w:color="auto"/>
              <w:right w:val="single" w:sz="4" w:space="0" w:color="auto"/>
            </w:tcBorders>
            <w:shd w:val="clear" w:color="auto" w:fill="auto"/>
            <w:noWrap/>
            <w:vAlign w:val="bottom"/>
            <w:hideMark/>
          </w:tcPr>
          <w:p w14:paraId="70DE68F9" w14:textId="77777777" w:rsidR="00A821C6" w:rsidRPr="006412D6" w:rsidRDefault="00A821C6" w:rsidP="00AE0599">
            <w:r w:rsidRPr="006412D6">
              <w:t>1110</w:t>
            </w:r>
          </w:p>
        </w:tc>
      </w:tr>
      <w:tr w:rsidR="00A821C6" w:rsidRPr="006412D6" w14:paraId="2ED96E7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A2B65CE" w14:textId="77777777" w:rsidR="00A821C6" w:rsidRPr="006412D6" w:rsidRDefault="00A821C6" w:rsidP="00AE0599">
            <w:r w:rsidRPr="006412D6">
              <w:t>10</w:t>
            </w:r>
          </w:p>
        </w:tc>
        <w:tc>
          <w:tcPr>
            <w:tcW w:w="1020" w:type="dxa"/>
            <w:tcBorders>
              <w:top w:val="nil"/>
              <w:left w:val="nil"/>
              <w:bottom w:val="single" w:sz="4" w:space="0" w:color="auto"/>
              <w:right w:val="single" w:sz="4" w:space="0" w:color="auto"/>
            </w:tcBorders>
            <w:shd w:val="clear" w:color="auto" w:fill="auto"/>
            <w:noWrap/>
            <w:vAlign w:val="bottom"/>
            <w:hideMark/>
          </w:tcPr>
          <w:p w14:paraId="4DED6301" w14:textId="77777777" w:rsidR="00A821C6" w:rsidRPr="006412D6" w:rsidRDefault="00A821C6" w:rsidP="00AE0599">
            <w:r w:rsidRPr="006412D6">
              <w:t>x"FF00"</w:t>
            </w:r>
          </w:p>
        </w:tc>
        <w:tc>
          <w:tcPr>
            <w:tcW w:w="2080" w:type="dxa"/>
            <w:tcBorders>
              <w:top w:val="nil"/>
              <w:left w:val="nil"/>
              <w:bottom w:val="single" w:sz="4" w:space="0" w:color="auto"/>
              <w:right w:val="single" w:sz="4" w:space="0" w:color="auto"/>
            </w:tcBorders>
            <w:shd w:val="clear" w:color="auto" w:fill="auto"/>
            <w:noWrap/>
            <w:vAlign w:val="bottom"/>
            <w:hideMark/>
          </w:tcPr>
          <w:p w14:paraId="26FC0F08" w14:textId="77777777" w:rsidR="00A821C6" w:rsidRPr="006412D6" w:rsidRDefault="00A821C6" w:rsidP="00AE0599">
            <w:r w:rsidRPr="006412D6">
              <w:t>1111111100000000</w:t>
            </w:r>
          </w:p>
        </w:tc>
      </w:tr>
      <w:tr w:rsidR="00A821C6" w:rsidRPr="006412D6" w14:paraId="26891C6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66E91EE" w14:textId="77777777" w:rsidR="00A821C6" w:rsidRPr="006412D6" w:rsidRDefault="00A821C6" w:rsidP="00AE0599">
            <w:r w:rsidRPr="006412D6">
              <w:t>11</w:t>
            </w:r>
          </w:p>
        </w:tc>
        <w:tc>
          <w:tcPr>
            <w:tcW w:w="1020" w:type="dxa"/>
            <w:tcBorders>
              <w:top w:val="nil"/>
              <w:left w:val="nil"/>
              <w:bottom w:val="single" w:sz="4" w:space="0" w:color="auto"/>
              <w:right w:val="single" w:sz="4" w:space="0" w:color="auto"/>
            </w:tcBorders>
            <w:shd w:val="clear" w:color="auto" w:fill="auto"/>
            <w:noWrap/>
            <w:vAlign w:val="bottom"/>
            <w:hideMark/>
          </w:tcPr>
          <w:p w14:paraId="3AE15019" w14:textId="77777777" w:rsidR="00A821C6" w:rsidRPr="006412D6" w:rsidRDefault="00A821C6" w:rsidP="00AE0599">
            <w:r w:rsidRPr="006412D6">
              <w:t>x"0101"</w:t>
            </w:r>
          </w:p>
        </w:tc>
        <w:tc>
          <w:tcPr>
            <w:tcW w:w="2080" w:type="dxa"/>
            <w:tcBorders>
              <w:top w:val="nil"/>
              <w:left w:val="nil"/>
              <w:bottom w:val="single" w:sz="4" w:space="0" w:color="auto"/>
              <w:right w:val="single" w:sz="4" w:space="0" w:color="auto"/>
            </w:tcBorders>
            <w:shd w:val="clear" w:color="auto" w:fill="auto"/>
            <w:noWrap/>
            <w:vAlign w:val="bottom"/>
            <w:hideMark/>
          </w:tcPr>
          <w:p w14:paraId="70CA937D" w14:textId="77777777" w:rsidR="00A821C6" w:rsidRPr="006412D6" w:rsidRDefault="00A821C6" w:rsidP="00AE0599">
            <w:r w:rsidRPr="006412D6">
              <w:t>100000001</w:t>
            </w:r>
          </w:p>
        </w:tc>
      </w:tr>
      <w:tr w:rsidR="00A821C6" w:rsidRPr="006412D6" w14:paraId="7736A80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5131D70" w14:textId="77777777" w:rsidR="00A821C6" w:rsidRPr="006412D6" w:rsidRDefault="00A821C6" w:rsidP="00AE0599">
            <w:r w:rsidRPr="006412D6">
              <w:t>12</w:t>
            </w:r>
          </w:p>
        </w:tc>
        <w:tc>
          <w:tcPr>
            <w:tcW w:w="1020" w:type="dxa"/>
            <w:tcBorders>
              <w:top w:val="nil"/>
              <w:left w:val="nil"/>
              <w:bottom w:val="single" w:sz="4" w:space="0" w:color="auto"/>
              <w:right w:val="single" w:sz="4" w:space="0" w:color="auto"/>
            </w:tcBorders>
            <w:shd w:val="clear" w:color="auto" w:fill="auto"/>
            <w:noWrap/>
            <w:vAlign w:val="bottom"/>
            <w:hideMark/>
          </w:tcPr>
          <w:p w14:paraId="795D4E37" w14:textId="77777777" w:rsidR="00A821C6" w:rsidRPr="006412D6" w:rsidRDefault="00A821C6" w:rsidP="00AE0599">
            <w:r w:rsidRPr="006412D6">
              <w:t>x"FF00"</w:t>
            </w:r>
          </w:p>
        </w:tc>
        <w:tc>
          <w:tcPr>
            <w:tcW w:w="2080" w:type="dxa"/>
            <w:tcBorders>
              <w:top w:val="nil"/>
              <w:left w:val="nil"/>
              <w:bottom w:val="single" w:sz="4" w:space="0" w:color="auto"/>
              <w:right w:val="single" w:sz="4" w:space="0" w:color="auto"/>
            </w:tcBorders>
            <w:shd w:val="clear" w:color="auto" w:fill="auto"/>
            <w:noWrap/>
            <w:vAlign w:val="bottom"/>
            <w:hideMark/>
          </w:tcPr>
          <w:p w14:paraId="0B8E8FFE" w14:textId="77777777" w:rsidR="00A821C6" w:rsidRPr="006412D6" w:rsidRDefault="00A821C6" w:rsidP="00AE0599">
            <w:r w:rsidRPr="006412D6">
              <w:t>1111111100000000</w:t>
            </w:r>
          </w:p>
        </w:tc>
      </w:tr>
      <w:tr w:rsidR="00A821C6" w:rsidRPr="006412D6" w14:paraId="78EEB0E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6DA4EC6" w14:textId="77777777" w:rsidR="00A821C6" w:rsidRPr="006412D6" w:rsidRDefault="00A821C6" w:rsidP="00AE0599">
            <w:r w:rsidRPr="006412D6">
              <w:t>13</w:t>
            </w:r>
          </w:p>
        </w:tc>
        <w:tc>
          <w:tcPr>
            <w:tcW w:w="1020" w:type="dxa"/>
            <w:tcBorders>
              <w:top w:val="nil"/>
              <w:left w:val="nil"/>
              <w:bottom w:val="single" w:sz="4" w:space="0" w:color="auto"/>
              <w:right w:val="single" w:sz="4" w:space="0" w:color="auto"/>
            </w:tcBorders>
            <w:shd w:val="clear" w:color="auto" w:fill="auto"/>
            <w:noWrap/>
            <w:vAlign w:val="bottom"/>
            <w:hideMark/>
          </w:tcPr>
          <w:p w14:paraId="000CB735" w14:textId="77777777" w:rsidR="00A821C6" w:rsidRPr="006412D6" w:rsidRDefault="00A821C6" w:rsidP="00AE0599">
            <w:r w:rsidRPr="006412D6">
              <w:t>x"00F0"</w:t>
            </w:r>
          </w:p>
        </w:tc>
        <w:tc>
          <w:tcPr>
            <w:tcW w:w="2080" w:type="dxa"/>
            <w:tcBorders>
              <w:top w:val="nil"/>
              <w:left w:val="nil"/>
              <w:bottom w:val="single" w:sz="4" w:space="0" w:color="auto"/>
              <w:right w:val="single" w:sz="4" w:space="0" w:color="auto"/>
            </w:tcBorders>
            <w:shd w:val="clear" w:color="auto" w:fill="auto"/>
            <w:noWrap/>
            <w:vAlign w:val="bottom"/>
            <w:hideMark/>
          </w:tcPr>
          <w:p w14:paraId="02DD255A" w14:textId="77777777" w:rsidR="00A821C6" w:rsidRPr="006412D6" w:rsidRDefault="00A821C6" w:rsidP="00AE0599">
            <w:r w:rsidRPr="006412D6">
              <w:t>11110000</w:t>
            </w:r>
          </w:p>
        </w:tc>
      </w:tr>
      <w:tr w:rsidR="00A821C6" w:rsidRPr="006412D6" w14:paraId="753B0B5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8059926" w14:textId="77777777" w:rsidR="00A821C6" w:rsidRPr="006412D6" w:rsidRDefault="00A821C6" w:rsidP="00AE0599">
            <w:r w:rsidRPr="006412D6">
              <w:t>14</w:t>
            </w:r>
          </w:p>
        </w:tc>
        <w:tc>
          <w:tcPr>
            <w:tcW w:w="1020" w:type="dxa"/>
            <w:tcBorders>
              <w:top w:val="nil"/>
              <w:left w:val="nil"/>
              <w:bottom w:val="single" w:sz="4" w:space="0" w:color="auto"/>
              <w:right w:val="single" w:sz="4" w:space="0" w:color="auto"/>
            </w:tcBorders>
            <w:shd w:val="clear" w:color="auto" w:fill="auto"/>
            <w:noWrap/>
            <w:vAlign w:val="bottom"/>
            <w:hideMark/>
          </w:tcPr>
          <w:p w14:paraId="09D151F3" w14:textId="77777777" w:rsidR="00A821C6" w:rsidRPr="006412D6" w:rsidRDefault="00A821C6" w:rsidP="00AE0599">
            <w:r w:rsidRPr="006412D6">
              <w:t>x"00FF"</w:t>
            </w:r>
          </w:p>
        </w:tc>
        <w:tc>
          <w:tcPr>
            <w:tcW w:w="2080" w:type="dxa"/>
            <w:tcBorders>
              <w:top w:val="nil"/>
              <w:left w:val="nil"/>
              <w:bottom w:val="single" w:sz="4" w:space="0" w:color="auto"/>
              <w:right w:val="single" w:sz="4" w:space="0" w:color="auto"/>
            </w:tcBorders>
            <w:shd w:val="clear" w:color="auto" w:fill="auto"/>
            <w:noWrap/>
            <w:vAlign w:val="bottom"/>
            <w:hideMark/>
          </w:tcPr>
          <w:p w14:paraId="3E419698" w14:textId="77777777" w:rsidR="00A821C6" w:rsidRPr="006412D6" w:rsidRDefault="00A821C6" w:rsidP="00AE0599">
            <w:r w:rsidRPr="006412D6">
              <w:t>11111111</w:t>
            </w:r>
          </w:p>
        </w:tc>
      </w:tr>
      <w:tr w:rsidR="00A821C6" w:rsidRPr="006412D6" w14:paraId="0F83BAA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52F5621" w14:textId="77777777" w:rsidR="00A821C6" w:rsidRPr="006412D6" w:rsidRDefault="00A821C6" w:rsidP="00AE0599">
            <w:r w:rsidRPr="006412D6">
              <w:t>15</w:t>
            </w:r>
          </w:p>
        </w:tc>
        <w:tc>
          <w:tcPr>
            <w:tcW w:w="1020" w:type="dxa"/>
            <w:tcBorders>
              <w:top w:val="nil"/>
              <w:left w:val="nil"/>
              <w:bottom w:val="single" w:sz="4" w:space="0" w:color="auto"/>
              <w:right w:val="single" w:sz="4" w:space="0" w:color="auto"/>
            </w:tcBorders>
            <w:shd w:val="clear" w:color="auto" w:fill="auto"/>
            <w:noWrap/>
            <w:vAlign w:val="bottom"/>
            <w:hideMark/>
          </w:tcPr>
          <w:p w14:paraId="3408397C" w14:textId="77777777" w:rsidR="00A821C6" w:rsidRPr="006412D6" w:rsidRDefault="00A821C6" w:rsidP="00AE0599">
            <w:r w:rsidRPr="006412D6">
              <w:t>x"0000"</w:t>
            </w:r>
          </w:p>
        </w:tc>
        <w:tc>
          <w:tcPr>
            <w:tcW w:w="2080" w:type="dxa"/>
            <w:tcBorders>
              <w:top w:val="nil"/>
              <w:left w:val="nil"/>
              <w:bottom w:val="single" w:sz="4" w:space="0" w:color="auto"/>
              <w:right w:val="single" w:sz="4" w:space="0" w:color="auto"/>
            </w:tcBorders>
            <w:shd w:val="clear" w:color="auto" w:fill="auto"/>
            <w:noWrap/>
            <w:vAlign w:val="bottom"/>
            <w:hideMark/>
          </w:tcPr>
          <w:p w14:paraId="3A920983" w14:textId="77777777" w:rsidR="00A821C6" w:rsidRPr="006412D6" w:rsidRDefault="00A821C6" w:rsidP="00AE0599">
            <w:r w:rsidRPr="006412D6">
              <w:t>10110</w:t>
            </w:r>
          </w:p>
        </w:tc>
      </w:tr>
      <w:tr w:rsidR="00A821C6" w:rsidRPr="006412D6" w14:paraId="63AFE31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B9CB797" w14:textId="77777777" w:rsidR="00A821C6" w:rsidRPr="006412D6" w:rsidRDefault="00A821C6" w:rsidP="00AE0599">
            <w:r w:rsidRPr="006412D6">
              <w:t>16</w:t>
            </w:r>
          </w:p>
        </w:tc>
        <w:tc>
          <w:tcPr>
            <w:tcW w:w="1020" w:type="dxa"/>
            <w:tcBorders>
              <w:top w:val="nil"/>
              <w:left w:val="nil"/>
              <w:bottom w:val="single" w:sz="4" w:space="0" w:color="auto"/>
              <w:right w:val="single" w:sz="4" w:space="0" w:color="auto"/>
            </w:tcBorders>
            <w:shd w:val="clear" w:color="auto" w:fill="auto"/>
            <w:noWrap/>
            <w:vAlign w:val="bottom"/>
            <w:hideMark/>
          </w:tcPr>
          <w:p w14:paraId="563BFFA9" w14:textId="77777777" w:rsidR="00A821C6" w:rsidRPr="006412D6" w:rsidRDefault="00A821C6" w:rsidP="00AE0599">
            <w:r w:rsidRPr="006412D6">
              <w:t>x"00FF"</w:t>
            </w:r>
          </w:p>
        </w:tc>
        <w:tc>
          <w:tcPr>
            <w:tcW w:w="2080" w:type="dxa"/>
            <w:tcBorders>
              <w:top w:val="nil"/>
              <w:left w:val="nil"/>
              <w:bottom w:val="single" w:sz="4" w:space="0" w:color="auto"/>
              <w:right w:val="single" w:sz="4" w:space="0" w:color="auto"/>
            </w:tcBorders>
            <w:shd w:val="clear" w:color="auto" w:fill="auto"/>
            <w:noWrap/>
            <w:vAlign w:val="bottom"/>
            <w:hideMark/>
          </w:tcPr>
          <w:p w14:paraId="56CBCE22" w14:textId="77777777" w:rsidR="00A821C6" w:rsidRPr="006412D6" w:rsidRDefault="00A821C6" w:rsidP="00AE0599">
            <w:r w:rsidRPr="006412D6">
              <w:t>11111111</w:t>
            </w:r>
          </w:p>
        </w:tc>
      </w:tr>
      <w:tr w:rsidR="00A821C6" w:rsidRPr="006412D6" w14:paraId="3E907B2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DA7C30B" w14:textId="77777777" w:rsidR="00A821C6" w:rsidRPr="006412D6" w:rsidRDefault="00A821C6" w:rsidP="00AE0599">
            <w:r w:rsidRPr="006412D6">
              <w:t>17</w:t>
            </w:r>
          </w:p>
        </w:tc>
        <w:tc>
          <w:tcPr>
            <w:tcW w:w="1020" w:type="dxa"/>
            <w:tcBorders>
              <w:top w:val="nil"/>
              <w:left w:val="nil"/>
              <w:bottom w:val="single" w:sz="4" w:space="0" w:color="auto"/>
              <w:right w:val="single" w:sz="4" w:space="0" w:color="auto"/>
            </w:tcBorders>
            <w:shd w:val="clear" w:color="auto" w:fill="auto"/>
            <w:noWrap/>
            <w:vAlign w:val="bottom"/>
            <w:hideMark/>
          </w:tcPr>
          <w:p w14:paraId="57F26718" w14:textId="77777777" w:rsidR="00A821C6" w:rsidRPr="006412D6" w:rsidRDefault="00A821C6" w:rsidP="00AE0599">
            <w:r w:rsidRPr="006412D6">
              <w:t>x"0016"</w:t>
            </w:r>
          </w:p>
        </w:tc>
        <w:tc>
          <w:tcPr>
            <w:tcW w:w="2080" w:type="dxa"/>
            <w:tcBorders>
              <w:top w:val="nil"/>
              <w:left w:val="nil"/>
              <w:bottom w:val="single" w:sz="4" w:space="0" w:color="auto"/>
              <w:right w:val="single" w:sz="4" w:space="0" w:color="auto"/>
            </w:tcBorders>
            <w:shd w:val="clear" w:color="auto" w:fill="auto"/>
            <w:noWrap/>
            <w:vAlign w:val="bottom"/>
            <w:hideMark/>
          </w:tcPr>
          <w:p w14:paraId="0969E55B" w14:textId="77777777" w:rsidR="00A821C6" w:rsidRPr="006412D6" w:rsidRDefault="00A821C6" w:rsidP="00AE0599">
            <w:r w:rsidRPr="006412D6">
              <w:t>10110</w:t>
            </w:r>
          </w:p>
        </w:tc>
      </w:tr>
      <w:tr w:rsidR="00A821C6" w:rsidRPr="006412D6" w14:paraId="22D044A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7D219C8" w14:textId="77777777" w:rsidR="00A821C6" w:rsidRPr="006412D6" w:rsidRDefault="00A821C6" w:rsidP="00AE0599">
            <w:r w:rsidRPr="006412D6">
              <w:t>18</w:t>
            </w:r>
          </w:p>
        </w:tc>
        <w:tc>
          <w:tcPr>
            <w:tcW w:w="1020" w:type="dxa"/>
            <w:tcBorders>
              <w:top w:val="nil"/>
              <w:left w:val="nil"/>
              <w:bottom w:val="single" w:sz="4" w:space="0" w:color="auto"/>
              <w:right w:val="single" w:sz="4" w:space="0" w:color="auto"/>
            </w:tcBorders>
            <w:shd w:val="clear" w:color="auto" w:fill="auto"/>
            <w:noWrap/>
            <w:vAlign w:val="bottom"/>
            <w:hideMark/>
          </w:tcPr>
          <w:p w14:paraId="6233DC7B" w14:textId="77777777" w:rsidR="00A821C6" w:rsidRPr="006412D6" w:rsidRDefault="00A821C6" w:rsidP="00AE0599">
            <w:r w:rsidRPr="006412D6">
              <w:t>x"0000"</w:t>
            </w:r>
          </w:p>
        </w:tc>
        <w:tc>
          <w:tcPr>
            <w:tcW w:w="2080" w:type="dxa"/>
            <w:tcBorders>
              <w:top w:val="nil"/>
              <w:left w:val="nil"/>
              <w:bottom w:val="single" w:sz="4" w:space="0" w:color="auto"/>
              <w:right w:val="single" w:sz="4" w:space="0" w:color="auto"/>
            </w:tcBorders>
            <w:shd w:val="clear" w:color="auto" w:fill="auto"/>
            <w:noWrap/>
            <w:vAlign w:val="bottom"/>
            <w:hideMark/>
          </w:tcPr>
          <w:p w14:paraId="7A9E37D1" w14:textId="77777777" w:rsidR="00A821C6" w:rsidRPr="006412D6" w:rsidRDefault="00A821C6" w:rsidP="00AE0599">
            <w:r w:rsidRPr="006412D6">
              <w:t>0</w:t>
            </w:r>
          </w:p>
        </w:tc>
      </w:tr>
      <w:tr w:rsidR="00A821C6" w:rsidRPr="006412D6" w14:paraId="41A51D6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AE6EB6D" w14:textId="77777777" w:rsidR="00A821C6" w:rsidRPr="006412D6" w:rsidRDefault="00A821C6" w:rsidP="00AE0599">
            <w:r w:rsidRPr="006412D6">
              <w:t>19</w:t>
            </w:r>
          </w:p>
        </w:tc>
        <w:tc>
          <w:tcPr>
            <w:tcW w:w="1020" w:type="dxa"/>
            <w:tcBorders>
              <w:top w:val="nil"/>
              <w:left w:val="nil"/>
              <w:bottom w:val="single" w:sz="4" w:space="0" w:color="auto"/>
              <w:right w:val="single" w:sz="4" w:space="0" w:color="auto"/>
            </w:tcBorders>
            <w:shd w:val="clear" w:color="auto" w:fill="auto"/>
            <w:noWrap/>
            <w:vAlign w:val="bottom"/>
            <w:hideMark/>
          </w:tcPr>
          <w:p w14:paraId="77E27AE1" w14:textId="77777777" w:rsidR="00A821C6" w:rsidRPr="006412D6" w:rsidRDefault="00A821C6" w:rsidP="00AE0599">
            <w:r w:rsidRPr="006412D6">
              <w:t>x"0018"</w:t>
            </w:r>
          </w:p>
        </w:tc>
        <w:tc>
          <w:tcPr>
            <w:tcW w:w="2080" w:type="dxa"/>
            <w:tcBorders>
              <w:top w:val="nil"/>
              <w:left w:val="nil"/>
              <w:bottom w:val="single" w:sz="4" w:space="0" w:color="auto"/>
              <w:right w:val="single" w:sz="4" w:space="0" w:color="auto"/>
            </w:tcBorders>
            <w:shd w:val="clear" w:color="auto" w:fill="auto"/>
            <w:noWrap/>
            <w:vAlign w:val="bottom"/>
            <w:hideMark/>
          </w:tcPr>
          <w:p w14:paraId="4690F21D" w14:textId="77777777" w:rsidR="00A821C6" w:rsidRPr="006412D6" w:rsidRDefault="00A821C6" w:rsidP="00AE0599">
            <w:r w:rsidRPr="006412D6">
              <w:t>11010</w:t>
            </w:r>
          </w:p>
        </w:tc>
      </w:tr>
      <w:tr w:rsidR="00A821C6" w:rsidRPr="006412D6" w14:paraId="3F59C01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6669EBC" w14:textId="77777777" w:rsidR="00A821C6" w:rsidRPr="006412D6" w:rsidRDefault="00A821C6" w:rsidP="00AE0599">
            <w:r w:rsidRPr="006412D6">
              <w:t>1a</w:t>
            </w:r>
          </w:p>
        </w:tc>
        <w:tc>
          <w:tcPr>
            <w:tcW w:w="1020" w:type="dxa"/>
            <w:tcBorders>
              <w:top w:val="nil"/>
              <w:left w:val="nil"/>
              <w:bottom w:val="single" w:sz="4" w:space="0" w:color="auto"/>
              <w:right w:val="single" w:sz="4" w:space="0" w:color="auto"/>
            </w:tcBorders>
            <w:shd w:val="clear" w:color="auto" w:fill="auto"/>
            <w:noWrap/>
            <w:vAlign w:val="bottom"/>
            <w:hideMark/>
          </w:tcPr>
          <w:p w14:paraId="59E47EB8" w14:textId="77777777" w:rsidR="00A821C6" w:rsidRPr="006412D6" w:rsidRDefault="00A821C6" w:rsidP="00AE0599">
            <w:r w:rsidRPr="006412D6">
              <w:t>x"0019"</w:t>
            </w:r>
          </w:p>
        </w:tc>
        <w:tc>
          <w:tcPr>
            <w:tcW w:w="2080" w:type="dxa"/>
            <w:tcBorders>
              <w:top w:val="nil"/>
              <w:left w:val="nil"/>
              <w:bottom w:val="single" w:sz="4" w:space="0" w:color="auto"/>
              <w:right w:val="single" w:sz="4" w:space="0" w:color="auto"/>
            </w:tcBorders>
            <w:shd w:val="clear" w:color="auto" w:fill="auto"/>
            <w:noWrap/>
            <w:vAlign w:val="bottom"/>
            <w:hideMark/>
          </w:tcPr>
          <w:p w14:paraId="2DDE2C64" w14:textId="77777777" w:rsidR="00A821C6" w:rsidRPr="006412D6" w:rsidRDefault="00A821C6" w:rsidP="00AE0599">
            <w:r w:rsidRPr="006412D6">
              <w:t>11011</w:t>
            </w:r>
          </w:p>
        </w:tc>
      </w:tr>
      <w:tr w:rsidR="00A821C6" w:rsidRPr="006412D6" w14:paraId="21AD70E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12BCC75" w14:textId="77777777" w:rsidR="00A821C6" w:rsidRPr="006412D6" w:rsidRDefault="00A821C6" w:rsidP="00AE0599">
            <w:r w:rsidRPr="006412D6">
              <w:t>1b</w:t>
            </w:r>
          </w:p>
        </w:tc>
        <w:tc>
          <w:tcPr>
            <w:tcW w:w="1020" w:type="dxa"/>
            <w:tcBorders>
              <w:top w:val="nil"/>
              <w:left w:val="nil"/>
              <w:bottom w:val="single" w:sz="4" w:space="0" w:color="auto"/>
              <w:right w:val="single" w:sz="4" w:space="0" w:color="auto"/>
            </w:tcBorders>
            <w:shd w:val="clear" w:color="auto" w:fill="auto"/>
            <w:noWrap/>
            <w:vAlign w:val="bottom"/>
            <w:hideMark/>
          </w:tcPr>
          <w:p w14:paraId="384F9FFD" w14:textId="77777777" w:rsidR="00A821C6" w:rsidRPr="006412D6" w:rsidRDefault="00A821C6" w:rsidP="00AE0599">
            <w:r w:rsidRPr="006412D6">
              <w:t>x"001A"</w:t>
            </w:r>
          </w:p>
        </w:tc>
        <w:tc>
          <w:tcPr>
            <w:tcW w:w="2080" w:type="dxa"/>
            <w:tcBorders>
              <w:top w:val="nil"/>
              <w:left w:val="nil"/>
              <w:bottom w:val="single" w:sz="4" w:space="0" w:color="auto"/>
              <w:right w:val="single" w:sz="4" w:space="0" w:color="auto"/>
            </w:tcBorders>
            <w:shd w:val="clear" w:color="auto" w:fill="auto"/>
            <w:noWrap/>
            <w:vAlign w:val="bottom"/>
            <w:hideMark/>
          </w:tcPr>
          <w:p w14:paraId="61B96D92" w14:textId="77777777" w:rsidR="00A821C6" w:rsidRPr="006412D6" w:rsidRDefault="00A821C6" w:rsidP="00AE0599">
            <w:r w:rsidRPr="006412D6">
              <w:t>11100</w:t>
            </w:r>
          </w:p>
        </w:tc>
      </w:tr>
      <w:tr w:rsidR="00A821C6" w:rsidRPr="006412D6" w14:paraId="655AE44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5D01E5D" w14:textId="77777777" w:rsidR="00A821C6" w:rsidRPr="006412D6" w:rsidRDefault="00A821C6" w:rsidP="00AE0599">
            <w:r w:rsidRPr="006412D6">
              <w:t>1c</w:t>
            </w:r>
          </w:p>
        </w:tc>
        <w:tc>
          <w:tcPr>
            <w:tcW w:w="1020" w:type="dxa"/>
            <w:tcBorders>
              <w:top w:val="nil"/>
              <w:left w:val="nil"/>
              <w:bottom w:val="single" w:sz="4" w:space="0" w:color="auto"/>
              <w:right w:val="single" w:sz="4" w:space="0" w:color="auto"/>
            </w:tcBorders>
            <w:shd w:val="clear" w:color="auto" w:fill="auto"/>
            <w:noWrap/>
            <w:vAlign w:val="bottom"/>
            <w:hideMark/>
          </w:tcPr>
          <w:p w14:paraId="6C299938" w14:textId="77777777" w:rsidR="00A821C6" w:rsidRPr="006412D6" w:rsidRDefault="00A821C6" w:rsidP="00AE0599">
            <w:r w:rsidRPr="006412D6">
              <w:t>x"001B"</w:t>
            </w:r>
          </w:p>
        </w:tc>
        <w:tc>
          <w:tcPr>
            <w:tcW w:w="2080" w:type="dxa"/>
            <w:tcBorders>
              <w:top w:val="nil"/>
              <w:left w:val="nil"/>
              <w:bottom w:val="single" w:sz="4" w:space="0" w:color="auto"/>
              <w:right w:val="single" w:sz="4" w:space="0" w:color="auto"/>
            </w:tcBorders>
            <w:shd w:val="clear" w:color="auto" w:fill="auto"/>
            <w:noWrap/>
            <w:vAlign w:val="bottom"/>
            <w:hideMark/>
          </w:tcPr>
          <w:p w14:paraId="12E7E578" w14:textId="77777777" w:rsidR="00A821C6" w:rsidRPr="006412D6" w:rsidRDefault="00A821C6" w:rsidP="00AE0599">
            <w:r w:rsidRPr="006412D6">
              <w:t>11101</w:t>
            </w:r>
          </w:p>
        </w:tc>
      </w:tr>
      <w:tr w:rsidR="00A821C6" w:rsidRPr="006412D6" w14:paraId="1E1E77E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AF3DCF7" w14:textId="77777777" w:rsidR="00A821C6" w:rsidRPr="006412D6" w:rsidRDefault="00A821C6" w:rsidP="00AE0599">
            <w:r w:rsidRPr="006412D6">
              <w:t>1d</w:t>
            </w:r>
          </w:p>
        </w:tc>
        <w:tc>
          <w:tcPr>
            <w:tcW w:w="1020" w:type="dxa"/>
            <w:tcBorders>
              <w:top w:val="nil"/>
              <w:left w:val="nil"/>
              <w:bottom w:val="single" w:sz="4" w:space="0" w:color="auto"/>
              <w:right w:val="single" w:sz="4" w:space="0" w:color="auto"/>
            </w:tcBorders>
            <w:shd w:val="clear" w:color="auto" w:fill="auto"/>
            <w:noWrap/>
            <w:vAlign w:val="bottom"/>
            <w:hideMark/>
          </w:tcPr>
          <w:p w14:paraId="2870EEE3" w14:textId="77777777" w:rsidR="00A821C6" w:rsidRPr="006412D6" w:rsidRDefault="00A821C6" w:rsidP="00AE0599">
            <w:r w:rsidRPr="006412D6">
              <w:t>x"001C"</w:t>
            </w:r>
          </w:p>
        </w:tc>
        <w:tc>
          <w:tcPr>
            <w:tcW w:w="2080" w:type="dxa"/>
            <w:tcBorders>
              <w:top w:val="nil"/>
              <w:left w:val="nil"/>
              <w:bottom w:val="single" w:sz="4" w:space="0" w:color="auto"/>
              <w:right w:val="single" w:sz="4" w:space="0" w:color="auto"/>
            </w:tcBorders>
            <w:shd w:val="clear" w:color="auto" w:fill="auto"/>
            <w:noWrap/>
            <w:vAlign w:val="bottom"/>
            <w:hideMark/>
          </w:tcPr>
          <w:p w14:paraId="0F893763" w14:textId="77777777" w:rsidR="00A821C6" w:rsidRPr="006412D6" w:rsidRDefault="00A821C6" w:rsidP="00AE0599">
            <w:r w:rsidRPr="006412D6">
              <w:t>11110</w:t>
            </w:r>
          </w:p>
        </w:tc>
      </w:tr>
      <w:tr w:rsidR="00A821C6" w:rsidRPr="006412D6" w14:paraId="0A3B675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1EBAA53" w14:textId="77777777" w:rsidR="00A821C6" w:rsidRPr="006412D6" w:rsidRDefault="00A821C6" w:rsidP="00AE0599">
            <w:r w:rsidRPr="006412D6">
              <w:t>1e</w:t>
            </w:r>
          </w:p>
        </w:tc>
        <w:tc>
          <w:tcPr>
            <w:tcW w:w="1020" w:type="dxa"/>
            <w:tcBorders>
              <w:top w:val="nil"/>
              <w:left w:val="nil"/>
              <w:bottom w:val="single" w:sz="4" w:space="0" w:color="auto"/>
              <w:right w:val="single" w:sz="4" w:space="0" w:color="auto"/>
            </w:tcBorders>
            <w:shd w:val="clear" w:color="auto" w:fill="auto"/>
            <w:noWrap/>
            <w:vAlign w:val="bottom"/>
            <w:hideMark/>
          </w:tcPr>
          <w:p w14:paraId="18F1E2DC" w14:textId="77777777" w:rsidR="00A821C6" w:rsidRPr="006412D6" w:rsidRDefault="00A821C6" w:rsidP="00AE0599">
            <w:r w:rsidRPr="006412D6">
              <w:t>x"001D"</w:t>
            </w:r>
          </w:p>
        </w:tc>
        <w:tc>
          <w:tcPr>
            <w:tcW w:w="2080" w:type="dxa"/>
            <w:tcBorders>
              <w:top w:val="nil"/>
              <w:left w:val="nil"/>
              <w:bottom w:val="single" w:sz="4" w:space="0" w:color="auto"/>
              <w:right w:val="single" w:sz="4" w:space="0" w:color="auto"/>
            </w:tcBorders>
            <w:shd w:val="clear" w:color="auto" w:fill="auto"/>
            <w:noWrap/>
            <w:vAlign w:val="bottom"/>
            <w:hideMark/>
          </w:tcPr>
          <w:p w14:paraId="1298C7F3" w14:textId="77777777" w:rsidR="00A821C6" w:rsidRPr="006412D6" w:rsidRDefault="00A821C6" w:rsidP="00AE0599">
            <w:r w:rsidRPr="006412D6">
              <w:t>11111</w:t>
            </w:r>
          </w:p>
        </w:tc>
      </w:tr>
      <w:tr w:rsidR="00A821C6" w:rsidRPr="006412D6" w14:paraId="74AA7F5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3F7E83F" w14:textId="77777777" w:rsidR="00A821C6" w:rsidRPr="006412D6" w:rsidRDefault="00A821C6" w:rsidP="00AE0599">
            <w:r w:rsidRPr="006412D6">
              <w:t>1f</w:t>
            </w:r>
          </w:p>
        </w:tc>
        <w:tc>
          <w:tcPr>
            <w:tcW w:w="1020" w:type="dxa"/>
            <w:tcBorders>
              <w:top w:val="nil"/>
              <w:left w:val="nil"/>
              <w:bottom w:val="single" w:sz="4" w:space="0" w:color="auto"/>
              <w:right w:val="single" w:sz="4" w:space="0" w:color="auto"/>
            </w:tcBorders>
            <w:shd w:val="clear" w:color="auto" w:fill="auto"/>
            <w:noWrap/>
            <w:vAlign w:val="bottom"/>
            <w:hideMark/>
          </w:tcPr>
          <w:p w14:paraId="78956D7C" w14:textId="77777777" w:rsidR="00A821C6" w:rsidRPr="006412D6" w:rsidRDefault="00A821C6" w:rsidP="00AE0599">
            <w:r w:rsidRPr="006412D6">
              <w:t>x"001E"</w:t>
            </w:r>
          </w:p>
        </w:tc>
        <w:tc>
          <w:tcPr>
            <w:tcW w:w="2080" w:type="dxa"/>
            <w:tcBorders>
              <w:top w:val="nil"/>
              <w:left w:val="nil"/>
              <w:bottom w:val="single" w:sz="4" w:space="0" w:color="auto"/>
              <w:right w:val="single" w:sz="4" w:space="0" w:color="auto"/>
            </w:tcBorders>
            <w:shd w:val="clear" w:color="auto" w:fill="auto"/>
            <w:noWrap/>
            <w:vAlign w:val="bottom"/>
            <w:hideMark/>
          </w:tcPr>
          <w:p w14:paraId="17961B85" w14:textId="77777777" w:rsidR="00A821C6" w:rsidRPr="006412D6" w:rsidRDefault="00A821C6" w:rsidP="00AE0599">
            <w:r w:rsidRPr="006412D6">
              <w:t>100000</w:t>
            </w:r>
          </w:p>
        </w:tc>
      </w:tr>
      <w:tr w:rsidR="00A821C6" w:rsidRPr="006412D6" w14:paraId="7F9F472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BE39454" w14:textId="77777777" w:rsidR="00A821C6" w:rsidRPr="006412D6" w:rsidRDefault="00A821C6" w:rsidP="00AE0599">
            <w:r w:rsidRPr="006412D6">
              <w:t>20</w:t>
            </w:r>
          </w:p>
        </w:tc>
        <w:tc>
          <w:tcPr>
            <w:tcW w:w="1020" w:type="dxa"/>
            <w:tcBorders>
              <w:top w:val="nil"/>
              <w:left w:val="nil"/>
              <w:bottom w:val="single" w:sz="4" w:space="0" w:color="auto"/>
              <w:right w:val="single" w:sz="4" w:space="0" w:color="auto"/>
            </w:tcBorders>
            <w:shd w:val="clear" w:color="auto" w:fill="auto"/>
            <w:noWrap/>
            <w:vAlign w:val="bottom"/>
            <w:hideMark/>
          </w:tcPr>
          <w:p w14:paraId="74BE3A0C" w14:textId="77777777" w:rsidR="00A821C6" w:rsidRPr="006412D6" w:rsidRDefault="00A821C6" w:rsidP="00AE0599">
            <w:r w:rsidRPr="006412D6">
              <w:t>x"001F"</w:t>
            </w:r>
          </w:p>
        </w:tc>
        <w:tc>
          <w:tcPr>
            <w:tcW w:w="2080" w:type="dxa"/>
            <w:tcBorders>
              <w:top w:val="nil"/>
              <w:left w:val="nil"/>
              <w:bottom w:val="single" w:sz="4" w:space="0" w:color="auto"/>
              <w:right w:val="single" w:sz="4" w:space="0" w:color="auto"/>
            </w:tcBorders>
            <w:shd w:val="clear" w:color="auto" w:fill="auto"/>
            <w:noWrap/>
            <w:vAlign w:val="bottom"/>
            <w:hideMark/>
          </w:tcPr>
          <w:p w14:paraId="40C5CEE7" w14:textId="77777777" w:rsidR="00A821C6" w:rsidRPr="006412D6" w:rsidRDefault="00A821C6" w:rsidP="00AE0599">
            <w:r w:rsidRPr="006412D6">
              <w:t>100001</w:t>
            </w:r>
          </w:p>
        </w:tc>
      </w:tr>
      <w:tr w:rsidR="00A821C6" w:rsidRPr="006412D6" w14:paraId="482EA36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C79E888" w14:textId="77777777" w:rsidR="00A821C6" w:rsidRPr="006412D6" w:rsidRDefault="00A821C6" w:rsidP="00AE0599">
            <w:r w:rsidRPr="006412D6">
              <w:t>21</w:t>
            </w:r>
          </w:p>
        </w:tc>
        <w:tc>
          <w:tcPr>
            <w:tcW w:w="1020" w:type="dxa"/>
            <w:tcBorders>
              <w:top w:val="nil"/>
              <w:left w:val="nil"/>
              <w:bottom w:val="single" w:sz="4" w:space="0" w:color="auto"/>
              <w:right w:val="single" w:sz="4" w:space="0" w:color="auto"/>
            </w:tcBorders>
            <w:shd w:val="clear" w:color="auto" w:fill="auto"/>
            <w:noWrap/>
            <w:vAlign w:val="bottom"/>
            <w:hideMark/>
          </w:tcPr>
          <w:p w14:paraId="0BDA6DF8" w14:textId="77777777" w:rsidR="00A821C6" w:rsidRPr="006412D6" w:rsidRDefault="00A821C6" w:rsidP="00AE0599">
            <w:r w:rsidRPr="006412D6">
              <w:t>x"0020"</w:t>
            </w:r>
          </w:p>
        </w:tc>
        <w:tc>
          <w:tcPr>
            <w:tcW w:w="2080" w:type="dxa"/>
            <w:tcBorders>
              <w:top w:val="nil"/>
              <w:left w:val="nil"/>
              <w:bottom w:val="single" w:sz="4" w:space="0" w:color="auto"/>
              <w:right w:val="single" w:sz="4" w:space="0" w:color="auto"/>
            </w:tcBorders>
            <w:shd w:val="clear" w:color="auto" w:fill="auto"/>
            <w:noWrap/>
            <w:vAlign w:val="bottom"/>
            <w:hideMark/>
          </w:tcPr>
          <w:p w14:paraId="55B97E49" w14:textId="77777777" w:rsidR="00A821C6" w:rsidRPr="006412D6" w:rsidRDefault="00A821C6" w:rsidP="00AE0599">
            <w:r w:rsidRPr="006412D6">
              <w:t>100010</w:t>
            </w:r>
          </w:p>
        </w:tc>
      </w:tr>
      <w:tr w:rsidR="00A821C6" w:rsidRPr="006412D6" w14:paraId="3782DD8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3F0A3F" w14:textId="77777777" w:rsidR="00A821C6" w:rsidRPr="006412D6" w:rsidRDefault="00A821C6" w:rsidP="00AE0599">
            <w:r w:rsidRPr="006412D6">
              <w:t>22</w:t>
            </w:r>
          </w:p>
        </w:tc>
        <w:tc>
          <w:tcPr>
            <w:tcW w:w="1020" w:type="dxa"/>
            <w:tcBorders>
              <w:top w:val="nil"/>
              <w:left w:val="nil"/>
              <w:bottom w:val="single" w:sz="4" w:space="0" w:color="auto"/>
              <w:right w:val="single" w:sz="4" w:space="0" w:color="auto"/>
            </w:tcBorders>
            <w:shd w:val="clear" w:color="auto" w:fill="auto"/>
            <w:noWrap/>
            <w:vAlign w:val="bottom"/>
            <w:hideMark/>
          </w:tcPr>
          <w:p w14:paraId="4D78E156" w14:textId="77777777" w:rsidR="00A821C6" w:rsidRPr="006412D6" w:rsidRDefault="00A821C6" w:rsidP="00AE0599">
            <w:r w:rsidRPr="006412D6">
              <w:t>x"0021"</w:t>
            </w:r>
          </w:p>
        </w:tc>
        <w:tc>
          <w:tcPr>
            <w:tcW w:w="2080" w:type="dxa"/>
            <w:tcBorders>
              <w:top w:val="nil"/>
              <w:left w:val="nil"/>
              <w:bottom w:val="single" w:sz="4" w:space="0" w:color="auto"/>
              <w:right w:val="single" w:sz="4" w:space="0" w:color="auto"/>
            </w:tcBorders>
            <w:shd w:val="clear" w:color="auto" w:fill="auto"/>
            <w:noWrap/>
            <w:vAlign w:val="bottom"/>
            <w:hideMark/>
          </w:tcPr>
          <w:p w14:paraId="316980E7" w14:textId="77777777" w:rsidR="00A821C6" w:rsidRPr="006412D6" w:rsidRDefault="00A821C6" w:rsidP="00AE0599">
            <w:r w:rsidRPr="006412D6">
              <w:t>100011</w:t>
            </w:r>
          </w:p>
        </w:tc>
      </w:tr>
      <w:tr w:rsidR="00A821C6" w:rsidRPr="006412D6" w14:paraId="1D492F1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2798C6A" w14:textId="77777777" w:rsidR="00A821C6" w:rsidRPr="006412D6" w:rsidRDefault="00A821C6" w:rsidP="00AE0599">
            <w:r w:rsidRPr="006412D6">
              <w:t>23</w:t>
            </w:r>
          </w:p>
        </w:tc>
        <w:tc>
          <w:tcPr>
            <w:tcW w:w="1020" w:type="dxa"/>
            <w:tcBorders>
              <w:top w:val="nil"/>
              <w:left w:val="nil"/>
              <w:bottom w:val="single" w:sz="4" w:space="0" w:color="auto"/>
              <w:right w:val="single" w:sz="4" w:space="0" w:color="auto"/>
            </w:tcBorders>
            <w:shd w:val="clear" w:color="auto" w:fill="auto"/>
            <w:noWrap/>
            <w:vAlign w:val="bottom"/>
            <w:hideMark/>
          </w:tcPr>
          <w:p w14:paraId="7C0C8875" w14:textId="77777777" w:rsidR="00A821C6" w:rsidRPr="006412D6" w:rsidRDefault="00A821C6" w:rsidP="00AE0599">
            <w:r w:rsidRPr="006412D6">
              <w:t>x"0022"</w:t>
            </w:r>
          </w:p>
        </w:tc>
        <w:tc>
          <w:tcPr>
            <w:tcW w:w="2080" w:type="dxa"/>
            <w:tcBorders>
              <w:top w:val="nil"/>
              <w:left w:val="nil"/>
              <w:bottom w:val="single" w:sz="4" w:space="0" w:color="auto"/>
              <w:right w:val="single" w:sz="4" w:space="0" w:color="auto"/>
            </w:tcBorders>
            <w:shd w:val="clear" w:color="auto" w:fill="auto"/>
            <w:noWrap/>
            <w:vAlign w:val="bottom"/>
            <w:hideMark/>
          </w:tcPr>
          <w:p w14:paraId="07DBFB6D" w14:textId="77777777" w:rsidR="00A821C6" w:rsidRPr="006412D6" w:rsidRDefault="00A821C6" w:rsidP="00AE0599">
            <w:r w:rsidRPr="006412D6">
              <w:t>100100</w:t>
            </w:r>
          </w:p>
        </w:tc>
      </w:tr>
      <w:tr w:rsidR="00A821C6" w:rsidRPr="006412D6" w14:paraId="3725C6E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BA01219" w14:textId="77777777" w:rsidR="00A821C6" w:rsidRPr="006412D6" w:rsidRDefault="00A821C6" w:rsidP="00AE0599">
            <w:r w:rsidRPr="006412D6">
              <w:t>24</w:t>
            </w:r>
          </w:p>
        </w:tc>
        <w:tc>
          <w:tcPr>
            <w:tcW w:w="1020" w:type="dxa"/>
            <w:tcBorders>
              <w:top w:val="nil"/>
              <w:left w:val="nil"/>
              <w:bottom w:val="single" w:sz="4" w:space="0" w:color="auto"/>
              <w:right w:val="single" w:sz="4" w:space="0" w:color="auto"/>
            </w:tcBorders>
            <w:shd w:val="clear" w:color="auto" w:fill="auto"/>
            <w:noWrap/>
            <w:vAlign w:val="bottom"/>
            <w:hideMark/>
          </w:tcPr>
          <w:p w14:paraId="66E2F7E9" w14:textId="77777777" w:rsidR="00A821C6" w:rsidRPr="006412D6" w:rsidRDefault="00A821C6" w:rsidP="00AE0599">
            <w:r w:rsidRPr="006412D6">
              <w:t>x"0023"</w:t>
            </w:r>
          </w:p>
        </w:tc>
        <w:tc>
          <w:tcPr>
            <w:tcW w:w="2080" w:type="dxa"/>
            <w:tcBorders>
              <w:top w:val="nil"/>
              <w:left w:val="nil"/>
              <w:bottom w:val="single" w:sz="4" w:space="0" w:color="auto"/>
              <w:right w:val="single" w:sz="4" w:space="0" w:color="auto"/>
            </w:tcBorders>
            <w:shd w:val="clear" w:color="auto" w:fill="auto"/>
            <w:noWrap/>
            <w:vAlign w:val="bottom"/>
            <w:hideMark/>
          </w:tcPr>
          <w:p w14:paraId="2C4D93A4" w14:textId="77777777" w:rsidR="00A821C6" w:rsidRPr="006412D6" w:rsidRDefault="00A821C6" w:rsidP="00AE0599">
            <w:r w:rsidRPr="006412D6">
              <w:t>100101</w:t>
            </w:r>
          </w:p>
        </w:tc>
      </w:tr>
      <w:tr w:rsidR="00A821C6" w:rsidRPr="006412D6" w14:paraId="007658A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F4D75D2" w14:textId="77777777" w:rsidR="00A821C6" w:rsidRPr="006412D6" w:rsidRDefault="00A821C6" w:rsidP="00AE0599">
            <w:r w:rsidRPr="006412D6">
              <w:t>25</w:t>
            </w:r>
          </w:p>
        </w:tc>
        <w:tc>
          <w:tcPr>
            <w:tcW w:w="1020" w:type="dxa"/>
            <w:tcBorders>
              <w:top w:val="nil"/>
              <w:left w:val="nil"/>
              <w:bottom w:val="single" w:sz="4" w:space="0" w:color="auto"/>
              <w:right w:val="single" w:sz="4" w:space="0" w:color="auto"/>
            </w:tcBorders>
            <w:shd w:val="clear" w:color="auto" w:fill="auto"/>
            <w:noWrap/>
            <w:vAlign w:val="bottom"/>
            <w:hideMark/>
          </w:tcPr>
          <w:p w14:paraId="19ADDF92" w14:textId="77777777" w:rsidR="00A821C6" w:rsidRPr="006412D6" w:rsidRDefault="00A821C6" w:rsidP="00AE0599">
            <w:r w:rsidRPr="006412D6">
              <w:t>x"0024"</w:t>
            </w:r>
          </w:p>
        </w:tc>
        <w:tc>
          <w:tcPr>
            <w:tcW w:w="2080" w:type="dxa"/>
            <w:tcBorders>
              <w:top w:val="nil"/>
              <w:left w:val="nil"/>
              <w:bottom w:val="single" w:sz="4" w:space="0" w:color="auto"/>
              <w:right w:val="single" w:sz="4" w:space="0" w:color="auto"/>
            </w:tcBorders>
            <w:shd w:val="clear" w:color="auto" w:fill="auto"/>
            <w:noWrap/>
            <w:vAlign w:val="bottom"/>
            <w:hideMark/>
          </w:tcPr>
          <w:p w14:paraId="3E669531" w14:textId="77777777" w:rsidR="00A821C6" w:rsidRPr="006412D6" w:rsidRDefault="00A821C6" w:rsidP="00AE0599">
            <w:r w:rsidRPr="006412D6">
              <w:t>100110</w:t>
            </w:r>
          </w:p>
        </w:tc>
      </w:tr>
      <w:tr w:rsidR="00A821C6" w:rsidRPr="006412D6" w14:paraId="36A8DC5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3324E7" w14:textId="77777777" w:rsidR="00A821C6" w:rsidRPr="006412D6" w:rsidRDefault="00A821C6" w:rsidP="00AE0599">
            <w:r w:rsidRPr="006412D6">
              <w:t>26</w:t>
            </w:r>
          </w:p>
        </w:tc>
        <w:tc>
          <w:tcPr>
            <w:tcW w:w="1020" w:type="dxa"/>
            <w:tcBorders>
              <w:top w:val="nil"/>
              <w:left w:val="nil"/>
              <w:bottom w:val="single" w:sz="4" w:space="0" w:color="auto"/>
              <w:right w:val="single" w:sz="4" w:space="0" w:color="auto"/>
            </w:tcBorders>
            <w:shd w:val="clear" w:color="auto" w:fill="auto"/>
            <w:noWrap/>
            <w:vAlign w:val="bottom"/>
            <w:hideMark/>
          </w:tcPr>
          <w:p w14:paraId="601B9AE4" w14:textId="77777777" w:rsidR="00A821C6" w:rsidRPr="006412D6" w:rsidRDefault="00A821C6" w:rsidP="00AE0599">
            <w:r w:rsidRPr="006412D6">
              <w:t>x"0025"</w:t>
            </w:r>
          </w:p>
        </w:tc>
        <w:tc>
          <w:tcPr>
            <w:tcW w:w="2080" w:type="dxa"/>
            <w:tcBorders>
              <w:top w:val="nil"/>
              <w:left w:val="nil"/>
              <w:bottom w:val="single" w:sz="4" w:space="0" w:color="auto"/>
              <w:right w:val="single" w:sz="4" w:space="0" w:color="auto"/>
            </w:tcBorders>
            <w:shd w:val="clear" w:color="auto" w:fill="auto"/>
            <w:noWrap/>
            <w:vAlign w:val="bottom"/>
            <w:hideMark/>
          </w:tcPr>
          <w:p w14:paraId="1E12147E" w14:textId="77777777" w:rsidR="00A821C6" w:rsidRPr="006412D6" w:rsidRDefault="00A821C6" w:rsidP="00AE0599">
            <w:r w:rsidRPr="006412D6">
              <w:t>100111</w:t>
            </w:r>
          </w:p>
        </w:tc>
      </w:tr>
      <w:tr w:rsidR="00A821C6" w:rsidRPr="006412D6" w14:paraId="0758EA1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71918A0" w14:textId="77777777" w:rsidR="00A821C6" w:rsidRPr="006412D6" w:rsidRDefault="00A821C6" w:rsidP="00AE0599">
            <w:r w:rsidRPr="006412D6">
              <w:t>27</w:t>
            </w:r>
          </w:p>
        </w:tc>
        <w:tc>
          <w:tcPr>
            <w:tcW w:w="1020" w:type="dxa"/>
            <w:tcBorders>
              <w:top w:val="nil"/>
              <w:left w:val="nil"/>
              <w:bottom w:val="single" w:sz="4" w:space="0" w:color="auto"/>
              <w:right w:val="single" w:sz="4" w:space="0" w:color="auto"/>
            </w:tcBorders>
            <w:shd w:val="clear" w:color="auto" w:fill="auto"/>
            <w:noWrap/>
            <w:vAlign w:val="bottom"/>
            <w:hideMark/>
          </w:tcPr>
          <w:p w14:paraId="68D255A4" w14:textId="77777777" w:rsidR="00A821C6" w:rsidRPr="006412D6" w:rsidRDefault="00A821C6" w:rsidP="00AE0599">
            <w:r w:rsidRPr="006412D6">
              <w:t>x"0026"</w:t>
            </w:r>
          </w:p>
        </w:tc>
        <w:tc>
          <w:tcPr>
            <w:tcW w:w="2080" w:type="dxa"/>
            <w:tcBorders>
              <w:top w:val="nil"/>
              <w:left w:val="nil"/>
              <w:bottom w:val="single" w:sz="4" w:space="0" w:color="auto"/>
              <w:right w:val="single" w:sz="4" w:space="0" w:color="auto"/>
            </w:tcBorders>
            <w:shd w:val="clear" w:color="auto" w:fill="auto"/>
            <w:noWrap/>
            <w:vAlign w:val="bottom"/>
            <w:hideMark/>
          </w:tcPr>
          <w:p w14:paraId="682C5229" w14:textId="77777777" w:rsidR="00A821C6" w:rsidRPr="006412D6" w:rsidRDefault="00A821C6" w:rsidP="00AE0599">
            <w:r w:rsidRPr="006412D6">
              <w:t>101000</w:t>
            </w:r>
          </w:p>
        </w:tc>
      </w:tr>
      <w:tr w:rsidR="00A821C6" w:rsidRPr="006412D6" w14:paraId="73AFF32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918CC6A" w14:textId="77777777" w:rsidR="00A821C6" w:rsidRPr="006412D6" w:rsidRDefault="00A821C6" w:rsidP="00AE0599">
            <w:r w:rsidRPr="006412D6">
              <w:t>28</w:t>
            </w:r>
          </w:p>
        </w:tc>
        <w:tc>
          <w:tcPr>
            <w:tcW w:w="1020" w:type="dxa"/>
            <w:tcBorders>
              <w:top w:val="nil"/>
              <w:left w:val="nil"/>
              <w:bottom w:val="single" w:sz="4" w:space="0" w:color="auto"/>
              <w:right w:val="single" w:sz="4" w:space="0" w:color="auto"/>
            </w:tcBorders>
            <w:shd w:val="clear" w:color="auto" w:fill="auto"/>
            <w:noWrap/>
            <w:vAlign w:val="bottom"/>
            <w:hideMark/>
          </w:tcPr>
          <w:p w14:paraId="476705D4" w14:textId="77777777" w:rsidR="00A821C6" w:rsidRPr="006412D6" w:rsidRDefault="00A821C6" w:rsidP="00AE0599">
            <w:r w:rsidRPr="006412D6">
              <w:t>x"0027"</w:t>
            </w:r>
          </w:p>
        </w:tc>
        <w:tc>
          <w:tcPr>
            <w:tcW w:w="2080" w:type="dxa"/>
            <w:tcBorders>
              <w:top w:val="nil"/>
              <w:left w:val="nil"/>
              <w:bottom w:val="single" w:sz="4" w:space="0" w:color="auto"/>
              <w:right w:val="single" w:sz="4" w:space="0" w:color="auto"/>
            </w:tcBorders>
            <w:shd w:val="clear" w:color="auto" w:fill="auto"/>
            <w:noWrap/>
            <w:vAlign w:val="bottom"/>
            <w:hideMark/>
          </w:tcPr>
          <w:p w14:paraId="565771A7" w14:textId="77777777" w:rsidR="00A821C6" w:rsidRPr="006412D6" w:rsidRDefault="00A821C6" w:rsidP="00AE0599">
            <w:r w:rsidRPr="006412D6">
              <w:t>101001</w:t>
            </w:r>
          </w:p>
        </w:tc>
      </w:tr>
      <w:tr w:rsidR="00A821C6" w:rsidRPr="006412D6" w14:paraId="5C2A066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0EFC33" w14:textId="77777777" w:rsidR="00A821C6" w:rsidRPr="006412D6" w:rsidRDefault="00A821C6" w:rsidP="00AE0599">
            <w:r w:rsidRPr="006412D6">
              <w:t>29</w:t>
            </w:r>
          </w:p>
        </w:tc>
        <w:tc>
          <w:tcPr>
            <w:tcW w:w="1020" w:type="dxa"/>
            <w:tcBorders>
              <w:top w:val="nil"/>
              <w:left w:val="nil"/>
              <w:bottom w:val="single" w:sz="4" w:space="0" w:color="auto"/>
              <w:right w:val="single" w:sz="4" w:space="0" w:color="auto"/>
            </w:tcBorders>
            <w:shd w:val="clear" w:color="auto" w:fill="auto"/>
            <w:noWrap/>
            <w:vAlign w:val="bottom"/>
            <w:hideMark/>
          </w:tcPr>
          <w:p w14:paraId="19EE07D2" w14:textId="77777777" w:rsidR="00A821C6" w:rsidRPr="006412D6" w:rsidRDefault="00A821C6" w:rsidP="00AE0599">
            <w:r w:rsidRPr="006412D6">
              <w:t>x"0028"</w:t>
            </w:r>
          </w:p>
        </w:tc>
        <w:tc>
          <w:tcPr>
            <w:tcW w:w="2080" w:type="dxa"/>
            <w:tcBorders>
              <w:top w:val="nil"/>
              <w:left w:val="nil"/>
              <w:bottom w:val="single" w:sz="4" w:space="0" w:color="auto"/>
              <w:right w:val="single" w:sz="4" w:space="0" w:color="auto"/>
            </w:tcBorders>
            <w:shd w:val="clear" w:color="auto" w:fill="auto"/>
            <w:noWrap/>
            <w:vAlign w:val="bottom"/>
            <w:hideMark/>
          </w:tcPr>
          <w:p w14:paraId="5BAECE37" w14:textId="77777777" w:rsidR="00A821C6" w:rsidRPr="006412D6" w:rsidRDefault="00A821C6" w:rsidP="00AE0599">
            <w:r w:rsidRPr="006412D6">
              <w:t>101010</w:t>
            </w:r>
          </w:p>
        </w:tc>
      </w:tr>
      <w:tr w:rsidR="00A821C6" w:rsidRPr="006412D6" w14:paraId="0E92E62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344388B" w14:textId="77777777" w:rsidR="00A821C6" w:rsidRPr="006412D6" w:rsidRDefault="00A821C6" w:rsidP="00AE0599">
            <w:r w:rsidRPr="006412D6">
              <w:t>2a</w:t>
            </w:r>
          </w:p>
        </w:tc>
        <w:tc>
          <w:tcPr>
            <w:tcW w:w="1020" w:type="dxa"/>
            <w:tcBorders>
              <w:top w:val="nil"/>
              <w:left w:val="nil"/>
              <w:bottom w:val="single" w:sz="4" w:space="0" w:color="auto"/>
              <w:right w:val="single" w:sz="4" w:space="0" w:color="auto"/>
            </w:tcBorders>
            <w:shd w:val="clear" w:color="auto" w:fill="auto"/>
            <w:noWrap/>
            <w:vAlign w:val="bottom"/>
            <w:hideMark/>
          </w:tcPr>
          <w:p w14:paraId="7B39FCE4" w14:textId="77777777" w:rsidR="00A821C6" w:rsidRPr="006412D6" w:rsidRDefault="00A821C6" w:rsidP="00AE0599">
            <w:r w:rsidRPr="006412D6">
              <w:t>x"0029"</w:t>
            </w:r>
          </w:p>
        </w:tc>
        <w:tc>
          <w:tcPr>
            <w:tcW w:w="2080" w:type="dxa"/>
            <w:tcBorders>
              <w:top w:val="nil"/>
              <w:left w:val="nil"/>
              <w:bottom w:val="single" w:sz="4" w:space="0" w:color="auto"/>
              <w:right w:val="single" w:sz="4" w:space="0" w:color="auto"/>
            </w:tcBorders>
            <w:shd w:val="clear" w:color="auto" w:fill="auto"/>
            <w:noWrap/>
            <w:vAlign w:val="bottom"/>
            <w:hideMark/>
          </w:tcPr>
          <w:p w14:paraId="7AA7B335" w14:textId="77777777" w:rsidR="00A821C6" w:rsidRPr="006412D6" w:rsidRDefault="00A821C6" w:rsidP="00AE0599">
            <w:r w:rsidRPr="006412D6">
              <w:t>101011</w:t>
            </w:r>
          </w:p>
        </w:tc>
      </w:tr>
      <w:tr w:rsidR="00A821C6" w:rsidRPr="006412D6" w14:paraId="1B67436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49511CF" w14:textId="77777777" w:rsidR="00A821C6" w:rsidRPr="006412D6" w:rsidRDefault="00A821C6" w:rsidP="00AE0599">
            <w:r w:rsidRPr="006412D6">
              <w:t>2b</w:t>
            </w:r>
          </w:p>
        </w:tc>
        <w:tc>
          <w:tcPr>
            <w:tcW w:w="1020" w:type="dxa"/>
            <w:tcBorders>
              <w:top w:val="nil"/>
              <w:left w:val="nil"/>
              <w:bottom w:val="single" w:sz="4" w:space="0" w:color="auto"/>
              <w:right w:val="single" w:sz="4" w:space="0" w:color="auto"/>
            </w:tcBorders>
            <w:shd w:val="clear" w:color="auto" w:fill="auto"/>
            <w:noWrap/>
            <w:vAlign w:val="bottom"/>
            <w:hideMark/>
          </w:tcPr>
          <w:p w14:paraId="55D8F449" w14:textId="77777777" w:rsidR="00A821C6" w:rsidRPr="006412D6" w:rsidRDefault="00A821C6" w:rsidP="00AE0599">
            <w:r w:rsidRPr="006412D6">
              <w:t>x"002A"</w:t>
            </w:r>
          </w:p>
        </w:tc>
        <w:tc>
          <w:tcPr>
            <w:tcW w:w="2080" w:type="dxa"/>
            <w:tcBorders>
              <w:top w:val="nil"/>
              <w:left w:val="nil"/>
              <w:bottom w:val="single" w:sz="4" w:space="0" w:color="auto"/>
              <w:right w:val="single" w:sz="4" w:space="0" w:color="auto"/>
            </w:tcBorders>
            <w:shd w:val="clear" w:color="auto" w:fill="auto"/>
            <w:noWrap/>
            <w:vAlign w:val="bottom"/>
            <w:hideMark/>
          </w:tcPr>
          <w:p w14:paraId="7F20764C" w14:textId="77777777" w:rsidR="00A821C6" w:rsidRPr="006412D6" w:rsidRDefault="00A821C6" w:rsidP="00AE0599">
            <w:r w:rsidRPr="006412D6">
              <w:t>101100</w:t>
            </w:r>
          </w:p>
        </w:tc>
      </w:tr>
      <w:tr w:rsidR="00A821C6" w:rsidRPr="006412D6" w14:paraId="384D644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390F784" w14:textId="77777777" w:rsidR="00A821C6" w:rsidRPr="006412D6" w:rsidRDefault="00A821C6" w:rsidP="00AE0599">
            <w:r w:rsidRPr="006412D6">
              <w:t>2c</w:t>
            </w:r>
          </w:p>
        </w:tc>
        <w:tc>
          <w:tcPr>
            <w:tcW w:w="1020" w:type="dxa"/>
            <w:tcBorders>
              <w:top w:val="nil"/>
              <w:left w:val="nil"/>
              <w:bottom w:val="single" w:sz="4" w:space="0" w:color="auto"/>
              <w:right w:val="single" w:sz="4" w:space="0" w:color="auto"/>
            </w:tcBorders>
            <w:shd w:val="clear" w:color="auto" w:fill="auto"/>
            <w:noWrap/>
            <w:vAlign w:val="bottom"/>
            <w:hideMark/>
          </w:tcPr>
          <w:p w14:paraId="4B7478E4" w14:textId="77777777" w:rsidR="00A821C6" w:rsidRPr="006412D6" w:rsidRDefault="00A821C6" w:rsidP="00AE0599">
            <w:r w:rsidRPr="006412D6">
              <w:t>x"002B"</w:t>
            </w:r>
          </w:p>
        </w:tc>
        <w:tc>
          <w:tcPr>
            <w:tcW w:w="2080" w:type="dxa"/>
            <w:tcBorders>
              <w:top w:val="nil"/>
              <w:left w:val="nil"/>
              <w:bottom w:val="single" w:sz="4" w:space="0" w:color="auto"/>
              <w:right w:val="single" w:sz="4" w:space="0" w:color="auto"/>
            </w:tcBorders>
            <w:shd w:val="clear" w:color="auto" w:fill="auto"/>
            <w:noWrap/>
            <w:vAlign w:val="bottom"/>
            <w:hideMark/>
          </w:tcPr>
          <w:p w14:paraId="4E4E98EC" w14:textId="77777777" w:rsidR="00A821C6" w:rsidRPr="006412D6" w:rsidRDefault="00A821C6" w:rsidP="00AE0599">
            <w:r w:rsidRPr="006412D6">
              <w:t>101101</w:t>
            </w:r>
          </w:p>
        </w:tc>
      </w:tr>
      <w:tr w:rsidR="00A821C6" w:rsidRPr="006412D6" w14:paraId="5A7181F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C0C1F9B" w14:textId="77777777" w:rsidR="00A821C6" w:rsidRPr="006412D6" w:rsidRDefault="00A821C6" w:rsidP="00AE0599">
            <w:r w:rsidRPr="006412D6">
              <w:t>2d</w:t>
            </w:r>
          </w:p>
        </w:tc>
        <w:tc>
          <w:tcPr>
            <w:tcW w:w="1020" w:type="dxa"/>
            <w:tcBorders>
              <w:top w:val="nil"/>
              <w:left w:val="nil"/>
              <w:bottom w:val="single" w:sz="4" w:space="0" w:color="auto"/>
              <w:right w:val="single" w:sz="4" w:space="0" w:color="auto"/>
            </w:tcBorders>
            <w:shd w:val="clear" w:color="auto" w:fill="auto"/>
            <w:noWrap/>
            <w:vAlign w:val="bottom"/>
            <w:hideMark/>
          </w:tcPr>
          <w:p w14:paraId="482538CD" w14:textId="77777777" w:rsidR="00A821C6" w:rsidRPr="006412D6" w:rsidRDefault="00A821C6" w:rsidP="00AE0599">
            <w:r w:rsidRPr="006412D6">
              <w:t>x"002C"</w:t>
            </w:r>
          </w:p>
        </w:tc>
        <w:tc>
          <w:tcPr>
            <w:tcW w:w="2080" w:type="dxa"/>
            <w:tcBorders>
              <w:top w:val="nil"/>
              <w:left w:val="nil"/>
              <w:bottom w:val="single" w:sz="4" w:space="0" w:color="auto"/>
              <w:right w:val="single" w:sz="4" w:space="0" w:color="auto"/>
            </w:tcBorders>
            <w:shd w:val="clear" w:color="auto" w:fill="auto"/>
            <w:noWrap/>
            <w:vAlign w:val="bottom"/>
            <w:hideMark/>
          </w:tcPr>
          <w:p w14:paraId="5700F2DA" w14:textId="77777777" w:rsidR="00A821C6" w:rsidRPr="006412D6" w:rsidRDefault="00A821C6" w:rsidP="00AE0599">
            <w:r w:rsidRPr="006412D6">
              <w:t>101110</w:t>
            </w:r>
          </w:p>
        </w:tc>
      </w:tr>
      <w:tr w:rsidR="00A821C6" w:rsidRPr="006412D6" w14:paraId="65316C6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F94BD39" w14:textId="77777777" w:rsidR="00A821C6" w:rsidRPr="006412D6" w:rsidRDefault="00A821C6" w:rsidP="00AE0599">
            <w:r w:rsidRPr="006412D6">
              <w:t>2e</w:t>
            </w:r>
          </w:p>
        </w:tc>
        <w:tc>
          <w:tcPr>
            <w:tcW w:w="1020" w:type="dxa"/>
            <w:tcBorders>
              <w:top w:val="nil"/>
              <w:left w:val="nil"/>
              <w:bottom w:val="single" w:sz="4" w:space="0" w:color="auto"/>
              <w:right w:val="single" w:sz="4" w:space="0" w:color="auto"/>
            </w:tcBorders>
            <w:shd w:val="clear" w:color="auto" w:fill="auto"/>
            <w:noWrap/>
            <w:vAlign w:val="bottom"/>
            <w:hideMark/>
          </w:tcPr>
          <w:p w14:paraId="182C0648" w14:textId="77777777" w:rsidR="00A821C6" w:rsidRPr="006412D6" w:rsidRDefault="00A821C6" w:rsidP="00AE0599">
            <w:r w:rsidRPr="006412D6">
              <w:t>x"002D"</w:t>
            </w:r>
          </w:p>
        </w:tc>
        <w:tc>
          <w:tcPr>
            <w:tcW w:w="2080" w:type="dxa"/>
            <w:tcBorders>
              <w:top w:val="nil"/>
              <w:left w:val="nil"/>
              <w:bottom w:val="single" w:sz="4" w:space="0" w:color="auto"/>
              <w:right w:val="single" w:sz="4" w:space="0" w:color="auto"/>
            </w:tcBorders>
            <w:shd w:val="clear" w:color="auto" w:fill="auto"/>
            <w:noWrap/>
            <w:vAlign w:val="bottom"/>
            <w:hideMark/>
          </w:tcPr>
          <w:p w14:paraId="6BF9B213" w14:textId="77777777" w:rsidR="00A821C6" w:rsidRPr="006412D6" w:rsidRDefault="00A821C6" w:rsidP="00AE0599">
            <w:r w:rsidRPr="006412D6">
              <w:t>101111</w:t>
            </w:r>
          </w:p>
        </w:tc>
      </w:tr>
      <w:tr w:rsidR="00A821C6" w:rsidRPr="006412D6" w14:paraId="4A014BE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4187BAB" w14:textId="77777777" w:rsidR="00A821C6" w:rsidRPr="006412D6" w:rsidRDefault="00A821C6" w:rsidP="00AE0599">
            <w:r w:rsidRPr="006412D6">
              <w:t>2f</w:t>
            </w:r>
          </w:p>
        </w:tc>
        <w:tc>
          <w:tcPr>
            <w:tcW w:w="1020" w:type="dxa"/>
            <w:tcBorders>
              <w:top w:val="nil"/>
              <w:left w:val="nil"/>
              <w:bottom w:val="single" w:sz="4" w:space="0" w:color="auto"/>
              <w:right w:val="single" w:sz="4" w:space="0" w:color="auto"/>
            </w:tcBorders>
            <w:shd w:val="clear" w:color="auto" w:fill="auto"/>
            <w:noWrap/>
            <w:vAlign w:val="bottom"/>
            <w:hideMark/>
          </w:tcPr>
          <w:p w14:paraId="2A4D1734" w14:textId="77777777" w:rsidR="00A821C6" w:rsidRPr="006412D6" w:rsidRDefault="00A821C6" w:rsidP="00AE0599">
            <w:r w:rsidRPr="006412D6">
              <w:t>x"002E"</w:t>
            </w:r>
          </w:p>
        </w:tc>
        <w:tc>
          <w:tcPr>
            <w:tcW w:w="2080" w:type="dxa"/>
            <w:tcBorders>
              <w:top w:val="nil"/>
              <w:left w:val="nil"/>
              <w:bottom w:val="single" w:sz="4" w:space="0" w:color="auto"/>
              <w:right w:val="single" w:sz="4" w:space="0" w:color="auto"/>
            </w:tcBorders>
            <w:shd w:val="clear" w:color="auto" w:fill="auto"/>
            <w:noWrap/>
            <w:vAlign w:val="bottom"/>
            <w:hideMark/>
          </w:tcPr>
          <w:p w14:paraId="6A7FF5B0" w14:textId="77777777" w:rsidR="00A821C6" w:rsidRPr="006412D6" w:rsidRDefault="00A821C6" w:rsidP="00AE0599">
            <w:r w:rsidRPr="006412D6">
              <w:t>110000</w:t>
            </w:r>
          </w:p>
        </w:tc>
      </w:tr>
      <w:tr w:rsidR="00A821C6" w:rsidRPr="006412D6" w14:paraId="5C3C03A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ECAF85A" w14:textId="77777777" w:rsidR="00A821C6" w:rsidRPr="006412D6" w:rsidRDefault="00A821C6" w:rsidP="00AE0599">
            <w:r w:rsidRPr="006412D6">
              <w:t>30</w:t>
            </w:r>
          </w:p>
        </w:tc>
        <w:tc>
          <w:tcPr>
            <w:tcW w:w="1020" w:type="dxa"/>
            <w:tcBorders>
              <w:top w:val="nil"/>
              <w:left w:val="nil"/>
              <w:bottom w:val="single" w:sz="4" w:space="0" w:color="auto"/>
              <w:right w:val="single" w:sz="4" w:space="0" w:color="auto"/>
            </w:tcBorders>
            <w:shd w:val="clear" w:color="auto" w:fill="auto"/>
            <w:noWrap/>
            <w:vAlign w:val="bottom"/>
            <w:hideMark/>
          </w:tcPr>
          <w:p w14:paraId="3BA65715" w14:textId="77777777" w:rsidR="00A821C6" w:rsidRPr="006412D6" w:rsidRDefault="00A821C6" w:rsidP="00AE0599">
            <w:r w:rsidRPr="006412D6">
              <w:t>x"002F"</w:t>
            </w:r>
          </w:p>
        </w:tc>
        <w:tc>
          <w:tcPr>
            <w:tcW w:w="2080" w:type="dxa"/>
            <w:tcBorders>
              <w:top w:val="nil"/>
              <w:left w:val="nil"/>
              <w:bottom w:val="single" w:sz="4" w:space="0" w:color="auto"/>
              <w:right w:val="single" w:sz="4" w:space="0" w:color="auto"/>
            </w:tcBorders>
            <w:shd w:val="clear" w:color="auto" w:fill="auto"/>
            <w:noWrap/>
            <w:vAlign w:val="bottom"/>
            <w:hideMark/>
          </w:tcPr>
          <w:p w14:paraId="776797EB" w14:textId="77777777" w:rsidR="00A821C6" w:rsidRPr="006412D6" w:rsidRDefault="00A821C6" w:rsidP="00AE0599">
            <w:r w:rsidRPr="006412D6">
              <w:t>110001</w:t>
            </w:r>
          </w:p>
        </w:tc>
      </w:tr>
      <w:tr w:rsidR="00A821C6" w:rsidRPr="006412D6" w14:paraId="55B1334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5655CD0" w14:textId="77777777" w:rsidR="00A821C6" w:rsidRPr="006412D6" w:rsidRDefault="00A821C6" w:rsidP="00AE0599">
            <w:r w:rsidRPr="006412D6">
              <w:t>31</w:t>
            </w:r>
          </w:p>
        </w:tc>
        <w:tc>
          <w:tcPr>
            <w:tcW w:w="1020" w:type="dxa"/>
            <w:tcBorders>
              <w:top w:val="nil"/>
              <w:left w:val="nil"/>
              <w:bottom w:val="single" w:sz="4" w:space="0" w:color="auto"/>
              <w:right w:val="single" w:sz="4" w:space="0" w:color="auto"/>
            </w:tcBorders>
            <w:shd w:val="clear" w:color="auto" w:fill="auto"/>
            <w:noWrap/>
            <w:vAlign w:val="bottom"/>
            <w:hideMark/>
          </w:tcPr>
          <w:p w14:paraId="1CA6590D" w14:textId="77777777" w:rsidR="00A821C6" w:rsidRPr="006412D6" w:rsidRDefault="00A821C6" w:rsidP="00AE0599">
            <w:r w:rsidRPr="006412D6">
              <w:t>x"0030"</w:t>
            </w:r>
          </w:p>
        </w:tc>
        <w:tc>
          <w:tcPr>
            <w:tcW w:w="2080" w:type="dxa"/>
            <w:tcBorders>
              <w:top w:val="nil"/>
              <w:left w:val="nil"/>
              <w:bottom w:val="single" w:sz="4" w:space="0" w:color="auto"/>
              <w:right w:val="single" w:sz="4" w:space="0" w:color="auto"/>
            </w:tcBorders>
            <w:shd w:val="clear" w:color="auto" w:fill="auto"/>
            <w:noWrap/>
            <w:vAlign w:val="bottom"/>
            <w:hideMark/>
          </w:tcPr>
          <w:p w14:paraId="34B3181F" w14:textId="77777777" w:rsidR="00A821C6" w:rsidRPr="006412D6" w:rsidRDefault="00A821C6" w:rsidP="00AE0599">
            <w:r w:rsidRPr="006412D6">
              <w:t>110010</w:t>
            </w:r>
          </w:p>
        </w:tc>
      </w:tr>
      <w:tr w:rsidR="00A821C6" w:rsidRPr="006412D6" w14:paraId="7162D91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A0918B7" w14:textId="77777777" w:rsidR="00A821C6" w:rsidRPr="006412D6" w:rsidRDefault="00A821C6" w:rsidP="00AE0599">
            <w:r w:rsidRPr="006412D6">
              <w:t>32</w:t>
            </w:r>
          </w:p>
        </w:tc>
        <w:tc>
          <w:tcPr>
            <w:tcW w:w="1020" w:type="dxa"/>
            <w:tcBorders>
              <w:top w:val="nil"/>
              <w:left w:val="nil"/>
              <w:bottom w:val="single" w:sz="4" w:space="0" w:color="auto"/>
              <w:right w:val="single" w:sz="4" w:space="0" w:color="auto"/>
            </w:tcBorders>
            <w:shd w:val="clear" w:color="auto" w:fill="auto"/>
            <w:noWrap/>
            <w:vAlign w:val="bottom"/>
            <w:hideMark/>
          </w:tcPr>
          <w:p w14:paraId="1A05E9DE" w14:textId="77777777" w:rsidR="00A821C6" w:rsidRPr="006412D6" w:rsidRDefault="00A821C6" w:rsidP="00AE0599">
            <w:r w:rsidRPr="006412D6">
              <w:t>x"0031"</w:t>
            </w:r>
          </w:p>
        </w:tc>
        <w:tc>
          <w:tcPr>
            <w:tcW w:w="2080" w:type="dxa"/>
            <w:tcBorders>
              <w:top w:val="nil"/>
              <w:left w:val="nil"/>
              <w:bottom w:val="single" w:sz="4" w:space="0" w:color="auto"/>
              <w:right w:val="single" w:sz="4" w:space="0" w:color="auto"/>
            </w:tcBorders>
            <w:shd w:val="clear" w:color="auto" w:fill="auto"/>
            <w:noWrap/>
            <w:vAlign w:val="bottom"/>
            <w:hideMark/>
          </w:tcPr>
          <w:p w14:paraId="6FE9A4C4" w14:textId="77777777" w:rsidR="00A821C6" w:rsidRPr="006412D6" w:rsidRDefault="00A821C6" w:rsidP="00AE0599">
            <w:r w:rsidRPr="006412D6">
              <w:t>110011</w:t>
            </w:r>
          </w:p>
        </w:tc>
      </w:tr>
      <w:tr w:rsidR="00A821C6" w:rsidRPr="006412D6" w14:paraId="3ACDDDD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82FBBD8" w14:textId="77777777" w:rsidR="00A821C6" w:rsidRPr="006412D6" w:rsidRDefault="00A821C6" w:rsidP="00AE0599">
            <w:r w:rsidRPr="006412D6">
              <w:t>33</w:t>
            </w:r>
          </w:p>
        </w:tc>
        <w:tc>
          <w:tcPr>
            <w:tcW w:w="1020" w:type="dxa"/>
            <w:tcBorders>
              <w:top w:val="nil"/>
              <w:left w:val="nil"/>
              <w:bottom w:val="single" w:sz="4" w:space="0" w:color="auto"/>
              <w:right w:val="single" w:sz="4" w:space="0" w:color="auto"/>
            </w:tcBorders>
            <w:shd w:val="clear" w:color="auto" w:fill="auto"/>
            <w:noWrap/>
            <w:vAlign w:val="bottom"/>
            <w:hideMark/>
          </w:tcPr>
          <w:p w14:paraId="5A4641FB" w14:textId="77777777" w:rsidR="00A821C6" w:rsidRPr="006412D6" w:rsidRDefault="00A821C6" w:rsidP="00AE0599">
            <w:r w:rsidRPr="006412D6">
              <w:t>x"0032"</w:t>
            </w:r>
          </w:p>
        </w:tc>
        <w:tc>
          <w:tcPr>
            <w:tcW w:w="2080" w:type="dxa"/>
            <w:tcBorders>
              <w:top w:val="nil"/>
              <w:left w:val="nil"/>
              <w:bottom w:val="single" w:sz="4" w:space="0" w:color="auto"/>
              <w:right w:val="single" w:sz="4" w:space="0" w:color="auto"/>
            </w:tcBorders>
            <w:shd w:val="clear" w:color="auto" w:fill="auto"/>
            <w:noWrap/>
            <w:vAlign w:val="bottom"/>
            <w:hideMark/>
          </w:tcPr>
          <w:p w14:paraId="545E2568" w14:textId="77777777" w:rsidR="00A821C6" w:rsidRPr="006412D6" w:rsidRDefault="00A821C6" w:rsidP="00AE0599">
            <w:r w:rsidRPr="006412D6">
              <w:t>110100</w:t>
            </w:r>
          </w:p>
        </w:tc>
      </w:tr>
      <w:tr w:rsidR="00A821C6" w:rsidRPr="006412D6" w14:paraId="4DE988D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6C4AA39" w14:textId="77777777" w:rsidR="00A821C6" w:rsidRPr="006412D6" w:rsidRDefault="00A821C6" w:rsidP="00AE0599">
            <w:r w:rsidRPr="006412D6">
              <w:t>34</w:t>
            </w:r>
          </w:p>
        </w:tc>
        <w:tc>
          <w:tcPr>
            <w:tcW w:w="1020" w:type="dxa"/>
            <w:tcBorders>
              <w:top w:val="nil"/>
              <w:left w:val="nil"/>
              <w:bottom w:val="single" w:sz="4" w:space="0" w:color="auto"/>
              <w:right w:val="single" w:sz="4" w:space="0" w:color="auto"/>
            </w:tcBorders>
            <w:shd w:val="clear" w:color="auto" w:fill="auto"/>
            <w:noWrap/>
            <w:vAlign w:val="bottom"/>
            <w:hideMark/>
          </w:tcPr>
          <w:p w14:paraId="41C2FEC2" w14:textId="77777777" w:rsidR="00A821C6" w:rsidRPr="006412D6" w:rsidRDefault="00A821C6" w:rsidP="00AE0599">
            <w:r w:rsidRPr="006412D6">
              <w:t>x"0033"</w:t>
            </w:r>
          </w:p>
        </w:tc>
        <w:tc>
          <w:tcPr>
            <w:tcW w:w="2080" w:type="dxa"/>
            <w:tcBorders>
              <w:top w:val="nil"/>
              <w:left w:val="nil"/>
              <w:bottom w:val="single" w:sz="4" w:space="0" w:color="auto"/>
              <w:right w:val="single" w:sz="4" w:space="0" w:color="auto"/>
            </w:tcBorders>
            <w:shd w:val="clear" w:color="auto" w:fill="auto"/>
            <w:noWrap/>
            <w:vAlign w:val="bottom"/>
            <w:hideMark/>
          </w:tcPr>
          <w:p w14:paraId="70B43F33" w14:textId="77777777" w:rsidR="00A821C6" w:rsidRPr="006412D6" w:rsidRDefault="00A821C6" w:rsidP="00AE0599">
            <w:r w:rsidRPr="006412D6">
              <w:t>110101</w:t>
            </w:r>
          </w:p>
        </w:tc>
      </w:tr>
      <w:tr w:rsidR="00A821C6" w:rsidRPr="006412D6" w14:paraId="787D9A4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33400D2" w14:textId="77777777" w:rsidR="00A821C6" w:rsidRPr="006412D6" w:rsidRDefault="00A821C6" w:rsidP="00AE0599">
            <w:r w:rsidRPr="006412D6">
              <w:t>35</w:t>
            </w:r>
          </w:p>
        </w:tc>
        <w:tc>
          <w:tcPr>
            <w:tcW w:w="1020" w:type="dxa"/>
            <w:tcBorders>
              <w:top w:val="nil"/>
              <w:left w:val="nil"/>
              <w:bottom w:val="single" w:sz="4" w:space="0" w:color="auto"/>
              <w:right w:val="single" w:sz="4" w:space="0" w:color="auto"/>
            </w:tcBorders>
            <w:shd w:val="clear" w:color="auto" w:fill="auto"/>
            <w:noWrap/>
            <w:vAlign w:val="bottom"/>
            <w:hideMark/>
          </w:tcPr>
          <w:p w14:paraId="4D1021CD" w14:textId="77777777" w:rsidR="00A821C6" w:rsidRPr="006412D6" w:rsidRDefault="00A821C6" w:rsidP="00AE0599">
            <w:r w:rsidRPr="006412D6">
              <w:t>x"0034"</w:t>
            </w:r>
          </w:p>
        </w:tc>
        <w:tc>
          <w:tcPr>
            <w:tcW w:w="2080" w:type="dxa"/>
            <w:tcBorders>
              <w:top w:val="nil"/>
              <w:left w:val="nil"/>
              <w:bottom w:val="single" w:sz="4" w:space="0" w:color="auto"/>
              <w:right w:val="single" w:sz="4" w:space="0" w:color="auto"/>
            </w:tcBorders>
            <w:shd w:val="clear" w:color="auto" w:fill="auto"/>
            <w:noWrap/>
            <w:vAlign w:val="bottom"/>
            <w:hideMark/>
          </w:tcPr>
          <w:p w14:paraId="7EED8112" w14:textId="77777777" w:rsidR="00A821C6" w:rsidRPr="006412D6" w:rsidRDefault="00A821C6" w:rsidP="00AE0599">
            <w:r w:rsidRPr="006412D6">
              <w:t>110110</w:t>
            </w:r>
          </w:p>
        </w:tc>
      </w:tr>
      <w:tr w:rsidR="00A821C6" w:rsidRPr="006412D6" w14:paraId="3F4923B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5958B77" w14:textId="77777777" w:rsidR="00A821C6" w:rsidRPr="006412D6" w:rsidRDefault="00A821C6" w:rsidP="00AE0599">
            <w:r w:rsidRPr="006412D6">
              <w:lastRenderedPageBreak/>
              <w:t>36</w:t>
            </w:r>
          </w:p>
        </w:tc>
        <w:tc>
          <w:tcPr>
            <w:tcW w:w="1020" w:type="dxa"/>
            <w:tcBorders>
              <w:top w:val="nil"/>
              <w:left w:val="nil"/>
              <w:bottom w:val="single" w:sz="4" w:space="0" w:color="auto"/>
              <w:right w:val="single" w:sz="4" w:space="0" w:color="auto"/>
            </w:tcBorders>
            <w:shd w:val="clear" w:color="auto" w:fill="auto"/>
            <w:noWrap/>
            <w:vAlign w:val="bottom"/>
            <w:hideMark/>
          </w:tcPr>
          <w:p w14:paraId="551401B6" w14:textId="77777777" w:rsidR="00A821C6" w:rsidRPr="006412D6" w:rsidRDefault="00A821C6" w:rsidP="00AE0599">
            <w:r w:rsidRPr="006412D6">
              <w:t>x"0035"</w:t>
            </w:r>
          </w:p>
        </w:tc>
        <w:tc>
          <w:tcPr>
            <w:tcW w:w="2080" w:type="dxa"/>
            <w:tcBorders>
              <w:top w:val="nil"/>
              <w:left w:val="nil"/>
              <w:bottom w:val="single" w:sz="4" w:space="0" w:color="auto"/>
              <w:right w:val="single" w:sz="4" w:space="0" w:color="auto"/>
            </w:tcBorders>
            <w:shd w:val="clear" w:color="auto" w:fill="auto"/>
            <w:noWrap/>
            <w:vAlign w:val="bottom"/>
            <w:hideMark/>
          </w:tcPr>
          <w:p w14:paraId="7B9286C5" w14:textId="77777777" w:rsidR="00A821C6" w:rsidRPr="006412D6" w:rsidRDefault="00A821C6" w:rsidP="00AE0599">
            <w:r w:rsidRPr="006412D6">
              <w:t>110111</w:t>
            </w:r>
          </w:p>
        </w:tc>
      </w:tr>
      <w:tr w:rsidR="00A821C6" w:rsidRPr="006412D6" w14:paraId="0AE41CC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3ECB9FC" w14:textId="77777777" w:rsidR="00A821C6" w:rsidRPr="006412D6" w:rsidRDefault="00A821C6" w:rsidP="00AE0599">
            <w:r w:rsidRPr="006412D6">
              <w:t>37</w:t>
            </w:r>
          </w:p>
        </w:tc>
        <w:tc>
          <w:tcPr>
            <w:tcW w:w="1020" w:type="dxa"/>
            <w:tcBorders>
              <w:top w:val="nil"/>
              <w:left w:val="nil"/>
              <w:bottom w:val="single" w:sz="4" w:space="0" w:color="auto"/>
              <w:right w:val="single" w:sz="4" w:space="0" w:color="auto"/>
            </w:tcBorders>
            <w:shd w:val="clear" w:color="auto" w:fill="auto"/>
            <w:noWrap/>
            <w:vAlign w:val="bottom"/>
            <w:hideMark/>
          </w:tcPr>
          <w:p w14:paraId="5BA7FED1" w14:textId="77777777" w:rsidR="00A821C6" w:rsidRPr="006412D6" w:rsidRDefault="00A821C6" w:rsidP="00AE0599">
            <w:r w:rsidRPr="006412D6">
              <w:t>x"0036"</w:t>
            </w:r>
          </w:p>
        </w:tc>
        <w:tc>
          <w:tcPr>
            <w:tcW w:w="2080" w:type="dxa"/>
            <w:tcBorders>
              <w:top w:val="nil"/>
              <w:left w:val="nil"/>
              <w:bottom w:val="single" w:sz="4" w:space="0" w:color="auto"/>
              <w:right w:val="single" w:sz="4" w:space="0" w:color="auto"/>
            </w:tcBorders>
            <w:shd w:val="clear" w:color="auto" w:fill="auto"/>
            <w:noWrap/>
            <w:vAlign w:val="bottom"/>
            <w:hideMark/>
          </w:tcPr>
          <w:p w14:paraId="56E784F2" w14:textId="77777777" w:rsidR="00A821C6" w:rsidRPr="006412D6" w:rsidRDefault="00A821C6" w:rsidP="00AE0599">
            <w:r w:rsidRPr="006412D6">
              <w:t>111000</w:t>
            </w:r>
          </w:p>
        </w:tc>
      </w:tr>
      <w:tr w:rsidR="00A821C6" w:rsidRPr="006412D6" w14:paraId="46A71F8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C3077C6" w14:textId="77777777" w:rsidR="00A821C6" w:rsidRPr="006412D6" w:rsidRDefault="00A821C6" w:rsidP="00AE0599">
            <w:r w:rsidRPr="006412D6">
              <w:t>38</w:t>
            </w:r>
          </w:p>
        </w:tc>
        <w:tc>
          <w:tcPr>
            <w:tcW w:w="1020" w:type="dxa"/>
            <w:tcBorders>
              <w:top w:val="nil"/>
              <w:left w:val="nil"/>
              <w:bottom w:val="single" w:sz="4" w:space="0" w:color="auto"/>
              <w:right w:val="single" w:sz="4" w:space="0" w:color="auto"/>
            </w:tcBorders>
            <w:shd w:val="clear" w:color="auto" w:fill="auto"/>
            <w:noWrap/>
            <w:vAlign w:val="bottom"/>
            <w:hideMark/>
          </w:tcPr>
          <w:p w14:paraId="1A6FC857" w14:textId="77777777" w:rsidR="00A821C6" w:rsidRPr="006412D6" w:rsidRDefault="00A821C6" w:rsidP="00AE0599">
            <w:r w:rsidRPr="006412D6">
              <w:t>x"0037"</w:t>
            </w:r>
          </w:p>
        </w:tc>
        <w:tc>
          <w:tcPr>
            <w:tcW w:w="2080" w:type="dxa"/>
            <w:tcBorders>
              <w:top w:val="nil"/>
              <w:left w:val="nil"/>
              <w:bottom w:val="single" w:sz="4" w:space="0" w:color="auto"/>
              <w:right w:val="single" w:sz="4" w:space="0" w:color="auto"/>
            </w:tcBorders>
            <w:shd w:val="clear" w:color="auto" w:fill="auto"/>
            <w:noWrap/>
            <w:vAlign w:val="bottom"/>
            <w:hideMark/>
          </w:tcPr>
          <w:p w14:paraId="4D656A2D" w14:textId="77777777" w:rsidR="00A821C6" w:rsidRPr="006412D6" w:rsidRDefault="00A821C6" w:rsidP="00AE0599">
            <w:r w:rsidRPr="006412D6">
              <w:t>111001</w:t>
            </w:r>
          </w:p>
        </w:tc>
      </w:tr>
      <w:tr w:rsidR="00A821C6" w:rsidRPr="006412D6" w14:paraId="3EE5BB1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4708BEE" w14:textId="77777777" w:rsidR="00A821C6" w:rsidRPr="006412D6" w:rsidRDefault="00A821C6" w:rsidP="00AE0599">
            <w:r w:rsidRPr="006412D6">
              <w:t>39</w:t>
            </w:r>
          </w:p>
        </w:tc>
        <w:tc>
          <w:tcPr>
            <w:tcW w:w="1020" w:type="dxa"/>
            <w:tcBorders>
              <w:top w:val="nil"/>
              <w:left w:val="nil"/>
              <w:bottom w:val="single" w:sz="4" w:space="0" w:color="auto"/>
              <w:right w:val="single" w:sz="4" w:space="0" w:color="auto"/>
            </w:tcBorders>
            <w:shd w:val="clear" w:color="auto" w:fill="auto"/>
            <w:noWrap/>
            <w:vAlign w:val="bottom"/>
            <w:hideMark/>
          </w:tcPr>
          <w:p w14:paraId="3CB4EACD" w14:textId="77777777" w:rsidR="00A821C6" w:rsidRPr="006412D6" w:rsidRDefault="00A821C6" w:rsidP="00AE0599">
            <w:r w:rsidRPr="006412D6">
              <w:t>x"0038"</w:t>
            </w:r>
          </w:p>
        </w:tc>
        <w:tc>
          <w:tcPr>
            <w:tcW w:w="2080" w:type="dxa"/>
            <w:tcBorders>
              <w:top w:val="nil"/>
              <w:left w:val="nil"/>
              <w:bottom w:val="single" w:sz="4" w:space="0" w:color="auto"/>
              <w:right w:val="single" w:sz="4" w:space="0" w:color="auto"/>
            </w:tcBorders>
            <w:shd w:val="clear" w:color="auto" w:fill="auto"/>
            <w:noWrap/>
            <w:vAlign w:val="bottom"/>
            <w:hideMark/>
          </w:tcPr>
          <w:p w14:paraId="03A07CF0" w14:textId="77777777" w:rsidR="00A821C6" w:rsidRPr="006412D6" w:rsidRDefault="00A821C6" w:rsidP="00AE0599">
            <w:r w:rsidRPr="006412D6">
              <w:t>111010</w:t>
            </w:r>
          </w:p>
        </w:tc>
      </w:tr>
      <w:tr w:rsidR="00A821C6" w:rsidRPr="006412D6" w14:paraId="07AE784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E4701CE" w14:textId="77777777" w:rsidR="00A821C6" w:rsidRPr="006412D6" w:rsidRDefault="00A821C6" w:rsidP="00AE0599">
            <w:r w:rsidRPr="006412D6">
              <w:t>3a</w:t>
            </w:r>
          </w:p>
        </w:tc>
        <w:tc>
          <w:tcPr>
            <w:tcW w:w="1020" w:type="dxa"/>
            <w:tcBorders>
              <w:top w:val="nil"/>
              <w:left w:val="nil"/>
              <w:bottom w:val="single" w:sz="4" w:space="0" w:color="auto"/>
              <w:right w:val="single" w:sz="4" w:space="0" w:color="auto"/>
            </w:tcBorders>
            <w:shd w:val="clear" w:color="auto" w:fill="auto"/>
            <w:noWrap/>
            <w:vAlign w:val="bottom"/>
            <w:hideMark/>
          </w:tcPr>
          <w:p w14:paraId="551CE1E6" w14:textId="77777777" w:rsidR="00A821C6" w:rsidRPr="006412D6" w:rsidRDefault="00A821C6" w:rsidP="00AE0599">
            <w:r w:rsidRPr="006412D6">
              <w:t>x"0039"</w:t>
            </w:r>
          </w:p>
        </w:tc>
        <w:tc>
          <w:tcPr>
            <w:tcW w:w="2080" w:type="dxa"/>
            <w:tcBorders>
              <w:top w:val="nil"/>
              <w:left w:val="nil"/>
              <w:bottom w:val="single" w:sz="4" w:space="0" w:color="auto"/>
              <w:right w:val="single" w:sz="4" w:space="0" w:color="auto"/>
            </w:tcBorders>
            <w:shd w:val="clear" w:color="auto" w:fill="auto"/>
            <w:noWrap/>
            <w:vAlign w:val="bottom"/>
            <w:hideMark/>
          </w:tcPr>
          <w:p w14:paraId="501318E2" w14:textId="77777777" w:rsidR="00A821C6" w:rsidRPr="006412D6" w:rsidRDefault="00A821C6" w:rsidP="00AE0599">
            <w:r w:rsidRPr="006412D6">
              <w:t>111011</w:t>
            </w:r>
          </w:p>
        </w:tc>
      </w:tr>
      <w:tr w:rsidR="00A821C6" w:rsidRPr="006412D6" w14:paraId="03250B6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B4853DE" w14:textId="77777777" w:rsidR="00A821C6" w:rsidRPr="006412D6" w:rsidRDefault="00A821C6" w:rsidP="00AE0599">
            <w:r w:rsidRPr="006412D6">
              <w:t>3b</w:t>
            </w:r>
          </w:p>
        </w:tc>
        <w:tc>
          <w:tcPr>
            <w:tcW w:w="1020" w:type="dxa"/>
            <w:tcBorders>
              <w:top w:val="nil"/>
              <w:left w:val="nil"/>
              <w:bottom w:val="single" w:sz="4" w:space="0" w:color="auto"/>
              <w:right w:val="single" w:sz="4" w:space="0" w:color="auto"/>
            </w:tcBorders>
            <w:shd w:val="clear" w:color="auto" w:fill="auto"/>
            <w:noWrap/>
            <w:vAlign w:val="bottom"/>
            <w:hideMark/>
          </w:tcPr>
          <w:p w14:paraId="30C647F6" w14:textId="77777777" w:rsidR="00A821C6" w:rsidRPr="006412D6" w:rsidRDefault="00A821C6" w:rsidP="00AE0599">
            <w:r w:rsidRPr="006412D6">
              <w:t>x"003A"</w:t>
            </w:r>
          </w:p>
        </w:tc>
        <w:tc>
          <w:tcPr>
            <w:tcW w:w="2080" w:type="dxa"/>
            <w:tcBorders>
              <w:top w:val="nil"/>
              <w:left w:val="nil"/>
              <w:bottom w:val="single" w:sz="4" w:space="0" w:color="auto"/>
              <w:right w:val="single" w:sz="4" w:space="0" w:color="auto"/>
            </w:tcBorders>
            <w:shd w:val="clear" w:color="auto" w:fill="auto"/>
            <w:noWrap/>
            <w:vAlign w:val="bottom"/>
            <w:hideMark/>
          </w:tcPr>
          <w:p w14:paraId="41C379D1" w14:textId="77777777" w:rsidR="00A821C6" w:rsidRPr="006412D6" w:rsidRDefault="00A821C6" w:rsidP="00AE0599">
            <w:r w:rsidRPr="006412D6">
              <w:t>111100</w:t>
            </w:r>
          </w:p>
        </w:tc>
      </w:tr>
      <w:tr w:rsidR="00A821C6" w:rsidRPr="006412D6" w14:paraId="1EB59ED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F3395BC" w14:textId="77777777" w:rsidR="00A821C6" w:rsidRPr="006412D6" w:rsidRDefault="00A821C6" w:rsidP="00AE0599">
            <w:r w:rsidRPr="006412D6">
              <w:t>3c</w:t>
            </w:r>
          </w:p>
        </w:tc>
        <w:tc>
          <w:tcPr>
            <w:tcW w:w="1020" w:type="dxa"/>
            <w:tcBorders>
              <w:top w:val="nil"/>
              <w:left w:val="nil"/>
              <w:bottom w:val="single" w:sz="4" w:space="0" w:color="auto"/>
              <w:right w:val="single" w:sz="4" w:space="0" w:color="auto"/>
            </w:tcBorders>
            <w:shd w:val="clear" w:color="auto" w:fill="auto"/>
            <w:noWrap/>
            <w:vAlign w:val="bottom"/>
            <w:hideMark/>
          </w:tcPr>
          <w:p w14:paraId="390417EE" w14:textId="77777777" w:rsidR="00A821C6" w:rsidRPr="006412D6" w:rsidRDefault="00A821C6" w:rsidP="00AE0599">
            <w:r w:rsidRPr="006412D6">
              <w:t>x"003B"</w:t>
            </w:r>
          </w:p>
        </w:tc>
        <w:tc>
          <w:tcPr>
            <w:tcW w:w="2080" w:type="dxa"/>
            <w:tcBorders>
              <w:top w:val="nil"/>
              <w:left w:val="nil"/>
              <w:bottom w:val="single" w:sz="4" w:space="0" w:color="auto"/>
              <w:right w:val="single" w:sz="4" w:space="0" w:color="auto"/>
            </w:tcBorders>
            <w:shd w:val="clear" w:color="auto" w:fill="auto"/>
            <w:noWrap/>
            <w:vAlign w:val="bottom"/>
            <w:hideMark/>
          </w:tcPr>
          <w:p w14:paraId="6D16CCA4" w14:textId="77777777" w:rsidR="00A821C6" w:rsidRPr="006412D6" w:rsidRDefault="00A821C6" w:rsidP="00AE0599">
            <w:r w:rsidRPr="006412D6">
              <w:t>111101</w:t>
            </w:r>
          </w:p>
        </w:tc>
      </w:tr>
      <w:tr w:rsidR="00A821C6" w:rsidRPr="006412D6" w14:paraId="12B077C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89BBAA2" w14:textId="77777777" w:rsidR="00A821C6" w:rsidRPr="006412D6" w:rsidRDefault="00A821C6" w:rsidP="00AE0599">
            <w:r w:rsidRPr="006412D6">
              <w:t>3d</w:t>
            </w:r>
          </w:p>
        </w:tc>
        <w:tc>
          <w:tcPr>
            <w:tcW w:w="1020" w:type="dxa"/>
            <w:tcBorders>
              <w:top w:val="nil"/>
              <w:left w:val="nil"/>
              <w:bottom w:val="single" w:sz="4" w:space="0" w:color="auto"/>
              <w:right w:val="single" w:sz="4" w:space="0" w:color="auto"/>
            </w:tcBorders>
            <w:shd w:val="clear" w:color="auto" w:fill="auto"/>
            <w:noWrap/>
            <w:vAlign w:val="bottom"/>
            <w:hideMark/>
          </w:tcPr>
          <w:p w14:paraId="49539D7C" w14:textId="77777777" w:rsidR="00A821C6" w:rsidRPr="006412D6" w:rsidRDefault="00A821C6" w:rsidP="00AE0599">
            <w:r w:rsidRPr="006412D6">
              <w:t>x"003C"</w:t>
            </w:r>
          </w:p>
        </w:tc>
        <w:tc>
          <w:tcPr>
            <w:tcW w:w="2080" w:type="dxa"/>
            <w:tcBorders>
              <w:top w:val="nil"/>
              <w:left w:val="nil"/>
              <w:bottom w:val="single" w:sz="4" w:space="0" w:color="auto"/>
              <w:right w:val="single" w:sz="4" w:space="0" w:color="auto"/>
            </w:tcBorders>
            <w:shd w:val="clear" w:color="auto" w:fill="auto"/>
            <w:noWrap/>
            <w:vAlign w:val="bottom"/>
            <w:hideMark/>
          </w:tcPr>
          <w:p w14:paraId="27CD8693" w14:textId="77777777" w:rsidR="00A821C6" w:rsidRPr="006412D6" w:rsidRDefault="00A821C6" w:rsidP="00AE0599">
            <w:r w:rsidRPr="006412D6">
              <w:t>111110</w:t>
            </w:r>
          </w:p>
        </w:tc>
      </w:tr>
      <w:tr w:rsidR="00A821C6" w:rsidRPr="006412D6" w14:paraId="2833DFD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6F057AD" w14:textId="77777777" w:rsidR="00A821C6" w:rsidRPr="006412D6" w:rsidRDefault="00A821C6" w:rsidP="00AE0599">
            <w:r w:rsidRPr="006412D6">
              <w:t>3e</w:t>
            </w:r>
          </w:p>
        </w:tc>
        <w:tc>
          <w:tcPr>
            <w:tcW w:w="1020" w:type="dxa"/>
            <w:tcBorders>
              <w:top w:val="nil"/>
              <w:left w:val="nil"/>
              <w:bottom w:val="single" w:sz="4" w:space="0" w:color="auto"/>
              <w:right w:val="single" w:sz="4" w:space="0" w:color="auto"/>
            </w:tcBorders>
            <w:shd w:val="clear" w:color="auto" w:fill="auto"/>
            <w:noWrap/>
            <w:vAlign w:val="bottom"/>
            <w:hideMark/>
          </w:tcPr>
          <w:p w14:paraId="1D6052C7" w14:textId="77777777" w:rsidR="00A821C6" w:rsidRPr="006412D6" w:rsidRDefault="00A821C6" w:rsidP="00AE0599">
            <w:r w:rsidRPr="006412D6">
              <w:t>x"003D"</w:t>
            </w:r>
          </w:p>
        </w:tc>
        <w:tc>
          <w:tcPr>
            <w:tcW w:w="2080" w:type="dxa"/>
            <w:tcBorders>
              <w:top w:val="nil"/>
              <w:left w:val="nil"/>
              <w:bottom w:val="single" w:sz="4" w:space="0" w:color="auto"/>
              <w:right w:val="single" w:sz="4" w:space="0" w:color="auto"/>
            </w:tcBorders>
            <w:shd w:val="clear" w:color="auto" w:fill="auto"/>
            <w:noWrap/>
            <w:vAlign w:val="bottom"/>
            <w:hideMark/>
          </w:tcPr>
          <w:p w14:paraId="13546859" w14:textId="77777777" w:rsidR="00A821C6" w:rsidRPr="006412D6" w:rsidRDefault="00A821C6" w:rsidP="00AE0599">
            <w:r w:rsidRPr="006412D6">
              <w:t>111111</w:t>
            </w:r>
          </w:p>
        </w:tc>
      </w:tr>
      <w:tr w:rsidR="00A821C6" w:rsidRPr="006412D6" w14:paraId="2CEA33B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91E4BAF" w14:textId="77777777" w:rsidR="00A821C6" w:rsidRPr="006412D6" w:rsidRDefault="00A821C6" w:rsidP="00AE0599">
            <w:r w:rsidRPr="006412D6">
              <w:t>3f</w:t>
            </w:r>
          </w:p>
        </w:tc>
        <w:tc>
          <w:tcPr>
            <w:tcW w:w="1020" w:type="dxa"/>
            <w:tcBorders>
              <w:top w:val="nil"/>
              <w:left w:val="nil"/>
              <w:bottom w:val="single" w:sz="4" w:space="0" w:color="auto"/>
              <w:right w:val="single" w:sz="4" w:space="0" w:color="auto"/>
            </w:tcBorders>
            <w:shd w:val="clear" w:color="auto" w:fill="auto"/>
            <w:noWrap/>
            <w:vAlign w:val="bottom"/>
            <w:hideMark/>
          </w:tcPr>
          <w:p w14:paraId="4A4A74F4" w14:textId="77777777" w:rsidR="00A821C6" w:rsidRPr="006412D6" w:rsidRDefault="00A821C6" w:rsidP="00AE0599">
            <w:r w:rsidRPr="006412D6">
              <w:t>x"003E"</w:t>
            </w:r>
          </w:p>
        </w:tc>
        <w:tc>
          <w:tcPr>
            <w:tcW w:w="2080" w:type="dxa"/>
            <w:tcBorders>
              <w:top w:val="nil"/>
              <w:left w:val="nil"/>
              <w:bottom w:val="single" w:sz="4" w:space="0" w:color="auto"/>
              <w:right w:val="single" w:sz="4" w:space="0" w:color="auto"/>
            </w:tcBorders>
            <w:shd w:val="clear" w:color="auto" w:fill="auto"/>
            <w:noWrap/>
            <w:vAlign w:val="bottom"/>
            <w:hideMark/>
          </w:tcPr>
          <w:p w14:paraId="2575A290" w14:textId="77777777" w:rsidR="00A821C6" w:rsidRPr="006412D6" w:rsidRDefault="00A821C6" w:rsidP="00AE0599">
            <w:r w:rsidRPr="006412D6">
              <w:t>1000000</w:t>
            </w:r>
          </w:p>
        </w:tc>
      </w:tr>
      <w:tr w:rsidR="00A821C6" w:rsidRPr="006412D6" w14:paraId="3D7B3BC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FCE1526" w14:textId="77777777" w:rsidR="00A821C6" w:rsidRPr="006412D6" w:rsidRDefault="00A821C6" w:rsidP="00AE0599">
            <w:r w:rsidRPr="006412D6">
              <w:t>40</w:t>
            </w:r>
          </w:p>
        </w:tc>
        <w:tc>
          <w:tcPr>
            <w:tcW w:w="1020" w:type="dxa"/>
            <w:tcBorders>
              <w:top w:val="nil"/>
              <w:left w:val="nil"/>
              <w:bottom w:val="single" w:sz="4" w:space="0" w:color="auto"/>
              <w:right w:val="single" w:sz="4" w:space="0" w:color="auto"/>
            </w:tcBorders>
            <w:shd w:val="clear" w:color="auto" w:fill="auto"/>
            <w:noWrap/>
            <w:vAlign w:val="bottom"/>
            <w:hideMark/>
          </w:tcPr>
          <w:p w14:paraId="100E1259" w14:textId="77777777" w:rsidR="00A821C6" w:rsidRPr="006412D6" w:rsidRDefault="00A821C6" w:rsidP="00AE0599">
            <w:r w:rsidRPr="006412D6">
              <w:t>x"003F"</w:t>
            </w:r>
          </w:p>
        </w:tc>
        <w:tc>
          <w:tcPr>
            <w:tcW w:w="2080" w:type="dxa"/>
            <w:tcBorders>
              <w:top w:val="nil"/>
              <w:left w:val="nil"/>
              <w:bottom w:val="single" w:sz="4" w:space="0" w:color="auto"/>
              <w:right w:val="single" w:sz="4" w:space="0" w:color="auto"/>
            </w:tcBorders>
            <w:shd w:val="clear" w:color="auto" w:fill="auto"/>
            <w:noWrap/>
            <w:vAlign w:val="bottom"/>
            <w:hideMark/>
          </w:tcPr>
          <w:p w14:paraId="06E29503" w14:textId="77777777" w:rsidR="00A821C6" w:rsidRPr="006412D6" w:rsidRDefault="00A821C6" w:rsidP="00AE0599">
            <w:r w:rsidRPr="006412D6">
              <w:t>1000001</w:t>
            </w:r>
          </w:p>
        </w:tc>
      </w:tr>
      <w:tr w:rsidR="00A821C6" w:rsidRPr="006412D6" w14:paraId="2DC0FE2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BB20BA7" w14:textId="77777777" w:rsidR="00A821C6" w:rsidRPr="006412D6" w:rsidRDefault="00A821C6" w:rsidP="00AE0599">
            <w:r w:rsidRPr="006412D6">
              <w:t>41</w:t>
            </w:r>
          </w:p>
        </w:tc>
        <w:tc>
          <w:tcPr>
            <w:tcW w:w="1020" w:type="dxa"/>
            <w:tcBorders>
              <w:top w:val="nil"/>
              <w:left w:val="nil"/>
              <w:bottom w:val="single" w:sz="4" w:space="0" w:color="auto"/>
              <w:right w:val="single" w:sz="4" w:space="0" w:color="auto"/>
            </w:tcBorders>
            <w:shd w:val="clear" w:color="auto" w:fill="auto"/>
            <w:noWrap/>
            <w:vAlign w:val="bottom"/>
            <w:hideMark/>
          </w:tcPr>
          <w:p w14:paraId="3875D9E3" w14:textId="77777777" w:rsidR="00A821C6" w:rsidRPr="006412D6" w:rsidRDefault="00A821C6" w:rsidP="00AE0599">
            <w:r w:rsidRPr="006412D6">
              <w:t>x"0040"</w:t>
            </w:r>
          </w:p>
        </w:tc>
        <w:tc>
          <w:tcPr>
            <w:tcW w:w="2080" w:type="dxa"/>
            <w:tcBorders>
              <w:top w:val="nil"/>
              <w:left w:val="nil"/>
              <w:bottom w:val="single" w:sz="4" w:space="0" w:color="auto"/>
              <w:right w:val="single" w:sz="4" w:space="0" w:color="auto"/>
            </w:tcBorders>
            <w:shd w:val="clear" w:color="auto" w:fill="auto"/>
            <w:noWrap/>
            <w:vAlign w:val="bottom"/>
            <w:hideMark/>
          </w:tcPr>
          <w:p w14:paraId="1C34B99A" w14:textId="77777777" w:rsidR="00A821C6" w:rsidRPr="006412D6" w:rsidRDefault="00A821C6" w:rsidP="00AE0599">
            <w:r w:rsidRPr="006412D6">
              <w:t>1000010</w:t>
            </w:r>
          </w:p>
        </w:tc>
      </w:tr>
      <w:tr w:rsidR="00A821C6" w:rsidRPr="006412D6" w14:paraId="1C65305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FE2A9EE" w14:textId="77777777" w:rsidR="00A821C6" w:rsidRPr="006412D6" w:rsidRDefault="00A821C6" w:rsidP="00AE0599">
            <w:r w:rsidRPr="006412D6">
              <w:t>42</w:t>
            </w:r>
          </w:p>
        </w:tc>
        <w:tc>
          <w:tcPr>
            <w:tcW w:w="1020" w:type="dxa"/>
            <w:tcBorders>
              <w:top w:val="nil"/>
              <w:left w:val="nil"/>
              <w:bottom w:val="single" w:sz="4" w:space="0" w:color="auto"/>
              <w:right w:val="single" w:sz="4" w:space="0" w:color="auto"/>
            </w:tcBorders>
            <w:shd w:val="clear" w:color="auto" w:fill="auto"/>
            <w:noWrap/>
            <w:vAlign w:val="bottom"/>
            <w:hideMark/>
          </w:tcPr>
          <w:p w14:paraId="159DFD29" w14:textId="77777777" w:rsidR="00A821C6" w:rsidRPr="006412D6" w:rsidRDefault="00A821C6" w:rsidP="00AE0599">
            <w:r w:rsidRPr="006412D6">
              <w:t>x"0041"</w:t>
            </w:r>
          </w:p>
        </w:tc>
        <w:tc>
          <w:tcPr>
            <w:tcW w:w="2080" w:type="dxa"/>
            <w:tcBorders>
              <w:top w:val="nil"/>
              <w:left w:val="nil"/>
              <w:bottom w:val="single" w:sz="4" w:space="0" w:color="auto"/>
              <w:right w:val="single" w:sz="4" w:space="0" w:color="auto"/>
            </w:tcBorders>
            <w:shd w:val="clear" w:color="auto" w:fill="auto"/>
            <w:noWrap/>
            <w:vAlign w:val="bottom"/>
            <w:hideMark/>
          </w:tcPr>
          <w:p w14:paraId="6905BE5F" w14:textId="77777777" w:rsidR="00A821C6" w:rsidRPr="006412D6" w:rsidRDefault="00A821C6" w:rsidP="00AE0599">
            <w:r w:rsidRPr="006412D6">
              <w:t>1000011</w:t>
            </w:r>
          </w:p>
        </w:tc>
      </w:tr>
      <w:tr w:rsidR="00A821C6" w:rsidRPr="006412D6" w14:paraId="0F4949B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0FCF7D6" w14:textId="77777777" w:rsidR="00A821C6" w:rsidRPr="006412D6" w:rsidRDefault="00A821C6" w:rsidP="00AE0599">
            <w:r w:rsidRPr="006412D6">
              <w:t>43</w:t>
            </w:r>
          </w:p>
        </w:tc>
        <w:tc>
          <w:tcPr>
            <w:tcW w:w="1020" w:type="dxa"/>
            <w:tcBorders>
              <w:top w:val="nil"/>
              <w:left w:val="nil"/>
              <w:bottom w:val="single" w:sz="4" w:space="0" w:color="auto"/>
              <w:right w:val="single" w:sz="4" w:space="0" w:color="auto"/>
            </w:tcBorders>
            <w:shd w:val="clear" w:color="auto" w:fill="auto"/>
            <w:noWrap/>
            <w:vAlign w:val="bottom"/>
            <w:hideMark/>
          </w:tcPr>
          <w:p w14:paraId="33BCB259" w14:textId="77777777" w:rsidR="00A821C6" w:rsidRPr="006412D6" w:rsidRDefault="00A821C6" w:rsidP="00AE0599">
            <w:r w:rsidRPr="006412D6">
              <w:t>x"0042"</w:t>
            </w:r>
          </w:p>
        </w:tc>
        <w:tc>
          <w:tcPr>
            <w:tcW w:w="2080" w:type="dxa"/>
            <w:tcBorders>
              <w:top w:val="nil"/>
              <w:left w:val="nil"/>
              <w:bottom w:val="single" w:sz="4" w:space="0" w:color="auto"/>
              <w:right w:val="single" w:sz="4" w:space="0" w:color="auto"/>
            </w:tcBorders>
            <w:shd w:val="clear" w:color="auto" w:fill="auto"/>
            <w:noWrap/>
            <w:vAlign w:val="bottom"/>
            <w:hideMark/>
          </w:tcPr>
          <w:p w14:paraId="6912BF7F" w14:textId="77777777" w:rsidR="00A821C6" w:rsidRPr="006412D6" w:rsidRDefault="00A821C6" w:rsidP="00AE0599">
            <w:r w:rsidRPr="006412D6">
              <w:t>1000100</w:t>
            </w:r>
          </w:p>
        </w:tc>
      </w:tr>
      <w:tr w:rsidR="00A821C6" w:rsidRPr="006412D6" w14:paraId="43BB350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99D1459" w14:textId="77777777" w:rsidR="00A821C6" w:rsidRPr="006412D6" w:rsidRDefault="00A821C6" w:rsidP="00AE0599">
            <w:r w:rsidRPr="006412D6">
              <w:t>44</w:t>
            </w:r>
          </w:p>
        </w:tc>
        <w:tc>
          <w:tcPr>
            <w:tcW w:w="1020" w:type="dxa"/>
            <w:tcBorders>
              <w:top w:val="nil"/>
              <w:left w:val="nil"/>
              <w:bottom w:val="single" w:sz="4" w:space="0" w:color="auto"/>
              <w:right w:val="single" w:sz="4" w:space="0" w:color="auto"/>
            </w:tcBorders>
            <w:shd w:val="clear" w:color="auto" w:fill="auto"/>
            <w:noWrap/>
            <w:vAlign w:val="bottom"/>
            <w:hideMark/>
          </w:tcPr>
          <w:p w14:paraId="6A225646" w14:textId="77777777" w:rsidR="00A821C6" w:rsidRPr="006412D6" w:rsidRDefault="00A821C6" w:rsidP="00AE0599">
            <w:r w:rsidRPr="006412D6">
              <w:t>x"0043"</w:t>
            </w:r>
          </w:p>
        </w:tc>
        <w:tc>
          <w:tcPr>
            <w:tcW w:w="2080" w:type="dxa"/>
            <w:tcBorders>
              <w:top w:val="nil"/>
              <w:left w:val="nil"/>
              <w:bottom w:val="single" w:sz="4" w:space="0" w:color="auto"/>
              <w:right w:val="single" w:sz="4" w:space="0" w:color="auto"/>
            </w:tcBorders>
            <w:shd w:val="clear" w:color="auto" w:fill="auto"/>
            <w:noWrap/>
            <w:vAlign w:val="bottom"/>
            <w:hideMark/>
          </w:tcPr>
          <w:p w14:paraId="4254A142" w14:textId="77777777" w:rsidR="00A821C6" w:rsidRPr="006412D6" w:rsidRDefault="00A821C6" w:rsidP="00AE0599">
            <w:r w:rsidRPr="006412D6">
              <w:t>1000101</w:t>
            </w:r>
          </w:p>
        </w:tc>
      </w:tr>
      <w:tr w:rsidR="00A821C6" w:rsidRPr="006412D6" w14:paraId="1D18A2E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FEEDF8D" w14:textId="77777777" w:rsidR="00A821C6" w:rsidRPr="006412D6" w:rsidRDefault="00A821C6" w:rsidP="00AE0599">
            <w:r w:rsidRPr="006412D6">
              <w:t>45</w:t>
            </w:r>
          </w:p>
        </w:tc>
        <w:tc>
          <w:tcPr>
            <w:tcW w:w="1020" w:type="dxa"/>
            <w:tcBorders>
              <w:top w:val="nil"/>
              <w:left w:val="nil"/>
              <w:bottom w:val="single" w:sz="4" w:space="0" w:color="auto"/>
              <w:right w:val="single" w:sz="4" w:space="0" w:color="auto"/>
            </w:tcBorders>
            <w:shd w:val="clear" w:color="auto" w:fill="auto"/>
            <w:noWrap/>
            <w:vAlign w:val="bottom"/>
            <w:hideMark/>
          </w:tcPr>
          <w:p w14:paraId="0A032E65" w14:textId="77777777" w:rsidR="00A821C6" w:rsidRPr="006412D6" w:rsidRDefault="00A821C6" w:rsidP="00AE0599">
            <w:r w:rsidRPr="006412D6">
              <w:t>x"0044"</w:t>
            </w:r>
          </w:p>
        </w:tc>
        <w:tc>
          <w:tcPr>
            <w:tcW w:w="2080" w:type="dxa"/>
            <w:tcBorders>
              <w:top w:val="nil"/>
              <w:left w:val="nil"/>
              <w:bottom w:val="single" w:sz="4" w:space="0" w:color="auto"/>
              <w:right w:val="single" w:sz="4" w:space="0" w:color="auto"/>
            </w:tcBorders>
            <w:shd w:val="clear" w:color="auto" w:fill="auto"/>
            <w:noWrap/>
            <w:vAlign w:val="bottom"/>
            <w:hideMark/>
          </w:tcPr>
          <w:p w14:paraId="37178A12" w14:textId="77777777" w:rsidR="00A821C6" w:rsidRPr="006412D6" w:rsidRDefault="00A821C6" w:rsidP="00AE0599">
            <w:r w:rsidRPr="006412D6">
              <w:t>1000110</w:t>
            </w:r>
          </w:p>
        </w:tc>
      </w:tr>
      <w:tr w:rsidR="00A821C6" w:rsidRPr="006412D6" w14:paraId="6E22FB8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52EC4B2" w14:textId="77777777" w:rsidR="00A821C6" w:rsidRPr="006412D6" w:rsidRDefault="00A821C6" w:rsidP="00AE0599">
            <w:r w:rsidRPr="006412D6">
              <w:t>46</w:t>
            </w:r>
          </w:p>
        </w:tc>
        <w:tc>
          <w:tcPr>
            <w:tcW w:w="1020" w:type="dxa"/>
            <w:tcBorders>
              <w:top w:val="nil"/>
              <w:left w:val="nil"/>
              <w:bottom w:val="single" w:sz="4" w:space="0" w:color="auto"/>
              <w:right w:val="single" w:sz="4" w:space="0" w:color="auto"/>
            </w:tcBorders>
            <w:shd w:val="clear" w:color="auto" w:fill="auto"/>
            <w:noWrap/>
            <w:vAlign w:val="bottom"/>
            <w:hideMark/>
          </w:tcPr>
          <w:p w14:paraId="7E3CCAC2" w14:textId="77777777" w:rsidR="00A821C6" w:rsidRPr="006412D6" w:rsidRDefault="00A821C6" w:rsidP="00AE0599">
            <w:r w:rsidRPr="006412D6">
              <w:t>x"0045"</w:t>
            </w:r>
          </w:p>
        </w:tc>
        <w:tc>
          <w:tcPr>
            <w:tcW w:w="2080" w:type="dxa"/>
            <w:tcBorders>
              <w:top w:val="nil"/>
              <w:left w:val="nil"/>
              <w:bottom w:val="single" w:sz="4" w:space="0" w:color="auto"/>
              <w:right w:val="single" w:sz="4" w:space="0" w:color="auto"/>
            </w:tcBorders>
            <w:shd w:val="clear" w:color="auto" w:fill="auto"/>
            <w:noWrap/>
            <w:vAlign w:val="bottom"/>
            <w:hideMark/>
          </w:tcPr>
          <w:p w14:paraId="7D3B7C78" w14:textId="77777777" w:rsidR="00A821C6" w:rsidRPr="006412D6" w:rsidRDefault="00A821C6" w:rsidP="00AE0599">
            <w:r w:rsidRPr="006412D6">
              <w:t>1000111</w:t>
            </w:r>
          </w:p>
        </w:tc>
      </w:tr>
      <w:tr w:rsidR="00A821C6" w:rsidRPr="006412D6" w14:paraId="551981D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F178411" w14:textId="77777777" w:rsidR="00A821C6" w:rsidRPr="006412D6" w:rsidRDefault="00A821C6" w:rsidP="00AE0599">
            <w:r w:rsidRPr="006412D6">
              <w:t>47</w:t>
            </w:r>
          </w:p>
        </w:tc>
        <w:tc>
          <w:tcPr>
            <w:tcW w:w="1020" w:type="dxa"/>
            <w:tcBorders>
              <w:top w:val="nil"/>
              <w:left w:val="nil"/>
              <w:bottom w:val="single" w:sz="4" w:space="0" w:color="auto"/>
              <w:right w:val="single" w:sz="4" w:space="0" w:color="auto"/>
            </w:tcBorders>
            <w:shd w:val="clear" w:color="auto" w:fill="auto"/>
            <w:noWrap/>
            <w:vAlign w:val="bottom"/>
            <w:hideMark/>
          </w:tcPr>
          <w:p w14:paraId="543251EC" w14:textId="77777777" w:rsidR="00A821C6" w:rsidRPr="006412D6" w:rsidRDefault="00A821C6" w:rsidP="00AE0599">
            <w:r w:rsidRPr="006412D6">
              <w:t>x"0046"</w:t>
            </w:r>
          </w:p>
        </w:tc>
        <w:tc>
          <w:tcPr>
            <w:tcW w:w="2080" w:type="dxa"/>
            <w:tcBorders>
              <w:top w:val="nil"/>
              <w:left w:val="nil"/>
              <w:bottom w:val="single" w:sz="4" w:space="0" w:color="auto"/>
              <w:right w:val="single" w:sz="4" w:space="0" w:color="auto"/>
            </w:tcBorders>
            <w:shd w:val="clear" w:color="auto" w:fill="auto"/>
            <w:noWrap/>
            <w:vAlign w:val="bottom"/>
            <w:hideMark/>
          </w:tcPr>
          <w:p w14:paraId="297DAB18" w14:textId="77777777" w:rsidR="00A821C6" w:rsidRPr="006412D6" w:rsidRDefault="00A821C6" w:rsidP="00AE0599">
            <w:r w:rsidRPr="006412D6">
              <w:t>1001000</w:t>
            </w:r>
          </w:p>
        </w:tc>
      </w:tr>
      <w:tr w:rsidR="00A821C6" w:rsidRPr="006412D6" w14:paraId="5534021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E9647C7" w14:textId="77777777" w:rsidR="00A821C6" w:rsidRPr="006412D6" w:rsidRDefault="00A821C6" w:rsidP="00AE0599">
            <w:r w:rsidRPr="006412D6">
              <w:t>48</w:t>
            </w:r>
          </w:p>
        </w:tc>
        <w:tc>
          <w:tcPr>
            <w:tcW w:w="1020" w:type="dxa"/>
            <w:tcBorders>
              <w:top w:val="nil"/>
              <w:left w:val="nil"/>
              <w:bottom w:val="single" w:sz="4" w:space="0" w:color="auto"/>
              <w:right w:val="single" w:sz="4" w:space="0" w:color="auto"/>
            </w:tcBorders>
            <w:shd w:val="clear" w:color="auto" w:fill="auto"/>
            <w:noWrap/>
            <w:vAlign w:val="bottom"/>
            <w:hideMark/>
          </w:tcPr>
          <w:p w14:paraId="764C8C1C" w14:textId="77777777" w:rsidR="00A821C6" w:rsidRPr="006412D6" w:rsidRDefault="00A821C6" w:rsidP="00AE0599">
            <w:r w:rsidRPr="006412D6">
              <w:t>x"0047"</w:t>
            </w:r>
          </w:p>
        </w:tc>
        <w:tc>
          <w:tcPr>
            <w:tcW w:w="2080" w:type="dxa"/>
            <w:tcBorders>
              <w:top w:val="nil"/>
              <w:left w:val="nil"/>
              <w:bottom w:val="single" w:sz="4" w:space="0" w:color="auto"/>
              <w:right w:val="single" w:sz="4" w:space="0" w:color="auto"/>
            </w:tcBorders>
            <w:shd w:val="clear" w:color="auto" w:fill="auto"/>
            <w:noWrap/>
            <w:vAlign w:val="bottom"/>
            <w:hideMark/>
          </w:tcPr>
          <w:p w14:paraId="71A800CF" w14:textId="77777777" w:rsidR="00A821C6" w:rsidRPr="006412D6" w:rsidRDefault="00A821C6" w:rsidP="00AE0599">
            <w:r w:rsidRPr="006412D6">
              <w:t>1001001</w:t>
            </w:r>
          </w:p>
        </w:tc>
      </w:tr>
      <w:tr w:rsidR="00A821C6" w:rsidRPr="006412D6" w14:paraId="060074C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74197DB" w14:textId="77777777" w:rsidR="00A821C6" w:rsidRPr="006412D6" w:rsidRDefault="00A821C6" w:rsidP="00AE0599">
            <w:r w:rsidRPr="006412D6">
              <w:t>49</w:t>
            </w:r>
          </w:p>
        </w:tc>
        <w:tc>
          <w:tcPr>
            <w:tcW w:w="1020" w:type="dxa"/>
            <w:tcBorders>
              <w:top w:val="nil"/>
              <w:left w:val="nil"/>
              <w:bottom w:val="single" w:sz="4" w:space="0" w:color="auto"/>
              <w:right w:val="single" w:sz="4" w:space="0" w:color="auto"/>
            </w:tcBorders>
            <w:shd w:val="clear" w:color="auto" w:fill="auto"/>
            <w:noWrap/>
            <w:vAlign w:val="bottom"/>
            <w:hideMark/>
          </w:tcPr>
          <w:p w14:paraId="3A6B826D" w14:textId="77777777" w:rsidR="00A821C6" w:rsidRPr="006412D6" w:rsidRDefault="00A821C6" w:rsidP="00AE0599">
            <w:r w:rsidRPr="006412D6">
              <w:t>x"0048"</w:t>
            </w:r>
          </w:p>
        </w:tc>
        <w:tc>
          <w:tcPr>
            <w:tcW w:w="2080" w:type="dxa"/>
            <w:tcBorders>
              <w:top w:val="nil"/>
              <w:left w:val="nil"/>
              <w:bottom w:val="single" w:sz="4" w:space="0" w:color="auto"/>
              <w:right w:val="single" w:sz="4" w:space="0" w:color="auto"/>
            </w:tcBorders>
            <w:shd w:val="clear" w:color="auto" w:fill="auto"/>
            <w:noWrap/>
            <w:vAlign w:val="bottom"/>
            <w:hideMark/>
          </w:tcPr>
          <w:p w14:paraId="49776F95" w14:textId="77777777" w:rsidR="00A821C6" w:rsidRPr="006412D6" w:rsidRDefault="00A821C6" w:rsidP="00AE0599">
            <w:r w:rsidRPr="006412D6">
              <w:t>1001010</w:t>
            </w:r>
          </w:p>
        </w:tc>
      </w:tr>
      <w:tr w:rsidR="00A821C6" w:rsidRPr="006412D6" w14:paraId="5D38400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A8BF0D8" w14:textId="77777777" w:rsidR="00A821C6" w:rsidRPr="006412D6" w:rsidRDefault="00A821C6" w:rsidP="00AE0599">
            <w:r w:rsidRPr="006412D6">
              <w:t>4a</w:t>
            </w:r>
          </w:p>
        </w:tc>
        <w:tc>
          <w:tcPr>
            <w:tcW w:w="1020" w:type="dxa"/>
            <w:tcBorders>
              <w:top w:val="nil"/>
              <w:left w:val="nil"/>
              <w:bottom w:val="single" w:sz="4" w:space="0" w:color="auto"/>
              <w:right w:val="single" w:sz="4" w:space="0" w:color="auto"/>
            </w:tcBorders>
            <w:shd w:val="clear" w:color="auto" w:fill="auto"/>
            <w:noWrap/>
            <w:vAlign w:val="bottom"/>
            <w:hideMark/>
          </w:tcPr>
          <w:p w14:paraId="45A37B6A" w14:textId="77777777" w:rsidR="00A821C6" w:rsidRPr="006412D6" w:rsidRDefault="00A821C6" w:rsidP="00AE0599">
            <w:r w:rsidRPr="006412D6">
              <w:t>x"0049"</w:t>
            </w:r>
          </w:p>
        </w:tc>
        <w:tc>
          <w:tcPr>
            <w:tcW w:w="2080" w:type="dxa"/>
            <w:tcBorders>
              <w:top w:val="nil"/>
              <w:left w:val="nil"/>
              <w:bottom w:val="single" w:sz="4" w:space="0" w:color="auto"/>
              <w:right w:val="single" w:sz="4" w:space="0" w:color="auto"/>
            </w:tcBorders>
            <w:shd w:val="clear" w:color="auto" w:fill="auto"/>
            <w:noWrap/>
            <w:vAlign w:val="bottom"/>
            <w:hideMark/>
          </w:tcPr>
          <w:p w14:paraId="2BC26F65" w14:textId="77777777" w:rsidR="00A821C6" w:rsidRPr="006412D6" w:rsidRDefault="00A821C6" w:rsidP="00AE0599">
            <w:r w:rsidRPr="006412D6">
              <w:t>1001011</w:t>
            </w:r>
          </w:p>
        </w:tc>
      </w:tr>
      <w:tr w:rsidR="00A821C6" w:rsidRPr="006412D6" w14:paraId="7C3ECF6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1FCE0D9" w14:textId="77777777" w:rsidR="00A821C6" w:rsidRPr="006412D6" w:rsidRDefault="00A821C6" w:rsidP="00AE0599">
            <w:r w:rsidRPr="006412D6">
              <w:t>4b</w:t>
            </w:r>
          </w:p>
        </w:tc>
        <w:tc>
          <w:tcPr>
            <w:tcW w:w="1020" w:type="dxa"/>
            <w:tcBorders>
              <w:top w:val="nil"/>
              <w:left w:val="nil"/>
              <w:bottom w:val="single" w:sz="4" w:space="0" w:color="auto"/>
              <w:right w:val="single" w:sz="4" w:space="0" w:color="auto"/>
            </w:tcBorders>
            <w:shd w:val="clear" w:color="auto" w:fill="auto"/>
            <w:noWrap/>
            <w:vAlign w:val="bottom"/>
            <w:hideMark/>
          </w:tcPr>
          <w:p w14:paraId="6D4AC749" w14:textId="77777777" w:rsidR="00A821C6" w:rsidRPr="006412D6" w:rsidRDefault="00A821C6" w:rsidP="00AE0599">
            <w:r w:rsidRPr="006412D6">
              <w:t>x"004A"</w:t>
            </w:r>
          </w:p>
        </w:tc>
        <w:tc>
          <w:tcPr>
            <w:tcW w:w="2080" w:type="dxa"/>
            <w:tcBorders>
              <w:top w:val="nil"/>
              <w:left w:val="nil"/>
              <w:bottom w:val="single" w:sz="4" w:space="0" w:color="auto"/>
              <w:right w:val="single" w:sz="4" w:space="0" w:color="auto"/>
            </w:tcBorders>
            <w:shd w:val="clear" w:color="auto" w:fill="auto"/>
            <w:noWrap/>
            <w:vAlign w:val="bottom"/>
            <w:hideMark/>
          </w:tcPr>
          <w:p w14:paraId="68CC2F48" w14:textId="77777777" w:rsidR="00A821C6" w:rsidRPr="006412D6" w:rsidRDefault="00A821C6" w:rsidP="00AE0599">
            <w:r w:rsidRPr="006412D6">
              <w:t>1001100</w:t>
            </w:r>
          </w:p>
        </w:tc>
      </w:tr>
      <w:tr w:rsidR="00A821C6" w:rsidRPr="006412D6" w14:paraId="035A902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0A83C27" w14:textId="77777777" w:rsidR="00A821C6" w:rsidRPr="006412D6" w:rsidRDefault="00A821C6" w:rsidP="00AE0599">
            <w:r w:rsidRPr="006412D6">
              <w:t>4c</w:t>
            </w:r>
          </w:p>
        </w:tc>
        <w:tc>
          <w:tcPr>
            <w:tcW w:w="1020" w:type="dxa"/>
            <w:tcBorders>
              <w:top w:val="nil"/>
              <w:left w:val="nil"/>
              <w:bottom w:val="single" w:sz="4" w:space="0" w:color="auto"/>
              <w:right w:val="single" w:sz="4" w:space="0" w:color="auto"/>
            </w:tcBorders>
            <w:shd w:val="clear" w:color="auto" w:fill="auto"/>
            <w:noWrap/>
            <w:vAlign w:val="bottom"/>
            <w:hideMark/>
          </w:tcPr>
          <w:p w14:paraId="21185672" w14:textId="77777777" w:rsidR="00A821C6" w:rsidRPr="006412D6" w:rsidRDefault="00A821C6" w:rsidP="00AE0599">
            <w:r w:rsidRPr="006412D6">
              <w:t>x"004B"</w:t>
            </w:r>
          </w:p>
        </w:tc>
        <w:tc>
          <w:tcPr>
            <w:tcW w:w="2080" w:type="dxa"/>
            <w:tcBorders>
              <w:top w:val="nil"/>
              <w:left w:val="nil"/>
              <w:bottom w:val="single" w:sz="4" w:space="0" w:color="auto"/>
              <w:right w:val="single" w:sz="4" w:space="0" w:color="auto"/>
            </w:tcBorders>
            <w:shd w:val="clear" w:color="auto" w:fill="auto"/>
            <w:noWrap/>
            <w:vAlign w:val="bottom"/>
            <w:hideMark/>
          </w:tcPr>
          <w:p w14:paraId="3DB928AF" w14:textId="77777777" w:rsidR="00A821C6" w:rsidRPr="006412D6" w:rsidRDefault="00A821C6" w:rsidP="00AE0599">
            <w:r w:rsidRPr="006412D6">
              <w:t>1001101</w:t>
            </w:r>
          </w:p>
        </w:tc>
      </w:tr>
      <w:tr w:rsidR="00A821C6" w:rsidRPr="006412D6" w14:paraId="01D6A4E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459D694" w14:textId="77777777" w:rsidR="00A821C6" w:rsidRPr="006412D6" w:rsidRDefault="00A821C6" w:rsidP="00AE0599">
            <w:r w:rsidRPr="006412D6">
              <w:t>4d</w:t>
            </w:r>
          </w:p>
        </w:tc>
        <w:tc>
          <w:tcPr>
            <w:tcW w:w="1020" w:type="dxa"/>
            <w:tcBorders>
              <w:top w:val="nil"/>
              <w:left w:val="nil"/>
              <w:bottom w:val="single" w:sz="4" w:space="0" w:color="auto"/>
              <w:right w:val="single" w:sz="4" w:space="0" w:color="auto"/>
            </w:tcBorders>
            <w:shd w:val="clear" w:color="auto" w:fill="auto"/>
            <w:noWrap/>
            <w:vAlign w:val="bottom"/>
            <w:hideMark/>
          </w:tcPr>
          <w:p w14:paraId="4589C980" w14:textId="77777777" w:rsidR="00A821C6" w:rsidRPr="006412D6" w:rsidRDefault="00A821C6" w:rsidP="00AE0599">
            <w:r w:rsidRPr="006412D6">
              <w:t>x"004C"</w:t>
            </w:r>
          </w:p>
        </w:tc>
        <w:tc>
          <w:tcPr>
            <w:tcW w:w="2080" w:type="dxa"/>
            <w:tcBorders>
              <w:top w:val="nil"/>
              <w:left w:val="nil"/>
              <w:bottom w:val="single" w:sz="4" w:space="0" w:color="auto"/>
              <w:right w:val="single" w:sz="4" w:space="0" w:color="auto"/>
            </w:tcBorders>
            <w:shd w:val="clear" w:color="auto" w:fill="auto"/>
            <w:noWrap/>
            <w:vAlign w:val="bottom"/>
            <w:hideMark/>
          </w:tcPr>
          <w:p w14:paraId="52041641" w14:textId="77777777" w:rsidR="00A821C6" w:rsidRPr="006412D6" w:rsidRDefault="00A821C6" w:rsidP="00AE0599">
            <w:r w:rsidRPr="006412D6">
              <w:t>1001110</w:t>
            </w:r>
          </w:p>
        </w:tc>
      </w:tr>
      <w:tr w:rsidR="00A821C6" w:rsidRPr="006412D6" w14:paraId="1805C4B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2807A2C" w14:textId="77777777" w:rsidR="00A821C6" w:rsidRPr="006412D6" w:rsidRDefault="00A821C6" w:rsidP="00AE0599">
            <w:r w:rsidRPr="006412D6">
              <w:t>4e</w:t>
            </w:r>
          </w:p>
        </w:tc>
        <w:tc>
          <w:tcPr>
            <w:tcW w:w="1020" w:type="dxa"/>
            <w:tcBorders>
              <w:top w:val="nil"/>
              <w:left w:val="nil"/>
              <w:bottom w:val="single" w:sz="4" w:space="0" w:color="auto"/>
              <w:right w:val="single" w:sz="4" w:space="0" w:color="auto"/>
            </w:tcBorders>
            <w:shd w:val="clear" w:color="auto" w:fill="auto"/>
            <w:noWrap/>
            <w:vAlign w:val="bottom"/>
            <w:hideMark/>
          </w:tcPr>
          <w:p w14:paraId="35DBBE6F" w14:textId="77777777" w:rsidR="00A821C6" w:rsidRPr="006412D6" w:rsidRDefault="00A821C6" w:rsidP="00AE0599">
            <w:r w:rsidRPr="006412D6">
              <w:t>x"004D"</w:t>
            </w:r>
          </w:p>
        </w:tc>
        <w:tc>
          <w:tcPr>
            <w:tcW w:w="2080" w:type="dxa"/>
            <w:tcBorders>
              <w:top w:val="nil"/>
              <w:left w:val="nil"/>
              <w:bottom w:val="single" w:sz="4" w:space="0" w:color="auto"/>
              <w:right w:val="single" w:sz="4" w:space="0" w:color="auto"/>
            </w:tcBorders>
            <w:shd w:val="clear" w:color="auto" w:fill="auto"/>
            <w:noWrap/>
            <w:vAlign w:val="bottom"/>
            <w:hideMark/>
          </w:tcPr>
          <w:p w14:paraId="4A2567A3" w14:textId="77777777" w:rsidR="00A821C6" w:rsidRPr="006412D6" w:rsidRDefault="00A821C6" w:rsidP="00AE0599">
            <w:r w:rsidRPr="006412D6">
              <w:t>1001111</w:t>
            </w:r>
          </w:p>
        </w:tc>
      </w:tr>
      <w:tr w:rsidR="00A821C6" w:rsidRPr="006412D6" w14:paraId="12CFC90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058548F" w14:textId="77777777" w:rsidR="00A821C6" w:rsidRPr="006412D6" w:rsidRDefault="00A821C6" w:rsidP="00AE0599">
            <w:r w:rsidRPr="006412D6">
              <w:t>4f</w:t>
            </w:r>
          </w:p>
        </w:tc>
        <w:tc>
          <w:tcPr>
            <w:tcW w:w="1020" w:type="dxa"/>
            <w:tcBorders>
              <w:top w:val="nil"/>
              <w:left w:val="nil"/>
              <w:bottom w:val="single" w:sz="4" w:space="0" w:color="auto"/>
              <w:right w:val="single" w:sz="4" w:space="0" w:color="auto"/>
            </w:tcBorders>
            <w:shd w:val="clear" w:color="auto" w:fill="auto"/>
            <w:noWrap/>
            <w:vAlign w:val="bottom"/>
            <w:hideMark/>
          </w:tcPr>
          <w:p w14:paraId="47B0AEA4" w14:textId="77777777" w:rsidR="00A821C6" w:rsidRPr="006412D6" w:rsidRDefault="00A821C6" w:rsidP="00AE0599">
            <w:r w:rsidRPr="006412D6">
              <w:t>x"004E"</w:t>
            </w:r>
          </w:p>
        </w:tc>
        <w:tc>
          <w:tcPr>
            <w:tcW w:w="2080" w:type="dxa"/>
            <w:tcBorders>
              <w:top w:val="nil"/>
              <w:left w:val="nil"/>
              <w:bottom w:val="single" w:sz="4" w:space="0" w:color="auto"/>
              <w:right w:val="single" w:sz="4" w:space="0" w:color="auto"/>
            </w:tcBorders>
            <w:shd w:val="clear" w:color="auto" w:fill="auto"/>
            <w:noWrap/>
            <w:vAlign w:val="bottom"/>
            <w:hideMark/>
          </w:tcPr>
          <w:p w14:paraId="6028A85C" w14:textId="77777777" w:rsidR="00A821C6" w:rsidRPr="006412D6" w:rsidRDefault="00A821C6" w:rsidP="00AE0599">
            <w:r w:rsidRPr="006412D6">
              <w:t>1010000</w:t>
            </w:r>
          </w:p>
        </w:tc>
      </w:tr>
      <w:tr w:rsidR="00A821C6" w:rsidRPr="006412D6" w14:paraId="231512E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85F27AB" w14:textId="77777777" w:rsidR="00A821C6" w:rsidRPr="006412D6" w:rsidRDefault="00A821C6" w:rsidP="00AE0599">
            <w:r w:rsidRPr="006412D6">
              <w:t>50</w:t>
            </w:r>
          </w:p>
        </w:tc>
        <w:tc>
          <w:tcPr>
            <w:tcW w:w="1020" w:type="dxa"/>
            <w:tcBorders>
              <w:top w:val="nil"/>
              <w:left w:val="nil"/>
              <w:bottom w:val="single" w:sz="4" w:space="0" w:color="auto"/>
              <w:right w:val="single" w:sz="4" w:space="0" w:color="auto"/>
            </w:tcBorders>
            <w:shd w:val="clear" w:color="auto" w:fill="auto"/>
            <w:noWrap/>
            <w:vAlign w:val="bottom"/>
            <w:hideMark/>
          </w:tcPr>
          <w:p w14:paraId="0581B214" w14:textId="77777777" w:rsidR="00A821C6" w:rsidRPr="006412D6" w:rsidRDefault="00A821C6" w:rsidP="00AE0599">
            <w:r w:rsidRPr="006412D6">
              <w:t>x"004F"</w:t>
            </w:r>
          </w:p>
        </w:tc>
        <w:tc>
          <w:tcPr>
            <w:tcW w:w="2080" w:type="dxa"/>
            <w:tcBorders>
              <w:top w:val="nil"/>
              <w:left w:val="nil"/>
              <w:bottom w:val="single" w:sz="4" w:space="0" w:color="auto"/>
              <w:right w:val="single" w:sz="4" w:space="0" w:color="auto"/>
            </w:tcBorders>
            <w:shd w:val="clear" w:color="auto" w:fill="auto"/>
            <w:noWrap/>
            <w:vAlign w:val="bottom"/>
            <w:hideMark/>
          </w:tcPr>
          <w:p w14:paraId="5B994C68" w14:textId="77777777" w:rsidR="00A821C6" w:rsidRPr="006412D6" w:rsidRDefault="00A821C6" w:rsidP="00AE0599">
            <w:r w:rsidRPr="006412D6">
              <w:t>1010001</w:t>
            </w:r>
          </w:p>
        </w:tc>
      </w:tr>
      <w:tr w:rsidR="00A821C6" w:rsidRPr="006412D6" w14:paraId="6A871F1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A8277E3" w14:textId="77777777" w:rsidR="00A821C6" w:rsidRPr="006412D6" w:rsidRDefault="00A821C6" w:rsidP="00AE0599">
            <w:r w:rsidRPr="006412D6">
              <w:t>51</w:t>
            </w:r>
          </w:p>
        </w:tc>
        <w:tc>
          <w:tcPr>
            <w:tcW w:w="1020" w:type="dxa"/>
            <w:tcBorders>
              <w:top w:val="nil"/>
              <w:left w:val="nil"/>
              <w:bottom w:val="single" w:sz="4" w:space="0" w:color="auto"/>
              <w:right w:val="single" w:sz="4" w:space="0" w:color="auto"/>
            </w:tcBorders>
            <w:shd w:val="clear" w:color="auto" w:fill="auto"/>
            <w:noWrap/>
            <w:vAlign w:val="bottom"/>
            <w:hideMark/>
          </w:tcPr>
          <w:p w14:paraId="7A3E2F1B" w14:textId="77777777" w:rsidR="00A821C6" w:rsidRPr="006412D6" w:rsidRDefault="00A821C6" w:rsidP="00AE0599">
            <w:r w:rsidRPr="006412D6">
              <w:t>x"0050"</w:t>
            </w:r>
          </w:p>
        </w:tc>
        <w:tc>
          <w:tcPr>
            <w:tcW w:w="2080" w:type="dxa"/>
            <w:tcBorders>
              <w:top w:val="nil"/>
              <w:left w:val="nil"/>
              <w:bottom w:val="single" w:sz="4" w:space="0" w:color="auto"/>
              <w:right w:val="single" w:sz="4" w:space="0" w:color="auto"/>
            </w:tcBorders>
            <w:shd w:val="clear" w:color="auto" w:fill="auto"/>
            <w:noWrap/>
            <w:vAlign w:val="bottom"/>
            <w:hideMark/>
          </w:tcPr>
          <w:p w14:paraId="3EA21186" w14:textId="77777777" w:rsidR="00A821C6" w:rsidRPr="006412D6" w:rsidRDefault="00A821C6" w:rsidP="00AE0599">
            <w:r w:rsidRPr="006412D6">
              <w:t>1010010</w:t>
            </w:r>
          </w:p>
        </w:tc>
      </w:tr>
      <w:tr w:rsidR="00A821C6" w:rsidRPr="006412D6" w14:paraId="5DFCAAF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C188C7" w14:textId="77777777" w:rsidR="00A821C6" w:rsidRPr="006412D6" w:rsidRDefault="00A821C6" w:rsidP="00AE0599">
            <w:r w:rsidRPr="006412D6">
              <w:t>52</w:t>
            </w:r>
          </w:p>
        </w:tc>
        <w:tc>
          <w:tcPr>
            <w:tcW w:w="1020" w:type="dxa"/>
            <w:tcBorders>
              <w:top w:val="nil"/>
              <w:left w:val="nil"/>
              <w:bottom w:val="single" w:sz="4" w:space="0" w:color="auto"/>
              <w:right w:val="single" w:sz="4" w:space="0" w:color="auto"/>
            </w:tcBorders>
            <w:shd w:val="clear" w:color="auto" w:fill="auto"/>
            <w:noWrap/>
            <w:vAlign w:val="bottom"/>
            <w:hideMark/>
          </w:tcPr>
          <w:p w14:paraId="07A9340E" w14:textId="77777777" w:rsidR="00A821C6" w:rsidRPr="006412D6" w:rsidRDefault="00A821C6" w:rsidP="00AE0599">
            <w:r w:rsidRPr="006412D6">
              <w:t>x"0051"</w:t>
            </w:r>
          </w:p>
        </w:tc>
        <w:tc>
          <w:tcPr>
            <w:tcW w:w="2080" w:type="dxa"/>
            <w:tcBorders>
              <w:top w:val="nil"/>
              <w:left w:val="nil"/>
              <w:bottom w:val="single" w:sz="4" w:space="0" w:color="auto"/>
              <w:right w:val="single" w:sz="4" w:space="0" w:color="auto"/>
            </w:tcBorders>
            <w:shd w:val="clear" w:color="auto" w:fill="auto"/>
            <w:noWrap/>
            <w:vAlign w:val="bottom"/>
            <w:hideMark/>
          </w:tcPr>
          <w:p w14:paraId="013EB6EF" w14:textId="77777777" w:rsidR="00A821C6" w:rsidRPr="006412D6" w:rsidRDefault="00A821C6" w:rsidP="00AE0599">
            <w:r w:rsidRPr="006412D6">
              <w:t>1010011</w:t>
            </w:r>
          </w:p>
        </w:tc>
      </w:tr>
      <w:tr w:rsidR="00A821C6" w:rsidRPr="006412D6" w14:paraId="11F8AAA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138A6A5" w14:textId="77777777" w:rsidR="00A821C6" w:rsidRPr="006412D6" w:rsidRDefault="00A821C6" w:rsidP="00AE0599">
            <w:r w:rsidRPr="006412D6">
              <w:t>53</w:t>
            </w:r>
          </w:p>
        </w:tc>
        <w:tc>
          <w:tcPr>
            <w:tcW w:w="1020" w:type="dxa"/>
            <w:tcBorders>
              <w:top w:val="nil"/>
              <w:left w:val="nil"/>
              <w:bottom w:val="single" w:sz="4" w:space="0" w:color="auto"/>
              <w:right w:val="single" w:sz="4" w:space="0" w:color="auto"/>
            </w:tcBorders>
            <w:shd w:val="clear" w:color="auto" w:fill="auto"/>
            <w:noWrap/>
            <w:vAlign w:val="bottom"/>
            <w:hideMark/>
          </w:tcPr>
          <w:p w14:paraId="355DDB1D" w14:textId="77777777" w:rsidR="00A821C6" w:rsidRPr="006412D6" w:rsidRDefault="00A821C6" w:rsidP="00AE0599">
            <w:r w:rsidRPr="006412D6">
              <w:t>x"0052"</w:t>
            </w:r>
          </w:p>
        </w:tc>
        <w:tc>
          <w:tcPr>
            <w:tcW w:w="2080" w:type="dxa"/>
            <w:tcBorders>
              <w:top w:val="nil"/>
              <w:left w:val="nil"/>
              <w:bottom w:val="single" w:sz="4" w:space="0" w:color="auto"/>
              <w:right w:val="single" w:sz="4" w:space="0" w:color="auto"/>
            </w:tcBorders>
            <w:shd w:val="clear" w:color="auto" w:fill="auto"/>
            <w:noWrap/>
            <w:vAlign w:val="bottom"/>
            <w:hideMark/>
          </w:tcPr>
          <w:p w14:paraId="6CABB2D6" w14:textId="77777777" w:rsidR="00A821C6" w:rsidRPr="006412D6" w:rsidRDefault="00A821C6" w:rsidP="00AE0599">
            <w:r w:rsidRPr="006412D6">
              <w:t>1010100</w:t>
            </w:r>
          </w:p>
        </w:tc>
      </w:tr>
      <w:tr w:rsidR="00A821C6" w:rsidRPr="006412D6" w14:paraId="0C21C70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BB70277" w14:textId="77777777" w:rsidR="00A821C6" w:rsidRPr="006412D6" w:rsidRDefault="00A821C6" w:rsidP="00AE0599">
            <w:r w:rsidRPr="006412D6">
              <w:t>54</w:t>
            </w:r>
          </w:p>
        </w:tc>
        <w:tc>
          <w:tcPr>
            <w:tcW w:w="1020" w:type="dxa"/>
            <w:tcBorders>
              <w:top w:val="nil"/>
              <w:left w:val="nil"/>
              <w:bottom w:val="single" w:sz="4" w:space="0" w:color="auto"/>
              <w:right w:val="single" w:sz="4" w:space="0" w:color="auto"/>
            </w:tcBorders>
            <w:shd w:val="clear" w:color="auto" w:fill="auto"/>
            <w:noWrap/>
            <w:vAlign w:val="bottom"/>
            <w:hideMark/>
          </w:tcPr>
          <w:p w14:paraId="06E63B24" w14:textId="77777777" w:rsidR="00A821C6" w:rsidRPr="006412D6" w:rsidRDefault="00A821C6" w:rsidP="00AE0599">
            <w:r w:rsidRPr="006412D6">
              <w:t>x"0053"</w:t>
            </w:r>
          </w:p>
        </w:tc>
        <w:tc>
          <w:tcPr>
            <w:tcW w:w="2080" w:type="dxa"/>
            <w:tcBorders>
              <w:top w:val="nil"/>
              <w:left w:val="nil"/>
              <w:bottom w:val="single" w:sz="4" w:space="0" w:color="auto"/>
              <w:right w:val="single" w:sz="4" w:space="0" w:color="auto"/>
            </w:tcBorders>
            <w:shd w:val="clear" w:color="auto" w:fill="auto"/>
            <w:noWrap/>
            <w:vAlign w:val="bottom"/>
            <w:hideMark/>
          </w:tcPr>
          <w:p w14:paraId="4977987D" w14:textId="77777777" w:rsidR="00A821C6" w:rsidRPr="006412D6" w:rsidRDefault="00A821C6" w:rsidP="00AE0599">
            <w:r w:rsidRPr="006412D6">
              <w:t>1010101</w:t>
            </w:r>
          </w:p>
        </w:tc>
      </w:tr>
      <w:tr w:rsidR="00A821C6" w:rsidRPr="006412D6" w14:paraId="435BCC6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6DD4CA9" w14:textId="77777777" w:rsidR="00A821C6" w:rsidRPr="006412D6" w:rsidRDefault="00A821C6" w:rsidP="00AE0599">
            <w:r w:rsidRPr="006412D6">
              <w:t>55</w:t>
            </w:r>
          </w:p>
        </w:tc>
        <w:tc>
          <w:tcPr>
            <w:tcW w:w="1020" w:type="dxa"/>
            <w:tcBorders>
              <w:top w:val="nil"/>
              <w:left w:val="nil"/>
              <w:bottom w:val="single" w:sz="4" w:space="0" w:color="auto"/>
              <w:right w:val="single" w:sz="4" w:space="0" w:color="auto"/>
            </w:tcBorders>
            <w:shd w:val="clear" w:color="auto" w:fill="auto"/>
            <w:noWrap/>
            <w:vAlign w:val="bottom"/>
            <w:hideMark/>
          </w:tcPr>
          <w:p w14:paraId="72D29F32" w14:textId="77777777" w:rsidR="00A821C6" w:rsidRPr="006412D6" w:rsidRDefault="00A821C6" w:rsidP="00AE0599">
            <w:r w:rsidRPr="006412D6">
              <w:t>x"0054"</w:t>
            </w:r>
          </w:p>
        </w:tc>
        <w:tc>
          <w:tcPr>
            <w:tcW w:w="2080" w:type="dxa"/>
            <w:tcBorders>
              <w:top w:val="nil"/>
              <w:left w:val="nil"/>
              <w:bottom w:val="single" w:sz="4" w:space="0" w:color="auto"/>
              <w:right w:val="single" w:sz="4" w:space="0" w:color="auto"/>
            </w:tcBorders>
            <w:shd w:val="clear" w:color="auto" w:fill="auto"/>
            <w:noWrap/>
            <w:vAlign w:val="bottom"/>
            <w:hideMark/>
          </w:tcPr>
          <w:p w14:paraId="15323D06" w14:textId="77777777" w:rsidR="00A821C6" w:rsidRPr="006412D6" w:rsidRDefault="00A821C6" w:rsidP="00AE0599">
            <w:r w:rsidRPr="006412D6">
              <w:t>1010110</w:t>
            </w:r>
          </w:p>
        </w:tc>
      </w:tr>
      <w:tr w:rsidR="00A821C6" w:rsidRPr="006412D6" w14:paraId="503D2FF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BD27E4" w14:textId="77777777" w:rsidR="00A821C6" w:rsidRPr="006412D6" w:rsidRDefault="00A821C6" w:rsidP="00AE0599">
            <w:r w:rsidRPr="006412D6">
              <w:t>56</w:t>
            </w:r>
          </w:p>
        </w:tc>
        <w:tc>
          <w:tcPr>
            <w:tcW w:w="1020" w:type="dxa"/>
            <w:tcBorders>
              <w:top w:val="nil"/>
              <w:left w:val="nil"/>
              <w:bottom w:val="single" w:sz="4" w:space="0" w:color="auto"/>
              <w:right w:val="single" w:sz="4" w:space="0" w:color="auto"/>
            </w:tcBorders>
            <w:shd w:val="clear" w:color="auto" w:fill="auto"/>
            <w:noWrap/>
            <w:vAlign w:val="bottom"/>
            <w:hideMark/>
          </w:tcPr>
          <w:p w14:paraId="7AB03090" w14:textId="77777777" w:rsidR="00A821C6" w:rsidRPr="006412D6" w:rsidRDefault="00A821C6" w:rsidP="00AE0599">
            <w:r w:rsidRPr="006412D6">
              <w:t>x"0055"</w:t>
            </w:r>
          </w:p>
        </w:tc>
        <w:tc>
          <w:tcPr>
            <w:tcW w:w="2080" w:type="dxa"/>
            <w:tcBorders>
              <w:top w:val="nil"/>
              <w:left w:val="nil"/>
              <w:bottom w:val="single" w:sz="4" w:space="0" w:color="auto"/>
              <w:right w:val="single" w:sz="4" w:space="0" w:color="auto"/>
            </w:tcBorders>
            <w:shd w:val="clear" w:color="auto" w:fill="auto"/>
            <w:noWrap/>
            <w:vAlign w:val="bottom"/>
            <w:hideMark/>
          </w:tcPr>
          <w:p w14:paraId="5444033D" w14:textId="77777777" w:rsidR="00A821C6" w:rsidRPr="006412D6" w:rsidRDefault="00A821C6" w:rsidP="00AE0599">
            <w:r w:rsidRPr="006412D6">
              <w:t>1010111</w:t>
            </w:r>
          </w:p>
        </w:tc>
      </w:tr>
      <w:tr w:rsidR="00A821C6" w:rsidRPr="006412D6" w14:paraId="27D4508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666441D" w14:textId="77777777" w:rsidR="00A821C6" w:rsidRPr="006412D6" w:rsidRDefault="00A821C6" w:rsidP="00AE0599">
            <w:r w:rsidRPr="006412D6">
              <w:t>57</w:t>
            </w:r>
          </w:p>
        </w:tc>
        <w:tc>
          <w:tcPr>
            <w:tcW w:w="1020" w:type="dxa"/>
            <w:tcBorders>
              <w:top w:val="nil"/>
              <w:left w:val="nil"/>
              <w:bottom w:val="single" w:sz="4" w:space="0" w:color="auto"/>
              <w:right w:val="single" w:sz="4" w:space="0" w:color="auto"/>
            </w:tcBorders>
            <w:shd w:val="clear" w:color="auto" w:fill="auto"/>
            <w:noWrap/>
            <w:vAlign w:val="bottom"/>
            <w:hideMark/>
          </w:tcPr>
          <w:p w14:paraId="2C4FF284" w14:textId="77777777" w:rsidR="00A821C6" w:rsidRPr="006412D6" w:rsidRDefault="00A821C6" w:rsidP="00AE0599">
            <w:r w:rsidRPr="006412D6">
              <w:t>x"0056"</w:t>
            </w:r>
          </w:p>
        </w:tc>
        <w:tc>
          <w:tcPr>
            <w:tcW w:w="2080" w:type="dxa"/>
            <w:tcBorders>
              <w:top w:val="nil"/>
              <w:left w:val="nil"/>
              <w:bottom w:val="single" w:sz="4" w:space="0" w:color="auto"/>
              <w:right w:val="single" w:sz="4" w:space="0" w:color="auto"/>
            </w:tcBorders>
            <w:shd w:val="clear" w:color="auto" w:fill="auto"/>
            <w:noWrap/>
            <w:vAlign w:val="bottom"/>
            <w:hideMark/>
          </w:tcPr>
          <w:p w14:paraId="12176D99" w14:textId="77777777" w:rsidR="00A821C6" w:rsidRPr="006412D6" w:rsidRDefault="00A821C6" w:rsidP="00AE0599">
            <w:r w:rsidRPr="006412D6">
              <w:t>1011000</w:t>
            </w:r>
          </w:p>
        </w:tc>
      </w:tr>
      <w:tr w:rsidR="00A821C6" w:rsidRPr="006412D6" w14:paraId="7DD020A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7227C53" w14:textId="77777777" w:rsidR="00A821C6" w:rsidRPr="006412D6" w:rsidRDefault="00A821C6" w:rsidP="00AE0599">
            <w:r w:rsidRPr="006412D6">
              <w:t>58</w:t>
            </w:r>
          </w:p>
        </w:tc>
        <w:tc>
          <w:tcPr>
            <w:tcW w:w="1020" w:type="dxa"/>
            <w:tcBorders>
              <w:top w:val="nil"/>
              <w:left w:val="nil"/>
              <w:bottom w:val="single" w:sz="4" w:space="0" w:color="auto"/>
              <w:right w:val="single" w:sz="4" w:space="0" w:color="auto"/>
            </w:tcBorders>
            <w:shd w:val="clear" w:color="auto" w:fill="auto"/>
            <w:noWrap/>
            <w:vAlign w:val="bottom"/>
            <w:hideMark/>
          </w:tcPr>
          <w:p w14:paraId="21084CDA" w14:textId="77777777" w:rsidR="00A821C6" w:rsidRPr="006412D6" w:rsidRDefault="00A821C6" w:rsidP="00AE0599">
            <w:r w:rsidRPr="006412D6">
              <w:t>x"0057"</w:t>
            </w:r>
          </w:p>
        </w:tc>
        <w:tc>
          <w:tcPr>
            <w:tcW w:w="2080" w:type="dxa"/>
            <w:tcBorders>
              <w:top w:val="nil"/>
              <w:left w:val="nil"/>
              <w:bottom w:val="single" w:sz="4" w:space="0" w:color="auto"/>
              <w:right w:val="single" w:sz="4" w:space="0" w:color="auto"/>
            </w:tcBorders>
            <w:shd w:val="clear" w:color="auto" w:fill="auto"/>
            <w:noWrap/>
            <w:vAlign w:val="bottom"/>
            <w:hideMark/>
          </w:tcPr>
          <w:p w14:paraId="567912B9" w14:textId="77777777" w:rsidR="00A821C6" w:rsidRPr="006412D6" w:rsidRDefault="00A821C6" w:rsidP="00AE0599">
            <w:r w:rsidRPr="006412D6">
              <w:t>1011001</w:t>
            </w:r>
          </w:p>
        </w:tc>
      </w:tr>
      <w:tr w:rsidR="00A821C6" w:rsidRPr="006412D6" w14:paraId="75210EF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48120D3" w14:textId="77777777" w:rsidR="00A821C6" w:rsidRPr="006412D6" w:rsidRDefault="00A821C6" w:rsidP="00AE0599">
            <w:r w:rsidRPr="006412D6">
              <w:t>59</w:t>
            </w:r>
          </w:p>
        </w:tc>
        <w:tc>
          <w:tcPr>
            <w:tcW w:w="1020" w:type="dxa"/>
            <w:tcBorders>
              <w:top w:val="nil"/>
              <w:left w:val="nil"/>
              <w:bottom w:val="single" w:sz="4" w:space="0" w:color="auto"/>
              <w:right w:val="single" w:sz="4" w:space="0" w:color="auto"/>
            </w:tcBorders>
            <w:shd w:val="clear" w:color="auto" w:fill="auto"/>
            <w:noWrap/>
            <w:vAlign w:val="bottom"/>
            <w:hideMark/>
          </w:tcPr>
          <w:p w14:paraId="58D51232" w14:textId="77777777" w:rsidR="00A821C6" w:rsidRPr="006412D6" w:rsidRDefault="00A821C6" w:rsidP="00AE0599">
            <w:r w:rsidRPr="006412D6">
              <w:t>x"0058"</w:t>
            </w:r>
          </w:p>
        </w:tc>
        <w:tc>
          <w:tcPr>
            <w:tcW w:w="2080" w:type="dxa"/>
            <w:tcBorders>
              <w:top w:val="nil"/>
              <w:left w:val="nil"/>
              <w:bottom w:val="single" w:sz="4" w:space="0" w:color="auto"/>
              <w:right w:val="single" w:sz="4" w:space="0" w:color="auto"/>
            </w:tcBorders>
            <w:shd w:val="clear" w:color="auto" w:fill="auto"/>
            <w:noWrap/>
            <w:vAlign w:val="bottom"/>
            <w:hideMark/>
          </w:tcPr>
          <w:p w14:paraId="0127F650" w14:textId="77777777" w:rsidR="00A821C6" w:rsidRPr="006412D6" w:rsidRDefault="00A821C6" w:rsidP="00AE0599">
            <w:r w:rsidRPr="006412D6">
              <w:t>1011010</w:t>
            </w:r>
          </w:p>
        </w:tc>
      </w:tr>
      <w:tr w:rsidR="00A821C6" w:rsidRPr="006412D6" w14:paraId="118B72B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048D508" w14:textId="77777777" w:rsidR="00A821C6" w:rsidRPr="006412D6" w:rsidRDefault="00A821C6" w:rsidP="00AE0599">
            <w:r w:rsidRPr="006412D6">
              <w:t>5a</w:t>
            </w:r>
          </w:p>
        </w:tc>
        <w:tc>
          <w:tcPr>
            <w:tcW w:w="1020" w:type="dxa"/>
            <w:tcBorders>
              <w:top w:val="nil"/>
              <w:left w:val="nil"/>
              <w:bottom w:val="single" w:sz="4" w:space="0" w:color="auto"/>
              <w:right w:val="single" w:sz="4" w:space="0" w:color="auto"/>
            </w:tcBorders>
            <w:shd w:val="clear" w:color="auto" w:fill="auto"/>
            <w:noWrap/>
            <w:vAlign w:val="bottom"/>
            <w:hideMark/>
          </w:tcPr>
          <w:p w14:paraId="5521601B" w14:textId="77777777" w:rsidR="00A821C6" w:rsidRPr="006412D6" w:rsidRDefault="00A821C6" w:rsidP="00AE0599">
            <w:r w:rsidRPr="006412D6">
              <w:t>x"0059"</w:t>
            </w:r>
          </w:p>
        </w:tc>
        <w:tc>
          <w:tcPr>
            <w:tcW w:w="2080" w:type="dxa"/>
            <w:tcBorders>
              <w:top w:val="nil"/>
              <w:left w:val="nil"/>
              <w:bottom w:val="single" w:sz="4" w:space="0" w:color="auto"/>
              <w:right w:val="single" w:sz="4" w:space="0" w:color="auto"/>
            </w:tcBorders>
            <w:shd w:val="clear" w:color="auto" w:fill="auto"/>
            <w:noWrap/>
            <w:vAlign w:val="bottom"/>
            <w:hideMark/>
          </w:tcPr>
          <w:p w14:paraId="7C70E198" w14:textId="77777777" w:rsidR="00A821C6" w:rsidRPr="006412D6" w:rsidRDefault="00A821C6" w:rsidP="00AE0599">
            <w:r w:rsidRPr="006412D6">
              <w:t>1011011</w:t>
            </w:r>
          </w:p>
        </w:tc>
      </w:tr>
      <w:tr w:rsidR="00A821C6" w:rsidRPr="006412D6" w14:paraId="6008A3F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DBD9381" w14:textId="77777777" w:rsidR="00A821C6" w:rsidRPr="006412D6" w:rsidRDefault="00A821C6" w:rsidP="00AE0599">
            <w:r w:rsidRPr="006412D6">
              <w:t>5b</w:t>
            </w:r>
          </w:p>
        </w:tc>
        <w:tc>
          <w:tcPr>
            <w:tcW w:w="1020" w:type="dxa"/>
            <w:tcBorders>
              <w:top w:val="nil"/>
              <w:left w:val="nil"/>
              <w:bottom w:val="single" w:sz="4" w:space="0" w:color="auto"/>
              <w:right w:val="single" w:sz="4" w:space="0" w:color="auto"/>
            </w:tcBorders>
            <w:shd w:val="clear" w:color="auto" w:fill="auto"/>
            <w:noWrap/>
            <w:vAlign w:val="bottom"/>
            <w:hideMark/>
          </w:tcPr>
          <w:p w14:paraId="5CD08358" w14:textId="77777777" w:rsidR="00A821C6" w:rsidRPr="006412D6" w:rsidRDefault="00A821C6" w:rsidP="00AE0599">
            <w:r w:rsidRPr="006412D6">
              <w:t>x"005A"</w:t>
            </w:r>
          </w:p>
        </w:tc>
        <w:tc>
          <w:tcPr>
            <w:tcW w:w="2080" w:type="dxa"/>
            <w:tcBorders>
              <w:top w:val="nil"/>
              <w:left w:val="nil"/>
              <w:bottom w:val="single" w:sz="4" w:space="0" w:color="auto"/>
              <w:right w:val="single" w:sz="4" w:space="0" w:color="auto"/>
            </w:tcBorders>
            <w:shd w:val="clear" w:color="auto" w:fill="auto"/>
            <w:noWrap/>
            <w:vAlign w:val="bottom"/>
            <w:hideMark/>
          </w:tcPr>
          <w:p w14:paraId="464BABBF" w14:textId="77777777" w:rsidR="00A821C6" w:rsidRPr="006412D6" w:rsidRDefault="00A821C6" w:rsidP="00AE0599">
            <w:r w:rsidRPr="006412D6">
              <w:t>1011100</w:t>
            </w:r>
          </w:p>
        </w:tc>
      </w:tr>
      <w:tr w:rsidR="00A821C6" w:rsidRPr="006412D6" w14:paraId="217C010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6880670" w14:textId="77777777" w:rsidR="00A821C6" w:rsidRPr="006412D6" w:rsidRDefault="00A821C6" w:rsidP="00AE0599">
            <w:r w:rsidRPr="006412D6">
              <w:t>5c</w:t>
            </w:r>
          </w:p>
        </w:tc>
        <w:tc>
          <w:tcPr>
            <w:tcW w:w="1020" w:type="dxa"/>
            <w:tcBorders>
              <w:top w:val="nil"/>
              <w:left w:val="nil"/>
              <w:bottom w:val="single" w:sz="4" w:space="0" w:color="auto"/>
              <w:right w:val="single" w:sz="4" w:space="0" w:color="auto"/>
            </w:tcBorders>
            <w:shd w:val="clear" w:color="auto" w:fill="auto"/>
            <w:noWrap/>
            <w:vAlign w:val="bottom"/>
            <w:hideMark/>
          </w:tcPr>
          <w:p w14:paraId="6B6BD53F" w14:textId="77777777" w:rsidR="00A821C6" w:rsidRPr="006412D6" w:rsidRDefault="00A821C6" w:rsidP="00AE0599">
            <w:r w:rsidRPr="006412D6">
              <w:t>x"005B"</w:t>
            </w:r>
          </w:p>
        </w:tc>
        <w:tc>
          <w:tcPr>
            <w:tcW w:w="2080" w:type="dxa"/>
            <w:tcBorders>
              <w:top w:val="nil"/>
              <w:left w:val="nil"/>
              <w:bottom w:val="single" w:sz="4" w:space="0" w:color="auto"/>
              <w:right w:val="single" w:sz="4" w:space="0" w:color="auto"/>
            </w:tcBorders>
            <w:shd w:val="clear" w:color="auto" w:fill="auto"/>
            <w:noWrap/>
            <w:vAlign w:val="bottom"/>
            <w:hideMark/>
          </w:tcPr>
          <w:p w14:paraId="22E0B492" w14:textId="77777777" w:rsidR="00A821C6" w:rsidRPr="006412D6" w:rsidRDefault="00A821C6" w:rsidP="00AE0599">
            <w:r w:rsidRPr="006412D6">
              <w:t>1011101</w:t>
            </w:r>
          </w:p>
        </w:tc>
      </w:tr>
      <w:tr w:rsidR="00A821C6" w:rsidRPr="006412D6" w14:paraId="7DA7368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D4162E2" w14:textId="77777777" w:rsidR="00A821C6" w:rsidRPr="006412D6" w:rsidRDefault="00A821C6" w:rsidP="00AE0599">
            <w:r w:rsidRPr="006412D6">
              <w:t>5d</w:t>
            </w:r>
          </w:p>
        </w:tc>
        <w:tc>
          <w:tcPr>
            <w:tcW w:w="1020" w:type="dxa"/>
            <w:tcBorders>
              <w:top w:val="nil"/>
              <w:left w:val="nil"/>
              <w:bottom w:val="single" w:sz="4" w:space="0" w:color="auto"/>
              <w:right w:val="single" w:sz="4" w:space="0" w:color="auto"/>
            </w:tcBorders>
            <w:shd w:val="clear" w:color="auto" w:fill="auto"/>
            <w:noWrap/>
            <w:vAlign w:val="bottom"/>
            <w:hideMark/>
          </w:tcPr>
          <w:p w14:paraId="407B480D" w14:textId="77777777" w:rsidR="00A821C6" w:rsidRPr="006412D6" w:rsidRDefault="00A821C6" w:rsidP="00AE0599">
            <w:r w:rsidRPr="006412D6">
              <w:t>x"005C"</w:t>
            </w:r>
          </w:p>
        </w:tc>
        <w:tc>
          <w:tcPr>
            <w:tcW w:w="2080" w:type="dxa"/>
            <w:tcBorders>
              <w:top w:val="nil"/>
              <w:left w:val="nil"/>
              <w:bottom w:val="single" w:sz="4" w:space="0" w:color="auto"/>
              <w:right w:val="single" w:sz="4" w:space="0" w:color="auto"/>
            </w:tcBorders>
            <w:shd w:val="clear" w:color="auto" w:fill="auto"/>
            <w:noWrap/>
            <w:vAlign w:val="bottom"/>
            <w:hideMark/>
          </w:tcPr>
          <w:p w14:paraId="5487ED4B" w14:textId="77777777" w:rsidR="00A821C6" w:rsidRPr="006412D6" w:rsidRDefault="00A821C6" w:rsidP="00AE0599">
            <w:r w:rsidRPr="006412D6">
              <w:t>1011110</w:t>
            </w:r>
          </w:p>
        </w:tc>
      </w:tr>
      <w:tr w:rsidR="00A821C6" w:rsidRPr="006412D6" w14:paraId="51F3C46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2E3C28C" w14:textId="77777777" w:rsidR="00A821C6" w:rsidRPr="006412D6" w:rsidRDefault="00A821C6" w:rsidP="00AE0599">
            <w:r w:rsidRPr="006412D6">
              <w:t>5e</w:t>
            </w:r>
          </w:p>
        </w:tc>
        <w:tc>
          <w:tcPr>
            <w:tcW w:w="1020" w:type="dxa"/>
            <w:tcBorders>
              <w:top w:val="nil"/>
              <w:left w:val="nil"/>
              <w:bottom w:val="single" w:sz="4" w:space="0" w:color="auto"/>
              <w:right w:val="single" w:sz="4" w:space="0" w:color="auto"/>
            </w:tcBorders>
            <w:shd w:val="clear" w:color="auto" w:fill="auto"/>
            <w:noWrap/>
            <w:vAlign w:val="bottom"/>
            <w:hideMark/>
          </w:tcPr>
          <w:p w14:paraId="46AB1EBF" w14:textId="77777777" w:rsidR="00A821C6" w:rsidRPr="006412D6" w:rsidRDefault="00A821C6" w:rsidP="00AE0599">
            <w:r w:rsidRPr="006412D6">
              <w:t>x"005D"</w:t>
            </w:r>
          </w:p>
        </w:tc>
        <w:tc>
          <w:tcPr>
            <w:tcW w:w="2080" w:type="dxa"/>
            <w:tcBorders>
              <w:top w:val="nil"/>
              <w:left w:val="nil"/>
              <w:bottom w:val="single" w:sz="4" w:space="0" w:color="auto"/>
              <w:right w:val="single" w:sz="4" w:space="0" w:color="auto"/>
            </w:tcBorders>
            <w:shd w:val="clear" w:color="auto" w:fill="auto"/>
            <w:noWrap/>
            <w:vAlign w:val="bottom"/>
            <w:hideMark/>
          </w:tcPr>
          <w:p w14:paraId="2DC74D78" w14:textId="77777777" w:rsidR="00A821C6" w:rsidRPr="006412D6" w:rsidRDefault="00A821C6" w:rsidP="00AE0599">
            <w:r w:rsidRPr="006412D6">
              <w:t>1011111</w:t>
            </w:r>
          </w:p>
        </w:tc>
      </w:tr>
      <w:tr w:rsidR="00A821C6" w:rsidRPr="006412D6" w14:paraId="159DC4E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FC21B54" w14:textId="77777777" w:rsidR="00A821C6" w:rsidRPr="006412D6" w:rsidRDefault="00A821C6" w:rsidP="00AE0599">
            <w:r w:rsidRPr="006412D6">
              <w:t>5f</w:t>
            </w:r>
          </w:p>
        </w:tc>
        <w:tc>
          <w:tcPr>
            <w:tcW w:w="1020" w:type="dxa"/>
            <w:tcBorders>
              <w:top w:val="nil"/>
              <w:left w:val="nil"/>
              <w:bottom w:val="single" w:sz="4" w:space="0" w:color="auto"/>
              <w:right w:val="single" w:sz="4" w:space="0" w:color="auto"/>
            </w:tcBorders>
            <w:shd w:val="clear" w:color="auto" w:fill="auto"/>
            <w:noWrap/>
            <w:vAlign w:val="bottom"/>
            <w:hideMark/>
          </w:tcPr>
          <w:p w14:paraId="249F27AE" w14:textId="77777777" w:rsidR="00A821C6" w:rsidRPr="006412D6" w:rsidRDefault="00A821C6" w:rsidP="00AE0599">
            <w:r w:rsidRPr="006412D6">
              <w:t>x"005E"</w:t>
            </w:r>
          </w:p>
        </w:tc>
        <w:tc>
          <w:tcPr>
            <w:tcW w:w="2080" w:type="dxa"/>
            <w:tcBorders>
              <w:top w:val="nil"/>
              <w:left w:val="nil"/>
              <w:bottom w:val="single" w:sz="4" w:space="0" w:color="auto"/>
              <w:right w:val="single" w:sz="4" w:space="0" w:color="auto"/>
            </w:tcBorders>
            <w:shd w:val="clear" w:color="auto" w:fill="auto"/>
            <w:noWrap/>
            <w:vAlign w:val="bottom"/>
            <w:hideMark/>
          </w:tcPr>
          <w:p w14:paraId="08C2009A" w14:textId="77777777" w:rsidR="00A821C6" w:rsidRPr="006412D6" w:rsidRDefault="00A821C6" w:rsidP="00AE0599">
            <w:r w:rsidRPr="006412D6">
              <w:t>1100000</w:t>
            </w:r>
          </w:p>
        </w:tc>
      </w:tr>
      <w:tr w:rsidR="00A821C6" w:rsidRPr="006412D6" w14:paraId="2383F75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096904D" w14:textId="77777777" w:rsidR="00A821C6" w:rsidRPr="006412D6" w:rsidRDefault="00A821C6" w:rsidP="00AE0599">
            <w:r w:rsidRPr="006412D6">
              <w:lastRenderedPageBreak/>
              <w:t>60</w:t>
            </w:r>
          </w:p>
        </w:tc>
        <w:tc>
          <w:tcPr>
            <w:tcW w:w="1020" w:type="dxa"/>
            <w:tcBorders>
              <w:top w:val="nil"/>
              <w:left w:val="nil"/>
              <w:bottom w:val="single" w:sz="4" w:space="0" w:color="auto"/>
              <w:right w:val="single" w:sz="4" w:space="0" w:color="auto"/>
            </w:tcBorders>
            <w:shd w:val="clear" w:color="auto" w:fill="auto"/>
            <w:noWrap/>
            <w:vAlign w:val="bottom"/>
            <w:hideMark/>
          </w:tcPr>
          <w:p w14:paraId="0B2ACC64" w14:textId="77777777" w:rsidR="00A821C6" w:rsidRPr="006412D6" w:rsidRDefault="00A821C6" w:rsidP="00AE0599">
            <w:r w:rsidRPr="006412D6">
              <w:t>x"005F"</w:t>
            </w:r>
          </w:p>
        </w:tc>
        <w:tc>
          <w:tcPr>
            <w:tcW w:w="2080" w:type="dxa"/>
            <w:tcBorders>
              <w:top w:val="nil"/>
              <w:left w:val="nil"/>
              <w:bottom w:val="single" w:sz="4" w:space="0" w:color="auto"/>
              <w:right w:val="single" w:sz="4" w:space="0" w:color="auto"/>
            </w:tcBorders>
            <w:shd w:val="clear" w:color="auto" w:fill="auto"/>
            <w:noWrap/>
            <w:vAlign w:val="bottom"/>
            <w:hideMark/>
          </w:tcPr>
          <w:p w14:paraId="03EFD9D2" w14:textId="77777777" w:rsidR="00A821C6" w:rsidRPr="006412D6" w:rsidRDefault="00A821C6" w:rsidP="00AE0599">
            <w:r w:rsidRPr="006412D6">
              <w:t>1100001</w:t>
            </w:r>
          </w:p>
        </w:tc>
      </w:tr>
      <w:tr w:rsidR="00A821C6" w:rsidRPr="006412D6" w14:paraId="52BDCA3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8B4012C" w14:textId="77777777" w:rsidR="00A821C6" w:rsidRPr="006412D6" w:rsidRDefault="00A821C6" w:rsidP="00AE0599">
            <w:r w:rsidRPr="006412D6">
              <w:t>61</w:t>
            </w:r>
          </w:p>
        </w:tc>
        <w:tc>
          <w:tcPr>
            <w:tcW w:w="1020" w:type="dxa"/>
            <w:tcBorders>
              <w:top w:val="nil"/>
              <w:left w:val="nil"/>
              <w:bottom w:val="single" w:sz="4" w:space="0" w:color="auto"/>
              <w:right w:val="single" w:sz="4" w:space="0" w:color="auto"/>
            </w:tcBorders>
            <w:shd w:val="clear" w:color="auto" w:fill="auto"/>
            <w:noWrap/>
            <w:vAlign w:val="bottom"/>
            <w:hideMark/>
          </w:tcPr>
          <w:p w14:paraId="4C9DBC8A" w14:textId="77777777" w:rsidR="00A821C6" w:rsidRPr="006412D6" w:rsidRDefault="00A821C6" w:rsidP="00AE0599">
            <w:r w:rsidRPr="006412D6">
              <w:t>x"0060"</w:t>
            </w:r>
          </w:p>
        </w:tc>
        <w:tc>
          <w:tcPr>
            <w:tcW w:w="2080" w:type="dxa"/>
            <w:tcBorders>
              <w:top w:val="nil"/>
              <w:left w:val="nil"/>
              <w:bottom w:val="single" w:sz="4" w:space="0" w:color="auto"/>
              <w:right w:val="single" w:sz="4" w:space="0" w:color="auto"/>
            </w:tcBorders>
            <w:shd w:val="clear" w:color="auto" w:fill="auto"/>
            <w:noWrap/>
            <w:vAlign w:val="bottom"/>
            <w:hideMark/>
          </w:tcPr>
          <w:p w14:paraId="5A56E5E1" w14:textId="77777777" w:rsidR="00A821C6" w:rsidRPr="006412D6" w:rsidRDefault="00A821C6" w:rsidP="00AE0599">
            <w:r w:rsidRPr="006412D6">
              <w:t>1100010</w:t>
            </w:r>
          </w:p>
        </w:tc>
      </w:tr>
      <w:tr w:rsidR="00A821C6" w:rsidRPr="006412D6" w14:paraId="271F852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603AC3F" w14:textId="77777777" w:rsidR="00A821C6" w:rsidRPr="006412D6" w:rsidRDefault="00A821C6" w:rsidP="00AE0599">
            <w:r w:rsidRPr="006412D6">
              <w:t>62</w:t>
            </w:r>
          </w:p>
        </w:tc>
        <w:tc>
          <w:tcPr>
            <w:tcW w:w="1020" w:type="dxa"/>
            <w:tcBorders>
              <w:top w:val="nil"/>
              <w:left w:val="nil"/>
              <w:bottom w:val="single" w:sz="4" w:space="0" w:color="auto"/>
              <w:right w:val="single" w:sz="4" w:space="0" w:color="auto"/>
            </w:tcBorders>
            <w:shd w:val="clear" w:color="auto" w:fill="auto"/>
            <w:noWrap/>
            <w:vAlign w:val="bottom"/>
            <w:hideMark/>
          </w:tcPr>
          <w:p w14:paraId="65F3C7EC" w14:textId="77777777" w:rsidR="00A821C6" w:rsidRPr="006412D6" w:rsidRDefault="00A821C6" w:rsidP="00AE0599">
            <w:r w:rsidRPr="006412D6">
              <w:t>x"0061"</w:t>
            </w:r>
          </w:p>
        </w:tc>
        <w:tc>
          <w:tcPr>
            <w:tcW w:w="2080" w:type="dxa"/>
            <w:tcBorders>
              <w:top w:val="nil"/>
              <w:left w:val="nil"/>
              <w:bottom w:val="single" w:sz="4" w:space="0" w:color="auto"/>
              <w:right w:val="single" w:sz="4" w:space="0" w:color="auto"/>
            </w:tcBorders>
            <w:shd w:val="clear" w:color="auto" w:fill="auto"/>
            <w:noWrap/>
            <w:vAlign w:val="bottom"/>
            <w:hideMark/>
          </w:tcPr>
          <w:p w14:paraId="54499D2C" w14:textId="77777777" w:rsidR="00A821C6" w:rsidRPr="006412D6" w:rsidRDefault="00A821C6" w:rsidP="00AE0599">
            <w:r w:rsidRPr="006412D6">
              <w:t>1100011</w:t>
            </w:r>
          </w:p>
        </w:tc>
      </w:tr>
      <w:tr w:rsidR="00A821C6" w:rsidRPr="006412D6" w14:paraId="5A0972D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F447079" w14:textId="77777777" w:rsidR="00A821C6" w:rsidRPr="006412D6" w:rsidRDefault="00A821C6" w:rsidP="00AE0599">
            <w:r w:rsidRPr="006412D6">
              <w:t>63</w:t>
            </w:r>
          </w:p>
        </w:tc>
        <w:tc>
          <w:tcPr>
            <w:tcW w:w="1020" w:type="dxa"/>
            <w:tcBorders>
              <w:top w:val="nil"/>
              <w:left w:val="nil"/>
              <w:bottom w:val="single" w:sz="4" w:space="0" w:color="auto"/>
              <w:right w:val="single" w:sz="4" w:space="0" w:color="auto"/>
            </w:tcBorders>
            <w:shd w:val="clear" w:color="auto" w:fill="auto"/>
            <w:noWrap/>
            <w:vAlign w:val="bottom"/>
            <w:hideMark/>
          </w:tcPr>
          <w:p w14:paraId="7F9BD873" w14:textId="77777777" w:rsidR="00A821C6" w:rsidRPr="006412D6" w:rsidRDefault="00A821C6" w:rsidP="00AE0599">
            <w:r w:rsidRPr="006412D6">
              <w:t>x"0062"</w:t>
            </w:r>
          </w:p>
        </w:tc>
        <w:tc>
          <w:tcPr>
            <w:tcW w:w="2080" w:type="dxa"/>
            <w:tcBorders>
              <w:top w:val="nil"/>
              <w:left w:val="nil"/>
              <w:bottom w:val="single" w:sz="4" w:space="0" w:color="auto"/>
              <w:right w:val="single" w:sz="4" w:space="0" w:color="auto"/>
            </w:tcBorders>
            <w:shd w:val="clear" w:color="auto" w:fill="auto"/>
            <w:noWrap/>
            <w:vAlign w:val="bottom"/>
            <w:hideMark/>
          </w:tcPr>
          <w:p w14:paraId="18CBB5C8" w14:textId="77777777" w:rsidR="00A821C6" w:rsidRPr="006412D6" w:rsidRDefault="00A821C6" w:rsidP="00AE0599">
            <w:r w:rsidRPr="006412D6">
              <w:t>1100100</w:t>
            </w:r>
          </w:p>
        </w:tc>
      </w:tr>
      <w:tr w:rsidR="00A821C6" w:rsidRPr="006412D6" w14:paraId="49EF058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786F932" w14:textId="77777777" w:rsidR="00A821C6" w:rsidRPr="006412D6" w:rsidRDefault="00A821C6" w:rsidP="00AE0599">
            <w:r w:rsidRPr="006412D6">
              <w:t>64</w:t>
            </w:r>
          </w:p>
        </w:tc>
        <w:tc>
          <w:tcPr>
            <w:tcW w:w="1020" w:type="dxa"/>
            <w:tcBorders>
              <w:top w:val="nil"/>
              <w:left w:val="nil"/>
              <w:bottom w:val="single" w:sz="4" w:space="0" w:color="auto"/>
              <w:right w:val="single" w:sz="4" w:space="0" w:color="auto"/>
            </w:tcBorders>
            <w:shd w:val="clear" w:color="auto" w:fill="auto"/>
            <w:noWrap/>
            <w:vAlign w:val="bottom"/>
            <w:hideMark/>
          </w:tcPr>
          <w:p w14:paraId="5012C642" w14:textId="77777777" w:rsidR="00A821C6" w:rsidRPr="006412D6" w:rsidRDefault="00A821C6" w:rsidP="00AE0599">
            <w:r w:rsidRPr="006412D6">
              <w:t>x"0063"</w:t>
            </w:r>
          </w:p>
        </w:tc>
        <w:tc>
          <w:tcPr>
            <w:tcW w:w="2080" w:type="dxa"/>
            <w:tcBorders>
              <w:top w:val="nil"/>
              <w:left w:val="nil"/>
              <w:bottom w:val="single" w:sz="4" w:space="0" w:color="auto"/>
              <w:right w:val="single" w:sz="4" w:space="0" w:color="auto"/>
            </w:tcBorders>
            <w:shd w:val="clear" w:color="auto" w:fill="auto"/>
            <w:noWrap/>
            <w:vAlign w:val="bottom"/>
            <w:hideMark/>
          </w:tcPr>
          <w:p w14:paraId="7B4CBCAC" w14:textId="77777777" w:rsidR="00A821C6" w:rsidRPr="006412D6" w:rsidRDefault="00A821C6" w:rsidP="00AE0599">
            <w:r w:rsidRPr="006412D6">
              <w:t>1100101</w:t>
            </w:r>
          </w:p>
        </w:tc>
      </w:tr>
      <w:tr w:rsidR="00A821C6" w:rsidRPr="006412D6" w14:paraId="4FC55F7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1B2D271" w14:textId="77777777" w:rsidR="00A821C6" w:rsidRPr="006412D6" w:rsidRDefault="00A821C6" w:rsidP="00AE0599">
            <w:r w:rsidRPr="006412D6">
              <w:t>65</w:t>
            </w:r>
          </w:p>
        </w:tc>
        <w:tc>
          <w:tcPr>
            <w:tcW w:w="1020" w:type="dxa"/>
            <w:tcBorders>
              <w:top w:val="nil"/>
              <w:left w:val="nil"/>
              <w:bottom w:val="single" w:sz="4" w:space="0" w:color="auto"/>
              <w:right w:val="single" w:sz="4" w:space="0" w:color="auto"/>
            </w:tcBorders>
            <w:shd w:val="clear" w:color="auto" w:fill="auto"/>
            <w:noWrap/>
            <w:vAlign w:val="bottom"/>
            <w:hideMark/>
          </w:tcPr>
          <w:p w14:paraId="74403C2C" w14:textId="77777777" w:rsidR="00A821C6" w:rsidRPr="006412D6" w:rsidRDefault="00A821C6" w:rsidP="00AE0599">
            <w:r w:rsidRPr="006412D6">
              <w:t>x"0064"</w:t>
            </w:r>
          </w:p>
        </w:tc>
        <w:tc>
          <w:tcPr>
            <w:tcW w:w="2080" w:type="dxa"/>
            <w:tcBorders>
              <w:top w:val="nil"/>
              <w:left w:val="nil"/>
              <w:bottom w:val="single" w:sz="4" w:space="0" w:color="auto"/>
              <w:right w:val="single" w:sz="4" w:space="0" w:color="auto"/>
            </w:tcBorders>
            <w:shd w:val="clear" w:color="auto" w:fill="auto"/>
            <w:noWrap/>
            <w:vAlign w:val="bottom"/>
            <w:hideMark/>
          </w:tcPr>
          <w:p w14:paraId="5F515F64" w14:textId="77777777" w:rsidR="00A821C6" w:rsidRPr="006412D6" w:rsidRDefault="00A821C6" w:rsidP="00AE0599">
            <w:r w:rsidRPr="006412D6">
              <w:t>1100110</w:t>
            </w:r>
          </w:p>
        </w:tc>
      </w:tr>
      <w:tr w:rsidR="00A821C6" w:rsidRPr="006412D6" w14:paraId="16F912C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1EC0D6E" w14:textId="77777777" w:rsidR="00A821C6" w:rsidRPr="006412D6" w:rsidRDefault="00A821C6" w:rsidP="00AE0599">
            <w:r w:rsidRPr="006412D6">
              <w:t>66</w:t>
            </w:r>
          </w:p>
        </w:tc>
        <w:tc>
          <w:tcPr>
            <w:tcW w:w="1020" w:type="dxa"/>
            <w:tcBorders>
              <w:top w:val="nil"/>
              <w:left w:val="nil"/>
              <w:bottom w:val="single" w:sz="4" w:space="0" w:color="auto"/>
              <w:right w:val="single" w:sz="4" w:space="0" w:color="auto"/>
            </w:tcBorders>
            <w:shd w:val="clear" w:color="auto" w:fill="auto"/>
            <w:noWrap/>
            <w:vAlign w:val="bottom"/>
            <w:hideMark/>
          </w:tcPr>
          <w:p w14:paraId="37CC0D74" w14:textId="77777777" w:rsidR="00A821C6" w:rsidRPr="006412D6" w:rsidRDefault="00A821C6" w:rsidP="00AE0599">
            <w:r w:rsidRPr="006412D6">
              <w:t>x"0065"</w:t>
            </w:r>
          </w:p>
        </w:tc>
        <w:tc>
          <w:tcPr>
            <w:tcW w:w="2080" w:type="dxa"/>
            <w:tcBorders>
              <w:top w:val="nil"/>
              <w:left w:val="nil"/>
              <w:bottom w:val="single" w:sz="4" w:space="0" w:color="auto"/>
              <w:right w:val="single" w:sz="4" w:space="0" w:color="auto"/>
            </w:tcBorders>
            <w:shd w:val="clear" w:color="auto" w:fill="auto"/>
            <w:noWrap/>
            <w:vAlign w:val="bottom"/>
            <w:hideMark/>
          </w:tcPr>
          <w:p w14:paraId="2A2CE279" w14:textId="77777777" w:rsidR="00A821C6" w:rsidRPr="006412D6" w:rsidRDefault="00A821C6" w:rsidP="00AE0599">
            <w:r w:rsidRPr="006412D6">
              <w:t>1100111</w:t>
            </w:r>
          </w:p>
        </w:tc>
      </w:tr>
      <w:tr w:rsidR="00A821C6" w:rsidRPr="006412D6" w14:paraId="4FD5675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C5309F4" w14:textId="77777777" w:rsidR="00A821C6" w:rsidRPr="006412D6" w:rsidRDefault="00A821C6" w:rsidP="00AE0599">
            <w:r w:rsidRPr="006412D6">
              <w:t>67</w:t>
            </w:r>
          </w:p>
        </w:tc>
        <w:tc>
          <w:tcPr>
            <w:tcW w:w="1020" w:type="dxa"/>
            <w:tcBorders>
              <w:top w:val="nil"/>
              <w:left w:val="nil"/>
              <w:bottom w:val="single" w:sz="4" w:space="0" w:color="auto"/>
              <w:right w:val="single" w:sz="4" w:space="0" w:color="auto"/>
            </w:tcBorders>
            <w:shd w:val="clear" w:color="auto" w:fill="auto"/>
            <w:noWrap/>
            <w:vAlign w:val="bottom"/>
            <w:hideMark/>
          </w:tcPr>
          <w:p w14:paraId="48B1BA6B" w14:textId="77777777" w:rsidR="00A821C6" w:rsidRPr="006412D6" w:rsidRDefault="00A821C6" w:rsidP="00AE0599">
            <w:r w:rsidRPr="006412D6">
              <w:t>x"0066"</w:t>
            </w:r>
          </w:p>
        </w:tc>
        <w:tc>
          <w:tcPr>
            <w:tcW w:w="2080" w:type="dxa"/>
            <w:tcBorders>
              <w:top w:val="nil"/>
              <w:left w:val="nil"/>
              <w:bottom w:val="single" w:sz="4" w:space="0" w:color="auto"/>
              <w:right w:val="single" w:sz="4" w:space="0" w:color="auto"/>
            </w:tcBorders>
            <w:shd w:val="clear" w:color="auto" w:fill="auto"/>
            <w:noWrap/>
            <w:vAlign w:val="bottom"/>
            <w:hideMark/>
          </w:tcPr>
          <w:p w14:paraId="6549808C" w14:textId="77777777" w:rsidR="00A821C6" w:rsidRPr="006412D6" w:rsidRDefault="00A821C6" w:rsidP="00AE0599">
            <w:r w:rsidRPr="006412D6">
              <w:t>1101000</w:t>
            </w:r>
          </w:p>
        </w:tc>
      </w:tr>
      <w:tr w:rsidR="00A821C6" w:rsidRPr="006412D6" w14:paraId="4CE3F4C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8EAE87F" w14:textId="77777777" w:rsidR="00A821C6" w:rsidRPr="006412D6" w:rsidRDefault="00A821C6" w:rsidP="00AE0599">
            <w:r w:rsidRPr="006412D6">
              <w:t>68</w:t>
            </w:r>
          </w:p>
        </w:tc>
        <w:tc>
          <w:tcPr>
            <w:tcW w:w="1020" w:type="dxa"/>
            <w:tcBorders>
              <w:top w:val="nil"/>
              <w:left w:val="nil"/>
              <w:bottom w:val="single" w:sz="4" w:space="0" w:color="auto"/>
              <w:right w:val="single" w:sz="4" w:space="0" w:color="auto"/>
            </w:tcBorders>
            <w:shd w:val="clear" w:color="auto" w:fill="auto"/>
            <w:noWrap/>
            <w:vAlign w:val="bottom"/>
            <w:hideMark/>
          </w:tcPr>
          <w:p w14:paraId="76E63330" w14:textId="77777777" w:rsidR="00A821C6" w:rsidRPr="006412D6" w:rsidRDefault="00A821C6" w:rsidP="00AE0599">
            <w:r w:rsidRPr="006412D6">
              <w:t>x"0067"</w:t>
            </w:r>
          </w:p>
        </w:tc>
        <w:tc>
          <w:tcPr>
            <w:tcW w:w="2080" w:type="dxa"/>
            <w:tcBorders>
              <w:top w:val="nil"/>
              <w:left w:val="nil"/>
              <w:bottom w:val="single" w:sz="4" w:space="0" w:color="auto"/>
              <w:right w:val="single" w:sz="4" w:space="0" w:color="auto"/>
            </w:tcBorders>
            <w:shd w:val="clear" w:color="auto" w:fill="auto"/>
            <w:noWrap/>
            <w:vAlign w:val="bottom"/>
            <w:hideMark/>
          </w:tcPr>
          <w:p w14:paraId="7846BD95" w14:textId="77777777" w:rsidR="00A821C6" w:rsidRPr="006412D6" w:rsidRDefault="00A821C6" w:rsidP="00AE0599">
            <w:r w:rsidRPr="006412D6">
              <w:t>1101001</w:t>
            </w:r>
          </w:p>
        </w:tc>
      </w:tr>
      <w:tr w:rsidR="00A821C6" w:rsidRPr="006412D6" w14:paraId="7E2FBC3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032C65E" w14:textId="77777777" w:rsidR="00A821C6" w:rsidRPr="006412D6" w:rsidRDefault="00A821C6" w:rsidP="00AE0599">
            <w:r w:rsidRPr="006412D6">
              <w:t>69</w:t>
            </w:r>
          </w:p>
        </w:tc>
        <w:tc>
          <w:tcPr>
            <w:tcW w:w="1020" w:type="dxa"/>
            <w:tcBorders>
              <w:top w:val="nil"/>
              <w:left w:val="nil"/>
              <w:bottom w:val="single" w:sz="4" w:space="0" w:color="auto"/>
              <w:right w:val="single" w:sz="4" w:space="0" w:color="auto"/>
            </w:tcBorders>
            <w:shd w:val="clear" w:color="auto" w:fill="auto"/>
            <w:noWrap/>
            <w:vAlign w:val="bottom"/>
            <w:hideMark/>
          </w:tcPr>
          <w:p w14:paraId="16F0EDF3" w14:textId="77777777" w:rsidR="00A821C6" w:rsidRPr="006412D6" w:rsidRDefault="00A821C6" w:rsidP="00AE0599">
            <w:r w:rsidRPr="006412D6">
              <w:t>x"0068"</w:t>
            </w:r>
          </w:p>
        </w:tc>
        <w:tc>
          <w:tcPr>
            <w:tcW w:w="2080" w:type="dxa"/>
            <w:tcBorders>
              <w:top w:val="nil"/>
              <w:left w:val="nil"/>
              <w:bottom w:val="single" w:sz="4" w:space="0" w:color="auto"/>
              <w:right w:val="single" w:sz="4" w:space="0" w:color="auto"/>
            </w:tcBorders>
            <w:shd w:val="clear" w:color="auto" w:fill="auto"/>
            <w:noWrap/>
            <w:vAlign w:val="bottom"/>
            <w:hideMark/>
          </w:tcPr>
          <w:p w14:paraId="33E54909" w14:textId="77777777" w:rsidR="00A821C6" w:rsidRPr="006412D6" w:rsidRDefault="00A821C6" w:rsidP="00AE0599">
            <w:r w:rsidRPr="006412D6">
              <w:t>1101010</w:t>
            </w:r>
          </w:p>
        </w:tc>
      </w:tr>
      <w:tr w:rsidR="00A821C6" w:rsidRPr="006412D6" w14:paraId="64B190B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854F4BC" w14:textId="77777777" w:rsidR="00A821C6" w:rsidRPr="006412D6" w:rsidRDefault="00A821C6" w:rsidP="00AE0599">
            <w:r w:rsidRPr="006412D6">
              <w:t>6a</w:t>
            </w:r>
          </w:p>
        </w:tc>
        <w:tc>
          <w:tcPr>
            <w:tcW w:w="1020" w:type="dxa"/>
            <w:tcBorders>
              <w:top w:val="nil"/>
              <w:left w:val="nil"/>
              <w:bottom w:val="single" w:sz="4" w:space="0" w:color="auto"/>
              <w:right w:val="single" w:sz="4" w:space="0" w:color="auto"/>
            </w:tcBorders>
            <w:shd w:val="clear" w:color="auto" w:fill="auto"/>
            <w:noWrap/>
            <w:vAlign w:val="bottom"/>
            <w:hideMark/>
          </w:tcPr>
          <w:p w14:paraId="3E3D86EC" w14:textId="77777777" w:rsidR="00A821C6" w:rsidRPr="006412D6" w:rsidRDefault="00A821C6" w:rsidP="00AE0599">
            <w:r w:rsidRPr="006412D6">
              <w:t>x"0069"</w:t>
            </w:r>
          </w:p>
        </w:tc>
        <w:tc>
          <w:tcPr>
            <w:tcW w:w="2080" w:type="dxa"/>
            <w:tcBorders>
              <w:top w:val="nil"/>
              <w:left w:val="nil"/>
              <w:bottom w:val="single" w:sz="4" w:space="0" w:color="auto"/>
              <w:right w:val="single" w:sz="4" w:space="0" w:color="auto"/>
            </w:tcBorders>
            <w:shd w:val="clear" w:color="auto" w:fill="auto"/>
            <w:noWrap/>
            <w:vAlign w:val="bottom"/>
            <w:hideMark/>
          </w:tcPr>
          <w:p w14:paraId="596DCF2B" w14:textId="77777777" w:rsidR="00A821C6" w:rsidRPr="006412D6" w:rsidRDefault="00A821C6" w:rsidP="00AE0599">
            <w:r w:rsidRPr="006412D6">
              <w:t>1101011</w:t>
            </w:r>
          </w:p>
        </w:tc>
      </w:tr>
      <w:tr w:rsidR="00A821C6" w:rsidRPr="006412D6" w14:paraId="2A2B4D1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B0AA6FD" w14:textId="77777777" w:rsidR="00A821C6" w:rsidRPr="006412D6" w:rsidRDefault="00A821C6" w:rsidP="00AE0599">
            <w:r w:rsidRPr="006412D6">
              <w:t>6b</w:t>
            </w:r>
          </w:p>
        </w:tc>
        <w:tc>
          <w:tcPr>
            <w:tcW w:w="1020" w:type="dxa"/>
            <w:tcBorders>
              <w:top w:val="nil"/>
              <w:left w:val="nil"/>
              <w:bottom w:val="single" w:sz="4" w:space="0" w:color="auto"/>
              <w:right w:val="single" w:sz="4" w:space="0" w:color="auto"/>
            </w:tcBorders>
            <w:shd w:val="clear" w:color="auto" w:fill="auto"/>
            <w:noWrap/>
            <w:vAlign w:val="bottom"/>
            <w:hideMark/>
          </w:tcPr>
          <w:p w14:paraId="32B4E2D8" w14:textId="77777777" w:rsidR="00A821C6" w:rsidRPr="006412D6" w:rsidRDefault="00A821C6" w:rsidP="00AE0599">
            <w:r w:rsidRPr="006412D6">
              <w:t>x"006A"</w:t>
            </w:r>
          </w:p>
        </w:tc>
        <w:tc>
          <w:tcPr>
            <w:tcW w:w="2080" w:type="dxa"/>
            <w:tcBorders>
              <w:top w:val="nil"/>
              <w:left w:val="nil"/>
              <w:bottom w:val="single" w:sz="4" w:space="0" w:color="auto"/>
              <w:right w:val="single" w:sz="4" w:space="0" w:color="auto"/>
            </w:tcBorders>
            <w:shd w:val="clear" w:color="auto" w:fill="auto"/>
            <w:noWrap/>
            <w:vAlign w:val="bottom"/>
            <w:hideMark/>
          </w:tcPr>
          <w:p w14:paraId="606F5561" w14:textId="77777777" w:rsidR="00A821C6" w:rsidRPr="006412D6" w:rsidRDefault="00A821C6" w:rsidP="00AE0599">
            <w:r w:rsidRPr="006412D6">
              <w:t>1101100</w:t>
            </w:r>
          </w:p>
        </w:tc>
      </w:tr>
      <w:tr w:rsidR="00A821C6" w:rsidRPr="006412D6" w14:paraId="7DEFE34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A38756B" w14:textId="77777777" w:rsidR="00A821C6" w:rsidRPr="006412D6" w:rsidRDefault="00A821C6" w:rsidP="00AE0599">
            <w:r w:rsidRPr="006412D6">
              <w:t>6c</w:t>
            </w:r>
          </w:p>
        </w:tc>
        <w:tc>
          <w:tcPr>
            <w:tcW w:w="1020" w:type="dxa"/>
            <w:tcBorders>
              <w:top w:val="nil"/>
              <w:left w:val="nil"/>
              <w:bottom w:val="single" w:sz="4" w:space="0" w:color="auto"/>
              <w:right w:val="single" w:sz="4" w:space="0" w:color="auto"/>
            </w:tcBorders>
            <w:shd w:val="clear" w:color="auto" w:fill="auto"/>
            <w:noWrap/>
            <w:vAlign w:val="bottom"/>
            <w:hideMark/>
          </w:tcPr>
          <w:p w14:paraId="42FD6775" w14:textId="77777777" w:rsidR="00A821C6" w:rsidRPr="006412D6" w:rsidRDefault="00A821C6" w:rsidP="00AE0599">
            <w:r w:rsidRPr="006412D6">
              <w:t>x"006B"</w:t>
            </w:r>
          </w:p>
        </w:tc>
        <w:tc>
          <w:tcPr>
            <w:tcW w:w="2080" w:type="dxa"/>
            <w:tcBorders>
              <w:top w:val="nil"/>
              <w:left w:val="nil"/>
              <w:bottom w:val="single" w:sz="4" w:space="0" w:color="auto"/>
              <w:right w:val="single" w:sz="4" w:space="0" w:color="auto"/>
            </w:tcBorders>
            <w:shd w:val="clear" w:color="auto" w:fill="auto"/>
            <w:noWrap/>
            <w:vAlign w:val="bottom"/>
            <w:hideMark/>
          </w:tcPr>
          <w:p w14:paraId="0E76C853" w14:textId="77777777" w:rsidR="00A821C6" w:rsidRPr="006412D6" w:rsidRDefault="00A821C6" w:rsidP="00AE0599">
            <w:r w:rsidRPr="006412D6">
              <w:t>1101101</w:t>
            </w:r>
          </w:p>
        </w:tc>
      </w:tr>
      <w:tr w:rsidR="00A821C6" w:rsidRPr="006412D6" w14:paraId="53C0E07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6F0084A" w14:textId="77777777" w:rsidR="00A821C6" w:rsidRPr="006412D6" w:rsidRDefault="00A821C6" w:rsidP="00AE0599">
            <w:r w:rsidRPr="006412D6">
              <w:t>6d</w:t>
            </w:r>
          </w:p>
        </w:tc>
        <w:tc>
          <w:tcPr>
            <w:tcW w:w="1020" w:type="dxa"/>
            <w:tcBorders>
              <w:top w:val="nil"/>
              <w:left w:val="nil"/>
              <w:bottom w:val="single" w:sz="4" w:space="0" w:color="auto"/>
              <w:right w:val="single" w:sz="4" w:space="0" w:color="auto"/>
            </w:tcBorders>
            <w:shd w:val="clear" w:color="auto" w:fill="auto"/>
            <w:noWrap/>
            <w:vAlign w:val="bottom"/>
            <w:hideMark/>
          </w:tcPr>
          <w:p w14:paraId="717B00E1" w14:textId="77777777" w:rsidR="00A821C6" w:rsidRPr="006412D6" w:rsidRDefault="00A821C6" w:rsidP="00AE0599">
            <w:r w:rsidRPr="006412D6">
              <w:t>x"006C"</w:t>
            </w:r>
          </w:p>
        </w:tc>
        <w:tc>
          <w:tcPr>
            <w:tcW w:w="2080" w:type="dxa"/>
            <w:tcBorders>
              <w:top w:val="nil"/>
              <w:left w:val="nil"/>
              <w:bottom w:val="single" w:sz="4" w:space="0" w:color="auto"/>
              <w:right w:val="single" w:sz="4" w:space="0" w:color="auto"/>
            </w:tcBorders>
            <w:shd w:val="clear" w:color="auto" w:fill="auto"/>
            <w:noWrap/>
            <w:vAlign w:val="bottom"/>
            <w:hideMark/>
          </w:tcPr>
          <w:p w14:paraId="16DDBDA3" w14:textId="77777777" w:rsidR="00A821C6" w:rsidRPr="006412D6" w:rsidRDefault="00A821C6" w:rsidP="00AE0599">
            <w:r w:rsidRPr="006412D6">
              <w:t>1101110</w:t>
            </w:r>
          </w:p>
        </w:tc>
      </w:tr>
      <w:tr w:rsidR="00A821C6" w:rsidRPr="006412D6" w14:paraId="177EEF6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97035A9" w14:textId="77777777" w:rsidR="00A821C6" w:rsidRPr="006412D6" w:rsidRDefault="00A821C6" w:rsidP="00AE0599">
            <w:r w:rsidRPr="006412D6">
              <w:t>6e</w:t>
            </w:r>
          </w:p>
        </w:tc>
        <w:tc>
          <w:tcPr>
            <w:tcW w:w="1020" w:type="dxa"/>
            <w:tcBorders>
              <w:top w:val="nil"/>
              <w:left w:val="nil"/>
              <w:bottom w:val="single" w:sz="4" w:space="0" w:color="auto"/>
              <w:right w:val="single" w:sz="4" w:space="0" w:color="auto"/>
            </w:tcBorders>
            <w:shd w:val="clear" w:color="auto" w:fill="auto"/>
            <w:noWrap/>
            <w:vAlign w:val="bottom"/>
            <w:hideMark/>
          </w:tcPr>
          <w:p w14:paraId="50C7549B" w14:textId="77777777" w:rsidR="00A821C6" w:rsidRPr="006412D6" w:rsidRDefault="00A821C6" w:rsidP="00AE0599">
            <w:r w:rsidRPr="006412D6">
              <w:t>x"006D"</w:t>
            </w:r>
          </w:p>
        </w:tc>
        <w:tc>
          <w:tcPr>
            <w:tcW w:w="2080" w:type="dxa"/>
            <w:tcBorders>
              <w:top w:val="nil"/>
              <w:left w:val="nil"/>
              <w:bottom w:val="single" w:sz="4" w:space="0" w:color="auto"/>
              <w:right w:val="single" w:sz="4" w:space="0" w:color="auto"/>
            </w:tcBorders>
            <w:shd w:val="clear" w:color="auto" w:fill="auto"/>
            <w:noWrap/>
            <w:vAlign w:val="bottom"/>
            <w:hideMark/>
          </w:tcPr>
          <w:p w14:paraId="0A05B1B4" w14:textId="77777777" w:rsidR="00A821C6" w:rsidRPr="006412D6" w:rsidRDefault="00A821C6" w:rsidP="00AE0599">
            <w:r w:rsidRPr="006412D6">
              <w:t>1101111</w:t>
            </w:r>
          </w:p>
        </w:tc>
      </w:tr>
      <w:tr w:rsidR="00A821C6" w:rsidRPr="006412D6" w14:paraId="4053B73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BB21D6C" w14:textId="77777777" w:rsidR="00A821C6" w:rsidRPr="006412D6" w:rsidRDefault="00A821C6" w:rsidP="00AE0599">
            <w:r w:rsidRPr="006412D6">
              <w:t>6f</w:t>
            </w:r>
          </w:p>
        </w:tc>
        <w:tc>
          <w:tcPr>
            <w:tcW w:w="1020" w:type="dxa"/>
            <w:tcBorders>
              <w:top w:val="nil"/>
              <w:left w:val="nil"/>
              <w:bottom w:val="single" w:sz="4" w:space="0" w:color="auto"/>
              <w:right w:val="single" w:sz="4" w:space="0" w:color="auto"/>
            </w:tcBorders>
            <w:shd w:val="clear" w:color="auto" w:fill="auto"/>
            <w:noWrap/>
            <w:vAlign w:val="bottom"/>
            <w:hideMark/>
          </w:tcPr>
          <w:p w14:paraId="7B1FB97B" w14:textId="77777777" w:rsidR="00A821C6" w:rsidRPr="006412D6" w:rsidRDefault="00A821C6" w:rsidP="00AE0599">
            <w:r w:rsidRPr="006412D6">
              <w:t>x"006E"</w:t>
            </w:r>
          </w:p>
        </w:tc>
        <w:tc>
          <w:tcPr>
            <w:tcW w:w="2080" w:type="dxa"/>
            <w:tcBorders>
              <w:top w:val="nil"/>
              <w:left w:val="nil"/>
              <w:bottom w:val="single" w:sz="4" w:space="0" w:color="auto"/>
              <w:right w:val="single" w:sz="4" w:space="0" w:color="auto"/>
            </w:tcBorders>
            <w:shd w:val="clear" w:color="auto" w:fill="auto"/>
            <w:noWrap/>
            <w:vAlign w:val="bottom"/>
            <w:hideMark/>
          </w:tcPr>
          <w:p w14:paraId="0B1BB0A1" w14:textId="77777777" w:rsidR="00A821C6" w:rsidRPr="006412D6" w:rsidRDefault="00A821C6" w:rsidP="00AE0599">
            <w:r w:rsidRPr="006412D6">
              <w:t>1110000</w:t>
            </w:r>
          </w:p>
        </w:tc>
      </w:tr>
      <w:tr w:rsidR="00A821C6" w:rsidRPr="006412D6" w14:paraId="1420A7C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6A90263" w14:textId="77777777" w:rsidR="00A821C6" w:rsidRPr="006412D6" w:rsidRDefault="00A821C6" w:rsidP="00AE0599">
            <w:r w:rsidRPr="006412D6">
              <w:t>70</w:t>
            </w:r>
          </w:p>
        </w:tc>
        <w:tc>
          <w:tcPr>
            <w:tcW w:w="1020" w:type="dxa"/>
            <w:tcBorders>
              <w:top w:val="nil"/>
              <w:left w:val="nil"/>
              <w:bottom w:val="single" w:sz="4" w:space="0" w:color="auto"/>
              <w:right w:val="single" w:sz="4" w:space="0" w:color="auto"/>
            </w:tcBorders>
            <w:shd w:val="clear" w:color="auto" w:fill="auto"/>
            <w:noWrap/>
            <w:vAlign w:val="bottom"/>
            <w:hideMark/>
          </w:tcPr>
          <w:p w14:paraId="7CCD7364" w14:textId="77777777" w:rsidR="00A821C6" w:rsidRPr="006412D6" w:rsidRDefault="00A821C6" w:rsidP="00AE0599">
            <w:r w:rsidRPr="006412D6">
              <w:t>x"006F"</w:t>
            </w:r>
          </w:p>
        </w:tc>
        <w:tc>
          <w:tcPr>
            <w:tcW w:w="2080" w:type="dxa"/>
            <w:tcBorders>
              <w:top w:val="nil"/>
              <w:left w:val="nil"/>
              <w:bottom w:val="single" w:sz="4" w:space="0" w:color="auto"/>
              <w:right w:val="single" w:sz="4" w:space="0" w:color="auto"/>
            </w:tcBorders>
            <w:shd w:val="clear" w:color="auto" w:fill="auto"/>
            <w:noWrap/>
            <w:vAlign w:val="bottom"/>
            <w:hideMark/>
          </w:tcPr>
          <w:p w14:paraId="70D0C4F4" w14:textId="77777777" w:rsidR="00A821C6" w:rsidRPr="006412D6" w:rsidRDefault="00A821C6" w:rsidP="00AE0599">
            <w:r w:rsidRPr="006412D6">
              <w:t>1110001</w:t>
            </w:r>
          </w:p>
        </w:tc>
      </w:tr>
      <w:tr w:rsidR="00A821C6" w:rsidRPr="006412D6" w14:paraId="7CCDD01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3D11665" w14:textId="77777777" w:rsidR="00A821C6" w:rsidRPr="006412D6" w:rsidRDefault="00A821C6" w:rsidP="00AE0599">
            <w:r w:rsidRPr="006412D6">
              <w:t>71</w:t>
            </w:r>
          </w:p>
        </w:tc>
        <w:tc>
          <w:tcPr>
            <w:tcW w:w="1020" w:type="dxa"/>
            <w:tcBorders>
              <w:top w:val="nil"/>
              <w:left w:val="nil"/>
              <w:bottom w:val="single" w:sz="4" w:space="0" w:color="auto"/>
              <w:right w:val="single" w:sz="4" w:space="0" w:color="auto"/>
            </w:tcBorders>
            <w:shd w:val="clear" w:color="auto" w:fill="auto"/>
            <w:noWrap/>
            <w:vAlign w:val="bottom"/>
            <w:hideMark/>
          </w:tcPr>
          <w:p w14:paraId="4754F4C3" w14:textId="77777777" w:rsidR="00A821C6" w:rsidRPr="006412D6" w:rsidRDefault="00A821C6" w:rsidP="00AE0599">
            <w:r w:rsidRPr="006412D6">
              <w:t>x"0070"</w:t>
            </w:r>
          </w:p>
        </w:tc>
        <w:tc>
          <w:tcPr>
            <w:tcW w:w="2080" w:type="dxa"/>
            <w:tcBorders>
              <w:top w:val="nil"/>
              <w:left w:val="nil"/>
              <w:bottom w:val="single" w:sz="4" w:space="0" w:color="auto"/>
              <w:right w:val="single" w:sz="4" w:space="0" w:color="auto"/>
            </w:tcBorders>
            <w:shd w:val="clear" w:color="auto" w:fill="auto"/>
            <w:noWrap/>
            <w:vAlign w:val="bottom"/>
            <w:hideMark/>
          </w:tcPr>
          <w:p w14:paraId="213EAF0A" w14:textId="77777777" w:rsidR="00A821C6" w:rsidRPr="006412D6" w:rsidRDefault="00A821C6" w:rsidP="00AE0599">
            <w:r w:rsidRPr="006412D6">
              <w:t>1110010</w:t>
            </w:r>
          </w:p>
        </w:tc>
      </w:tr>
      <w:tr w:rsidR="00A821C6" w:rsidRPr="006412D6" w14:paraId="20617D6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EB440A4" w14:textId="77777777" w:rsidR="00A821C6" w:rsidRPr="006412D6" w:rsidRDefault="00A821C6" w:rsidP="00AE0599">
            <w:r w:rsidRPr="006412D6">
              <w:t>72</w:t>
            </w:r>
          </w:p>
        </w:tc>
        <w:tc>
          <w:tcPr>
            <w:tcW w:w="1020" w:type="dxa"/>
            <w:tcBorders>
              <w:top w:val="nil"/>
              <w:left w:val="nil"/>
              <w:bottom w:val="single" w:sz="4" w:space="0" w:color="auto"/>
              <w:right w:val="single" w:sz="4" w:space="0" w:color="auto"/>
            </w:tcBorders>
            <w:shd w:val="clear" w:color="auto" w:fill="auto"/>
            <w:noWrap/>
            <w:vAlign w:val="bottom"/>
            <w:hideMark/>
          </w:tcPr>
          <w:p w14:paraId="6420C864" w14:textId="77777777" w:rsidR="00A821C6" w:rsidRPr="006412D6" w:rsidRDefault="00A821C6" w:rsidP="00AE0599">
            <w:r w:rsidRPr="006412D6">
              <w:t>x"0071"</w:t>
            </w:r>
          </w:p>
        </w:tc>
        <w:tc>
          <w:tcPr>
            <w:tcW w:w="2080" w:type="dxa"/>
            <w:tcBorders>
              <w:top w:val="nil"/>
              <w:left w:val="nil"/>
              <w:bottom w:val="single" w:sz="4" w:space="0" w:color="auto"/>
              <w:right w:val="single" w:sz="4" w:space="0" w:color="auto"/>
            </w:tcBorders>
            <w:shd w:val="clear" w:color="auto" w:fill="auto"/>
            <w:noWrap/>
            <w:vAlign w:val="bottom"/>
            <w:hideMark/>
          </w:tcPr>
          <w:p w14:paraId="58B4850F" w14:textId="77777777" w:rsidR="00A821C6" w:rsidRPr="006412D6" w:rsidRDefault="00A821C6" w:rsidP="00AE0599">
            <w:r w:rsidRPr="006412D6">
              <w:t>1110011</w:t>
            </w:r>
          </w:p>
        </w:tc>
      </w:tr>
      <w:tr w:rsidR="00A821C6" w:rsidRPr="006412D6" w14:paraId="3A16623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146993" w14:textId="77777777" w:rsidR="00A821C6" w:rsidRPr="006412D6" w:rsidRDefault="00A821C6" w:rsidP="00AE0599">
            <w:r w:rsidRPr="006412D6">
              <w:t>73</w:t>
            </w:r>
          </w:p>
        </w:tc>
        <w:tc>
          <w:tcPr>
            <w:tcW w:w="1020" w:type="dxa"/>
            <w:tcBorders>
              <w:top w:val="nil"/>
              <w:left w:val="nil"/>
              <w:bottom w:val="single" w:sz="4" w:space="0" w:color="auto"/>
              <w:right w:val="single" w:sz="4" w:space="0" w:color="auto"/>
            </w:tcBorders>
            <w:shd w:val="clear" w:color="auto" w:fill="auto"/>
            <w:noWrap/>
            <w:vAlign w:val="bottom"/>
            <w:hideMark/>
          </w:tcPr>
          <w:p w14:paraId="45231D18" w14:textId="77777777" w:rsidR="00A821C6" w:rsidRPr="006412D6" w:rsidRDefault="00A821C6" w:rsidP="00AE0599">
            <w:r w:rsidRPr="006412D6">
              <w:t>x"0072"</w:t>
            </w:r>
          </w:p>
        </w:tc>
        <w:tc>
          <w:tcPr>
            <w:tcW w:w="2080" w:type="dxa"/>
            <w:tcBorders>
              <w:top w:val="nil"/>
              <w:left w:val="nil"/>
              <w:bottom w:val="single" w:sz="4" w:space="0" w:color="auto"/>
              <w:right w:val="single" w:sz="4" w:space="0" w:color="auto"/>
            </w:tcBorders>
            <w:shd w:val="clear" w:color="auto" w:fill="auto"/>
            <w:noWrap/>
            <w:vAlign w:val="bottom"/>
            <w:hideMark/>
          </w:tcPr>
          <w:p w14:paraId="6F2002C0" w14:textId="77777777" w:rsidR="00A821C6" w:rsidRPr="006412D6" w:rsidRDefault="00A821C6" w:rsidP="00AE0599">
            <w:r w:rsidRPr="006412D6">
              <w:t>1110100</w:t>
            </w:r>
          </w:p>
        </w:tc>
      </w:tr>
      <w:tr w:rsidR="00A821C6" w:rsidRPr="006412D6" w14:paraId="31D893D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7C258CF" w14:textId="77777777" w:rsidR="00A821C6" w:rsidRPr="006412D6" w:rsidRDefault="00A821C6" w:rsidP="00AE0599">
            <w:r w:rsidRPr="006412D6">
              <w:t>74</w:t>
            </w:r>
          </w:p>
        </w:tc>
        <w:tc>
          <w:tcPr>
            <w:tcW w:w="1020" w:type="dxa"/>
            <w:tcBorders>
              <w:top w:val="nil"/>
              <w:left w:val="nil"/>
              <w:bottom w:val="single" w:sz="4" w:space="0" w:color="auto"/>
              <w:right w:val="single" w:sz="4" w:space="0" w:color="auto"/>
            </w:tcBorders>
            <w:shd w:val="clear" w:color="auto" w:fill="auto"/>
            <w:noWrap/>
            <w:vAlign w:val="bottom"/>
            <w:hideMark/>
          </w:tcPr>
          <w:p w14:paraId="45D5B09A" w14:textId="77777777" w:rsidR="00A821C6" w:rsidRPr="006412D6" w:rsidRDefault="00A821C6" w:rsidP="00AE0599">
            <w:r w:rsidRPr="006412D6">
              <w:t>x"0073"</w:t>
            </w:r>
          </w:p>
        </w:tc>
        <w:tc>
          <w:tcPr>
            <w:tcW w:w="2080" w:type="dxa"/>
            <w:tcBorders>
              <w:top w:val="nil"/>
              <w:left w:val="nil"/>
              <w:bottom w:val="single" w:sz="4" w:space="0" w:color="auto"/>
              <w:right w:val="single" w:sz="4" w:space="0" w:color="auto"/>
            </w:tcBorders>
            <w:shd w:val="clear" w:color="auto" w:fill="auto"/>
            <w:noWrap/>
            <w:vAlign w:val="bottom"/>
            <w:hideMark/>
          </w:tcPr>
          <w:p w14:paraId="31E4CEA6" w14:textId="77777777" w:rsidR="00A821C6" w:rsidRPr="006412D6" w:rsidRDefault="00A821C6" w:rsidP="00AE0599">
            <w:r w:rsidRPr="006412D6">
              <w:t>1110101</w:t>
            </w:r>
          </w:p>
        </w:tc>
      </w:tr>
      <w:tr w:rsidR="00A821C6" w:rsidRPr="006412D6" w14:paraId="480A18F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AB86C6" w14:textId="77777777" w:rsidR="00A821C6" w:rsidRPr="006412D6" w:rsidRDefault="00A821C6" w:rsidP="00AE0599">
            <w:r w:rsidRPr="006412D6">
              <w:t>75</w:t>
            </w:r>
          </w:p>
        </w:tc>
        <w:tc>
          <w:tcPr>
            <w:tcW w:w="1020" w:type="dxa"/>
            <w:tcBorders>
              <w:top w:val="nil"/>
              <w:left w:val="nil"/>
              <w:bottom w:val="single" w:sz="4" w:space="0" w:color="auto"/>
              <w:right w:val="single" w:sz="4" w:space="0" w:color="auto"/>
            </w:tcBorders>
            <w:shd w:val="clear" w:color="auto" w:fill="auto"/>
            <w:noWrap/>
            <w:vAlign w:val="bottom"/>
            <w:hideMark/>
          </w:tcPr>
          <w:p w14:paraId="3B5E4F91" w14:textId="77777777" w:rsidR="00A821C6" w:rsidRPr="006412D6" w:rsidRDefault="00A821C6" w:rsidP="00AE0599">
            <w:r w:rsidRPr="006412D6">
              <w:t>x"0074"</w:t>
            </w:r>
          </w:p>
        </w:tc>
        <w:tc>
          <w:tcPr>
            <w:tcW w:w="2080" w:type="dxa"/>
            <w:tcBorders>
              <w:top w:val="nil"/>
              <w:left w:val="nil"/>
              <w:bottom w:val="single" w:sz="4" w:space="0" w:color="auto"/>
              <w:right w:val="single" w:sz="4" w:space="0" w:color="auto"/>
            </w:tcBorders>
            <w:shd w:val="clear" w:color="auto" w:fill="auto"/>
            <w:noWrap/>
            <w:vAlign w:val="bottom"/>
            <w:hideMark/>
          </w:tcPr>
          <w:p w14:paraId="2C1F4E43" w14:textId="77777777" w:rsidR="00A821C6" w:rsidRPr="006412D6" w:rsidRDefault="00A821C6" w:rsidP="00AE0599">
            <w:r w:rsidRPr="006412D6">
              <w:t>1110110</w:t>
            </w:r>
          </w:p>
        </w:tc>
      </w:tr>
      <w:tr w:rsidR="00A821C6" w:rsidRPr="006412D6" w14:paraId="42819FD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66D61AD" w14:textId="77777777" w:rsidR="00A821C6" w:rsidRPr="006412D6" w:rsidRDefault="00A821C6" w:rsidP="00AE0599">
            <w:r w:rsidRPr="006412D6">
              <w:t>76</w:t>
            </w:r>
          </w:p>
        </w:tc>
        <w:tc>
          <w:tcPr>
            <w:tcW w:w="1020" w:type="dxa"/>
            <w:tcBorders>
              <w:top w:val="nil"/>
              <w:left w:val="nil"/>
              <w:bottom w:val="single" w:sz="4" w:space="0" w:color="auto"/>
              <w:right w:val="single" w:sz="4" w:space="0" w:color="auto"/>
            </w:tcBorders>
            <w:shd w:val="clear" w:color="auto" w:fill="auto"/>
            <w:noWrap/>
            <w:vAlign w:val="bottom"/>
            <w:hideMark/>
          </w:tcPr>
          <w:p w14:paraId="6D48F36D" w14:textId="77777777" w:rsidR="00A821C6" w:rsidRPr="006412D6" w:rsidRDefault="00A821C6" w:rsidP="00AE0599">
            <w:r w:rsidRPr="006412D6">
              <w:t>x"0075"</w:t>
            </w:r>
          </w:p>
        </w:tc>
        <w:tc>
          <w:tcPr>
            <w:tcW w:w="2080" w:type="dxa"/>
            <w:tcBorders>
              <w:top w:val="nil"/>
              <w:left w:val="nil"/>
              <w:bottom w:val="single" w:sz="4" w:space="0" w:color="auto"/>
              <w:right w:val="single" w:sz="4" w:space="0" w:color="auto"/>
            </w:tcBorders>
            <w:shd w:val="clear" w:color="auto" w:fill="auto"/>
            <w:noWrap/>
            <w:vAlign w:val="bottom"/>
            <w:hideMark/>
          </w:tcPr>
          <w:p w14:paraId="22AF84AD" w14:textId="77777777" w:rsidR="00A821C6" w:rsidRPr="006412D6" w:rsidRDefault="00A821C6" w:rsidP="00AE0599">
            <w:r w:rsidRPr="006412D6">
              <w:t>1110111</w:t>
            </w:r>
          </w:p>
        </w:tc>
      </w:tr>
      <w:tr w:rsidR="00A821C6" w:rsidRPr="006412D6" w14:paraId="076D714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1DEB1EA" w14:textId="77777777" w:rsidR="00A821C6" w:rsidRPr="006412D6" w:rsidRDefault="00A821C6" w:rsidP="00AE0599">
            <w:r w:rsidRPr="006412D6">
              <w:t>77</w:t>
            </w:r>
          </w:p>
        </w:tc>
        <w:tc>
          <w:tcPr>
            <w:tcW w:w="1020" w:type="dxa"/>
            <w:tcBorders>
              <w:top w:val="nil"/>
              <w:left w:val="nil"/>
              <w:bottom w:val="single" w:sz="4" w:space="0" w:color="auto"/>
              <w:right w:val="single" w:sz="4" w:space="0" w:color="auto"/>
            </w:tcBorders>
            <w:shd w:val="clear" w:color="auto" w:fill="auto"/>
            <w:noWrap/>
            <w:vAlign w:val="bottom"/>
            <w:hideMark/>
          </w:tcPr>
          <w:p w14:paraId="575BFC34" w14:textId="77777777" w:rsidR="00A821C6" w:rsidRPr="006412D6" w:rsidRDefault="00A821C6" w:rsidP="00AE0599">
            <w:r w:rsidRPr="006412D6">
              <w:t>x"0076"</w:t>
            </w:r>
          </w:p>
        </w:tc>
        <w:tc>
          <w:tcPr>
            <w:tcW w:w="2080" w:type="dxa"/>
            <w:tcBorders>
              <w:top w:val="nil"/>
              <w:left w:val="nil"/>
              <w:bottom w:val="single" w:sz="4" w:space="0" w:color="auto"/>
              <w:right w:val="single" w:sz="4" w:space="0" w:color="auto"/>
            </w:tcBorders>
            <w:shd w:val="clear" w:color="auto" w:fill="auto"/>
            <w:noWrap/>
            <w:vAlign w:val="bottom"/>
            <w:hideMark/>
          </w:tcPr>
          <w:p w14:paraId="7EE73872" w14:textId="77777777" w:rsidR="00A821C6" w:rsidRPr="006412D6" w:rsidRDefault="00A821C6" w:rsidP="00AE0599">
            <w:r w:rsidRPr="006412D6">
              <w:t>1111000</w:t>
            </w:r>
          </w:p>
        </w:tc>
      </w:tr>
      <w:tr w:rsidR="00A821C6" w:rsidRPr="006412D6" w14:paraId="4F4E97D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C9FF1BD" w14:textId="77777777" w:rsidR="00A821C6" w:rsidRPr="006412D6" w:rsidRDefault="00A821C6" w:rsidP="00AE0599">
            <w:r w:rsidRPr="006412D6">
              <w:t>78</w:t>
            </w:r>
          </w:p>
        </w:tc>
        <w:tc>
          <w:tcPr>
            <w:tcW w:w="1020" w:type="dxa"/>
            <w:tcBorders>
              <w:top w:val="nil"/>
              <w:left w:val="nil"/>
              <w:bottom w:val="single" w:sz="4" w:space="0" w:color="auto"/>
              <w:right w:val="single" w:sz="4" w:space="0" w:color="auto"/>
            </w:tcBorders>
            <w:shd w:val="clear" w:color="auto" w:fill="auto"/>
            <w:noWrap/>
            <w:vAlign w:val="bottom"/>
            <w:hideMark/>
          </w:tcPr>
          <w:p w14:paraId="6F098892" w14:textId="77777777" w:rsidR="00A821C6" w:rsidRPr="006412D6" w:rsidRDefault="00A821C6" w:rsidP="00AE0599">
            <w:r w:rsidRPr="006412D6">
              <w:t>x"0077"</w:t>
            </w:r>
          </w:p>
        </w:tc>
        <w:tc>
          <w:tcPr>
            <w:tcW w:w="2080" w:type="dxa"/>
            <w:tcBorders>
              <w:top w:val="nil"/>
              <w:left w:val="nil"/>
              <w:bottom w:val="single" w:sz="4" w:space="0" w:color="auto"/>
              <w:right w:val="single" w:sz="4" w:space="0" w:color="auto"/>
            </w:tcBorders>
            <w:shd w:val="clear" w:color="auto" w:fill="auto"/>
            <w:noWrap/>
            <w:vAlign w:val="bottom"/>
            <w:hideMark/>
          </w:tcPr>
          <w:p w14:paraId="5BC9299F" w14:textId="77777777" w:rsidR="00A821C6" w:rsidRPr="006412D6" w:rsidRDefault="00A821C6" w:rsidP="00AE0599">
            <w:r w:rsidRPr="006412D6">
              <w:t>1111001</w:t>
            </w:r>
          </w:p>
        </w:tc>
      </w:tr>
      <w:tr w:rsidR="00A821C6" w:rsidRPr="006412D6" w14:paraId="5CB0D84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5242691" w14:textId="77777777" w:rsidR="00A821C6" w:rsidRPr="006412D6" w:rsidRDefault="00A821C6" w:rsidP="00AE0599">
            <w:r w:rsidRPr="006412D6">
              <w:t>79</w:t>
            </w:r>
          </w:p>
        </w:tc>
        <w:tc>
          <w:tcPr>
            <w:tcW w:w="1020" w:type="dxa"/>
            <w:tcBorders>
              <w:top w:val="nil"/>
              <w:left w:val="nil"/>
              <w:bottom w:val="single" w:sz="4" w:space="0" w:color="auto"/>
              <w:right w:val="single" w:sz="4" w:space="0" w:color="auto"/>
            </w:tcBorders>
            <w:shd w:val="clear" w:color="auto" w:fill="auto"/>
            <w:noWrap/>
            <w:vAlign w:val="bottom"/>
            <w:hideMark/>
          </w:tcPr>
          <w:p w14:paraId="26E84E23" w14:textId="77777777" w:rsidR="00A821C6" w:rsidRPr="006412D6" w:rsidRDefault="00A821C6" w:rsidP="00AE0599">
            <w:r w:rsidRPr="006412D6">
              <w:t>x"0078"</w:t>
            </w:r>
          </w:p>
        </w:tc>
        <w:tc>
          <w:tcPr>
            <w:tcW w:w="2080" w:type="dxa"/>
            <w:tcBorders>
              <w:top w:val="nil"/>
              <w:left w:val="nil"/>
              <w:bottom w:val="single" w:sz="4" w:space="0" w:color="auto"/>
              <w:right w:val="single" w:sz="4" w:space="0" w:color="auto"/>
            </w:tcBorders>
            <w:shd w:val="clear" w:color="auto" w:fill="auto"/>
            <w:noWrap/>
            <w:vAlign w:val="bottom"/>
            <w:hideMark/>
          </w:tcPr>
          <w:p w14:paraId="390A56CD" w14:textId="77777777" w:rsidR="00A821C6" w:rsidRPr="006412D6" w:rsidRDefault="00A821C6" w:rsidP="00AE0599">
            <w:r w:rsidRPr="006412D6">
              <w:t>1111010</w:t>
            </w:r>
          </w:p>
        </w:tc>
      </w:tr>
      <w:tr w:rsidR="00A821C6" w:rsidRPr="006412D6" w14:paraId="6117BD1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7651108" w14:textId="77777777" w:rsidR="00A821C6" w:rsidRPr="006412D6" w:rsidRDefault="00A821C6" w:rsidP="00AE0599">
            <w:r w:rsidRPr="006412D6">
              <w:t>7a</w:t>
            </w:r>
          </w:p>
        </w:tc>
        <w:tc>
          <w:tcPr>
            <w:tcW w:w="1020" w:type="dxa"/>
            <w:tcBorders>
              <w:top w:val="nil"/>
              <w:left w:val="nil"/>
              <w:bottom w:val="single" w:sz="4" w:space="0" w:color="auto"/>
              <w:right w:val="single" w:sz="4" w:space="0" w:color="auto"/>
            </w:tcBorders>
            <w:shd w:val="clear" w:color="auto" w:fill="auto"/>
            <w:noWrap/>
            <w:vAlign w:val="bottom"/>
            <w:hideMark/>
          </w:tcPr>
          <w:p w14:paraId="4B4B0419" w14:textId="77777777" w:rsidR="00A821C6" w:rsidRPr="006412D6" w:rsidRDefault="00A821C6" w:rsidP="00AE0599">
            <w:r w:rsidRPr="006412D6">
              <w:t>x"0079"</w:t>
            </w:r>
          </w:p>
        </w:tc>
        <w:tc>
          <w:tcPr>
            <w:tcW w:w="2080" w:type="dxa"/>
            <w:tcBorders>
              <w:top w:val="nil"/>
              <w:left w:val="nil"/>
              <w:bottom w:val="single" w:sz="4" w:space="0" w:color="auto"/>
              <w:right w:val="single" w:sz="4" w:space="0" w:color="auto"/>
            </w:tcBorders>
            <w:shd w:val="clear" w:color="auto" w:fill="auto"/>
            <w:noWrap/>
            <w:vAlign w:val="bottom"/>
            <w:hideMark/>
          </w:tcPr>
          <w:p w14:paraId="17E902A9" w14:textId="77777777" w:rsidR="00A821C6" w:rsidRPr="006412D6" w:rsidRDefault="00A821C6" w:rsidP="00AE0599">
            <w:r w:rsidRPr="006412D6">
              <w:t>1111011</w:t>
            </w:r>
          </w:p>
        </w:tc>
      </w:tr>
      <w:tr w:rsidR="00A821C6" w:rsidRPr="006412D6" w14:paraId="1B486D4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6BF4326" w14:textId="77777777" w:rsidR="00A821C6" w:rsidRPr="006412D6" w:rsidRDefault="00A821C6" w:rsidP="00AE0599">
            <w:r w:rsidRPr="006412D6">
              <w:t>7b</w:t>
            </w:r>
          </w:p>
        </w:tc>
        <w:tc>
          <w:tcPr>
            <w:tcW w:w="1020" w:type="dxa"/>
            <w:tcBorders>
              <w:top w:val="nil"/>
              <w:left w:val="nil"/>
              <w:bottom w:val="single" w:sz="4" w:space="0" w:color="auto"/>
              <w:right w:val="single" w:sz="4" w:space="0" w:color="auto"/>
            </w:tcBorders>
            <w:shd w:val="clear" w:color="auto" w:fill="auto"/>
            <w:noWrap/>
            <w:vAlign w:val="bottom"/>
            <w:hideMark/>
          </w:tcPr>
          <w:p w14:paraId="527FF06E" w14:textId="77777777" w:rsidR="00A821C6" w:rsidRPr="006412D6" w:rsidRDefault="00A821C6" w:rsidP="00AE0599">
            <w:r w:rsidRPr="006412D6">
              <w:t>x"007A"</w:t>
            </w:r>
          </w:p>
        </w:tc>
        <w:tc>
          <w:tcPr>
            <w:tcW w:w="2080" w:type="dxa"/>
            <w:tcBorders>
              <w:top w:val="nil"/>
              <w:left w:val="nil"/>
              <w:bottom w:val="single" w:sz="4" w:space="0" w:color="auto"/>
              <w:right w:val="single" w:sz="4" w:space="0" w:color="auto"/>
            </w:tcBorders>
            <w:shd w:val="clear" w:color="auto" w:fill="auto"/>
            <w:noWrap/>
            <w:vAlign w:val="bottom"/>
            <w:hideMark/>
          </w:tcPr>
          <w:p w14:paraId="11378DD2" w14:textId="77777777" w:rsidR="00A821C6" w:rsidRPr="006412D6" w:rsidRDefault="00A821C6" w:rsidP="00AE0599">
            <w:r w:rsidRPr="006412D6">
              <w:t>1111100</w:t>
            </w:r>
          </w:p>
        </w:tc>
      </w:tr>
      <w:tr w:rsidR="00A821C6" w:rsidRPr="006412D6" w14:paraId="551956C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4963622" w14:textId="77777777" w:rsidR="00A821C6" w:rsidRPr="006412D6" w:rsidRDefault="00A821C6" w:rsidP="00AE0599">
            <w:r w:rsidRPr="006412D6">
              <w:t>7c</w:t>
            </w:r>
          </w:p>
        </w:tc>
        <w:tc>
          <w:tcPr>
            <w:tcW w:w="1020" w:type="dxa"/>
            <w:tcBorders>
              <w:top w:val="nil"/>
              <w:left w:val="nil"/>
              <w:bottom w:val="single" w:sz="4" w:space="0" w:color="auto"/>
              <w:right w:val="single" w:sz="4" w:space="0" w:color="auto"/>
            </w:tcBorders>
            <w:shd w:val="clear" w:color="auto" w:fill="auto"/>
            <w:noWrap/>
            <w:vAlign w:val="bottom"/>
            <w:hideMark/>
          </w:tcPr>
          <w:p w14:paraId="51A7864D" w14:textId="77777777" w:rsidR="00A821C6" w:rsidRPr="006412D6" w:rsidRDefault="00A821C6" w:rsidP="00AE0599">
            <w:r w:rsidRPr="006412D6">
              <w:t>x"007B"</w:t>
            </w:r>
          </w:p>
        </w:tc>
        <w:tc>
          <w:tcPr>
            <w:tcW w:w="2080" w:type="dxa"/>
            <w:tcBorders>
              <w:top w:val="nil"/>
              <w:left w:val="nil"/>
              <w:bottom w:val="single" w:sz="4" w:space="0" w:color="auto"/>
              <w:right w:val="single" w:sz="4" w:space="0" w:color="auto"/>
            </w:tcBorders>
            <w:shd w:val="clear" w:color="auto" w:fill="auto"/>
            <w:noWrap/>
            <w:vAlign w:val="bottom"/>
            <w:hideMark/>
          </w:tcPr>
          <w:p w14:paraId="22D80A8C" w14:textId="77777777" w:rsidR="00A821C6" w:rsidRPr="006412D6" w:rsidRDefault="00A821C6" w:rsidP="00AE0599">
            <w:r w:rsidRPr="006412D6">
              <w:t>1111101</w:t>
            </w:r>
          </w:p>
        </w:tc>
      </w:tr>
      <w:tr w:rsidR="00A821C6" w:rsidRPr="006412D6" w14:paraId="4919D8A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822F9CB" w14:textId="77777777" w:rsidR="00A821C6" w:rsidRPr="006412D6" w:rsidRDefault="00A821C6" w:rsidP="00AE0599">
            <w:r w:rsidRPr="006412D6">
              <w:t>7d</w:t>
            </w:r>
          </w:p>
        </w:tc>
        <w:tc>
          <w:tcPr>
            <w:tcW w:w="1020" w:type="dxa"/>
            <w:tcBorders>
              <w:top w:val="nil"/>
              <w:left w:val="nil"/>
              <w:bottom w:val="single" w:sz="4" w:space="0" w:color="auto"/>
              <w:right w:val="single" w:sz="4" w:space="0" w:color="auto"/>
            </w:tcBorders>
            <w:shd w:val="clear" w:color="auto" w:fill="auto"/>
            <w:noWrap/>
            <w:vAlign w:val="bottom"/>
            <w:hideMark/>
          </w:tcPr>
          <w:p w14:paraId="00D5B100" w14:textId="77777777" w:rsidR="00A821C6" w:rsidRPr="006412D6" w:rsidRDefault="00A821C6" w:rsidP="00AE0599">
            <w:r w:rsidRPr="006412D6">
              <w:t>x"007C"</w:t>
            </w:r>
          </w:p>
        </w:tc>
        <w:tc>
          <w:tcPr>
            <w:tcW w:w="2080" w:type="dxa"/>
            <w:tcBorders>
              <w:top w:val="nil"/>
              <w:left w:val="nil"/>
              <w:bottom w:val="single" w:sz="4" w:space="0" w:color="auto"/>
              <w:right w:val="single" w:sz="4" w:space="0" w:color="auto"/>
            </w:tcBorders>
            <w:shd w:val="clear" w:color="auto" w:fill="auto"/>
            <w:noWrap/>
            <w:vAlign w:val="bottom"/>
            <w:hideMark/>
          </w:tcPr>
          <w:p w14:paraId="20F3EEB8" w14:textId="77777777" w:rsidR="00A821C6" w:rsidRPr="006412D6" w:rsidRDefault="00A821C6" w:rsidP="00AE0599">
            <w:r w:rsidRPr="006412D6">
              <w:t>1111110</w:t>
            </w:r>
          </w:p>
        </w:tc>
      </w:tr>
      <w:tr w:rsidR="00A821C6" w:rsidRPr="006412D6" w14:paraId="58FEAF0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F990213" w14:textId="77777777" w:rsidR="00A821C6" w:rsidRPr="006412D6" w:rsidRDefault="00A821C6" w:rsidP="00AE0599">
            <w:r w:rsidRPr="006412D6">
              <w:t>7e</w:t>
            </w:r>
          </w:p>
        </w:tc>
        <w:tc>
          <w:tcPr>
            <w:tcW w:w="1020" w:type="dxa"/>
            <w:tcBorders>
              <w:top w:val="nil"/>
              <w:left w:val="nil"/>
              <w:bottom w:val="single" w:sz="4" w:space="0" w:color="auto"/>
              <w:right w:val="single" w:sz="4" w:space="0" w:color="auto"/>
            </w:tcBorders>
            <w:shd w:val="clear" w:color="auto" w:fill="auto"/>
            <w:noWrap/>
            <w:vAlign w:val="bottom"/>
            <w:hideMark/>
          </w:tcPr>
          <w:p w14:paraId="2BF18A0A" w14:textId="77777777" w:rsidR="00A821C6" w:rsidRPr="006412D6" w:rsidRDefault="00A821C6" w:rsidP="00AE0599">
            <w:r w:rsidRPr="006412D6">
              <w:t>x"007D"</w:t>
            </w:r>
          </w:p>
        </w:tc>
        <w:tc>
          <w:tcPr>
            <w:tcW w:w="2080" w:type="dxa"/>
            <w:tcBorders>
              <w:top w:val="nil"/>
              <w:left w:val="nil"/>
              <w:bottom w:val="single" w:sz="4" w:space="0" w:color="auto"/>
              <w:right w:val="single" w:sz="4" w:space="0" w:color="auto"/>
            </w:tcBorders>
            <w:shd w:val="clear" w:color="auto" w:fill="auto"/>
            <w:noWrap/>
            <w:vAlign w:val="bottom"/>
            <w:hideMark/>
          </w:tcPr>
          <w:p w14:paraId="6C497447" w14:textId="77777777" w:rsidR="00A821C6" w:rsidRPr="006412D6" w:rsidRDefault="00A821C6" w:rsidP="00AE0599">
            <w:r w:rsidRPr="006412D6">
              <w:t>1111111</w:t>
            </w:r>
          </w:p>
        </w:tc>
      </w:tr>
      <w:tr w:rsidR="00A821C6" w:rsidRPr="006412D6" w14:paraId="198DA96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D8E1E86" w14:textId="77777777" w:rsidR="00A821C6" w:rsidRPr="006412D6" w:rsidRDefault="00A821C6" w:rsidP="00AE0599">
            <w:r w:rsidRPr="006412D6">
              <w:t>7f</w:t>
            </w:r>
          </w:p>
        </w:tc>
        <w:tc>
          <w:tcPr>
            <w:tcW w:w="1020" w:type="dxa"/>
            <w:tcBorders>
              <w:top w:val="nil"/>
              <w:left w:val="nil"/>
              <w:bottom w:val="single" w:sz="4" w:space="0" w:color="auto"/>
              <w:right w:val="single" w:sz="4" w:space="0" w:color="auto"/>
            </w:tcBorders>
            <w:shd w:val="clear" w:color="auto" w:fill="auto"/>
            <w:noWrap/>
            <w:vAlign w:val="bottom"/>
            <w:hideMark/>
          </w:tcPr>
          <w:p w14:paraId="1035D93E" w14:textId="77777777" w:rsidR="00A821C6" w:rsidRPr="006412D6" w:rsidRDefault="00A821C6" w:rsidP="00AE0599">
            <w:r w:rsidRPr="006412D6">
              <w:t>x"007E"</w:t>
            </w:r>
          </w:p>
        </w:tc>
        <w:tc>
          <w:tcPr>
            <w:tcW w:w="2080" w:type="dxa"/>
            <w:tcBorders>
              <w:top w:val="nil"/>
              <w:left w:val="nil"/>
              <w:bottom w:val="single" w:sz="4" w:space="0" w:color="auto"/>
              <w:right w:val="single" w:sz="4" w:space="0" w:color="auto"/>
            </w:tcBorders>
            <w:shd w:val="clear" w:color="auto" w:fill="auto"/>
            <w:noWrap/>
            <w:vAlign w:val="bottom"/>
            <w:hideMark/>
          </w:tcPr>
          <w:p w14:paraId="7CDBDBD6" w14:textId="77777777" w:rsidR="00A821C6" w:rsidRPr="006412D6" w:rsidRDefault="00A821C6" w:rsidP="00AE0599">
            <w:r w:rsidRPr="006412D6">
              <w:t>10000000</w:t>
            </w:r>
          </w:p>
        </w:tc>
      </w:tr>
      <w:tr w:rsidR="00A821C6" w:rsidRPr="006412D6" w14:paraId="2CF5230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AA906F8" w14:textId="77777777" w:rsidR="00A821C6" w:rsidRPr="006412D6" w:rsidRDefault="00A821C6" w:rsidP="00AE0599">
            <w:r w:rsidRPr="006412D6">
              <w:t>80</w:t>
            </w:r>
          </w:p>
        </w:tc>
        <w:tc>
          <w:tcPr>
            <w:tcW w:w="1020" w:type="dxa"/>
            <w:tcBorders>
              <w:top w:val="nil"/>
              <w:left w:val="nil"/>
              <w:bottom w:val="single" w:sz="4" w:space="0" w:color="auto"/>
              <w:right w:val="single" w:sz="4" w:space="0" w:color="auto"/>
            </w:tcBorders>
            <w:shd w:val="clear" w:color="auto" w:fill="auto"/>
            <w:noWrap/>
            <w:vAlign w:val="bottom"/>
            <w:hideMark/>
          </w:tcPr>
          <w:p w14:paraId="717D5286" w14:textId="77777777" w:rsidR="00A821C6" w:rsidRPr="006412D6" w:rsidRDefault="00A821C6" w:rsidP="00AE0599">
            <w:r w:rsidRPr="006412D6">
              <w:t>x"007F"</w:t>
            </w:r>
          </w:p>
        </w:tc>
        <w:tc>
          <w:tcPr>
            <w:tcW w:w="2080" w:type="dxa"/>
            <w:tcBorders>
              <w:top w:val="nil"/>
              <w:left w:val="nil"/>
              <w:bottom w:val="single" w:sz="4" w:space="0" w:color="auto"/>
              <w:right w:val="single" w:sz="4" w:space="0" w:color="auto"/>
            </w:tcBorders>
            <w:shd w:val="clear" w:color="auto" w:fill="auto"/>
            <w:noWrap/>
            <w:vAlign w:val="bottom"/>
            <w:hideMark/>
          </w:tcPr>
          <w:p w14:paraId="6FD3D73D" w14:textId="77777777" w:rsidR="00A821C6" w:rsidRPr="006412D6" w:rsidRDefault="00A821C6" w:rsidP="00AE0599">
            <w:r w:rsidRPr="006412D6">
              <w:t>10000001</w:t>
            </w:r>
          </w:p>
        </w:tc>
      </w:tr>
      <w:tr w:rsidR="00A821C6" w:rsidRPr="006412D6" w14:paraId="0CF9C36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34E156B" w14:textId="77777777" w:rsidR="00A821C6" w:rsidRPr="006412D6" w:rsidRDefault="00A821C6" w:rsidP="00AE0599">
            <w:r w:rsidRPr="006412D6">
              <w:t>81</w:t>
            </w:r>
          </w:p>
        </w:tc>
        <w:tc>
          <w:tcPr>
            <w:tcW w:w="1020" w:type="dxa"/>
            <w:tcBorders>
              <w:top w:val="nil"/>
              <w:left w:val="nil"/>
              <w:bottom w:val="single" w:sz="4" w:space="0" w:color="auto"/>
              <w:right w:val="single" w:sz="4" w:space="0" w:color="auto"/>
            </w:tcBorders>
            <w:shd w:val="clear" w:color="auto" w:fill="auto"/>
            <w:noWrap/>
            <w:vAlign w:val="bottom"/>
            <w:hideMark/>
          </w:tcPr>
          <w:p w14:paraId="75987B17" w14:textId="77777777" w:rsidR="00A821C6" w:rsidRPr="006412D6" w:rsidRDefault="00A821C6" w:rsidP="00AE0599">
            <w:r w:rsidRPr="006412D6">
              <w:t>x"0080"</w:t>
            </w:r>
          </w:p>
        </w:tc>
        <w:tc>
          <w:tcPr>
            <w:tcW w:w="2080" w:type="dxa"/>
            <w:tcBorders>
              <w:top w:val="nil"/>
              <w:left w:val="nil"/>
              <w:bottom w:val="single" w:sz="4" w:space="0" w:color="auto"/>
              <w:right w:val="single" w:sz="4" w:space="0" w:color="auto"/>
            </w:tcBorders>
            <w:shd w:val="clear" w:color="auto" w:fill="auto"/>
            <w:noWrap/>
            <w:vAlign w:val="bottom"/>
            <w:hideMark/>
          </w:tcPr>
          <w:p w14:paraId="75B71DA9" w14:textId="77777777" w:rsidR="00A821C6" w:rsidRPr="006412D6" w:rsidRDefault="00A821C6" w:rsidP="00AE0599">
            <w:r w:rsidRPr="006412D6">
              <w:t>10000010</w:t>
            </w:r>
          </w:p>
        </w:tc>
      </w:tr>
      <w:tr w:rsidR="00A821C6" w:rsidRPr="006412D6" w14:paraId="47E49AD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4CAD6C8" w14:textId="77777777" w:rsidR="00A821C6" w:rsidRPr="006412D6" w:rsidRDefault="00A821C6" w:rsidP="00AE0599">
            <w:r w:rsidRPr="006412D6">
              <w:t>82</w:t>
            </w:r>
          </w:p>
        </w:tc>
        <w:tc>
          <w:tcPr>
            <w:tcW w:w="1020" w:type="dxa"/>
            <w:tcBorders>
              <w:top w:val="nil"/>
              <w:left w:val="nil"/>
              <w:bottom w:val="single" w:sz="4" w:space="0" w:color="auto"/>
              <w:right w:val="single" w:sz="4" w:space="0" w:color="auto"/>
            </w:tcBorders>
            <w:shd w:val="clear" w:color="auto" w:fill="auto"/>
            <w:noWrap/>
            <w:vAlign w:val="bottom"/>
            <w:hideMark/>
          </w:tcPr>
          <w:p w14:paraId="549E9A9C" w14:textId="77777777" w:rsidR="00A821C6" w:rsidRPr="006412D6" w:rsidRDefault="00A821C6" w:rsidP="00AE0599">
            <w:r w:rsidRPr="006412D6">
              <w:t>x"0081"</w:t>
            </w:r>
          </w:p>
        </w:tc>
        <w:tc>
          <w:tcPr>
            <w:tcW w:w="2080" w:type="dxa"/>
            <w:tcBorders>
              <w:top w:val="nil"/>
              <w:left w:val="nil"/>
              <w:bottom w:val="single" w:sz="4" w:space="0" w:color="auto"/>
              <w:right w:val="single" w:sz="4" w:space="0" w:color="auto"/>
            </w:tcBorders>
            <w:shd w:val="clear" w:color="auto" w:fill="auto"/>
            <w:noWrap/>
            <w:vAlign w:val="bottom"/>
            <w:hideMark/>
          </w:tcPr>
          <w:p w14:paraId="639E3859" w14:textId="77777777" w:rsidR="00A821C6" w:rsidRPr="006412D6" w:rsidRDefault="00A821C6" w:rsidP="00AE0599">
            <w:r w:rsidRPr="006412D6">
              <w:t>10000011</w:t>
            </w:r>
          </w:p>
        </w:tc>
      </w:tr>
      <w:tr w:rsidR="00A821C6" w:rsidRPr="006412D6" w14:paraId="72A2A97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8149175" w14:textId="77777777" w:rsidR="00A821C6" w:rsidRPr="006412D6" w:rsidRDefault="00A821C6" w:rsidP="00AE0599">
            <w:r w:rsidRPr="006412D6">
              <w:t>83</w:t>
            </w:r>
          </w:p>
        </w:tc>
        <w:tc>
          <w:tcPr>
            <w:tcW w:w="1020" w:type="dxa"/>
            <w:tcBorders>
              <w:top w:val="nil"/>
              <w:left w:val="nil"/>
              <w:bottom w:val="single" w:sz="4" w:space="0" w:color="auto"/>
              <w:right w:val="single" w:sz="4" w:space="0" w:color="auto"/>
            </w:tcBorders>
            <w:shd w:val="clear" w:color="auto" w:fill="auto"/>
            <w:noWrap/>
            <w:vAlign w:val="bottom"/>
            <w:hideMark/>
          </w:tcPr>
          <w:p w14:paraId="381CF232" w14:textId="77777777" w:rsidR="00A821C6" w:rsidRPr="006412D6" w:rsidRDefault="00A821C6" w:rsidP="00AE0599">
            <w:r w:rsidRPr="006412D6">
              <w:t>x"0082"</w:t>
            </w:r>
          </w:p>
        </w:tc>
        <w:tc>
          <w:tcPr>
            <w:tcW w:w="2080" w:type="dxa"/>
            <w:tcBorders>
              <w:top w:val="nil"/>
              <w:left w:val="nil"/>
              <w:bottom w:val="single" w:sz="4" w:space="0" w:color="auto"/>
              <w:right w:val="single" w:sz="4" w:space="0" w:color="auto"/>
            </w:tcBorders>
            <w:shd w:val="clear" w:color="auto" w:fill="auto"/>
            <w:noWrap/>
            <w:vAlign w:val="bottom"/>
            <w:hideMark/>
          </w:tcPr>
          <w:p w14:paraId="498446F3" w14:textId="77777777" w:rsidR="00A821C6" w:rsidRPr="006412D6" w:rsidRDefault="00A821C6" w:rsidP="00AE0599">
            <w:r w:rsidRPr="006412D6">
              <w:t>10000100</w:t>
            </w:r>
          </w:p>
        </w:tc>
      </w:tr>
      <w:tr w:rsidR="00A821C6" w:rsidRPr="006412D6" w14:paraId="439775A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54D6971" w14:textId="77777777" w:rsidR="00A821C6" w:rsidRPr="006412D6" w:rsidRDefault="00A821C6" w:rsidP="00AE0599">
            <w:r w:rsidRPr="006412D6">
              <w:t>84</w:t>
            </w:r>
          </w:p>
        </w:tc>
        <w:tc>
          <w:tcPr>
            <w:tcW w:w="1020" w:type="dxa"/>
            <w:tcBorders>
              <w:top w:val="nil"/>
              <w:left w:val="nil"/>
              <w:bottom w:val="single" w:sz="4" w:space="0" w:color="auto"/>
              <w:right w:val="single" w:sz="4" w:space="0" w:color="auto"/>
            </w:tcBorders>
            <w:shd w:val="clear" w:color="auto" w:fill="auto"/>
            <w:noWrap/>
            <w:vAlign w:val="bottom"/>
            <w:hideMark/>
          </w:tcPr>
          <w:p w14:paraId="65D2FB13" w14:textId="77777777" w:rsidR="00A821C6" w:rsidRPr="006412D6" w:rsidRDefault="00A821C6" w:rsidP="00AE0599">
            <w:r w:rsidRPr="006412D6">
              <w:t>x"0083"</w:t>
            </w:r>
          </w:p>
        </w:tc>
        <w:tc>
          <w:tcPr>
            <w:tcW w:w="2080" w:type="dxa"/>
            <w:tcBorders>
              <w:top w:val="nil"/>
              <w:left w:val="nil"/>
              <w:bottom w:val="single" w:sz="4" w:space="0" w:color="auto"/>
              <w:right w:val="single" w:sz="4" w:space="0" w:color="auto"/>
            </w:tcBorders>
            <w:shd w:val="clear" w:color="auto" w:fill="auto"/>
            <w:noWrap/>
            <w:vAlign w:val="bottom"/>
            <w:hideMark/>
          </w:tcPr>
          <w:p w14:paraId="69F6FEBD" w14:textId="77777777" w:rsidR="00A821C6" w:rsidRPr="006412D6" w:rsidRDefault="00A821C6" w:rsidP="00AE0599">
            <w:r w:rsidRPr="006412D6">
              <w:t>10000101</w:t>
            </w:r>
          </w:p>
        </w:tc>
      </w:tr>
      <w:tr w:rsidR="00A821C6" w:rsidRPr="006412D6" w14:paraId="646D9EB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48924BE" w14:textId="77777777" w:rsidR="00A821C6" w:rsidRPr="006412D6" w:rsidRDefault="00A821C6" w:rsidP="00AE0599">
            <w:r w:rsidRPr="006412D6">
              <w:t>85</w:t>
            </w:r>
          </w:p>
        </w:tc>
        <w:tc>
          <w:tcPr>
            <w:tcW w:w="1020" w:type="dxa"/>
            <w:tcBorders>
              <w:top w:val="nil"/>
              <w:left w:val="nil"/>
              <w:bottom w:val="single" w:sz="4" w:space="0" w:color="auto"/>
              <w:right w:val="single" w:sz="4" w:space="0" w:color="auto"/>
            </w:tcBorders>
            <w:shd w:val="clear" w:color="auto" w:fill="auto"/>
            <w:noWrap/>
            <w:vAlign w:val="bottom"/>
            <w:hideMark/>
          </w:tcPr>
          <w:p w14:paraId="3C5352C8" w14:textId="77777777" w:rsidR="00A821C6" w:rsidRPr="006412D6" w:rsidRDefault="00A821C6" w:rsidP="00AE0599">
            <w:r w:rsidRPr="006412D6">
              <w:t>x"0084"</w:t>
            </w:r>
          </w:p>
        </w:tc>
        <w:tc>
          <w:tcPr>
            <w:tcW w:w="2080" w:type="dxa"/>
            <w:tcBorders>
              <w:top w:val="nil"/>
              <w:left w:val="nil"/>
              <w:bottom w:val="single" w:sz="4" w:space="0" w:color="auto"/>
              <w:right w:val="single" w:sz="4" w:space="0" w:color="auto"/>
            </w:tcBorders>
            <w:shd w:val="clear" w:color="auto" w:fill="auto"/>
            <w:noWrap/>
            <w:vAlign w:val="bottom"/>
            <w:hideMark/>
          </w:tcPr>
          <w:p w14:paraId="639BA09D" w14:textId="77777777" w:rsidR="00A821C6" w:rsidRPr="006412D6" w:rsidRDefault="00A821C6" w:rsidP="00AE0599">
            <w:r w:rsidRPr="006412D6">
              <w:t>10000110</w:t>
            </w:r>
          </w:p>
        </w:tc>
      </w:tr>
      <w:tr w:rsidR="00A821C6" w:rsidRPr="006412D6" w14:paraId="06A37A7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6DEF93" w14:textId="77777777" w:rsidR="00A821C6" w:rsidRPr="006412D6" w:rsidRDefault="00A821C6" w:rsidP="00AE0599">
            <w:r w:rsidRPr="006412D6">
              <w:t>86</w:t>
            </w:r>
          </w:p>
        </w:tc>
        <w:tc>
          <w:tcPr>
            <w:tcW w:w="1020" w:type="dxa"/>
            <w:tcBorders>
              <w:top w:val="nil"/>
              <w:left w:val="nil"/>
              <w:bottom w:val="single" w:sz="4" w:space="0" w:color="auto"/>
              <w:right w:val="single" w:sz="4" w:space="0" w:color="auto"/>
            </w:tcBorders>
            <w:shd w:val="clear" w:color="auto" w:fill="auto"/>
            <w:noWrap/>
            <w:vAlign w:val="bottom"/>
            <w:hideMark/>
          </w:tcPr>
          <w:p w14:paraId="008CBD3D" w14:textId="77777777" w:rsidR="00A821C6" w:rsidRPr="006412D6" w:rsidRDefault="00A821C6" w:rsidP="00AE0599">
            <w:r w:rsidRPr="006412D6">
              <w:t>x"0085"</w:t>
            </w:r>
          </w:p>
        </w:tc>
        <w:tc>
          <w:tcPr>
            <w:tcW w:w="2080" w:type="dxa"/>
            <w:tcBorders>
              <w:top w:val="nil"/>
              <w:left w:val="nil"/>
              <w:bottom w:val="single" w:sz="4" w:space="0" w:color="auto"/>
              <w:right w:val="single" w:sz="4" w:space="0" w:color="auto"/>
            </w:tcBorders>
            <w:shd w:val="clear" w:color="auto" w:fill="auto"/>
            <w:noWrap/>
            <w:vAlign w:val="bottom"/>
            <w:hideMark/>
          </w:tcPr>
          <w:p w14:paraId="324470AD" w14:textId="77777777" w:rsidR="00A821C6" w:rsidRPr="006412D6" w:rsidRDefault="00A821C6" w:rsidP="00AE0599">
            <w:r w:rsidRPr="006412D6">
              <w:t>10000111</w:t>
            </w:r>
          </w:p>
        </w:tc>
      </w:tr>
      <w:tr w:rsidR="00A821C6" w:rsidRPr="006412D6" w14:paraId="04369BE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89CD4A5" w14:textId="77777777" w:rsidR="00A821C6" w:rsidRPr="006412D6" w:rsidRDefault="00A821C6" w:rsidP="00AE0599">
            <w:r w:rsidRPr="006412D6">
              <w:t>87</w:t>
            </w:r>
          </w:p>
        </w:tc>
        <w:tc>
          <w:tcPr>
            <w:tcW w:w="1020" w:type="dxa"/>
            <w:tcBorders>
              <w:top w:val="nil"/>
              <w:left w:val="nil"/>
              <w:bottom w:val="single" w:sz="4" w:space="0" w:color="auto"/>
              <w:right w:val="single" w:sz="4" w:space="0" w:color="auto"/>
            </w:tcBorders>
            <w:shd w:val="clear" w:color="auto" w:fill="auto"/>
            <w:noWrap/>
            <w:vAlign w:val="bottom"/>
            <w:hideMark/>
          </w:tcPr>
          <w:p w14:paraId="439697BE" w14:textId="77777777" w:rsidR="00A821C6" w:rsidRPr="006412D6" w:rsidRDefault="00A821C6" w:rsidP="00AE0599">
            <w:r w:rsidRPr="006412D6">
              <w:t>x"0086"</w:t>
            </w:r>
          </w:p>
        </w:tc>
        <w:tc>
          <w:tcPr>
            <w:tcW w:w="2080" w:type="dxa"/>
            <w:tcBorders>
              <w:top w:val="nil"/>
              <w:left w:val="nil"/>
              <w:bottom w:val="single" w:sz="4" w:space="0" w:color="auto"/>
              <w:right w:val="single" w:sz="4" w:space="0" w:color="auto"/>
            </w:tcBorders>
            <w:shd w:val="clear" w:color="auto" w:fill="auto"/>
            <w:noWrap/>
            <w:vAlign w:val="bottom"/>
            <w:hideMark/>
          </w:tcPr>
          <w:p w14:paraId="0348356F" w14:textId="77777777" w:rsidR="00A821C6" w:rsidRPr="006412D6" w:rsidRDefault="00A821C6" w:rsidP="00AE0599">
            <w:r w:rsidRPr="006412D6">
              <w:t>10001000</w:t>
            </w:r>
          </w:p>
        </w:tc>
      </w:tr>
      <w:tr w:rsidR="00A821C6" w:rsidRPr="006412D6" w14:paraId="7312376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E077F5A" w14:textId="77777777" w:rsidR="00A821C6" w:rsidRPr="006412D6" w:rsidRDefault="00A821C6" w:rsidP="00AE0599">
            <w:r w:rsidRPr="006412D6">
              <w:t>88</w:t>
            </w:r>
          </w:p>
        </w:tc>
        <w:tc>
          <w:tcPr>
            <w:tcW w:w="1020" w:type="dxa"/>
            <w:tcBorders>
              <w:top w:val="nil"/>
              <w:left w:val="nil"/>
              <w:bottom w:val="single" w:sz="4" w:space="0" w:color="auto"/>
              <w:right w:val="single" w:sz="4" w:space="0" w:color="auto"/>
            </w:tcBorders>
            <w:shd w:val="clear" w:color="auto" w:fill="auto"/>
            <w:noWrap/>
            <w:vAlign w:val="bottom"/>
            <w:hideMark/>
          </w:tcPr>
          <w:p w14:paraId="40AD8464" w14:textId="77777777" w:rsidR="00A821C6" w:rsidRPr="006412D6" w:rsidRDefault="00A821C6" w:rsidP="00AE0599">
            <w:r w:rsidRPr="006412D6">
              <w:t>x"0087"</w:t>
            </w:r>
          </w:p>
        </w:tc>
        <w:tc>
          <w:tcPr>
            <w:tcW w:w="2080" w:type="dxa"/>
            <w:tcBorders>
              <w:top w:val="nil"/>
              <w:left w:val="nil"/>
              <w:bottom w:val="single" w:sz="4" w:space="0" w:color="auto"/>
              <w:right w:val="single" w:sz="4" w:space="0" w:color="auto"/>
            </w:tcBorders>
            <w:shd w:val="clear" w:color="auto" w:fill="auto"/>
            <w:noWrap/>
            <w:vAlign w:val="bottom"/>
            <w:hideMark/>
          </w:tcPr>
          <w:p w14:paraId="5BBCBFAD" w14:textId="77777777" w:rsidR="00A821C6" w:rsidRPr="006412D6" w:rsidRDefault="00A821C6" w:rsidP="00AE0599">
            <w:r w:rsidRPr="006412D6">
              <w:t>10001001</w:t>
            </w:r>
          </w:p>
        </w:tc>
      </w:tr>
      <w:tr w:rsidR="00A821C6" w:rsidRPr="006412D6" w14:paraId="1A2E85C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CE41EF2" w14:textId="77777777" w:rsidR="00A821C6" w:rsidRPr="006412D6" w:rsidRDefault="00A821C6" w:rsidP="00AE0599">
            <w:r w:rsidRPr="006412D6">
              <w:t>89</w:t>
            </w:r>
          </w:p>
        </w:tc>
        <w:tc>
          <w:tcPr>
            <w:tcW w:w="1020" w:type="dxa"/>
            <w:tcBorders>
              <w:top w:val="nil"/>
              <w:left w:val="nil"/>
              <w:bottom w:val="single" w:sz="4" w:space="0" w:color="auto"/>
              <w:right w:val="single" w:sz="4" w:space="0" w:color="auto"/>
            </w:tcBorders>
            <w:shd w:val="clear" w:color="auto" w:fill="auto"/>
            <w:noWrap/>
            <w:vAlign w:val="bottom"/>
            <w:hideMark/>
          </w:tcPr>
          <w:p w14:paraId="7683EA20" w14:textId="77777777" w:rsidR="00A821C6" w:rsidRPr="006412D6" w:rsidRDefault="00A821C6" w:rsidP="00AE0599">
            <w:r w:rsidRPr="006412D6">
              <w:t>x"0088"</w:t>
            </w:r>
          </w:p>
        </w:tc>
        <w:tc>
          <w:tcPr>
            <w:tcW w:w="2080" w:type="dxa"/>
            <w:tcBorders>
              <w:top w:val="nil"/>
              <w:left w:val="nil"/>
              <w:bottom w:val="single" w:sz="4" w:space="0" w:color="auto"/>
              <w:right w:val="single" w:sz="4" w:space="0" w:color="auto"/>
            </w:tcBorders>
            <w:shd w:val="clear" w:color="auto" w:fill="auto"/>
            <w:noWrap/>
            <w:vAlign w:val="bottom"/>
            <w:hideMark/>
          </w:tcPr>
          <w:p w14:paraId="3DB9C104" w14:textId="77777777" w:rsidR="00A821C6" w:rsidRPr="006412D6" w:rsidRDefault="00A821C6" w:rsidP="00AE0599">
            <w:r w:rsidRPr="006412D6">
              <w:t>10001010</w:t>
            </w:r>
          </w:p>
        </w:tc>
      </w:tr>
      <w:tr w:rsidR="00A821C6" w:rsidRPr="006412D6" w14:paraId="5350814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5CFF107" w14:textId="77777777" w:rsidR="00A821C6" w:rsidRPr="006412D6" w:rsidRDefault="00A821C6" w:rsidP="00AE0599">
            <w:r w:rsidRPr="006412D6">
              <w:lastRenderedPageBreak/>
              <w:t>8a</w:t>
            </w:r>
          </w:p>
        </w:tc>
        <w:tc>
          <w:tcPr>
            <w:tcW w:w="1020" w:type="dxa"/>
            <w:tcBorders>
              <w:top w:val="nil"/>
              <w:left w:val="nil"/>
              <w:bottom w:val="single" w:sz="4" w:space="0" w:color="auto"/>
              <w:right w:val="single" w:sz="4" w:space="0" w:color="auto"/>
            </w:tcBorders>
            <w:shd w:val="clear" w:color="auto" w:fill="auto"/>
            <w:noWrap/>
            <w:vAlign w:val="bottom"/>
            <w:hideMark/>
          </w:tcPr>
          <w:p w14:paraId="155E4E12" w14:textId="77777777" w:rsidR="00A821C6" w:rsidRPr="006412D6" w:rsidRDefault="00A821C6" w:rsidP="00AE0599">
            <w:r w:rsidRPr="006412D6">
              <w:t>x"0089"</w:t>
            </w:r>
          </w:p>
        </w:tc>
        <w:tc>
          <w:tcPr>
            <w:tcW w:w="2080" w:type="dxa"/>
            <w:tcBorders>
              <w:top w:val="nil"/>
              <w:left w:val="nil"/>
              <w:bottom w:val="single" w:sz="4" w:space="0" w:color="auto"/>
              <w:right w:val="single" w:sz="4" w:space="0" w:color="auto"/>
            </w:tcBorders>
            <w:shd w:val="clear" w:color="auto" w:fill="auto"/>
            <w:noWrap/>
            <w:vAlign w:val="bottom"/>
            <w:hideMark/>
          </w:tcPr>
          <w:p w14:paraId="5DE5C8AD" w14:textId="77777777" w:rsidR="00A821C6" w:rsidRPr="006412D6" w:rsidRDefault="00A821C6" w:rsidP="00AE0599">
            <w:r w:rsidRPr="006412D6">
              <w:t>10001011</w:t>
            </w:r>
          </w:p>
        </w:tc>
      </w:tr>
      <w:tr w:rsidR="00A821C6" w:rsidRPr="006412D6" w14:paraId="1B581FE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27C0789" w14:textId="77777777" w:rsidR="00A821C6" w:rsidRPr="006412D6" w:rsidRDefault="00A821C6" w:rsidP="00AE0599">
            <w:r w:rsidRPr="006412D6">
              <w:t>8b</w:t>
            </w:r>
          </w:p>
        </w:tc>
        <w:tc>
          <w:tcPr>
            <w:tcW w:w="1020" w:type="dxa"/>
            <w:tcBorders>
              <w:top w:val="nil"/>
              <w:left w:val="nil"/>
              <w:bottom w:val="single" w:sz="4" w:space="0" w:color="auto"/>
              <w:right w:val="single" w:sz="4" w:space="0" w:color="auto"/>
            </w:tcBorders>
            <w:shd w:val="clear" w:color="auto" w:fill="auto"/>
            <w:noWrap/>
            <w:vAlign w:val="bottom"/>
            <w:hideMark/>
          </w:tcPr>
          <w:p w14:paraId="7B39F9F1" w14:textId="77777777" w:rsidR="00A821C6" w:rsidRPr="006412D6" w:rsidRDefault="00A821C6" w:rsidP="00AE0599">
            <w:r w:rsidRPr="006412D6">
              <w:t>x"008A"</w:t>
            </w:r>
          </w:p>
        </w:tc>
        <w:tc>
          <w:tcPr>
            <w:tcW w:w="2080" w:type="dxa"/>
            <w:tcBorders>
              <w:top w:val="nil"/>
              <w:left w:val="nil"/>
              <w:bottom w:val="single" w:sz="4" w:space="0" w:color="auto"/>
              <w:right w:val="single" w:sz="4" w:space="0" w:color="auto"/>
            </w:tcBorders>
            <w:shd w:val="clear" w:color="auto" w:fill="auto"/>
            <w:noWrap/>
            <w:vAlign w:val="bottom"/>
            <w:hideMark/>
          </w:tcPr>
          <w:p w14:paraId="7A369752" w14:textId="77777777" w:rsidR="00A821C6" w:rsidRPr="006412D6" w:rsidRDefault="00A821C6" w:rsidP="00AE0599">
            <w:r w:rsidRPr="006412D6">
              <w:t>10001100</w:t>
            </w:r>
          </w:p>
        </w:tc>
      </w:tr>
      <w:tr w:rsidR="00A821C6" w:rsidRPr="006412D6" w14:paraId="197FCF2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ECC7ED1" w14:textId="77777777" w:rsidR="00A821C6" w:rsidRPr="006412D6" w:rsidRDefault="00A821C6" w:rsidP="00AE0599">
            <w:r w:rsidRPr="006412D6">
              <w:t>8c</w:t>
            </w:r>
          </w:p>
        </w:tc>
        <w:tc>
          <w:tcPr>
            <w:tcW w:w="1020" w:type="dxa"/>
            <w:tcBorders>
              <w:top w:val="nil"/>
              <w:left w:val="nil"/>
              <w:bottom w:val="single" w:sz="4" w:space="0" w:color="auto"/>
              <w:right w:val="single" w:sz="4" w:space="0" w:color="auto"/>
            </w:tcBorders>
            <w:shd w:val="clear" w:color="auto" w:fill="auto"/>
            <w:noWrap/>
            <w:vAlign w:val="bottom"/>
            <w:hideMark/>
          </w:tcPr>
          <w:p w14:paraId="2629DD9C" w14:textId="77777777" w:rsidR="00A821C6" w:rsidRPr="006412D6" w:rsidRDefault="00A821C6" w:rsidP="00AE0599">
            <w:r w:rsidRPr="006412D6">
              <w:t>x"008B"</w:t>
            </w:r>
          </w:p>
        </w:tc>
        <w:tc>
          <w:tcPr>
            <w:tcW w:w="2080" w:type="dxa"/>
            <w:tcBorders>
              <w:top w:val="nil"/>
              <w:left w:val="nil"/>
              <w:bottom w:val="single" w:sz="4" w:space="0" w:color="auto"/>
              <w:right w:val="single" w:sz="4" w:space="0" w:color="auto"/>
            </w:tcBorders>
            <w:shd w:val="clear" w:color="auto" w:fill="auto"/>
            <w:noWrap/>
            <w:vAlign w:val="bottom"/>
            <w:hideMark/>
          </w:tcPr>
          <w:p w14:paraId="2F2780AA" w14:textId="77777777" w:rsidR="00A821C6" w:rsidRPr="006412D6" w:rsidRDefault="00A821C6" w:rsidP="00AE0599">
            <w:r w:rsidRPr="006412D6">
              <w:t>10001101</w:t>
            </w:r>
          </w:p>
        </w:tc>
      </w:tr>
      <w:tr w:rsidR="00A821C6" w:rsidRPr="006412D6" w14:paraId="7060FAD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3BCDE2" w14:textId="77777777" w:rsidR="00A821C6" w:rsidRPr="006412D6" w:rsidRDefault="00A821C6" w:rsidP="00AE0599">
            <w:r w:rsidRPr="006412D6">
              <w:t>8d</w:t>
            </w:r>
          </w:p>
        </w:tc>
        <w:tc>
          <w:tcPr>
            <w:tcW w:w="1020" w:type="dxa"/>
            <w:tcBorders>
              <w:top w:val="nil"/>
              <w:left w:val="nil"/>
              <w:bottom w:val="single" w:sz="4" w:space="0" w:color="auto"/>
              <w:right w:val="single" w:sz="4" w:space="0" w:color="auto"/>
            </w:tcBorders>
            <w:shd w:val="clear" w:color="auto" w:fill="auto"/>
            <w:noWrap/>
            <w:vAlign w:val="bottom"/>
            <w:hideMark/>
          </w:tcPr>
          <w:p w14:paraId="2C563D75" w14:textId="77777777" w:rsidR="00A821C6" w:rsidRPr="006412D6" w:rsidRDefault="00A821C6" w:rsidP="00AE0599">
            <w:r w:rsidRPr="006412D6">
              <w:t>x"008C"</w:t>
            </w:r>
          </w:p>
        </w:tc>
        <w:tc>
          <w:tcPr>
            <w:tcW w:w="2080" w:type="dxa"/>
            <w:tcBorders>
              <w:top w:val="nil"/>
              <w:left w:val="nil"/>
              <w:bottom w:val="single" w:sz="4" w:space="0" w:color="auto"/>
              <w:right w:val="single" w:sz="4" w:space="0" w:color="auto"/>
            </w:tcBorders>
            <w:shd w:val="clear" w:color="auto" w:fill="auto"/>
            <w:noWrap/>
            <w:vAlign w:val="bottom"/>
            <w:hideMark/>
          </w:tcPr>
          <w:p w14:paraId="038069A1" w14:textId="77777777" w:rsidR="00A821C6" w:rsidRPr="006412D6" w:rsidRDefault="00A821C6" w:rsidP="00AE0599">
            <w:r w:rsidRPr="006412D6">
              <w:t>10001110</w:t>
            </w:r>
          </w:p>
        </w:tc>
      </w:tr>
      <w:tr w:rsidR="00A821C6" w:rsidRPr="006412D6" w14:paraId="3A06637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383CA2B" w14:textId="77777777" w:rsidR="00A821C6" w:rsidRPr="006412D6" w:rsidRDefault="00A821C6" w:rsidP="00AE0599">
            <w:r w:rsidRPr="006412D6">
              <w:t>8e</w:t>
            </w:r>
          </w:p>
        </w:tc>
        <w:tc>
          <w:tcPr>
            <w:tcW w:w="1020" w:type="dxa"/>
            <w:tcBorders>
              <w:top w:val="nil"/>
              <w:left w:val="nil"/>
              <w:bottom w:val="single" w:sz="4" w:space="0" w:color="auto"/>
              <w:right w:val="single" w:sz="4" w:space="0" w:color="auto"/>
            </w:tcBorders>
            <w:shd w:val="clear" w:color="auto" w:fill="auto"/>
            <w:noWrap/>
            <w:vAlign w:val="bottom"/>
            <w:hideMark/>
          </w:tcPr>
          <w:p w14:paraId="01EFB927" w14:textId="77777777" w:rsidR="00A821C6" w:rsidRPr="006412D6" w:rsidRDefault="00A821C6" w:rsidP="00AE0599">
            <w:r w:rsidRPr="006412D6">
              <w:t>x"008D"</w:t>
            </w:r>
          </w:p>
        </w:tc>
        <w:tc>
          <w:tcPr>
            <w:tcW w:w="2080" w:type="dxa"/>
            <w:tcBorders>
              <w:top w:val="nil"/>
              <w:left w:val="nil"/>
              <w:bottom w:val="single" w:sz="4" w:space="0" w:color="auto"/>
              <w:right w:val="single" w:sz="4" w:space="0" w:color="auto"/>
            </w:tcBorders>
            <w:shd w:val="clear" w:color="auto" w:fill="auto"/>
            <w:noWrap/>
            <w:vAlign w:val="bottom"/>
            <w:hideMark/>
          </w:tcPr>
          <w:p w14:paraId="649EC55D" w14:textId="77777777" w:rsidR="00A821C6" w:rsidRPr="006412D6" w:rsidRDefault="00A821C6" w:rsidP="00AE0599">
            <w:r w:rsidRPr="006412D6">
              <w:t>10001111</w:t>
            </w:r>
          </w:p>
        </w:tc>
      </w:tr>
      <w:tr w:rsidR="00A821C6" w:rsidRPr="006412D6" w14:paraId="34A21F1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222C58B" w14:textId="77777777" w:rsidR="00A821C6" w:rsidRPr="006412D6" w:rsidRDefault="00A821C6" w:rsidP="00AE0599">
            <w:r w:rsidRPr="006412D6">
              <w:t>8f</w:t>
            </w:r>
          </w:p>
        </w:tc>
        <w:tc>
          <w:tcPr>
            <w:tcW w:w="1020" w:type="dxa"/>
            <w:tcBorders>
              <w:top w:val="nil"/>
              <w:left w:val="nil"/>
              <w:bottom w:val="single" w:sz="4" w:space="0" w:color="auto"/>
              <w:right w:val="single" w:sz="4" w:space="0" w:color="auto"/>
            </w:tcBorders>
            <w:shd w:val="clear" w:color="auto" w:fill="auto"/>
            <w:noWrap/>
            <w:vAlign w:val="bottom"/>
            <w:hideMark/>
          </w:tcPr>
          <w:p w14:paraId="2B011BE5" w14:textId="77777777" w:rsidR="00A821C6" w:rsidRPr="006412D6" w:rsidRDefault="00A821C6" w:rsidP="00AE0599">
            <w:r w:rsidRPr="006412D6">
              <w:t>x"008E"</w:t>
            </w:r>
          </w:p>
        </w:tc>
        <w:tc>
          <w:tcPr>
            <w:tcW w:w="2080" w:type="dxa"/>
            <w:tcBorders>
              <w:top w:val="nil"/>
              <w:left w:val="nil"/>
              <w:bottom w:val="single" w:sz="4" w:space="0" w:color="auto"/>
              <w:right w:val="single" w:sz="4" w:space="0" w:color="auto"/>
            </w:tcBorders>
            <w:shd w:val="clear" w:color="auto" w:fill="auto"/>
            <w:noWrap/>
            <w:vAlign w:val="bottom"/>
            <w:hideMark/>
          </w:tcPr>
          <w:p w14:paraId="6497F515" w14:textId="77777777" w:rsidR="00A821C6" w:rsidRPr="006412D6" w:rsidRDefault="00A821C6" w:rsidP="00AE0599">
            <w:r w:rsidRPr="006412D6">
              <w:t>10010000</w:t>
            </w:r>
          </w:p>
        </w:tc>
      </w:tr>
      <w:tr w:rsidR="00A821C6" w:rsidRPr="006412D6" w14:paraId="68BF0E9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A90785F" w14:textId="77777777" w:rsidR="00A821C6" w:rsidRPr="006412D6" w:rsidRDefault="00A821C6" w:rsidP="00AE0599">
            <w:r w:rsidRPr="006412D6">
              <w:t>90</w:t>
            </w:r>
          </w:p>
        </w:tc>
        <w:tc>
          <w:tcPr>
            <w:tcW w:w="1020" w:type="dxa"/>
            <w:tcBorders>
              <w:top w:val="nil"/>
              <w:left w:val="nil"/>
              <w:bottom w:val="single" w:sz="4" w:space="0" w:color="auto"/>
              <w:right w:val="single" w:sz="4" w:space="0" w:color="auto"/>
            </w:tcBorders>
            <w:shd w:val="clear" w:color="auto" w:fill="auto"/>
            <w:noWrap/>
            <w:vAlign w:val="bottom"/>
            <w:hideMark/>
          </w:tcPr>
          <w:p w14:paraId="2366B060" w14:textId="77777777" w:rsidR="00A821C6" w:rsidRPr="006412D6" w:rsidRDefault="00A821C6" w:rsidP="00AE0599">
            <w:r w:rsidRPr="006412D6">
              <w:t>x"008F"</w:t>
            </w:r>
          </w:p>
        </w:tc>
        <w:tc>
          <w:tcPr>
            <w:tcW w:w="2080" w:type="dxa"/>
            <w:tcBorders>
              <w:top w:val="nil"/>
              <w:left w:val="nil"/>
              <w:bottom w:val="single" w:sz="4" w:space="0" w:color="auto"/>
              <w:right w:val="single" w:sz="4" w:space="0" w:color="auto"/>
            </w:tcBorders>
            <w:shd w:val="clear" w:color="auto" w:fill="auto"/>
            <w:noWrap/>
            <w:vAlign w:val="bottom"/>
            <w:hideMark/>
          </w:tcPr>
          <w:p w14:paraId="358920E0" w14:textId="77777777" w:rsidR="00A821C6" w:rsidRPr="006412D6" w:rsidRDefault="00A821C6" w:rsidP="00AE0599">
            <w:r w:rsidRPr="006412D6">
              <w:t>10010001</w:t>
            </w:r>
          </w:p>
        </w:tc>
      </w:tr>
      <w:tr w:rsidR="00A821C6" w:rsidRPr="006412D6" w14:paraId="5675734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49F68D6" w14:textId="77777777" w:rsidR="00A821C6" w:rsidRPr="006412D6" w:rsidRDefault="00A821C6" w:rsidP="00AE0599">
            <w:r w:rsidRPr="006412D6">
              <w:t>91</w:t>
            </w:r>
          </w:p>
        </w:tc>
        <w:tc>
          <w:tcPr>
            <w:tcW w:w="1020" w:type="dxa"/>
            <w:tcBorders>
              <w:top w:val="nil"/>
              <w:left w:val="nil"/>
              <w:bottom w:val="single" w:sz="4" w:space="0" w:color="auto"/>
              <w:right w:val="single" w:sz="4" w:space="0" w:color="auto"/>
            </w:tcBorders>
            <w:shd w:val="clear" w:color="auto" w:fill="auto"/>
            <w:noWrap/>
            <w:vAlign w:val="bottom"/>
            <w:hideMark/>
          </w:tcPr>
          <w:p w14:paraId="72859322" w14:textId="77777777" w:rsidR="00A821C6" w:rsidRPr="006412D6" w:rsidRDefault="00A821C6" w:rsidP="00AE0599">
            <w:r w:rsidRPr="006412D6">
              <w:t>x"0090"</w:t>
            </w:r>
          </w:p>
        </w:tc>
        <w:tc>
          <w:tcPr>
            <w:tcW w:w="2080" w:type="dxa"/>
            <w:tcBorders>
              <w:top w:val="nil"/>
              <w:left w:val="nil"/>
              <w:bottom w:val="single" w:sz="4" w:space="0" w:color="auto"/>
              <w:right w:val="single" w:sz="4" w:space="0" w:color="auto"/>
            </w:tcBorders>
            <w:shd w:val="clear" w:color="auto" w:fill="auto"/>
            <w:noWrap/>
            <w:vAlign w:val="bottom"/>
            <w:hideMark/>
          </w:tcPr>
          <w:p w14:paraId="096A84CD" w14:textId="77777777" w:rsidR="00A821C6" w:rsidRPr="006412D6" w:rsidRDefault="00A821C6" w:rsidP="00AE0599">
            <w:r w:rsidRPr="006412D6">
              <w:t>10010010</w:t>
            </w:r>
          </w:p>
        </w:tc>
      </w:tr>
      <w:tr w:rsidR="00A821C6" w:rsidRPr="006412D6" w14:paraId="5DBE562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2D45D95" w14:textId="77777777" w:rsidR="00A821C6" w:rsidRPr="006412D6" w:rsidRDefault="00A821C6" w:rsidP="00AE0599">
            <w:r w:rsidRPr="006412D6">
              <w:t>92</w:t>
            </w:r>
          </w:p>
        </w:tc>
        <w:tc>
          <w:tcPr>
            <w:tcW w:w="1020" w:type="dxa"/>
            <w:tcBorders>
              <w:top w:val="nil"/>
              <w:left w:val="nil"/>
              <w:bottom w:val="single" w:sz="4" w:space="0" w:color="auto"/>
              <w:right w:val="single" w:sz="4" w:space="0" w:color="auto"/>
            </w:tcBorders>
            <w:shd w:val="clear" w:color="auto" w:fill="auto"/>
            <w:noWrap/>
            <w:vAlign w:val="bottom"/>
            <w:hideMark/>
          </w:tcPr>
          <w:p w14:paraId="58170175" w14:textId="77777777" w:rsidR="00A821C6" w:rsidRPr="006412D6" w:rsidRDefault="00A821C6" w:rsidP="00AE0599">
            <w:r w:rsidRPr="006412D6">
              <w:t>x"0091"</w:t>
            </w:r>
          </w:p>
        </w:tc>
        <w:tc>
          <w:tcPr>
            <w:tcW w:w="2080" w:type="dxa"/>
            <w:tcBorders>
              <w:top w:val="nil"/>
              <w:left w:val="nil"/>
              <w:bottom w:val="single" w:sz="4" w:space="0" w:color="auto"/>
              <w:right w:val="single" w:sz="4" w:space="0" w:color="auto"/>
            </w:tcBorders>
            <w:shd w:val="clear" w:color="auto" w:fill="auto"/>
            <w:noWrap/>
            <w:vAlign w:val="bottom"/>
            <w:hideMark/>
          </w:tcPr>
          <w:p w14:paraId="059FC7BD" w14:textId="77777777" w:rsidR="00A821C6" w:rsidRPr="006412D6" w:rsidRDefault="00A821C6" w:rsidP="00AE0599">
            <w:r w:rsidRPr="006412D6">
              <w:t>10010011</w:t>
            </w:r>
          </w:p>
        </w:tc>
      </w:tr>
      <w:tr w:rsidR="00A821C6" w:rsidRPr="006412D6" w14:paraId="7551FEF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9FC14B8" w14:textId="77777777" w:rsidR="00A821C6" w:rsidRPr="006412D6" w:rsidRDefault="00A821C6" w:rsidP="00AE0599">
            <w:r w:rsidRPr="006412D6">
              <w:t>93</w:t>
            </w:r>
          </w:p>
        </w:tc>
        <w:tc>
          <w:tcPr>
            <w:tcW w:w="1020" w:type="dxa"/>
            <w:tcBorders>
              <w:top w:val="nil"/>
              <w:left w:val="nil"/>
              <w:bottom w:val="single" w:sz="4" w:space="0" w:color="auto"/>
              <w:right w:val="single" w:sz="4" w:space="0" w:color="auto"/>
            </w:tcBorders>
            <w:shd w:val="clear" w:color="auto" w:fill="auto"/>
            <w:noWrap/>
            <w:vAlign w:val="bottom"/>
            <w:hideMark/>
          </w:tcPr>
          <w:p w14:paraId="06B3CF08" w14:textId="77777777" w:rsidR="00A821C6" w:rsidRPr="006412D6" w:rsidRDefault="00A821C6" w:rsidP="00AE0599">
            <w:r w:rsidRPr="006412D6">
              <w:t>x"0092"</w:t>
            </w:r>
          </w:p>
        </w:tc>
        <w:tc>
          <w:tcPr>
            <w:tcW w:w="2080" w:type="dxa"/>
            <w:tcBorders>
              <w:top w:val="nil"/>
              <w:left w:val="nil"/>
              <w:bottom w:val="single" w:sz="4" w:space="0" w:color="auto"/>
              <w:right w:val="single" w:sz="4" w:space="0" w:color="auto"/>
            </w:tcBorders>
            <w:shd w:val="clear" w:color="auto" w:fill="auto"/>
            <w:noWrap/>
            <w:vAlign w:val="bottom"/>
            <w:hideMark/>
          </w:tcPr>
          <w:p w14:paraId="3B1A26DF" w14:textId="77777777" w:rsidR="00A821C6" w:rsidRPr="006412D6" w:rsidRDefault="00A821C6" w:rsidP="00AE0599">
            <w:r w:rsidRPr="006412D6">
              <w:t>10010100</w:t>
            </w:r>
          </w:p>
        </w:tc>
      </w:tr>
      <w:tr w:rsidR="00A821C6" w:rsidRPr="006412D6" w14:paraId="37F2E1C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5B04923" w14:textId="77777777" w:rsidR="00A821C6" w:rsidRPr="006412D6" w:rsidRDefault="00A821C6" w:rsidP="00AE0599">
            <w:r w:rsidRPr="006412D6">
              <w:t>94</w:t>
            </w:r>
          </w:p>
        </w:tc>
        <w:tc>
          <w:tcPr>
            <w:tcW w:w="1020" w:type="dxa"/>
            <w:tcBorders>
              <w:top w:val="nil"/>
              <w:left w:val="nil"/>
              <w:bottom w:val="single" w:sz="4" w:space="0" w:color="auto"/>
              <w:right w:val="single" w:sz="4" w:space="0" w:color="auto"/>
            </w:tcBorders>
            <w:shd w:val="clear" w:color="auto" w:fill="auto"/>
            <w:noWrap/>
            <w:vAlign w:val="bottom"/>
            <w:hideMark/>
          </w:tcPr>
          <w:p w14:paraId="36F2AF17" w14:textId="77777777" w:rsidR="00A821C6" w:rsidRPr="006412D6" w:rsidRDefault="00A821C6" w:rsidP="00AE0599">
            <w:r w:rsidRPr="006412D6">
              <w:t>x"0093"</w:t>
            </w:r>
          </w:p>
        </w:tc>
        <w:tc>
          <w:tcPr>
            <w:tcW w:w="2080" w:type="dxa"/>
            <w:tcBorders>
              <w:top w:val="nil"/>
              <w:left w:val="nil"/>
              <w:bottom w:val="single" w:sz="4" w:space="0" w:color="auto"/>
              <w:right w:val="single" w:sz="4" w:space="0" w:color="auto"/>
            </w:tcBorders>
            <w:shd w:val="clear" w:color="auto" w:fill="auto"/>
            <w:noWrap/>
            <w:vAlign w:val="bottom"/>
            <w:hideMark/>
          </w:tcPr>
          <w:p w14:paraId="1733C400" w14:textId="77777777" w:rsidR="00A821C6" w:rsidRPr="006412D6" w:rsidRDefault="00A821C6" w:rsidP="00AE0599">
            <w:r w:rsidRPr="006412D6">
              <w:t>10010101</w:t>
            </w:r>
          </w:p>
        </w:tc>
      </w:tr>
      <w:tr w:rsidR="00A821C6" w:rsidRPr="006412D6" w14:paraId="2D484F3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BCC8ED1" w14:textId="77777777" w:rsidR="00A821C6" w:rsidRPr="006412D6" w:rsidRDefault="00A821C6" w:rsidP="00AE0599">
            <w:r w:rsidRPr="006412D6">
              <w:t>95</w:t>
            </w:r>
          </w:p>
        </w:tc>
        <w:tc>
          <w:tcPr>
            <w:tcW w:w="1020" w:type="dxa"/>
            <w:tcBorders>
              <w:top w:val="nil"/>
              <w:left w:val="nil"/>
              <w:bottom w:val="single" w:sz="4" w:space="0" w:color="auto"/>
              <w:right w:val="single" w:sz="4" w:space="0" w:color="auto"/>
            </w:tcBorders>
            <w:shd w:val="clear" w:color="auto" w:fill="auto"/>
            <w:noWrap/>
            <w:vAlign w:val="bottom"/>
            <w:hideMark/>
          </w:tcPr>
          <w:p w14:paraId="718FEDF8" w14:textId="77777777" w:rsidR="00A821C6" w:rsidRPr="006412D6" w:rsidRDefault="00A821C6" w:rsidP="00AE0599">
            <w:r w:rsidRPr="006412D6">
              <w:t>x"0094"</w:t>
            </w:r>
          </w:p>
        </w:tc>
        <w:tc>
          <w:tcPr>
            <w:tcW w:w="2080" w:type="dxa"/>
            <w:tcBorders>
              <w:top w:val="nil"/>
              <w:left w:val="nil"/>
              <w:bottom w:val="single" w:sz="4" w:space="0" w:color="auto"/>
              <w:right w:val="single" w:sz="4" w:space="0" w:color="auto"/>
            </w:tcBorders>
            <w:shd w:val="clear" w:color="auto" w:fill="auto"/>
            <w:noWrap/>
            <w:vAlign w:val="bottom"/>
            <w:hideMark/>
          </w:tcPr>
          <w:p w14:paraId="39A941A6" w14:textId="77777777" w:rsidR="00A821C6" w:rsidRPr="006412D6" w:rsidRDefault="00A821C6" w:rsidP="00AE0599">
            <w:r w:rsidRPr="006412D6">
              <w:t>10010110</w:t>
            </w:r>
          </w:p>
        </w:tc>
      </w:tr>
      <w:tr w:rsidR="00A821C6" w:rsidRPr="006412D6" w14:paraId="63FA29C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A1345D2" w14:textId="77777777" w:rsidR="00A821C6" w:rsidRPr="006412D6" w:rsidRDefault="00A821C6" w:rsidP="00AE0599">
            <w:r w:rsidRPr="006412D6">
              <w:t>96</w:t>
            </w:r>
          </w:p>
        </w:tc>
        <w:tc>
          <w:tcPr>
            <w:tcW w:w="1020" w:type="dxa"/>
            <w:tcBorders>
              <w:top w:val="nil"/>
              <w:left w:val="nil"/>
              <w:bottom w:val="single" w:sz="4" w:space="0" w:color="auto"/>
              <w:right w:val="single" w:sz="4" w:space="0" w:color="auto"/>
            </w:tcBorders>
            <w:shd w:val="clear" w:color="auto" w:fill="auto"/>
            <w:noWrap/>
            <w:vAlign w:val="bottom"/>
            <w:hideMark/>
          </w:tcPr>
          <w:p w14:paraId="606A7183" w14:textId="77777777" w:rsidR="00A821C6" w:rsidRPr="006412D6" w:rsidRDefault="00A821C6" w:rsidP="00AE0599">
            <w:r w:rsidRPr="006412D6">
              <w:t>x"0095"</w:t>
            </w:r>
          </w:p>
        </w:tc>
        <w:tc>
          <w:tcPr>
            <w:tcW w:w="2080" w:type="dxa"/>
            <w:tcBorders>
              <w:top w:val="nil"/>
              <w:left w:val="nil"/>
              <w:bottom w:val="single" w:sz="4" w:space="0" w:color="auto"/>
              <w:right w:val="single" w:sz="4" w:space="0" w:color="auto"/>
            </w:tcBorders>
            <w:shd w:val="clear" w:color="auto" w:fill="auto"/>
            <w:noWrap/>
            <w:vAlign w:val="bottom"/>
            <w:hideMark/>
          </w:tcPr>
          <w:p w14:paraId="6E91A1D4" w14:textId="77777777" w:rsidR="00A821C6" w:rsidRPr="006412D6" w:rsidRDefault="00A821C6" w:rsidP="00AE0599">
            <w:r w:rsidRPr="006412D6">
              <w:t>10010111</w:t>
            </w:r>
          </w:p>
        </w:tc>
      </w:tr>
      <w:tr w:rsidR="00A821C6" w:rsidRPr="006412D6" w14:paraId="25C2F45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F221A41" w14:textId="77777777" w:rsidR="00A821C6" w:rsidRPr="006412D6" w:rsidRDefault="00A821C6" w:rsidP="00AE0599">
            <w:r w:rsidRPr="006412D6">
              <w:t>97</w:t>
            </w:r>
          </w:p>
        </w:tc>
        <w:tc>
          <w:tcPr>
            <w:tcW w:w="1020" w:type="dxa"/>
            <w:tcBorders>
              <w:top w:val="nil"/>
              <w:left w:val="nil"/>
              <w:bottom w:val="single" w:sz="4" w:space="0" w:color="auto"/>
              <w:right w:val="single" w:sz="4" w:space="0" w:color="auto"/>
            </w:tcBorders>
            <w:shd w:val="clear" w:color="auto" w:fill="auto"/>
            <w:noWrap/>
            <w:vAlign w:val="bottom"/>
            <w:hideMark/>
          </w:tcPr>
          <w:p w14:paraId="2A55EA5C" w14:textId="77777777" w:rsidR="00A821C6" w:rsidRPr="006412D6" w:rsidRDefault="00A821C6" w:rsidP="00AE0599">
            <w:r w:rsidRPr="006412D6">
              <w:t>x"0096"</w:t>
            </w:r>
          </w:p>
        </w:tc>
        <w:tc>
          <w:tcPr>
            <w:tcW w:w="2080" w:type="dxa"/>
            <w:tcBorders>
              <w:top w:val="nil"/>
              <w:left w:val="nil"/>
              <w:bottom w:val="single" w:sz="4" w:space="0" w:color="auto"/>
              <w:right w:val="single" w:sz="4" w:space="0" w:color="auto"/>
            </w:tcBorders>
            <w:shd w:val="clear" w:color="auto" w:fill="auto"/>
            <w:noWrap/>
            <w:vAlign w:val="bottom"/>
            <w:hideMark/>
          </w:tcPr>
          <w:p w14:paraId="3D0C8E7C" w14:textId="77777777" w:rsidR="00A821C6" w:rsidRPr="006412D6" w:rsidRDefault="00A821C6" w:rsidP="00AE0599">
            <w:r w:rsidRPr="006412D6">
              <w:t>10011000</w:t>
            </w:r>
          </w:p>
        </w:tc>
      </w:tr>
      <w:tr w:rsidR="00A821C6" w:rsidRPr="006412D6" w14:paraId="0888B47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32406B8" w14:textId="77777777" w:rsidR="00A821C6" w:rsidRPr="006412D6" w:rsidRDefault="00A821C6" w:rsidP="00AE0599">
            <w:r w:rsidRPr="006412D6">
              <w:t>98</w:t>
            </w:r>
          </w:p>
        </w:tc>
        <w:tc>
          <w:tcPr>
            <w:tcW w:w="1020" w:type="dxa"/>
            <w:tcBorders>
              <w:top w:val="nil"/>
              <w:left w:val="nil"/>
              <w:bottom w:val="single" w:sz="4" w:space="0" w:color="auto"/>
              <w:right w:val="single" w:sz="4" w:space="0" w:color="auto"/>
            </w:tcBorders>
            <w:shd w:val="clear" w:color="auto" w:fill="auto"/>
            <w:noWrap/>
            <w:vAlign w:val="bottom"/>
            <w:hideMark/>
          </w:tcPr>
          <w:p w14:paraId="58229044" w14:textId="77777777" w:rsidR="00A821C6" w:rsidRPr="006412D6" w:rsidRDefault="00A821C6" w:rsidP="00AE0599">
            <w:r w:rsidRPr="006412D6">
              <w:t>x"0097"</w:t>
            </w:r>
          </w:p>
        </w:tc>
        <w:tc>
          <w:tcPr>
            <w:tcW w:w="2080" w:type="dxa"/>
            <w:tcBorders>
              <w:top w:val="nil"/>
              <w:left w:val="nil"/>
              <w:bottom w:val="single" w:sz="4" w:space="0" w:color="auto"/>
              <w:right w:val="single" w:sz="4" w:space="0" w:color="auto"/>
            </w:tcBorders>
            <w:shd w:val="clear" w:color="auto" w:fill="auto"/>
            <w:noWrap/>
            <w:vAlign w:val="bottom"/>
            <w:hideMark/>
          </w:tcPr>
          <w:p w14:paraId="41056F39" w14:textId="77777777" w:rsidR="00A821C6" w:rsidRPr="006412D6" w:rsidRDefault="00A821C6" w:rsidP="00AE0599">
            <w:r w:rsidRPr="006412D6">
              <w:t>10011001</w:t>
            </w:r>
          </w:p>
        </w:tc>
      </w:tr>
      <w:tr w:rsidR="00A821C6" w:rsidRPr="006412D6" w14:paraId="6188FDF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F806CD4" w14:textId="77777777" w:rsidR="00A821C6" w:rsidRPr="006412D6" w:rsidRDefault="00A821C6" w:rsidP="00AE0599">
            <w:r w:rsidRPr="006412D6">
              <w:t>99</w:t>
            </w:r>
          </w:p>
        </w:tc>
        <w:tc>
          <w:tcPr>
            <w:tcW w:w="1020" w:type="dxa"/>
            <w:tcBorders>
              <w:top w:val="nil"/>
              <w:left w:val="nil"/>
              <w:bottom w:val="single" w:sz="4" w:space="0" w:color="auto"/>
              <w:right w:val="single" w:sz="4" w:space="0" w:color="auto"/>
            </w:tcBorders>
            <w:shd w:val="clear" w:color="auto" w:fill="auto"/>
            <w:noWrap/>
            <w:vAlign w:val="bottom"/>
            <w:hideMark/>
          </w:tcPr>
          <w:p w14:paraId="7CDC1046" w14:textId="77777777" w:rsidR="00A821C6" w:rsidRPr="006412D6" w:rsidRDefault="00A821C6" w:rsidP="00AE0599">
            <w:r w:rsidRPr="006412D6">
              <w:t>x"0098"</w:t>
            </w:r>
          </w:p>
        </w:tc>
        <w:tc>
          <w:tcPr>
            <w:tcW w:w="2080" w:type="dxa"/>
            <w:tcBorders>
              <w:top w:val="nil"/>
              <w:left w:val="nil"/>
              <w:bottom w:val="single" w:sz="4" w:space="0" w:color="auto"/>
              <w:right w:val="single" w:sz="4" w:space="0" w:color="auto"/>
            </w:tcBorders>
            <w:shd w:val="clear" w:color="auto" w:fill="auto"/>
            <w:noWrap/>
            <w:vAlign w:val="bottom"/>
            <w:hideMark/>
          </w:tcPr>
          <w:p w14:paraId="21695906" w14:textId="77777777" w:rsidR="00A821C6" w:rsidRPr="006412D6" w:rsidRDefault="00A821C6" w:rsidP="00AE0599">
            <w:r w:rsidRPr="006412D6">
              <w:t>10011010</w:t>
            </w:r>
          </w:p>
        </w:tc>
      </w:tr>
      <w:tr w:rsidR="00A821C6" w:rsidRPr="006412D6" w14:paraId="0A505D2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F82DA52" w14:textId="77777777" w:rsidR="00A821C6" w:rsidRPr="006412D6" w:rsidRDefault="00A821C6" w:rsidP="00AE0599">
            <w:r w:rsidRPr="006412D6">
              <w:t>9a</w:t>
            </w:r>
          </w:p>
        </w:tc>
        <w:tc>
          <w:tcPr>
            <w:tcW w:w="1020" w:type="dxa"/>
            <w:tcBorders>
              <w:top w:val="nil"/>
              <w:left w:val="nil"/>
              <w:bottom w:val="single" w:sz="4" w:space="0" w:color="auto"/>
              <w:right w:val="single" w:sz="4" w:space="0" w:color="auto"/>
            </w:tcBorders>
            <w:shd w:val="clear" w:color="auto" w:fill="auto"/>
            <w:noWrap/>
            <w:vAlign w:val="bottom"/>
            <w:hideMark/>
          </w:tcPr>
          <w:p w14:paraId="39FE587A" w14:textId="77777777" w:rsidR="00A821C6" w:rsidRPr="006412D6" w:rsidRDefault="00A821C6" w:rsidP="00AE0599">
            <w:r w:rsidRPr="006412D6">
              <w:t>x"0099"</w:t>
            </w:r>
          </w:p>
        </w:tc>
        <w:tc>
          <w:tcPr>
            <w:tcW w:w="2080" w:type="dxa"/>
            <w:tcBorders>
              <w:top w:val="nil"/>
              <w:left w:val="nil"/>
              <w:bottom w:val="single" w:sz="4" w:space="0" w:color="auto"/>
              <w:right w:val="single" w:sz="4" w:space="0" w:color="auto"/>
            </w:tcBorders>
            <w:shd w:val="clear" w:color="auto" w:fill="auto"/>
            <w:noWrap/>
            <w:vAlign w:val="bottom"/>
            <w:hideMark/>
          </w:tcPr>
          <w:p w14:paraId="6D950E3E" w14:textId="77777777" w:rsidR="00A821C6" w:rsidRPr="006412D6" w:rsidRDefault="00A821C6" w:rsidP="00AE0599">
            <w:r w:rsidRPr="006412D6">
              <w:t>10011011</w:t>
            </w:r>
          </w:p>
        </w:tc>
      </w:tr>
      <w:tr w:rsidR="00A821C6" w:rsidRPr="006412D6" w14:paraId="0C420B0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8119786" w14:textId="77777777" w:rsidR="00A821C6" w:rsidRPr="006412D6" w:rsidRDefault="00A821C6" w:rsidP="00AE0599">
            <w:r w:rsidRPr="006412D6">
              <w:t>9b</w:t>
            </w:r>
          </w:p>
        </w:tc>
        <w:tc>
          <w:tcPr>
            <w:tcW w:w="1020" w:type="dxa"/>
            <w:tcBorders>
              <w:top w:val="nil"/>
              <w:left w:val="nil"/>
              <w:bottom w:val="single" w:sz="4" w:space="0" w:color="auto"/>
              <w:right w:val="single" w:sz="4" w:space="0" w:color="auto"/>
            </w:tcBorders>
            <w:shd w:val="clear" w:color="auto" w:fill="auto"/>
            <w:noWrap/>
            <w:vAlign w:val="bottom"/>
            <w:hideMark/>
          </w:tcPr>
          <w:p w14:paraId="65EED608" w14:textId="77777777" w:rsidR="00A821C6" w:rsidRPr="006412D6" w:rsidRDefault="00A821C6" w:rsidP="00AE0599">
            <w:r w:rsidRPr="006412D6">
              <w:t>x"009A"</w:t>
            </w:r>
          </w:p>
        </w:tc>
        <w:tc>
          <w:tcPr>
            <w:tcW w:w="2080" w:type="dxa"/>
            <w:tcBorders>
              <w:top w:val="nil"/>
              <w:left w:val="nil"/>
              <w:bottom w:val="single" w:sz="4" w:space="0" w:color="auto"/>
              <w:right w:val="single" w:sz="4" w:space="0" w:color="auto"/>
            </w:tcBorders>
            <w:shd w:val="clear" w:color="auto" w:fill="auto"/>
            <w:noWrap/>
            <w:vAlign w:val="bottom"/>
            <w:hideMark/>
          </w:tcPr>
          <w:p w14:paraId="1695CF65" w14:textId="77777777" w:rsidR="00A821C6" w:rsidRPr="006412D6" w:rsidRDefault="00A821C6" w:rsidP="00AE0599">
            <w:r w:rsidRPr="006412D6">
              <w:t>10011100</w:t>
            </w:r>
          </w:p>
        </w:tc>
      </w:tr>
      <w:tr w:rsidR="00A821C6" w:rsidRPr="006412D6" w14:paraId="1C83200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AE650F" w14:textId="77777777" w:rsidR="00A821C6" w:rsidRPr="006412D6" w:rsidRDefault="00A821C6" w:rsidP="00AE0599">
            <w:r w:rsidRPr="006412D6">
              <w:t>9c</w:t>
            </w:r>
          </w:p>
        </w:tc>
        <w:tc>
          <w:tcPr>
            <w:tcW w:w="1020" w:type="dxa"/>
            <w:tcBorders>
              <w:top w:val="nil"/>
              <w:left w:val="nil"/>
              <w:bottom w:val="single" w:sz="4" w:space="0" w:color="auto"/>
              <w:right w:val="single" w:sz="4" w:space="0" w:color="auto"/>
            </w:tcBorders>
            <w:shd w:val="clear" w:color="auto" w:fill="auto"/>
            <w:noWrap/>
            <w:vAlign w:val="bottom"/>
            <w:hideMark/>
          </w:tcPr>
          <w:p w14:paraId="2967D5E7" w14:textId="77777777" w:rsidR="00A821C6" w:rsidRPr="006412D6" w:rsidRDefault="00A821C6" w:rsidP="00AE0599">
            <w:r w:rsidRPr="006412D6">
              <w:t>x"009B"</w:t>
            </w:r>
          </w:p>
        </w:tc>
        <w:tc>
          <w:tcPr>
            <w:tcW w:w="2080" w:type="dxa"/>
            <w:tcBorders>
              <w:top w:val="nil"/>
              <w:left w:val="nil"/>
              <w:bottom w:val="single" w:sz="4" w:space="0" w:color="auto"/>
              <w:right w:val="single" w:sz="4" w:space="0" w:color="auto"/>
            </w:tcBorders>
            <w:shd w:val="clear" w:color="auto" w:fill="auto"/>
            <w:noWrap/>
            <w:vAlign w:val="bottom"/>
            <w:hideMark/>
          </w:tcPr>
          <w:p w14:paraId="0F85D683" w14:textId="77777777" w:rsidR="00A821C6" w:rsidRPr="006412D6" w:rsidRDefault="00A821C6" w:rsidP="00AE0599">
            <w:r w:rsidRPr="006412D6">
              <w:t>10011101</w:t>
            </w:r>
          </w:p>
        </w:tc>
      </w:tr>
      <w:tr w:rsidR="00A821C6" w:rsidRPr="006412D6" w14:paraId="215A012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D708E79" w14:textId="77777777" w:rsidR="00A821C6" w:rsidRPr="006412D6" w:rsidRDefault="00A821C6" w:rsidP="00AE0599">
            <w:r w:rsidRPr="006412D6">
              <w:t>9d</w:t>
            </w:r>
          </w:p>
        </w:tc>
        <w:tc>
          <w:tcPr>
            <w:tcW w:w="1020" w:type="dxa"/>
            <w:tcBorders>
              <w:top w:val="nil"/>
              <w:left w:val="nil"/>
              <w:bottom w:val="single" w:sz="4" w:space="0" w:color="auto"/>
              <w:right w:val="single" w:sz="4" w:space="0" w:color="auto"/>
            </w:tcBorders>
            <w:shd w:val="clear" w:color="auto" w:fill="auto"/>
            <w:noWrap/>
            <w:vAlign w:val="bottom"/>
            <w:hideMark/>
          </w:tcPr>
          <w:p w14:paraId="1216A14F" w14:textId="77777777" w:rsidR="00A821C6" w:rsidRPr="006412D6" w:rsidRDefault="00A821C6" w:rsidP="00AE0599">
            <w:r w:rsidRPr="006412D6">
              <w:t>x"009C"</w:t>
            </w:r>
          </w:p>
        </w:tc>
        <w:tc>
          <w:tcPr>
            <w:tcW w:w="2080" w:type="dxa"/>
            <w:tcBorders>
              <w:top w:val="nil"/>
              <w:left w:val="nil"/>
              <w:bottom w:val="single" w:sz="4" w:space="0" w:color="auto"/>
              <w:right w:val="single" w:sz="4" w:space="0" w:color="auto"/>
            </w:tcBorders>
            <w:shd w:val="clear" w:color="auto" w:fill="auto"/>
            <w:noWrap/>
            <w:vAlign w:val="bottom"/>
            <w:hideMark/>
          </w:tcPr>
          <w:p w14:paraId="0937162A" w14:textId="77777777" w:rsidR="00A821C6" w:rsidRPr="006412D6" w:rsidRDefault="00A821C6" w:rsidP="00AE0599">
            <w:r w:rsidRPr="006412D6">
              <w:t>10011110</w:t>
            </w:r>
          </w:p>
        </w:tc>
      </w:tr>
      <w:tr w:rsidR="00A821C6" w:rsidRPr="006412D6" w14:paraId="2C0CEAF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4EB2257" w14:textId="77777777" w:rsidR="00A821C6" w:rsidRPr="006412D6" w:rsidRDefault="00A821C6" w:rsidP="00AE0599">
            <w:r w:rsidRPr="006412D6">
              <w:t>9e</w:t>
            </w:r>
          </w:p>
        </w:tc>
        <w:tc>
          <w:tcPr>
            <w:tcW w:w="1020" w:type="dxa"/>
            <w:tcBorders>
              <w:top w:val="nil"/>
              <w:left w:val="nil"/>
              <w:bottom w:val="single" w:sz="4" w:space="0" w:color="auto"/>
              <w:right w:val="single" w:sz="4" w:space="0" w:color="auto"/>
            </w:tcBorders>
            <w:shd w:val="clear" w:color="auto" w:fill="auto"/>
            <w:noWrap/>
            <w:vAlign w:val="bottom"/>
            <w:hideMark/>
          </w:tcPr>
          <w:p w14:paraId="1B913009" w14:textId="77777777" w:rsidR="00A821C6" w:rsidRPr="006412D6" w:rsidRDefault="00A821C6" w:rsidP="00AE0599">
            <w:r w:rsidRPr="006412D6">
              <w:t>x"009D"</w:t>
            </w:r>
          </w:p>
        </w:tc>
        <w:tc>
          <w:tcPr>
            <w:tcW w:w="2080" w:type="dxa"/>
            <w:tcBorders>
              <w:top w:val="nil"/>
              <w:left w:val="nil"/>
              <w:bottom w:val="single" w:sz="4" w:space="0" w:color="auto"/>
              <w:right w:val="single" w:sz="4" w:space="0" w:color="auto"/>
            </w:tcBorders>
            <w:shd w:val="clear" w:color="auto" w:fill="auto"/>
            <w:noWrap/>
            <w:vAlign w:val="bottom"/>
            <w:hideMark/>
          </w:tcPr>
          <w:p w14:paraId="2BEC873D" w14:textId="77777777" w:rsidR="00A821C6" w:rsidRPr="006412D6" w:rsidRDefault="00A821C6" w:rsidP="00AE0599">
            <w:r w:rsidRPr="006412D6">
              <w:t>10011111</w:t>
            </w:r>
          </w:p>
        </w:tc>
      </w:tr>
      <w:tr w:rsidR="00A821C6" w:rsidRPr="006412D6" w14:paraId="13A64CB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69E6A89" w14:textId="77777777" w:rsidR="00A821C6" w:rsidRPr="006412D6" w:rsidRDefault="00A821C6" w:rsidP="00AE0599">
            <w:r w:rsidRPr="006412D6">
              <w:t>9f</w:t>
            </w:r>
          </w:p>
        </w:tc>
        <w:tc>
          <w:tcPr>
            <w:tcW w:w="1020" w:type="dxa"/>
            <w:tcBorders>
              <w:top w:val="nil"/>
              <w:left w:val="nil"/>
              <w:bottom w:val="single" w:sz="4" w:space="0" w:color="auto"/>
              <w:right w:val="single" w:sz="4" w:space="0" w:color="auto"/>
            </w:tcBorders>
            <w:shd w:val="clear" w:color="auto" w:fill="auto"/>
            <w:noWrap/>
            <w:vAlign w:val="bottom"/>
            <w:hideMark/>
          </w:tcPr>
          <w:p w14:paraId="0669BFB9" w14:textId="77777777" w:rsidR="00A821C6" w:rsidRPr="006412D6" w:rsidRDefault="00A821C6" w:rsidP="00AE0599">
            <w:r w:rsidRPr="006412D6">
              <w:t>x"009E"</w:t>
            </w:r>
          </w:p>
        </w:tc>
        <w:tc>
          <w:tcPr>
            <w:tcW w:w="2080" w:type="dxa"/>
            <w:tcBorders>
              <w:top w:val="nil"/>
              <w:left w:val="nil"/>
              <w:bottom w:val="single" w:sz="4" w:space="0" w:color="auto"/>
              <w:right w:val="single" w:sz="4" w:space="0" w:color="auto"/>
            </w:tcBorders>
            <w:shd w:val="clear" w:color="auto" w:fill="auto"/>
            <w:noWrap/>
            <w:vAlign w:val="bottom"/>
            <w:hideMark/>
          </w:tcPr>
          <w:p w14:paraId="21ECC74B" w14:textId="77777777" w:rsidR="00A821C6" w:rsidRPr="006412D6" w:rsidRDefault="00A821C6" w:rsidP="00AE0599">
            <w:r w:rsidRPr="006412D6">
              <w:t>10100000</w:t>
            </w:r>
          </w:p>
        </w:tc>
      </w:tr>
      <w:tr w:rsidR="00A821C6" w:rsidRPr="006412D6" w14:paraId="1951789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DDA7C85" w14:textId="77777777" w:rsidR="00A821C6" w:rsidRPr="006412D6" w:rsidRDefault="00A821C6" w:rsidP="00AE0599">
            <w:r w:rsidRPr="006412D6">
              <w:t>a0</w:t>
            </w:r>
          </w:p>
        </w:tc>
        <w:tc>
          <w:tcPr>
            <w:tcW w:w="1020" w:type="dxa"/>
            <w:tcBorders>
              <w:top w:val="nil"/>
              <w:left w:val="nil"/>
              <w:bottom w:val="single" w:sz="4" w:space="0" w:color="auto"/>
              <w:right w:val="single" w:sz="4" w:space="0" w:color="auto"/>
            </w:tcBorders>
            <w:shd w:val="clear" w:color="auto" w:fill="auto"/>
            <w:noWrap/>
            <w:vAlign w:val="bottom"/>
            <w:hideMark/>
          </w:tcPr>
          <w:p w14:paraId="71E7EB4E" w14:textId="77777777" w:rsidR="00A821C6" w:rsidRPr="006412D6" w:rsidRDefault="00A821C6" w:rsidP="00AE0599">
            <w:r w:rsidRPr="006412D6">
              <w:t>x"009F"</w:t>
            </w:r>
          </w:p>
        </w:tc>
        <w:tc>
          <w:tcPr>
            <w:tcW w:w="2080" w:type="dxa"/>
            <w:tcBorders>
              <w:top w:val="nil"/>
              <w:left w:val="nil"/>
              <w:bottom w:val="single" w:sz="4" w:space="0" w:color="auto"/>
              <w:right w:val="single" w:sz="4" w:space="0" w:color="auto"/>
            </w:tcBorders>
            <w:shd w:val="clear" w:color="auto" w:fill="auto"/>
            <w:noWrap/>
            <w:vAlign w:val="bottom"/>
            <w:hideMark/>
          </w:tcPr>
          <w:p w14:paraId="693B0C3D" w14:textId="77777777" w:rsidR="00A821C6" w:rsidRPr="006412D6" w:rsidRDefault="00A821C6" w:rsidP="00AE0599">
            <w:r w:rsidRPr="006412D6">
              <w:t>10100001</w:t>
            </w:r>
          </w:p>
        </w:tc>
      </w:tr>
      <w:tr w:rsidR="00A821C6" w:rsidRPr="006412D6" w14:paraId="574C073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58B4EE8" w14:textId="77777777" w:rsidR="00A821C6" w:rsidRPr="006412D6" w:rsidRDefault="00A821C6" w:rsidP="00AE0599">
            <w:r w:rsidRPr="006412D6">
              <w:t>a1</w:t>
            </w:r>
          </w:p>
        </w:tc>
        <w:tc>
          <w:tcPr>
            <w:tcW w:w="1020" w:type="dxa"/>
            <w:tcBorders>
              <w:top w:val="nil"/>
              <w:left w:val="nil"/>
              <w:bottom w:val="single" w:sz="4" w:space="0" w:color="auto"/>
              <w:right w:val="single" w:sz="4" w:space="0" w:color="auto"/>
            </w:tcBorders>
            <w:shd w:val="clear" w:color="auto" w:fill="auto"/>
            <w:noWrap/>
            <w:vAlign w:val="bottom"/>
            <w:hideMark/>
          </w:tcPr>
          <w:p w14:paraId="2C5EFA44" w14:textId="77777777" w:rsidR="00A821C6" w:rsidRPr="006412D6" w:rsidRDefault="00A821C6" w:rsidP="00AE0599">
            <w:r w:rsidRPr="006412D6">
              <w:t>x"00a0"</w:t>
            </w:r>
          </w:p>
        </w:tc>
        <w:tc>
          <w:tcPr>
            <w:tcW w:w="2080" w:type="dxa"/>
            <w:tcBorders>
              <w:top w:val="nil"/>
              <w:left w:val="nil"/>
              <w:bottom w:val="single" w:sz="4" w:space="0" w:color="auto"/>
              <w:right w:val="single" w:sz="4" w:space="0" w:color="auto"/>
            </w:tcBorders>
            <w:shd w:val="clear" w:color="auto" w:fill="auto"/>
            <w:noWrap/>
            <w:vAlign w:val="bottom"/>
            <w:hideMark/>
          </w:tcPr>
          <w:p w14:paraId="52B3D054" w14:textId="77777777" w:rsidR="00A821C6" w:rsidRPr="006412D6" w:rsidRDefault="00A821C6" w:rsidP="00AE0599">
            <w:r w:rsidRPr="006412D6">
              <w:t>10100010</w:t>
            </w:r>
          </w:p>
        </w:tc>
      </w:tr>
      <w:tr w:rsidR="00A821C6" w:rsidRPr="006412D6" w14:paraId="1C329BF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ABEE8D6" w14:textId="77777777" w:rsidR="00A821C6" w:rsidRPr="006412D6" w:rsidRDefault="00A821C6" w:rsidP="00AE0599">
            <w:r w:rsidRPr="006412D6">
              <w:t>a2</w:t>
            </w:r>
          </w:p>
        </w:tc>
        <w:tc>
          <w:tcPr>
            <w:tcW w:w="1020" w:type="dxa"/>
            <w:tcBorders>
              <w:top w:val="nil"/>
              <w:left w:val="nil"/>
              <w:bottom w:val="single" w:sz="4" w:space="0" w:color="auto"/>
              <w:right w:val="single" w:sz="4" w:space="0" w:color="auto"/>
            </w:tcBorders>
            <w:shd w:val="clear" w:color="auto" w:fill="auto"/>
            <w:noWrap/>
            <w:vAlign w:val="bottom"/>
            <w:hideMark/>
          </w:tcPr>
          <w:p w14:paraId="28F71144" w14:textId="77777777" w:rsidR="00A821C6" w:rsidRPr="006412D6" w:rsidRDefault="00A821C6" w:rsidP="00AE0599">
            <w:r w:rsidRPr="006412D6">
              <w:t>x"00a1"</w:t>
            </w:r>
          </w:p>
        </w:tc>
        <w:tc>
          <w:tcPr>
            <w:tcW w:w="2080" w:type="dxa"/>
            <w:tcBorders>
              <w:top w:val="nil"/>
              <w:left w:val="nil"/>
              <w:bottom w:val="single" w:sz="4" w:space="0" w:color="auto"/>
              <w:right w:val="single" w:sz="4" w:space="0" w:color="auto"/>
            </w:tcBorders>
            <w:shd w:val="clear" w:color="auto" w:fill="auto"/>
            <w:noWrap/>
            <w:vAlign w:val="bottom"/>
            <w:hideMark/>
          </w:tcPr>
          <w:p w14:paraId="295E2809" w14:textId="77777777" w:rsidR="00A821C6" w:rsidRPr="006412D6" w:rsidRDefault="00A821C6" w:rsidP="00AE0599">
            <w:r w:rsidRPr="006412D6">
              <w:t>10100011</w:t>
            </w:r>
          </w:p>
        </w:tc>
      </w:tr>
      <w:tr w:rsidR="00A821C6" w:rsidRPr="006412D6" w14:paraId="5B295B0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9528A4" w14:textId="77777777" w:rsidR="00A821C6" w:rsidRPr="006412D6" w:rsidRDefault="00A821C6" w:rsidP="00AE0599">
            <w:r w:rsidRPr="006412D6">
              <w:t>a3</w:t>
            </w:r>
          </w:p>
        </w:tc>
        <w:tc>
          <w:tcPr>
            <w:tcW w:w="1020" w:type="dxa"/>
            <w:tcBorders>
              <w:top w:val="nil"/>
              <w:left w:val="nil"/>
              <w:bottom w:val="single" w:sz="4" w:space="0" w:color="auto"/>
              <w:right w:val="single" w:sz="4" w:space="0" w:color="auto"/>
            </w:tcBorders>
            <w:shd w:val="clear" w:color="auto" w:fill="auto"/>
            <w:noWrap/>
            <w:vAlign w:val="bottom"/>
            <w:hideMark/>
          </w:tcPr>
          <w:p w14:paraId="61450F57" w14:textId="77777777" w:rsidR="00A821C6" w:rsidRPr="006412D6" w:rsidRDefault="00A821C6" w:rsidP="00AE0599">
            <w:r w:rsidRPr="006412D6">
              <w:t>x"00a2"</w:t>
            </w:r>
          </w:p>
        </w:tc>
        <w:tc>
          <w:tcPr>
            <w:tcW w:w="2080" w:type="dxa"/>
            <w:tcBorders>
              <w:top w:val="nil"/>
              <w:left w:val="nil"/>
              <w:bottom w:val="single" w:sz="4" w:space="0" w:color="auto"/>
              <w:right w:val="single" w:sz="4" w:space="0" w:color="auto"/>
            </w:tcBorders>
            <w:shd w:val="clear" w:color="auto" w:fill="auto"/>
            <w:noWrap/>
            <w:vAlign w:val="bottom"/>
            <w:hideMark/>
          </w:tcPr>
          <w:p w14:paraId="316A6ECC" w14:textId="77777777" w:rsidR="00A821C6" w:rsidRPr="006412D6" w:rsidRDefault="00A821C6" w:rsidP="00AE0599">
            <w:r w:rsidRPr="006412D6">
              <w:t>10100100</w:t>
            </w:r>
          </w:p>
        </w:tc>
      </w:tr>
      <w:tr w:rsidR="00A821C6" w:rsidRPr="006412D6" w14:paraId="5198A52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9704D9" w14:textId="77777777" w:rsidR="00A821C6" w:rsidRPr="006412D6" w:rsidRDefault="00A821C6" w:rsidP="00AE0599">
            <w:r w:rsidRPr="006412D6">
              <w:t>a4</w:t>
            </w:r>
          </w:p>
        </w:tc>
        <w:tc>
          <w:tcPr>
            <w:tcW w:w="1020" w:type="dxa"/>
            <w:tcBorders>
              <w:top w:val="nil"/>
              <w:left w:val="nil"/>
              <w:bottom w:val="single" w:sz="4" w:space="0" w:color="auto"/>
              <w:right w:val="single" w:sz="4" w:space="0" w:color="auto"/>
            </w:tcBorders>
            <w:shd w:val="clear" w:color="auto" w:fill="auto"/>
            <w:noWrap/>
            <w:vAlign w:val="bottom"/>
            <w:hideMark/>
          </w:tcPr>
          <w:p w14:paraId="28A1CDBA" w14:textId="77777777" w:rsidR="00A821C6" w:rsidRPr="006412D6" w:rsidRDefault="00A821C6" w:rsidP="00AE0599">
            <w:r w:rsidRPr="006412D6">
              <w:t>x"00a3"</w:t>
            </w:r>
          </w:p>
        </w:tc>
        <w:tc>
          <w:tcPr>
            <w:tcW w:w="2080" w:type="dxa"/>
            <w:tcBorders>
              <w:top w:val="nil"/>
              <w:left w:val="nil"/>
              <w:bottom w:val="single" w:sz="4" w:space="0" w:color="auto"/>
              <w:right w:val="single" w:sz="4" w:space="0" w:color="auto"/>
            </w:tcBorders>
            <w:shd w:val="clear" w:color="auto" w:fill="auto"/>
            <w:noWrap/>
            <w:vAlign w:val="bottom"/>
            <w:hideMark/>
          </w:tcPr>
          <w:p w14:paraId="625E2AB1" w14:textId="77777777" w:rsidR="00A821C6" w:rsidRPr="006412D6" w:rsidRDefault="00A821C6" w:rsidP="00AE0599">
            <w:r w:rsidRPr="006412D6">
              <w:t>10100101</w:t>
            </w:r>
          </w:p>
        </w:tc>
      </w:tr>
      <w:tr w:rsidR="00A821C6" w:rsidRPr="006412D6" w14:paraId="66CED0D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8040B93" w14:textId="77777777" w:rsidR="00A821C6" w:rsidRPr="006412D6" w:rsidRDefault="00A821C6" w:rsidP="00AE0599">
            <w:r w:rsidRPr="006412D6">
              <w:t>a5</w:t>
            </w:r>
          </w:p>
        </w:tc>
        <w:tc>
          <w:tcPr>
            <w:tcW w:w="1020" w:type="dxa"/>
            <w:tcBorders>
              <w:top w:val="nil"/>
              <w:left w:val="nil"/>
              <w:bottom w:val="single" w:sz="4" w:space="0" w:color="auto"/>
              <w:right w:val="single" w:sz="4" w:space="0" w:color="auto"/>
            </w:tcBorders>
            <w:shd w:val="clear" w:color="auto" w:fill="auto"/>
            <w:noWrap/>
            <w:vAlign w:val="bottom"/>
            <w:hideMark/>
          </w:tcPr>
          <w:p w14:paraId="7E3CFAC3" w14:textId="77777777" w:rsidR="00A821C6" w:rsidRPr="006412D6" w:rsidRDefault="00A821C6" w:rsidP="00AE0599">
            <w:r w:rsidRPr="006412D6">
              <w:t>x"00a4"</w:t>
            </w:r>
          </w:p>
        </w:tc>
        <w:tc>
          <w:tcPr>
            <w:tcW w:w="2080" w:type="dxa"/>
            <w:tcBorders>
              <w:top w:val="nil"/>
              <w:left w:val="nil"/>
              <w:bottom w:val="single" w:sz="4" w:space="0" w:color="auto"/>
              <w:right w:val="single" w:sz="4" w:space="0" w:color="auto"/>
            </w:tcBorders>
            <w:shd w:val="clear" w:color="auto" w:fill="auto"/>
            <w:noWrap/>
            <w:vAlign w:val="bottom"/>
            <w:hideMark/>
          </w:tcPr>
          <w:p w14:paraId="046D0E6B" w14:textId="77777777" w:rsidR="00A821C6" w:rsidRPr="006412D6" w:rsidRDefault="00A821C6" w:rsidP="00AE0599">
            <w:r w:rsidRPr="006412D6">
              <w:t>10100110</w:t>
            </w:r>
          </w:p>
        </w:tc>
      </w:tr>
      <w:tr w:rsidR="00A821C6" w:rsidRPr="006412D6" w14:paraId="10DF04F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72EF498" w14:textId="77777777" w:rsidR="00A821C6" w:rsidRPr="006412D6" w:rsidRDefault="00A821C6" w:rsidP="00AE0599">
            <w:r w:rsidRPr="006412D6">
              <w:t>a6</w:t>
            </w:r>
          </w:p>
        </w:tc>
        <w:tc>
          <w:tcPr>
            <w:tcW w:w="1020" w:type="dxa"/>
            <w:tcBorders>
              <w:top w:val="nil"/>
              <w:left w:val="nil"/>
              <w:bottom w:val="single" w:sz="4" w:space="0" w:color="auto"/>
              <w:right w:val="single" w:sz="4" w:space="0" w:color="auto"/>
            </w:tcBorders>
            <w:shd w:val="clear" w:color="auto" w:fill="auto"/>
            <w:noWrap/>
            <w:vAlign w:val="bottom"/>
            <w:hideMark/>
          </w:tcPr>
          <w:p w14:paraId="4F6A23F0" w14:textId="77777777" w:rsidR="00A821C6" w:rsidRPr="006412D6" w:rsidRDefault="00A821C6" w:rsidP="00AE0599">
            <w:r w:rsidRPr="006412D6">
              <w:t>x"00a5"</w:t>
            </w:r>
          </w:p>
        </w:tc>
        <w:tc>
          <w:tcPr>
            <w:tcW w:w="2080" w:type="dxa"/>
            <w:tcBorders>
              <w:top w:val="nil"/>
              <w:left w:val="nil"/>
              <w:bottom w:val="single" w:sz="4" w:space="0" w:color="auto"/>
              <w:right w:val="single" w:sz="4" w:space="0" w:color="auto"/>
            </w:tcBorders>
            <w:shd w:val="clear" w:color="auto" w:fill="auto"/>
            <w:noWrap/>
            <w:vAlign w:val="bottom"/>
            <w:hideMark/>
          </w:tcPr>
          <w:p w14:paraId="35F19B49" w14:textId="77777777" w:rsidR="00A821C6" w:rsidRPr="006412D6" w:rsidRDefault="00A821C6" w:rsidP="00AE0599">
            <w:r w:rsidRPr="006412D6">
              <w:t>10100111</w:t>
            </w:r>
          </w:p>
        </w:tc>
      </w:tr>
      <w:tr w:rsidR="00A821C6" w:rsidRPr="006412D6" w14:paraId="1847327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6CED345" w14:textId="77777777" w:rsidR="00A821C6" w:rsidRPr="006412D6" w:rsidRDefault="00A821C6" w:rsidP="00AE0599">
            <w:r w:rsidRPr="006412D6">
              <w:t>a7</w:t>
            </w:r>
          </w:p>
        </w:tc>
        <w:tc>
          <w:tcPr>
            <w:tcW w:w="1020" w:type="dxa"/>
            <w:tcBorders>
              <w:top w:val="nil"/>
              <w:left w:val="nil"/>
              <w:bottom w:val="single" w:sz="4" w:space="0" w:color="auto"/>
              <w:right w:val="single" w:sz="4" w:space="0" w:color="auto"/>
            </w:tcBorders>
            <w:shd w:val="clear" w:color="auto" w:fill="auto"/>
            <w:noWrap/>
            <w:vAlign w:val="bottom"/>
            <w:hideMark/>
          </w:tcPr>
          <w:p w14:paraId="578BDFD9" w14:textId="77777777" w:rsidR="00A821C6" w:rsidRPr="006412D6" w:rsidRDefault="00A821C6" w:rsidP="00AE0599">
            <w:r w:rsidRPr="006412D6">
              <w:t>x"00a6"</w:t>
            </w:r>
          </w:p>
        </w:tc>
        <w:tc>
          <w:tcPr>
            <w:tcW w:w="2080" w:type="dxa"/>
            <w:tcBorders>
              <w:top w:val="nil"/>
              <w:left w:val="nil"/>
              <w:bottom w:val="single" w:sz="4" w:space="0" w:color="auto"/>
              <w:right w:val="single" w:sz="4" w:space="0" w:color="auto"/>
            </w:tcBorders>
            <w:shd w:val="clear" w:color="auto" w:fill="auto"/>
            <w:noWrap/>
            <w:vAlign w:val="bottom"/>
            <w:hideMark/>
          </w:tcPr>
          <w:p w14:paraId="2C17633F" w14:textId="77777777" w:rsidR="00A821C6" w:rsidRPr="006412D6" w:rsidRDefault="00A821C6" w:rsidP="00AE0599">
            <w:r w:rsidRPr="006412D6">
              <w:t>10101000</w:t>
            </w:r>
          </w:p>
        </w:tc>
      </w:tr>
      <w:tr w:rsidR="00A821C6" w:rsidRPr="006412D6" w14:paraId="5A0A0E2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E66E89F" w14:textId="77777777" w:rsidR="00A821C6" w:rsidRPr="006412D6" w:rsidRDefault="00A821C6" w:rsidP="00AE0599">
            <w:r w:rsidRPr="006412D6">
              <w:t>a8</w:t>
            </w:r>
          </w:p>
        </w:tc>
        <w:tc>
          <w:tcPr>
            <w:tcW w:w="1020" w:type="dxa"/>
            <w:tcBorders>
              <w:top w:val="nil"/>
              <w:left w:val="nil"/>
              <w:bottom w:val="single" w:sz="4" w:space="0" w:color="auto"/>
              <w:right w:val="single" w:sz="4" w:space="0" w:color="auto"/>
            </w:tcBorders>
            <w:shd w:val="clear" w:color="auto" w:fill="auto"/>
            <w:noWrap/>
            <w:vAlign w:val="bottom"/>
            <w:hideMark/>
          </w:tcPr>
          <w:p w14:paraId="4CF71838" w14:textId="77777777" w:rsidR="00A821C6" w:rsidRPr="006412D6" w:rsidRDefault="00A821C6" w:rsidP="00AE0599">
            <w:r w:rsidRPr="006412D6">
              <w:t>x"00a7"</w:t>
            </w:r>
          </w:p>
        </w:tc>
        <w:tc>
          <w:tcPr>
            <w:tcW w:w="2080" w:type="dxa"/>
            <w:tcBorders>
              <w:top w:val="nil"/>
              <w:left w:val="nil"/>
              <w:bottom w:val="single" w:sz="4" w:space="0" w:color="auto"/>
              <w:right w:val="single" w:sz="4" w:space="0" w:color="auto"/>
            </w:tcBorders>
            <w:shd w:val="clear" w:color="auto" w:fill="auto"/>
            <w:noWrap/>
            <w:vAlign w:val="bottom"/>
            <w:hideMark/>
          </w:tcPr>
          <w:p w14:paraId="3E68EAF2" w14:textId="77777777" w:rsidR="00A821C6" w:rsidRPr="006412D6" w:rsidRDefault="00A821C6" w:rsidP="00AE0599">
            <w:r w:rsidRPr="006412D6">
              <w:t>10101001</w:t>
            </w:r>
          </w:p>
        </w:tc>
      </w:tr>
      <w:tr w:rsidR="00A821C6" w:rsidRPr="006412D6" w14:paraId="10592E8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ECD7F2D" w14:textId="77777777" w:rsidR="00A821C6" w:rsidRPr="006412D6" w:rsidRDefault="00A821C6" w:rsidP="00AE0599">
            <w:r w:rsidRPr="006412D6">
              <w:t>a9</w:t>
            </w:r>
          </w:p>
        </w:tc>
        <w:tc>
          <w:tcPr>
            <w:tcW w:w="1020" w:type="dxa"/>
            <w:tcBorders>
              <w:top w:val="nil"/>
              <w:left w:val="nil"/>
              <w:bottom w:val="single" w:sz="4" w:space="0" w:color="auto"/>
              <w:right w:val="single" w:sz="4" w:space="0" w:color="auto"/>
            </w:tcBorders>
            <w:shd w:val="clear" w:color="auto" w:fill="auto"/>
            <w:noWrap/>
            <w:vAlign w:val="bottom"/>
            <w:hideMark/>
          </w:tcPr>
          <w:p w14:paraId="3C94C41B" w14:textId="77777777" w:rsidR="00A821C6" w:rsidRPr="006412D6" w:rsidRDefault="00A821C6" w:rsidP="00AE0599">
            <w:r w:rsidRPr="006412D6">
              <w:t>x"00a8"</w:t>
            </w:r>
          </w:p>
        </w:tc>
        <w:tc>
          <w:tcPr>
            <w:tcW w:w="2080" w:type="dxa"/>
            <w:tcBorders>
              <w:top w:val="nil"/>
              <w:left w:val="nil"/>
              <w:bottom w:val="single" w:sz="4" w:space="0" w:color="auto"/>
              <w:right w:val="single" w:sz="4" w:space="0" w:color="auto"/>
            </w:tcBorders>
            <w:shd w:val="clear" w:color="auto" w:fill="auto"/>
            <w:noWrap/>
            <w:vAlign w:val="bottom"/>
            <w:hideMark/>
          </w:tcPr>
          <w:p w14:paraId="323402B9" w14:textId="77777777" w:rsidR="00A821C6" w:rsidRPr="006412D6" w:rsidRDefault="00A821C6" w:rsidP="00AE0599">
            <w:r w:rsidRPr="006412D6">
              <w:t>10101010</w:t>
            </w:r>
          </w:p>
        </w:tc>
      </w:tr>
      <w:tr w:rsidR="00A821C6" w:rsidRPr="006412D6" w14:paraId="2505A26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85BABAB" w14:textId="77777777" w:rsidR="00A821C6" w:rsidRPr="006412D6" w:rsidRDefault="00A821C6" w:rsidP="00AE0599">
            <w:r w:rsidRPr="006412D6">
              <w:t>aa</w:t>
            </w:r>
          </w:p>
        </w:tc>
        <w:tc>
          <w:tcPr>
            <w:tcW w:w="1020" w:type="dxa"/>
            <w:tcBorders>
              <w:top w:val="nil"/>
              <w:left w:val="nil"/>
              <w:bottom w:val="single" w:sz="4" w:space="0" w:color="auto"/>
              <w:right w:val="single" w:sz="4" w:space="0" w:color="auto"/>
            </w:tcBorders>
            <w:shd w:val="clear" w:color="auto" w:fill="auto"/>
            <w:noWrap/>
            <w:vAlign w:val="bottom"/>
            <w:hideMark/>
          </w:tcPr>
          <w:p w14:paraId="7FD58DCB" w14:textId="77777777" w:rsidR="00A821C6" w:rsidRPr="006412D6" w:rsidRDefault="00A821C6" w:rsidP="00AE0599">
            <w:r w:rsidRPr="006412D6">
              <w:t>x"00a9"</w:t>
            </w:r>
          </w:p>
        </w:tc>
        <w:tc>
          <w:tcPr>
            <w:tcW w:w="2080" w:type="dxa"/>
            <w:tcBorders>
              <w:top w:val="nil"/>
              <w:left w:val="nil"/>
              <w:bottom w:val="single" w:sz="4" w:space="0" w:color="auto"/>
              <w:right w:val="single" w:sz="4" w:space="0" w:color="auto"/>
            </w:tcBorders>
            <w:shd w:val="clear" w:color="auto" w:fill="auto"/>
            <w:noWrap/>
            <w:vAlign w:val="bottom"/>
            <w:hideMark/>
          </w:tcPr>
          <w:p w14:paraId="3EAD9A4F" w14:textId="77777777" w:rsidR="00A821C6" w:rsidRPr="006412D6" w:rsidRDefault="00A821C6" w:rsidP="00AE0599">
            <w:r w:rsidRPr="006412D6">
              <w:t>10101011</w:t>
            </w:r>
          </w:p>
        </w:tc>
      </w:tr>
      <w:tr w:rsidR="00A821C6" w:rsidRPr="006412D6" w14:paraId="1751D8A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4339A10" w14:textId="77777777" w:rsidR="00A821C6" w:rsidRPr="006412D6" w:rsidRDefault="00A821C6" w:rsidP="00AE0599">
            <w:r w:rsidRPr="006412D6">
              <w:t>ab</w:t>
            </w:r>
          </w:p>
        </w:tc>
        <w:tc>
          <w:tcPr>
            <w:tcW w:w="1020" w:type="dxa"/>
            <w:tcBorders>
              <w:top w:val="nil"/>
              <w:left w:val="nil"/>
              <w:bottom w:val="single" w:sz="4" w:space="0" w:color="auto"/>
              <w:right w:val="single" w:sz="4" w:space="0" w:color="auto"/>
            </w:tcBorders>
            <w:shd w:val="clear" w:color="auto" w:fill="auto"/>
            <w:noWrap/>
            <w:vAlign w:val="bottom"/>
            <w:hideMark/>
          </w:tcPr>
          <w:p w14:paraId="2AAA3972" w14:textId="77777777" w:rsidR="00A821C6" w:rsidRPr="006412D6" w:rsidRDefault="00A821C6" w:rsidP="00AE0599">
            <w:r w:rsidRPr="006412D6">
              <w:t>x"00aa"</w:t>
            </w:r>
          </w:p>
        </w:tc>
        <w:tc>
          <w:tcPr>
            <w:tcW w:w="2080" w:type="dxa"/>
            <w:tcBorders>
              <w:top w:val="nil"/>
              <w:left w:val="nil"/>
              <w:bottom w:val="single" w:sz="4" w:space="0" w:color="auto"/>
              <w:right w:val="single" w:sz="4" w:space="0" w:color="auto"/>
            </w:tcBorders>
            <w:shd w:val="clear" w:color="auto" w:fill="auto"/>
            <w:noWrap/>
            <w:vAlign w:val="bottom"/>
            <w:hideMark/>
          </w:tcPr>
          <w:p w14:paraId="5F6A97E3" w14:textId="77777777" w:rsidR="00A821C6" w:rsidRPr="006412D6" w:rsidRDefault="00A821C6" w:rsidP="00AE0599">
            <w:r w:rsidRPr="006412D6">
              <w:t>10101100</w:t>
            </w:r>
          </w:p>
        </w:tc>
      </w:tr>
      <w:tr w:rsidR="00A821C6" w:rsidRPr="006412D6" w14:paraId="7EFAA19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9F040F3" w14:textId="77777777" w:rsidR="00A821C6" w:rsidRPr="006412D6" w:rsidRDefault="00A821C6" w:rsidP="00AE0599">
            <w:r w:rsidRPr="006412D6">
              <w:t>ac</w:t>
            </w:r>
          </w:p>
        </w:tc>
        <w:tc>
          <w:tcPr>
            <w:tcW w:w="1020" w:type="dxa"/>
            <w:tcBorders>
              <w:top w:val="nil"/>
              <w:left w:val="nil"/>
              <w:bottom w:val="single" w:sz="4" w:space="0" w:color="auto"/>
              <w:right w:val="single" w:sz="4" w:space="0" w:color="auto"/>
            </w:tcBorders>
            <w:shd w:val="clear" w:color="auto" w:fill="auto"/>
            <w:noWrap/>
            <w:vAlign w:val="bottom"/>
            <w:hideMark/>
          </w:tcPr>
          <w:p w14:paraId="50F8876A" w14:textId="77777777" w:rsidR="00A821C6" w:rsidRPr="006412D6" w:rsidRDefault="00A821C6" w:rsidP="00AE0599">
            <w:r w:rsidRPr="006412D6">
              <w:t>x"00ab"</w:t>
            </w:r>
          </w:p>
        </w:tc>
        <w:tc>
          <w:tcPr>
            <w:tcW w:w="2080" w:type="dxa"/>
            <w:tcBorders>
              <w:top w:val="nil"/>
              <w:left w:val="nil"/>
              <w:bottom w:val="single" w:sz="4" w:space="0" w:color="auto"/>
              <w:right w:val="single" w:sz="4" w:space="0" w:color="auto"/>
            </w:tcBorders>
            <w:shd w:val="clear" w:color="auto" w:fill="auto"/>
            <w:noWrap/>
            <w:vAlign w:val="bottom"/>
            <w:hideMark/>
          </w:tcPr>
          <w:p w14:paraId="696FBEE1" w14:textId="77777777" w:rsidR="00A821C6" w:rsidRPr="006412D6" w:rsidRDefault="00A821C6" w:rsidP="00AE0599">
            <w:r w:rsidRPr="006412D6">
              <w:t>10101101</w:t>
            </w:r>
          </w:p>
        </w:tc>
      </w:tr>
      <w:tr w:rsidR="00A821C6" w:rsidRPr="006412D6" w14:paraId="329A35D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017091B" w14:textId="77777777" w:rsidR="00A821C6" w:rsidRPr="006412D6" w:rsidRDefault="00A821C6" w:rsidP="00AE0599">
            <w:r w:rsidRPr="006412D6">
              <w:t>ad</w:t>
            </w:r>
          </w:p>
        </w:tc>
        <w:tc>
          <w:tcPr>
            <w:tcW w:w="1020" w:type="dxa"/>
            <w:tcBorders>
              <w:top w:val="nil"/>
              <w:left w:val="nil"/>
              <w:bottom w:val="single" w:sz="4" w:space="0" w:color="auto"/>
              <w:right w:val="single" w:sz="4" w:space="0" w:color="auto"/>
            </w:tcBorders>
            <w:shd w:val="clear" w:color="auto" w:fill="auto"/>
            <w:noWrap/>
            <w:vAlign w:val="bottom"/>
            <w:hideMark/>
          </w:tcPr>
          <w:p w14:paraId="3EC5416D" w14:textId="77777777" w:rsidR="00A821C6" w:rsidRPr="006412D6" w:rsidRDefault="00A821C6" w:rsidP="00AE0599">
            <w:r w:rsidRPr="006412D6">
              <w:t>x"00ac"</w:t>
            </w:r>
          </w:p>
        </w:tc>
        <w:tc>
          <w:tcPr>
            <w:tcW w:w="2080" w:type="dxa"/>
            <w:tcBorders>
              <w:top w:val="nil"/>
              <w:left w:val="nil"/>
              <w:bottom w:val="single" w:sz="4" w:space="0" w:color="auto"/>
              <w:right w:val="single" w:sz="4" w:space="0" w:color="auto"/>
            </w:tcBorders>
            <w:shd w:val="clear" w:color="auto" w:fill="auto"/>
            <w:noWrap/>
            <w:vAlign w:val="bottom"/>
            <w:hideMark/>
          </w:tcPr>
          <w:p w14:paraId="306BCCBD" w14:textId="77777777" w:rsidR="00A821C6" w:rsidRPr="006412D6" w:rsidRDefault="00A821C6" w:rsidP="00AE0599">
            <w:r w:rsidRPr="006412D6">
              <w:t>10101110</w:t>
            </w:r>
          </w:p>
        </w:tc>
      </w:tr>
      <w:tr w:rsidR="00A821C6" w:rsidRPr="006412D6" w14:paraId="6103845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110685F" w14:textId="77777777" w:rsidR="00A821C6" w:rsidRPr="006412D6" w:rsidRDefault="00A821C6" w:rsidP="00AE0599">
            <w:r w:rsidRPr="006412D6">
              <w:t>ae</w:t>
            </w:r>
          </w:p>
        </w:tc>
        <w:tc>
          <w:tcPr>
            <w:tcW w:w="1020" w:type="dxa"/>
            <w:tcBorders>
              <w:top w:val="nil"/>
              <w:left w:val="nil"/>
              <w:bottom w:val="single" w:sz="4" w:space="0" w:color="auto"/>
              <w:right w:val="single" w:sz="4" w:space="0" w:color="auto"/>
            </w:tcBorders>
            <w:shd w:val="clear" w:color="auto" w:fill="auto"/>
            <w:noWrap/>
            <w:vAlign w:val="bottom"/>
            <w:hideMark/>
          </w:tcPr>
          <w:p w14:paraId="4D80FA99" w14:textId="77777777" w:rsidR="00A821C6" w:rsidRPr="006412D6" w:rsidRDefault="00A821C6" w:rsidP="00AE0599">
            <w:r w:rsidRPr="006412D6">
              <w:t>x"00ad"</w:t>
            </w:r>
          </w:p>
        </w:tc>
        <w:tc>
          <w:tcPr>
            <w:tcW w:w="2080" w:type="dxa"/>
            <w:tcBorders>
              <w:top w:val="nil"/>
              <w:left w:val="nil"/>
              <w:bottom w:val="single" w:sz="4" w:space="0" w:color="auto"/>
              <w:right w:val="single" w:sz="4" w:space="0" w:color="auto"/>
            </w:tcBorders>
            <w:shd w:val="clear" w:color="auto" w:fill="auto"/>
            <w:noWrap/>
            <w:vAlign w:val="bottom"/>
            <w:hideMark/>
          </w:tcPr>
          <w:p w14:paraId="681AA39C" w14:textId="77777777" w:rsidR="00A821C6" w:rsidRPr="006412D6" w:rsidRDefault="00A821C6" w:rsidP="00AE0599">
            <w:r w:rsidRPr="006412D6">
              <w:t>10101111</w:t>
            </w:r>
          </w:p>
        </w:tc>
      </w:tr>
      <w:tr w:rsidR="00A821C6" w:rsidRPr="006412D6" w14:paraId="7062D95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EF7FFCD" w14:textId="77777777" w:rsidR="00A821C6" w:rsidRPr="006412D6" w:rsidRDefault="00A821C6" w:rsidP="00AE0599">
            <w:r w:rsidRPr="006412D6">
              <w:t>af</w:t>
            </w:r>
          </w:p>
        </w:tc>
        <w:tc>
          <w:tcPr>
            <w:tcW w:w="1020" w:type="dxa"/>
            <w:tcBorders>
              <w:top w:val="nil"/>
              <w:left w:val="nil"/>
              <w:bottom w:val="single" w:sz="4" w:space="0" w:color="auto"/>
              <w:right w:val="single" w:sz="4" w:space="0" w:color="auto"/>
            </w:tcBorders>
            <w:shd w:val="clear" w:color="auto" w:fill="auto"/>
            <w:noWrap/>
            <w:vAlign w:val="bottom"/>
            <w:hideMark/>
          </w:tcPr>
          <w:p w14:paraId="6B1D3649" w14:textId="77777777" w:rsidR="00A821C6" w:rsidRPr="006412D6" w:rsidRDefault="00A821C6" w:rsidP="00AE0599">
            <w:r w:rsidRPr="006412D6">
              <w:t>x"00ae"</w:t>
            </w:r>
          </w:p>
        </w:tc>
        <w:tc>
          <w:tcPr>
            <w:tcW w:w="2080" w:type="dxa"/>
            <w:tcBorders>
              <w:top w:val="nil"/>
              <w:left w:val="nil"/>
              <w:bottom w:val="single" w:sz="4" w:space="0" w:color="auto"/>
              <w:right w:val="single" w:sz="4" w:space="0" w:color="auto"/>
            </w:tcBorders>
            <w:shd w:val="clear" w:color="auto" w:fill="auto"/>
            <w:noWrap/>
            <w:vAlign w:val="bottom"/>
            <w:hideMark/>
          </w:tcPr>
          <w:p w14:paraId="5AB86E0D" w14:textId="77777777" w:rsidR="00A821C6" w:rsidRPr="006412D6" w:rsidRDefault="00A821C6" w:rsidP="00AE0599">
            <w:r w:rsidRPr="006412D6">
              <w:t>10110000</w:t>
            </w:r>
          </w:p>
        </w:tc>
      </w:tr>
      <w:tr w:rsidR="00A821C6" w:rsidRPr="006412D6" w14:paraId="72C9AA3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B38B8AC" w14:textId="77777777" w:rsidR="00A821C6" w:rsidRPr="006412D6" w:rsidRDefault="00A821C6" w:rsidP="00AE0599">
            <w:r w:rsidRPr="006412D6">
              <w:t>b0</w:t>
            </w:r>
          </w:p>
        </w:tc>
        <w:tc>
          <w:tcPr>
            <w:tcW w:w="1020" w:type="dxa"/>
            <w:tcBorders>
              <w:top w:val="nil"/>
              <w:left w:val="nil"/>
              <w:bottom w:val="single" w:sz="4" w:space="0" w:color="auto"/>
              <w:right w:val="single" w:sz="4" w:space="0" w:color="auto"/>
            </w:tcBorders>
            <w:shd w:val="clear" w:color="auto" w:fill="auto"/>
            <w:noWrap/>
            <w:vAlign w:val="bottom"/>
            <w:hideMark/>
          </w:tcPr>
          <w:p w14:paraId="6A115ED8" w14:textId="77777777" w:rsidR="00A821C6" w:rsidRPr="006412D6" w:rsidRDefault="00A821C6" w:rsidP="00AE0599">
            <w:r w:rsidRPr="006412D6">
              <w:t>x"00af"</w:t>
            </w:r>
          </w:p>
        </w:tc>
        <w:tc>
          <w:tcPr>
            <w:tcW w:w="2080" w:type="dxa"/>
            <w:tcBorders>
              <w:top w:val="nil"/>
              <w:left w:val="nil"/>
              <w:bottom w:val="single" w:sz="4" w:space="0" w:color="auto"/>
              <w:right w:val="single" w:sz="4" w:space="0" w:color="auto"/>
            </w:tcBorders>
            <w:shd w:val="clear" w:color="auto" w:fill="auto"/>
            <w:noWrap/>
            <w:vAlign w:val="bottom"/>
            <w:hideMark/>
          </w:tcPr>
          <w:p w14:paraId="377085CC" w14:textId="77777777" w:rsidR="00A821C6" w:rsidRPr="006412D6" w:rsidRDefault="00A821C6" w:rsidP="00AE0599">
            <w:r w:rsidRPr="006412D6">
              <w:t>10110001</w:t>
            </w:r>
          </w:p>
        </w:tc>
      </w:tr>
      <w:tr w:rsidR="00A821C6" w:rsidRPr="006412D6" w14:paraId="68DB03F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D93E848" w14:textId="77777777" w:rsidR="00A821C6" w:rsidRPr="006412D6" w:rsidRDefault="00A821C6" w:rsidP="00AE0599">
            <w:r w:rsidRPr="006412D6">
              <w:t>b1</w:t>
            </w:r>
          </w:p>
        </w:tc>
        <w:tc>
          <w:tcPr>
            <w:tcW w:w="1020" w:type="dxa"/>
            <w:tcBorders>
              <w:top w:val="nil"/>
              <w:left w:val="nil"/>
              <w:bottom w:val="single" w:sz="4" w:space="0" w:color="auto"/>
              <w:right w:val="single" w:sz="4" w:space="0" w:color="auto"/>
            </w:tcBorders>
            <w:shd w:val="clear" w:color="auto" w:fill="auto"/>
            <w:noWrap/>
            <w:vAlign w:val="bottom"/>
            <w:hideMark/>
          </w:tcPr>
          <w:p w14:paraId="6E42E600" w14:textId="77777777" w:rsidR="00A821C6" w:rsidRPr="006412D6" w:rsidRDefault="00A821C6" w:rsidP="00AE0599">
            <w:r w:rsidRPr="006412D6">
              <w:t>x"00b0"</w:t>
            </w:r>
          </w:p>
        </w:tc>
        <w:tc>
          <w:tcPr>
            <w:tcW w:w="2080" w:type="dxa"/>
            <w:tcBorders>
              <w:top w:val="nil"/>
              <w:left w:val="nil"/>
              <w:bottom w:val="single" w:sz="4" w:space="0" w:color="auto"/>
              <w:right w:val="single" w:sz="4" w:space="0" w:color="auto"/>
            </w:tcBorders>
            <w:shd w:val="clear" w:color="auto" w:fill="auto"/>
            <w:noWrap/>
            <w:vAlign w:val="bottom"/>
            <w:hideMark/>
          </w:tcPr>
          <w:p w14:paraId="177E71A8" w14:textId="77777777" w:rsidR="00A821C6" w:rsidRPr="006412D6" w:rsidRDefault="00A821C6" w:rsidP="00AE0599">
            <w:r w:rsidRPr="006412D6">
              <w:t>10110010</w:t>
            </w:r>
          </w:p>
        </w:tc>
      </w:tr>
      <w:tr w:rsidR="00A821C6" w:rsidRPr="006412D6" w14:paraId="365BE68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534BF1A" w14:textId="77777777" w:rsidR="00A821C6" w:rsidRPr="006412D6" w:rsidRDefault="00A821C6" w:rsidP="00AE0599">
            <w:r w:rsidRPr="006412D6">
              <w:t>b2</w:t>
            </w:r>
          </w:p>
        </w:tc>
        <w:tc>
          <w:tcPr>
            <w:tcW w:w="1020" w:type="dxa"/>
            <w:tcBorders>
              <w:top w:val="nil"/>
              <w:left w:val="nil"/>
              <w:bottom w:val="single" w:sz="4" w:space="0" w:color="auto"/>
              <w:right w:val="single" w:sz="4" w:space="0" w:color="auto"/>
            </w:tcBorders>
            <w:shd w:val="clear" w:color="auto" w:fill="auto"/>
            <w:noWrap/>
            <w:vAlign w:val="bottom"/>
            <w:hideMark/>
          </w:tcPr>
          <w:p w14:paraId="43941925" w14:textId="77777777" w:rsidR="00A821C6" w:rsidRPr="006412D6" w:rsidRDefault="00A821C6" w:rsidP="00AE0599">
            <w:r w:rsidRPr="006412D6">
              <w:t>x"00b1"</w:t>
            </w:r>
          </w:p>
        </w:tc>
        <w:tc>
          <w:tcPr>
            <w:tcW w:w="2080" w:type="dxa"/>
            <w:tcBorders>
              <w:top w:val="nil"/>
              <w:left w:val="nil"/>
              <w:bottom w:val="single" w:sz="4" w:space="0" w:color="auto"/>
              <w:right w:val="single" w:sz="4" w:space="0" w:color="auto"/>
            </w:tcBorders>
            <w:shd w:val="clear" w:color="auto" w:fill="auto"/>
            <w:noWrap/>
            <w:vAlign w:val="bottom"/>
            <w:hideMark/>
          </w:tcPr>
          <w:p w14:paraId="23956BF9" w14:textId="77777777" w:rsidR="00A821C6" w:rsidRPr="006412D6" w:rsidRDefault="00A821C6" w:rsidP="00AE0599">
            <w:r w:rsidRPr="006412D6">
              <w:t>10110011</w:t>
            </w:r>
          </w:p>
        </w:tc>
      </w:tr>
      <w:tr w:rsidR="00A821C6" w:rsidRPr="006412D6" w14:paraId="7531FE6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EA7B649" w14:textId="77777777" w:rsidR="00A821C6" w:rsidRPr="006412D6" w:rsidRDefault="00A821C6" w:rsidP="00AE0599">
            <w:r w:rsidRPr="006412D6">
              <w:t>b3</w:t>
            </w:r>
          </w:p>
        </w:tc>
        <w:tc>
          <w:tcPr>
            <w:tcW w:w="1020" w:type="dxa"/>
            <w:tcBorders>
              <w:top w:val="nil"/>
              <w:left w:val="nil"/>
              <w:bottom w:val="single" w:sz="4" w:space="0" w:color="auto"/>
              <w:right w:val="single" w:sz="4" w:space="0" w:color="auto"/>
            </w:tcBorders>
            <w:shd w:val="clear" w:color="auto" w:fill="auto"/>
            <w:noWrap/>
            <w:vAlign w:val="bottom"/>
            <w:hideMark/>
          </w:tcPr>
          <w:p w14:paraId="03090848" w14:textId="77777777" w:rsidR="00A821C6" w:rsidRPr="006412D6" w:rsidRDefault="00A821C6" w:rsidP="00AE0599">
            <w:r w:rsidRPr="006412D6">
              <w:t>x"00b2"</w:t>
            </w:r>
          </w:p>
        </w:tc>
        <w:tc>
          <w:tcPr>
            <w:tcW w:w="2080" w:type="dxa"/>
            <w:tcBorders>
              <w:top w:val="nil"/>
              <w:left w:val="nil"/>
              <w:bottom w:val="single" w:sz="4" w:space="0" w:color="auto"/>
              <w:right w:val="single" w:sz="4" w:space="0" w:color="auto"/>
            </w:tcBorders>
            <w:shd w:val="clear" w:color="auto" w:fill="auto"/>
            <w:noWrap/>
            <w:vAlign w:val="bottom"/>
            <w:hideMark/>
          </w:tcPr>
          <w:p w14:paraId="0C8F6C14" w14:textId="77777777" w:rsidR="00A821C6" w:rsidRPr="006412D6" w:rsidRDefault="00A821C6" w:rsidP="00AE0599">
            <w:r w:rsidRPr="006412D6">
              <w:t>10110100</w:t>
            </w:r>
          </w:p>
        </w:tc>
      </w:tr>
      <w:tr w:rsidR="00A821C6" w:rsidRPr="006412D6" w14:paraId="2C838E3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9F99CAA" w14:textId="77777777" w:rsidR="00A821C6" w:rsidRPr="006412D6" w:rsidRDefault="00A821C6" w:rsidP="00AE0599">
            <w:r w:rsidRPr="006412D6">
              <w:lastRenderedPageBreak/>
              <w:t>b4</w:t>
            </w:r>
          </w:p>
        </w:tc>
        <w:tc>
          <w:tcPr>
            <w:tcW w:w="1020" w:type="dxa"/>
            <w:tcBorders>
              <w:top w:val="nil"/>
              <w:left w:val="nil"/>
              <w:bottom w:val="single" w:sz="4" w:space="0" w:color="auto"/>
              <w:right w:val="single" w:sz="4" w:space="0" w:color="auto"/>
            </w:tcBorders>
            <w:shd w:val="clear" w:color="auto" w:fill="auto"/>
            <w:noWrap/>
            <w:vAlign w:val="bottom"/>
            <w:hideMark/>
          </w:tcPr>
          <w:p w14:paraId="17FBD5A4" w14:textId="77777777" w:rsidR="00A821C6" w:rsidRPr="006412D6" w:rsidRDefault="00A821C6" w:rsidP="00AE0599">
            <w:r w:rsidRPr="006412D6">
              <w:t>x"00b3"</w:t>
            </w:r>
          </w:p>
        </w:tc>
        <w:tc>
          <w:tcPr>
            <w:tcW w:w="2080" w:type="dxa"/>
            <w:tcBorders>
              <w:top w:val="nil"/>
              <w:left w:val="nil"/>
              <w:bottom w:val="single" w:sz="4" w:space="0" w:color="auto"/>
              <w:right w:val="single" w:sz="4" w:space="0" w:color="auto"/>
            </w:tcBorders>
            <w:shd w:val="clear" w:color="auto" w:fill="auto"/>
            <w:noWrap/>
            <w:vAlign w:val="bottom"/>
            <w:hideMark/>
          </w:tcPr>
          <w:p w14:paraId="333FAAAD" w14:textId="77777777" w:rsidR="00A821C6" w:rsidRPr="006412D6" w:rsidRDefault="00A821C6" w:rsidP="00AE0599">
            <w:r w:rsidRPr="006412D6">
              <w:t>10110101</w:t>
            </w:r>
          </w:p>
        </w:tc>
      </w:tr>
      <w:tr w:rsidR="00A821C6" w:rsidRPr="006412D6" w14:paraId="3C33F7B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DF4500A" w14:textId="77777777" w:rsidR="00A821C6" w:rsidRPr="006412D6" w:rsidRDefault="00A821C6" w:rsidP="00AE0599">
            <w:r w:rsidRPr="006412D6">
              <w:t>b5</w:t>
            </w:r>
          </w:p>
        </w:tc>
        <w:tc>
          <w:tcPr>
            <w:tcW w:w="1020" w:type="dxa"/>
            <w:tcBorders>
              <w:top w:val="nil"/>
              <w:left w:val="nil"/>
              <w:bottom w:val="single" w:sz="4" w:space="0" w:color="auto"/>
              <w:right w:val="single" w:sz="4" w:space="0" w:color="auto"/>
            </w:tcBorders>
            <w:shd w:val="clear" w:color="auto" w:fill="auto"/>
            <w:noWrap/>
            <w:vAlign w:val="bottom"/>
            <w:hideMark/>
          </w:tcPr>
          <w:p w14:paraId="30AF6AF9" w14:textId="77777777" w:rsidR="00A821C6" w:rsidRPr="006412D6" w:rsidRDefault="00A821C6" w:rsidP="00AE0599">
            <w:r w:rsidRPr="006412D6">
              <w:t>x"00b4"</w:t>
            </w:r>
          </w:p>
        </w:tc>
        <w:tc>
          <w:tcPr>
            <w:tcW w:w="2080" w:type="dxa"/>
            <w:tcBorders>
              <w:top w:val="nil"/>
              <w:left w:val="nil"/>
              <w:bottom w:val="single" w:sz="4" w:space="0" w:color="auto"/>
              <w:right w:val="single" w:sz="4" w:space="0" w:color="auto"/>
            </w:tcBorders>
            <w:shd w:val="clear" w:color="auto" w:fill="auto"/>
            <w:noWrap/>
            <w:vAlign w:val="bottom"/>
            <w:hideMark/>
          </w:tcPr>
          <w:p w14:paraId="54A7960B" w14:textId="77777777" w:rsidR="00A821C6" w:rsidRPr="006412D6" w:rsidRDefault="00A821C6" w:rsidP="00AE0599">
            <w:r w:rsidRPr="006412D6">
              <w:t>10110110</w:t>
            </w:r>
          </w:p>
        </w:tc>
      </w:tr>
      <w:tr w:rsidR="00A821C6" w:rsidRPr="006412D6" w14:paraId="4822A82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0B21705" w14:textId="77777777" w:rsidR="00A821C6" w:rsidRPr="006412D6" w:rsidRDefault="00A821C6" w:rsidP="00AE0599">
            <w:r w:rsidRPr="006412D6">
              <w:t>b6</w:t>
            </w:r>
          </w:p>
        </w:tc>
        <w:tc>
          <w:tcPr>
            <w:tcW w:w="1020" w:type="dxa"/>
            <w:tcBorders>
              <w:top w:val="nil"/>
              <w:left w:val="nil"/>
              <w:bottom w:val="single" w:sz="4" w:space="0" w:color="auto"/>
              <w:right w:val="single" w:sz="4" w:space="0" w:color="auto"/>
            </w:tcBorders>
            <w:shd w:val="clear" w:color="auto" w:fill="auto"/>
            <w:noWrap/>
            <w:vAlign w:val="bottom"/>
            <w:hideMark/>
          </w:tcPr>
          <w:p w14:paraId="3B29ECDD" w14:textId="77777777" w:rsidR="00A821C6" w:rsidRPr="006412D6" w:rsidRDefault="00A821C6" w:rsidP="00AE0599">
            <w:r w:rsidRPr="006412D6">
              <w:t>x"00b5"</w:t>
            </w:r>
          </w:p>
        </w:tc>
        <w:tc>
          <w:tcPr>
            <w:tcW w:w="2080" w:type="dxa"/>
            <w:tcBorders>
              <w:top w:val="nil"/>
              <w:left w:val="nil"/>
              <w:bottom w:val="single" w:sz="4" w:space="0" w:color="auto"/>
              <w:right w:val="single" w:sz="4" w:space="0" w:color="auto"/>
            </w:tcBorders>
            <w:shd w:val="clear" w:color="auto" w:fill="auto"/>
            <w:noWrap/>
            <w:vAlign w:val="bottom"/>
            <w:hideMark/>
          </w:tcPr>
          <w:p w14:paraId="5270B027" w14:textId="77777777" w:rsidR="00A821C6" w:rsidRPr="006412D6" w:rsidRDefault="00A821C6" w:rsidP="00AE0599">
            <w:r w:rsidRPr="006412D6">
              <w:t>10110111</w:t>
            </w:r>
          </w:p>
        </w:tc>
      </w:tr>
      <w:tr w:rsidR="00A821C6" w:rsidRPr="006412D6" w14:paraId="04913C7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499ADCA" w14:textId="77777777" w:rsidR="00A821C6" w:rsidRPr="006412D6" w:rsidRDefault="00A821C6" w:rsidP="00AE0599">
            <w:r w:rsidRPr="006412D6">
              <w:t>b7</w:t>
            </w:r>
          </w:p>
        </w:tc>
        <w:tc>
          <w:tcPr>
            <w:tcW w:w="1020" w:type="dxa"/>
            <w:tcBorders>
              <w:top w:val="nil"/>
              <w:left w:val="nil"/>
              <w:bottom w:val="single" w:sz="4" w:space="0" w:color="auto"/>
              <w:right w:val="single" w:sz="4" w:space="0" w:color="auto"/>
            </w:tcBorders>
            <w:shd w:val="clear" w:color="auto" w:fill="auto"/>
            <w:noWrap/>
            <w:vAlign w:val="bottom"/>
            <w:hideMark/>
          </w:tcPr>
          <w:p w14:paraId="46AD257A" w14:textId="77777777" w:rsidR="00A821C6" w:rsidRPr="006412D6" w:rsidRDefault="00A821C6" w:rsidP="00AE0599">
            <w:r w:rsidRPr="006412D6">
              <w:t>x"00b6"</w:t>
            </w:r>
          </w:p>
        </w:tc>
        <w:tc>
          <w:tcPr>
            <w:tcW w:w="2080" w:type="dxa"/>
            <w:tcBorders>
              <w:top w:val="nil"/>
              <w:left w:val="nil"/>
              <w:bottom w:val="single" w:sz="4" w:space="0" w:color="auto"/>
              <w:right w:val="single" w:sz="4" w:space="0" w:color="auto"/>
            </w:tcBorders>
            <w:shd w:val="clear" w:color="auto" w:fill="auto"/>
            <w:noWrap/>
            <w:vAlign w:val="bottom"/>
            <w:hideMark/>
          </w:tcPr>
          <w:p w14:paraId="7B83A656" w14:textId="77777777" w:rsidR="00A821C6" w:rsidRPr="006412D6" w:rsidRDefault="00A821C6" w:rsidP="00AE0599">
            <w:r w:rsidRPr="006412D6">
              <w:t>10111000</w:t>
            </w:r>
          </w:p>
        </w:tc>
      </w:tr>
      <w:tr w:rsidR="00A821C6" w:rsidRPr="006412D6" w14:paraId="31F6D66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2C94139" w14:textId="77777777" w:rsidR="00A821C6" w:rsidRPr="006412D6" w:rsidRDefault="00A821C6" w:rsidP="00AE0599">
            <w:r w:rsidRPr="006412D6">
              <w:t>b8</w:t>
            </w:r>
          </w:p>
        </w:tc>
        <w:tc>
          <w:tcPr>
            <w:tcW w:w="1020" w:type="dxa"/>
            <w:tcBorders>
              <w:top w:val="nil"/>
              <w:left w:val="nil"/>
              <w:bottom w:val="single" w:sz="4" w:space="0" w:color="auto"/>
              <w:right w:val="single" w:sz="4" w:space="0" w:color="auto"/>
            </w:tcBorders>
            <w:shd w:val="clear" w:color="auto" w:fill="auto"/>
            <w:noWrap/>
            <w:vAlign w:val="bottom"/>
            <w:hideMark/>
          </w:tcPr>
          <w:p w14:paraId="0DD8170E" w14:textId="77777777" w:rsidR="00A821C6" w:rsidRPr="006412D6" w:rsidRDefault="00A821C6" w:rsidP="00AE0599">
            <w:r w:rsidRPr="006412D6">
              <w:t>x"00b7"</w:t>
            </w:r>
          </w:p>
        </w:tc>
        <w:tc>
          <w:tcPr>
            <w:tcW w:w="2080" w:type="dxa"/>
            <w:tcBorders>
              <w:top w:val="nil"/>
              <w:left w:val="nil"/>
              <w:bottom w:val="single" w:sz="4" w:space="0" w:color="auto"/>
              <w:right w:val="single" w:sz="4" w:space="0" w:color="auto"/>
            </w:tcBorders>
            <w:shd w:val="clear" w:color="auto" w:fill="auto"/>
            <w:noWrap/>
            <w:vAlign w:val="bottom"/>
            <w:hideMark/>
          </w:tcPr>
          <w:p w14:paraId="35F9246A" w14:textId="77777777" w:rsidR="00A821C6" w:rsidRPr="006412D6" w:rsidRDefault="00A821C6" w:rsidP="00AE0599">
            <w:r w:rsidRPr="006412D6">
              <w:t>10111001</w:t>
            </w:r>
          </w:p>
        </w:tc>
      </w:tr>
      <w:tr w:rsidR="00A821C6" w:rsidRPr="006412D6" w14:paraId="612C5B3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58C8D87" w14:textId="77777777" w:rsidR="00A821C6" w:rsidRPr="006412D6" w:rsidRDefault="00A821C6" w:rsidP="00AE0599">
            <w:r w:rsidRPr="006412D6">
              <w:t>b9</w:t>
            </w:r>
          </w:p>
        </w:tc>
        <w:tc>
          <w:tcPr>
            <w:tcW w:w="1020" w:type="dxa"/>
            <w:tcBorders>
              <w:top w:val="nil"/>
              <w:left w:val="nil"/>
              <w:bottom w:val="single" w:sz="4" w:space="0" w:color="auto"/>
              <w:right w:val="single" w:sz="4" w:space="0" w:color="auto"/>
            </w:tcBorders>
            <w:shd w:val="clear" w:color="auto" w:fill="auto"/>
            <w:noWrap/>
            <w:vAlign w:val="bottom"/>
            <w:hideMark/>
          </w:tcPr>
          <w:p w14:paraId="5C1E58E5" w14:textId="77777777" w:rsidR="00A821C6" w:rsidRPr="006412D6" w:rsidRDefault="00A821C6" w:rsidP="00AE0599">
            <w:r w:rsidRPr="006412D6">
              <w:t>x"00b8"</w:t>
            </w:r>
          </w:p>
        </w:tc>
        <w:tc>
          <w:tcPr>
            <w:tcW w:w="2080" w:type="dxa"/>
            <w:tcBorders>
              <w:top w:val="nil"/>
              <w:left w:val="nil"/>
              <w:bottom w:val="single" w:sz="4" w:space="0" w:color="auto"/>
              <w:right w:val="single" w:sz="4" w:space="0" w:color="auto"/>
            </w:tcBorders>
            <w:shd w:val="clear" w:color="auto" w:fill="auto"/>
            <w:noWrap/>
            <w:vAlign w:val="bottom"/>
            <w:hideMark/>
          </w:tcPr>
          <w:p w14:paraId="134535C4" w14:textId="77777777" w:rsidR="00A821C6" w:rsidRPr="006412D6" w:rsidRDefault="00A821C6" w:rsidP="00AE0599">
            <w:r w:rsidRPr="006412D6">
              <w:t>10111010</w:t>
            </w:r>
          </w:p>
        </w:tc>
      </w:tr>
      <w:tr w:rsidR="00A821C6" w:rsidRPr="006412D6" w14:paraId="056A59C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DB55ED1" w14:textId="77777777" w:rsidR="00A821C6" w:rsidRPr="006412D6" w:rsidRDefault="00A821C6" w:rsidP="00AE0599">
            <w:r w:rsidRPr="006412D6">
              <w:t>ba</w:t>
            </w:r>
          </w:p>
        </w:tc>
        <w:tc>
          <w:tcPr>
            <w:tcW w:w="1020" w:type="dxa"/>
            <w:tcBorders>
              <w:top w:val="nil"/>
              <w:left w:val="nil"/>
              <w:bottom w:val="single" w:sz="4" w:space="0" w:color="auto"/>
              <w:right w:val="single" w:sz="4" w:space="0" w:color="auto"/>
            </w:tcBorders>
            <w:shd w:val="clear" w:color="auto" w:fill="auto"/>
            <w:noWrap/>
            <w:vAlign w:val="bottom"/>
            <w:hideMark/>
          </w:tcPr>
          <w:p w14:paraId="32037D73" w14:textId="77777777" w:rsidR="00A821C6" w:rsidRPr="006412D6" w:rsidRDefault="00A821C6" w:rsidP="00AE0599">
            <w:r w:rsidRPr="006412D6">
              <w:t>x"00b9"</w:t>
            </w:r>
          </w:p>
        </w:tc>
        <w:tc>
          <w:tcPr>
            <w:tcW w:w="2080" w:type="dxa"/>
            <w:tcBorders>
              <w:top w:val="nil"/>
              <w:left w:val="nil"/>
              <w:bottom w:val="single" w:sz="4" w:space="0" w:color="auto"/>
              <w:right w:val="single" w:sz="4" w:space="0" w:color="auto"/>
            </w:tcBorders>
            <w:shd w:val="clear" w:color="auto" w:fill="auto"/>
            <w:noWrap/>
            <w:vAlign w:val="bottom"/>
            <w:hideMark/>
          </w:tcPr>
          <w:p w14:paraId="4AF072A1" w14:textId="77777777" w:rsidR="00A821C6" w:rsidRPr="006412D6" w:rsidRDefault="00A821C6" w:rsidP="00AE0599">
            <w:r w:rsidRPr="006412D6">
              <w:t>10111011</w:t>
            </w:r>
          </w:p>
        </w:tc>
      </w:tr>
      <w:tr w:rsidR="00A821C6" w:rsidRPr="006412D6" w14:paraId="4877643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026E6C" w14:textId="77777777" w:rsidR="00A821C6" w:rsidRPr="006412D6" w:rsidRDefault="00A821C6" w:rsidP="00AE0599">
            <w:r w:rsidRPr="006412D6">
              <w:t>bb</w:t>
            </w:r>
          </w:p>
        </w:tc>
        <w:tc>
          <w:tcPr>
            <w:tcW w:w="1020" w:type="dxa"/>
            <w:tcBorders>
              <w:top w:val="nil"/>
              <w:left w:val="nil"/>
              <w:bottom w:val="single" w:sz="4" w:space="0" w:color="auto"/>
              <w:right w:val="single" w:sz="4" w:space="0" w:color="auto"/>
            </w:tcBorders>
            <w:shd w:val="clear" w:color="auto" w:fill="auto"/>
            <w:noWrap/>
            <w:vAlign w:val="bottom"/>
            <w:hideMark/>
          </w:tcPr>
          <w:p w14:paraId="6453043E" w14:textId="77777777" w:rsidR="00A821C6" w:rsidRPr="006412D6" w:rsidRDefault="00A821C6" w:rsidP="00AE0599">
            <w:r w:rsidRPr="006412D6">
              <w:t>x"00ba"</w:t>
            </w:r>
          </w:p>
        </w:tc>
        <w:tc>
          <w:tcPr>
            <w:tcW w:w="2080" w:type="dxa"/>
            <w:tcBorders>
              <w:top w:val="nil"/>
              <w:left w:val="nil"/>
              <w:bottom w:val="single" w:sz="4" w:space="0" w:color="auto"/>
              <w:right w:val="single" w:sz="4" w:space="0" w:color="auto"/>
            </w:tcBorders>
            <w:shd w:val="clear" w:color="auto" w:fill="auto"/>
            <w:noWrap/>
            <w:vAlign w:val="bottom"/>
            <w:hideMark/>
          </w:tcPr>
          <w:p w14:paraId="5FD6A4A6" w14:textId="77777777" w:rsidR="00A821C6" w:rsidRPr="006412D6" w:rsidRDefault="00A821C6" w:rsidP="00AE0599">
            <w:r w:rsidRPr="006412D6">
              <w:t>10111100</w:t>
            </w:r>
          </w:p>
        </w:tc>
      </w:tr>
      <w:tr w:rsidR="00A821C6" w:rsidRPr="006412D6" w14:paraId="3CA42BC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74DACF7" w14:textId="77777777" w:rsidR="00A821C6" w:rsidRPr="006412D6" w:rsidRDefault="00A821C6" w:rsidP="00AE0599">
            <w:r w:rsidRPr="006412D6">
              <w:t>bc</w:t>
            </w:r>
          </w:p>
        </w:tc>
        <w:tc>
          <w:tcPr>
            <w:tcW w:w="1020" w:type="dxa"/>
            <w:tcBorders>
              <w:top w:val="nil"/>
              <w:left w:val="nil"/>
              <w:bottom w:val="single" w:sz="4" w:space="0" w:color="auto"/>
              <w:right w:val="single" w:sz="4" w:space="0" w:color="auto"/>
            </w:tcBorders>
            <w:shd w:val="clear" w:color="auto" w:fill="auto"/>
            <w:noWrap/>
            <w:vAlign w:val="bottom"/>
            <w:hideMark/>
          </w:tcPr>
          <w:p w14:paraId="69F13EAB" w14:textId="77777777" w:rsidR="00A821C6" w:rsidRPr="006412D6" w:rsidRDefault="00A821C6" w:rsidP="00AE0599">
            <w:r w:rsidRPr="006412D6">
              <w:t>x"00bb"</w:t>
            </w:r>
          </w:p>
        </w:tc>
        <w:tc>
          <w:tcPr>
            <w:tcW w:w="2080" w:type="dxa"/>
            <w:tcBorders>
              <w:top w:val="nil"/>
              <w:left w:val="nil"/>
              <w:bottom w:val="single" w:sz="4" w:space="0" w:color="auto"/>
              <w:right w:val="single" w:sz="4" w:space="0" w:color="auto"/>
            </w:tcBorders>
            <w:shd w:val="clear" w:color="auto" w:fill="auto"/>
            <w:noWrap/>
            <w:vAlign w:val="bottom"/>
            <w:hideMark/>
          </w:tcPr>
          <w:p w14:paraId="66FE1623" w14:textId="77777777" w:rsidR="00A821C6" w:rsidRPr="006412D6" w:rsidRDefault="00A821C6" w:rsidP="00AE0599">
            <w:r w:rsidRPr="006412D6">
              <w:t>10111101</w:t>
            </w:r>
          </w:p>
        </w:tc>
      </w:tr>
      <w:tr w:rsidR="00A821C6" w:rsidRPr="006412D6" w14:paraId="63EBFB8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12F92AA" w14:textId="77777777" w:rsidR="00A821C6" w:rsidRPr="006412D6" w:rsidRDefault="00A821C6" w:rsidP="00AE0599">
            <w:r w:rsidRPr="006412D6">
              <w:t>bd</w:t>
            </w:r>
          </w:p>
        </w:tc>
        <w:tc>
          <w:tcPr>
            <w:tcW w:w="1020" w:type="dxa"/>
            <w:tcBorders>
              <w:top w:val="nil"/>
              <w:left w:val="nil"/>
              <w:bottom w:val="single" w:sz="4" w:space="0" w:color="auto"/>
              <w:right w:val="single" w:sz="4" w:space="0" w:color="auto"/>
            </w:tcBorders>
            <w:shd w:val="clear" w:color="auto" w:fill="auto"/>
            <w:noWrap/>
            <w:vAlign w:val="bottom"/>
            <w:hideMark/>
          </w:tcPr>
          <w:p w14:paraId="191A276D" w14:textId="77777777" w:rsidR="00A821C6" w:rsidRPr="006412D6" w:rsidRDefault="00A821C6" w:rsidP="00AE0599">
            <w:r w:rsidRPr="006412D6">
              <w:t>x"00bc"</w:t>
            </w:r>
          </w:p>
        </w:tc>
        <w:tc>
          <w:tcPr>
            <w:tcW w:w="2080" w:type="dxa"/>
            <w:tcBorders>
              <w:top w:val="nil"/>
              <w:left w:val="nil"/>
              <w:bottom w:val="single" w:sz="4" w:space="0" w:color="auto"/>
              <w:right w:val="single" w:sz="4" w:space="0" w:color="auto"/>
            </w:tcBorders>
            <w:shd w:val="clear" w:color="auto" w:fill="auto"/>
            <w:noWrap/>
            <w:vAlign w:val="bottom"/>
            <w:hideMark/>
          </w:tcPr>
          <w:p w14:paraId="1B6745C3" w14:textId="77777777" w:rsidR="00A821C6" w:rsidRPr="006412D6" w:rsidRDefault="00A821C6" w:rsidP="00AE0599">
            <w:r w:rsidRPr="006412D6">
              <w:t>10111110</w:t>
            </w:r>
          </w:p>
        </w:tc>
      </w:tr>
      <w:tr w:rsidR="00A821C6" w:rsidRPr="006412D6" w14:paraId="2CEEE46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F1E5122" w14:textId="77777777" w:rsidR="00A821C6" w:rsidRPr="006412D6" w:rsidRDefault="00A821C6" w:rsidP="00AE0599">
            <w:r w:rsidRPr="006412D6">
              <w:t>be</w:t>
            </w:r>
          </w:p>
        </w:tc>
        <w:tc>
          <w:tcPr>
            <w:tcW w:w="1020" w:type="dxa"/>
            <w:tcBorders>
              <w:top w:val="nil"/>
              <w:left w:val="nil"/>
              <w:bottom w:val="single" w:sz="4" w:space="0" w:color="auto"/>
              <w:right w:val="single" w:sz="4" w:space="0" w:color="auto"/>
            </w:tcBorders>
            <w:shd w:val="clear" w:color="auto" w:fill="auto"/>
            <w:noWrap/>
            <w:vAlign w:val="bottom"/>
            <w:hideMark/>
          </w:tcPr>
          <w:p w14:paraId="791B8613" w14:textId="77777777" w:rsidR="00A821C6" w:rsidRPr="006412D6" w:rsidRDefault="00A821C6" w:rsidP="00AE0599">
            <w:r w:rsidRPr="006412D6">
              <w:t>x"00bd"</w:t>
            </w:r>
          </w:p>
        </w:tc>
        <w:tc>
          <w:tcPr>
            <w:tcW w:w="2080" w:type="dxa"/>
            <w:tcBorders>
              <w:top w:val="nil"/>
              <w:left w:val="nil"/>
              <w:bottom w:val="single" w:sz="4" w:space="0" w:color="auto"/>
              <w:right w:val="single" w:sz="4" w:space="0" w:color="auto"/>
            </w:tcBorders>
            <w:shd w:val="clear" w:color="auto" w:fill="auto"/>
            <w:noWrap/>
            <w:vAlign w:val="bottom"/>
            <w:hideMark/>
          </w:tcPr>
          <w:p w14:paraId="2FF38981" w14:textId="77777777" w:rsidR="00A821C6" w:rsidRPr="006412D6" w:rsidRDefault="00A821C6" w:rsidP="00AE0599">
            <w:r w:rsidRPr="006412D6">
              <w:t>10111111</w:t>
            </w:r>
          </w:p>
        </w:tc>
      </w:tr>
      <w:tr w:rsidR="00A821C6" w:rsidRPr="006412D6" w14:paraId="5BCB116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3BDAC71" w14:textId="77777777" w:rsidR="00A821C6" w:rsidRPr="006412D6" w:rsidRDefault="00A821C6" w:rsidP="00AE0599">
            <w:r w:rsidRPr="006412D6">
              <w:t>bf</w:t>
            </w:r>
          </w:p>
        </w:tc>
        <w:tc>
          <w:tcPr>
            <w:tcW w:w="1020" w:type="dxa"/>
            <w:tcBorders>
              <w:top w:val="nil"/>
              <w:left w:val="nil"/>
              <w:bottom w:val="single" w:sz="4" w:space="0" w:color="auto"/>
              <w:right w:val="single" w:sz="4" w:space="0" w:color="auto"/>
            </w:tcBorders>
            <w:shd w:val="clear" w:color="auto" w:fill="auto"/>
            <w:noWrap/>
            <w:vAlign w:val="bottom"/>
            <w:hideMark/>
          </w:tcPr>
          <w:p w14:paraId="7E8D6781" w14:textId="77777777" w:rsidR="00A821C6" w:rsidRPr="006412D6" w:rsidRDefault="00A821C6" w:rsidP="00AE0599">
            <w:r w:rsidRPr="006412D6">
              <w:t>x"00be"</w:t>
            </w:r>
          </w:p>
        </w:tc>
        <w:tc>
          <w:tcPr>
            <w:tcW w:w="2080" w:type="dxa"/>
            <w:tcBorders>
              <w:top w:val="nil"/>
              <w:left w:val="nil"/>
              <w:bottom w:val="single" w:sz="4" w:space="0" w:color="auto"/>
              <w:right w:val="single" w:sz="4" w:space="0" w:color="auto"/>
            </w:tcBorders>
            <w:shd w:val="clear" w:color="auto" w:fill="auto"/>
            <w:noWrap/>
            <w:vAlign w:val="bottom"/>
            <w:hideMark/>
          </w:tcPr>
          <w:p w14:paraId="11C8B4C1" w14:textId="77777777" w:rsidR="00A821C6" w:rsidRPr="006412D6" w:rsidRDefault="00A821C6" w:rsidP="00AE0599">
            <w:r w:rsidRPr="006412D6">
              <w:t>11000000</w:t>
            </w:r>
          </w:p>
        </w:tc>
      </w:tr>
      <w:tr w:rsidR="00A821C6" w:rsidRPr="006412D6" w14:paraId="697EC9D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86671BC" w14:textId="77777777" w:rsidR="00A821C6" w:rsidRPr="006412D6" w:rsidRDefault="00A821C6" w:rsidP="00AE0599">
            <w:r w:rsidRPr="006412D6">
              <w:t>c0</w:t>
            </w:r>
          </w:p>
        </w:tc>
        <w:tc>
          <w:tcPr>
            <w:tcW w:w="1020" w:type="dxa"/>
            <w:tcBorders>
              <w:top w:val="nil"/>
              <w:left w:val="nil"/>
              <w:bottom w:val="single" w:sz="4" w:space="0" w:color="auto"/>
              <w:right w:val="single" w:sz="4" w:space="0" w:color="auto"/>
            </w:tcBorders>
            <w:shd w:val="clear" w:color="auto" w:fill="auto"/>
            <w:noWrap/>
            <w:vAlign w:val="bottom"/>
            <w:hideMark/>
          </w:tcPr>
          <w:p w14:paraId="2D25F551" w14:textId="77777777" w:rsidR="00A821C6" w:rsidRPr="006412D6" w:rsidRDefault="00A821C6" w:rsidP="00AE0599">
            <w:r w:rsidRPr="006412D6">
              <w:t>x"00bf"</w:t>
            </w:r>
          </w:p>
        </w:tc>
        <w:tc>
          <w:tcPr>
            <w:tcW w:w="2080" w:type="dxa"/>
            <w:tcBorders>
              <w:top w:val="nil"/>
              <w:left w:val="nil"/>
              <w:bottom w:val="single" w:sz="4" w:space="0" w:color="auto"/>
              <w:right w:val="single" w:sz="4" w:space="0" w:color="auto"/>
            </w:tcBorders>
            <w:shd w:val="clear" w:color="auto" w:fill="auto"/>
            <w:noWrap/>
            <w:vAlign w:val="bottom"/>
            <w:hideMark/>
          </w:tcPr>
          <w:p w14:paraId="2440EADC" w14:textId="77777777" w:rsidR="00A821C6" w:rsidRPr="006412D6" w:rsidRDefault="00A821C6" w:rsidP="00AE0599">
            <w:r w:rsidRPr="006412D6">
              <w:t>11000001</w:t>
            </w:r>
          </w:p>
        </w:tc>
      </w:tr>
      <w:tr w:rsidR="00A821C6" w:rsidRPr="006412D6" w14:paraId="7F03993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134295" w14:textId="77777777" w:rsidR="00A821C6" w:rsidRPr="006412D6" w:rsidRDefault="00A821C6" w:rsidP="00AE0599">
            <w:r w:rsidRPr="006412D6">
              <w:t>c1</w:t>
            </w:r>
          </w:p>
        </w:tc>
        <w:tc>
          <w:tcPr>
            <w:tcW w:w="1020" w:type="dxa"/>
            <w:tcBorders>
              <w:top w:val="nil"/>
              <w:left w:val="nil"/>
              <w:bottom w:val="single" w:sz="4" w:space="0" w:color="auto"/>
              <w:right w:val="single" w:sz="4" w:space="0" w:color="auto"/>
            </w:tcBorders>
            <w:shd w:val="clear" w:color="auto" w:fill="auto"/>
            <w:noWrap/>
            <w:vAlign w:val="bottom"/>
            <w:hideMark/>
          </w:tcPr>
          <w:p w14:paraId="3DEE2E6A" w14:textId="77777777" w:rsidR="00A821C6" w:rsidRPr="006412D6" w:rsidRDefault="00A821C6" w:rsidP="00AE0599">
            <w:r w:rsidRPr="006412D6">
              <w:t>x"00c0"</w:t>
            </w:r>
          </w:p>
        </w:tc>
        <w:tc>
          <w:tcPr>
            <w:tcW w:w="2080" w:type="dxa"/>
            <w:tcBorders>
              <w:top w:val="nil"/>
              <w:left w:val="nil"/>
              <w:bottom w:val="single" w:sz="4" w:space="0" w:color="auto"/>
              <w:right w:val="single" w:sz="4" w:space="0" w:color="auto"/>
            </w:tcBorders>
            <w:shd w:val="clear" w:color="auto" w:fill="auto"/>
            <w:noWrap/>
            <w:vAlign w:val="bottom"/>
            <w:hideMark/>
          </w:tcPr>
          <w:p w14:paraId="75775BA4" w14:textId="77777777" w:rsidR="00A821C6" w:rsidRPr="006412D6" w:rsidRDefault="00A821C6" w:rsidP="00AE0599">
            <w:r w:rsidRPr="006412D6">
              <w:t>11000010</w:t>
            </w:r>
          </w:p>
        </w:tc>
      </w:tr>
      <w:tr w:rsidR="00A821C6" w:rsidRPr="006412D6" w14:paraId="66F1B6F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818B4F5" w14:textId="77777777" w:rsidR="00A821C6" w:rsidRPr="006412D6" w:rsidRDefault="00A821C6" w:rsidP="00AE0599">
            <w:r w:rsidRPr="006412D6">
              <w:t>c2</w:t>
            </w:r>
          </w:p>
        </w:tc>
        <w:tc>
          <w:tcPr>
            <w:tcW w:w="1020" w:type="dxa"/>
            <w:tcBorders>
              <w:top w:val="nil"/>
              <w:left w:val="nil"/>
              <w:bottom w:val="single" w:sz="4" w:space="0" w:color="auto"/>
              <w:right w:val="single" w:sz="4" w:space="0" w:color="auto"/>
            </w:tcBorders>
            <w:shd w:val="clear" w:color="auto" w:fill="auto"/>
            <w:noWrap/>
            <w:vAlign w:val="bottom"/>
            <w:hideMark/>
          </w:tcPr>
          <w:p w14:paraId="76E2F1D8" w14:textId="77777777" w:rsidR="00A821C6" w:rsidRPr="006412D6" w:rsidRDefault="00A821C6" w:rsidP="00AE0599">
            <w:r w:rsidRPr="006412D6">
              <w:t>x"00c1"</w:t>
            </w:r>
          </w:p>
        </w:tc>
        <w:tc>
          <w:tcPr>
            <w:tcW w:w="2080" w:type="dxa"/>
            <w:tcBorders>
              <w:top w:val="nil"/>
              <w:left w:val="nil"/>
              <w:bottom w:val="single" w:sz="4" w:space="0" w:color="auto"/>
              <w:right w:val="single" w:sz="4" w:space="0" w:color="auto"/>
            </w:tcBorders>
            <w:shd w:val="clear" w:color="auto" w:fill="auto"/>
            <w:noWrap/>
            <w:vAlign w:val="bottom"/>
            <w:hideMark/>
          </w:tcPr>
          <w:p w14:paraId="7B64D94F" w14:textId="77777777" w:rsidR="00A821C6" w:rsidRPr="006412D6" w:rsidRDefault="00A821C6" w:rsidP="00AE0599">
            <w:r w:rsidRPr="006412D6">
              <w:t>11000011</w:t>
            </w:r>
          </w:p>
        </w:tc>
      </w:tr>
      <w:tr w:rsidR="00A821C6" w:rsidRPr="006412D6" w14:paraId="58746A1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205FB86" w14:textId="77777777" w:rsidR="00A821C6" w:rsidRPr="006412D6" w:rsidRDefault="00A821C6" w:rsidP="00AE0599">
            <w:r w:rsidRPr="006412D6">
              <w:t>c3</w:t>
            </w:r>
          </w:p>
        </w:tc>
        <w:tc>
          <w:tcPr>
            <w:tcW w:w="1020" w:type="dxa"/>
            <w:tcBorders>
              <w:top w:val="nil"/>
              <w:left w:val="nil"/>
              <w:bottom w:val="single" w:sz="4" w:space="0" w:color="auto"/>
              <w:right w:val="single" w:sz="4" w:space="0" w:color="auto"/>
            </w:tcBorders>
            <w:shd w:val="clear" w:color="auto" w:fill="auto"/>
            <w:noWrap/>
            <w:vAlign w:val="bottom"/>
            <w:hideMark/>
          </w:tcPr>
          <w:p w14:paraId="1A8F27F0" w14:textId="77777777" w:rsidR="00A821C6" w:rsidRPr="006412D6" w:rsidRDefault="00A821C6" w:rsidP="00AE0599">
            <w:r w:rsidRPr="006412D6">
              <w:t>x"00c2"</w:t>
            </w:r>
          </w:p>
        </w:tc>
        <w:tc>
          <w:tcPr>
            <w:tcW w:w="2080" w:type="dxa"/>
            <w:tcBorders>
              <w:top w:val="nil"/>
              <w:left w:val="nil"/>
              <w:bottom w:val="single" w:sz="4" w:space="0" w:color="auto"/>
              <w:right w:val="single" w:sz="4" w:space="0" w:color="auto"/>
            </w:tcBorders>
            <w:shd w:val="clear" w:color="auto" w:fill="auto"/>
            <w:noWrap/>
            <w:vAlign w:val="bottom"/>
            <w:hideMark/>
          </w:tcPr>
          <w:p w14:paraId="00FBD704" w14:textId="77777777" w:rsidR="00A821C6" w:rsidRPr="006412D6" w:rsidRDefault="00A821C6" w:rsidP="00AE0599">
            <w:r w:rsidRPr="006412D6">
              <w:t>11000100</w:t>
            </w:r>
          </w:p>
        </w:tc>
      </w:tr>
      <w:tr w:rsidR="00A821C6" w:rsidRPr="006412D6" w14:paraId="1A3B98F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5174363" w14:textId="77777777" w:rsidR="00A821C6" w:rsidRPr="006412D6" w:rsidRDefault="00A821C6" w:rsidP="00AE0599">
            <w:r w:rsidRPr="006412D6">
              <w:t>c4</w:t>
            </w:r>
          </w:p>
        </w:tc>
        <w:tc>
          <w:tcPr>
            <w:tcW w:w="1020" w:type="dxa"/>
            <w:tcBorders>
              <w:top w:val="nil"/>
              <w:left w:val="nil"/>
              <w:bottom w:val="single" w:sz="4" w:space="0" w:color="auto"/>
              <w:right w:val="single" w:sz="4" w:space="0" w:color="auto"/>
            </w:tcBorders>
            <w:shd w:val="clear" w:color="auto" w:fill="auto"/>
            <w:noWrap/>
            <w:vAlign w:val="bottom"/>
            <w:hideMark/>
          </w:tcPr>
          <w:p w14:paraId="6880E708" w14:textId="77777777" w:rsidR="00A821C6" w:rsidRPr="006412D6" w:rsidRDefault="00A821C6" w:rsidP="00AE0599">
            <w:r w:rsidRPr="006412D6">
              <w:t>x"00c3"</w:t>
            </w:r>
          </w:p>
        </w:tc>
        <w:tc>
          <w:tcPr>
            <w:tcW w:w="2080" w:type="dxa"/>
            <w:tcBorders>
              <w:top w:val="nil"/>
              <w:left w:val="nil"/>
              <w:bottom w:val="single" w:sz="4" w:space="0" w:color="auto"/>
              <w:right w:val="single" w:sz="4" w:space="0" w:color="auto"/>
            </w:tcBorders>
            <w:shd w:val="clear" w:color="auto" w:fill="auto"/>
            <w:noWrap/>
            <w:vAlign w:val="bottom"/>
            <w:hideMark/>
          </w:tcPr>
          <w:p w14:paraId="342C1558" w14:textId="77777777" w:rsidR="00A821C6" w:rsidRPr="006412D6" w:rsidRDefault="00A821C6" w:rsidP="00AE0599">
            <w:r w:rsidRPr="006412D6">
              <w:t>11000101</w:t>
            </w:r>
          </w:p>
        </w:tc>
      </w:tr>
      <w:tr w:rsidR="00A821C6" w:rsidRPr="006412D6" w14:paraId="0C9EB0D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B6877A6" w14:textId="77777777" w:rsidR="00A821C6" w:rsidRPr="006412D6" w:rsidRDefault="00A821C6" w:rsidP="00AE0599">
            <w:r w:rsidRPr="006412D6">
              <w:t>c5</w:t>
            </w:r>
          </w:p>
        </w:tc>
        <w:tc>
          <w:tcPr>
            <w:tcW w:w="1020" w:type="dxa"/>
            <w:tcBorders>
              <w:top w:val="nil"/>
              <w:left w:val="nil"/>
              <w:bottom w:val="single" w:sz="4" w:space="0" w:color="auto"/>
              <w:right w:val="single" w:sz="4" w:space="0" w:color="auto"/>
            </w:tcBorders>
            <w:shd w:val="clear" w:color="auto" w:fill="auto"/>
            <w:noWrap/>
            <w:vAlign w:val="bottom"/>
            <w:hideMark/>
          </w:tcPr>
          <w:p w14:paraId="71C30A6C" w14:textId="77777777" w:rsidR="00A821C6" w:rsidRPr="006412D6" w:rsidRDefault="00A821C6" w:rsidP="00AE0599">
            <w:r w:rsidRPr="006412D6">
              <w:t>x"00c4"</w:t>
            </w:r>
          </w:p>
        </w:tc>
        <w:tc>
          <w:tcPr>
            <w:tcW w:w="2080" w:type="dxa"/>
            <w:tcBorders>
              <w:top w:val="nil"/>
              <w:left w:val="nil"/>
              <w:bottom w:val="single" w:sz="4" w:space="0" w:color="auto"/>
              <w:right w:val="single" w:sz="4" w:space="0" w:color="auto"/>
            </w:tcBorders>
            <w:shd w:val="clear" w:color="auto" w:fill="auto"/>
            <w:noWrap/>
            <w:vAlign w:val="bottom"/>
            <w:hideMark/>
          </w:tcPr>
          <w:p w14:paraId="6273B975" w14:textId="77777777" w:rsidR="00A821C6" w:rsidRPr="006412D6" w:rsidRDefault="00A821C6" w:rsidP="00AE0599">
            <w:r w:rsidRPr="006412D6">
              <w:t>11000110</w:t>
            </w:r>
          </w:p>
        </w:tc>
      </w:tr>
      <w:tr w:rsidR="00A821C6" w:rsidRPr="006412D6" w14:paraId="61504F0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EF230AC" w14:textId="77777777" w:rsidR="00A821C6" w:rsidRPr="006412D6" w:rsidRDefault="00A821C6" w:rsidP="00AE0599">
            <w:r w:rsidRPr="006412D6">
              <w:t>c6</w:t>
            </w:r>
          </w:p>
        </w:tc>
        <w:tc>
          <w:tcPr>
            <w:tcW w:w="1020" w:type="dxa"/>
            <w:tcBorders>
              <w:top w:val="nil"/>
              <w:left w:val="nil"/>
              <w:bottom w:val="single" w:sz="4" w:space="0" w:color="auto"/>
              <w:right w:val="single" w:sz="4" w:space="0" w:color="auto"/>
            </w:tcBorders>
            <w:shd w:val="clear" w:color="auto" w:fill="auto"/>
            <w:noWrap/>
            <w:vAlign w:val="bottom"/>
            <w:hideMark/>
          </w:tcPr>
          <w:p w14:paraId="6C41FBCA" w14:textId="77777777" w:rsidR="00A821C6" w:rsidRPr="006412D6" w:rsidRDefault="00A821C6" w:rsidP="00AE0599">
            <w:r w:rsidRPr="006412D6">
              <w:t>x"00c5"</w:t>
            </w:r>
          </w:p>
        </w:tc>
        <w:tc>
          <w:tcPr>
            <w:tcW w:w="2080" w:type="dxa"/>
            <w:tcBorders>
              <w:top w:val="nil"/>
              <w:left w:val="nil"/>
              <w:bottom w:val="single" w:sz="4" w:space="0" w:color="auto"/>
              <w:right w:val="single" w:sz="4" w:space="0" w:color="auto"/>
            </w:tcBorders>
            <w:shd w:val="clear" w:color="auto" w:fill="auto"/>
            <w:noWrap/>
            <w:vAlign w:val="bottom"/>
            <w:hideMark/>
          </w:tcPr>
          <w:p w14:paraId="3A657543" w14:textId="77777777" w:rsidR="00A821C6" w:rsidRPr="006412D6" w:rsidRDefault="00A821C6" w:rsidP="00AE0599">
            <w:r w:rsidRPr="006412D6">
              <w:t>11000111</w:t>
            </w:r>
          </w:p>
        </w:tc>
      </w:tr>
      <w:tr w:rsidR="00A821C6" w:rsidRPr="006412D6" w14:paraId="4E73660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0F38DA9" w14:textId="77777777" w:rsidR="00A821C6" w:rsidRPr="006412D6" w:rsidRDefault="00A821C6" w:rsidP="00AE0599">
            <w:r w:rsidRPr="006412D6">
              <w:t>c7</w:t>
            </w:r>
          </w:p>
        </w:tc>
        <w:tc>
          <w:tcPr>
            <w:tcW w:w="1020" w:type="dxa"/>
            <w:tcBorders>
              <w:top w:val="nil"/>
              <w:left w:val="nil"/>
              <w:bottom w:val="single" w:sz="4" w:space="0" w:color="auto"/>
              <w:right w:val="single" w:sz="4" w:space="0" w:color="auto"/>
            </w:tcBorders>
            <w:shd w:val="clear" w:color="auto" w:fill="auto"/>
            <w:noWrap/>
            <w:vAlign w:val="bottom"/>
            <w:hideMark/>
          </w:tcPr>
          <w:p w14:paraId="7A8E845A" w14:textId="77777777" w:rsidR="00A821C6" w:rsidRPr="006412D6" w:rsidRDefault="00A821C6" w:rsidP="00AE0599">
            <w:r w:rsidRPr="006412D6">
              <w:t>x"00c6"</w:t>
            </w:r>
          </w:p>
        </w:tc>
        <w:tc>
          <w:tcPr>
            <w:tcW w:w="2080" w:type="dxa"/>
            <w:tcBorders>
              <w:top w:val="nil"/>
              <w:left w:val="nil"/>
              <w:bottom w:val="single" w:sz="4" w:space="0" w:color="auto"/>
              <w:right w:val="single" w:sz="4" w:space="0" w:color="auto"/>
            </w:tcBorders>
            <w:shd w:val="clear" w:color="auto" w:fill="auto"/>
            <w:noWrap/>
            <w:vAlign w:val="bottom"/>
            <w:hideMark/>
          </w:tcPr>
          <w:p w14:paraId="4878697B" w14:textId="77777777" w:rsidR="00A821C6" w:rsidRPr="006412D6" w:rsidRDefault="00A821C6" w:rsidP="00AE0599">
            <w:r w:rsidRPr="006412D6">
              <w:t>11001000</w:t>
            </w:r>
          </w:p>
        </w:tc>
      </w:tr>
      <w:tr w:rsidR="00A821C6" w:rsidRPr="006412D6" w14:paraId="0A8D823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C1E0C49" w14:textId="77777777" w:rsidR="00A821C6" w:rsidRPr="006412D6" w:rsidRDefault="00A821C6" w:rsidP="00AE0599">
            <w:r w:rsidRPr="006412D6">
              <w:t>c8</w:t>
            </w:r>
          </w:p>
        </w:tc>
        <w:tc>
          <w:tcPr>
            <w:tcW w:w="1020" w:type="dxa"/>
            <w:tcBorders>
              <w:top w:val="nil"/>
              <w:left w:val="nil"/>
              <w:bottom w:val="single" w:sz="4" w:space="0" w:color="auto"/>
              <w:right w:val="single" w:sz="4" w:space="0" w:color="auto"/>
            </w:tcBorders>
            <w:shd w:val="clear" w:color="auto" w:fill="auto"/>
            <w:noWrap/>
            <w:vAlign w:val="bottom"/>
            <w:hideMark/>
          </w:tcPr>
          <w:p w14:paraId="67CA1C04" w14:textId="77777777" w:rsidR="00A821C6" w:rsidRPr="006412D6" w:rsidRDefault="00A821C6" w:rsidP="00AE0599">
            <w:r w:rsidRPr="006412D6">
              <w:t>x"00c7"</w:t>
            </w:r>
          </w:p>
        </w:tc>
        <w:tc>
          <w:tcPr>
            <w:tcW w:w="2080" w:type="dxa"/>
            <w:tcBorders>
              <w:top w:val="nil"/>
              <w:left w:val="nil"/>
              <w:bottom w:val="single" w:sz="4" w:space="0" w:color="auto"/>
              <w:right w:val="single" w:sz="4" w:space="0" w:color="auto"/>
            </w:tcBorders>
            <w:shd w:val="clear" w:color="auto" w:fill="auto"/>
            <w:noWrap/>
            <w:vAlign w:val="bottom"/>
            <w:hideMark/>
          </w:tcPr>
          <w:p w14:paraId="4FA1BAF1" w14:textId="77777777" w:rsidR="00A821C6" w:rsidRPr="006412D6" w:rsidRDefault="00A821C6" w:rsidP="00AE0599">
            <w:r w:rsidRPr="006412D6">
              <w:t>11001001</w:t>
            </w:r>
          </w:p>
        </w:tc>
      </w:tr>
      <w:tr w:rsidR="00A821C6" w:rsidRPr="006412D6" w14:paraId="725AD1C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1C89F6A" w14:textId="77777777" w:rsidR="00A821C6" w:rsidRPr="006412D6" w:rsidRDefault="00A821C6" w:rsidP="00AE0599">
            <w:r w:rsidRPr="006412D6">
              <w:t>c9</w:t>
            </w:r>
          </w:p>
        </w:tc>
        <w:tc>
          <w:tcPr>
            <w:tcW w:w="1020" w:type="dxa"/>
            <w:tcBorders>
              <w:top w:val="nil"/>
              <w:left w:val="nil"/>
              <w:bottom w:val="single" w:sz="4" w:space="0" w:color="auto"/>
              <w:right w:val="single" w:sz="4" w:space="0" w:color="auto"/>
            </w:tcBorders>
            <w:shd w:val="clear" w:color="auto" w:fill="auto"/>
            <w:noWrap/>
            <w:vAlign w:val="bottom"/>
            <w:hideMark/>
          </w:tcPr>
          <w:p w14:paraId="38988AE3" w14:textId="77777777" w:rsidR="00A821C6" w:rsidRPr="006412D6" w:rsidRDefault="00A821C6" w:rsidP="00AE0599">
            <w:r w:rsidRPr="006412D6">
              <w:t>x"00c8"</w:t>
            </w:r>
          </w:p>
        </w:tc>
        <w:tc>
          <w:tcPr>
            <w:tcW w:w="2080" w:type="dxa"/>
            <w:tcBorders>
              <w:top w:val="nil"/>
              <w:left w:val="nil"/>
              <w:bottom w:val="single" w:sz="4" w:space="0" w:color="auto"/>
              <w:right w:val="single" w:sz="4" w:space="0" w:color="auto"/>
            </w:tcBorders>
            <w:shd w:val="clear" w:color="auto" w:fill="auto"/>
            <w:noWrap/>
            <w:vAlign w:val="bottom"/>
            <w:hideMark/>
          </w:tcPr>
          <w:p w14:paraId="4F14F729" w14:textId="77777777" w:rsidR="00A821C6" w:rsidRPr="006412D6" w:rsidRDefault="00A821C6" w:rsidP="00AE0599">
            <w:r w:rsidRPr="006412D6">
              <w:t>11001010</w:t>
            </w:r>
          </w:p>
        </w:tc>
      </w:tr>
      <w:tr w:rsidR="00A821C6" w:rsidRPr="006412D6" w14:paraId="70950C8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12EE975" w14:textId="77777777" w:rsidR="00A821C6" w:rsidRPr="006412D6" w:rsidRDefault="00A821C6" w:rsidP="00AE0599">
            <w:r w:rsidRPr="006412D6">
              <w:t>ca</w:t>
            </w:r>
          </w:p>
        </w:tc>
        <w:tc>
          <w:tcPr>
            <w:tcW w:w="1020" w:type="dxa"/>
            <w:tcBorders>
              <w:top w:val="nil"/>
              <w:left w:val="nil"/>
              <w:bottom w:val="single" w:sz="4" w:space="0" w:color="auto"/>
              <w:right w:val="single" w:sz="4" w:space="0" w:color="auto"/>
            </w:tcBorders>
            <w:shd w:val="clear" w:color="auto" w:fill="auto"/>
            <w:noWrap/>
            <w:vAlign w:val="bottom"/>
            <w:hideMark/>
          </w:tcPr>
          <w:p w14:paraId="1FBEF477" w14:textId="77777777" w:rsidR="00A821C6" w:rsidRPr="006412D6" w:rsidRDefault="00A821C6" w:rsidP="00AE0599">
            <w:r w:rsidRPr="006412D6">
              <w:t>x"00c9"</w:t>
            </w:r>
          </w:p>
        </w:tc>
        <w:tc>
          <w:tcPr>
            <w:tcW w:w="2080" w:type="dxa"/>
            <w:tcBorders>
              <w:top w:val="nil"/>
              <w:left w:val="nil"/>
              <w:bottom w:val="single" w:sz="4" w:space="0" w:color="auto"/>
              <w:right w:val="single" w:sz="4" w:space="0" w:color="auto"/>
            </w:tcBorders>
            <w:shd w:val="clear" w:color="auto" w:fill="auto"/>
            <w:noWrap/>
            <w:vAlign w:val="bottom"/>
            <w:hideMark/>
          </w:tcPr>
          <w:p w14:paraId="7BB52D3A" w14:textId="77777777" w:rsidR="00A821C6" w:rsidRPr="006412D6" w:rsidRDefault="00A821C6" w:rsidP="00AE0599">
            <w:r w:rsidRPr="006412D6">
              <w:t>11001011</w:t>
            </w:r>
          </w:p>
        </w:tc>
      </w:tr>
      <w:tr w:rsidR="00A821C6" w:rsidRPr="006412D6" w14:paraId="354FD30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10E2D4D" w14:textId="77777777" w:rsidR="00A821C6" w:rsidRPr="006412D6" w:rsidRDefault="00A821C6" w:rsidP="00AE0599">
            <w:r w:rsidRPr="006412D6">
              <w:t>cb</w:t>
            </w:r>
          </w:p>
        </w:tc>
        <w:tc>
          <w:tcPr>
            <w:tcW w:w="1020" w:type="dxa"/>
            <w:tcBorders>
              <w:top w:val="nil"/>
              <w:left w:val="nil"/>
              <w:bottom w:val="single" w:sz="4" w:space="0" w:color="auto"/>
              <w:right w:val="single" w:sz="4" w:space="0" w:color="auto"/>
            </w:tcBorders>
            <w:shd w:val="clear" w:color="auto" w:fill="auto"/>
            <w:noWrap/>
            <w:vAlign w:val="bottom"/>
            <w:hideMark/>
          </w:tcPr>
          <w:p w14:paraId="37EC9480" w14:textId="77777777" w:rsidR="00A821C6" w:rsidRPr="006412D6" w:rsidRDefault="00A821C6" w:rsidP="00AE0599">
            <w:r w:rsidRPr="006412D6">
              <w:t>x"00ca"</w:t>
            </w:r>
          </w:p>
        </w:tc>
        <w:tc>
          <w:tcPr>
            <w:tcW w:w="2080" w:type="dxa"/>
            <w:tcBorders>
              <w:top w:val="nil"/>
              <w:left w:val="nil"/>
              <w:bottom w:val="single" w:sz="4" w:space="0" w:color="auto"/>
              <w:right w:val="single" w:sz="4" w:space="0" w:color="auto"/>
            </w:tcBorders>
            <w:shd w:val="clear" w:color="auto" w:fill="auto"/>
            <w:noWrap/>
            <w:vAlign w:val="bottom"/>
            <w:hideMark/>
          </w:tcPr>
          <w:p w14:paraId="0A09CED1" w14:textId="77777777" w:rsidR="00A821C6" w:rsidRPr="006412D6" w:rsidRDefault="00A821C6" w:rsidP="00AE0599">
            <w:r w:rsidRPr="006412D6">
              <w:t>11001100</w:t>
            </w:r>
          </w:p>
        </w:tc>
      </w:tr>
      <w:tr w:rsidR="00A821C6" w:rsidRPr="006412D6" w14:paraId="29CEA57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25EDE93" w14:textId="77777777" w:rsidR="00A821C6" w:rsidRPr="006412D6" w:rsidRDefault="00A821C6" w:rsidP="00AE0599">
            <w:r w:rsidRPr="006412D6">
              <w:t>cc</w:t>
            </w:r>
          </w:p>
        </w:tc>
        <w:tc>
          <w:tcPr>
            <w:tcW w:w="1020" w:type="dxa"/>
            <w:tcBorders>
              <w:top w:val="nil"/>
              <w:left w:val="nil"/>
              <w:bottom w:val="single" w:sz="4" w:space="0" w:color="auto"/>
              <w:right w:val="single" w:sz="4" w:space="0" w:color="auto"/>
            </w:tcBorders>
            <w:shd w:val="clear" w:color="auto" w:fill="auto"/>
            <w:noWrap/>
            <w:vAlign w:val="bottom"/>
            <w:hideMark/>
          </w:tcPr>
          <w:p w14:paraId="1C8D87FE" w14:textId="77777777" w:rsidR="00A821C6" w:rsidRPr="006412D6" w:rsidRDefault="00A821C6" w:rsidP="00AE0599">
            <w:r w:rsidRPr="006412D6">
              <w:t>x"00cb"</w:t>
            </w:r>
          </w:p>
        </w:tc>
        <w:tc>
          <w:tcPr>
            <w:tcW w:w="2080" w:type="dxa"/>
            <w:tcBorders>
              <w:top w:val="nil"/>
              <w:left w:val="nil"/>
              <w:bottom w:val="single" w:sz="4" w:space="0" w:color="auto"/>
              <w:right w:val="single" w:sz="4" w:space="0" w:color="auto"/>
            </w:tcBorders>
            <w:shd w:val="clear" w:color="auto" w:fill="auto"/>
            <w:noWrap/>
            <w:vAlign w:val="bottom"/>
            <w:hideMark/>
          </w:tcPr>
          <w:p w14:paraId="7CA6E5E6" w14:textId="77777777" w:rsidR="00A821C6" w:rsidRPr="006412D6" w:rsidRDefault="00A821C6" w:rsidP="00AE0599">
            <w:r w:rsidRPr="006412D6">
              <w:t>11001101</w:t>
            </w:r>
          </w:p>
        </w:tc>
      </w:tr>
      <w:tr w:rsidR="00A821C6" w:rsidRPr="006412D6" w14:paraId="70DF2ED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7AE71E9" w14:textId="77777777" w:rsidR="00A821C6" w:rsidRPr="006412D6" w:rsidRDefault="00A821C6" w:rsidP="00AE0599">
            <w:r w:rsidRPr="006412D6">
              <w:t>cd</w:t>
            </w:r>
          </w:p>
        </w:tc>
        <w:tc>
          <w:tcPr>
            <w:tcW w:w="1020" w:type="dxa"/>
            <w:tcBorders>
              <w:top w:val="nil"/>
              <w:left w:val="nil"/>
              <w:bottom w:val="single" w:sz="4" w:space="0" w:color="auto"/>
              <w:right w:val="single" w:sz="4" w:space="0" w:color="auto"/>
            </w:tcBorders>
            <w:shd w:val="clear" w:color="auto" w:fill="auto"/>
            <w:noWrap/>
            <w:vAlign w:val="bottom"/>
            <w:hideMark/>
          </w:tcPr>
          <w:p w14:paraId="7A54F3DF" w14:textId="77777777" w:rsidR="00A821C6" w:rsidRPr="006412D6" w:rsidRDefault="00A821C6" w:rsidP="00AE0599">
            <w:r w:rsidRPr="006412D6">
              <w:t>x"00cc"</w:t>
            </w:r>
          </w:p>
        </w:tc>
        <w:tc>
          <w:tcPr>
            <w:tcW w:w="2080" w:type="dxa"/>
            <w:tcBorders>
              <w:top w:val="nil"/>
              <w:left w:val="nil"/>
              <w:bottom w:val="single" w:sz="4" w:space="0" w:color="auto"/>
              <w:right w:val="single" w:sz="4" w:space="0" w:color="auto"/>
            </w:tcBorders>
            <w:shd w:val="clear" w:color="auto" w:fill="auto"/>
            <w:noWrap/>
            <w:vAlign w:val="bottom"/>
            <w:hideMark/>
          </w:tcPr>
          <w:p w14:paraId="281CB883" w14:textId="77777777" w:rsidR="00A821C6" w:rsidRPr="006412D6" w:rsidRDefault="00A821C6" w:rsidP="00AE0599">
            <w:r w:rsidRPr="006412D6">
              <w:t>11001110</w:t>
            </w:r>
          </w:p>
        </w:tc>
      </w:tr>
      <w:tr w:rsidR="00A821C6" w:rsidRPr="006412D6" w14:paraId="4FEAF53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D15B3BF" w14:textId="77777777" w:rsidR="00A821C6" w:rsidRPr="006412D6" w:rsidRDefault="00A821C6" w:rsidP="00AE0599">
            <w:r w:rsidRPr="006412D6">
              <w:t>ce</w:t>
            </w:r>
          </w:p>
        </w:tc>
        <w:tc>
          <w:tcPr>
            <w:tcW w:w="1020" w:type="dxa"/>
            <w:tcBorders>
              <w:top w:val="nil"/>
              <w:left w:val="nil"/>
              <w:bottom w:val="single" w:sz="4" w:space="0" w:color="auto"/>
              <w:right w:val="single" w:sz="4" w:space="0" w:color="auto"/>
            </w:tcBorders>
            <w:shd w:val="clear" w:color="auto" w:fill="auto"/>
            <w:noWrap/>
            <w:vAlign w:val="bottom"/>
            <w:hideMark/>
          </w:tcPr>
          <w:p w14:paraId="049D69C0" w14:textId="77777777" w:rsidR="00A821C6" w:rsidRPr="006412D6" w:rsidRDefault="00A821C6" w:rsidP="00AE0599">
            <w:r w:rsidRPr="006412D6">
              <w:t>x"00cd"</w:t>
            </w:r>
          </w:p>
        </w:tc>
        <w:tc>
          <w:tcPr>
            <w:tcW w:w="2080" w:type="dxa"/>
            <w:tcBorders>
              <w:top w:val="nil"/>
              <w:left w:val="nil"/>
              <w:bottom w:val="single" w:sz="4" w:space="0" w:color="auto"/>
              <w:right w:val="single" w:sz="4" w:space="0" w:color="auto"/>
            </w:tcBorders>
            <w:shd w:val="clear" w:color="auto" w:fill="auto"/>
            <w:noWrap/>
            <w:vAlign w:val="bottom"/>
            <w:hideMark/>
          </w:tcPr>
          <w:p w14:paraId="25EEA98B" w14:textId="77777777" w:rsidR="00A821C6" w:rsidRPr="006412D6" w:rsidRDefault="00A821C6" w:rsidP="00AE0599">
            <w:r w:rsidRPr="006412D6">
              <w:t>11001111</w:t>
            </w:r>
          </w:p>
        </w:tc>
      </w:tr>
      <w:tr w:rsidR="00A821C6" w:rsidRPr="006412D6" w14:paraId="31347F9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3CE0FE8" w14:textId="77777777" w:rsidR="00A821C6" w:rsidRPr="006412D6" w:rsidRDefault="00A821C6" w:rsidP="00AE0599">
            <w:r w:rsidRPr="006412D6">
              <w:t>cf</w:t>
            </w:r>
          </w:p>
        </w:tc>
        <w:tc>
          <w:tcPr>
            <w:tcW w:w="1020" w:type="dxa"/>
            <w:tcBorders>
              <w:top w:val="nil"/>
              <w:left w:val="nil"/>
              <w:bottom w:val="single" w:sz="4" w:space="0" w:color="auto"/>
              <w:right w:val="single" w:sz="4" w:space="0" w:color="auto"/>
            </w:tcBorders>
            <w:shd w:val="clear" w:color="auto" w:fill="auto"/>
            <w:noWrap/>
            <w:vAlign w:val="bottom"/>
            <w:hideMark/>
          </w:tcPr>
          <w:p w14:paraId="1344F15B" w14:textId="77777777" w:rsidR="00A821C6" w:rsidRPr="006412D6" w:rsidRDefault="00A821C6" w:rsidP="00AE0599">
            <w:r w:rsidRPr="006412D6">
              <w:t>x"00ce"</w:t>
            </w:r>
          </w:p>
        </w:tc>
        <w:tc>
          <w:tcPr>
            <w:tcW w:w="2080" w:type="dxa"/>
            <w:tcBorders>
              <w:top w:val="nil"/>
              <w:left w:val="nil"/>
              <w:bottom w:val="single" w:sz="4" w:space="0" w:color="auto"/>
              <w:right w:val="single" w:sz="4" w:space="0" w:color="auto"/>
            </w:tcBorders>
            <w:shd w:val="clear" w:color="auto" w:fill="auto"/>
            <w:noWrap/>
            <w:vAlign w:val="bottom"/>
            <w:hideMark/>
          </w:tcPr>
          <w:p w14:paraId="56EBDAC4" w14:textId="77777777" w:rsidR="00A821C6" w:rsidRPr="006412D6" w:rsidRDefault="00A821C6" w:rsidP="00AE0599">
            <w:r w:rsidRPr="006412D6">
              <w:t>11010000</w:t>
            </w:r>
          </w:p>
        </w:tc>
      </w:tr>
      <w:tr w:rsidR="00A821C6" w:rsidRPr="006412D6" w14:paraId="6A37A2C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60EF33C" w14:textId="77777777" w:rsidR="00A821C6" w:rsidRPr="006412D6" w:rsidRDefault="00A821C6" w:rsidP="00AE0599">
            <w:r w:rsidRPr="006412D6">
              <w:t>d0</w:t>
            </w:r>
          </w:p>
        </w:tc>
        <w:tc>
          <w:tcPr>
            <w:tcW w:w="1020" w:type="dxa"/>
            <w:tcBorders>
              <w:top w:val="nil"/>
              <w:left w:val="nil"/>
              <w:bottom w:val="single" w:sz="4" w:space="0" w:color="auto"/>
              <w:right w:val="single" w:sz="4" w:space="0" w:color="auto"/>
            </w:tcBorders>
            <w:shd w:val="clear" w:color="auto" w:fill="auto"/>
            <w:noWrap/>
            <w:vAlign w:val="bottom"/>
            <w:hideMark/>
          </w:tcPr>
          <w:p w14:paraId="46960D8D" w14:textId="77777777" w:rsidR="00A821C6" w:rsidRPr="006412D6" w:rsidRDefault="00A821C6" w:rsidP="00AE0599">
            <w:r w:rsidRPr="006412D6">
              <w:t>x"00cf"</w:t>
            </w:r>
          </w:p>
        </w:tc>
        <w:tc>
          <w:tcPr>
            <w:tcW w:w="2080" w:type="dxa"/>
            <w:tcBorders>
              <w:top w:val="nil"/>
              <w:left w:val="nil"/>
              <w:bottom w:val="single" w:sz="4" w:space="0" w:color="auto"/>
              <w:right w:val="single" w:sz="4" w:space="0" w:color="auto"/>
            </w:tcBorders>
            <w:shd w:val="clear" w:color="auto" w:fill="auto"/>
            <w:noWrap/>
            <w:vAlign w:val="bottom"/>
            <w:hideMark/>
          </w:tcPr>
          <w:p w14:paraId="0592C260" w14:textId="77777777" w:rsidR="00A821C6" w:rsidRPr="006412D6" w:rsidRDefault="00A821C6" w:rsidP="00AE0599">
            <w:r w:rsidRPr="006412D6">
              <w:t>11010001</w:t>
            </w:r>
          </w:p>
        </w:tc>
      </w:tr>
      <w:tr w:rsidR="00A821C6" w:rsidRPr="006412D6" w14:paraId="399732D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36CBE8D" w14:textId="77777777" w:rsidR="00A821C6" w:rsidRPr="006412D6" w:rsidRDefault="00A821C6" w:rsidP="00AE0599">
            <w:r w:rsidRPr="006412D6">
              <w:t>d1</w:t>
            </w:r>
          </w:p>
        </w:tc>
        <w:tc>
          <w:tcPr>
            <w:tcW w:w="1020" w:type="dxa"/>
            <w:tcBorders>
              <w:top w:val="nil"/>
              <w:left w:val="nil"/>
              <w:bottom w:val="single" w:sz="4" w:space="0" w:color="auto"/>
              <w:right w:val="single" w:sz="4" w:space="0" w:color="auto"/>
            </w:tcBorders>
            <w:shd w:val="clear" w:color="auto" w:fill="auto"/>
            <w:noWrap/>
            <w:vAlign w:val="bottom"/>
            <w:hideMark/>
          </w:tcPr>
          <w:p w14:paraId="2DD716A4" w14:textId="77777777" w:rsidR="00A821C6" w:rsidRPr="006412D6" w:rsidRDefault="00A821C6" w:rsidP="00AE0599">
            <w:r w:rsidRPr="006412D6">
              <w:t>x"00d0"</w:t>
            </w:r>
          </w:p>
        </w:tc>
        <w:tc>
          <w:tcPr>
            <w:tcW w:w="2080" w:type="dxa"/>
            <w:tcBorders>
              <w:top w:val="nil"/>
              <w:left w:val="nil"/>
              <w:bottom w:val="single" w:sz="4" w:space="0" w:color="auto"/>
              <w:right w:val="single" w:sz="4" w:space="0" w:color="auto"/>
            </w:tcBorders>
            <w:shd w:val="clear" w:color="auto" w:fill="auto"/>
            <w:noWrap/>
            <w:vAlign w:val="bottom"/>
            <w:hideMark/>
          </w:tcPr>
          <w:p w14:paraId="2F8C6F51" w14:textId="77777777" w:rsidR="00A821C6" w:rsidRPr="006412D6" w:rsidRDefault="00A821C6" w:rsidP="00AE0599">
            <w:r w:rsidRPr="006412D6">
              <w:t>11010010</w:t>
            </w:r>
          </w:p>
        </w:tc>
      </w:tr>
      <w:tr w:rsidR="00A821C6" w:rsidRPr="006412D6" w14:paraId="63BD923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8856532" w14:textId="77777777" w:rsidR="00A821C6" w:rsidRPr="006412D6" w:rsidRDefault="00A821C6" w:rsidP="00AE0599">
            <w:r w:rsidRPr="006412D6">
              <w:t>d2</w:t>
            </w:r>
          </w:p>
        </w:tc>
        <w:tc>
          <w:tcPr>
            <w:tcW w:w="1020" w:type="dxa"/>
            <w:tcBorders>
              <w:top w:val="nil"/>
              <w:left w:val="nil"/>
              <w:bottom w:val="single" w:sz="4" w:space="0" w:color="auto"/>
              <w:right w:val="single" w:sz="4" w:space="0" w:color="auto"/>
            </w:tcBorders>
            <w:shd w:val="clear" w:color="auto" w:fill="auto"/>
            <w:noWrap/>
            <w:vAlign w:val="bottom"/>
            <w:hideMark/>
          </w:tcPr>
          <w:p w14:paraId="3088373C" w14:textId="77777777" w:rsidR="00A821C6" w:rsidRPr="006412D6" w:rsidRDefault="00A821C6" w:rsidP="00AE0599">
            <w:r w:rsidRPr="006412D6">
              <w:t>x"00d1"</w:t>
            </w:r>
          </w:p>
        </w:tc>
        <w:tc>
          <w:tcPr>
            <w:tcW w:w="2080" w:type="dxa"/>
            <w:tcBorders>
              <w:top w:val="nil"/>
              <w:left w:val="nil"/>
              <w:bottom w:val="single" w:sz="4" w:space="0" w:color="auto"/>
              <w:right w:val="single" w:sz="4" w:space="0" w:color="auto"/>
            </w:tcBorders>
            <w:shd w:val="clear" w:color="auto" w:fill="auto"/>
            <w:noWrap/>
            <w:vAlign w:val="bottom"/>
            <w:hideMark/>
          </w:tcPr>
          <w:p w14:paraId="74BBCD3D" w14:textId="77777777" w:rsidR="00A821C6" w:rsidRPr="006412D6" w:rsidRDefault="00A821C6" w:rsidP="00AE0599">
            <w:r w:rsidRPr="006412D6">
              <w:t>11010011</w:t>
            </w:r>
          </w:p>
        </w:tc>
      </w:tr>
      <w:tr w:rsidR="00A821C6" w:rsidRPr="006412D6" w14:paraId="159338C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A9E7DE0" w14:textId="77777777" w:rsidR="00A821C6" w:rsidRPr="006412D6" w:rsidRDefault="00A821C6" w:rsidP="00AE0599">
            <w:r w:rsidRPr="006412D6">
              <w:t>d3</w:t>
            </w:r>
          </w:p>
        </w:tc>
        <w:tc>
          <w:tcPr>
            <w:tcW w:w="1020" w:type="dxa"/>
            <w:tcBorders>
              <w:top w:val="nil"/>
              <w:left w:val="nil"/>
              <w:bottom w:val="single" w:sz="4" w:space="0" w:color="auto"/>
              <w:right w:val="single" w:sz="4" w:space="0" w:color="auto"/>
            </w:tcBorders>
            <w:shd w:val="clear" w:color="auto" w:fill="auto"/>
            <w:noWrap/>
            <w:vAlign w:val="bottom"/>
            <w:hideMark/>
          </w:tcPr>
          <w:p w14:paraId="2D4FE1ED" w14:textId="77777777" w:rsidR="00A821C6" w:rsidRPr="006412D6" w:rsidRDefault="00A821C6" w:rsidP="00AE0599">
            <w:r w:rsidRPr="006412D6">
              <w:t>x"00d2"</w:t>
            </w:r>
          </w:p>
        </w:tc>
        <w:tc>
          <w:tcPr>
            <w:tcW w:w="2080" w:type="dxa"/>
            <w:tcBorders>
              <w:top w:val="nil"/>
              <w:left w:val="nil"/>
              <w:bottom w:val="single" w:sz="4" w:space="0" w:color="auto"/>
              <w:right w:val="single" w:sz="4" w:space="0" w:color="auto"/>
            </w:tcBorders>
            <w:shd w:val="clear" w:color="auto" w:fill="auto"/>
            <w:noWrap/>
            <w:vAlign w:val="bottom"/>
            <w:hideMark/>
          </w:tcPr>
          <w:p w14:paraId="6C9B1C22" w14:textId="77777777" w:rsidR="00A821C6" w:rsidRPr="006412D6" w:rsidRDefault="00A821C6" w:rsidP="00AE0599">
            <w:r w:rsidRPr="006412D6">
              <w:t>11010100</w:t>
            </w:r>
          </w:p>
        </w:tc>
      </w:tr>
      <w:tr w:rsidR="00A821C6" w:rsidRPr="006412D6" w14:paraId="1CD8F41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BF681B6" w14:textId="77777777" w:rsidR="00A821C6" w:rsidRPr="006412D6" w:rsidRDefault="00A821C6" w:rsidP="00AE0599">
            <w:r w:rsidRPr="006412D6">
              <w:t>d4</w:t>
            </w:r>
          </w:p>
        </w:tc>
        <w:tc>
          <w:tcPr>
            <w:tcW w:w="1020" w:type="dxa"/>
            <w:tcBorders>
              <w:top w:val="nil"/>
              <w:left w:val="nil"/>
              <w:bottom w:val="single" w:sz="4" w:space="0" w:color="auto"/>
              <w:right w:val="single" w:sz="4" w:space="0" w:color="auto"/>
            </w:tcBorders>
            <w:shd w:val="clear" w:color="auto" w:fill="auto"/>
            <w:noWrap/>
            <w:vAlign w:val="bottom"/>
            <w:hideMark/>
          </w:tcPr>
          <w:p w14:paraId="4ADB0546" w14:textId="77777777" w:rsidR="00A821C6" w:rsidRPr="006412D6" w:rsidRDefault="00A821C6" w:rsidP="00AE0599">
            <w:r w:rsidRPr="006412D6">
              <w:t>x"00d3"</w:t>
            </w:r>
          </w:p>
        </w:tc>
        <w:tc>
          <w:tcPr>
            <w:tcW w:w="2080" w:type="dxa"/>
            <w:tcBorders>
              <w:top w:val="nil"/>
              <w:left w:val="nil"/>
              <w:bottom w:val="single" w:sz="4" w:space="0" w:color="auto"/>
              <w:right w:val="single" w:sz="4" w:space="0" w:color="auto"/>
            </w:tcBorders>
            <w:shd w:val="clear" w:color="auto" w:fill="auto"/>
            <w:noWrap/>
            <w:vAlign w:val="bottom"/>
            <w:hideMark/>
          </w:tcPr>
          <w:p w14:paraId="4F662652" w14:textId="77777777" w:rsidR="00A821C6" w:rsidRPr="006412D6" w:rsidRDefault="00A821C6" w:rsidP="00AE0599">
            <w:r w:rsidRPr="006412D6">
              <w:t>11010101</w:t>
            </w:r>
          </w:p>
        </w:tc>
      </w:tr>
      <w:tr w:rsidR="00A821C6" w:rsidRPr="006412D6" w14:paraId="6E051D5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A195AE4" w14:textId="77777777" w:rsidR="00A821C6" w:rsidRPr="006412D6" w:rsidRDefault="00A821C6" w:rsidP="00AE0599">
            <w:r w:rsidRPr="006412D6">
              <w:t>d5</w:t>
            </w:r>
          </w:p>
        </w:tc>
        <w:tc>
          <w:tcPr>
            <w:tcW w:w="1020" w:type="dxa"/>
            <w:tcBorders>
              <w:top w:val="nil"/>
              <w:left w:val="nil"/>
              <w:bottom w:val="single" w:sz="4" w:space="0" w:color="auto"/>
              <w:right w:val="single" w:sz="4" w:space="0" w:color="auto"/>
            </w:tcBorders>
            <w:shd w:val="clear" w:color="auto" w:fill="auto"/>
            <w:noWrap/>
            <w:vAlign w:val="bottom"/>
            <w:hideMark/>
          </w:tcPr>
          <w:p w14:paraId="49C0C7AD" w14:textId="77777777" w:rsidR="00A821C6" w:rsidRPr="006412D6" w:rsidRDefault="00A821C6" w:rsidP="00AE0599">
            <w:r w:rsidRPr="006412D6">
              <w:t>x"00d4"</w:t>
            </w:r>
          </w:p>
        </w:tc>
        <w:tc>
          <w:tcPr>
            <w:tcW w:w="2080" w:type="dxa"/>
            <w:tcBorders>
              <w:top w:val="nil"/>
              <w:left w:val="nil"/>
              <w:bottom w:val="single" w:sz="4" w:space="0" w:color="auto"/>
              <w:right w:val="single" w:sz="4" w:space="0" w:color="auto"/>
            </w:tcBorders>
            <w:shd w:val="clear" w:color="auto" w:fill="auto"/>
            <w:noWrap/>
            <w:vAlign w:val="bottom"/>
            <w:hideMark/>
          </w:tcPr>
          <w:p w14:paraId="03B91271" w14:textId="77777777" w:rsidR="00A821C6" w:rsidRPr="006412D6" w:rsidRDefault="00A821C6" w:rsidP="00AE0599">
            <w:r w:rsidRPr="006412D6">
              <w:t>11010110</w:t>
            </w:r>
          </w:p>
        </w:tc>
      </w:tr>
      <w:tr w:rsidR="00A821C6" w:rsidRPr="006412D6" w14:paraId="30939C0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54282F8" w14:textId="77777777" w:rsidR="00A821C6" w:rsidRPr="006412D6" w:rsidRDefault="00A821C6" w:rsidP="00AE0599">
            <w:r w:rsidRPr="006412D6">
              <w:t>d6</w:t>
            </w:r>
          </w:p>
        </w:tc>
        <w:tc>
          <w:tcPr>
            <w:tcW w:w="1020" w:type="dxa"/>
            <w:tcBorders>
              <w:top w:val="nil"/>
              <w:left w:val="nil"/>
              <w:bottom w:val="single" w:sz="4" w:space="0" w:color="auto"/>
              <w:right w:val="single" w:sz="4" w:space="0" w:color="auto"/>
            </w:tcBorders>
            <w:shd w:val="clear" w:color="auto" w:fill="auto"/>
            <w:noWrap/>
            <w:vAlign w:val="bottom"/>
            <w:hideMark/>
          </w:tcPr>
          <w:p w14:paraId="73A73623" w14:textId="77777777" w:rsidR="00A821C6" w:rsidRPr="006412D6" w:rsidRDefault="00A821C6" w:rsidP="00AE0599">
            <w:r w:rsidRPr="006412D6">
              <w:t>x"00d5"</w:t>
            </w:r>
          </w:p>
        </w:tc>
        <w:tc>
          <w:tcPr>
            <w:tcW w:w="2080" w:type="dxa"/>
            <w:tcBorders>
              <w:top w:val="nil"/>
              <w:left w:val="nil"/>
              <w:bottom w:val="single" w:sz="4" w:space="0" w:color="auto"/>
              <w:right w:val="single" w:sz="4" w:space="0" w:color="auto"/>
            </w:tcBorders>
            <w:shd w:val="clear" w:color="auto" w:fill="auto"/>
            <w:noWrap/>
            <w:vAlign w:val="bottom"/>
            <w:hideMark/>
          </w:tcPr>
          <w:p w14:paraId="70D4D8F1" w14:textId="77777777" w:rsidR="00A821C6" w:rsidRPr="006412D6" w:rsidRDefault="00A821C6" w:rsidP="00AE0599">
            <w:r w:rsidRPr="006412D6">
              <w:t>11010111</w:t>
            </w:r>
          </w:p>
        </w:tc>
      </w:tr>
      <w:tr w:rsidR="00A821C6" w:rsidRPr="006412D6" w14:paraId="0AC5337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9D65400" w14:textId="77777777" w:rsidR="00A821C6" w:rsidRPr="006412D6" w:rsidRDefault="00A821C6" w:rsidP="00AE0599">
            <w:r w:rsidRPr="006412D6">
              <w:t>d7</w:t>
            </w:r>
          </w:p>
        </w:tc>
        <w:tc>
          <w:tcPr>
            <w:tcW w:w="1020" w:type="dxa"/>
            <w:tcBorders>
              <w:top w:val="nil"/>
              <w:left w:val="nil"/>
              <w:bottom w:val="single" w:sz="4" w:space="0" w:color="auto"/>
              <w:right w:val="single" w:sz="4" w:space="0" w:color="auto"/>
            </w:tcBorders>
            <w:shd w:val="clear" w:color="auto" w:fill="auto"/>
            <w:noWrap/>
            <w:vAlign w:val="bottom"/>
            <w:hideMark/>
          </w:tcPr>
          <w:p w14:paraId="1E613D19" w14:textId="77777777" w:rsidR="00A821C6" w:rsidRPr="006412D6" w:rsidRDefault="00A821C6" w:rsidP="00AE0599">
            <w:r w:rsidRPr="006412D6">
              <w:t>x"00d6"</w:t>
            </w:r>
          </w:p>
        </w:tc>
        <w:tc>
          <w:tcPr>
            <w:tcW w:w="2080" w:type="dxa"/>
            <w:tcBorders>
              <w:top w:val="nil"/>
              <w:left w:val="nil"/>
              <w:bottom w:val="single" w:sz="4" w:space="0" w:color="auto"/>
              <w:right w:val="single" w:sz="4" w:space="0" w:color="auto"/>
            </w:tcBorders>
            <w:shd w:val="clear" w:color="auto" w:fill="auto"/>
            <w:noWrap/>
            <w:vAlign w:val="bottom"/>
            <w:hideMark/>
          </w:tcPr>
          <w:p w14:paraId="1371AB4C" w14:textId="77777777" w:rsidR="00A821C6" w:rsidRPr="006412D6" w:rsidRDefault="00A821C6" w:rsidP="00AE0599">
            <w:r w:rsidRPr="006412D6">
              <w:t>11011000</w:t>
            </w:r>
          </w:p>
        </w:tc>
      </w:tr>
      <w:tr w:rsidR="00A821C6" w:rsidRPr="006412D6" w14:paraId="39DADEB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A542031" w14:textId="77777777" w:rsidR="00A821C6" w:rsidRPr="006412D6" w:rsidRDefault="00A821C6" w:rsidP="00AE0599">
            <w:r w:rsidRPr="006412D6">
              <w:t>d8</w:t>
            </w:r>
          </w:p>
        </w:tc>
        <w:tc>
          <w:tcPr>
            <w:tcW w:w="1020" w:type="dxa"/>
            <w:tcBorders>
              <w:top w:val="nil"/>
              <w:left w:val="nil"/>
              <w:bottom w:val="single" w:sz="4" w:space="0" w:color="auto"/>
              <w:right w:val="single" w:sz="4" w:space="0" w:color="auto"/>
            </w:tcBorders>
            <w:shd w:val="clear" w:color="auto" w:fill="auto"/>
            <w:noWrap/>
            <w:vAlign w:val="bottom"/>
            <w:hideMark/>
          </w:tcPr>
          <w:p w14:paraId="1863C7FA" w14:textId="77777777" w:rsidR="00A821C6" w:rsidRPr="006412D6" w:rsidRDefault="00A821C6" w:rsidP="00AE0599">
            <w:r w:rsidRPr="006412D6">
              <w:t>x"00d7"</w:t>
            </w:r>
          </w:p>
        </w:tc>
        <w:tc>
          <w:tcPr>
            <w:tcW w:w="2080" w:type="dxa"/>
            <w:tcBorders>
              <w:top w:val="nil"/>
              <w:left w:val="nil"/>
              <w:bottom w:val="single" w:sz="4" w:space="0" w:color="auto"/>
              <w:right w:val="single" w:sz="4" w:space="0" w:color="auto"/>
            </w:tcBorders>
            <w:shd w:val="clear" w:color="auto" w:fill="auto"/>
            <w:noWrap/>
            <w:vAlign w:val="bottom"/>
            <w:hideMark/>
          </w:tcPr>
          <w:p w14:paraId="46FB82EF" w14:textId="77777777" w:rsidR="00A821C6" w:rsidRPr="006412D6" w:rsidRDefault="00A821C6" w:rsidP="00AE0599">
            <w:r w:rsidRPr="006412D6">
              <w:t>11011001</w:t>
            </w:r>
          </w:p>
        </w:tc>
      </w:tr>
      <w:tr w:rsidR="00A821C6" w:rsidRPr="006412D6" w14:paraId="3CA6ED5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CA009A6" w14:textId="77777777" w:rsidR="00A821C6" w:rsidRPr="006412D6" w:rsidRDefault="00A821C6" w:rsidP="00AE0599">
            <w:r w:rsidRPr="006412D6">
              <w:t>d9</w:t>
            </w:r>
          </w:p>
        </w:tc>
        <w:tc>
          <w:tcPr>
            <w:tcW w:w="1020" w:type="dxa"/>
            <w:tcBorders>
              <w:top w:val="nil"/>
              <w:left w:val="nil"/>
              <w:bottom w:val="single" w:sz="4" w:space="0" w:color="auto"/>
              <w:right w:val="single" w:sz="4" w:space="0" w:color="auto"/>
            </w:tcBorders>
            <w:shd w:val="clear" w:color="auto" w:fill="auto"/>
            <w:noWrap/>
            <w:vAlign w:val="bottom"/>
            <w:hideMark/>
          </w:tcPr>
          <w:p w14:paraId="429EEAFD" w14:textId="77777777" w:rsidR="00A821C6" w:rsidRPr="006412D6" w:rsidRDefault="00A821C6" w:rsidP="00AE0599">
            <w:r w:rsidRPr="006412D6">
              <w:t>x"00d8"</w:t>
            </w:r>
          </w:p>
        </w:tc>
        <w:tc>
          <w:tcPr>
            <w:tcW w:w="2080" w:type="dxa"/>
            <w:tcBorders>
              <w:top w:val="nil"/>
              <w:left w:val="nil"/>
              <w:bottom w:val="single" w:sz="4" w:space="0" w:color="auto"/>
              <w:right w:val="single" w:sz="4" w:space="0" w:color="auto"/>
            </w:tcBorders>
            <w:shd w:val="clear" w:color="auto" w:fill="auto"/>
            <w:noWrap/>
            <w:vAlign w:val="bottom"/>
            <w:hideMark/>
          </w:tcPr>
          <w:p w14:paraId="65A9C2E6" w14:textId="77777777" w:rsidR="00A821C6" w:rsidRPr="006412D6" w:rsidRDefault="00A821C6" w:rsidP="00AE0599">
            <w:r w:rsidRPr="006412D6">
              <w:t>11011010</w:t>
            </w:r>
          </w:p>
        </w:tc>
      </w:tr>
      <w:tr w:rsidR="00A821C6" w:rsidRPr="006412D6" w14:paraId="1218D92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AEBD8C7" w14:textId="77777777" w:rsidR="00A821C6" w:rsidRPr="006412D6" w:rsidRDefault="00A821C6" w:rsidP="00AE0599">
            <w:r w:rsidRPr="006412D6">
              <w:t>da</w:t>
            </w:r>
          </w:p>
        </w:tc>
        <w:tc>
          <w:tcPr>
            <w:tcW w:w="1020" w:type="dxa"/>
            <w:tcBorders>
              <w:top w:val="nil"/>
              <w:left w:val="nil"/>
              <w:bottom w:val="single" w:sz="4" w:space="0" w:color="auto"/>
              <w:right w:val="single" w:sz="4" w:space="0" w:color="auto"/>
            </w:tcBorders>
            <w:shd w:val="clear" w:color="auto" w:fill="auto"/>
            <w:noWrap/>
            <w:vAlign w:val="bottom"/>
            <w:hideMark/>
          </w:tcPr>
          <w:p w14:paraId="74E830A4" w14:textId="77777777" w:rsidR="00A821C6" w:rsidRPr="006412D6" w:rsidRDefault="00A821C6" w:rsidP="00AE0599">
            <w:r w:rsidRPr="006412D6">
              <w:t>x"00d9"</w:t>
            </w:r>
          </w:p>
        </w:tc>
        <w:tc>
          <w:tcPr>
            <w:tcW w:w="2080" w:type="dxa"/>
            <w:tcBorders>
              <w:top w:val="nil"/>
              <w:left w:val="nil"/>
              <w:bottom w:val="single" w:sz="4" w:space="0" w:color="auto"/>
              <w:right w:val="single" w:sz="4" w:space="0" w:color="auto"/>
            </w:tcBorders>
            <w:shd w:val="clear" w:color="auto" w:fill="auto"/>
            <w:noWrap/>
            <w:vAlign w:val="bottom"/>
            <w:hideMark/>
          </w:tcPr>
          <w:p w14:paraId="0A9F0894" w14:textId="77777777" w:rsidR="00A821C6" w:rsidRPr="006412D6" w:rsidRDefault="00A821C6" w:rsidP="00AE0599">
            <w:r w:rsidRPr="006412D6">
              <w:t>11011011</w:t>
            </w:r>
          </w:p>
        </w:tc>
      </w:tr>
      <w:tr w:rsidR="00A821C6" w:rsidRPr="006412D6" w14:paraId="737AE68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E4E85C7" w14:textId="77777777" w:rsidR="00A821C6" w:rsidRPr="006412D6" w:rsidRDefault="00A821C6" w:rsidP="00AE0599">
            <w:r w:rsidRPr="006412D6">
              <w:t>db</w:t>
            </w:r>
          </w:p>
        </w:tc>
        <w:tc>
          <w:tcPr>
            <w:tcW w:w="1020" w:type="dxa"/>
            <w:tcBorders>
              <w:top w:val="nil"/>
              <w:left w:val="nil"/>
              <w:bottom w:val="single" w:sz="4" w:space="0" w:color="auto"/>
              <w:right w:val="single" w:sz="4" w:space="0" w:color="auto"/>
            </w:tcBorders>
            <w:shd w:val="clear" w:color="auto" w:fill="auto"/>
            <w:noWrap/>
            <w:vAlign w:val="bottom"/>
            <w:hideMark/>
          </w:tcPr>
          <w:p w14:paraId="056F0561" w14:textId="77777777" w:rsidR="00A821C6" w:rsidRPr="006412D6" w:rsidRDefault="00A821C6" w:rsidP="00AE0599">
            <w:r w:rsidRPr="006412D6">
              <w:t>x"00da"</w:t>
            </w:r>
          </w:p>
        </w:tc>
        <w:tc>
          <w:tcPr>
            <w:tcW w:w="2080" w:type="dxa"/>
            <w:tcBorders>
              <w:top w:val="nil"/>
              <w:left w:val="nil"/>
              <w:bottom w:val="single" w:sz="4" w:space="0" w:color="auto"/>
              <w:right w:val="single" w:sz="4" w:space="0" w:color="auto"/>
            </w:tcBorders>
            <w:shd w:val="clear" w:color="auto" w:fill="auto"/>
            <w:noWrap/>
            <w:vAlign w:val="bottom"/>
            <w:hideMark/>
          </w:tcPr>
          <w:p w14:paraId="0F2E04CD" w14:textId="77777777" w:rsidR="00A821C6" w:rsidRPr="006412D6" w:rsidRDefault="00A821C6" w:rsidP="00AE0599">
            <w:r w:rsidRPr="006412D6">
              <w:t>11011100</w:t>
            </w:r>
          </w:p>
        </w:tc>
      </w:tr>
      <w:tr w:rsidR="00A821C6" w:rsidRPr="006412D6" w14:paraId="3B76C57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CEB3391" w14:textId="77777777" w:rsidR="00A821C6" w:rsidRPr="006412D6" w:rsidRDefault="00A821C6" w:rsidP="00AE0599">
            <w:r w:rsidRPr="006412D6">
              <w:t>dc</w:t>
            </w:r>
          </w:p>
        </w:tc>
        <w:tc>
          <w:tcPr>
            <w:tcW w:w="1020" w:type="dxa"/>
            <w:tcBorders>
              <w:top w:val="nil"/>
              <w:left w:val="nil"/>
              <w:bottom w:val="single" w:sz="4" w:space="0" w:color="auto"/>
              <w:right w:val="single" w:sz="4" w:space="0" w:color="auto"/>
            </w:tcBorders>
            <w:shd w:val="clear" w:color="auto" w:fill="auto"/>
            <w:noWrap/>
            <w:vAlign w:val="bottom"/>
            <w:hideMark/>
          </w:tcPr>
          <w:p w14:paraId="76263031" w14:textId="77777777" w:rsidR="00A821C6" w:rsidRPr="006412D6" w:rsidRDefault="00A821C6" w:rsidP="00AE0599">
            <w:r w:rsidRPr="006412D6">
              <w:t>x"00db"</w:t>
            </w:r>
          </w:p>
        </w:tc>
        <w:tc>
          <w:tcPr>
            <w:tcW w:w="2080" w:type="dxa"/>
            <w:tcBorders>
              <w:top w:val="nil"/>
              <w:left w:val="nil"/>
              <w:bottom w:val="single" w:sz="4" w:space="0" w:color="auto"/>
              <w:right w:val="single" w:sz="4" w:space="0" w:color="auto"/>
            </w:tcBorders>
            <w:shd w:val="clear" w:color="auto" w:fill="auto"/>
            <w:noWrap/>
            <w:vAlign w:val="bottom"/>
            <w:hideMark/>
          </w:tcPr>
          <w:p w14:paraId="3213C4EF" w14:textId="77777777" w:rsidR="00A821C6" w:rsidRPr="006412D6" w:rsidRDefault="00A821C6" w:rsidP="00AE0599">
            <w:r w:rsidRPr="006412D6">
              <w:t>11011101</w:t>
            </w:r>
          </w:p>
        </w:tc>
      </w:tr>
      <w:tr w:rsidR="00A821C6" w:rsidRPr="006412D6" w14:paraId="671BD18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6831CE2" w14:textId="77777777" w:rsidR="00A821C6" w:rsidRPr="006412D6" w:rsidRDefault="00A821C6" w:rsidP="00AE0599">
            <w:r w:rsidRPr="006412D6">
              <w:t>dd</w:t>
            </w:r>
          </w:p>
        </w:tc>
        <w:tc>
          <w:tcPr>
            <w:tcW w:w="1020" w:type="dxa"/>
            <w:tcBorders>
              <w:top w:val="nil"/>
              <w:left w:val="nil"/>
              <w:bottom w:val="single" w:sz="4" w:space="0" w:color="auto"/>
              <w:right w:val="single" w:sz="4" w:space="0" w:color="auto"/>
            </w:tcBorders>
            <w:shd w:val="clear" w:color="auto" w:fill="auto"/>
            <w:noWrap/>
            <w:vAlign w:val="bottom"/>
            <w:hideMark/>
          </w:tcPr>
          <w:p w14:paraId="7EF7E716" w14:textId="77777777" w:rsidR="00A821C6" w:rsidRPr="006412D6" w:rsidRDefault="00A821C6" w:rsidP="00AE0599">
            <w:r w:rsidRPr="006412D6">
              <w:t>x"00dc"</w:t>
            </w:r>
          </w:p>
        </w:tc>
        <w:tc>
          <w:tcPr>
            <w:tcW w:w="2080" w:type="dxa"/>
            <w:tcBorders>
              <w:top w:val="nil"/>
              <w:left w:val="nil"/>
              <w:bottom w:val="single" w:sz="4" w:space="0" w:color="auto"/>
              <w:right w:val="single" w:sz="4" w:space="0" w:color="auto"/>
            </w:tcBorders>
            <w:shd w:val="clear" w:color="auto" w:fill="auto"/>
            <w:noWrap/>
            <w:vAlign w:val="bottom"/>
            <w:hideMark/>
          </w:tcPr>
          <w:p w14:paraId="076920CB" w14:textId="77777777" w:rsidR="00A821C6" w:rsidRPr="006412D6" w:rsidRDefault="00A821C6" w:rsidP="00AE0599">
            <w:r w:rsidRPr="006412D6">
              <w:t>11011110</w:t>
            </w:r>
          </w:p>
        </w:tc>
      </w:tr>
      <w:tr w:rsidR="00A821C6" w:rsidRPr="006412D6" w14:paraId="24D8A14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1411FD3" w14:textId="77777777" w:rsidR="00A821C6" w:rsidRPr="006412D6" w:rsidRDefault="00A821C6" w:rsidP="00AE0599">
            <w:r w:rsidRPr="006412D6">
              <w:lastRenderedPageBreak/>
              <w:t>de</w:t>
            </w:r>
          </w:p>
        </w:tc>
        <w:tc>
          <w:tcPr>
            <w:tcW w:w="1020" w:type="dxa"/>
            <w:tcBorders>
              <w:top w:val="nil"/>
              <w:left w:val="nil"/>
              <w:bottom w:val="single" w:sz="4" w:space="0" w:color="auto"/>
              <w:right w:val="single" w:sz="4" w:space="0" w:color="auto"/>
            </w:tcBorders>
            <w:shd w:val="clear" w:color="auto" w:fill="auto"/>
            <w:noWrap/>
            <w:vAlign w:val="bottom"/>
            <w:hideMark/>
          </w:tcPr>
          <w:p w14:paraId="2A6EB2F4" w14:textId="77777777" w:rsidR="00A821C6" w:rsidRPr="006412D6" w:rsidRDefault="00A821C6" w:rsidP="00AE0599">
            <w:r w:rsidRPr="006412D6">
              <w:t>x"00dd"</w:t>
            </w:r>
          </w:p>
        </w:tc>
        <w:tc>
          <w:tcPr>
            <w:tcW w:w="2080" w:type="dxa"/>
            <w:tcBorders>
              <w:top w:val="nil"/>
              <w:left w:val="nil"/>
              <w:bottom w:val="single" w:sz="4" w:space="0" w:color="auto"/>
              <w:right w:val="single" w:sz="4" w:space="0" w:color="auto"/>
            </w:tcBorders>
            <w:shd w:val="clear" w:color="auto" w:fill="auto"/>
            <w:noWrap/>
            <w:vAlign w:val="bottom"/>
            <w:hideMark/>
          </w:tcPr>
          <w:p w14:paraId="73D3F130" w14:textId="77777777" w:rsidR="00A821C6" w:rsidRPr="006412D6" w:rsidRDefault="00A821C6" w:rsidP="00AE0599">
            <w:r w:rsidRPr="006412D6">
              <w:t>11011111</w:t>
            </w:r>
          </w:p>
        </w:tc>
      </w:tr>
      <w:tr w:rsidR="00A821C6" w:rsidRPr="006412D6" w14:paraId="4D7E762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5AF9E06" w14:textId="77777777" w:rsidR="00A821C6" w:rsidRPr="006412D6" w:rsidRDefault="00A821C6" w:rsidP="00AE0599">
            <w:r w:rsidRPr="006412D6">
              <w:t>df</w:t>
            </w:r>
          </w:p>
        </w:tc>
        <w:tc>
          <w:tcPr>
            <w:tcW w:w="1020" w:type="dxa"/>
            <w:tcBorders>
              <w:top w:val="nil"/>
              <w:left w:val="nil"/>
              <w:bottom w:val="single" w:sz="4" w:space="0" w:color="auto"/>
              <w:right w:val="single" w:sz="4" w:space="0" w:color="auto"/>
            </w:tcBorders>
            <w:shd w:val="clear" w:color="auto" w:fill="auto"/>
            <w:noWrap/>
            <w:vAlign w:val="bottom"/>
            <w:hideMark/>
          </w:tcPr>
          <w:p w14:paraId="5D4E0A5E" w14:textId="77777777" w:rsidR="00A821C6" w:rsidRPr="006412D6" w:rsidRDefault="00A821C6" w:rsidP="00AE0599">
            <w:r w:rsidRPr="006412D6">
              <w:t>x"00de"</w:t>
            </w:r>
          </w:p>
        </w:tc>
        <w:tc>
          <w:tcPr>
            <w:tcW w:w="2080" w:type="dxa"/>
            <w:tcBorders>
              <w:top w:val="nil"/>
              <w:left w:val="nil"/>
              <w:bottom w:val="single" w:sz="4" w:space="0" w:color="auto"/>
              <w:right w:val="single" w:sz="4" w:space="0" w:color="auto"/>
            </w:tcBorders>
            <w:shd w:val="clear" w:color="auto" w:fill="auto"/>
            <w:noWrap/>
            <w:vAlign w:val="bottom"/>
            <w:hideMark/>
          </w:tcPr>
          <w:p w14:paraId="15F0AF36" w14:textId="77777777" w:rsidR="00A821C6" w:rsidRPr="006412D6" w:rsidRDefault="00A821C6" w:rsidP="00AE0599">
            <w:r w:rsidRPr="006412D6">
              <w:t>11100000</w:t>
            </w:r>
          </w:p>
        </w:tc>
      </w:tr>
      <w:tr w:rsidR="00A821C6" w:rsidRPr="006412D6" w14:paraId="1B08D5D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78746E1" w14:textId="77777777" w:rsidR="00A821C6" w:rsidRPr="006412D6" w:rsidRDefault="00A821C6" w:rsidP="00AE0599">
            <w:r w:rsidRPr="006412D6">
              <w:t>e0</w:t>
            </w:r>
          </w:p>
        </w:tc>
        <w:tc>
          <w:tcPr>
            <w:tcW w:w="1020" w:type="dxa"/>
            <w:tcBorders>
              <w:top w:val="nil"/>
              <w:left w:val="nil"/>
              <w:bottom w:val="single" w:sz="4" w:space="0" w:color="auto"/>
              <w:right w:val="single" w:sz="4" w:space="0" w:color="auto"/>
            </w:tcBorders>
            <w:shd w:val="clear" w:color="auto" w:fill="auto"/>
            <w:noWrap/>
            <w:vAlign w:val="bottom"/>
            <w:hideMark/>
          </w:tcPr>
          <w:p w14:paraId="6BB6EC9E" w14:textId="77777777" w:rsidR="00A821C6" w:rsidRPr="006412D6" w:rsidRDefault="00A821C6" w:rsidP="00AE0599">
            <w:r w:rsidRPr="006412D6">
              <w:t>x"00df"</w:t>
            </w:r>
          </w:p>
        </w:tc>
        <w:tc>
          <w:tcPr>
            <w:tcW w:w="2080" w:type="dxa"/>
            <w:tcBorders>
              <w:top w:val="nil"/>
              <w:left w:val="nil"/>
              <w:bottom w:val="single" w:sz="4" w:space="0" w:color="auto"/>
              <w:right w:val="single" w:sz="4" w:space="0" w:color="auto"/>
            </w:tcBorders>
            <w:shd w:val="clear" w:color="auto" w:fill="auto"/>
            <w:noWrap/>
            <w:vAlign w:val="bottom"/>
            <w:hideMark/>
          </w:tcPr>
          <w:p w14:paraId="63A06328" w14:textId="77777777" w:rsidR="00A821C6" w:rsidRPr="006412D6" w:rsidRDefault="00A821C6" w:rsidP="00AE0599">
            <w:r w:rsidRPr="006412D6">
              <w:t>11100001</w:t>
            </w:r>
          </w:p>
        </w:tc>
      </w:tr>
      <w:tr w:rsidR="00A821C6" w:rsidRPr="006412D6" w14:paraId="7B5D2DF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CFF7610" w14:textId="77777777" w:rsidR="00A821C6" w:rsidRPr="006412D6" w:rsidRDefault="00A821C6" w:rsidP="00AE0599">
            <w:r w:rsidRPr="006412D6">
              <w:t>e1</w:t>
            </w:r>
          </w:p>
        </w:tc>
        <w:tc>
          <w:tcPr>
            <w:tcW w:w="1020" w:type="dxa"/>
            <w:tcBorders>
              <w:top w:val="nil"/>
              <w:left w:val="nil"/>
              <w:bottom w:val="single" w:sz="4" w:space="0" w:color="auto"/>
              <w:right w:val="single" w:sz="4" w:space="0" w:color="auto"/>
            </w:tcBorders>
            <w:shd w:val="clear" w:color="auto" w:fill="auto"/>
            <w:noWrap/>
            <w:vAlign w:val="bottom"/>
            <w:hideMark/>
          </w:tcPr>
          <w:p w14:paraId="2F611410" w14:textId="77777777" w:rsidR="00A821C6" w:rsidRPr="006412D6" w:rsidRDefault="00A821C6" w:rsidP="00AE0599">
            <w:r w:rsidRPr="006412D6">
              <w:t>x"00e0"</w:t>
            </w:r>
          </w:p>
        </w:tc>
        <w:tc>
          <w:tcPr>
            <w:tcW w:w="2080" w:type="dxa"/>
            <w:tcBorders>
              <w:top w:val="nil"/>
              <w:left w:val="nil"/>
              <w:bottom w:val="single" w:sz="4" w:space="0" w:color="auto"/>
              <w:right w:val="single" w:sz="4" w:space="0" w:color="auto"/>
            </w:tcBorders>
            <w:shd w:val="clear" w:color="auto" w:fill="auto"/>
            <w:noWrap/>
            <w:vAlign w:val="bottom"/>
            <w:hideMark/>
          </w:tcPr>
          <w:p w14:paraId="3A4B71E5" w14:textId="77777777" w:rsidR="00A821C6" w:rsidRPr="006412D6" w:rsidRDefault="00A821C6" w:rsidP="00AE0599">
            <w:r w:rsidRPr="006412D6">
              <w:t>11100010</w:t>
            </w:r>
          </w:p>
        </w:tc>
      </w:tr>
      <w:tr w:rsidR="00A821C6" w:rsidRPr="006412D6" w14:paraId="25C989C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BA2DE8" w14:textId="77777777" w:rsidR="00A821C6" w:rsidRPr="006412D6" w:rsidRDefault="00A821C6" w:rsidP="00AE0599">
            <w:r w:rsidRPr="006412D6">
              <w:t>e2</w:t>
            </w:r>
          </w:p>
        </w:tc>
        <w:tc>
          <w:tcPr>
            <w:tcW w:w="1020" w:type="dxa"/>
            <w:tcBorders>
              <w:top w:val="nil"/>
              <w:left w:val="nil"/>
              <w:bottom w:val="single" w:sz="4" w:space="0" w:color="auto"/>
              <w:right w:val="single" w:sz="4" w:space="0" w:color="auto"/>
            </w:tcBorders>
            <w:shd w:val="clear" w:color="auto" w:fill="auto"/>
            <w:noWrap/>
            <w:vAlign w:val="bottom"/>
            <w:hideMark/>
          </w:tcPr>
          <w:p w14:paraId="418005CE" w14:textId="77777777" w:rsidR="00A821C6" w:rsidRPr="006412D6" w:rsidRDefault="00A821C6" w:rsidP="00AE0599">
            <w:r w:rsidRPr="006412D6">
              <w:t>x"00e1"</w:t>
            </w:r>
          </w:p>
        </w:tc>
        <w:tc>
          <w:tcPr>
            <w:tcW w:w="2080" w:type="dxa"/>
            <w:tcBorders>
              <w:top w:val="nil"/>
              <w:left w:val="nil"/>
              <w:bottom w:val="single" w:sz="4" w:space="0" w:color="auto"/>
              <w:right w:val="single" w:sz="4" w:space="0" w:color="auto"/>
            </w:tcBorders>
            <w:shd w:val="clear" w:color="auto" w:fill="auto"/>
            <w:noWrap/>
            <w:vAlign w:val="bottom"/>
            <w:hideMark/>
          </w:tcPr>
          <w:p w14:paraId="676B9895" w14:textId="77777777" w:rsidR="00A821C6" w:rsidRPr="006412D6" w:rsidRDefault="00A821C6" w:rsidP="00AE0599">
            <w:r w:rsidRPr="006412D6">
              <w:t>11100011</w:t>
            </w:r>
          </w:p>
        </w:tc>
      </w:tr>
      <w:tr w:rsidR="00A821C6" w:rsidRPr="006412D6" w14:paraId="5D19788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FB7AEF3" w14:textId="77777777" w:rsidR="00A821C6" w:rsidRPr="006412D6" w:rsidRDefault="00A821C6" w:rsidP="00AE0599">
            <w:r w:rsidRPr="006412D6">
              <w:t>e3</w:t>
            </w:r>
          </w:p>
        </w:tc>
        <w:tc>
          <w:tcPr>
            <w:tcW w:w="1020" w:type="dxa"/>
            <w:tcBorders>
              <w:top w:val="nil"/>
              <w:left w:val="nil"/>
              <w:bottom w:val="single" w:sz="4" w:space="0" w:color="auto"/>
              <w:right w:val="single" w:sz="4" w:space="0" w:color="auto"/>
            </w:tcBorders>
            <w:shd w:val="clear" w:color="auto" w:fill="auto"/>
            <w:noWrap/>
            <w:vAlign w:val="bottom"/>
            <w:hideMark/>
          </w:tcPr>
          <w:p w14:paraId="04BF6C55" w14:textId="77777777" w:rsidR="00A821C6" w:rsidRPr="006412D6" w:rsidRDefault="00A821C6" w:rsidP="00AE0599">
            <w:r w:rsidRPr="006412D6">
              <w:t>x"00e2"</w:t>
            </w:r>
          </w:p>
        </w:tc>
        <w:tc>
          <w:tcPr>
            <w:tcW w:w="2080" w:type="dxa"/>
            <w:tcBorders>
              <w:top w:val="nil"/>
              <w:left w:val="nil"/>
              <w:bottom w:val="single" w:sz="4" w:space="0" w:color="auto"/>
              <w:right w:val="single" w:sz="4" w:space="0" w:color="auto"/>
            </w:tcBorders>
            <w:shd w:val="clear" w:color="auto" w:fill="auto"/>
            <w:noWrap/>
            <w:vAlign w:val="bottom"/>
            <w:hideMark/>
          </w:tcPr>
          <w:p w14:paraId="3EABBA5E" w14:textId="77777777" w:rsidR="00A821C6" w:rsidRPr="006412D6" w:rsidRDefault="00A821C6" w:rsidP="00AE0599">
            <w:r w:rsidRPr="006412D6">
              <w:t>11100100</w:t>
            </w:r>
          </w:p>
        </w:tc>
      </w:tr>
      <w:tr w:rsidR="00A821C6" w:rsidRPr="006412D6" w14:paraId="186A38C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53268E1" w14:textId="77777777" w:rsidR="00A821C6" w:rsidRPr="006412D6" w:rsidRDefault="00A821C6" w:rsidP="00AE0599">
            <w:r w:rsidRPr="006412D6">
              <w:t>e4</w:t>
            </w:r>
          </w:p>
        </w:tc>
        <w:tc>
          <w:tcPr>
            <w:tcW w:w="1020" w:type="dxa"/>
            <w:tcBorders>
              <w:top w:val="nil"/>
              <w:left w:val="nil"/>
              <w:bottom w:val="single" w:sz="4" w:space="0" w:color="auto"/>
              <w:right w:val="single" w:sz="4" w:space="0" w:color="auto"/>
            </w:tcBorders>
            <w:shd w:val="clear" w:color="auto" w:fill="auto"/>
            <w:noWrap/>
            <w:vAlign w:val="bottom"/>
            <w:hideMark/>
          </w:tcPr>
          <w:p w14:paraId="69EE474B" w14:textId="77777777" w:rsidR="00A821C6" w:rsidRPr="006412D6" w:rsidRDefault="00A821C6" w:rsidP="00AE0599">
            <w:r w:rsidRPr="006412D6">
              <w:t>x"00e3"</w:t>
            </w:r>
          </w:p>
        </w:tc>
        <w:tc>
          <w:tcPr>
            <w:tcW w:w="2080" w:type="dxa"/>
            <w:tcBorders>
              <w:top w:val="nil"/>
              <w:left w:val="nil"/>
              <w:bottom w:val="single" w:sz="4" w:space="0" w:color="auto"/>
              <w:right w:val="single" w:sz="4" w:space="0" w:color="auto"/>
            </w:tcBorders>
            <w:shd w:val="clear" w:color="auto" w:fill="auto"/>
            <w:noWrap/>
            <w:vAlign w:val="bottom"/>
            <w:hideMark/>
          </w:tcPr>
          <w:p w14:paraId="7531F3FD" w14:textId="77777777" w:rsidR="00A821C6" w:rsidRPr="006412D6" w:rsidRDefault="00A821C6" w:rsidP="00AE0599">
            <w:r w:rsidRPr="006412D6">
              <w:t>11100101</w:t>
            </w:r>
          </w:p>
        </w:tc>
      </w:tr>
      <w:tr w:rsidR="00A821C6" w:rsidRPr="006412D6" w14:paraId="5A4B323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E102A17" w14:textId="77777777" w:rsidR="00A821C6" w:rsidRPr="006412D6" w:rsidRDefault="00A821C6" w:rsidP="00AE0599">
            <w:r w:rsidRPr="006412D6">
              <w:t>e5</w:t>
            </w:r>
          </w:p>
        </w:tc>
        <w:tc>
          <w:tcPr>
            <w:tcW w:w="1020" w:type="dxa"/>
            <w:tcBorders>
              <w:top w:val="nil"/>
              <w:left w:val="nil"/>
              <w:bottom w:val="single" w:sz="4" w:space="0" w:color="auto"/>
              <w:right w:val="single" w:sz="4" w:space="0" w:color="auto"/>
            </w:tcBorders>
            <w:shd w:val="clear" w:color="auto" w:fill="auto"/>
            <w:noWrap/>
            <w:vAlign w:val="bottom"/>
            <w:hideMark/>
          </w:tcPr>
          <w:p w14:paraId="0D2B965D" w14:textId="77777777" w:rsidR="00A821C6" w:rsidRPr="006412D6" w:rsidRDefault="00A821C6" w:rsidP="00AE0599">
            <w:r w:rsidRPr="006412D6">
              <w:t>x"00e4"</w:t>
            </w:r>
          </w:p>
        </w:tc>
        <w:tc>
          <w:tcPr>
            <w:tcW w:w="2080" w:type="dxa"/>
            <w:tcBorders>
              <w:top w:val="nil"/>
              <w:left w:val="nil"/>
              <w:bottom w:val="single" w:sz="4" w:space="0" w:color="auto"/>
              <w:right w:val="single" w:sz="4" w:space="0" w:color="auto"/>
            </w:tcBorders>
            <w:shd w:val="clear" w:color="auto" w:fill="auto"/>
            <w:noWrap/>
            <w:vAlign w:val="bottom"/>
            <w:hideMark/>
          </w:tcPr>
          <w:p w14:paraId="5C3437BD" w14:textId="77777777" w:rsidR="00A821C6" w:rsidRPr="006412D6" w:rsidRDefault="00A821C6" w:rsidP="00AE0599">
            <w:r w:rsidRPr="006412D6">
              <w:t>11100110</w:t>
            </w:r>
          </w:p>
        </w:tc>
      </w:tr>
      <w:tr w:rsidR="00A821C6" w:rsidRPr="006412D6" w14:paraId="786C5BF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1D238AE" w14:textId="77777777" w:rsidR="00A821C6" w:rsidRPr="006412D6" w:rsidRDefault="00A821C6" w:rsidP="00AE0599">
            <w:r w:rsidRPr="006412D6">
              <w:t>e6</w:t>
            </w:r>
          </w:p>
        </w:tc>
        <w:tc>
          <w:tcPr>
            <w:tcW w:w="1020" w:type="dxa"/>
            <w:tcBorders>
              <w:top w:val="nil"/>
              <w:left w:val="nil"/>
              <w:bottom w:val="single" w:sz="4" w:space="0" w:color="auto"/>
              <w:right w:val="single" w:sz="4" w:space="0" w:color="auto"/>
            </w:tcBorders>
            <w:shd w:val="clear" w:color="auto" w:fill="auto"/>
            <w:noWrap/>
            <w:vAlign w:val="bottom"/>
            <w:hideMark/>
          </w:tcPr>
          <w:p w14:paraId="48D536BD" w14:textId="77777777" w:rsidR="00A821C6" w:rsidRPr="006412D6" w:rsidRDefault="00A821C6" w:rsidP="00AE0599">
            <w:r w:rsidRPr="006412D6">
              <w:t>x"00e5"</w:t>
            </w:r>
          </w:p>
        </w:tc>
        <w:tc>
          <w:tcPr>
            <w:tcW w:w="2080" w:type="dxa"/>
            <w:tcBorders>
              <w:top w:val="nil"/>
              <w:left w:val="nil"/>
              <w:bottom w:val="single" w:sz="4" w:space="0" w:color="auto"/>
              <w:right w:val="single" w:sz="4" w:space="0" w:color="auto"/>
            </w:tcBorders>
            <w:shd w:val="clear" w:color="auto" w:fill="auto"/>
            <w:noWrap/>
            <w:vAlign w:val="bottom"/>
            <w:hideMark/>
          </w:tcPr>
          <w:p w14:paraId="36A1CE19" w14:textId="77777777" w:rsidR="00A821C6" w:rsidRPr="006412D6" w:rsidRDefault="00A821C6" w:rsidP="00AE0599">
            <w:r w:rsidRPr="006412D6">
              <w:t>11100111</w:t>
            </w:r>
          </w:p>
        </w:tc>
      </w:tr>
      <w:tr w:rsidR="00A821C6" w:rsidRPr="006412D6" w14:paraId="665042C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010E620" w14:textId="77777777" w:rsidR="00A821C6" w:rsidRPr="006412D6" w:rsidRDefault="00A821C6" w:rsidP="00AE0599">
            <w:r w:rsidRPr="006412D6">
              <w:t>e7</w:t>
            </w:r>
          </w:p>
        </w:tc>
        <w:tc>
          <w:tcPr>
            <w:tcW w:w="1020" w:type="dxa"/>
            <w:tcBorders>
              <w:top w:val="nil"/>
              <w:left w:val="nil"/>
              <w:bottom w:val="single" w:sz="4" w:space="0" w:color="auto"/>
              <w:right w:val="single" w:sz="4" w:space="0" w:color="auto"/>
            </w:tcBorders>
            <w:shd w:val="clear" w:color="auto" w:fill="auto"/>
            <w:noWrap/>
            <w:vAlign w:val="bottom"/>
            <w:hideMark/>
          </w:tcPr>
          <w:p w14:paraId="535939E8" w14:textId="77777777" w:rsidR="00A821C6" w:rsidRPr="006412D6" w:rsidRDefault="00A821C6" w:rsidP="00AE0599">
            <w:r w:rsidRPr="006412D6">
              <w:t>x"00e6"</w:t>
            </w:r>
          </w:p>
        </w:tc>
        <w:tc>
          <w:tcPr>
            <w:tcW w:w="2080" w:type="dxa"/>
            <w:tcBorders>
              <w:top w:val="nil"/>
              <w:left w:val="nil"/>
              <w:bottom w:val="single" w:sz="4" w:space="0" w:color="auto"/>
              <w:right w:val="single" w:sz="4" w:space="0" w:color="auto"/>
            </w:tcBorders>
            <w:shd w:val="clear" w:color="auto" w:fill="auto"/>
            <w:noWrap/>
            <w:vAlign w:val="bottom"/>
            <w:hideMark/>
          </w:tcPr>
          <w:p w14:paraId="210F62DC" w14:textId="77777777" w:rsidR="00A821C6" w:rsidRPr="006412D6" w:rsidRDefault="00A821C6" w:rsidP="00AE0599">
            <w:r w:rsidRPr="006412D6">
              <w:t>11101000</w:t>
            </w:r>
          </w:p>
        </w:tc>
      </w:tr>
      <w:tr w:rsidR="00A821C6" w:rsidRPr="006412D6" w14:paraId="7B8B8F0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01E9041" w14:textId="77777777" w:rsidR="00A821C6" w:rsidRPr="006412D6" w:rsidRDefault="00A821C6" w:rsidP="00AE0599">
            <w:r w:rsidRPr="006412D6">
              <w:t>e8</w:t>
            </w:r>
          </w:p>
        </w:tc>
        <w:tc>
          <w:tcPr>
            <w:tcW w:w="1020" w:type="dxa"/>
            <w:tcBorders>
              <w:top w:val="nil"/>
              <w:left w:val="nil"/>
              <w:bottom w:val="single" w:sz="4" w:space="0" w:color="auto"/>
              <w:right w:val="single" w:sz="4" w:space="0" w:color="auto"/>
            </w:tcBorders>
            <w:shd w:val="clear" w:color="auto" w:fill="auto"/>
            <w:noWrap/>
            <w:vAlign w:val="bottom"/>
            <w:hideMark/>
          </w:tcPr>
          <w:p w14:paraId="1F90DDCA" w14:textId="77777777" w:rsidR="00A821C6" w:rsidRPr="006412D6" w:rsidRDefault="00A821C6" w:rsidP="00AE0599">
            <w:r w:rsidRPr="006412D6">
              <w:t>x"00e7"</w:t>
            </w:r>
          </w:p>
        </w:tc>
        <w:tc>
          <w:tcPr>
            <w:tcW w:w="2080" w:type="dxa"/>
            <w:tcBorders>
              <w:top w:val="nil"/>
              <w:left w:val="nil"/>
              <w:bottom w:val="single" w:sz="4" w:space="0" w:color="auto"/>
              <w:right w:val="single" w:sz="4" w:space="0" w:color="auto"/>
            </w:tcBorders>
            <w:shd w:val="clear" w:color="auto" w:fill="auto"/>
            <w:noWrap/>
            <w:vAlign w:val="bottom"/>
            <w:hideMark/>
          </w:tcPr>
          <w:p w14:paraId="13994F80" w14:textId="77777777" w:rsidR="00A821C6" w:rsidRPr="006412D6" w:rsidRDefault="00A821C6" w:rsidP="00AE0599">
            <w:r w:rsidRPr="006412D6">
              <w:t>11101001</w:t>
            </w:r>
          </w:p>
        </w:tc>
      </w:tr>
      <w:tr w:rsidR="00A821C6" w:rsidRPr="006412D6" w14:paraId="151D788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FBF6B6" w14:textId="77777777" w:rsidR="00A821C6" w:rsidRPr="006412D6" w:rsidRDefault="00A821C6" w:rsidP="00AE0599">
            <w:r w:rsidRPr="006412D6">
              <w:t>e9</w:t>
            </w:r>
          </w:p>
        </w:tc>
        <w:tc>
          <w:tcPr>
            <w:tcW w:w="1020" w:type="dxa"/>
            <w:tcBorders>
              <w:top w:val="nil"/>
              <w:left w:val="nil"/>
              <w:bottom w:val="single" w:sz="4" w:space="0" w:color="auto"/>
              <w:right w:val="single" w:sz="4" w:space="0" w:color="auto"/>
            </w:tcBorders>
            <w:shd w:val="clear" w:color="auto" w:fill="auto"/>
            <w:noWrap/>
            <w:vAlign w:val="bottom"/>
            <w:hideMark/>
          </w:tcPr>
          <w:p w14:paraId="643469E0" w14:textId="77777777" w:rsidR="00A821C6" w:rsidRPr="006412D6" w:rsidRDefault="00A821C6" w:rsidP="00AE0599">
            <w:r w:rsidRPr="006412D6">
              <w:t>x"00e8"</w:t>
            </w:r>
          </w:p>
        </w:tc>
        <w:tc>
          <w:tcPr>
            <w:tcW w:w="2080" w:type="dxa"/>
            <w:tcBorders>
              <w:top w:val="nil"/>
              <w:left w:val="nil"/>
              <w:bottom w:val="single" w:sz="4" w:space="0" w:color="auto"/>
              <w:right w:val="single" w:sz="4" w:space="0" w:color="auto"/>
            </w:tcBorders>
            <w:shd w:val="clear" w:color="auto" w:fill="auto"/>
            <w:noWrap/>
            <w:vAlign w:val="bottom"/>
            <w:hideMark/>
          </w:tcPr>
          <w:p w14:paraId="49CE9456" w14:textId="77777777" w:rsidR="00A821C6" w:rsidRPr="006412D6" w:rsidRDefault="00A821C6" w:rsidP="00AE0599">
            <w:r w:rsidRPr="006412D6">
              <w:t>11101010</w:t>
            </w:r>
          </w:p>
        </w:tc>
      </w:tr>
      <w:tr w:rsidR="00A821C6" w:rsidRPr="006412D6" w14:paraId="6DDA3BC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6A6230C" w14:textId="77777777" w:rsidR="00A821C6" w:rsidRPr="006412D6" w:rsidRDefault="00A821C6" w:rsidP="00AE0599">
            <w:r w:rsidRPr="006412D6">
              <w:t>ea</w:t>
            </w:r>
          </w:p>
        </w:tc>
        <w:tc>
          <w:tcPr>
            <w:tcW w:w="1020" w:type="dxa"/>
            <w:tcBorders>
              <w:top w:val="nil"/>
              <w:left w:val="nil"/>
              <w:bottom w:val="single" w:sz="4" w:space="0" w:color="auto"/>
              <w:right w:val="single" w:sz="4" w:space="0" w:color="auto"/>
            </w:tcBorders>
            <w:shd w:val="clear" w:color="auto" w:fill="auto"/>
            <w:noWrap/>
            <w:vAlign w:val="bottom"/>
            <w:hideMark/>
          </w:tcPr>
          <w:p w14:paraId="4E9B3FD3" w14:textId="77777777" w:rsidR="00A821C6" w:rsidRPr="006412D6" w:rsidRDefault="00A821C6" w:rsidP="00AE0599">
            <w:r w:rsidRPr="006412D6">
              <w:t>x"00e9"</w:t>
            </w:r>
          </w:p>
        </w:tc>
        <w:tc>
          <w:tcPr>
            <w:tcW w:w="2080" w:type="dxa"/>
            <w:tcBorders>
              <w:top w:val="nil"/>
              <w:left w:val="nil"/>
              <w:bottom w:val="single" w:sz="4" w:space="0" w:color="auto"/>
              <w:right w:val="single" w:sz="4" w:space="0" w:color="auto"/>
            </w:tcBorders>
            <w:shd w:val="clear" w:color="auto" w:fill="auto"/>
            <w:noWrap/>
            <w:vAlign w:val="bottom"/>
            <w:hideMark/>
          </w:tcPr>
          <w:p w14:paraId="34EC71E5" w14:textId="77777777" w:rsidR="00A821C6" w:rsidRPr="006412D6" w:rsidRDefault="00A821C6" w:rsidP="00AE0599">
            <w:r w:rsidRPr="006412D6">
              <w:t>11101011</w:t>
            </w:r>
          </w:p>
        </w:tc>
      </w:tr>
      <w:tr w:rsidR="00A821C6" w:rsidRPr="006412D6" w14:paraId="2C7155A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834161C" w14:textId="77777777" w:rsidR="00A821C6" w:rsidRPr="006412D6" w:rsidRDefault="00A821C6" w:rsidP="00AE0599">
            <w:r w:rsidRPr="006412D6">
              <w:t>eb</w:t>
            </w:r>
          </w:p>
        </w:tc>
        <w:tc>
          <w:tcPr>
            <w:tcW w:w="1020" w:type="dxa"/>
            <w:tcBorders>
              <w:top w:val="nil"/>
              <w:left w:val="nil"/>
              <w:bottom w:val="single" w:sz="4" w:space="0" w:color="auto"/>
              <w:right w:val="single" w:sz="4" w:space="0" w:color="auto"/>
            </w:tcBorders>
            <w:shd w:val="clear" w:color="auto" w:fill="auto"/>
            <w:noWrap/>
            <w:vAlign w:val="bottom"/>
            <w:hideMark/>
          </w:tcPr>
          <w:p w14:paraId="314121B1" w14:textId="77777777" w:rsidR="00A821C6" w:rsidRPr="006412D6" w:rsidRDefault="00A821C6" w:rsidP="00AE0599">
            <w:r w:rsidRPr="006412D6">
              <w:t>x"00ea"</w:t>
            </w:r>
          </w:p>
        </w:tc>
        <w:tc>
          <w:tcPr>
            <w:tcW w:w="2080" w:type="dxa"/>
            <w:tcBorders>
              <w:top w:val="nil"/>
              <w:left w:val="nil"/>
              <w:bottom w:val="single" w:sz="4" w:space="0" w:color="auto"/>
              <w:right w:val="single" w:sz="4" w:space="0" w:color="auto"/>
            </w:tcBorders>
            <w:shd w:val="clear" w:color="auto" w:fill="auto"/>
            <w:noWrap/>
            <w:vAlign w:val="bottom"/>
            <w:hideMark/>
          </w:tcPr>
          <w:p w14:paraId="2AB63DE5" w14:textId="77777777" w:rsidR="00A821C6" w:rsidRPr="006412D6" w:rsidRDefault="00A821C6" w:rsidP="00AE0599">
            <w:r w:rsidRPr="006412D6">
              <w:t>11101100</w:t>
            </w:r>
          </w:p>
        </w:tc>
      </w:tr>
      <w:tr w:rsidR="00A821C6" w:rsidRPr="006412D6" w14:paraId="587BA35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2F0C5BC" w14:textId="77777777" w:rsidR="00A821C6" w:rsidRPr="006412D6" w:rsidRDefault="00A821C6" w:rsidP="00AE0599">
            <w:r w:rsidRPr="006412D6">
              <w:t>ec</w:t>
            </w:r>
          </w:p>
        </w:tc>
        <w:tc>
          <w:tcPr>
            <w:tcW w:w="1020" w:type="dxa"/>
            <w:tcBorders>
              <w:top w:val="nil"/>
              <w:left w:val="nil"/>
              <w:bottom w:val="single" w:sz="4" w:space="0" w:color="auto"/>
              <w:right w:val="single" w:sz="4" w:space="0" w:color="auto"/>
            </w:tcBorders>
            <w:shd w:val="clear" w:color="auto" w:fill="auto"/>
            <w:noWrap/>
            <w:vAlign w:val="bottom"/>
            <w:hideMark/>
          </w:tcPr>
          <w:p w14:paraId="39DE88C0" w14:textId="77777777" w:rsidR="00A821C6" w:rsidRPr="006412D6" w:rsidRDefault="00A821C6" w:rsidP="00AE0599">
            <w:r w:rsidRPr="006412D6">
              <w:t>x"00eb"</w:t>
            </w:r>
          </w:p>
        </w:tc>
        <w:tc>
          <w:tcPr>
            <w:tcW w:w="2080" w:type="dxa"/>
            <w:tcBorders>
              <w:top w:val="nil"/>
              <w:left w:val="nil"/>
              <w:bottom w:val="single" w:sz="4" w:space="0" w:color="auto"/>
              <w:right w:val="single" w:sz="4" w:space="0" w:color="auto"/>
            </w:tcBorders>
            <w:shd w:val="clear" w:color="auto" w:fill="auto"/>
            <w:noWrap/>
            <w:vAlign w:val="bottom"/>
            <w:hideMark/>
          </w:tcPr>
          <w:p w14:paraId="29310438" w14:textId="77777777" w:rsidR="00A821C6" w:rsidRPr="006412D6" w:rsidRDefault="00A821C6" w:rsidP="00AE0599">
            <w:r w:rsidRPr="006412D6">
              <w:t>11101101</w:t>
            </w:r>
          </w:p>
        </w:tc>
      </w:tr>
      <w:tr w:rsidR="00A821C6" w:rsidRPr="006412D6" w14:paraId="46FB1D0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A36605B" w14:textId="77777777" w:rsidR="00A821C6" w:rsidRPr="006412D6" w:rsidRDefault="00A821C6" w:rsidP="00AE0599">
            <w:r w:rsidRPr="006412D6">
              <w:t>ed</w:t>
            </w:r>
          </w:p>
        </w:tc>
        <w:tc>
          <w:tcPr>
            <w:tcW w:w="1020" w:type="dxa"/>
            <w:tcBorders>
              <w:top w:val="nil"/>
              <w:left w:val="nil"/>
              <w:bottom w:val="single" w:sz="4" w:space="0" w:color="auto"/>
              <w:right w:val="single" w:sz="4" w:space="0" w:color="auto"/>
            </w:tcBorders>
            <w:shd w:val="clear" w:color="auto" w:fill="auto"/>
            <w:noWrap/>
            <w:vAlign w:val="bottom"/>
            <w:hideMark/>
          </w:tcPr>
          <w:p w14:paraId="331B406D" w14:textId="77777777" w:rsidR="00A821C6" w:rsidRPr="006412D6" w:rsidRDefault="00A821C6" w:rsidP="00AE0599">
            <w:r w:rsidRPr="006412D6">
              <w:t>x"00ec"</w:t>
            </w:r>
          </w:p>
        </w:tc>
        <w:tc>
          <w:tcPr>
            <w:tcW w:w="2080" w:type="dxa"/>
            <w:tcBorders>
              <w:top w:val="nil"/>
              <w:left w:val="nil"/>
              <w:bottom w:val="single" w:sz="4" w:space="0" w:color="auto"/>
              <w:right w:val="single" w:sz="4" w:space="0" w:color="auto"/>
            </w:tcBorders>
            <w:shd w:val="clear" w:color="auto" w:fill="auto"/>
            <w:noWrap/>
            <w:vAlign w:val="bottom"/>
            <w:hideMark/>
          </w:tcPr>
          <w:p w14:paraId="3783665F" w14:textId="77777777" w:rsidR="00A821C6" w:rsidRPr="006412D6" w:rsidRDefault="00A821C6" w:rsidP="00AE0599">
            <w:r w:rsidRPr="006412D6">
              <w:t>11101110</w:t>
            </w:r>
          </w:p>
        </w:tc>
      </w:tr>
      <w:tr w:rsidR="00A821C6" w:rsidRPr="006412D6" w14:paraId="3DAAC00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A94AF0B" w14:textId="77777777" w:rsidR="00A821C6" w:rsidRPr="006412D6" w:rsidRDefault="00A821C6" w:rsidP="00AE0599">
            <w:r w:rsidRPr="006412D6">
              <w:t>ee</w:t>
            </w:r>
          </w:p>
        </w:tc>
        <w:tc>
          <w:tcPr>
            <w:tcW w:w="1020" w:type="dxa"/>
            <w:tcBorders>
              <w:top w:val="nil"/>
              <w:left w:val="nil"/>
              <w:bottom w:val="single" w:sz="4" w:space="0" w:color="auto"/>
              <w:right w:val="single" w:sz="4" w:space="0" w:color="auto"/>
            </w:tcBorders>
            <w:shd w:val="clear" w:color="auto" w:fill="auto"/>
            <w:noWrap/>
            <w:vAlign w:val="bottom"/>
            <w:hideMark/>
          </w:tcPr>
          <w:p w14:paraId="250C0041" w14:textId="77777777" w:rsidR="00A821C6" w:rsidRPr="006412D6" w:rsidRDefault="00A821C6" w:rsidP="00AE0599">
            <w:r w:rsidRPr="006412D6">
              <w:t>x"00ed"</w:t>
            </w:r>
          </w:p>
        </w:tc>
        <w:tc>
          <w:tcPr>
            <w:tcW w:w="2080" w:type="dxa"/>
            <w:tcBorders>
              <w:top w:val="nil"/>
              <w:left w:val="nil"/>
              <w:bottom w:val="single" w:sz="4" w:space="0" w:color="auto"/>
              <w:right w:val="single" w:sz="4" w:space="0" w:color="auto"/>
            </w:tcBorders>
            <w:shd w:val="clear" w:color="auto" w:fill="auto"/>
            <w:noWrap/>
            <w:vAlign w:val="bottom"/>
            <w:hideMark/>
          </w:tcPr>
          <w:p w14:paraId="58728D7C" w14:textId="77777777" w:rsidR="00A821C6" w:rsidRPr="006412D6" w:rsidRDefault="00A821C6" w:rsidP="00AE0599">
            <w:r w:rsidRPr="006412D6">
              <w:t>11101111</w:t>
            </w:r>
          </w:p>
        </w:tc>
      </w:tr>
      <w:tr w:rsidR="00A821C6" w:rsidRPr="006412D6" w14:paraId="2E6298D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A95177E" w14:textId="77777777" w:rsidR="00A821C6" w:rsidRPr="006412D6" w:rsidRDefault="00A821C6" w:rsidP="00AE0599">
            <w:r w:rsidRPr="006412D6">
              <w:t>ef</w:t>
            </w:r>
          </w:p>
        </w:tc>
        <w:tc>
          <w:tcPr>
            <w:tcW w:w="1020" w:type="dxa"/>
            <w:tcBorders>
              <w:top w:val="nil"/>
              <w:left w:val="nil"/>
              <w:bottom w:val="single" w:sz="4" w:space="0" w:color="auto"/>
              <w:right w:val="single" w:sz="4" w:space="0" w:color="auto"/>
            </w:tcBorders>
            <w:shd w:val="clear" w:color="auto" w:fill="auto"/>
            <w:noWrap/>
            <w:vAlign w:val="bottom"/>
            <w:hideMark/>
          </w:tcPr>
          <w:p w14:paraId="24B325E6" w14:textId="77777777" w:rsidR="00A821C6" w:rsidRPr="006412D6" w:rsidRDefault="00A821C6" w:rsidP="00AE0599">
            <w:r w:rsidRPr="006412D6">
              <w:t>x"00ee"</w:t>
            </w:r>
          </w:p>
        </w:tc>
        <w:tc>
          <w:tcPr>
            <w:tcW w:w="2080" w:type="dxa"/>
            <w:tcBorders>
              <w:top w:val="nil"/>
              <w:left w:val="nil"/>
              <w:bottom w:val="single" w:sz="4" w:space="0" w:color="auto"/>
              <w:right w:val="single" w:sz="4" w:space="0" w:color="auto"/>
            </w:tcBorders>
            <w:shd w:val="clear" w:color="auto" w:fill="auto"/>
            <w:noWrap/>
            <w:vAlign w:val="bottom"/>
            <w:hideMark/>
          </w:tcPr>
          <w:p w14:paraId="07C1BC54" w14:textId="77777777" w:rsidR="00A821C6" w:rsidRPr="006412D6" w:rsidRDefault="00A821C6" w:rsidP="00AE0599">
            <w:r w:rsidRPr="006412D6">
              <w:t>11110000</w:t>
            </w:r>
          </w:p>
        </w:tc>
      </w:tr>
      <w:tr w:rsidR="00A821C6" w:rsidRPr="006412D6" w14:paraId="33C9ED1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78E3E09" w14:textId="77777777" w:rsidR="00A821C6" w:rsidRPr="006412D6" w:rsidRDefault="00A821C6" w:rsidP="00AE0599">
            <w:r w:rsidRPr="006412D6">
              <w:t>f0</w:t>
            </w:r>
          </w:p>
        </w:tc>
        <w:tc>
          <w:tcPr>
            <w:tcW w:w="1020" w:type="dxa"/>
            <w:tcBorders>
              <w:top w:val="nil"/>
              <w:left w:val="nil"/>
              <w:bottom w:val="single" w:sz="4" w:space="0" w:color="auto"/>
              <w:right w:val="single" w:sz="4" w:space="0" w:color="auto"/>
            </w:tcBorders>
            <w:shd w:val="clear" w:color="auto" w:fill="auto"/>
            <w:noWrap/>
            <w:vAlign w:val="bottom"/>
            <w:hideMark/>
          </w:tcPr>
          <w:p w14:paraId="46EE8F26" w14:textId="77777777" w:rsidR="00A821C6" w:rsidRPr="006412D6" w:rsidRDefault="00A821C6" w:rsidP="00AE0599">
            <w:r w:rsidRPr="006412D6">
              <w:t>x"00ef"</w:t>
            </w:r>
          </w:p>
        </w:tc>
        <w:tc>
          <w:tcPr>
            <w:tcW w:w="2080" w:type="dxa"/>
            <w:tcBorders>
              <w:top w:val="nil"/>
              <w:left w:val="nil"/>
              <w:bottom w:val="single" w:sz="4" w:space="0" w:color="auto"/>
              <w:right w:val="single" w:sz="4" w:space="0" w:color="auto"/>
            </w:tcBorders>
            <w:shd w:val="clear" w:color="auto" w:fill="auto"/>
            <w:noWrap/>
            <w:vAlign w:val="bottom"/>
            <w:hideMark/>
          </w:tcPr>
          <w:p w14:paraId="48F68144" w14:textId="77777777" w:rsidR="00A821C6" w:rsidRPr="006412D6" w:rsidRDefault="00A821C6" w:rsidP="00AE0599">
            <w:r w:rsidRPr="006412D6">
              <w:t>11110001</w:t>
            </w:r>
          </w:p>
        </w:tc>
      </w:tr>
      <w:tr w:rsidR="00A821C6" w:rsidRPr="006412D6" w14:paraId="4DB1857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4994799" w14:textId="77777777" w:rsidR="00A821C6" w:rsidRPr="006412D6" w:rsidRDefault="00A821C6" w:rsidP="00AE0599">
            <w:r w:rsidRPr="006412D6">
              <w:t>f1</w:t>
            </w:r>
          </w:p>
        </w:tc>
        <w:tc>
          <w:tcPr>
            <w:tcW w:w="1020" w:type="dxa"/>
            <w:tcBorders>
              <w:top w:val="nil"/>
              <w:left w:val="nil"/>
              <w:bottom w:val="single" w:sz="4" w:space="0" w:color="auto"/>
              <w:right w:val="single" w:sz="4" w:space="0" w:color="auto"/>
            </w:tcBorders>
            <w:shd w:val="clear" w:color="auto" w:fill="auto"/>
            <w:noWrap/>
            <w:vAlign w:val="bottom"/>
            <w:hideMark/>
          </w:tcPr>
          <w:p w14:paraId="675C93EB" w14:textId="77777777" w:rsidR="00A821C6" w:rsidRPr="006412D6" w:rsidRDefault="00A821C6" w:rsidP="00AE0599">
            <w:r w:rsidRPr="006412D6">
              <w:t>x"00f0"</w:t>
            </w:r>
          </w:p>
        </w:tc>
        <w:tc>
          <w:tcPr>
            <w:tcW w:w="2080" w:type="dxa"/>
            <w:tcBorders>
              <w:top w:val="nil"/>
              <w:left w:val="nil"/>
              <w:bottom w:val="single" w:sz="4" w:space="0" w:color="auto"/>
              <w:right w:val="single" w:sz="4" w:space="0" w:color="auto"/>
            </w:tcBorders>
            <w:shd w:val="clear" w:color="auto" w:fill="auto"/>
            <w:noWrap/>
            <w:vAlign w:val="bottom"/>
            <w:hideMark/>
          </w:tcPr>
          <w:p w14:paraId="65A38851" w14:textId="77777777" w:rsidR="00A821C6" w:rsidRPr="006412D6" w:rsidRDefault="00A821C6" w:rsidP="00AE0599">
            <w:r w:rsidRPr="006412D6">
              <w:t>11110010</w:t>
            </w:r>
          </w:p>
        </w:tc>
      </w:tr>
      <w:tr w:rsidR="00A821C6" w:rsidRPr="006412D6" w14:paraId="3A9017E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E5ABBC4" w14:textId="77777777" w:rsidR="00A821C6" w:rsidRPr="006412D6" w:rsidRDefault="00A821C6" w:rsidP="00AE0599">
            <w:r w:rsidRPr="006412D6">
              <w:t>f2</w:t>
            </w:r>
          </w:p>
        </w:tc>
        <w:tc>
          <w:tcPr>
            <w:tcW w:w="1020" w:type="dxa"/>
            <w:tcBorders>
              <w:top w:val="nil"/>
              <w:left w:val="nil"/>
              <w:bottom w:val="single" w:sz="4" w:space="0" w:color="auto"/>
              <w:right w:val="single" w:sz="4" w:space="0" w:color="auto"/>
            </w:tcBorders>
            <w:shd w:val="clear" w:color="auto" w:fill="auto"/>
            <w:noWrap/>
            <w:vAlign w:val="bottom"/>
            <w:hideMark/>
          </w:tcPr>
          <w:p w14:paraId="69E2203F" w14:textId="77777777" w:rsidR="00A821C6" w:rsidRPr="006412D6" w:rsidRDefault="00A821C6" w:rsidP="00AE0599">
            <w:r w:rsidRPr="006412D6">
              <w:t>x"00f1"</w:t>
            </w:r>
          </w:p>
        </w:tc>
        <w:tc>
          <w:tcPr>
            <w:tcW w:w="2080" w:type="dxa"/>
            <w:tcBorders>
              <w:top w:val="nil"/>
              <w:left w:val="nil"/>
              <w:bottom w:val="single" w:sz="4" w:space="0" w:color="auto"/>
              <w:right w:val="single" w:sz="4" w:space="0" w:color="auto"/>
            </w:tcBorders>
            <w:shd w:val="clear" w:color="auto" w:fill="auto"/>
            <w:noWrap/>
            <w:vAlign w:val="bottom"/>
            <w:hideMark/>
          </w:tcPr>
          <w:p w14:paraId="22FC0D1F" w14:textId="77777777" w:rsidR="00A821C6" w:rsidRPr="006412D6" w:rsidRDefault="00A821C6" w:rsidP="00AE0599">
            <w:r w:rsidRPr="006412D6">
              <w:t>11110011</w:t>
            </w:r>
          </w:p>
        </w:tc>
      </w:tr>
      <w:tr w:rsidR="00A821C6" w:rsidRPr="006412D6" w14:paraId="54BAD16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4F106BA" w14:textId="77777777" w:rsidR="00A821C6" w:rsidRPr="006412D6" w:rsidRDefault="00A821C6" w:rsidP="00AE0599">
            <w:r w:rsidRPr="006412D6">
              <w:t>f3</w:t>
            </w:r>
          </w:p>
        </w:tc>
        <w:tc>
          <w:tcPr>
            <w:tcW w:w="1020" w:type="dxa"/>
            <w:tcBorders>
              <w:top w:val="nil"/>
              <w:left w:val="nil"/>
              <w:bottom w:val="single" w:sz="4" w:space="0" w:color="auto"/>
              <w:right w:val="single" w:sz="4" w:space="0" w:color="auto"/>
            </w:tcBorders>
            <w:shd w:val="clear" w:color="auto" w:fill="auto"/>
            <w:noWrap/>
            <w:vAlign w:val="bottom"/>
            <w:hideMark/>
          </w:tcPr>
          <w:p w14:paraId="6D9BEE4D" w14:textId="77777777" w:rsidR="00A821C6" w:rsidRPr="006412D6" w:rsidRDefault="00A821C6" w:rsidP="00AE0599">
            <w:r w:rsidRPr="006412D6">
              <w:t>x"00f2"</w:t>
            </w:r>
          </w:p>
        </w:tc>
        <w:tc>
          <w:tcPr>
            <w:tcW w:w="2080" w:type="dxa"/>
            <w:tcBorders>
              <w:top w:val="nil"/>
              <w:left w:val="nil"/>
              <w:bottom w:val="single" w:sz="4" w:space="0" w:color="auto"/>
              <w:right w:val="single" w:sz="4" w:space="0" w:color="auto"/>
            </w:tcBorders>
            <w:shd w:val="clear" w:color="auto" w:fill="auto"/>
            <w:noWrap/>
            <w:vAlign w:val="bottom"/>
            <w:hideMark/>
          </w:tcPr>
          <w:p w14:paraId="1211ECEC" w14:textId="77777777" w:rsidR="00A821C6" w:rsidRPr="006412D6" w:rsidRDefault="00A821C6" w:rsidP="00AE0599">
            <w:r w:rsidRPr="006412D6">
              <w:t>11110100</w:t>
            </w:r>
          </w:p>
        </w:tc>
      </w:tr>
      <w:tr w:rsidR="00A821C6" w:rsidRPr="006412D6" w14:paraId="3A55AE7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E005B0D" w14:textId="77777777" w:rsidR="00A821C6" w:rsidRPr="006412D6" w:rsidRDefault="00A821C6" w:rsidP="00AE0599">
            <w:r w:rsidRPr="006412D6">
              <w:t>f4</w:t>
            </w:r>
          </w:p>
        </w:tc>
        <w:tc>
          <w:tcPr>
            <w:tcW w:w="1020" w:type="dxa"/>
            <w:tcBorders>
              <w:top w:val="nil"/>
              <w:left w:val="nil"/>
              <w:bottom w:val="single" w:sz="4" w:space="0" w:color="auto"/>
              <w:right w:val="single" w:sz="4" w:space="0" w:color="auto"/>
            </w:tcBorders>
            <w:shd w:val="clear" w:color="auto" w:fill="auto"/>
            <w:noWrap/>
            <w:vAlign w:val="bottom"/>
            <w:hideMark/>
          </w:tcPr>
          <w:p w14:paraId="0EB1B427" w14:textId="77777777" w:rsidR="00A821C6" w:rsidRPr="006412D6" w:rsidRDefault="00A821C6" w:rsidP="00AE0599">
            <w:r w:rsidRPr="006412D6">
              <w:t>x"00f3"</w:t>
            </w:r>
          </w:p>
        </w:tc>
        <w:tc>
          <w:tcPr>
            <w:tcW w:w="2080" w:type="dxa"/>
            <w:tcBorders>
              <w:top w:val="nil"/>
              <w:left w:val="nil"/>
              <w:bottom w:val="single" w:sz="4" w:space="0" w:color="auto"/>
              <w:right w:val="single" w:sz="4" w:space="0" w:color="auto"/>
            </w:tcBorders>
            <w:shd w:val="clear" w:color="auto" w:fill="auto"/>
            <w:noWrap/>
            <w:vAlign w:val="bottom"/>
            <w:hideMark/>
          </w:tcPr>
          <w:p w14:paraId="5258F902" w14:textId="77777777" w:rsidR="00A821C6" w:rsidRPr="006412D6" w:rsidRDefault="00A821C6" w:rsidP="00AE0599">
            <w:r w:rsidRPr="006412D6">
              <w:t>11110101</w:t>
            </w:r>
          </w:p>
        </w:tc>
      </w:tr>
      <w:tr w:rsidR="00A821C6" w:rsidRPr="006412D6" w14:paraId="0AC3A81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4123AC3" w14:textId="77777777" w:rsidR="00A821C6" w:rsidRPr="006412D6" w:rsidRDefault="00A821C6" w:rsidP="00AE0599">
            <w:r w:rsidRPr="006412D6">
              <w:t>f5</w:t>
            </w:r>
          </w:p>
        </w:tc>
        <w:tc>
          <w:tcPr>
            <w:tcW w:w="1020" w:type="dxa"/>
            <w:tcBorders>
              <w:top w:val="nil"/>
              <w:left w:val="nil"/>
              <w:bottom w:val="single" w:sz="4" w:space="0" w:color="auto"/>
              <w:right w:val="single" w:sz="4" w:space="0" w:color="auto"/>
            </w:tcBorders>
            <w:shd w:val="clear" w:color="auto" w:fill="auto"/>
            <w:noWrap/>
            <w:vAlign w:val="bottom"/>
            <w:hideMark/>
          </w:tcPr>
          <w:p w14:paraId="4A64FB2B" w14:textId="77777777" w:rsidR="00A821C6" w:rsidRPr="006412D6" w:rsidRDefault="00A821C6" w:rsidP="00AE0599">
            <w:r w:rsidRPr="006412D6">
              <w:t>x"00f4"</w:t>
            </w:r>
          </w:p>
        </w:tc>
        <w:tc>
          <w:tcPr>
            <w:tcW w:w="2080" w:type="dxa"/>
            <w:tcBorders>
              <w:top w:val="nil"/>
              <w:left w:val="nil"/>
              <w:bottom w:val="single" w:sz="4" w:space="0" w:color="auto"/>
              <w:right w:val="single" w:sz="4" w:space="0" w:color="auto"/>
            </w:tcBorders>
            <w:shd w:val="clear" w:color="auto" w:fill="auto"/>
            <w:noWrap/>
            <w:vAlign w:val="bottom"/>
            <w:hideMark/>
          </w:tcPr>
          <w:p w14:paraId="1F048088" w14:textId="77777777" w:rsidR="00A821C6" w:rsidRPr="006412D6" w:rsidRDefault="00A821C6" w:rsidP="00AE0599">
            <w:r w:rsidRPr="006412D6">
              <w:t>11110110</w:t>
            </w:r>
          </w:p>
        </w:tc>
      </w:tr>
      <w:tr w:rsidR="00A821C6" w:rsidRPr="006412D6" w14:paraId="78FF27A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F1352AB" w14:textId="77777777" w:rsidR="00A821C6" w:rsidRPr="006412D6" w:rsidRDefault="00A821C6" w:rsidP="00AE0599">
            <w:r w:rsidRPr="006412D6">
              <w:t>f6</w:t>
            </w:r>
          </w:p>
        </w:tc>
        <w:tc>
          <w:tcPr>
            <w:tcW w:w="1020" w:type="dxa"/>
            <w:tcBorders>
              <w:top w:val="nil"/>
              <w:left w:val="nil"/>
              <w:bottom w:val="single" w:sz="4" w:space="0" w:color="auto"/>
              <w:right w:val="single" w:sz="4" w:space="0" w:color="auto"/>
            </w:tcBorders>
            <w:shd w:val="clear" w:color="auto" w:fill="auto"/>
            <w:noWrap/>
            <w:vAlign w:val="bottom"/>
            <w:hideMark/>
          </w:tcPr>
          <w:p w14:paraId="73573053" w14:textId="77777777" w:rsidR="00A821C6" w:rsidRPr="006412D6" w:rsidRDefault="00A821C6" w:rsidP="00AE0599">
            <w:r w:rsidRPr="006412D6">
              <w:t>x"00f5"</w:t>
            </w:r>
          </w:p>
        </w:tc>
        <w:tc>
          <w:tcPr>
            <w:tcW w:w="2080" w:type="dxa"/>
            <w:tcBorders>
              <w:top w:val="nil"/>
              <w:left w:val="nil"/>
              <w:bottom w:val="single" w:sz="4" w:space="0" w:color="auto"/>
              <w:right w:val="single" w:sz="4" w:space="0" w:color="auto"/>
            </w:tcBorders>
            <w:shd w:val="clear" w:color="auto" w:fill="auto"/>
            <w:noWrap/>
            <w:vAlign w:val="bottom"/>
            <w:hideMark/>
          </w:tcPr>
          <w:p w14:paraId="72E5E7EB" w14:textId="77777777" w:rsidR="00A821C6" w:rsidRPr="006412D6" w:rsidRDefault="00A821C6" w:rsidP="00AE0599">
            <w:r w:rsidRPr="006412D6">
              <w:t>11110111</w:t>
            </w:r>
          </w:p>
        </w:tc>
      </w:tr>
      <w:tr w:rsidR="00A821C6" w:rsidRPr="006412D6" w14:paraId="27B77CC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FA1AA5A" w14:textId="77777777" w:rsidR="00A821C6" w:rsidRPr="006412D6" w:rsidRDefault="00A821C6" w:rsidP="00AE0599">
            <w:r w:rsidRPr="006412D6">
              <w:t>f7</w:t>
            </w:r>
          </w:p>
        </w:tc>
        <w:tc>
          <w:tcPr>
            <w:tcW w:w="1020" w:type="dxa"/>
            <w:tcBorders>
              <w:top w:val="nil"/>
              <w:left w:val="nil"/>
              <w:bottom w:val="single" w:sz="4" w:space="0" w:color="auto"/>
              <w:right w:val="single" w:sz="4" w:space="0" w:color="auto"/>
            </w:tcBorders>
            <w:shd w:val="clear" w:color="auto" w:fill="auto"/>
            <w:noWrap/>
            <w:vAlign w:val="bottom"/>
            <w:hideMark/>
          </w:tcPr>
          <w:p w14:paraId="281139CE" w14:textId="77777777" w:rsidR="00A821C6" w:rsidRPr="006412D6" w:rsidRDefault="00A821C6" w:rsidP="00AE0599">
            <w:r w:rsidRPr="006412D6">
              <w:t>x"00f6"</w:t>
            </w:r>
          </w:p>
        </w:tc>
        <w:tc>
          <w:tcPr>
            <w:tcW w:w="2080" w:type="dxa"/>
            <w:tcBorders>
              <w:top w:val="nil"/>
              <w:left w:val="nil"/>
              <w:bottom w:val="single" w:sz="4" w:space="0" w:color="auto"/>
              <w:right w:val="single" w:sz="4" w:space="0" w:color="auto"/>
            </w:tcBorders>
            <w:shd w:val="clear" w:color="auto" w:fill="auto"/>
            <w:noWrap/>
            <w:vAlign w:val="bottom"/>
            <w:hideMark/>
          </w:tcPr>
          <w:p w14:paraId="37E35819" w14:textId="77777777" w:rsidR="00A821C6" w:rsidRPr="006412D6" w:rsidRDefault="00A821C6" w:rsidP="00AE0599">
            <w:r w:rsidRPr="006412D6">
              <w:t>11111000</w:t>
            </w:r>
          </w:p>
        </w:tc>
      </w:tr>
      <w:tr w:rsidR="00A821C6" w:rsidRPr="006412D6" w14:paraId="24FE451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53A4232" w14:textId="77777777" w:rsidR="00A821C6" w:rsidRPr="006412D6" w:rsidRDefault="00A821C6" w:rsidP="00AE0599">
            <w:r w:rsidRPr="006412D6">
              <w:t>f8</w:t>
            </w:r>
          </w:p>
        </w:tc>
        <w:tc>
          <w:tcPr>
            <w:tcW w:w="1020" w:type="dxa"/>
            <w:tcBorders>
              <w:top w:val="nil"/>
              <w:left w:val="nil"/>
              <w:bottom w:val="single" w:sz="4" w:space="0" w:color="auto"/>
              <w:right w:val="single" w:sz="4" w:space="0" w:color="auto"/>
            </w:tcBorders>
            <w:shd w:val="clear" w:color="auto" w:fill="auto"/>
            <w:noWrap/>
            <w:vAlign w:val="bottom"/>
            <w:hideMark/>
          </w:tcPr>
          <w:p w14:paraId="670A4D95" w14:textId="77777777" w:rsidR="00A821C6" w:rsidRPr="006412D6" w:rsidRDefault="00A821C6" w:rsidP="00AE0599">
            <w:r w:rsidRPr="006412D6">
              <w:t>x"00f7"</w:t>
            </w:r>
          </w:p>
        </w:tc>
        <w:tc>
          <w:tcPr>
            <w:tcW w:w="2080" w:type="dxa"/>
            <w:tcBorders>
              <w:top w:val="nil"/>
              <w:left w:val="nil"/>
              <w:bottom w:val="single" w:sz="4" w:space="0" w:color="auto"/>
              <w:right w:val="single" w:sz="4" w:space="0" w:color="auto"/>
            </w:tcBorders>
            <w:shd w:val="clear" w:color="auto" w:fill="auto"/>
            <w:noWrap/>
            <w:vAlign w:val="bottom"/>
            <w:hideMark/>
          </w:tcPr>
          <w:p w14:paraId="114F29AB" w14:textId="77777777" w:rsidR="00A821C6" w:rsidRPr="006412D6" w:rsidRDefault="00A821C6" w:rsidP="00AE0599">
            <w:r w:rsidRPr="006412D6">
              <w:t>11111001</w:t>
            </w:r>
          </w:p>
        </w:tc>
      </w:tr>
      <w:tr w:rsidR="00A821C6" w:rsidRPr="006412D6" w14:paraId="2732913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9AE21A8" w14:textId="77777777" w:rsidR="00A821C6" w:rsidRPr="006412D6" w:rsidRDefault="00A821C6" w:rsidP="00AE0599">
            <w:r w:rsidRPr="006412D6">
              <w:t>f9</w:t>
            </w:r>
          </w:p>
        </w:tc>
        <w:tc>
          <w:tcPr>
            <w:tcW w:w="1020" w:type="dxa"/>
            <w:tcBorders>
              <w:top w:val="nil"/>
              <w:left w:val="nil"/>
              <w:bottom w:val="single" w:sz="4" w:space="0" w:color="auto"/>
              <w:right w:val="single" w:sz="4" w:space="0" w:color="auto"/>
            </w:tcBorders>
            <w:shd w:val="clear" w:color="auto" w:fill="auto"/>
            <w:noWrap/>
            <w:vAlign w:val="bottom"/>
            <w:hideMark/>
          </w:tcPr>
          <w:p w14:paraId="384E05BF" w14:textId="77777777" w:rsidR="00A821C6" w:rsidRPr="006412D6" w:rsidRDefault="00A821C6" w:rsidP="00AE0599">
            <w:r w:rsidRPr="006412D6">
              <w:t>x"00f8"</w:t>
            </w:r>
          </w:p>
        </w:tc>
        <w:tc>
          <w:tcPr>
            <w:tcW w:w="2080" w:type="dxa"/>
            <w:tcBorders>
              <w:top w:val="nil"/>
              <w:left w:val="nil"/>
              <w:bottom w:val="single" w:sz="4" w:space="0" w:color="auto"/>
              <w:right w:val="single" w:sz="4" w:space="0" w:color="auto"/>
            </w:tcBorders>
            <w:shd w:val="clear" w:color="auto" w:fill="auto"/>
            <w:noWrap/>
            <w:vAlign w:val="bottom"/>
            <w:hideMark/>
          </w:tcPr>
          <w:p w14:paraId="243F3074" w14:textId="77777777" w:rsidR="00A821C6" w:rsidRPr="006412D6" w:rsidRDefault="00A821C6" w:rsidP="00AE0599">
            <w:r w:rsidRPr="006412D6">
              <w:t>11111010</w:t>
            </w:r>
          </w:p>
        </w:tc>
      </w:tr>
      <w:tr w:rsidR="00A821C6" w:rsidRPr="006412D6" w14:paraId="4A785CF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9FA5C06" w14:textId="77777777" w:rsidR="00A821C6" w:rsidRPr="006412D6" w:rsidRDefault="00A821C6" w:rsidP="00AE0599">
            <w:r w:rsidRPr="006412D6">
              <w:t>fa</w:t>
            </w:r>
          </w:p>
        </w:tc>
        <w:tc>
          <w:tcPr>
            <w:tcW w:w="1020" w:type="dxa"/>
            <w:tcBorders>
              <w:top w:val="nil"/>
              <w:left w:val="nil"/>
              <w:bottom w:val="single" w:sz="4" w:space="0" w:color="auto"/>
              <w:right w:val="single" w:sz="4" w:space="0" w:color="auto"/>
            </w:tcBorders>
            <w:shd w:val="clear" w:color="auto" w:fill="auto"/>
            <w:noWrap/>
            <w:vAlign w:val="bottom"/>
            <w:hideMark/>
          </w:tcPr>
          <w:p w14:paraId="74A938FA" w14:textId="77777777" w:rsidR="00A821C6" w:rsidRPr="006412D6" w:rsidRDefault="00A821C6" w:rsidP="00AE0599">
            <w:r w:rsidRPr="006412D6">
              <w:t>x"00f9"</w:t>
            </w:r>
          </w:p>
        </w:tc>
        <w:tc>
          <w:tcPr>
            <w:tcW w:w="2080" w:type="dxa"/>
            <w:tcBorders>
              <w:top w:val="nil"/>
              <w:left w:val="nil"/>
              <w:bottom w:val="single" w:sz="4" w:space="0" w:color="auto"/>
              <w:right w:val="single" w:sz="4" w:space="0" w:color="auto"/>
            </w:tcBorders>
            <w:shd w:val="clear" w:color="auto" w:fill="auto"/>
            <w:noWrap/>
            <w:vAlign w:val="bottom"/>
            <w:hideMark/>
          </w:tcPr>
          <w:p w14:paraId="1AFBD71E" w14:textId="77777777" w:rsidR="00A821C6" w:rsidRPr="006412D6" w:rsidRDefault="00A821C6" w:rsidP="00AE0599">
            <w:r w:rsidRPr="006412D6">
              <w:t>11111011</w:t>
            </w:r>
          </w:p>
        </w:tc>
      </w:tr>
      <w:tr w:rsidR="00A821C6" w:rsidRPr="006412D6" w14:paraId="125C16D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69312A7" w14:textId="77777777" w:rsidR="00A821C6" w:rsidRPr="006412D6" w:rsidRDefault="00A821C6" w:rsidP="00AE0599">
            <w:r w:rsidRPr="006412D6">
              <w:t>fb</w:t>
            </w:r>
          </w:p>
        </w:tc>
        <w:tc>
          <w:tcPr>
            <w:tcW w:w="1020" w:type="dxa"/>
            <w:tcBorders>
              <w:top w:val="nil"/>
              <w:left w:val="nil"/>
              <w:bottom w:val="single" w:sz="4" w:space="0" w:color="auto"/>
              <w:right w:val="single" w:sz="4" w:space="0" w:color="auto"/>
            </w:tcBorders>
            <w:shd w:val="clear" w:color="auto" w:fill="auto"/>
            <w:noWrap/>
            <w:vAlign w:val="bottom"/>
            <w:hideMark/>
          </w:tcPr>
          <w:p w14:paraId="533F3682" w14:textId="77777777" w:rsidR="00A821C6" w:rsidRPr="006412D6" w:rsidRDefault="00A821C6" w:rsidP="00AE0599">
            <w:r w:rsidRPr="006412D6">
              <w:t>x"00fa"</w:t>
            </w:r>
          </w:p>
        </w:tc>
        <w:tc>
          <w:tcPr>
            <w:tcW w:w="2080" w:type="dxa"/>
            <w:tcBorders>
              <w:top w:val="nil"/>
              <w:left w:val="nil"/>
              <w:bottom w:val="single" w:sz="4" w:space="0" w:color="auto"/>
              <w:right w:val="single" w:sz="4" w:space="0" w:color="auto"/>
            </w:tcBorders>
            <w:shd w:val="clear" w:color="auto" w:fill="auto"/>
            <w:noWrap/>
            <w:vAlign w:val="bottom"/>
            <w:hideMark/>
          </w:tcPr>
          <w:p w14:paraId="3B1AE8A7" w14:textId="77777777" w:rsidR="00A821C6" w:rsidRPr="006412D6" w:rsidRDefault="00A821C6" w:rsidP="00AE0599">
            <w:r w:rsidRPr="006412D6">
              <w:t>11111100</w:t>
            </w:r>
          </w:p>
        </w:tc>
      </w:tr>
      <w:tr w:rsidR="00A821C6" w:rsidRPr="006412D6" w14:paraId="16DA039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1E4736B" w14:textId="77777777" w:rsidR="00A821C6" w:rsidRPr="006412D6" w:rsidRDefault="00A821C6" w:rsidP="00AE0599">
            <w:r w:rsidRPr="006412D6">
              <w:t>fc</w:t>
            </w:r>
          </w:p>
        </w:tc>
        <w:tc>
          <w:tcPr>
            <w:tcW w:w="1020" w:type="dxa"/>
            <w:tcBorders>
              <w:top w:val="nil"/>
              <w:left w:val="nil"/>
              <w:bottom w:val="single" w:sz="4" w:space="0" w:color="auto"/>
              <w:right w:val="single" w:sz="4" w:space="0" w:color="auto"/>
            </w:tcBorders>
            <w:shd w:val="clear" w:color="auto" w:fill="auto"/>
            <w:noWrap/>
            <w:vAlign w:val="bottom"/>
            <w:hideMark/>
          </w:tcPr>
          <w:p w14:paraId="642CB6BF" w14:textId="77777777" w:rsidR="00A821C6" w:rsidRPr="006412D6" w:rsidRDefault="00A821C6" w:rsidP="00AE0599">
            <w:r w:rsidRPr="006412D6">
              <w:t>x"00fb"</w:t>
            </w:r>
          </w:p>
        </w:tc>
        <w:tc>
          <w:tcPr>
            <w:tcW w:w="2080" w:type="dxa"/>
            <w:tcBorders>
              <w:top w:val="nil"/>
              <w:left w:val="nil"/>
              <w:bottom w:val="single" w:sz="4" w:space="0" w:color="auto"/>
              <w:right w:val="single" w:sz="4" w:space="0" w:color="auto"/>
            </w:tcBorders>
            <w:shd w:val="clear" w:color="auto" w:fill="auto"/>
            <w:noWrap/>
            <w:vAlign w:val="bottom"/>
            <w:hideMark/>
          </w:tcPr>
          <w:p w14:paraId="226BA65D" w14:textId="77777777" w:rsidR="00A821C6" w:rsidRPr="006412D6" w:rsidRDefault="00A821C6" w:rsidP="00AE0599">
            <w:r w:rsidRPr="006412D6">
              <w:t>11111101</w:t>
            </w:r>
          </w:p>
        </w:tc>
      </w:tr>
      <w:tr w:rsidR="00A821C6" w:rsidRPr="006412D6" w14:paraId="622258C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4C9A954" w14:textId="77777777" w:rsidR="00A821C6" w:rsidRPr="006412D6" w:rsidRDefault="00A821C6" w:rsidP="00AE0599">
            <w:r w:rsidRPr="006412D6">
              <w:t>fd</w:t>
            </w:r>
          </w:p>
        </w:tc>
        <w:tc>
          <w:tcPr>
            <w:tcW w:w="1020" w:type="dxa"/>
            <w:tcBorders>
              <w:top w:val="nil"/>
              <w:left w:val="nil"/>
              <w:bottom w:val="single" w:sz="4" w:space="0" w:color="auto"/>
              <w:right w:val="single" w:sz="4" w:space="0" w:color="auto"/>
            </w:tcBorders>
            <w:shd w:val="clear" w:color="auto" w:fill="auto"/>
            <w:noWrap/>
            <w:vAlign w:val="bottom"/>
            <w:hideMark/>
          </w:tcPr>
          <w:p w14:paraId="0771C8B2" w14:textId="77777777" w:rsidR="00A821C6" w:rsidRPr="006412D6" w:rsidRDefault="00A821C6" w:rsidP="00AE0599">
            <w:r w:rsidRPr="006412D6">
              <w:t>x"00fc"</w:t>
            </w:r>
          </w:p>
        </w:tc>
        <w:tc>
          <w:tcPr>
            <w:tcW w:w="2080" w:type="dxa"/>
            <w:tcBorders>
              <w:top w:val="nil"/>
              <w:left w:val="nil"/>
              <w:bottom w:val="single" w:sz="4" w:space="0" w:color="auto"/>
              <w:right w:val="single" w:sz="4" w:space="0" w:color="auto"/>
            </w:tcBorders>
            <w:shd w:val="clear" w:color="auto" w:fill="auto"/>
            <w:noWrap/>
            <w:vAlign w:val="bottom"/>
            <w:hideMark/>
          </w:tcPr>
          <w:p w14:paraId="332D0B96" w14:textId="77777777" w:rsidR="00A821C6" w:rsidRPr="006412D6" w:rsidRDefault="00A821C6" w:rsidP="00AE0599">
            <w:r w:rsidRPr="006412D6">
              <w:t>11111110</w:t>
            </w:r>
          </w:p>
        </w:tc>
      </w:tr>
      <w:tr w:rsidR="00A821C6" w:rsidRPr="006412D6" w14:paraId="7EDEF40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AB58C1C" w14:textId="77777777" w:rsidR="00A821C6" w:rsidRPr="006412D6" w:rsidRDefault="00A821C6" w:rsidP="00AE0599">
            <w:r w:rsidRPr="006412D6">
              <w:t>fe</w:t>
            </w:r>
          </w:p>
        </w:tc>
        <w:tc>
          <w:tcPr>
            <w:tcW w:w="1020" w:type="dxa"/>
            <w:tcBorders>
              <w:top w:val="nil"/>
              <w:left w:val="nil"/>
              <w:bottom w:val="single" w:sz="4" w:space="0" w:color="auto"/>
              <w:right w:val="single" w:sz="4" w:space="0" w:color="auto"/>
            </w:tcBorders>
            <w:shd w:val="clear" w:color="auto" w:fill="auto"/>
            <w:noWrap/>
            <w:vAlign w:val="bottom"/>
            <w:hideMark/>
          </w:tcPr>
          <w:p w14:paraId="01CCEDA2" w14:textId="77777777" w:rsidR="00A821C6" w:rsidRPr="006412D6" w:rsidRDefault="00A821C6" w:rsidP="00AE0599">
            <w:r w:rsidRPr="006412D6">
              <w:t>x"00fd"</w:t>
            </w:r>
          </w:p>
        </w:tc>
        <w:tc>
          <w:tcPr>
            <w:tcW w:w="2080" w:type="dxa"/>
            <w:tcBorders>
              <w:top w:val="nil"/>
              <w:left w:val="nil"/>
              <w:bottom w:val="single" w:sz="4" w:space="0" w:color="auto"/>
              <w:right w:val="single" w:sz="4" w:space="0" w:color="auto"/>
            </w:tcBorders>
            <w:shd w:val="clear" w:color="auto" w:fill="auto"/>
            <w:noWrap/>
            <w:vAlign w:val="bottom"/>
            <w:hideMark/>
          </w:tcPr>
          <w:p w14:paraId="2DC52310" w14:textId="77777777" w:rsidR="00A821C6" w:rsidRPr="006412D6" w:rsidRDefault="00A821C6" w:rsidP="00AE0599">
            <w:r w:rsidRPr="006412D6">
              <w:t>11111111</w:t>
            </w:r>
          </w:p>
        </w:tc>
      </w:tr>
      <w:tr w:rsidR="00A821C6" w:rsidRPr="006412D6" w14:paraId="230C6E2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A44B1DE" w14:textId="77777777" w:rsidR="00A821C6" w:rsidRPr="006412D6" w:rsidRDefault="00A821C6" w:rsidP="00AE0599">
            <w:r w:rsidRPr="006412D6">
              <w:t>ff</w:t>
            </w:r>
          </w:p>
        </w:tc>
        <w:tc>
          <w:tcPr>
            <w:tcW w:w="1020" w:type="dxa"/>
            <w:tcBorders>
              <w:top w:val="nil"/>
              <w:left w:val="nil"/>
              <w:bottom w:val="single" w:sz="4" w:space="0" w:color="auto"/>
              <w:right w:val="single" w:sz="4" w:space="0" w:color="auto"/>
            </w:tcBorders>
            <w:shd w:val="clear" w:color="auto" w:fill="auto"/>
            <w:noWrap/>
            <w:vAlign w:val="bottom"/>
            <w:hideMark/>
          </w:tcPr>
          <w:p w14:paraId="48687F45" w14:textId="77777777" w:rsidR="00A821C6" w:rsidRPr="006412D6" w:rsidRDefault="00A821C6" w:rsidP="00AE0599">
            <w:r w:rsidRPr="006412D6">
              <w:t>x"00fe"</w:t>
            </w:r>
          </w:p>
        </w:tc>
        <w:tc>
          <w:tcPr>
            <w:tcW w:w="2080" w:type="dxa"/>
            <w:tcBorders>
              <w:top w:val="nil"/>
              <w:left w:val="nil"/>
              <w:bottom w:val="single" w:sz="4" w:space="0" w:color="auto"/>
              <w:right w:val="single" w:sz="4" w:space="0" w:color="auto"/>
            </w:tcBorders>
            <w:shd w:val="clear" w:color="auto" w:fill="auto"/>
            <w:noWrap/>
            <w:vAlign w:val="bottom"/>
            <w:hideMark/>
          </w:tcPr>
          <w:p w14:paraId="6BE749F0" w14:textId="77777777" w:rsidR="00A821C6" w:rsidRPr="006412D6" w:rsidRDefault="00A821C6" w:rsidP="00AE0599">
            <w:r w:rsidRPr="006412D6">
              <w:t>100000000</w:t>
            </w:r>
          </w:p>
        </w:tc>
      </w:tr>
    </w:tbl>
    <w:p w14:paraId="20098325" w14:textId="77777777" w:rsidR="004454AF" w:rsidRPr="006412D6" w:rsidRDefault="004454AF" w:rsidP="00645BF1"/>
    <w:p w14:paraId="66E03890" w14:textId="42E6E639" w:rsidR="00A821C6" w:rsidRPr="006412D6" w:rsidRDefault="00A821C6" w:rsidP="00645BF1"/>
    <w:p w14:paraId="2F1AE07D" w14:textId="77777777" w:rsidR="00A821C6" w:rsidRPr="006412D6" w:rsidRDefault="00A821C6" w:rsidP="00645BF1"/>
    <w:p w14:paraId="3BBA81B7" w14:textId="77777777" w:rsidR="00C274FE" w:rsidRPr="006412D6" w:rsidRDefault="00C274FE" w:rsidP="00645BF1">
      <w:pPr>
        <w:rPr>
          <w:b/>
        </w:rPr>
      </w:pPr>
      <w:r w:rsidRPr="006412D6">
        <w:t xml:space="preserve">Register File: </w:t>
      </w:r>
      <w:r w:rsidRPr="006412D6">
        <w:rPr>
          <w:b/>
        </w:rPr>
        <w:t>…</w:t>
      </w:r>
    </w:p>
    <w:tbl>
      <w:tblPr>
        <w:tblW w:w="4700" w:type="dxa"/>
        <w:tblLook w:val="04A0" w:firstRow="1" w:lastRow="0" w:firstColumn="1" w:lastColumn="0" w:noHBand="0" w:noVBand="1"/>
      </w:tblPr>
      <w:tblGrid>
        <w:gridCol w:w="1340"/>
        <w:gridCol w:w="1020"/>
        <w:gridCol w:w="2340"/>
      </w:tblGrid>
      <w:tr w:rsidR="00C150F3" w:rsidRPr="006412D6" w14:paraId="1C8D9AF3" w14:textId="77777777" w:rsidTr="00C150F3">
        <w:trPr>
          <w:trHeight w:val="285"/>
        </w:trPr>
        <w:tc>
          <w:tcPr>
            <w:tcW w:w="134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6F4FC60E" w14:textId="77777777" w:rsidR="00C150F3" w:rsidRPr="006412D6" w:rsidRDefault="00C150F3" w:rsidP="00AE0599">
            <w:r w:rsidRPr="006412D6">
              <w:t>Address 0x…</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626DFE38" w14:textId="77777777" w:rsidR="00C150F3" w:rsidRPr="006412D6" w:rsidRDefault="00C150F3" w:rsidP="00AE0599">
            <w:r w:rsidRPr="006412D6">
              <w:t>Hex Value</w:t>
            </w:r>
          </w:p>
        </w:tc>
        <w:tc>
          <w:tcPr>
            <w:tcW w:w="2340" w:type="dxa"/>
            <w:tcBorders>
              <w:top w:val="single" w:sz="4" w:space="0" w:color="auto"/>
              <w:left w:val="nil"/>
              <w:bottom w:val="single" w:sz="4" w:space="0" w:color="auto"/>
              <w:right w:val="single" w:sz="4" w:space="0" w:color="auto"/>
            </w:tcBorders>
            <w:shd w:val="clear" w:color="000000" w:fill="FFF2CC"/>
            <w:noWrap/>
            <w:vAlign w:val="bottom"/>
            <w:hideMark/>
          </w:tcPr>
          <w:p w14:paraId="30BEA35B" w14:textId="77777777" w:rsidR="00C150F3" w:rsidRPr="006412D6" w:rsidRDefault="00C150F3" w:rsidP="00AE0599">
            <w:r w:rsidRPr="006412D6">
              <w:t>Binary Value 0b…</w:t>
            </w:r>
          </w:p>
        </w:tc>
      </w:tr>
      <w:tr w:rsidR="00C150F3" w:rsidRPr="006412D6" w14:paraId="53ED9198" w14:textId="77777777" w:rsidTr="00C150F3">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7F7E1B4A" w14:textId="77777777" w:rsidR="00C150F3" w:rsidRPr="006412D6" w:rsidRDefault="00C150F3" w:rsidP="00AE0599">
            <w:r w:rsidRPr="006412D6">
              <w:t>0</w:t>
            </w:r>
          </w:p>
        </w:tc>
        <w:tc>
          <w:tcPr>
            <w:tcW w:w="1020" w:type="dxa"/>
            <w:tcBorders>
              <w:top w:val="nil"/>
              <w:left w:val="nil"/>
              <w:bottom w:val="single" w:sz="4" w:space="0" w:color="auto"/>
              <w:right w:val="single" w:sz="4" w:space="0" w:color="auto"/>
            </w:tcBorders>
            <w:shd w:val="clear" w:color="auto" w:fill="auto"/>
            <w:noWrap/>
            <w:vAlign w:val="bottom"/>
            <w:hideMark/>
          </w:tcPr>
          <w:p w14:paraId="23E9DCDF" w14:textId="77777777" w:rsidR="00C150F3" w:rsidRPr="006412D6" w:rsidRDefault="00C150F3" w:rsidP="00AE0599">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5DCB1B92" w14:textId="77777777" w:rsidR="00C150F3" w:rsidRPr="006412D6" w:rsidRDefault="00C150F3" w:rsidP="00AE0599">
            <w:r w:rsidRPr="006412D6">
              <w:t>0</w:t>
            </w:r>
          </w:p>
        </w:tc>
      </w:tr>
      <w:tr w:rsidR="00C150F3" w:rsidRPr="006412D6" w14:paraId="27120D66" w14:textId="77777777" w:rsidTr="00C150F3">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5BF76117" w14:textId="77777777" w:rsidR="00C150F3" w:rsidRPr="006412D6" w:rsidRDefault="00C150F3" w:rsidP="00AE0599">
            <w:r w:rsidRPr="006412D6">
              <w:t>1</w:t>
            </w:r>
          </w:p>
        </w:tc>
        <w:tc>
          <w:tcPr>
            <w:tcW w:w="1020" w:type="dxa"/>
            <w:tcBorders>
              <w:top w:val="nil"/>
              <w:left w:val="nil"/>
              <w:bottom w:val="single" w:sz="4" w:space="0" w:color="auto"/>
              <w:right w:val="single" w:sz="4" w:space="0" w:color="auto"/>
            </w:tcBorders>
            <w:shd w:val="clear" w:color="auto" w:fill="auto"/>
            <w:noWrap/>
            <w:vAlign w:val="bottom"/>
            <w:hideMark/>
          </w:tcPr>
          <w:p w14:paraId="3C548646" w14:textId="77777777" w:rsidR="00C150F3" w:rsidRPr="006412D6" w:rsidRDefault="00C150F3" w:rsidP="00AE0599">
            <w:r w:rsidRPr="006412D6">
              <w:t>x"0001"</w:t>
            </w:r>
          </w:p>
        </w:tc>
        <w:tc>
          <w:tcPr>
            <w:tcW w:w="2340" w:type="dxa"/>
            <w:tcBorders>
              <w:top w:val="nil"/>
              <w:left w:val="nil"/>
              <w:bottom w:val="single" w:sz="4" w:space="0" w:color="auto"/>
              <w:right w:val="single" w:sz="4" w:space="0" w:color="auto"/>
            </w:tcBorders>
            <w:shd w:val="clear" w:color="auto" w:fill="auto"/>
            <w:noWrap/>
            <w:vAlign w:val="bottom"/>
            <w:hideMark/>
          </w:tcPr>
          <w:p w14:paraId="11AFF9E2" w14:textId="77777777" w:rsidR="00C150F3" w:rsidRPr="006412D6" w:rsidRDefault="00C150F3" w:rsidP="00AE0599">
            <w:r w:rsidRPr="006412D6">
              <w:t>1</w:t>
            </w:r>
          </w:p>
        </w:tc>
      </w:tr>
      <w:tr w:rsidR="00C150F3" w:rsidRPr="006412D6" w14:paraId="1E5DC81B" w14:textId="77777777" w:rsidTr="00C150F3">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7A98C1AA" w14:textId="77777777" w:rsidR="00C150F3" w:rsidRPr="006412D6" w:rsidRDefault="00C150F3" w:rsidP="00AE0599">
            <w:r w:rsidRPr="006412D6">
              <w:lastRenderedPageBreak/>
              <w:t>2</w:t>
            </w:r>
          </w:p>
        </w:tc>
        <w:tc>
          <w:tcPr>
            <w:tcW w:w="1020" w:type="dxa"/>
            <w:tcBorders>
              <w:top w:val="nil"/>
              <w:left w:val="nil"/>
              <w:bottom w:val="single" w:sz="4" w:space="0" w:color="auto"/>
              <w:right w:val="single" w:sz="4" w:space="0" w:color="auto"/>
            </w:tcBorders>
            <w:shd w:val="clear" w:color="auto" w:fill="auto"/>
            <w:noWrap/>
            <w:vAlign w:val="bottom"/>
            <w:hideMark/>
          </w:tcPr>
          <w:p w14:paraId="514A9F20" w14:textId="77777777" w:rsidR="00C150F3" w:rsidRPr="006412D6" w:rsidRDefault="00C150F3" w:rsidP="00AE0599">
            <w:r w:rsidRPr="006412D6">
              <w:t>x"1019"</w:t>
            </w:r>
          </w:p>
        </w:tc>
        <w:tc>
          <w:tcPr>
            <w:tcW w:w="2340" w:type="dxa"/>
            <w:tcBorders>
              <w:top w:val="nil"/>
              <w:left w:val="nil"/>
              <w:bottom w:val="single" w:sz="4" w:space="0" w:color="auto"/>
              <w:right w:val="single" w:sz="4" w:space="0" w:color="auto"/>
            </w:tcBorders>
            <w:shd w:val="clear" w:color="auto" w:fill="auto"/>
            <w:noWrap/>
            <w:vAlign w:val="bottom"/>
            <w:hideMark/>
          </w:tcPr>
          <w:p w14:paraId="36C77EF2" w14:textId="77777777" w:rsidR="00C150F3" w:rsidRPr="006412D6" w:rsidRDefault="00C150F3" w:rsidP="00AE0599">
            <w:r w:rsidRPr="006412D6">
              <w:t>1000000011001</w:t>
            </w:r>
          </w:p>
        </w:tc>
      </w:tr>
      <w:tr w:rsidR="00C150F3" w:rsidRPr="006412D6" w14:paraId="1467771C" w14:textId="77777777" w:rsidTr="00C150F3">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0ED28482" w14:textId="77777777" w:rsidR="00C150F3" w:rsidRPr="006412D6" w:rsidRDefault="00C150F3" w:rsidP="00AE0599">
            <w:r w:rsidRPr="006412D6">
              <w:t>3</w:t>
            </w:r>
          </w:p>
        </w:tc>
        <w:tc>
          <w:tcPr>
            <w:tcW w:w="1020" w:type="dxa"/>
            <w:tcBorders>
              <w:top w:val="nil"/>
              <w:left w:val="nil"/>
              <w:bottom w:val="single" w:sz="4" w:space="0" w:color="auto"/>
              <w:right w:val="single" w:sz="4" w:space="0" w:color="auto"/>
            </w:tcBorders>
            <w:shd w:val="clear" w:color="auto" w:fill="auto"/>
            <w:noWrap/>
            <w:vAlign w:val="bottom"/>
            <w:hideMark/>
          </w:tcPr>
          <w:p w14:paraId="3D323AC1" w14:textId="77777777" w:rsidR="00C150F3" w:rsidRPr="006412D6" w:rsidRDefault="00C150F3" w:rsidP="00AE0599">
            <w:r w:rsidRPr="006412D6">
              <w:t>x"00F0"</w:t>
            </w:r>
          </w:p>
        </w:tc>
        <w:tc>
          <w:tcPr>
            <w:tcW w:w="2340" w:type="dxa"/>
            <w:tcBorders>
              <w:top w:val="nil"/>
              <w:left w:val="nil"/>
              <w:bottom w:val="single" w:sz="4" w:space="0" w:color="auto"/>
              <w:right w:val="single" w:sz="4" w:space="0" w:color="auto"/>
            </w:tcBorders>
            <w:shd w:val="clear" w:color="auto" w:fill="auto"/>
            <w:noWrap/>
            <w:vAlign w:val="bottom"/>
            <w:hideMark/>
          </w:tcPr>
          <w:p w14:paraId="4B04DB8C" w14:textId="77777777" w:rsidR="00C150F3" w:rsidRPr="006412D6" w:rsidRDefault="00C150F3" w:rsidP="00AE0599">
            <w:r w:rsidRPr="006412D6">
              <w:t>11110000</w:t>
            </w:r>
          </w:p>
        </w:tc>
      </w:tr>
      <w:tr w:rsidR="00C150F3" w:rsidRPr="006412D6" w14:paraId="2E739D68" w14:textId="77777777" w:rsidTr="00C150F3">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60511A34" w14:textId="77777777" w:rsidR="00C150F3" w:rsidRPr="006412D6" w:rsidRDefault="00C150F3" w:rsidP="00AE0599">
            <w:r w:rsidRPr="006412D6">
              <w:t>4</w:t>
            </w:r>
          </w:p>
        </w:tc>
        <w:tc>
          <w:tcPr>
            <w:tcW w:w="1020" w:type="dxa"/>
            <w:tcBorders>
              <w:top w:val="nil"/>
              <w:left w:val="nil"/>
              <w:bottom w:val="single" w:sz="4" w:space="0" w:color="auto"/>
              <w:right w:val="single" w:sz="4" w:space="0" w:color="auto"/>
            </w:tcBorders>
            <w:shd w:val="clear" w:color="auto" w:fill="auto"/>
            <w:noWrap/>
            <w:vAlign w:val="bottom"/>
            <w:hideMark/>
          </w:tcPr>
          <w:p w14:paraId="22671D1A" w14:textId="77777777" w:rsidR="00C150F3" w:rsidRPr="006412D6" w:rsidRDefault="00C150F3" w:rsidP="00AE0599">
            <w:r w:rsidRPr="006412D6">
              <w:t>x"003C"</w:t>
            </w:r>
          </w:p>
        </w:tc>
        <w:tc>
          <w:tcPr>
            <w:tcW w:w="2340" w:type="dxa"/>
            <w:tcBorders>
              <w:top w:val="nil"/>
              <w:left w:val="nil"/>
              <w:bottom w:val="single" w:sz="4" w:space="0" w:color="auto"/>
              <w:right w:val="single" w:sz="4" w:space="0" w:color="auto"/>
            </w:tcBorders>
            <w:shd w:val="clear" w:color="auto" w:fill="auto"/>
            <w:noWrap/>
            <w:vAlign w:val="bottom"/>
            <w:hideMark/>
          </w:tcPr>
          <w:p w14:paraId="68D42A9C" w14:textId="77777777" w:rsidR="00C150F3" w:rsidRPr="006412D6" w:rsidRDefault="00C150F3" w:rsidP="00AE0599">
            <w:r w:rsidRPr="006412D6">
              <w:t>111100</w:t>
            </w:r>
          </w:p>
        </w:tc>
      </w:tr>
      <w:tr w:rsidR="00C150F3" w:rsidRPr="006412D6" w14:paraId="7B66FDA2" w14:textId="77777777" w:rsidTr="00C150F3">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46A667D" w14:textId="77777777" w:rsidR="00C150F3" w:rsidRPr="006412D6" w:rsidRDefault="00C150F3" w:rsidP="00AE0599">
            <w:r w:rsidRPr="006412D6">
              <w:t>5</w:t>
            </w:r>
          </w:p>
        </w:tc>
        <w:tc>
          <w:tcPr>
            <w:tcW w:w="1020" w:type="dxa"/>
            <w:tcBorders>
              <w:top w:val="nil"/>
              <w:left w:val="nil"/>
              <w:bottom w:val="single" w:sz="4" w:space="0" w:color="auto"/>
              <w:right w:val="single" w:sz="4" w:space="0" w:color="auto"/>
            </w:tcBorders>
            <w:shd w:val="clear" w:color="auto" w:fill="auto"/>
            <w:noWrap/>
            <w:vAlign w:val="bottom"/>
            <w:hideMark/>
          </w:tcPr>
          <w:p w14:paraId="20EA9CBC" w14:textId="77777777" w:rsidR="00C150F3" w:rsidRPr="006412D6" w:rsidRDefault="00C150F3" w:rsidP="00AE0599">
            <w:r w:rsidRPr="006412D6">
              <w:t>x"0018"</w:t>
            </w:r>
          </w:p>
        </w:tc>
        <w:tc>
          <w:tcPr>
            <w:tcW w:w="2340" w:type="dxa"/>
            <w:tcBorders>
              <w:top w:val="nil"/>
              <w:left w:val="nil"/>
              <w:bottom w:val="single" w:sz="4" w:space="0" w:color="auto"/>
              <w:right w:val="single" w:sz="4" w:space="0" w:color="auto"/>
            </w:tcBorders>
            <w:shd w:val="clear" w:color="auto" w:fill="auto"/>
            <w:noWrap/>
            <w:vAlign w:val="bottom"/>
            <w:hideMark/>
          </w:tcPr>
          <w:p w14:paraId="638B8B2C" w14:textId="77777777" w:rsidR="00C150F3" w:rsidRPr="006412D6" w:rsidRDefault="00C150F3" w:rsidP="00AE0599">
            <w:r w:rsidRPr="006412D6">
              <w:t>11000</w:t>
            </w:r>
          </w:p>
        </w:tc>
      </w:tr>
      <w:tr w:rsidR="00C150F3" w:rsidRPr="006412D6" w14:paraId="71DA15F2" w14:textId="77777777" w:rsidTr="00C150F3">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91D2A36" w14:textId="77777777" w:rsidR="00C150F3" w:rsidRPr="006412D6" w:rsidRDefault="00C150F3" w:rsidP="00AE0599">
            <w:r w:rsidRPr="006412D6">
              <w:t>6</w:t>
            </w:r>
          </w:p>
        </w:tc>
        <w:tc>
          <w:tcPr>
            <w:tcW w:w="1020" w:type="dxa"/>
            <w:tcBorders>
              <w:top w:val="nil"/>
              <w:left w:val="nil"/>
              <w:bottom w:val="single" w:sz="4" w:space="0" w:color="auto"/>
              <w:right w:val="single" w:sz="4" w:space="0" w:color="auto"/>
            </w:tcBorders>
            <w:shd w:val="clear" w:color="auto" w:fill="auto"/>
            <w:noWrap/>
            <w:vAlign w:val="bottom"/>
            <w:hideMark/>
          </w:tcPr>
          <w:p w14:paraId="2EE924EC" w14:textId="77777777" w:rsidR="00C150F3" w:rsidRPr="006412D6" w:rsidRDefault="00C150F3" w:rsidP="00AE0599">
            <w:r w:rsidRPr="006412D6">
              <w:t>x"0001"</w:t>
            </w:r>
          </w:p>
        </w:tc>
        <w:tc>
          <w:tcPr>
            <w:tcW w:w="2340" w:type="dxa"/>
            <w:tcBorders>
              <w:top w:val="nil"/>
              <w:left w:val="nil"/>
              <w:bottom w:val="single" w:sz="4" w:space="0" w:color="auto"/>
              <w:right w:val="single" w:sz="4" w:space="0" w:color="auto"/>
            </w:tcBorders>
            <w:shd w:val="clear" w:color="auto" w:fill="auto"/>
            <w:noWrap/>
            <w:vAlign w:val="bottom"/>
            <w:hideMark/>
          </w:tcPr>
          <w:p w14:paraId="413A3A44" w14:textId="77777777" w:rsidR="00C150F3" w:rsidRPr="006412D6" w:rsidRDefault="00C150F3" w:rsidP="00AE0599">
            <w:r w:rsidRPr="006412D6">
              <w:t>1</w:t>
            </w:r>
          </w:p>
        </w:tc>
      </w:tr>
      <w:tr w:rsidR="00C150F3" w:rsidRPr="006412D6" w14:paraId="4904547D" w14:textId="77777777" w:rsidTr="00C150F3">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5688DD8C" w14:textId="77777777" w:rsidR="00C150F3" w:rsidRPr="006412D6" w:rsidRDefault="00C150F3" w:rsidP="00AE0599">
            <w:r w:rsidRPr="006412D6">
              <w:t>7</w:t>
            </w:r>
          </w:p>
        </w:tc>
        <w:tc>
          <w:tcPr>
            <w:tcW w:w="1020" w:type="dxa"/>
            <w:tcBorders>
              <w:top w:val="nil"/>
              <w:left w:val="nil"/>
              <w:bottom w:val="single" w:sz="4" w:space="0" w:color="auto"/>
              <w:right w:val="single" w:sz="4" w:space="0" w:color="auto"/>
            </w:tcBorders>
            <w:shd w:val="clear" w:color="auto" w:fill="auto"/>
            <w:noWrap/>
            <w:vAlign w:val="bottom"/>
            <w:hideMark/>
          </w:tcPr>
          <w:p w14:paraId="5BA82EC8" w14:textId="77777777" w:rsidR="00C150F3" w:rsidRPr="006412D6" w:rsidRDefault="00C150F3" w:rsidP="00AE0599">
            <w:r w:rsidRPr="006412D6">
              <w:t>x"00F0"</w:t>
            </w:r>
          </w:p>
        </w:tc>
        <w:tc>
          <w:tcPr>
            <w:tcW w:w="2340" w:type="dxa"/>
            <w:tcBorders>
              <w:top w:val="nil"/>
              <w:left w:val="nil"/>
              <w:bottom w:val="single" w:sz="4" w:space="0" w:color="auto"/>
              <w:right w:val="single" w:sz="4" w:space="0" w:color="auto"/>
            </w:tcBorders>
            <w:shd w:val="clear" w:color="auto" w:fill="auto"/>
            <w:noWrap/>
            <w:vAlign w:val="bottom"/>
            <w:hideMark/>
          </w:tcPr>
          <w:p w14:paraId="5E179036" w14:textId="77777777" w:rsidR="00C150F3" w:rsidRPr="006412D6" w:rsidRDefault="00C150F3" w:rsidP="00AE0599">
            <w:r w:rsidRPr="006412D6">
              <w:t>11110000</w:t>
            </w:r>
          </w:p>
        </w:tc>
      </w:tr>
      <w:tr w:rsidR="00C150F3" w:rsidRPr="006412D6" w14:paraId="67D981F1" w14:textId="77777777" w:rsidTr="00C150F3">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462A1654" w14:textId="77777777" w:rsidR="00C150F3" w:rsidRPr="006412D6" w:rsidRDefault="00C150F3" w:rsidP="00AE0599">
            <w:r w:rsidRPr="006412D6">
              <w:t>8</w:t>
            </w:r>
          </w:p>
        </w:tc>
        <w:tc>
          <w:tcPr>
            <w:tcW w:w="1020" w:type="dxa"/>
            <w:tcBorders>
              <w:top w:val="nil"/>
              <w:left w:val="nil"/>
              <w:bottom w:val="single" w:sz="4" w:space="0" w:color="auto"/>
              <w:right w:val="single" w:sz="4" w:space="0" w:color="auto"/>
            </w:tcBorders>
            <w:shd w:val="clear" w:color="auto" w:fill="auto"/>
            <w:noWrap/>
            <w:vAlign w:val="bottom"/>
            <w:hideMark/>
          </w:tcPr>
          <w:p w14:paraId="57A762F7" w14:textId="77777777" w:rsidR="00C150F3" w:rsidRPr="006412D6" w:rsidRDefault="00C150F3" w:rsidP="00AE0599">
            <w:r w:rsidRPr="006412D6">
              <w:t>x"0100"</w:t>
            </w:r>
          </w:p>
        </w:tc>
        <w:tc>
          <w:tcPr>
            <w:tcW w:w="2340" w:type="dxa"/>
            <w:tcBorders>
              <w:top w:val="nil"/>
              <w:left w:val="nil"/>
              <w:bottom w:val="single" w:sz="4" w:space="0" w:color="auto"/>
              <w:right w:val="single" w:sz="4" w:space="0" w:color="auto"/>
            </w:tcBorders>
            <w:shd w:val="clear" w:color="auto" w:fill="auto"/>
            <w:noWrap/>
            <w:vAlign w:val="bottom"/>
            <w:hideMark/>
          </w:tcPr>
          <w:p w14:paraId="4B8C7E63" w14:textId="77777777" w:rsidR="00C150F3" w:rsidRPr="006412D6" w:rsidRDefault="00C150F3" w:rsidP="00AE0599">
            <w:r w:rsidRPr="006412D6">
              <w:t>100000000</w:t>
            </w:r>
          </w:p>
        </w:tc>
      </w:tr>
      <w:tr w:rsidR="00C150F3" w:rsidRPr="006412D6" w14:paraId="09CBA7A9" w14:textId="77777777" w:rsidTr="00C150F3">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E5ADC8F" w14:textId="77777777" w:rsidR="00C150F3" w:rsidRPr="006412D6" w:rsidRDefault="00C150F3" w:rsidP="00AE0599">
            <w:r w:rsidRPr="006412D6">
              <w:t>9</w:t>
            </w:r>
          </w:p>
        </w:tc>
        <w:tc>
          <w:tcPr>
            <w:tcW w:w="1020" w:type="dxa"/>
            <w:tcBorders>
              <w:top w:val="nil"/>
              <w:left w:val="nil"/>
              <w:bottom w:val="single" w:sz="4" w:space="0" w:color="auto"/>
              <w:right w:val="single" w:sz="4" w:space="0" w:color="auto"/>
            </w:tcBorders>
            <w:shd w:val="clear" w:color="auto" w:fill="auto"/>
            <w:noWrap/>
            <w:vAlign w:val="bottom"/>
            <w:hideMark/>
          </w:tcPr>
          <w:p w14:paraId="1ECC23E8" w14:textId="77777777" w:rsidR="00C150F3" w:rsidRPr="006412D6" w:rsidRDefault="00C150F3" w:rsidP="00AE0599">
            <w:r w:rsidRPr="006412D6">
              <w:t>x"00FF"</w:t>
            </w:r>
          </w:p>
        </w:tc>
        <w:tc>
          <w:tcPr>
            <w:tcW w:w="2340" w:type="dxa"/>
            <w:tcBorders>
              <w:top w:val="nil"/>
              <w:left w:val="nil"/>
              <w:bottom w:val="single" w:sz="4" w:space="0" w:color="auto"/>
              <w:right w:val="single" w:sz="4" w:space="0" w:color="auto"/>
            </w:tcBorders>
            <w:shd w:val="clear" w:color="auto" w:fill="auto"/>
            <w:noWrap/>
            <w:vAlign w:val="bottom"/>
            <w:hideMark/>
          </w:tcPr>
          <w:p w14:paraId="188A3979" w14:textId="77777777" w:rsidR="00C150F3" w:rsidRPr="006412D6" w:rsidRDefault="00C150F3" w:rsidP="00AE0599">
            <w:r w:rsidRPr="006412D6">
              <w:t>11111111</w:t>
            </w:r>
          </w:p>
        </w:tc>
      </w:tr>
      <w:tr w:rsidR="00C150F3" w:rsidRPr="006412D6" w14:paraId="0A9B163B" w14:textId="77777777" w:rsidTr="00C150F3">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64EBA38F" w14:textId="77777777" w:rsidR="00C150F3" w:rsidRPr="006412D6" w:rsidRDefault="00C150F3" w:rsidP="00AE0599">
            <w:r w:rsidRPr="006412D6">
              <w:t>a</w:t>
            </w:r>
          </w:p>
        </w:tc>
        <w:tc>
          <w:tcPr>
            <w:tcW w:w="1020" w:type="dxa"/>
            <w:tcBorders>
              <w:top w:val="nil"/>
              <w:left w:val="nil"/>
              <w:bottom w:val="single" w:sz="4" w:space="0" w:color="auto"/>
              <w:right w:val="single" w:sz="4" w:space="0" w:color="auto"/>
            </w:tcBorders>
            <w:shd w:val="clear" w:color="auto" w:fill="auto"/>
            <w:noWrap/>
            <w:vAlign w:val="bottom"/>
            <w:hideMark/>
          </w:tcPr>
          <w:p w14:paraId="3EEE8263" w14:textId="77777777" w:rsidR="00C150F3" w:rsidRPr="006412D6" w:rsidRDefault="00C150F3" w:rsidP="00AE0599">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5F0CD6D8" w14:textId="77777777" w:rsidR="00C150F3" w:rsidRPr="006412D6" w:rsidRDefault="00C150F3" w:rsidP="00AE0599">
            <w:r w:rsidRPr="006412D6">
              <w:t>0</w:t>
            </w:r>
          </w:p>
        </w:tc>
      </w:tr>
      <w:tr w:rsidR="00C150F3" w:rsidRPr="006412D6" w14:paraId="02FA7143" w14:textId="77777777" w:rsidTr="00C150F3">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7AB08F46" w14:textId="77777777" w:rsidR="00C150F3" w:rsidRPr="006412D6" w:rsidRDefault="00C150F3" w:rsidP="00AE0599">
            <w:r w:rsidRPr="006412D6">
              <w:t>b</w:t>
            </w:r>
          </w:p>
        </w:tc>
        <w:tc>
          <w:tcPr>
            <w:tcW w:w="1020" w:type="dxa"/>
            <w:tcBorders>
              <w:top w:val="nil"/>
              <w:left w:val="nil"/>
              <w:bottom w:val="single" w:sz="4" w:space="0" w:color="auto"/>
              <w:right w:val="single" w:sz="4" w:space="0" w:color="auto"/>
            </w:tcBorders>
            <w:shd w:val="clear" w:color="auto" w:fill="auto"/>
            <w:noWrap/>
            <w:vAlign w:val="bottom"/>
            <w:hideMark/>
          </w:tcPr>
          <w:p w14:paraId="62757952" w14:textId="77777777" w:rsidR="00C150F3" w:rsidRPr="006412D6" w:rsidRDefault="00C150F3" w:rsidP="00AE0599">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4FBC3999" w14:textId="77777777" w:rsidR="00C150F3" w:rsidRPr="006412D6" w:rsidRDefault="00C150F3" w:rsidP="00AE0599">
            <w:r w:rsidRPr="006412D6">
              <w:t>0</w:t>
            </w:r>
          </w:p>
        </w:tc>
      </w:tr>
      <w:tr w:rsidR="00C150F3" w:rsidRPr="006412D6" w14:paraId="6238752F" w14:textId="77777777" w:rsidTr="00C150F3">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5CD7C02D" w14:textId="77777777" w:rsidR="00C150F3" w:rsidRPr="006412D6" w:rsidRDefault="00C150F3" w:rsidP="00AE0599">
            <w:r w:rsidRPr="006412D6">
              <w:t>c</w:t>
            </w:r>
          </w:p>
        </w:tc>
        <w:tc>
          <w:tcPr>
            <w:tcW w:w="1020" w:type="dxa"/>
            <w:tcBorders>
              <w:top w:val="nil"/>
              <w:left w:val="nil"/>
              <w:bottom w:val="single" w:sz="4" w:space="0" w:color="auto"/>
              <w:right w:val="single" w:sz="4" w:space="0" w:color="auto"/>
            </w:tcBorders>
            <w:shd w:val="clear" w:color="auto" w:fill="auto"/>
            <w:noWrap/>
            <w:vAlign w:val="bottom"/>
            <w:hideMark/>
          </w:tcPr>
          <w:p w14:paraId="5BF457F6" w14:textId="77777777" w:rsidR="00C150F3" w:rsidRPr="006412D6" w:rsidRDefault="00C150F3" w:rsidP="00AE0599">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47DF7280" w14:textId="77777777" w:rsidR="00C150F3" w:rsidRPr="006412D6" w:rsidRDefault="00C150F3" w:rsidP="00AE0599">
            <w:r w:rsidRPr="006412D6">
              <w:t>0</w:t>
            </w:r>
          </w:p>
        </w:tc>
      </w:tr>
      <w:tr w:rsidR="00C150F3" w:rsidRPr="006412D6" w14:paraId="20AAA0C0" w14:textId="77777777" w:rsidTr="00C150F3">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AF4805D" w14:textId="77777777" w:rsidR="00C150F3" w:rsidRPr="006412D6" w:rsidRDefault="00C150F3" w:rsidP="00AE0599">
            <w:r w:rsidRPr="006412D6">
              <w:t>d</w:t>
            </w:r>
          </w:p>
        </w:tc>
        <w:tc>
          <w:tcPr>
            <w:tcW w:w="1020" w:type="dxa"/>
            <w:tcBorders>
              <w:top w:val="nil"/>
              <w:left w:val="nil"/>
              <w:bottom w:val="single" w:sz="4" w:space="0" w:color="auto"/>
              <w:right w:val="single" w:sz="4" w:space="0" w:color="auto"/>
            </w:tcBorders>
            <w:shd w:val="clear" w:color="auto" w:fill="auto"/>
            <w:noWrap/>
            <w:vAlign w:val="bottom"/>
            <w:hideMark/>
          </w:tcPr>
          <w:p w14:paraId="00ED4608" w14:textId="77777777" w:rsidR="00C150F3" w:rsidRPr="006412D6" w:rsidRDefault="00C150F3" w:rsidP="00AE0599">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29A45702" w14:textId="77777777" w:rsidR="00C150F3" w:rsidRPr="006412D6" w:rsidRDefault="00C150F3" w:rsidP="00AE0599">
            <w:r w:rsidRPr="006412D6">
              <w:t>0</w:t>
            </w:r>
          </w:p>
        </w:tc>
      </w:tr>
      <w:tr w:rsidR="00C150F3" w:rsidRPr="006412D6" w14:paraId="7550B884" w14:textId="77777777" w:rsidTr="00C150F3">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4CE5AD7E" w14:textId="77777777" w:rsidR="00C150F3" w:rsidRPr="006412D6" w:rsidRDefault="00C150F3" w:rsidP="00AE0599">
            <w:r w:rsidRPr="006412D6">
              <w:t>e</w:t>
            </w:r>
          </w:p>
        </w:tc>
        <w:tc>
          <w:tcPr>
            <w:tcW w:w="1020" w:type="dxa"/>
            <w:tcBorders>
              <w:top w:val="nil"/>
              <w:left w:val="nil"/>
              <w:bottom w:val="single" w:sz="4" w:space="0" w:color="auto"/>
              <w:right w:val="single" w:sz="4" w:space="0" w:color="auto"/>
            </w:tcBorders>
            <w:shd w:val="clear" w:color="auto" w:fill="auto"/>
            <w:noWrap/>
            <w:vAlign w:val="bottom"/>
            <w:hideMark/>
          </w:tcPr>
          <w:p w14:paraId="223DA4C3" w14:textId="77777777" w:rsidR="00C150F3" w:rsidRPr="006412D6" w:rsidRDefault="00C150F3" w:rsidP="00AE0599">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31E690E0" w14:textId="77777777" w:rsidR="00C150F3" w:rsidRPr="006412D6" w:rsidRDefault="00C150F3" w:rsidP="00AE0599">
            <w:r w:rsidRPr="006412D6">
              <w:t>0</w:t>
            </w:r>
          </w:p>
        </w:tc>
      </w:tr>
      <w:tr w:rsidR="00C150F3" w:rsidRPr="006412D6" w14:paraId="7ADED218" w14:textId="77777777" w:rsidTr="00C150F3">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4C3834F" w14:textId="77777777" w:rsidR="00C150F3" w:rsidRPr="006412D6" w:rsidRDefault="00C150F3" w:rsidP="00AE0599">
            <w:r w:rsidRPr="006412D6">
              <w:t>f</w:t>
            </w:r>
          </w:p>
        </w:tc>
        <w:tc>
          <w:tcPr>
            <w:tcW w:w="1020" w:type="dxa"/>
            <w:tcBorders>
              <w:top w:val="nil"/>
              <w:left w:val="nil"/>
              <w:bottom w:val="single" w:sz="4" w:space="0" w:color="auto"/>
              <w:right w:val="single" w:sz="4" w:space="0" w:color="auto"/>
            </w:tcBorders>
            <w:shd w:val="clear" w:color="auto" w:fill="auto"/>
            <w:noWrap/>
            <w:vAlign w:val="bottom"/>
            <w:hideMark/>
          </w:tcPr>
          <w:p w14:paraId="4B914225" w14:textId="77777777" w:rsidR="00C150F3" w:rsidRPr="006412D6" w:rsidRDefault="00C150F3" w:rsidP="00AE0599">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1EA3541E" w14:textId="77777777" w:rsidR="00C150F3" w:rsidRPr="006412D6" w:rsidRDefault="00C150F3" w:rsidP="00AE0599">
            <w:r w:rsidRPr="006412D6">
              <w:t>0</w:t>
            </w:r>
          </w:p>
        </w:tc>
      </w:tr>
    </w:tbl>
    <w:p w14:paraId="35E2481B" w14:textId="44F5094D" w:rsidR="00C274FE" w:rsidRPr="006412D6" w:rsidRDefault="00C274FE" w:rsidP="00645BF1"/>
    <w:p w14:paraId="5EB992B1" w14:textId="77777777" w:rsidR="00A821C6" w:rsidRPr="006412D6" w:rsidRDefault="00A821C6" w:rsidP="00645BF1"/>
    <w:p w14:paraId="6397A4EF" w14:textId="4B9F4A80" w:rsidR="00DE269E" w:rsidRPr="006412D6" w:rsidRDefault="00DE269E" w:rsidP="00645BF1"/>
    <w:p w14:paraId="38F9FCFF" w14:textId="77777777" w:rsidR="00DE269E" w:rsidRPr="006412D6" w:rsidRDefault="00DE269E" w:rsidP="00645BF1"/>
    <w:p w14:paraId="5635D48D" w14:textId="27B5CAF6" w:rsidR="00C274FE" w:rsidRPr="006412D6" w:rsidRDefault="00C274FE" w:rsidP="00645BF1">
      <w:r w:rsidRPr="006412D6">
        <w:t xml:space="preserve">After the 5th loop, clock cycle: </w:t>
      </w:r>
      <w:r w:rsidR="004454AF" w:rsidRPr="006412D6">
        <w:t>135</w:t>
      </w:r>
    </w:p>
    <w:p w14:paraId="6A280414" w14:textId="77777777" w:rsidR="00C274FE" w:rsidRPr="006412D6" w:rsidRDefault="00C274FE" w:rsidP="00645BF1">
      <w:r w:rsidRPr="006412D6">
        <w:t>Memory Table: …</w:t>
      </w:r>
    </w:p>
    <w:tbl>
      <w:tblPr>
        <w:tblW w:w="4120" w:type="dxa"/>
        <w:tblLook w:val="04A0" w:firstRow="1" w:lastRow="0" w:firstColumn="1" w:lastColumn="0" w:noHBand="0" w:noVBand="1"/>
      </w:tblPr>
      <w:tblGrid>
        <w:gridCol w:w="1020"/>
        <w:gridCol w:w="1025"/>
        <w:gridCol w:w="2163"/>
      </w:tblGrid>
      <w:tr w:rsidR="00A821C6" w:rsidRPr="006412D6" w14:paraId="3FFCEE47" w14:textId="77777777" w:rsidTr="00A821C6">
        <w:trPr>
          <w:trHeight w:val="285"/>
        </w:trPr>
        <w:tc>
          <w:tcPr>
            <w:tcW w:w="102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57387DAB" w14:textId="77777777" w:rsidR="00A821C6" w:rsidRPr="006412D6" w:rsidRDefault="00A821C6" w:rsidP="00AE0599">
            <w:r w:rsidRPr="006412D6">
              <w:t>Address 0x…</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2D39EDC0" w14:textId="77777777" w:rsidR="00A821C6" w:rsidRPr="006412D6" w:rsidRDefault="00A821C6" w:rsidP="00AE0599">
            <w:r w:rsidRPr="006412D6">
              <w:t>Hex Value</w:t>
            </w:r>
          </w:p>
        </w:tc>
        <w:tc>
          <w:tcPr>
            <w:tcW w:w="2080" w:type="dxa"/>
            <w:tcBorders>
              <w:top w:val="single" w:sz="4" w:space="0" w:color="auto"/>
              <w:left w:val="nil"/>
              <w:bottom w:val="single" w:sz="4" w:space="0" w:color="auto"/>
              <w:right w:val="single" w:sz="4" w:space="0" w:color="auto"/>
            </w:tcBorders>
            <w:shd w:val="clear" w:color="000000" w:fill="FFF2CC"/>
            <w:noWrap/>
            <w:vAlign w:val="bottom"/>
            <w:hideMark/>
          </w:tcPr>
          <w:p w14:paraId="2262B66B" w14:textId="77777777" w:rsidR="00A821C6" w:rsidRPr="006412D6" w:rsidRDefault="00A821C6" w:rsidP="00AE0599">
            <w:r w:rsidRPr="006412D6">
              <w:t>Binary Value 0b…</w:t>
            </w:r>
          </w:p>
        </w:tc>
      </w:tr>
      <w:tr w:rsidR="00A821C6" w:rsidRPr="006412D6" w14:paraId="4C5C28A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54DF79A" w14:textId="77777777" w:rsidR="00A821C6" w:rsidRPr="006412D6" w:rsidRDefault="00A821C6" w:rsidP="00AE0599">
            <w:r w:rsidRPr="006412D6">
              <w:t>0</w:t>
            </w:r>
          </w:p>
        </w:tc>
        <w:tc>
          <w:tcPr>
            <w:tcW w:w="1020" w:type="dxa"/>
            <w:tcBorders>
              <w:top w:val="nil"/>
              <w:left w:val="nil"/>
              <w:bottom w:val="single" w:sz="4" w:space="0" w:color="auto"/>
              <w:right w:val="single" w:sz="4" w:space="0" w:color="auto"/>
            </w:tcBorders>
            <w:shd w:val="clear" w:color="auto" w:fill="auto"/>
            <w:noWrap/>
            <w:vAlign w:val="bottom"/>
            <w:hideMark/>
          </w:tcPr>
          <w:p w14:paraId="7B20B8AA" w14:textId="77777777" w:rsidR="00A821C6" w:rsidRPr="006412D6" w:rsidRDefault="00A821C6" w:rsidP="00AE0599">
            <w:r w:rsidRPr="006412D6">
              <w:t>x"0101"</w:t>
            </w:r>
          </w:p>
        </w:tc>
        <w:tc>
          <w:tcPr>
            <w:tcW w:w="2080" w:type="dxa"/>
            <w:tcBorders>
              <w:top w:val="nil"/>
              <w:left w:val="nil"/>
              <w:bottom w:val="single" w:sz="4" w:space="0" w:color="auto"/>
              <w:right w:val="single" w:sz="4" w:space="0" w:color="auto"/>
            </w:tcBorders>
            <w:shd w:val="clear" w:color="auto" w:fill="auto"/>
            <w:noWrap/>
            <w:vAlign w:val="bottom"/>
            <w:hideMark/>
          </w:tcPr>
          <w:p w14:paraId="31595D47" w14:textId="77777777" w:rsidR="00A821C6" w:rsidRPr="006412D6" w:rsidRDefault="00A821C6" w:rsidP="00AE0599">
            <w:r w:rsidRPr="006412D6">
              <w:t>100000001</w:t>
            </w:r>
          </w:p>
        </w:tc>
      </w:tr>
      <w:tr w:rsidR="00A821C6" w:rsidRPr="006412D6" w14:paraId="1204A35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690BA42" w14:textId="77777777" w:rsidR="00A821C6" w:rsidRPr="006412D6" w:rsidRDefault="00A821C6" w:rsidP="00AE0599">
            <w:r w:rsidRPr="006412D6">
              <w:t>1</w:t>
            </w:r>
          </w:p>
        </w:tc>
        <w:tc>
          <w:tcPr>
            <w:tcW w:w="1020" w:type="dxa"/>
            <w:tcBorders>
              <w:top w:val="nil"/>
              <w:left w:val="nil"/>
              <w:bottom w:val="single" w:sz="4" w:space="0" w:color="auto"/>
              <w:right w:val="single" w:sz="4" w:space="0" w:color="auto"/>
            </w:tcBorders>
            <w:shd w:val="clear" w:color="auto" w:fill="auto"/>
            <w:noWrap/>
            <w:vAlign w:val="bottom"/>
            <w:hideMark/>
          </w:tcPr>
          <w:p w14:paraId="794627CD" w14:textId="77777777" w:rsidR="00A821C6" w:rsidRPr="006412D6" w:rsidRDefault="00A821C6" w:rsidP="00AE0599">
            <w:r w:rsidRPr="006412D6">
              <w:t>x"0101"</w:t>
            </w:r>
          </w:p>
        </w:tc>
        <w:tc>
          <w:tcPr>
            <w:tcW w:w="2080" w:type="dxa"/>
            <w:tcBorders>
              <w:top w:val="nil"/>
              <w:left w:val="nil"/>
              <w:bottom w:val="single" w:sz="4" w:space="0" w:color="auto"/>
              <w:right w:val="single" w:sz="4" w:space="0" w:color="auto"/>
            </w:tcBorders>
            <w:shd w:val="clear" w:color="auto" w:fill="auto"/>
            <w:noWrap/>
            <w:vAlign w:val="bottom"/>
            <w:hideMark/>
          </w:tcPr>
          <w:p w14:paraId="1371DBA9" w14:textId="77777777" w:rsidR="00A821C6" w:rsidRPr="006412D6" w:rsidRDefault="00A821C6" w:rsidP="00AE0599">
            <w:r w:rsidRPr="006412D6">
              <w:t>100000001</w:t>
            </w:r>
          </w:p>
        </w:tc>
      </w:tr>
      <w:tr w:rsidR="00A821C6" w:rsidRPr="006412D6" w14:paraId="6AD6D12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6FBC667" w14:textId="77777777" w:rsidR="00A821C6" w:rsidRPr="006412D6" w:rsidRDefault="00A821C6" w:rsidP="00AE0599">
            <w:r w:rsidRPr="006412D6">
              <w:t>2</w:t>
            </w:r>
          </w:p>
        </w:tc>
        <w:tc>
          <w:tcPr>
            <w:tcW w:w="1020" w:type="dxa"/>
            <w:tcBorders>
              <w:top w:val="nil"/>
              <w:left w:val="nil"/>
              <w:bottom w:val="single" w:sz="4" w:space="0" w:color="auto"/>
              <w:right w:val="single" w:sz="4" w:space="0" w:color="auto"/>
            </w:tcBorders>
            <w:shd w:val="clear" w:color="auto" w:fill="auto"/>
            <w:noWrap/>
            <w:vAlign w:val="bottom"/>
            <w:hideMark/>
          </w:tcPr>
          <w:p w14:paraId="13F75049" w14:textId="77777777" w:rsidR="00A821C6" w:rsidRPr="006412D6" w:rsidRDefault="00A821C6" w:rsidP="00AE0599">
            <w:r w:rsidRPr="006412D6">
              <w:t>x"0110"</w:t>
            </w:r>
          </w:p>
        </w:tc>
        <w:tc>
          <w:tcPr>
            <w:tcW w:w="2080" w:type="dxa"/>
            <w:tcBorders>
              <w:top w:val="nil"/>
              <w:left w:val="nil"/>
              <w:bottom w:val="single" w:sz="4" w:space="0" w:color="auto"/>
              <w:right w:val="single" w:sz="4" w:space="0" w:color="auto"/>
            </w:tcBorders>
            <w:shd w:val="clear" w:color="auto" w:fill="auto"/>
            <w:noWrap/>
            <w:vAlign w:val="bottom"/>
            <w:hideMark/>
          </w:tcPr>
          <w:p w14:paraId="11CFC575" w14:textId="77777777" w:rsidR="00A821C6" w:rsidRPr="006412D6" w:rsidRDefault="00A821C6" w:rsidP="00AE0599">
            <w:r w:rsidRPr="006412D6">
              <w:t>100010000</w:t>
            </w:r>
          </w:p>
        </w:tc>
      </w:tr>
      <w:tr w:rsidR="00A821C6" w:rsidRPr="006412D6" w14:paraId="3AC6951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E23839D" w14:textId="77777777" w:rsidR="00A821C6" w:rsidRPr="006412D6" w:rsidRDefault="00A821C6" w:rsidP="00AE0599">
            <w:r w:rsidRPr="006412D6">
              <w:t>3</w:t>
            </w:r>
          </w:p>
        </w:tc>
        <w:tc>
          <w:tcPr>
            <w:tcW w:w="1020" w:type="dxa"/>
            <w:tcBorders>
              <w:top w:val="nil"/>
              <w:left w:val="nil"/>
              <w:bottom w:val="single" w:sz="4" w:space="0" w:color="auto"/>
              <w:right w:val="single" w:sz="4" w:space="0" w:color="auto"/>
            </w:tcBorders>
            <w:shd w:val="clear" w:color="auto" w:fill="auto"/>
            <w:noWrap/>
            <w:vAlign w:val="bottom"/>
            <w:hideMark/>
          </w:tcPr>
          <w:p w14:paraId="437CF6FA" w14:textId="77777777" w:rsidR="00A821C6" w:rsidRPr="006412D6" w:rsidRDefault="00A821C6" w:rsidP="00AE0599">
            <w:r w:rsidRPr="006412D6">
              <w:t>x"0011"</w:t>
            </w:r>
          </w:p>
        </w:tc>
        <w:tc>
          <w:tcPr>
            <w:tcW w:w="2080" w:type="dxa"/>
            <w:tcBorders>
              <w:top w:val="nil"/>
              <w:left w:val="nil"/>
              <w:bottom w:val="single" w:sz="4" w:space="0" w:color="auto"/>
              <w:right w:val="single" w:sz="4" w:space="0" w:color="auto"/>
            </w:tcBorders>
            <w:shd w:val="clear" w:color="auto" w:fill="auto"/>
            <w:noWrap/>
            <w:vAlign w:val="bottom"/>
            <w:hideMark/>
          </w:tcPr>
          <w:p w14:paraId="2C1B9F9A" w14:textId="77777777" w:rsidR="00A821C6" w:rsidRPr="006412D6" w:rsidRDefault="00A821C6" w:rsidP="00AE0599">
            <w:r w:rsidRPr="006412D6">
              <w:t>10001</w:t>
            </w:r>
          </w:p>
        </w:tc>
      </w:tr>
      <w:tr w:rsidR="00A821C6" w:rsidRPr="006412D6" w14:paraId="4ED71B2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F51508A" w14:textId="77777777" w:rsidR="00A821C6" w:rsidRPr="006412D6" w:rsidRDefault="00A821C6" w:rsidP="00AE0599">
            <w:r w:rsidRPr="006412D6">
              <w:t>4</w:t>
            </w:r>
          </w:p>
        </w:tc>
        <w:tc>
          <w:tcPr>
            <w:tcW w:w="1020" w:type="dxa"/>
            <w:tcBorders>
              <w:top w:val="nil"/>
              <w:left w:val="nil"/>
              <w:bottom w:val="single" w:sz="4" w:space="0" w:color="auto"/>
              <w:right w:val="single" w:sz="4" w:space="0" w:color="auto"/>
            </w:tcBorders>
            <w:shd w:val="clear" w:color="auto" w:fill="auto"/>
            <w:noWrap/>
            <w:vAlign w:val="bottom"/>
            <w:hideMark/>
          </w:tcPr>
          <w:p w14:paraId="1D8BB426" w14:textId="77777777" w:rsidR="00A821C6" w:rsidRPr="006412D6" w:rsidRDefault="00A821C6" w:rsidP="00AE0599">
            <w:r w:rsidRPr="006412D6">
              <w:t>x"00F0"</w:t>
            </w:r>
          </w:p>
        </w:tc>
        <w:tc>
          <w:tcPr>
            <w:tcW w:w="2080" w:type="dxa"/>
            <w:tcBorders>
              <w:top w:val="nil"/>
              <w:left w:val="nil"/>
              <w:bottom w:val="single" w:sz="4" w:space="0" w:color="auto"/>
              <w:right w:val="single" w:sz="4" w:space="0" w:color="auto"/>
            </w:tcBorders>
            <w:shd w:val="clear" w:color="auto" w:fill="auto"/>
            <w:noWrap/>
            <w:vAlign w:val="bottom"/>
            <w:hideMark/>
          </w:tcPr>
          <w:p w14:paraId="138ACC95" w14:textId="77777777" w:rsidR="00A821C6" w:rsidRPr="006412D6" w:rsidRDefault="00A821C6" w:rsidP="00AE0599">
            <w:r w:rsidRPr="006412D6">
              <w:t>11110000</w:t>
            </w:r>
          </w:p>
        </w:tc>
      </w:tr>
      <w:tr w:rsidR="00A821C6" w:rsidRPr="006412D6" w14:paraId="692CAC9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D38F199" w14:textId="77777777" w:rsidR="00A821C6" w:rsidRPr="006412D6" w:rsidRDefault="00A821C6" w:rsidP="00AE0599">
            <w:r w:rsidRPr="006412D6">
              <w:t>5</w:t>
            </w:r>
          </w:p>
        </w:tc>
        <w:tc>
          <w:tcPr>
            <w:tcW w:w="1020" w:type="dxa"/>
            <w:tcBorders>
              <w:top w:val="nil"/>
              <w:left w:val="nil"/>
              <w:bottom w:val="single" w:sz="4" w:space="0" w:color="auto"/>
              <w:right w:val="single" w:sz="4" w:space="0" w:color="auto"/>
            </w:tcBorders>
            <w:shd w:val="clear" w:color="auto" w:fill="auto"/>
            <w:noWrap/>
            <w:vAlign w:val="bottom"/>
            <w:hideMark/>
          </w:tcPr>
          <w:p w14:paraId="7C9932ED" w14:textId="77777777" w:rsidR="00A821C6" w:rsidRPr="006412D6" w:rsidRDefault="00A821C6" w:rsidP="00AE0599">
            <w:r w:rsidRPr="006412D6">
              <w:t>x"00FF"</w:t>
            </w:r>
          </w:p>
        </w:tc>
        <w:tc>
          <w:tcPr>
            <w:tcW w:w="2080" w:type="dxa"/>
            <w:tcBorders>
              <w:top w:val="nil"/>
              <w:left w:val="nil"/>
              <w:bottom w:val="single" w:sz="4" w:space="0" w:color="auto"/>
              <w:right w:val="single" w:sz="4" w:space="0" w:color="auto"/>
            </w:tcBorders>
            <w:shd w:val="clear" w:color="auto" w:fill="auto"/>
            <w:noWrap/>
            <w:vAlign w:val="bottom"/>
            <w:hideMark/>
          </w:tcPr>
          <w:p w14:paraId="1C439EB8" w14:textId="77777777" w:rsidR="00A821C6" w:rsidRPr="006412D6" w:rsidRDefault="00A821C6" w:rsidP="00AE0599">
            <w:r w:rsidRPr="006412D6">
              <w:t>11111111</w:t>
            </w:r>
          </w:p>
        </w:tc>
      </w:tr>
      <w:tr w:rsidR="00A821C6" w:rsidRPr="006412D6" w14:paraId="74E838F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1E716F1" w14:textId="77777777" w:rsidR="00A821C6" w:rsidRPr="006412D6" w:rsidRDefault="00A821C6" w:rsidP="00AE0599">
            <w:r w:rsidRPr="006412D6">
              <w:t>6</w:t>
            </w:r>
          </w:p>
        </w:tc>
        <w:tc>
          <w:tcPr>
            <w:tcW w:w="1020" w:type="dxa"/>
            <w:tcBorders>
              <w:top w:val="nil"/>
              <w:left w:val="nil"/>
              <w:bottom w:val="single" w:sz="4" w:space="0" w:color="auto"/>
              <w:right w:val="single" w:sz="4" w:space="0" w:color="auto"/>
            </w:tcBorders>
            <w:shd w:val="clear" w:color="auto" w:fill="auto"/>
            <w:noWrap/>
            <w:vAlign w:val="bottom"/>
            <w:hideMark/>
          </w:tcPr>
          <w:p w14:paraId="49680AD2" w14:textId="77777777" w:rsidR="00A821C6" w:rsidRPr="006412D6" w:rsidRDefault="00A821C6" w:rsidP="00AE0599">
            <w:r w:rsidRPr="006412D6">
              <w:t>x"0005"</w:t>
            </w:r>
          </w:p>
        </w:tc>
        <w:tc>
          <w:tcPr>
            <w:tcW w:w="2080" w:type="dxa"/>
            <w:tcBorders>
              <w:top w:val="nil"/>
              <w:left w:val="nil"/>
              <w:bottom w:val="single" w:sz="4" w:space="0" w:color="auto"/>
              <w:right w:val="single" w:sz="4" w:space="0" w:color="auto"/>
            </w:tcBorders>
            <w:shd w:val="clear" w:color="auto" w:fill="auto"/>
            <w:noWrap/>
            <w:vAlign w:val="bottom"/>
            <w:hideMark/>
          </w:tcPr>
          <w:p w14:paraId="3773EA17" w14:textId="77777777" w:rsidR="00A821C6" w:rsidRPr="006412D6" w:rsidRDefault="00A821C6" w:rsidP="00AE0599">
            <w:r w:rsidRPr="006412D6">
              <w:t>101</w:t>
            </w:r>
          </w:p>
        </w:tc>
      </w:tr>
      <w:tr w:rsidR="00A821C6" w:rsidRPr="006412D6" w14:paraId="332A97F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BDF2A70" w14:textId="77777777" w:rsidR="00A821C6" w:rsidRPr="006412D6" w:rsidRDefault="00A821C6" w:rsidP="00AE0599">
            <w:r w:rsidRPr="006412D6">
              <w:t>7</w:t>
            </w:r>
          </w:p>
        </w:tc>
        <w:tc>
          <w:tcPr>
            <w:tcW w:w="1020" w:type="dxa"/>
            <w:tcBorders>
              <w:top w:val="nil"/>
              <w:left w:val="nil"/>
              <w:bottom w:val="single" w:sz="4" w:space="0" w:color="auto"/>
              <w:right w:val="single" w:sz="4" w:space="0" w:color="auto"/>
            </w:tcBorders>
            <w:shd w:val="clear" w:color="auto" w:fill="auto"/>
            <w:noWrap/>
            <w:vAlign w:val="bottom"/>
            <w:hideMark/>
          </w:tcPr>
          <w:p w14:paraId="0B6BCD27" w14:textId="77777777" w:rsidR="00A821C6" w:rsidRPr="006412D6" w:rsidRDefault="00A821C6" w:rsidP="00AE0599">
            <w:r w:rsidRPr="006412D6">
              <w:t>x"0006"</w:t>
            </w:r>
          </w:p>
        </w:tc>
        <w:tc>
          <w:tcPr>
            <w:tcW w:w="2080" w:type="dxa"/>
            <w:tcBorders>
              <w:top w:val="nil"/>
              <w:left w:val="nil"/>
              <w:bottom w:val="single" w:sz="4" w:space="0" w:color="auto"/>
              <w:right w:val="single" w:sz="4" w:space="0" w:color="auto"/>
            </w:tcBorders>
            <w:shd w:val="clear" w:color="auto" w:fill="auto"/>
            <w:noWrap/>
            <w:vAlign w:val="bottom"/>
            <w:hideMark/>
          </w:tcPr>
          <w:p w14:paraId="41AA0911" w14:textId="77777777" w:rsidR="00A821C6" w:rsidRPr="006412D6" w:rsidRDefault="00A821C6" w:rsidP="00AE0599">
            <w:r w:rsidRPr="006412D6">
              <w:t>110</w:t>
            </w:r>
          </w:p>
        </w:tc>
      </w:tr>
      <w:tr w:rsidR="00A821C6" w:rsidRPr="006412D6" w14:paraId="3FE2D93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4156AFA" w14:textId="77777777" w:rsidR="00A821C6" w:rsidRPr="006412D6" w:rsidRDefault="00A821C6" w:rsidP="00AE0599">
            <w:r w:rsidRPr="006412D6">
              <w:t>8</w:t>
            </w:r>
          </w:p>
        </w:tc>
        <w:tc>
          <w:tcPr>
            <w:tcW w:w="1020" w:type="dxa"/>
            <w:tcBorders>
              <w:top w:val="nil"/>
              <w:left w:val="nil"/>
              <w:bottom w:val="single" w:sz="4" w:space="0" w:color="auto"/>
              <w:right w:val="single" w:sz="4" w:space="0" w:color="auto"/>
            </w:tcBorders>
            <w:shd w:val="clear" w:color="auto" w:fill="auto"/>
            <w:noWrap/>
            <w:vAlign w:val="bottom"/>
            <w:hideMark/>
          </w:tcPr>
          <w:p w14:paraId="44B5B6C9" w14:textId="77777777" w:rsidR="00A821C6" w:rsidRPr="006412D6" w:rsidRDefault="00A821C6" w:rsidP="00AE0599">
            <w:r w:rsidRPr="006412D6">
              <w:t>x"0007"</w:t>
            </w:r>
          </w:p>
        </w:tc>
        <w:tc>
          <w:tcPr>
            <w:tcW w:w="2080" w:type="dxa"/>
            <w:tcBorders>
              <w:top w:val="nil"/>
              <w:left w:val="nil"/>
              <w:bottom w:val="single" w:sz="4" w:space="0" w:color="auto"/>
              <w:right w:val="single" w:sz="4" w:space="0" w:color="auto"/>
            </w:tcBorders>
            <w:shd w:val="clear" w:color="auto" w:fill="auto"/>
            <w:noWrap/>
            <w:vAlign w:val="bottom"/>
            <w:hideMark/>
          </w:tcPr>
          <w:p w14:paraId="0A321F2E" w14:textId="77777777" w:rsidR="00A821C6" w:rsidRPr="006412D6" w:rsidRDefault="00A821C6" w:rsidP="00AE0599">
            <w:r w:rsidRPr="006412D6">
              <w:t>111</w:t>
            </w:r>
          </w:p>
        </w:tc>
      </w:tr>
      <w:tr w:rsidR="00A821C6" w:rsidRPr="006412D6" w14:paraId="6066912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CB4D578" w14:textId="77777777" w:rsidR="00A821C6" w:rsidRPr="006412D6" w:rsidRDefault="00A821C6" w:rsidP="00AE0599">
            <w:r w:rsidRPr="006412D6">
              <w:t>9</w:t>
            </w:r>
          </w:p>
        </w:tc>
        <w:tc>
          <w:tcPr>
            <w:tcW w:w="1020" w:type="dxa"/>
            <w:tcBorders>
              <w:top w:val="nil"/>
              <w:left w:val="nil"/>
              <w:bottom w:val="single" w:sz="4" w:space="0" w:color="auto"/>
              <w:right w:val="single" w:sz="4" w:space="0" w:color="auto"/>
            </w:tcBorders>
            <w:shd w:val="clear" w:color="auto" w:fill="auto"/>
            <w:noWrap/>
            <w:vAlign w:val="bottom"/>
            <w:hideMark/>
          </w:tcPr>
          <w:p w14:paraId="406E5468" w14:textId="77777777" w:rsidR="00A821C6" w:rsidRPr="006412D6" w:rsidRDefault="00A821C6" w:rsidP="00AE0599">
            <w:r w:rsidRPr="006412D6">
              <w:t>x"0008"</w:t>
            </w:r>
          </w:p>
        </w:tc>
        <w:tc>
          <w:tcPr>
            <w:tcW w:w="2080" w:type="dxa"/>
            <w:tcBorders>
              <w:top w:val="nil"/>
              <w:left w:val="nil"/>
              <w:bottom w:val="single" w:sz="4" w:space="0" w:color="auto"/>
              <w:right w:val="single" w:sz="4" w:space="0" w:color="auto"/>
            </w:tcBorders>
            <w:shd w:val="clear" w:color="auto" w:fill="auto"/>
            <w:noWrap/>
            <w:vAlign w:val="bottom"/>
            <w:hideMark/>
          </w:tcPr>
          <w:p w14:paraId="63A8DE57" w14:textId="77777777" w:rsidR="00A821C6" w:rsidRPr="006412D6" w:rsidRDefault="00A821C6" w:rsidP="00AE0599">
            <w:r w:rsidRPr="006412D6">
              <w:t>1000</w:t>
            </w:r>
          </w:p>
        </w:tc>
      </w:tr>
      <w:tr w:rsidR="00A821C6" w:rsidRPr="006412D6" w14:paraId="574E09C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9DBBEC4" w14:textId="77777777" w:rsidR="00A821C6" w:rsidRPr="006412D6" w:rsidRDefault="00A821C6" w:rsidP="00AE0599">
            <w:r w:rsidRPr="006412D6">
              <w:t>a</w:t>
            </w:r>
          </w:p>
        </w:tc>
        <w:tc>
          <w:tcPr>
            <w:tcW w:w="1020" w:type="dxa"/>
            <w:tcBorders>
              <w:top w:val="nil"/>
              <w:left w:val="nil"/>
              <w:bottom w:val="single" w:sz="4" w:space="0" w:color="auto"/>
              <w:right w:val="single" w:sz="4" w:space="0" w:color="auto"/>
            </w:tcBorders>
            <w:shd w:val="clear" w:color="auto" w:fill="auto"/>
            <w:noWrap/>
            <w:vAlign w:val="bottom"/>
            <w:hideMark/>
          </w:tcPr>
          <w:p w14:paraId="5E323C1E" w14:textId="77777777" w:rsidR="00A821C6" w:rsidRPr="006412D6" w:rsidRDefault="00A821C6" w:rsidP="00AE0599">
            <w:r w:rsidRPr="006412D6">
              <w:t>x"0009"</w:t>
            </w:r>
          </w:p>
        </w:tc>
        <w:tc>
          <w:tcPr>
            <w:tcW w:w="2080" w:type="dxa"/>
            <w:tcBorders>
              <w:top w:val="nil"/>
              <w:left w:val="nil"/>
              <w:bottom w:val="single" w:sz="4" w:space="0" w:color="auto"/>
              <w:right w:val="single" w:sz="4" w:space="0" w:color="auto"/>
            </w:tcBorders>
            <w:shd w:val="clear" w:color="auto" w:fill="auto"/>
            <w:noWrap/>
            <w:vAlign w:val="bottom"/>
            <w:hideMark/>
          </w:tcPr>
          <w:p w14:paraId="48393FB6" w14:textId="77777777" w:rsidR="00A821C6" w:rsidRPr="006412D6" w:rsidRDefault="00A821C6" w:rsidP="00AE0599">
            <w:r w:rsidRPr="006412D6">
              <w:t>1001</w:t>
            </w:r>
          </w:p>
        </w:tc>
      </w:tr>
      <w:tr w:rsidR="00A821C6" w:rsidRPr="006412D6" w14:paraId="7681DA4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7D9D6E8" w14:textId="77777777" w:rsidR="00A821C6" w:rsidRPr="006412D6" w:rsidRDefault="00A821C6" w:rsidP="00AE0599">
            <w:r w:rsidRPr="006412D6">
              <w:t>b</w:t>
            </w:r>
          </w:p>
        </w:tc>
        <w:tc>
          <w:tcPr>
            <w:tcW w:w="1020" w:type="dxa"/>
            <w:tcBorders>
              <w:top w:val="nil"/>
              <w:left w:val="nil"/>
              <w:bottom w:val="single" w:sz="4" w:space="0" w:color="auto"/>
              <w:right w:val="single" w:sz="4" w:space="0" w:color="auto"/>
            </w:tcBorders>
            <w:shd w:val="clear" w:color="auto" w:fill="auto"/>
            <w:noWrap/>
            <w:vAlign w:val="bottom"/>
            <w:hideMark/>
          </w:tcPr>
          <w:p w14:paraId="2B16644A" w14:textId="77777777" w:rsidR="00A821C6" w:rsidRPr="006412D6" w:rsidRDefault="00A821C6" w:rsidP="00AE0599">
            <w:r w:rsidRPr="006412D6">
              <w:t>x"000A"</w:t>
            </w:r>
          </w:p>
        </w:tc>
        <w:tc>
          <w:tcPr>
            <w:tcW w:w="2080" w:type="dxa"/>
            <w:tcBorders>
              <w:top w:val="nil"/>
              <w:left w:val="nil"/>
              <w:bottom w:val="single" w:sz="4" w:space="0" w:color="auto"/>
              <w:right w:val="single" w:sz="4" w:space="0" w:color="auto"/>
            </w:tcBorders>
            <w:shd w:val="clear" w:color="auto" w:fill="auto"/>
            <w:noWrap/>
            <w:vAlign w:val="bottom"/>
            <w:hideMark/>
          </w:tcPr>
          <w:p w14:paraId="151234D7" w14:textId="77777777" w:rsidR="00A821C6" w:rsidRPr="006412D6" w:rsidRDefault="00A821C6" w:rsidP="00AE0599">
            <w:r w:rsidRPr="006412D6">
              <w:t>1010</w:t>
            </w:r>
          </w:p>
        </w:tc>
      </w:tr>
      <w:tr w:rsidR="00A821C6" w:rsidRPr="006412D6" w14:paraId="721551D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EA0664E" w14:textId="77777777" w:rsidR="00A821C6" w:rsidRPr="006412D6" w:rsidRDefault="00A821C6" w:rsidP="00AE0599">
            <w:r w:rsidRPr="006412D6">
              <w:t>c</w:t>
            </w:r>
          </w:p>
        </w:tc>
        <w:tc>
          <w:tcPr>
            <w:tcW w:w="1020" w:type="dxa"/>
            <w:tcBorders>
              <w:top w:val="nil"/>
              <w:left w:val="nil"/>
              <w:bottom w:val="single" w:sz="4" w:space="0" w:color="auto"/>
              <w:right w:val="single" w:sz="4" w:space="0" w:color="auto"/>
            </w:tcBorders>
            <w:shd w:val="clear" w:color="auto" w:fill="auto"/>
            <w:noWrap/>
            <w:vAlign w:val="bottom"/>
            <w:hideMark/>
          </w:tcPr>
          <w:p w14:paraId="1A81B04E" w14:textId="77777777" w:rsidR="00A821C6" w:rsidRPr="006412D6" w:rsidRDefault="00A821C6" w:rsidP="00AE0599">
            <w:r w:rsidRPr="006412D6">
              <w:t>x"000B"</w:t>
            </w:r>
          </w:p>
        </w:tc>
        <w:tc>
          <w:tcPr>
            <w:tcW w:w="2080" w:type="dxa"/>
            <w:tcBorders>
              <w:top w:val="nil"/>
              <w:left w:val="nil"/>
              <w:bottom w:val="single" w:sz="4" w:space="0" w:color="auto"/>
              <w:right w:val="single" w:sz="4" w:space="0" w:color="auto"/>
            </w:tcBorders>
            <w:shd w:val="clear" w:color="auto" w:fill="auto"/>
            <w:noWrap/>
            <w:vAlign w:val="bottom"/>
            <w:hideMark/>
          </w:tcPr>
          <w:p w14:paraId="7C555E73" w14:textId="77777777" w:rsidR="00A821C6" w:rsidRPr="006412D6" w:rsidRDefault="00A821C6" w:rsidP="00AE0599">
            <w:r w:rsidRPr="006412D6">
              <w:t>1011</w:t>
            </w:r>
          </w:p>
        </w:tc>
      </w:tr>
      <w:tr w:rsidR="00A821C6" w:rsidRPr="006412D6" w14:paraId="0046D32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6F2A7A9" w14:textId="77777777" w:rsidR="00A821C6" w:rsidRPr="006412D6" w:rsidRDefault="00A821C6" w:rsidP="00AE0599">
            <w:r w:rsidRPr="006412D6">
              <w:t>d</w:t>
            </w:r>
          </w:p>
        </w:tc>
        <w:tc>
          <w:tcPr>
            <w:tcW w:w="1020" w:type="dxa"/>
            <w:tcBorders>
              <w:top w:val="nil"/>
              <w:left w:val="nil"/>
              <w:bottom w:val="single" w:sz="4" w:space="0" w:color="auto"/>
              <w:right w:val="single" w:sz="4" w:space="0" w:color="auto"/>
            </w:tcBorders>
            <w:shd w:val="clear" w:color="auto" w:fill="auto"/>
            <w:noWrap/>
            <w:vAlign w:val="bottom"/>
            <w:hideMark/>
          </w:tcPr>
          <w:p w14:paraId="1616DB89" w14:textId="77777777" w:rsidR="00A821C6" w:rsidRPr="006412D6" w:rsidRDefault="00A821C6" w:rsidP="00AE0599">
            <w:r w:rsidRPr="006412D6">
              <w:t>x"000C"</w:t>
            </w:r>
          </w:p>
        </w:tc>
        <w:tc>
          <w:tcPr>
            <w:tcW w:w="2080" w:type="dxa"/>
            <w:tcBorders>
              <w:top w:val="nil"/>
              <w:left w:val="nil"/>
              <w:bottom w:val="single" w:sz="4" w:space="0" w:color="auto"/>
              <w:right w:val="single" w:sz="4" w:space="0" w:color="auto"/>
            </w:tcBorders>
            <w:shd w:val="clear" w:color="auto" w:fill="auto"/>
            <w:noWrap/>
            <w:vAlign w:val="bottom"/>
            <w:hideMark/>
          </w:tcPr>
          <w:p w14:paraId="05F0C1C8" w14:textId="77777777" w:rsidR="00A821C6" w:rsidRPr="006412D6" w:rsidRDefault="00A821C6" w:rsidP="00AE0599">
            <w:r w:rsidRPr="006412D6">
              <w:t>1100</w:t>
            </w:r>
          </w:p>
        </w:tc>
      </w:tr>
      <w:tr w:rsidR="00A821C6" w:rsidRPr="006412D6" w14:paraId="34A3D41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8201DB2" w14:textId="77777777" w:rsidR="00A821C6" w:rsidRPr="006412D6" w:rsidRDefault="00A821C6" w:rsidP="00AE0599">
            <w:r w:rsidRPr="006412D6">
              <w:t>e</w:t>
            </w:r>
          </w:p>
        </w:tc>
        <w:tc>
          <w:tcPr>
            <w:tcW w:w="1020" w:type="dxa"/>
            <w:tcBorders>
              <w:top w:val="nil"/>
              <w:left w:val="nil"/>
              <w:bottom w:val="single" w:sz="4" w:space="0" w:color="auto"/>
              <w:right w:val="single" w:sz="4" w:space="0" w:color="auto"/>
            </w:tcBorders>
            <w:shd w:val="clear" w:color="auto" w:fill="auto"/>
            <w:noWrap/>
            <w:vAlign w:val="bottom"/>
            <w:hideMark/>
          </w:tcPr>
          <w:p w14:paraId="431FFFEB" w14:textId="77777777" w:rsidR="00A821C6" w:rsidRPr="006412D6" w:rsidRDefault="00A821C6" w:rsidP="00AE0599">
            <w:r w:rsidRPr="006412D6">
              <w:t>x"000D"</w:t>
            </w:r>
          </w:p>
        </w:tc>
        <w:tc>
          <w:tcPr>
            <w:tcW w:w="2080" w:type="dxa"/>
            <w:tcBorders>
              <w:top w:val="nil"/>
              <w:left w:val="nil"/>
              <w:bottom w:val="single" w:sz="4" w:space="0" w:color="auto"/>
              <w:right w:val="single" w:sz="4" w:space="0" w:color="auto"/>
            </w:tcBorders>
            <w:shd w:val="clear" w:color="auto" w:fill="auto"/>
            <w:noWrap/>
            <w:vAlign w:val="bottom"/>
            <w:hideMark/>
          </w:tcPr>
          <w:p w14:paraId="3DA9C2D2" w14:textId="77777777" w:rsidR="00A821C6" w:rsidRPr="006412D6" w:rsidRDefault="00A821C6" w:rsidP="00AE0599">
            <w:r w:rsidRPr="006412D6">
              <w:t>1101</w:t>
            </w:r>
          </w:p>
        </w:tc>
      </w:tr>
      <w:tr w:rsidR="00A821C6" w:rsidRPr="006412D6" w14:paraId="6C6869C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C0B91F4" w14:textId="77777777" w:rsidR="00A821C6" w:rsidRPr="006412D6" w:rsidRDefault="00A821C6" w:rsidP="00AE0599">
            <w:r w:rsidRPr="006412D6">
              <w:t>f</w:t>
            </w:r>
          </w:p>
        </w:tc>
        <w:tc>
          <w:tcPr>
            <w:tcW w:w="1020" w:type="dxa"/>
            <w:tcBorders>
              <w:top w:val="nil"/>
              <w:left w:val="nil"/>
              <w:bottom w:val="single" w:sz="4" w:space="0" w:color="auto"/>
              <w:right w:val="single" w:sz="4" w:space="0" w:color="auto"/>
            </w:tcBorders>
            <w:shd w:val="clear" w:color="auto" w:fill="auto"/>
            <w:noWrap/>
            <w:vAlign w:val="bottom"/>
            <w:hideMark/>
          </w:tcPr>
          <w:p w14:paraId="32EB0832" w14:textId="77777777" w:rsidR="00A821C6" w:rsidRPr="006412D6" w:rsidRDefault="00A821C6" w:rsidP="00AE0599">
            <w:r w:rsidRPr="006412D6">
              <w:t>x"000E"</w:t>
            </w:r>
          </w:p>
        </w:tc>
        <w:tc>
          <w:tcPr>
            <w:tcW w:w="2080" w:type="dxa"/>
            <w:tcBorders>
              <w:top w:val="nil"/>
              <w:left w:val="nil"/>
              <w:bottom w:val="single" w:sz="4" w:space="0" w:color="auto"/>
              <w:right w:val="single" w:sz="4" w:space="0" w:color="auto"/>
            </w:tcBorders>
            <w:shd w:val="clear" w:color="auto" w:fill="auto"/>
            <w:noWrap/>
            <w:vAlign w:val="bottom"/>
            <w:hideMark/>
          </w:tcPr>
          <w:p w14:paraId="7DA635BC" w14:textId="77777777" w:rsidR="00A821C6" w:rsidRPr="006412D6" w:rsidRDefault="00A821C6" w:rsidP="00AE0599">
            <w:r w:rsidRPr="006412D6">
              <w:t>1110</w:t>
            </w:r>
          </w:p>
        </w:tc>
      </w:tr>
      <w:tr w:rsidR="00A821C6" w:rsidRPr="006412D6" w14:paraId="3BCFBDB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CADDFB6" w14:textId="77777777" w:rsidR="00A821C6" w:rsidRPr="006412D6" w:rsidRDefault="00A821C6" w:rsidP="00AE0599">
            <w:r w:rsidRPr="006412D6">
              <w:t>10</w:t>
            </w:r>
          </w:p>
        </w:tc>
        <w:tc>
          <w:tcPr>
            <w:tcW w:w="1020" w:type="dxa"/>
            <w:tcBorders>
              <w:top w:val="nil"/>
              <w:left w:val="nil"/>
              <w:bottom w:val="single" w:sz="4" w:space="0" w:color="auto"/>
              <w:right w:val="single" w:sz="4" w:space="0" w:color="auto"/>
            </w:tcBorders>
            <w:shd w:val="clear" w:color="auto" w:fill="auto"/>
            <w:noWrap/>
            <w:vAlign w:val="bottom"/>
            <w:hideMark/>
          </w:tcPr>
          <w:p w14:paraId="356C37CA" w14:textId="77777777" w:rsidR="00A821C6" w:rsidRPr="006412D6" w:rsidRDefault="00A821C6" w:rsidP="00AE0599">
            <w:r w:rsidRPr="006412D6">
              <w:t>x"FF00"</w:t>
            </w:r>
          </w:p>
        </w:tc>
        <w:tc>
          <w:tcPr>
            <w:tcW w:w="2080" w:type="dxa"/>
            <w:tcBorders>
              <w:top w:val="nil"/>
              <w:left w:val="nil"/>
              <w:bottom w:val="single" w:sz="4" w:space="0" w:color="auto"/>
              <w:right w:val="single" w:sz="4" w:space="0" w:color="auto"/>
            </w:tcBorders>
            <w:shd w:val="clear" w:color="auto" w:fill="auto"/>
            <w:noWrap/>
            <w:vAlign w:val="bottom"/>
            <w:hideMark/>
          </w:tcPr>
          <w:p w14:paraId="13A4FECD" w14:textId="77777777" w:rsidR="00A821C6" w:rsidRPr="006412D6" w:rsidRDefault="00A821C6" w:rsidP="00AE0599">
            <w:r w:rsidRPr="006412D6">
              <w:t>1111111100000000</w:t>
            </w:r>
          </w:p>
        </w:tc>
      </w:tr>
      <w:tr w:rsidR="00A821C6" w:rsidRPr="006412D6" w14:paraId="1601700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BADD4A6" w14:textId="77777777" w:rsidR="00A821C6" w:rsidRPr="006412D6" w:rsidRDefault="00A821C6" w:rsidP="00AE0599">
            <w:r w:rsidRPr="006412D6">
              <w:t>11</w:t>
            </w:r>
          </w:p>
        </w:tc>
        <w:tc>
          <w:tcPr>
            <w:tcW w:w="1020" w:type="dxa"/>
            <w:tcBorders>
              <w:top w:val="nil"/>
              <w:left w:val="nil"/>
              <w:bottom w:val="single" w:sz="4" w:space="0" w:color="auto"/>
              <w:right w:val="single" w:sz="4" w:space="0" w:color="auto"/>
            </w:tcBorders>
            <w:shd w:val="clear" w:color="auto" w:fill="auto"/>
            <w:noWrap/>
            <w:vAlign w:val="bottom"/>
            <w:hideMark/>
          </w:tcPr>
          <w:p w14:paraId="46C39C80" w14:textId="77777777" w:rsidR="00A821C6" w:rsidRPr="006412D6" w:rsidRDefault="00A821C6" w:rsidP="00AE0599">
            <w:r w:rsidRPr="006412D6">
              <w:t>x"0101"</w:t>
            </w:r>
          </w:p>
        </w:tc>
        <w:tc>
          <w:tcPr>
            <w:tcW w:w="2080" w:type="dxa"/>
            <w:tcBorders>
              <w:top w:val="nil"/>
              <w:left w:val="nil"/>
              <w:bottom w:val="single" w:sz="4" w:space="0" w:color="auto"/>
              <w:right w:val="single" w:sz="4" w:space="0" w:color="auto"/>
            </w:tcBorders>
            <w:shd w:val="clear" w:color="auto" w:fill="auto"/>
            <w:noWrap/>
            <w:vAlign w:val="bottom"/>
            <w:hideMark/>
          </w:tcPr>
          <w:p w14:paraId="5957BD2E" w14:textId="77777777" w:rsidR="00A821C6" w:rsidRPr="006412D6" w:rsidRDefault="00A821C6" w:rsidP="00AE0599">
            <w:r w:rsidRPr="006412D6">
              <w:t>100000001</w:t>
            </w:r>
          </w:p>
        </w:tc>
      </w:tr>
      <w:tr w:rsidR="00A821C6" w:rsidRPr="006412D6" w14:paraId="0542A48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0332F48" w14:textId="77777777" w:rsidR="00A821C6" w:rsidRPr="006412D6" w:rsidRDefault="00A821C6" w:rsidP="00AE0599">
            <w:r w:rsidRPr="006412D6">
              <w:t>12</w:t>
            </w:r>
          </w:p>
        </w:tc>
        <w:tc>
          <w:tcPr>
            <w:tcW w:w="1020" w:type="dxa"/>
            <w:tcBorders>
              <w:top w:val="nil"/>
              <w:left w:val="nil"/>
              <w:bottom w:val="single" w:sz="4" w:space="0" w:color="auto"/>
              <w:right w:val="single" w:sz="4" w:space="0" w:color="auto"/>
            </w:tcBorders>
            <w:shd w:val="clear" w:color="auto" w:fill="auto"/>
            <w:noWrap/>
            <w:vAlign w:val="bottom"/>
            <w:hideMark/>
          </w:tcPr>
          <w:p w14:paraId="56A9B13A" w14:textId="77777777" w:rsidR="00A821C6" w:rsidRPr="006412D6" w:rsidRDefault="00A821C6" w:rsidP="00AE0599">
            <w:r w:rsidRPr="006412D6">
              <w:t>x"FF00"</w:t>
            </w:r>
          </w:p>
        </w:tc>
        <w:tc>
          <w:tcPr>
            <w:tcW w:w="2080" w:type="dxa"/>
            <w:tcBorders>
              <w:top w:val="nil"/>
              <w:left w:val="nil"/>
              <w:bottom w:val="single" w:sz="4" w:space="0" w:color="auto"/>
              <w:right w:val="single" w:sz="4" w:space="0" w:color="auto"/>
            </w:tcBorders>
            <w:shd w:val="clear" w:color="auto" w:fill="auto"/>
            <w:noWrap/>
            <w:vAlign w:val="bottom"/>
            <w:hideMark/>
          </w:tcPr>
          <w:p w14:paraId="4700D044" w14:textId="77777777" w:rsidR="00A821C6" w:rsidRPr="006412D6" w:rsidRDefault="00A821C6" w:rsidP="00AE0599">
            <w:r w:rsidRPr="006412D6">
              <w:t>1111111100000000</w:t>
            </w:r>
          </w:p>
        </w:tc>
      </w:tr>
      <w:tr w:rsidR="00A821C6" w:rsidRPr="006412D6" w14:paraId="48524B5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8ADE6F7" w14:textId="77777777" w:rsidR="00A821C6" w:rsidRPr="006412D6" w:rsidRDefault="00A821C6" w:rsidP="00AE0599">
            <w:r w:rsidRPr="006412D6">
              <w:t>13</w:t>
            </w:r>
          </w:p>
        </w:tc>
        <w:tc>
          <w:tcPr>
            <w:tcW w:w="1020" w:type="dxa"/>
            <w:tcBorders>
              <w:top w:val="nil"/>
              <w:left w:val="nil"/>
              <w:bottom w:val="single" w:sz="4" w:space="0" w:color="auto"/>
              <w:right w:val="single" w:sz="4" w:space="0" w:color="auto"/>
            </w:tcBorders>
            <w:shd w:val="clear" w:color="auto" w:fill="auto"/>
            <w:noWrap/>
            <w:vAlign w:val="bottom"/>
            <w:hideMark/>
          </w:tcPr>
          <w:p w14:paraId="72828677" w14:textId="77777777" w:rsidR="00A821C6" w:rsidRPr="006412D6" w:rsidRDefault="00A821C6" w:rsidP="00AE0599">
            <w:r w:rsidRPr="006412D6">
              <w:t>x"00F0"</w:t>
            </w:r>
          </w:p>
        </w:tc>
        <w:tc>
          <w:tcPr>
            <w:tcW w:w="2080" w:type="dxa"/>
            <w:tcBorders>
              <w:top w:val="nil"/>
              <w:left w:val="nil"/>
              <w:bottom w:val="single" w:sz="4" w:space="0" w:color="auto"/>
              <w:right w:val="single" w:sz="4" w:space="0" w:color="auto"/>
            </w:tcBorders>
            <w:shd w:val="clear" w:color="auto" w:fill="auto"/>
            <w:noWrap/>
            <w:vAlign w:val="bottom"/>
            <w:hideMark/>
          </w:tcPr>
          <w:p w14:paraId="146D8349" w14:textId="77777777" w:rsidR="00A821C6" w:rsidRPr="006412D6" w:rsidRDefault="00A821C6" w:rsidP="00AE0599">
            <w:r w:rsidRPr="006412D6">
              <w:t>11110000</w:t>
            </w:r>
          </w:p>
        </w:tc>
      </w:tr>
      <w:tr w:rsidR="00A821C6" w:rsidRPr="006412D6" w14:paraId="2D8A785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820BE1E" w14:textId="77777777" w:rsidR="00A821C6" w:rsidRPr="006412D6" w:rsidRDefault="00A821C6" w:rsidP="00AE0599">
            <w:r w:rsidRPr="006412D6">
              <w:lastRenderedPageBreak/>
              <w:t>14</w:t>
            </w:r>
          </w:p>
        </w:tc>
        <w:tc>
          <w:tcPr>
            <w:tcW w:w="1020" w:type="dxa"/>
            <w:tcBorders>
              <w:top w:val="nil"/>
              <w:left w:val="nil"/>
              <w:bottom w:val="single" w:sz="4" w:space="0" w:color="auto"/>
              <w:right w:val="single" w:sz="4" w:space="0" w:color="auto"/>
            </w:tcBorders>
            <w:shd w:val="clear" w:color="auto" w:fill="auto"/>
            <w:noWrap/>
            <w:vAlign w:val="bottom"/>
            <w:hideMark/>
          </w:tcPr>
          <w:p w14:paraId="3B2A4E41" w14:textId="77777777" w:rsidR="00A821C6" w:rsidRPr="006412D6" w:rsidRDefault="00A821C6" w:rsidP="00AE0599">
            <w:r w:rsidRPr="006412D6">
              <w:t>x"00FF"</w:t>
            </w:r>
          </w:p>
        </w:tc>
        <w:tc>
          <w:tcPr>
            <w:tcW w:w="2080" w:type="dxa"/>
            <w:tcBorders>
              <w:top w:val="nil"/>
              <w:left w:val="nil"/>
              <w:bottom w:val="single" w:sz="4" w:space="0" w:color="auto"/>
              <w:right w:val="single" w:sz="4" w:space="0" w:color="auto"/>
            </w:tcBorders>
            <w:shd w:val="clear" w:color="auto" w:fill="auto"/>
            <w:noWrap/>
            <w:vAlign w:val="bottom"/>
            <w:hideMark/>
          </w:tcPr>
          <w:p w14:paraId="6108E6C8" w14:textId="77777777" w:rsidR="00A821C6" w:rsidRPr="006412D6" w:rsidRDefault="00A821C6" w:rsidP="00AE0599">
            <w:r w:rsidRPr="006412D6">
              <w:t>11111111</w:t>
            </w:r>
          </w:p>
        </w:tc>
      </w:tr>
      <w:tr w:rsidR="00A821C6" w:rsidRPr="006412D6" w14:paraId="6E4BB6B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436D0AF" w14:textId="77777777" w:rsidR="00A821C6" w:rsidRPr="006412D6" w:rsidRDefault="00A821C6" w:rsidP="00AE0599">
            <w:r w:rsidRPr="006412D6">
              <w:t>15</w:t>
            </w:r>
          </w:p>
        </w:tc>
        <w:tc>
          <w:tcPr>
            <w:tcW w:w="1020" w:type="dxa"/>
            <w:tcBorders>
              <w:top w:val="nil"/>
              <w:left w:val="nil"/>
              <w:bottom w:val="single" w:sz="4" w:space="0" w:color="auto"/>
              <w:right w:val="single" w:sz="4" w:space="0" w:color="auto"/>
            </w:tcBorders>
            <w:shd w:val="clear" w:color="auto" w:fill="auto"/>
            <w:noWrap/>
            <w:vAlign w:val="bottom"/>
            <w:hideMark/>
          </w:tcPr>
          <w:p w14:paraId="35F09CD2" w14:textId="77777777" w:rsidR="00A821C6" w:rsidRPr="006412D6" w:rsidRDefault="00A821C6" w:rsidP="00AE0599">
            <w:r w:rsidRPr="006412D6">
              <w:t>x"0000"</w:t>
            </w:r>
          </w:p>
        </w:tc>
        <w:tc>
          <w:tcPr>
            <w:tcW w:w="2080" w:type="dxa"/>
            <w:tcBorders>
              <w:top w:val="nil"/>
              <w:left w:val="nil"/>
              <w:bottom w:val="single" w:sz="4" w:space="0" w:color="auto"/>
              <w:right w:val="single" w:sz="4" w:space="0" w:color="auto"/>
            </w:tcBorders>
            <w:shd w:val="clear" w:color="auto" w:fill="auto"/>
            <w:noWrap/>
            <w:vAlign w:val="bottom"/>
            <w:hideMark/>
          </w:tcPr>
          <w:p w14:paraId="6ABCF68F" w14:textId="77777777" w:rsidR="00A821C6" w:rsidRPr="006412D6" w:rsidRDefault="00A821C6" w:rsidP="00AE0599">
            <w:r w:rsidRPr="006412D6">
              <w:t>10110</w:t>
            </w:r>
          </w:p>
        </w:tc>
      </w:tr>
      <w:tr w:rsidR="00A821C6" w:rsidRPr="006412D6" w14:paraId="0409100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9ADAAD3" w14:textId="77777777" w:rsidR="00A821C6" w:rsidRPr="006412D6" w:rsidRDefault="00A821C6" w:rsidP="00AE0599">
            <w:r w:rsidRPr="006412D6">
              <w:t>16</w:t>
            </w:r>
          </w:p>
        </w:tc>
        <w:tc>
          <w:tcPr>
            <w:tcW w:w="1020" w:type="dxa"/>
            <w:tcBorders>
              <w:top w:val="nil"/>
              <w:left w:val="nil"/>
              <w:bottom w:val="single" w:sz="4" w:space="0" w:color="auto"/>
              <w:right w:val="single" w:sz="4" w:space="0" w:color="auto"/>
            </w:tcBorders>
            <w:shd w:val="clear" w:color="auto" w:fill="auto"/>
            <w:noWrap/>
            <w:vAlign w:val="bottom"/>
            <w:hideMark/>
          </w:tcPr>
          <w:p w14:paraId="467F55C4" w14:textId="77777777" w:rsidR="00A821C6" w:rsidRPr="006412D6" w:rsidRDefault="00A821C6" w:rsidP="00AE0599">
            <w:r w:rsidRPr="006412D6">
              <w:t>x"00FF"</w:t>
            </w:r>
          </w:p>
        </w:tc>
        <w:tc>
          <w:tcPr>
            <w:tcW w:w="2080" w:type="dxa"/>
            <w:tcBorders>
              <w:top w:val="nil"/>
              <w:left w:val="nil"/>
              <w:bottom w:val="single" w:sz="4" w:space="0" w:color="auto"/>
              <w:right w:val="single" w:sz="4" w:space="0" w:color="auto"/>
            </w:tcBorders>
            <w:shd w:val="clear" w:color="auto" w:fill="auto"/>
            <w:noWrap/>
            <w:vAlign w:val="bottom"/>
            <w:hideMark/>
          </w:tcPr>
          <w:p w14:paraId="1E0A1660" w14:textId="77777777" w:rsidR="00A821C6" w:rsidRPr="006412D6" w:rsidRDefault="00A821C6" w:rsidP="00AE0599">
            <w:r w:rsidRPr="006412D6">
              <w:t>11111111</w:t>
            </w:r>
          </w:p>
        </w:tc>
      </w:tr>
      <w:tr w:rsidR="00A821C6" w:rsidRPr="006412D6" w14:paraId="3ABD56C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AB7D9DE" w14:textId="77777777" w:rsidR="00A821C6" w:rsidRPr="006412D6" w:rsidRDefault="00A821C6" w:rsidP="00AE0599">
            <w:r w:rsidRPr="006412D6">
              <w:t>17</w:t>
            </w:r>
          </w:p>
        </w:tc>
        <w:tc>
          <w:tcPr>
            <w:tcW w:w="1020" w:type="dxa"/>
            <w:tcBorders>
              <w:top w:val="nil"/>
              <w:left w:val="nil"/>
              <w:bottom w:val="single" w:sz="4" w:space="0" w:color="auto"/>
              <w:right w:val="single" w:sz="4" w:space="0" w:color="auto"/>
            </w:tcBorders>
            <w:shd w:val="clear" w:color="auto" w:fill="auto"/>
            <w:noWrap/>
            <w:vAlign w:val="bottom"/>
            <w:hideMark/>
          </w:tcPr>
          <w:p w14:paraId="2A2DFBE2" w14:textId="77777777" w:rsidR="00A821C6" w:rsidRPr="006412D6" w:rsidRDefault="00A821C6" w:rsidP="00AE0599">
            <w:r w:rsidRPr="006412D6">
              <w:t>x"0016"</w:t>
            </w:r>
          </w:p>
        </w:tc>
        <w:tc>
          <w:tcPr>
            <w:tcW w:w="2080" w:type="dxa"/>
            <w:tcBorders>
              <w:top w:val="nil"/>
              <w:left w:val="nil"/>
              <w:bottom w:val="single" w:sz="4" w:space="0" w:color="auto"/>
              <w:right w:val="single" w:sz="4" w:space="0" w:color="auto"/>
            </w:tcBorders>
            <w:shd w:val="clear" w:color="auto" w:fill="auto"/>
            <w:noWrap/>
            <w:vAlign w:val="bottom"/>
            <w:hideMark/>
          </w:tcPr>
          <w:p w14:paraId="4124C599" w14:textId="77777777" w:rsidR="00A821C6" w:rsidRPr="006412D6" w:rsidRDefault="00A821C6" w:rsidP="00AE0599">
            <w:r w:rsidRPr="006412D6">
              <w:t>10110</w:t>
            </w:r>
          </w:p>
        </w:tc>
      </w:tr>
      <w:tr w:rsidR="00A821C6" w:rsidRPr="006412D6" w14:paraId="152A70C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CB6BBC1" w14:textId="77777777" w:rsidR="00A821C6" w:rsidRPr="006412D6" w:rsidRDefault="00A821C6" w:rsidP="00AE0599">
            <w:r w:rsidRPr="006412D6">
              <w:t>18</w:t>
            </w:r>
          </w:p>
        </w:tc>
        <w:tc>
          <w:tcPr>
            <w:tcW w:w="1020" w:type="dxa"/>
            <w:tcBorders>
              <w:top w:val="nil"/>
              <w:left w:val="nil"/>
              <w:bottom w:val="single" w:sz="4" w:space="0" w:color="auto"/>
              <w:right w:val="single" w:sz="4" w:space="0" w:color="auto"/>
            </w:tcBorders>
            <w:shd w:val="clear" w:color="auto" w:fill="auto"/>
            <w:noWrap/>
            <w:vAlign w:val="bottom"/>
            <w:hideMark/>
          </w:tcPr>
          <w:p w14:paraId="594D9C13" w14:textId="77777777" w:rsidR="00A821C6" w:rsidRPr="006412D6" w:rsidRDefault="00A821C6" w:rsidP="00AE0599">
            <w:r w:rsidRPr="006412D6">
              <w:t>x"00FF"</w:t>
            </w:r>
          </w:p>
        </w:tc>
        <w:tc>
          <w:tcPr>
            <w:tcW w:w="2080" w:type="dxa"/>
            <w:tcBorders>
              <w:top w:val="nil"/>
              <w:left w:val="nil"/>
              <w:bottom w:val="single" w:sz="4" w:space="0" w:color="auto"/>
              <w:right w:val="single" w:sz="4" w:space="0" w:color="auto"/>
            </w:tcBorders>
            <w:shd w:val="clear" w:color="auto" w:fill="auto"/>
            <w:noWrap/>
            <w:vAlign w:val="bottom"/>
            <w:hideMark/>
          </w:tcPr>
          <w:p w14:paraId="11697140" w14:textId="77777777" w:rsidR="00A821C6" w:rsidRPr="006412D6" w:rsidRDefault="00A821C6" w:rsidP="00AE0599">
            <w:r w:rsidRPr="006412D6">
              <w:t>11111111</w:t>
            </w:r>
          </w:p>
        </w:tc>
      </w:tr>
      <w:tr w:rsidR="00A821C6" w:rsidRPr="006412D6" w14:paraId="5B4AC0C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834610D" w14:textId="77777777" w:rsidR="00A821C6" w:rsidRPr="006412D6" w:rsidRDefault="00A821C6" w:rsidP="00AE0599">
            <w:r w:rsidRPr="006412D6">
              <w:t>19</w:t>
            </w:r>
          </w:p>
        </w:tc>
        <w:tc>
          <w:tcPr>
            <w:tcW w:w="1020" w:type="dxa"/>
            <w:tcBorders>
              <w:top w:val="nil"/>
              <w:left w:val="nil"/>
              <w:bottom w:val="single" w:sz="4" w:space="0" w:color="auto"/>
              <w:right w:val="single" w:sz="4" w:space="0" w:color="auto"/>
            </w:tcBorders>
            <w:shd w:val="clear" w:color="auto" w:fill="auto"/>
            <w:noWrap/>
            <w:vAlign w:val="bottom"/>
            <w:hideMark/>
          </w:tcPr>
          <w:p w14:paraId="2C7BE765" w14:textId="77777777" w:rsidR="00A821C6" w:rsidRPr="006412D6" w:rsidRDefault="00A821C6" w:rsidP="00AE0599">
            <w:r w:rsidRPr="006412D6">
              <w:t>x"0018"</w:t>
            </w:r>
          </w:p>
        </w:tc>
        <w:tc>
          <w:tcPr>
            <w:tcW w:w="2080" w:type="dxa"/>
            <w:tcBorders>
              <w:top w:val="nil"/>
              <w:left w:val="nil"/>
              <w:bottom w:val="single" w:sz="4" w:space="0" w:color="auto"/>
              <w:right w:val="single" w:sz="4" w:space="0" w:color="auto"/>
            </w:tcBorders>
            <w:shd w:val="clear" w:color="auto" w:fill="auto"/>
            <w:noWrap/>
            <w:vAlign w:val="bottom"/>
            <w:hideMark/>
          </w:tcPr>
          <w:p w14:paraId="2868E5F5" w14:textId="77777777" w:rsidR="00A821C6" w:rsidRPr="006412D6" w:rsidRDefault="00A821C6" w:rsidP="00AE0599">
            <w:r w:rsidRPr="006412D6">
              <w:t>11010</w:t>
            </w:r>
          </w:p>
        </w:tc>
      </w:tr>
      <w:tr w:rsidR="00A821C6" w:rsidRPr="006412D6" w14:paraId="468EB0E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DD30EF3" w14:textId="77777777" w:rsidR="00A821C6" w:rsidRPr="006412D6" w:rsidRDefault="00A821C6" w:rsidP="00AE0599">
            <w:r w:rsidRPr="006412D6">
              <w:t>1a</w:t>
            </w:r>
          </w:p>
        </w:tc>
        <w:tc>
          <w:tcPr>
            <w:tcW w:w="1020" w:type="dxa"/>
            <w:tcBorders>
              <w:top w:val="nil"/>
              <w:left w:val="nil"/>
              <w:bottom w:val="single" w:sz="4" w:space="0" w:color="auto"/>
              <w:right w:val="single" w:sz="4" w:space="0" w:color="auto"/>
            </w:tcBorders>
            <w:shd w:val="clear" w:color="auto" w:fill="auto"/>
            <w:noWrap/>
            <w:vAlign w:val="bottom"/>
            <w:hideMark/>
          </w:tcPr>
          <w:p w14:paraId="04F16D01" w14:textId="77777777" w:rsidR="00A821C6" w:rsidRPr="006412D6" w:rsidRDefault="00A821C6" w:rsidP="00AE0599">
            <w:r w:rsidRPr="006412D6">
              <w:t>x"0019"</w:t>
            </w:r>
          </w:p>
        </w:tc>
        <w:tc>
          <w:tcPr>
            <w:tcW w:w="2080" w:type="dxa"/>
            <w:tcBorders>
              <w:top w:val="nil"/>
              <w:left w:val="nil"/>
              <w:bottom w:val="single" w:sz="4" w:space="0" w:color="auto"/>
              <w:right w:val="single" w:sz="4" w:space="0" w:color="auto"/>
            </w:tcBorders>
            <w:shd w:val="clear" w:color="auto" w:fill="auto"/>
            <w:noWrap/>
            <w:vAlign w:val="bottom"/>
            <w:hideMark/>
          </w:tcPr>
          <w:p w14:paraId="3CEF61FB" w14:textId="77777777" w:rsidR="00A821C6" w:rsidRPr="006412D6" w:rsidRDefault="00A821C6" w:rsidP="00AE0599">
            <w:r w:rsidRPr="006412D6">
              <w:t>11011</w:t>
            </w:r>
          </w:p>
        </w:tc>
      </w:tr>
      <w:tr w:rsidR="00A821C6" w:rsidRPr="006412D6" w14:paraId="22A33C0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B246148" w14:textId="77777777" w:rsidR="00A821C6" w:rsidRPr="006412D6" w:rsidRDefault="00A821C6" w:rsidP="00AE0599">
            <w:r w:rsidRPr="006412D6">
              <w:t>1b</w:t>
            </w:r>
          </w:p>
        </w:tc>
        <w:tc>
          <w:tcPr>
            <w:tcW w:w="1020" w:type="dxa"/>
            <w:tcBorders>
              <w:top w:val="nil"/>
              <w:left w:val="nil"/>
              <w:bottom w:val="single" w:sz="4" w:space="0" w:color="auto"/>
              <w:right w:val="single" w:sz="4" w:space="0" w:color="auto"/>
            </w:tcBorders>
            <w:shd w:val="clear" w:color="auto" w:fill="auto"/>
            <w:noWrap/>
            <w:vAlign w:val="bottom"/>
            <w:hideMark/>
          </w:tcPr>
          <w:p w14:paraId="6DB4F42D" w14:textId="77777777" w:rsidR="00A821C6" w:rsidRPr="006412D6" w:rsidRDefault="00A821C6" w:rsidP="00AE0599">
            <w:r w:rsidRPr="006412D6">
              <w:t>x"001A"</w:t>
            </w:r>
          </w:p>
        </w:tc>
        <w:tc>
          <w:tcPr>
            <w:tcW w:w="2080" w:type="dxa"/>
            <w:tcBorders>
              <w:top w:val="nil"/>
              <w:left w:val="nil"/>
              <w:bottom w:val="single" w:sz="4" w:space="0" w:color="auto"/>
              <w:right w:val="single" w:sz="4" w:space="0" w:color="auto"/>
            </w:tcBorders>
            <w:shd w:val="clear" w:color="auto" w:fill="auto"/>
            <w:noWrap/>
            <w:vAlign w:val="bottom"/>
            <w:hideMark/>
          </w:tcPr>
          <w:p w14:paraId="52084746" w14:textId="77777777" w:rsidR="00A821C6" w:rsidRPr="006412D6" w:rsidRDefault="00A821C6" w:rsidP="00AE0599">
            <w:r w:rsidRPr="006412D6">
              <w:t>11100</w:t>
            </w:r>
          </w:p>
        </w:tc>
      </w:tr>
      <w:tr w:rsidR="00A821C6" w:rsidRPr="006412D6" w14:paraId="559152D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B43563F" w14:textId="77777777" w:rsidR="00A821C6" w:rsidRPr="006412D6" w:rsidRDefault="00A821C6" w:rsidP="00AE0599">
            <w:r w:rsidRPr="006412D6">
              <w:t>1c</w:t>
            </w:r>
          </w:p>
        </w:tc>
        <w:tc>
          <w:tcPr>
            <w:tcW w:w="1020" w:type="dxa"/>
            <w:tcBorders>
              <w:top w:val="nil"/>
              <w:left w:val="nil"/>
              <w:bottom w:val="single" w:sz="4" w:space="0" w:color="auto"/>
              <w:right w:val="single" w:sz="4" w:space="0" w:color="auto"/>
            </w:tcBorders>
            <w:shd w:val="clear" w:color="auto" w:fill="auto"/>
            <w:noWrap/>
            <w:vAlign w:val="bottom"/>
            <w:hideMark/>
          </w:tcPr>
          <w:p w14:paraId="1150B071" w14:textId="77777777" w:rsidR="00A821C6" w:rsidRPr="006412D6" w:rsidRDefault="00A821C6" w:rsidP="00AE0599">
            <w:r w:rsidRPr="006412D6">
              <w:t>x"001B"</w:t>
            </w:r>
          </w:p>
        </w:tc>
        <w:tc>
          <w:tcPr>
            <w:tcW w:w="2080" w:type="dxa"/>
            <w:tcBorders>
              <w:top w:val="nil"/>
              <w:left w:val="nil"/>
              <w:bottom w:val="single" w:sz="4" w:space="0" w:color="auto"/>
              <w:right w:val="single" w:sz="4" w:space="0" w:color="auto"/>
            </w:tcBorders>
            <w:shd w:val="clear" w:color="auto" w:fill="auto"/>
            <w:noWrap/>
            <w:vAlign w:val="bottom"/>
            <w:hideMark/>
          </w:tcPr>
          <w:p w14:paraId="5F8D94C6" w14:textId="77777777" w:rsidR="00A821C6" w:rsidRPr="006412D6" w:rsidRDefault="00A821C6" w:rsidP="00AE0599">
            <w:r w:rsidRPr="006412D6">
              <w:t>11101</w:t>
            </w:r>
          </w:p>
        </w:tc>
      </w:tr>
      <w:tr w:rsidR="00A821C6" w:rsidRPr="006412D6" w14:paraId="25C5972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323AC97" w14:textId="77777777" w:rsidR="00A821C6" w:rsidRPr="006412D6" w:rsidRDefault="00A821C6" w:rsidP="00AE0599">
            <w:r w:rsidRPr="006412D6">
              <w:t>1d</w:t>
            </w:r>
          </w:p>
        </w:tc>
        <w:tc>
          <w:tcPr>
            <w:tcW w:w="1020" w:type="dxa"/>
            <w:tcBorders>
              <w:top w:val="nil"/>
              <w:left w:val="nil"/>
              <w:bottom w:val="single" w:sz="4" w:space="0" w:color="auto"/>
              <w:right w:val="single" w:sz="4" w:space="0" w:color="auto"/>
            </w:tcBorders>
            <w:shd w:val="clear" w:color="auto" w:fill="auto"/>
            <w:noWrap/>
            <w:vAlign w:val="bottom"/>
            <w:hideMark/>
          </w:tcPr>
          <w:p w14:paraId="4AA0F652" w14:textId="77777777" w:rsidR="00A821C6" w:rsidRPr="006412D6" w:rsidRDefault="00A821C6" w:rsidP="00AE0599">
            <w:r w:rsidRPr="006412D6">
              <w:t>x"001C"</w:t>
            </w:r>
          </w:p>
        </w:tc>
        <w:tc>
          <w:tcPr>
            <w:tcW w:w="2080" w:type="dxa"/>
            <w:tcBorders>
              <w:top w:val="nil"/>
              <w:left w:val="nil"/>
              <w:bottom w:val="single" w:sz="4" w:space="0" w:color="auto"/>
              <w:right w:val="single" w:sz="4" w:space="0" w:color="auto"/>
            </w:tcBorders>
            <w:shd w:val="clear" w:color="auto" w:fill="auto"/>
            <w:noWrap/>
            <w:vAlign w:val="bottom"/>
            <w:hideMark/>
          </w:tcPr>
          <w:p w14:paraId="1C167CFC" w14:textId="77777777" w:rsidR="00A821C6" w:rsidRPr="006412D6" w:rsidRDefault="00A821C6" w:rsidP="00AE0599">
            <w:r w:rsidRPr="006412D6">
              <w:t>11110</w:t>
            </w:r>
          </w:p>
        </w:tc>
      </w:tr>
      <w:tr w:rsidR="00A821C6" w:rsidRPr="006412D6" w14:paraId="590DFED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8458C11" w14:textId="77777777" w:rsidR="00A821C6" w:rsidRPr="006412D6" w:rsidRDefault="00A821C6" w:rsidP="00AE0599">
            <w:r w:rsidRPr="006412D6">
              <w:t>1e</w:t>
            </w:r>
          </w:p>
        </w:tc>
        <w:tc>
          <w:tcPr>
            <w:tcW w:w="1020" w:type="dxa"/>
            <w:tcBorders>
              <w:top w:val="nil"/>
              <w:left w:val="nil"/>
              <w:bottom w:val="single" w:sz="4" w:space="0" w:color="auto"/>
              <w:right w:val="single" w:sz="4" w:space="0" w:color="auto"/>
            </w:tcBorders>
            <w:shd w:val="clear" w:color="auto" w:fill="auto"/>
            <w:noWrap/>
            <w:vAlign w:val="bottom"/>
            <w:hideMark/>
          </w:tcPr>
          <w:p w14:paraId="0F1B1F2D" w14:textId="77777777" w:rsidR="00A821C6" w:rsidRPr="006412D6" w:rsidRDefault="00A821C6" w:rsidP="00AE0599">
            <w:r w:rsidRPr="006412D6">
              <w:t>x"001D"</w:t>
            </w:r>
          </w:p>
        </w:tc>
        <w:tc>
          <w:tcPr>
            <w:tcW w:w="2080" w:type="dxa"/>
            <w:tcBorders>
              <w:top w:val="nil"/>
              <w:left w:val="nil"/>
              <w:bottom w:val="single" w:sz="4" w:space="0" w:color="auto"/>
              <w:right w:val="single" w:sz="4" w:space="0" w:color="auto"/>
            </w:tcBorders>
            <w:shd w:val="clear" w:color="auto" w:fill="auto"/>
            <w:noWrap/>
            <w:vAlign w:val="bottom"/>
            <w:hideMark/>
          </w:tcPr>
          <w:p w14:paraId="1E87C144" w14:textId="77777777" w:rsidR="00A821C6" w:rsidRPr="006412D6" w:rsidRDefault="00A821C6" w:rsidP="00AE0599">
            <w:r w:rsidRPr="006412D6">
              <w:t>11111</w:t>
            </w:r>
          </w:p>
        </w:tc>
      </w:tr>
      <w:tr w:rsidR="00A821C6" w:rsidRPr="006412D6" w14:paraId="3682B2D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8F6F765" w14:textId="77777777" w:rsidR="00A821C6" w:rsidRPr="006412D6" w:rsidRDefault="00A821C6" w:rsidP="00AE0599">
            <w:r w:rsidRPr="006412D6">
              <w:t>1f</w:t>
            </w:r>
          </w:p>
        </w:tc>
        <w:tc>
          <w:tcPr>
            <w:tcW w:w="1020" w:type="dxa"/>
            <w:tcBorders>
              <w:top w:val="nil"/>
              <w:left w:val="nil"/>
              <w:bottom w:val="single" w:sz="4" w:space="0" w:color="auto"/>
              <w:right w:val="single" w:sz="4" w:space="0" w:color="auto"/>
            </w:tcBorders>
            <w:shd w:val="clear" w:color="auto" w:fill="auto"/>
            <w:noWrap/>
            <w:vAlign w:val="bottom"/>
            <w:hideMark/>
          </w:tcPr>
          <w:p w14:paraId="057D9D62" w14:textId="77777777" w:rsidR="00A821C6" w:rsidRPr="006412D6" w:rsidRDefault="00A821C6" w:rsidP="00AE0599">
            <w:r w:rsidRPr="006412D6">
              <w:t>x"001E"</w:t>
            </w:r>
          </w:p>
        </w:tc>
        <w:tc>
          <w:tcPr>
            <w:tcW w:w="2080" w:type="dxa"/>
            <w:tcBorders>
              <w:top w:val="nil"/>
              <w:left w:val="nil"/>
              <w:bottom w:val="single" w:sz="4" w:space="0" w:color="auto"/>
              <w:right w:val="single" w:sz="4" w:space="0" w:color="auto"/>
            </w:tcBorders>
            <w:shd w:val="clear" w:color="auto" w:fill="auto"/>
            <w:noWrap/>
            <w:vAlign w:val="bottom"/>
            <w:hideMark/>
          </w:tcPr>
          <w:p w14:paraId="3F0B7B37" w14:textId="77777777" w:rsidR="00A821C6" w:rsidRPr="006412D6" w:rsidRDefault="00A821C6" w:rsidP="00AE0599">
            <w:r w:rsidRPr="006412D6">
              <w:t>100000</w:t>
            </w:r>
          </w:p>
        </w:tc>
      </w:tr>
      <w:tr w:rsidR="00A821C6" w:rsidRPr="006412D6" w14:paraId="48967E9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F12BA7E" w14:textId="77777777" w:rsidR="00A821C6" w:rsidRPr="006412D6" w:rsidRDefault="00A821C6" w:rsidP="00AE0599">
            <w:r w:rsidRPr="006412D6">
              <w:t>20</w:t>
            </w:r>
          </w:p>
        </w:tc>
        <w:tc>
          <w:tcPr>
            <w:tcW w:w="1020" w:type="dxa"/>
            <w:tcBorders>
              <w:top w:val="nil"/>
              <w:left w:val="nil"/>
              <w:bottom w:val="single" w:sz="4" w:space="0" w:color="auto"/>
              <w:right w:val="single" w:sz="4" w:space="0" w:color="auto"/>
            </w:tcBorders>
            <w:shd w:val="clear" w:color="auto" w:fill="auto"/>
            <w:noWrap/>
            <w:vAlign w:val="bottom"/>
            <w:hideMark/>
          </w:tcPr>
          <w:p w14:paraId="1C8940F4" w14:textId="77777777" w:rsidR="00A821C6" w:rsidRPr="006412D6" w:rsidRDefault="00A821C6" w:rsidP="00AE0599">
            <w:r w:rsidRPr="006412D6">
              <w:t>x"001F"</w:t>
            </w:r>
          </w:p>
        </w:tc>
        <w:tc>
          <w:tcPr>
            <w:tcW w:w="2080" w:type="dxa"/>
            <w:tcBorders>
              <w:top w:val="nil"/>
              <w:left w:val="nil"/>
              <w:bottom w:val="single" w:sz="4" w:space="0" w:color="auto"/>
              <w:right w:val="single" w:sz="4" w:space="0" w:color="auto"/>
            </w:tcBorders>
            <w:shd w:val="clear" w:color="auto" w:fill="auto"/>
            <w:noWrap/>
            <w:vAlign w:val="bottom"/>
            <w:hideMark/>
          </w:tcPr>
          <w:p w14:paraId="588D8790" w14:textId="77777777" w:rsidR="00A821C6" w:rsidRPr="006412D6" w:rsidRDefault="00A821C6" w:rsidP="00AE0599">
            <w:r w:rsidRPr="006412D6">
              <w:t>100001</w:t>
            </w:r>
          </w:p>
        </w:tc>
      </w:tr>
      <w:tr w:rsidR="00A821C6" w:rsidRPr="006412D6" w14:paraId="3229527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0847566" w14:textId="77777777" w:rsidR="00A821C6" w:rsidRPr="006412D6" w:rsidRDefault="00A821C6" w:rsidP="00AE0599">
            <w:r w:rsidRPr="006412D6">
              <w:t>21</w:t>
            </w:r>
          </w:p>
        </w:tc>
        <w:tc>
          <w:tcPr>
            <w:tcW w:w="1020" w:type="dxa"/>
            <w:tcBorders>
              <w:top w:val="nil"/>
              <w:left w:val="nil"/>
              <w:bottom w:val="single" w:sz="4" w:space="0" w:color="auto"/>
              <w:right w:val="single" w:sz="4" w:space="0" w:color="auto"/>
            </w:tcBorders>
            <w:shd w:val="clear" w:color="auto" w:fill="auto"/>
            <w:noWrap/>
            <w:vAlign w:val="bottom"/>
            <w:hideMark/>
          </w:tcPr>
          <w:p w14:paraId="0498A984" w14:textId="77777777" w:rsidR="00A821C6" w:rsidRPr="006412D6" w:rsidRDefault="00A821C6" w:rsidP="00AE0599">
            <w:r w:rsidRPr="006412D6">
              <w:t>x"0020"</w:t>
            </w:r>
          </w:p>
        </w:tc>
        <w:tc>
          <w:tcPr>
            <w:tcW w:w="2080" w:type="dxa"/>
            <w:tcBorders>
              <w:top w:val="nil"/>
              <w:left w:val="nil"/>
              <w:bottom w:val="single" w:sz="4" w:space="0" w:color="auto"/>
              <w:right w:val="single" w:sz="4" w:space="0" w:color="auto"/>
            </w:tcBorders>
            <w:shd w:val="clear" w:color="auto" w:fill="auto"/>
            <w:noWrap/>
            <w:vAlign w:val="bottom"/>
            <w:hideMark/>
          </w:tcPr>
          <w:p w14:paraId="6FABF029" w14:textId="77777777" w:rsidR="00A821C6" w:rsidRPr="006412D6" w:rsidRDefault="00A821C6" w:rsidP="00AE0599">
            <w:r w:rsidRPr="006412D6">
              <w:t>100010</w:t>
            </w:r>
          </w:p>
        </w:tc>
      </w:tr>
      <w:tr w:rsidR="00A821C6" w:rsidRPr="006412D6" w14:paraId="54F824E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64DD647" w14:textId="77777777" w:rsidR="00A821C6" w:rsidRPr="006412D6" w:rsidRDefault="00A821C6" w:rsidP="00AE0599">
            <w:r w:rsidRPr="006412D6">
              <w:t>22</w:t>
            </w:r>
          </w:p>
        </w:tc>
        <w:tc>
          <w:tcPr>
            <w:tcW w:w="1020" w:type="dxa"/>
            <w:tcBorders>
              <w:top w:val="nil"/>
              <w:left w:val="nil"/>
              <w:bottom w:val="single" w:sz="4" w:space="0" w:color="auto"/>
              <w:right w:val="single" w:sz="4" w:space="0" w:color="auto"/>
            </w:tcBorders>
            <w:shd w:val="clear" w:color="auto" w:fill="auto"/>
            <w:noWrap/>
            <w:vAlign w:val="bottom"/>
            <w:hideMark/>
          </w:tcPr>
          <w:p w14:paraId="23225855" w14:textId="77777777" w:rsidR="00A821C6" w:rsidRPr="006412D6" w:rsidRDefault="00A821C6" w:rsidP="00AE0599">
            <w:r w:rsidRPr="006412D6">
              <w:t>x"0021"</w:t>
            </w:r>
          </w:p>
        </w:tc>
        <w:tc>
          <w:tcPr>
            <w:tcW w:w="2080" w:type="dxa"/>
            <w:tcBorders>
              <w:top w:val="nil"/>
              <w:left w:val="nil"/>
              <w:bottom w:val="single" w:sz="4" w:space="0" w:color="auto"/>
              <w:right w:val="single" w:sz="4" w:space="0" w:color="auto"/>
            </w:tcBorders>
            <w:shd w:val="clear" w:color="auto" w:fill="auto"/>
            <w:noWrap/>
            <w:vAlign w:val="bottom"/>
            <w:hideMark/>
          </w:tcPr>
          <w:p w14:paraId="77A37623" w14:textId="77777777" w:rsidR="00A821C6" w:rsidRPr="006412D6" w:rsidRDefault="00A821C6" w:rsidP="00AE0599">
            <w:r w:rsidRPr="006412D6">
              <w:t>100011</w:t>
            </w:r>
          </w:p>
        </w:tc>
      </w:tr>
      <w:tr w:rsidR="00A821C6" w:rsidRPr="006412D6" w14:paraId="39391C8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EADC75B" w14:textId="77777777" w:rsidR="00A821C6" w:rsidRPr="006412D6" w:rsidRDefault="00A821C6" w:rsidP="00AE0599">
            <w:r w:rsidRPr="006412D6">
              <w:t>23</w:t>
            </w:r>
          </w:p>
        </w:tc>
        <w:tc>
          <w:tcPr>
            <w:tcW w:w="1020" w:type="dxa"/>
            <w:tcBorders>
              <w:top w:val="nil"/>
              <w:left w:val="nil"/>
              <w:bottom w:val="single" w:sz="4" w:space="0" w:color="auto"/>
              <w:right w:val="single" w:sz="4" w:space="0" w:color="auto"/>
            </w:tcBorders>
            <w:shd w:val="clear" w:color="auto" w:fill="auto"/>
            <w:noWrap/>
            <w:vAlign w:val="bottom"/>
            <w:hideMark/>
          </w:tcPr>
          <w:p w14:paraId="7BC5C26D" w14:textId="77777777" w:rsidR="00A821C6" w:rsidRPr="006412D6" w:rsidRDefault="00A821C6" w:rsidP="00AE0599">
            <w:r w:rsidRPr="006412D6">
              <w:t>x"0022"</w:t>
            </w:r>
          </w:p>
        </w:tc>
        <w:tc>
          <w:tcPr>
            <w:tcW w:w="2080" w:type="dxa"/>
            <w:tcBorders>
              <w:top w:val="nil"/>
              <w:left w:val="nil"/>
              <w:bottom w:val="single" w:sz="4" w:space="0" w:color="auto"/>
              <w:right w:val="single" w:sz="4" w:space="0" w:color="auto"/>
            </w:tcBorders>
            <w:shd w:val="clear" w:color="auto" w:fill="auto"/>
            <w:noWrap/>
            <w:vAlign w:val="bottom"/>
            <w:hideMark/>
          </w:tcPr>
          <w:p w14:paraId="6CC0BDAA" w14:textId="77777777" w:rsidR="00A821C6" w:rsidRPr="006412D6" w:rsidRDefault="00A821C6" w:rsidP="00AE0599">
            <w:r w:rsidRPr="006412D6">
              <w:t>100100</w:t>
            </w:r>
          </w:p>
        </w:tc>
      </w:tr>
      <w:tr w:rsidR="00A821C6" w:rsidRPr="006412D6" w14:paraId="080ECA0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F07D43C" w14:textId="77777777" w:rsidR="00A821C6" w:rsidRPr="006412D6" w:rsidRDefault="00A821C6" w:rsidP="00AE0599">
            <w:r w:rsidRPr="006412D6">
              <w:t>24</w:t>
            </w:r>
          </w:p>
        </w:tc>
        <w:tc>
          <w:tcPr>
            <w:tcW w:w="1020" w:type="dxa"/>
            <w:tcBorders>
              <w:top w:val="nil"/>
              <w:left w:val="nil"/>
              <w:bottom w:val="single" w:sz="4" w:space="0" w:color="auto"/>
              <w:right w:val="single" w:sz="4" w:space="0" w:color="auto"/>
            </w:tcBorders>
            <w:shd w:val="clear" w:color="auto" w:fill="auto"/>
            <w:noWrap/>
            <w:vAlign w:val="bottom"/>
            <w:hideMark/>
          </w:tcPr>
          <w:p w14:paraId="4A65EB4C" w14:textId="77777777" w:rsidR="00A821C6" w:rsidRPr="006412D6" w:rsidRDefault="00A821C6" w:rsidP="00AE0599">
            <w:r w:rsidRPr="006412D6">
              <w:t>x"0023"</w:t>
            </w:r>
          </w:p>
        </w:tc>
        <w:tc>
          <w:tcPr>
            <w:tcW w:w="2080" w:type="dxa"/>
            <w:tcBorders>
              <w:top w:val="nil"/>
              <w:left w:val="nil"/>
              <w:bottom w:val="single" w:sz="4" w:space="0" w:color="auto"/>
              <w:right w:val="single" w:sz="4" w:space="0" w:color="auto"/>
            </w:tcBorders>
            <w:shd w:val="clear" w:color="auto" w:fill="auto"/>
            <w:noWrap/>
            <w:vAlign w:val="bottom"/>
            <w:hideMark/>
          </w:tcPr>
          <w:p w14:paraId="430092DC" w14:textId="77777777" w:rsidR="00A821C6" w:rsidRPr="006412D6" w:rsidRDefault="00A821C6" w:rsidP="00AE0599">
            <w:r w:rsidRPr="006412D6">
              <w:t>100101</w:t>
            </w:r>
          </w:p>
        </w:tc>
      </w:tr>
      <w:tr w:rsidR="00A821C6" w:rsidRPr="006412D6" w14:paraId="2DD9CB7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A68582A" w14:textId="77777777" w:rsidR="00A821C6" w:rsidRPr="006412D6" w:rsidRDefault="00A821C6" w:rsidP="00AE0599">
            <w:r w:rsidRPr="006412D6">
              <w:t>25</w:t>
            </w:r>
          </w:p>
        </w:tc>
        <w:tc>
          <w:tcPr>
            <w:tcW w:w="1020" w:type="dxa"/>
            <w:tcBorders>
              <w:top w:val="nil"/>
              <w:left w:val="nil"/>
              <w:bottom w:val="single" w:sz="4" w:space="0" w:color="auto"/>
              <w:right w:val="single" w:sz="4" w:space="0" w:color="auto"/>
            </w:tcBorders>
            <w:shd w:val="clear" w:color="auto" w:fill="auto"/>
            <w:noWrap/>
            <w:vAlign w:val="bottom"/>
            <w:hideMark/>
          </w:tcPr>
          <w:p w14:paraId="500B07E4" w14:textId="77777777" w:rsidR="00A821C6" w:rsidRPr="006412D6" w:rsidRDefault="00A821C6" w:rsidP="00AE0599">
            <w:r w:rsidRPr="006412D6">
              <w:t>x"0024"</w:t>
            </w:r>
          </w:p>
        </w:tc>
        <w:tc>
          <w:tcPr>
            <w:tcW w:w="2080" w:type="dxa"/>
            <w:tcBorders>
              <w:top w:val="nil"/>
              <w:left w:val="nil"/>
              <w:bottom w:val="single" w:sz="4" w:space="0" w:color="auto"/>
              <w:right w:val="single" w:sz="4" w:space="0" w:color="auto"/>
            </w:tcBorders>
            <w:shd w:val="clear" w:color="auto" w:fill="auto"/>
            <w:noWrap/>
            <w:vAlign w:val="bottom"/>
            <w:hideMark/>
          </w:tcPr>
          <w:p w14:paraId="523A9E5A" w14:textId="77777777" w:rsidR="00A821C6" w:rsidRPr="006412D6" w:rsidRDefault="00A821C6" w:rsidP="00AE0599">
            <w:r w:rsidRPr="006412D6">
              <w:t>100110</w:t>
            </w:r>
          </w:p>
        </w:tc>
      </w:tr>
      <w:tr w:rsidR="00A821C6" w:rsidRPr="006412D6" w14:paraId="7E99C3F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75EABB5" w14:textId="77777777" w:rsidR="00A821C6" w:rsidRPr="006412D6" w:rsidRDefault="00A821C6" w:rsidP="00AE0599">
            <w:r w:rsidRPr="006412D6">
              <w:t>26</w:t>
            </w:r>
          </w:p>
        </w:tc>
        <w:tc>
          <w:tcPr>
            <w:tcW w:w="1020" w:type="dxa"/>
            <w:tcBorders>
              <w:top w:val="nil"/>
              <w:left w:val="nil"/>
              <w:bottom w:val="single" w:sz="4" w:space="0" w:color="auto"/>
              <w:right w:val="single" w:sz="4" w:space="0" w:color="auto"/>
            </w:tcBorders>
            <w:shd w:val="clear" w:color="auto" w:fill="auto"/>
            <w:noWrap/>
            <w:vAlign w:val="bottom"/>
            <w:hideMark/>
          </w:tcPr>
          <w:p w14:paraId="25EE09AF" w14:textId="77777777" w:rsidR="00A821C6" w:rsidRPr="006412D6" w:rsidRDefault="00A821C6" w:rsidP="00AE0599">
            <w:r w:rsidRPr="006412D6">
              <w:t>x"0025"</w:t>
            </w:r>
          </w:p>
        </w:tc>
        <w:tc>
          <w:tcPr>
            <w:tcW w:w="2080" w:type="dxa"/>
            <w:tcBorders>
              <w:top w:val="nil"/>
              <w:left w:val="nil"/>
              <w:bottom w:val="single" w:sz="4" w:space="0" w:color="auto"/>
              <w:right w:val="single" w:sz="4" w:space="0" w:color="auto"/>
            </w:tcBorders>
            <w:shd w:val="clear" w:color="auto" w:fill="auto"/>
            <w:noWrap/>
            <w:vAlign w:val="bottom"/>
            <w:hideMark/>
          </w:tcPr>
          <w:p w14:paraId="37F64AA1" w14:textId="77777777" w:rsidR="00A821C6" w:rsidRPr="006412D6" w:rsidRDefault="00A821C6" w:rsidP="00AE0599">
            <w:r w:rsidRPr="006412D6">
              <w:t>100111</w:t>
            </w:r>
          </w:p>
        </w:tc>
      </w:tr>
      <w:tr w:rsidR="00A821C6" w:rsidRPr="006412D6" w14:paraId="7C2EDA1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C001E37" w14:textId="77777777" w:rsidR="00A821C6" w:rsidRPr="006412D6" w:rsidRDefault="00A821C6" w:rsidP="00AE0599">
            <w:r w:rsidRPr="006412D6">
              <w:t>27</w:t>
            </w:r>
          </w:p>
        </w:tc>
        <w:tc>
          <w:tcPr>
            <w:tcW w:w="1020" w:type="dxa"/>
            <w:tcBorders>
              <w:top w:val="nil"/>
              <w:left w:val="nil"/>
              <w:bottom w:val="single" w:sz="4" w:space="0" w:color="auto"/>
              <w:right w:val="single" w:sz="4" w:space="0" w:color="auto"/>
            </w:tcBorders>
            <w:shd w:val="clear" w:color="auto" w:fill="auto"/>
            <w:noWrap/>
            <w:vAlign w:val="bottom"/>
            <w:hideMark/>
          </w:tcPr>
          <w:p w14:paraId="5B94206F" w14:textId="77777777" w:rsidR="00A821C6" w:rsidRPr="006412D6" w:rsidRDefault="00A821C6" w:rsidP="00AE0599">
            <w:r w:rsidRPr="006412D6">
              <w:t>x"0026"</w:t>
            </w:r>
          </w:p>
        </w:tc>
        <w:tc>
          <w:tcPr>
            <w:tcW w:w="2080" w:type="dxa"/>
            <w:tcBorders>
              <w:top w:val="nil"/>
              <w:left w:val="nil"/>
              <w:bottom w:val="single" w:sz="4" w:space="0" w:color="auto"/>
              <w:right w:val="single" w:sz="4" w:space="0" w:color="auto"/>
            </w:tcBorders>
            <w:shd w:val="clear" w:color="auto" w:fill="auto"/>
            <w:noWrap/>
            <w:vAlign w:val="bottom"/>
            <w:hideMark/>
          </w:tcPr>
          <w:p w14:paraId="5CAD3749" w14:textId="77777777" w:rsidR="00A821C6" w:rsidRPr="006412D6" w:rsidRDefault="00A821C6" w:rsidP="00AE0599">
            <w:r w:rsidRPr="006412D6">
              <w:t>101000</w:t>
            </w:r>
          </w:p>
        </w:tc>
      </w:tr>
      <w:tr w:rsidR="00A821C6" w:rsidRPr="006412D6" w14:paraId="67BAE5E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C726846" w14:textId="77777777" w:rsidR="00A821C6" w:rsidRPr="006412D6" w:rsidRDefault="00A821C6" w:rsidP="00AE0599">
            <w:r w:rsidRPr="006412D6">
              <w:t>28</w:t>
            </w:r>
          </w:p>
        </w:tc>
        <w:tc>
          <w:tcPr>
            <w:tcW w:w="1020" w:type="dxa"/>
            <w:tcBorders>
              <w:top w:val="nil"/>
              <w:left w:val="nil"/>
              <w:bottom w:val="single" w:sz="4" w:space="0" w:color="auto"/>
              <w:right w:val="single" w:sz="4" w:space="0" w:color="auto"/>
            </w:tcBorders>
            <w:shd w:val="clear" w:color="auto" w:fill="auto"/>
            <w:noWrap/>
            <w:vAlign w:val="bottom"/>
            <w:hideMark/>
          </w:tcPr>
          <w:p w14:paraId="3C1701E6" w14:textId="77777777" w:rsidR="00A821C6" w:rsidRPr="006412D6" w:rsidRDefault="00A821C6" w:rsidP="00AE0599">
            <w:r w:rsidRPr="006412D6">
              <w:t>x"0027"</w:t>
            </w:r>
          </w:p>
        </w:tc>
        <w:tc>
          <w:tcPr>
            <w:tcW w:w="2080" w:type="dxa"/>
            <w:tcBorders>
              <w:top w:val="nil"/>
              <w:left w:val="nil"/>
              <w:bottom w:val="single" w:sz="4" w:space="0" w:color="auto"/>
              <w:right w:val="single" w:sz="4" w:space="0" w:color="auto"/>
            </w:tcBorders>
            <w:shd w:val="clear" w:color="auto" w:fill="auto"/>
            <w:noWrap/>
            <w:vAlign w:val="bottom"/>
            <w:hideMark/>
          </w:tcPr>
          <w:p w14:paraId="59B09E6F" w14:textId="77777777" w:rsidR="00A821C6" w:rsidRPr="006412D6" w:rsidRDefault="00A821C6" w:rsidP="00AE0599">
            <w:r w:rsidRPr="006412D6">
              <w:t>101001</w:t>
            </w:r>
          </w:p>
        </w:tc>
      </w:tr>
      <w:tr w:rsidR="00A821C6" w:rsidRPr="006412D6" w14:paraId="168FE97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812F078" w14:textId="77777777" w:rsidR="00A821C6" w:rsidRPr="006412D6" w:rsidRDefault="00A821C6" w:rsidP="00AE0599">
            <w:r w:rsidRPr="006412D6">
              <w:t>29</w:t>
            </w:r>
          </w:p>
        </w:tc>
        <w:tc>
          <w:tcPr>
            <w:tcW w:w="1020" w:type="dxa"/>
            <w:tcBorders>
              <w:top w:val="nil"/>
              <w:left w:val="nil"/>
              <w:bottom w:val="single" w:sz="4" w:space="0" w:color="auto"/>
              <w:right w:val="single" w:sz="4" w:space="0" w:color="auto"/>
            </w:tcBorders>
            <w:shd w:val="clear" w:color="auto" w:fill="auto"/>
            <w:noWrap/>
            <w:vAlign w:val="bottom"/>
            <w:hideMark/>
          </w:tcPr>
          <w:p w14:paraId="599FD062" w14:textId="77777777" w:rsidR="00A821C6" w:rsidRPr="006412D6" w:rsidRDefault="00A821C6" w:rsidP="00AE0599">
            <w:r w:rsidRPr="006412D6">
              <w:t>x"0028"</w:t>
            </w:r>
          </w:p>
        </w:tc>
        <w:tc>
          <w:tcPr>
            <w:tcW w:w="2080" w:type="dxa"/>
            <w:tcBorders>
              <w:top w:val="nil"/>
              <w:left w:val="nil"/>
              <w:bottom w:val="single" w:sz="4" w:space="0" w:color="auto"/>
              <w:right w:val="single" w:sz="4" w:space="0" w:color="auto"/>
            </w:tcBorders>
            <w:shd w:val="clear" w:color="auto" w:fill="auto"/>
            <w:noWrap/>
            <w:vAlign w:val="bottom"/>
            <w:hideMark/>
          </w:tcPr>
          <w:p w14:paraId="630A208F" w14:textId="77777777" w:rsidR="00A821C6" w:rsidRPr="006412D6" w:rsidRDefault="00A821C6" w:rsidP="00AE0599">
            <w:r w:rsidRPr="006412D6">
              <w:t>101010</w:t>
            </w:r>
          </w:p>
        </w:tc>
      </w:tr>
      <w:tr w:rsidR="00A821C6" w:rsidRPr="006412D6" w14:paraId="522552B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9FB3F36" w14:textId="77777777" w:rsidR="00A821C6" w:rsidRPr="006412D6" w:rsidRDefault="00A821C6" w:rsidP="00AE0599">
            <w:r w:rsidRPr="006412D6">
              <w:t>2a</w:t>
            </w:r>
          </w:p>
        </w:tc>
        <w:tc>
          <w:tcPr>
            <w:tcW w:w="1020" w:type="dxa"/>
            <w:tcBorders>
              <w:top w:val="nil"/>
              <w:left w:val="nil"/>
              <w:bottom w:val="single" w:sz="4" w:space="0" w:color="auto"/>
              <w:right w:val="single" w:sz="4" w:space="0" w:color="auto"/>
            </w:tcBorders>
            <w:shd w:val="clear" w:color="auto" w:fill="auto"/>
            <w:noWrap/>
            <w:vAlign w:val="bottom"/>
            <w:hideMark/>
          </w:tcPr>
          <w:p w14:paraId="26B4C612" w14:textId="77777777" w:rsidR="00A821C6" w:rsidRPr="006412D6" w:rsidRDefault="00A821C6" w:rsidP="00AE0599">
            <w:r w:rsidRPr="006412D6">
              <w:t>x"0029"</w:t>
            </w:r>
          </w:p>
        </w:tc>
        <w:tc>
          <w:tcPr>
            <w:tcW w:w="2080" w:type="dxa"/>
            <w:tcBorders>
              <w:top w:val="nil"/>
              <w:left w:val="nil"/>
              <w:bottom w:val="single" w:sz="4" w:space="0" w:color="auto"/>
              <w:right w:val="single" w:sz="4" w:space="0" w:color="auto"/>
            </w:tcBorders>
            <w:shd w:val="clear" w:color="auto" w:fill="auto"/>
            <w:noWrap/>
            <w:vAlign w:val="bottom"/>
            <w:hideMark/>
          </w:tcPr>
          <w:p w14:paraId="001F7703" w14:textId="77777777" w:rsidR="00A821C6" w:rsidRPr="006412D6" w:rsidRDefault="00A821C6" w:rsidP="00AE0599">
            <w:r w:rsidRPr="006412D6">
              <w:t>101011</w:t>
            </w:r>
          </w:p>
        </w:tc>
      </w:tr>
      <w:tr w:rsidR="00A821C6" w:rsidRPr="006412D6" w14:paraId="622604E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CE3A2F4" w14:textId="77777777" w:rsidR="00A821C6" w:rsidRPr="006412D6" w:rsidRDefault="00A821C6" w:rsidP="00AE0599">
            <w:r w:rsidRPr="006412D6">
              <w:t>2b</w:t>
            </w:r>
          </w:p>
        </w:tc>
        <w:tc>
          <w:tcPr>
            <w:tcW w:w="1020" w:type="dxa"/>
            <w:tcBorders>
              <w:top w:val="nil"/>
              <w:left w:val="nil"/>
              <w:bottom w:val="single" w:sz="4" w:space="0" w:color="auto"/>
              <w:right w:val="single" w:sz="4" w:space="0" w:color="auto"/>
            </w:tcBorders>
            <w:shd w:val="clear" w:color="auto" w:fill="auto"/>
            <w:noWrap/>
            <w:vAlign w:val="bottom"/>
            <w:hideMark/>
          </w:tcPr>
          <w:p w14:paraId="43EF5CC2" w14:textId="77777777" w:rsidR="00A821C6" w:rsidRPr="006412D6" w:rsidRDefault="00A821C6" w:rsidP="00AE0599">
            <w:r w:rsidRPr="006412D6">
              <w:t>x"002A"</w:t>
            </w:r>
          </w:p>
        </w:tc>
        <w:tc>
          <w:tcPr>
            <w:tcW w:w="2080" w:type="dxa"/>
            <w:tcBorders>
              <w:top w:val="nil"/>
              <w:left w:val="nil"/>
              <w:bottom w:val="single" w:sz="4" w:space="0" w:color="auto"/>
              <w:right w:val="single" w:sz="4" w:space="0" w:color="auto"/>
            </w:tcBorders>
            <w:shd w:val="clear" w:color="auto" w:fill="auto"/>
            <w:noWrap/>
            <w:vAlign w:val="bottom"/>
            <w:hideMark/>
          </w:tcPr>
          <w:p w14:paraId="50C64A87" w14:textId="77777777" w:rsidR="00A821C6" w:rsidRPr="006412D6" w:rsidRDefault="00A821C6" w:rsidP="00AE0599">
            <w:r w:rsidRPr="006412D6">
              <w:t>101100</w:t>
            </w:r>
          </w:p>
        </w:tc>
      </w:tr>
      <w:tr w:rsidR="00A821C6" w:rsidRPr="006412D6" w14:paraId="5C651D3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7969596" w14:textId="77777777" w:rsidR="00A821C6" w:rsidRPr="006412D6" w:rsidRDefault="00A821C6" w:rsidP="00AE0599">
            <w:r w:rsidRPr="006412D6">
              <w:t>2c</w:t>
            </w:r>
          </w:p>
        </w:tc>
        <w:tc>
          <w:tcPr>
            <w:tcW w:w="1020" w:type="dxa"/>
            <w:tcBorders>
              <w:top w:val="nil"/>
              <w:left w:val="nil"/>
              <w:bottom w:val="single" w:sz="4" w:space="0" w:color="auto"/>
              <w:right w:val="single" w:sz="4" w:space="0" w:color="auto"/>
            </w:tcBorders>
            <w:shd w:val="clear" w:color="auto" w:fill="auto"/>
            <w:noWrap/>
            <w:vAlign w:val="bottom"/>
            <w:hideMark/>
          </w:tcPr>
          <w:p w14:paraId="16F597E0" w14:textId="77777777" w:rsidR="00A821C6" w:rsidRPr="006412D6" w:rsidRDefault="00A821C6" w:rsidP="00AE0599">
            <w:r w:rsidRPr="006412D6">
              <w:t>x"002B"</w:t>
            </w:r>
          </w:p>
        </w:tc>
        <w:tc>
          <w:tcPr>
            <w:tcW w:w="2080" w:type="dxa"/>
            <w:tcBorders>
              <w:top w:val="nil"/>
              <w:left w:val="nil"/>
              <w:bottom w:val="single" w:sz="4" w:space="0" w:color="auto"/>
              <w:right w:val="single" w:sz="4" w:space="0" w:color="auto"/>
            </w:tcBorders>
            <w:shd w:val="clear" w:color="auto" w:fill="auto"/>
            <w:noWrap/>
            <w:vAlign w:val="bottom"/>
            <w:hideMark/>
          </w:tcPr>
          <w:p w14:paraId="66D033EE" w14:textId="77777777" w:rsidR="00A821C6" w:rsidRPr="006412D6" w:rsidRDefault="00A821C6" w:rsidP="00AE0599">
            <w:r w:rsidRPr="006412D6">
              <w:t>101101</w:t>
            </w:r>
          </w:p>
        </w:tc>
      </w:tr>
      <w:tr w:rsidR="00A821C6" w:rsidRPr="006412D6" w14:paraId="2EA794C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E1E5BBD" w14:textId="77777777" w:rsidR="00A821C6" w:rsidRPr="006412D6" w:rsidRDefault="00A821C6" w:rsidP="00AE0599">
            <w:r w:rsidRPr="006412D6">
              <w:t>2d</w:t>
            </w:r>
          </w:p>
        </w:tc>
        <w:tc>
          <w:tcPr>
            <w:tcW w:w="1020" w:type="dxa"/>
            <w:tcBorders>
              <w:top w:val="nil"/>
              <w:left w:val="nil"/>
              <w:bottom w:val="single" w:sz="4" w:space="0" w:color="auto"/>
              <w:right w:val="single" w:sz="4" w:space="0" w:color="auto"/>
            </w:tcBorders>
            <w:shd w:val="clear" w:color="auto" w:fill="auto"/>
            <w:noWrap/>
            <w:vAlign w:val="bottom"/>
            <w:hideMark/>
          </w:tcPr>
          <w:p w14:paraId="5DB22133" w14:textId="77777777" w:rsidR="00A821C6" w:rsidRPr="006412D6" w:rsidRDefault="00A821C6" w:rsidP="00AE0599">
            <w:r w:rsidRPr="006412D6">
              <w:t>x"002C"</w:t>
            </w:r>
          </w:p>
        </w:tc>
        <w:tc>
          <w:tcPr>
            <w:tcW w:w="2080" w:type="dxa"/>
            <w:tcBorders>
              <w:top w:val="nil"/>
              <w:left w:val="nil"/>
              <w:bottom w:val="single" w:sz="4" w:space="0" w:color="auto"/>
              <w:right w:val="single" w:sz="4" w:space="0" w:color="auto"/>
            </w:tcBorders>
            <w:shd w:val="clear" w:color="auto" w:fill="auto"/>
            <w:noWrap/>
            <w:vAlign w:val="bottom"/>
            <w:hideMark/>
          </w:tcPr>
          <w:p w14:paraId="15B07C91" w14:textId="77777777" w:rsidR="00A821C6" w:rsidRPr="006412D6" w:rsidRDefault="00A821C6" w:rsidP="00AE0599">
            <w:r w:rsidRPr="006412D6">
              <w:t>101110</w:t>
            </w:r>
          </w:p>
        </w:tc>
      </w:tr>
      <w:tr w:rsidR="00A821C6" w:rsidRPr="006412D6" w14:paraId="4A9F619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E026DED" w14:textId="77777777" w:rsidR="00A821C6" w:rsidRPr="006412D6" w:rsidRDefault="00A821C6" w:rsidP="00AE0599">
            <w:r w:rsidRPr="006412D6">
              <w:t>2e</w:t>
            </w:r>
          </w:p>
        </w:tc>
        <w:tc>
          <w:tcPr>
            <w:tcW w:w="1020" w:type="dxa"/>
            <w:tcBorders>
              <w:top w:val="nil"/>
              <w:left w:val="nil"/>
              <w:bottom w:val="single" w:sz="4" w:space="0" w:color="auto"/>
              <w:right w:val="single" w:sz="4" w:space="0" w:color="auto"/>
            </w:tcBorders>
            <w:shd w:val="clear" w:color="auto" w:fill="auto"/>
            <w:noWrap/>
            <w:vAlign w:val="bottom"/>
            <w:hideMark/>
          </w:tcPr>
          <w:p w14:paraId="6E4017AE" w14:textId="77777777" w:rsidR="00A821C6" w:rsidRPr="006412D6" w:rsidRDefault="00A821C6" w:rsidP="00AE0599">
            <w:r w:rsidRPr="006412D6">
              <w:t>x"002D"</w:t>
            </w:r>
          </w:p>
        </w:tc>
        <w:tc>
          <w:tcPr>
            <w:tcW w:w="2080" w:type="dxa"/>
            <w:tcBorders>
              <w:top w:val="nil"/>
              <w:left w:val="nil"/>
              <w:bottom w:val="single" w:sz="4" w:space="0" w:color="auto"/>
              <w:right w:val="single" w:sz="4" w:space="0" w:color="auto"/>
            </w:tcBorders>
            <w:shd w:val="clear" w:color="auto" w:fill="auto"/>
            <w:noWrap/>
            <w:vAlign w:val="bottom"/>
            <w:hideMark/>
          </w:tcPr>
          <w:p w14:paraId="2BD94E58" w14:textId="77777777" w:rsidR="00A821C6" w:rsidRPr="006412D6" w:rsidRDefault="00A821C6" w:rsidP="00AE0599">
            <w:r w:rsidRPr="006412D6">
              <w:t>101111</w:t>
            </w:r>
          </w:p>
        </w:tc>
      </w:tr>
      <w:tr w:rsidR="00A821C6" w:rsidRPr="006412D6" w14:paraId="1472008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F7056C4" w14:textId="77777777" w:rsidR="00A821C6" w:rsidRPr="006412D6" w:rsidRDefault="00A821C6" w:rsidP="00AE0599">
            <w:r w:rsidRPr="006412D6">
              <w:t>2f</w:t>
            </w:r>
          </w:p>
        </w:tc>
        <w:tc>
          <w:tcPr>
            <w:tcW w:w="1020" w:type="dxa"/>
            <w:tcBorders>
              <w:top w:val="nil"/>
              <w:left w:val="nil"/>
              <w:bottom w:val="single" w:sz="4" w:space="0" w:color="auto"/>
              <w:right w:val="single" w:sz="4" w:space="0" w:color="auto"/>
            </w:tcBorders>
            <w:shd w:val="clear" w:color="auto" w:fill="auto"/>
            <w:noWrap/>
            <w:vAlign w:val="bottom"/>
            <w:hideMark/>
          </w:tcPr>
          <w:p w14:paraId="73BD86C6" w14:textId="77777777" w:rsidR="00A821C6" w:rsidRPr="006412D6" w:rsidRDefault="00A821C6" w:rsidP="00AE0599">
            <w:r w:rsidRPr="006412D6">
              <w:t>x"002E"</w:t>
            </w:r>
          </w:p>
        </w:tc>
        <w:tc>
          <w:tcPr>
            <w:tcW w:w="2080" w:type="dxa"/>
            <w:tcBorders>
              <w:top w:val="nil"/>
              <w:left w:val="nil"/>
              <w:bottom w:val="single" w:sz="4" w:space="0" w:color="auto"/>
              <w:right w:val="single" w:sz="4" w:space="0" w:color="auto"/>
            </w:tcBorders>
            <w:shd w:val="clear" w:color="auto" w:fill="auto"/>
            <w:noWrap/>
            <w:vAlign w:val="bottom"/>
            <w:hideMark/>
          </w:tcPr>
          <w:p w14:paraId="48E85782" w14:textId="77777777" w:rsidR="00A821C6" w:rsidRPr="006412D6" w:rsidRDefault="00A821C6" w:rsidP="00AE0599">
            <w:r w:rsidRPr="006412D6">
              <w:t>110000</w:t>
            </w:r>
          </w:p>
        </w:tc>
      </w:tr>
      <w:tr w:rsidR="00A821C6" w:rsidRPr="006412D6" w14:paraId="7DCC189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48BF165" w14:textId="77777777" w:rsidR="00A821C6" w:rsidRPr="006412D6" w:rsidRDefault="00A821C6" w:rsidP="00AE0599">
            <w:r w:rsidRPr="006412D6">
              <w:t>30</w:t>
            </w:r>
          </w:p>
        </w:tc>
        <w:tc>
          <w:tcPr>
            <w:tcW w:w="1020" w:type="dxa"/>
            <w:tcBorders>
              <w:top w:val="nil"/>
              <w:left w:val="nil"/>
              <w:bottom w:val="single" w:sz="4" w:space="0" w:color="auto"/>
              <w:right w:val="single" w:sz="4" w:space="0" w:color="auto"/>
            </w:tcBorders>
            <w:shd w:val="clear" w:color="auto" w:fill="auto"/>
            <w:noWrap/>
            <w:vAlign w:val="bottom"/>
            <w:hideMark/>
          </w:tcPr>
          <w:p w14:paraId="37B8972B" w14:textId="77777777" w:rsidR="00A821C6" w:rsidRPr="006412D6" w:rsidRDefault="00A821C6" w:rsidP="00AE0599">
            <w:r w:rsidRPr="006412D6">
              <w:t>x"002F"</w:t>
            </w:r>
          </w:p>
        </w:tc>
        <w:tc>
          <w:tcPr>
            <w:tcW w:w="2080" w:type="dxa"/>
            <w:tcBorders>
              <w:top w:val="nil"/>
              <w:left w:val="nil"/>
              <w:bottom w:val="single" w:sz="4" w:space="0" w:color="auto"/>
              <w:right w:val="single" w:sz="4" w:space="0" w:color="auto"/>
            </w:tcBorders>
            <w:shd w:val="clear" w:color="auto" w:fill="auto"/>
            <w:noWrap/>
            <w:vAlign w:val="bottom"/>
            <w:hideMark/>
          </w:tcPr>
          <w:p w14:paraId="3F8C209E" w14:textId="77777777" w:rsidR="00A821C6" w:rsidRPr="006412D6" w:rsidRDefault="00A821C6" w:rsidP="00AE0599">
            <w:r w:rsidRPr="006412D6">
              <w:t>110001</w:t>
            </w:r>
          </w:p>
        </w:tc>
      </w:tr>
      <w:tr w:rsidR="00A821C6" w:rsidRPr="006412D6" w14:paraId="17AC3F7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9D99A0E" w14:textId="77777777" w:rsidR="00A821C6" w:rsidRPr="006412D6" w:rsidRDefault="00A821C6" w:rsidP="00AE0599">
            <w:r w:rsidRPr="006412D6">
              <w:t>31</w:t>
            </w:r>
          </w:p>
        </w:tc>
        <w:tc>
          <w:tcPr>
            <w:tcW w:w="1020" w:type="dxa"/>
            <w:tcBorders>
              <w:top w:val="nil"/>
              <w:left w:val="nil"/>
              <w:bottom w:val="single" w:sz="4" w:space="0" w:color="auto"/>
              <w:right w:val="single" w:sz="4" w:space="0" w:color="auto"/>
            </w:tcBorders>
            <w:shd w:val="clear" w:color="auto" w:fill="auto"/>
            <w:noWrap/>
            <w:vAlign w:val="bottom"/>
            <w:hideMark/>
          </w:tcPr>
          <w:p w14:paraId="4BF7BC2A" w14:textId="77777777" w:rsidR="00A821C6" w:rsidRPr="006412D6" w:rsidRDefault="00A821C6" w:rsidP="00AE0599">
            <w:r w:rsidRPr="006412D6">
              <w:t>x"0030"</w:t>
            </w:r>
          </w:p>
        </w:tc>
        <w:tc>
          <w:tcPr>
            <w:tcW w:w="2080" w:type="dxa"/>
            <w:tcBorders>
              <w:top w:val="nil"/>
              <w:left w:val="nil"/>
              <w:bottom w:val="single" w:sz="4" w:space="0" w:color="auto"/>
              <w:right w:val="single" w:sz="4" w:space="0" w:color="auto"/>
            </w:tcBorders>
            <w:shd w:val="clear" w:color="auto" w:fill="auto"/>
            <w:noWrap/>
            <w:vAlign w:val="bottom"/>
            <w:hideMark/>
          </w:tcPr>
          <w:p w14:paraId="79FA701F" w14:textId="77777777" w:rsidR="00A821C6" w:rsidRPr="006412D6" w:rsidRDefault="00A821C6" w:rsidP="00AE0599">
            <w:r w:rsidRPr="006412D6">
              <w:t>110010</w:t>
            </w:r>
          </w:p>
        </w:tc>
      </w:tr>
      <w:tr w:rsidR="00A821C6" w:rsidRPr="006412D6" w14:paraId="435DEF9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60A6E00" w14:textId="77777777" w:rsidR="00A821C6" w:rsidRPr="006412D6" w:rsidRDefault="00A821C6" w:rsidP="00AE0599">
            <w:r w:rsidRPr="006412D6">
              <w:t>32</w:t>
            </w:r>
          </w:p>
        </w:tc>
        <w:tc>
          <w:tcPr>
            <w:tcW w:w="1020" w:type="dxa"/>
            <w:tcBorders>
              <w:top w:val="nil"/>
              <w:left w:val="nil"/>
              <w:bottom w:val="single" w:sz="4" w:space="0" w:color="auto"/>
              <w:right w:val="single" w:sz="4" w:space="0" w:color="auto"/>
            </w:tcBorders>
            <w:shd w:val="clear" w:color="auto" w:fill="auto"/>
            <w:noWrap/>
            <w:vAlign w:val="bottom"/>
            <w:hideMark/>
          </w:tcPr>
          <w:p w14:paraId="192AC653" w14:textId="77777777" w:rsidR="00A821C6" w:rsidRPr="006412D6" w:rsidRDefault="00A821C6" w:rsidP="00AE0599">
            <w:r w:rsidRPr="006412D6">
              <w:t>x"0031"</w:t>
            </w:r>
          </w:p>
        </w:tc>
        <w:tc>
          <w:tcPr>
            <w:tcW w:w="2080" w:type="dxa"/>
            <w:tcBorders>
              <w:top w:val="nil"/>
              <w:left w:val="nil"/>
              <w:bottom w:val="single" w:sz="4" w:space="0" w:color="auto"/>
              <w:right w:val="single" w:sz="4" w:space="0" w:color="auto"/>
            </w:tcBorders>
            <w:shd w:val="clear" w:color="auto" w:fill="auto"/>
            <w:noWrap/>
            <w:vAlign w:val="bottom"/>
            <w:hideMark/>
          </w:tcPr>
          <w:p w14:paraId="19072D34" w14:textId="77777777" w:rsidR="00A821C6" w:rsidRPr="006412D6" w:rsidRDefault="00A821C6" w:rsidP="00AE0599">
            <w:r w:rsidRPr="006412D6">
              <w:t>110011</w:t>
            </w:r>
          </w:p>
        </w:tc>
      </w:tr>
      <w:tr w:rsidR="00A821C6" w:rsidRPr="006412D6" w14:paraId="2947B0A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5BC790D" w14:textId="77777777" w:rsidR="00A821C6" w:rsidRPr="006412D6" w:rsidRDefault="00A821C6" w:rsidP="00AE0599">
            <w:r w:rsidRPr="006412D6">
              <w:t>33</w:t>
            </w:r>
          </w:p>
        </w:tc>
        <w:tc>
          <w:tcPr>
            <w:tcW w:w="1020" w:type="dxa"/>
            <w:tcBorders>
              <w:top w:val="nil"/>
              <w:left w:val="nil"/>
              <w:bottom w:val="single" w:sz="4" w:space="0" w:color="auto"/>
              <w:right w:val="single" w:sz="4" w:space="0" w:color="auto"/>
            </w:tcBorders>
            <w:shd w:val="clear" w:color="auto" w:fill="auto"/>
            <w:noWrap/>
            <w:vAlign w:val="bottom"/>
            <w:hideMark/>
          </w:tcPr>
          <w:p w14:paraId="2A7CA65D" w14:textId="77777777" w:rsidR="00A821C6" w:rsidRPr="006412D6" w:rsidRDefault="00A821C6" w:rsidP="00AE0599">
            <w:r w:rsidRPr="006412D6">
              <w:t>x"0032"</w:t>
            </w:r>
          </w:p>
        </w:tc>
        <w:tc>
          <w:tcPr>
            <w:tcW w:w="2080" w:type="dxa"/>
            <w:tcBorders>
              <w:top w:val="nil"/>
              <w:left w:val="nil"/>
              <w:bottom w:val="single" w:sz="4" w:space="0" w:color="auto"/>
              <w:right w:val="single" w:sz="4" w:space="0" w:color="auto"/>
            </w:tcBorders>
            <w:shd w:val="clear" w:color="auto" w:fill="auto"/>
            <w:noWrap/>
            <w:vAlign w:val="bottom"/>
            <w:hideMark/>
          </w:tcPr>
          <w:p w14:paraId="0B0711EF" w14:textId="77777777" w:rsidR="00A821C6" w:rsidRPr="006412D6" w:rsidRDefault="00A821C6" w:rsidP="00AE0599">
            <w:r w:rsidRPr="006412D6">
              <w:t>110100</w:t>
            </w:r>
          </w:p>
        </w:tc>
      </w:tr>
      <w:tr w:rsidR="00A821C6" w:rsidRPr="006412D6" w14:paraId="78AA773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E4FC9CF" w14:textId="77777777" w:rsidR="00A821C6" w:rsidRPr="006412D6" w:rsidRDefault="00A821C6" w:rsidP="00AE0599">
            <w:r w:rsidRPr="006412D6">
              <w:t>34</w:t>
            </w:r>
          </w:p>
        </w:tc>
        <w:tc>
          <w:tcPr>
            <w:tcW w:w="1020" w:type="dxa"/>
            <w:tcBorders>
              <w:top w:val="nil"/>
              <w:left w:val="nil"/>
              <w:bottom w:val="single" w:sz="4" w:space="0" w:color="auto"/>
              <w:right w:val="single" w:sz="4" w:space="0" w:color="auto"/>
            </w:tcBorders>
            <w:shd w:val="clear" w:color="auto" w:fill="auto"/>
            <w:noWrap/>
            <w:vAlign w:val="bottom"/>
            <w:hideMark/>
          </w:tcPr>
          <w:p w14:paraId="15FDE251" w14:textId="77777777" w:rsidR="00A821C6" w:rsidRPr="006412D6" w:rsidRDefault="00A821C6" w:rsidP="00AE0599">
            <w:r w:rsidRPr="006412D6">
              <w:t>x"0033"</w:t>
            </w:r>
          </w:p>
        </w:tc>
        <w:tc>
          <w:tcPr>
            <w:tcW w:w="2080" w:type="dxa"/>
            <w:tcBorders>
              <w:top w:val="nil"/>
              <w:left w:val="nil"/>
              <w:bottom w:val="single" w:sz="4" w:space="0" w:color="auto"/>
              <w:right w:val="single" w:sz="4" w:space="0" w:color="auto"/>
            </w:tcBorders>
            <w:shd w:val="clear" w:color="auto" w:fill="auto"/>
            <w:noWrap/>
            <w:vAlign w:val="bottom"/>
            <w:hideMark/>
          </w:tcPr>
          <w:p w14:paraId="47E00847" w14:textId="77777777" w:rsidR="00A821C6" w:rsidRPr="006412D6" w:rsidRDefault="00A821C6" w:rsidP="00AE0599">
            <w:r w:rsidRPr="006412D6">
              <w:t>110101</w:t>
            </w:r>
          </w:p>
        </w:tc>
      </w:tr>
      <w:tr w:rsidR="00A821C6" w:rsidRPr="006412D6" w14:paraId="6B81938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EAD4B22" w14:textId="77777777" w:rsidR="00A821C6" w:rsidRPr="006412D6" w:rsidRDefault="00A821C6" w:rsidP="00AE0599">
            <w:r w:rsidRPr="006412D6">
              <w:t>35</w:t>
            </w:r>
          </w:p>
        </w:tc>
        <w:tc>
          <w:tcPr>
            <w:tcW w:w="1020" w:type="dxa"/>
            <w:tcBorders>
              <w:top w:val="nil"/>
              <w:left w:val="nil"/>
              <w:bottom w:val="single" w:sz="4" w:space="0" w:color="auto"/>
              <w:right w:val="single" w:sz="4" w:space="0" w:color="auto"/>
            </w:tcBorders>
            <w:shd w:val="clear" w:color="auto" w:fill="auto"/>
            <w:noWrap/>
            <w:vAlign w:val="bottom"/>
            <w:hideMark/>
          </w:tcPr>
          <w:p w14:paraId="19282774" w14:textId="77777777" w:rsidR="00A821C6" w:rsidRPr="006412D6" w:rsidRDefault="00A821C6" w:rsidP="00AE0599">
            <w:r w:rsidRPr="006412D6">
              <w:t>x"0034"</w:t>
            </w:r>
          </w:p>
        </w:tc>
        <w:tc>
          <w:tcPr>
            <w:tcW w:w="2080" w:type="dxa"/>
            <w:tcBorders>
              <w:top w:val="nil"/>
              <w:left w:val="nil"/>
              <w:bottom w:val="single" w:sz="4" w:space="0" w:color="auto"/>
              <w:right w:val="single" w:sz="4" w:space="0" w:color="auto"/>
            </w:tcBorders>
            <w:shd w:val="clear" w:color="auto" w:fill="auto"/>
            <w:noWrap/>
            <w:vAlign w:val="bottom"/>
            <w:hideMark/>
          </w:tcPr>
          <w:p w14:paraId="347E4749" w14:textId="77777777" w:rsidR="00A821C6" w:rsidRPr="006412D6" w:rsidRDefault="00A821C6" w:rsidP="00AE0599">
            <w:r w:rsidRPr="006412D6">
              <w:t>110110</w:t>
            </w:r>
          </w:p>
        </w:tc>
      </w:tr>
      <w:tr w:rsidR="00A821C6" w:rsidRPr="006412D6" w14:paraId="3F2FE5B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506BF32" w14:textId="77777777" w:rsidR="00A821C6" w:rsidRPr="006412D6" w:rsidRDefault="00A821C6" w:rsidP="00AE0599">
            <w:r w:rsidRPr="006412D6">
              <w:t>36</w:t>
            </w:r>
          </w:p>
        </w:tc>
        <w:tc>
          <w:tcPr>
            <w:tcW w:w="1020" w:type="dxa"/>
            <w:tcBorders>
              <w:top w:val="nil"/>
              <w:left w:val="nil"/>
              <w:bottom w:val="single" w:sz="4" w:space="0" w:color="auto"/>
              <w:right w:val="single" w:sz="4" w:space="0" w:color="auto"/>
            </w:tcBorders>
            <w:shd w:val="clear" w:color="auto" w:fill="auto"/>
            <w:noWrap/>
            <w:vAlign w:val="bottom"/>
            <w:hideMark/>
          </w:tcPr>
          <w:p w14:paraId="4EE1D0E2" w14:textId="77777777" w:rsidR="00A821C6" w:rsidRPr="006412D6" w:rsidRDefault="00A821C6" w:rsidP="00AE0599">
            <w:r w:rsidRPr="006412D6">
              <w:t>x"0035"</w:t>
            </w:r>
          </w:p>
        </w:tc>
        <w:tc>
          <w:tcPr>
            <w:tcW w:w="2080" w:type="dxa"/>
            <w:tcBorders>
              <w:top w:val="nil"/>
              <w:left w:val="nil"/>
              <w:bottom w:val="single" w:sz="4" w:space="0" w:color="auto"/>
              <w:right w:val="single" w:sz="4" w:space="0" w:color="auto"/>
            </w:tcBorders>
            <w:shd w:val="clear" w:color="auto" w:fill="auto"/>
            <w:noWrap/>
            <w:vAlign w:val="bottom"/>
            <w:hideMark/>
          </w:tcPr>
          <w:p w14:paraId="48174146" w14:textId="77777777" w:rsidR="00A821C6" w:rsidRPr="006412D6" w:rsidRDefault="00A821C6" w:rsidP="00AE0599">
            <w:r w:rsidRPr="006412D6">
              <w:t>110111</w:t>
            </w:r>
          </w:p>
        </w:tc>
      </w:tr>
      <w:tr w:rsidR="00A821C6" w:rsidRPr="006412D6" w14:paraId="1EFF487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B8D25D4" w14:textId="77777777" w:rsidR="00A821C6" w:rsidRPr="006412D6" w:rsidRDefault="00A821C6" w:rsidP="00AE0599">
            <w:r w:rsidRPr="006412D6">
              <w:t>37</w:t>
            </w:r>
          </w:p>
        </w:tc>
        <w:tc>
          <w:tcPr>
            <w:tcW w:w="1020" w:type="dxa"/>
            <w:tcBorders>
              <w:top w:val="nil"/>
              <w:left w:val="nil"/>
              <w:bottom w:val="single" w:sz="4" w:space="0" w:color="auto"/>
              <w:right w:val="single" w:sz="4" w:space="0" w:color="auto"/>
            </w:tcBorders>
            <w:shd w:val="clear" w:color="auto" w:fill="auto"/>
            <w:noWrap/>
            <w:vAlign w:val="bottom"/>
            <w:hideMark/>
          </w:tcPr>
          <w:p w14:paraId="60F10942" w14:textId="77777777" w:rsidR="00A821C6" w:rsidRPr="006412D6" w:rsidRDefault="00A821C6" w:rsidP="00AE0599">
            <w:r w:rsidRPr="006412D6">
              <w:t>x"0036"</w:t>
            </w:r>
          </w:p>
        </w:tc>
        <w:tc>
          <w:tcPr>
            <w:tcW w:w="2080" w:type="dxa"/>
            <w:tcBorders>
              <w:top w:val="nil"/>
              <w:left w:val="nil"/>
              <w:bottom w:val="single" w:sz="4" w:space="0" w:color="auto"/>
              <w:right w:val="single" w:sz="4" w:space="0" w:color="auto"/>
            </w:tcBorders>
            <w:shd w:val="clear" w:color="auto" w:fill="auto"/>
            <w:noWrap/>
            <w:vAlign w:val="bottom"/>
            <w:hideMark/>
          </w:tcPr>
          <w:p w14:paraId="19FD219D" w14:textId="77777777" w:rsidR="00A821C6" w:rsidRPr="006412D6" w:rsidRDefault="00A821C6" w:rsidP="00AE0599">
            <w:r w:rsidRPr="006412D6">
              <w:t>111000</w:t>
            </w:r>
          </w:p>
        </w:tc>
      </w:tr>
      <w:tr w:rsidR="00A821C6" w:rsidRPr="006412D6" w14:paraId="71E4773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28B1109" w14:textId="77777777" w:rsidR="00A821C6" w:rsidRPr="006412D6" w:rsidRDefault="00A821C6" w:rsidP="00AE0599">
            <w:r w:rsidRPr="006412D6">
              <w:t>38</w:t>
            </w:r>
          </w:p>
        </w:tc>
        <w:tc>
          <w:tcPr>
            <w:tcW w:w="1020" w:type="dxa"/>
            <w:tcBorders>
              <w:top w:val="nil"/>
              <w:left w:val="nil"/>
              <w:bottom w:val="single" w:sz="4" w:space="0" w:color="auto"/>
              <w:right w:val="single" w:sz="4" w:space="0" w:color="auto"/>
            </w:tcBorders>
            <w:shd w:val="clear" w:color="auto" w:fill="auto"/>
            <w:noWrap/>
            <w:vAlign w:val="bottom"/>
            <w:hideMark/>
          </w:tcPr>
          <w:p w14:paraId="6C195504" w14:textId="77777777" w:rsidR="00A821C6" w:rsidRPr="006412D6" w:rsidRDefault="00A821C6" w:rsidP="00AE0599">
            <w:r w:rsidRPr="006412D6">
              <w:t>x"0037"</w:t>
            </w:r>
          </w:p>
        </w:tc>
        <w:tc>
          <w:tcPr>
            <w:tcW w:w="2080" w:type="dxa"/>
            <w:tcBorders>
              <w:top w:val="nil"/>
              <w:left w:val="nil"/>
              <w:bottom w:val="single" w:sz="4" w:space="0" w:color="auto"/>
              <w:right w:val="single" w:sz="4" w:space="0" w:color="auto"/>
            </w:tcBorders>
            <w:shd w:val="clear" w:color="auto" w:fill="auto"/>
            <w:noWrap/>
            <w:vAlign w:val="bottom"/>
            <w:hideMark/>
          </w:tcPr>
          <w:p w14:paraId="22DF76FC" w14:textId="77777777" w:rsidR="00A821C6" w:rsidRPr="006412D6" w:rsidRDefault="00A821C6" w:rsidP="00AE0599">
            <w:r w:rsidRPr="006412D6">
              <w:t>111001</w:t>
            </w:r>
          </w:p>
        </w:tc>
      </w:tr>
      <w:tr w:rsidR="00A821C6" w:rsidRPr="006412D6" w14:paraId="58BF96A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4BD5DE1" w14:textId="77777777" w:rsidR="00A821C6" w:rsidRPr="006412D6" w:rsidRDefault="00A821C6" w:rsidP="00AE0599">
            <w:r w:rsidRPr="006412D6">
              <w:t>39</w:t>
            </w:r>
          </w:p>
        </w:tc>
        <w:tc>
          <w:tcPr>
            <w:tcW w:w="1020" w:type="dxa"/>
            <w:tcBorders>
              <w:top w:val="nil"/>
              <w:left w:val="nil"/>
              <w:bottom w:val="single" w:sz="4" w:space="0" w:color="auto"/>
              <w:right w:val="single" w:sz="4" w:space="0" w:color="auto"/>
            </w:tcBorders>
            <w:shd w:val="clear" w:color="auto" w:fill="auto"/>
            <w:noWrap/>
            <w:vAlign w:val="bottom"/>
            <w:hideMark/>
          </w:tcPr>
          <w:p w14:paraId="4FC75AE0" w14:textId="77777777" w:rsidR="00A821C6" w:rsidRPr="006412D6" w:rsidRDefault="00A821C6" w:rsidP="00AE0599">
            <w:r w:rsidRPr="006412D6">
              <w:t>x"0038"</w:t>
            </w:r>
          </w:p>
        </w:tc>
        <w:tc>
          <w:tcPr>
            <w:tcW w:w="2080" w:type="dxa"/>
            <w:tcBorders>
              <w:top w:val="nil"/>
              <w:left w:val="nil"/>
              <w:bottom w:val="single" w:sz="4" w:space="0" w:color="auto"/>
              <w:right w:val="single" w:sz="4" w:space="0" w:color="auto"/>
            </w:tcBorders>
            <w:shd w:val="clear" w:color="auto" w:fill="auto"/>
            <w:noWrap/>
            <w:vAlign w:val="bottom"/>
            <w:hideMark/>
          </w:tcPr>
          <w:p w14:paraId="2DF630EC" w14:textId="77777777" w:rsidR="00A821C6" w:rsidRPr="006412D6" w:rsidRDefault="00A821C6" w:rsidP="00AE0599">
            <w:r w:rsidRPr="006412D6">
              <w:t>111010</w:t>
            </w:r>
          </w:p>
        </w:tc>
      </w:tr>
      <w:tr w:rsidR="00A821C6" w:rsidRPr="006412D6" w14:paraId="5B1A215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902E14D" w14:textId="77777777" w:rsidR="00A821C6" w:rsidRPr="006412D6" w:rsidRDefault="00A821C6" w:rsidP="00AE0599">
            <w:r w:rsidRPr="006412D6">
              <w:t>3a</w:t>
            </w:r>
          </w:p>
        </w:tc>
        <w:tc>
          <w:tcPr>
            <w:tcW w:w="1020" w:type="dxa"/>
            <w:tcBorders>
              <w:top w:val="nil"/>
              <w:left w:val="nil"/>
              <w:bottom w:val="single" w:sz="4" w:space="0" w:color="auto"/>
              <w:right w:val="single" w:sz="4" w:space="0" w:color="auto"/>
            </w:tcBorders>
            <w:shd w:val="clear" w:color="auto" w:fill="auto"/>
            <w:noWrap/>
            <w:vAlign w:val="bottom"/>
            <w:hideMark/>
          </w:tcPr>
          <w:p w14:paraId="0E8A2B01" w14:textId="77777777" w:rsidR="00A821C6" w:rsidRPr="006412D6" w:rsidRDefault="00A821C6" w:rsidP="00AE0599">
            <w:r w:rsidRPr="006412D6">
              <w:t>x"0039"</w:t>
            </w:r>
          </w:p>
        </w:tc>
        <w:tc>
          <w:tcPr>
            <w:tcW w:w="2080" w:type="dxa"/>
            <w:tcBorders>
              <w:top w:val="nil"/>
              <w:left w:val="nil"/>
              <w:bottom w:val="single" w:sz="4" w:space="0" w:color="auto"/>
              <w:right w:val="single" w:sz="4" w:space="0" w:color="auto"/>
            </w:tcBorders>
            <w:shd w:val="clear" w:color="auto" w:fill="auto"/>
            <w:noWrap/>
            <w:vAlign w:val="bottom"/>
            <w:hideMark/>
          </w:tcPr>
          <w:p w14:paraId="65A08BA5" w14:textId="77777777" w:rsidR="00A821C6" w:rsidRPr="006412D6" w:rsidRDefault="00A821C6" w:rsidP="00AE0599">
            <w:r w:rsidRPr="006412D6">
              <w:t>111011</w:t>
            </w:r>
          </w:p>
        </w:tc>
      </w:tr>
      <w:tr w:rsidR="00A821C6" w:rsidRPr="006412D6" w14:paraId="010F519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47CFB3E" w14:textId="77777777" w:rsidR="00A821C6" w:rsidRPr="006412D6" w:rsidRDefault="00A821C6" w:rsidP="00AE0599">
            <w:r w:rsidRPr="006412D6">
              <w:t>3b</w:t>
            </w:r>
          </w:p>
        </w:tc>
        <w:tc>
          <w:tcPr>
            <w:tcW w:w="1020" w:type="dxa"/>
            <w:tcBorders>
              <w:top w:val="nil"/>
              <w:left w:val="nil"/>
              <w:bottom w:val="single" w:sz="4" w:space="0" w:color="auto"/>
              <w:right w:val="single" w:sz="4" w:space="0" w:color="auto"/>
            </w:tcBorders>
            <w:shd w:val="clear" w:color="auto" w:fill="auto"/>
            <w:noWrap/>
            <w:vAlign w:val="bottom"/>
            <w:hideMark/>
          </w:tcPr>
          <w:p w14:paraId="19BF32B2" w14:textId="77777777" w:rsidR="00A821C6" w:rsidRPr="006412D6" w:rsidRDefault="00A821C6" w:rsidP="00AE0599">
            <w:r w:rsidRPr="006412D6">
              <w:t>x"003A"</w:t>
            </w:r>
          </w:p>
        </w:tc>
        <w:tc>
          <w:tcPr>
            <w:tcW w:w="2080" w:type="dxa"/>
            <w:tcBorders>
              <w:top w:val="nil"/>
              <w:left w:val="nil"/>
              <w:bottom w:val="single" w:sz="4" w:space="0" w:color="auto"/>
              <w:right w:val="single" w:sz="4" w:space="0" w:color="auto"/>
            </w:tcBorders>
            <w:shd w:val="clear" w:color="auto" w:fill="auto"/>
            <w:noWrap/>
            <w:vAlign w:val="bottom"/>
            <w:hideMark/>
          </w:tcPr>
          <w:p w14:paraId="5708A0D8" w14:textId="77777777" w:rsidR="00A821C6" w:rsidRPr="006412D6" w:rsidRDefault="00A821C6" w:rsidP="00AE0599">
            <w:r w:rsidRPr="006412D6">
              <w:t>111100</w:t>
            </w:r>
          </w:p>
        </w:tc>
      </w:tr>
      <w:tr w:rsidR="00A821C6" w:rsidRPr="006412D6" w14:paraId="70EF453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3B8EC03" w14:textId="77777777" w:rsidR="00A821C6" w:rsidRPr="006412D6" w:rsidRDefault="00A821C6" w:rsidP="00AE0599">
            <w:r w:rsidRPr="006412D6">
              <w:t>3c</w:t>
            </w:r>
          </w:p>
        </w:tc>
        <w:tc>
          <w:tcPr>
            <w:tcW w:w="1020" w:type="dxa"/>
            <w:tcBorders>
              <w:top w:val="nil"/>
              <w:left w:val="nil"/>
              <w:bottom w:val="single" w:sz="4" w:space="0" w:color="auto"/>
              <w:right w:val="single" w:sz="4" w:space="0" w:color="auto"/>
            </w:tcBorders>
            <w:shd w:val="clear" w:color="auto" w:fill="auto"/>
            <w:noWrap/>
            <w:vAlign w:val="bottom"/>
            <w:hideMark/>
          </w:tcPr>
          <w:p w14:paraId="2842FBBF" w14:textId="77777777" w:rsidR="00A821C6" w:rsidRPr="006412D6" w:rsidRDefault="00A821C6" w:rsidP="00AE0599">
            <w:r w:rsidRPr="006412D6">
              <w:t>x"003B"</w:t>
            </w:r>
          </w:p>
        </w:tc>
        <w:tc>
          <w:tcPr>
            <w:tcW w:w="2080" w:type="dxa"/>
            <w:tcBorders>
              <w:top w:val="nil"/>
              <w:left w:val="nil"/>
              <w:bottom w:val="single" w:sz="4" w:space="0" w:color="auto"/>
              <w:right w:val="single" w:sz="4" w:space="0" w:color="auto"/>
            </w:tcBorders>
            <w:shd w:val="clear" w:color="auto" w:fill="auto"/>
            <w:noWrap/>
            <w:vAlign w:val="bottom"/>
            <w:hideMark/>
          </w:tcPr>
          <w:p w14:paraId="2CC0865C" w14:textId="77777777" w:rsidR="00A821C6" w:rsidRPr="006412D6" w:rsidRDefault="00A821C6" w:rsidP="00AE0599">
            <w:r w:rsidRPr="006412D6">
              <w:t>111101</w:t>
            </w:r>
          </w:p>
        </w:tc>
      </w:tr>
      <w:tr w:rsidR="00A821C6" w:rsidRPr="006412D6" w14:paraId="726692E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63E7DD6" w14:textId="77777777" w:rsidR="00A821C6" w:rsidRPr="006412D6" w:rsidRDefault="00A821C6" w:rsidP="00AE0599">
            <w:r w:rsidRPr="006412D6">
              <w:t>3d</w:t>
            </w:r>
          </w:p>
        </w:tc>
        <w:tc>
          <w:tcPr>
            <w:tcW w:w="1020" w:type="dxa"/>
            <w:tcBorders>
              <w:top w:val="nil"/>
              <w:left w:val="nil"/>
              <w:bottom w:val="single" w:sz="4" w:space="0" w:color="auto"/>
              <w:right w:val="single" w:sz="4" w:space="0" w:color="auto"/>
            </w:tcBorders>
            <w:shd w:val="clear" w:color="auto" w:fill="auto"/>
            <w:noWrap/>
            <w:vAlign w:val="bottom"/>
            <w:hideMark/>
          </w:tcPr>
          <w:p w14:paraId="466E3928" w14:textId="77777777" w:rsidR="00A821C6" w:rsidRPr="006412D6" w:rsidRDefault="00A821C6" w:rsidP="00AE0599">
            <w:r w:rsidRPr="006412D6">
              <w:t>x"003C"</w:t>
            </w:r>
          </w:p>
        </w:tc>
        <w:tc>
          <w:tcPr>
            <w:tcW w:w="2080" w:type="dxa"/>
            <w:tcBorders>
              <w:top w:val="nil"/>
              <w:left w:val="nil"/>
              <w:bottom w:val="single" w:sz="4" w:space="0" w:color="auto"/>
              <w:right w:val="single" w:sz="4" w:space="0" w:color="auto"/>
            </w:tcBorders>
            <w:shd w:val="clear" w:color="auto" w:fill="auto"/>
            <w:noWrap/>
            <w:vAlign w:val="bottom"/>
            <w:hideMark/>
          </w:tcPr>
          <w:p w14:paraId="0D939923" w14:textId="77777777" w:rsidR="00A821C6" w:rsidRPr="006412D6" w:rsidRDefault="00A821C6" w:rsidP="00AE0599">
            <w:r w:rsidRPr="006412D6">
              <w:t>111110</w:t>
            </w:r>
          </w:p>
        </w:tc>
      </w:tr>
      <w:tr w:rsidR="00A821C6" w:rsidRPr="006412D6" w14:paraId="439D760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41DA04C" w14:textId="77777777" w:rsidR="00A821C6" w:rsidRPr="006412D6" w:rsidRDefault="00A821C6" w:rsidP="00AE0599">
            <w:r w:rsidRPr="006412D6">
              <w:lastRenderedPageBreak/>
              <w:t>3e</w:t>
            </w:r>
          </w:p>
        </w:tc>
        <w:tc>
          <w:tcPr>
            <w:tcW w:w="1020" w:type="dxa"/>
            <w:tcBorders>
              <w:top w:val="nil"/>
              <w:left w:val="nil"/>
              <w:bottom w:val="single" w:sz="4" w:space="0" w:color="auto"/>
              <w:right w:val="single" w:sz="4" w:space="0" w:color="auto"/>
            </w:tcBorders>
            <w:shd w:val="clear" w:color="auto" w:fill="auto"/>
            <w:noWrap/>
            <w:vAlign w:val="bottom"/>
            <w:hideMark/>
          </w:tcPr>
          <w:p w14:paraId="5F9B6670" w14:textId="77777777" w:rsidR="00A821C6" w:rsidRPr="006412D6" w:rsidRDefault="00A821C6" w:rsidP="00AE0599">
            <w:r w:rsidRPr="006412D6">
              <w:t>x"003D"</w:t>
            </w:r>
          </w:p>
        </w:tc>
        <w:tc>
          <w:tcPr>
            <w:tcW w:w="2080" w:type="dxa"/>
            <w:tcBorders>
              <w:top w:val="nil"/>
              <w:left w:val="nil"/>
              <w:bottom w:val="single" w:sz="4" w:space="0" w:color="auto"/>
              <w:right w:val="single" w:sz="4" w:space="0" w:color="auto"/>
            </w:tcBorders>
            <w:shd w:val="clear" w:color="auto" w:fill="auto"/>
            <w:noWrap/>
            <w:vAlign w:val="bottom"/>
            <w:hideMark/>
          </w:tcPr>
          <w:p w14:paraId="67B5C6EE" w14:textId="77777777" w:rsidR="00A821C6" w:rsidRPr="006412D6" w:rsidRDefault="00A821C6" w:rsidP="00AE0599">
            <w:r w:rsidRPr="006412D6">
              <w:t>111111</w:t>
            </w:r>
          </w:p>
        </w:tc>
      </w:tr>
      <w:tr w:rsidR="00A821C6" w:rsidRPr="006412D6" w14:paraId="2065AB2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AC67F2F" w14:textId="77777777" w:rsidR="00A821C6" w:rsidRPr="006412D6" w:rsidRDefault="00A821C6" w:rsidP="00AE0599">
            <w:r w:rsidRPr="006412D6">
              <w:t>3f</w:t>
            </w:r>
          </w:p>
        </w:tc>
        <w:tc>
          <w:tcPr>
            <w:tcW w:w="1020" w:type="dxa"/>
            <w:tcBorders>
              <w:top w:val="nil"/>
              <w:left w:val="nil"/>
              <w:bottom w:val="single" w:sz="4" w:space="0" w:color="auto"/>
              <w:right w:val="single" w:sz="4" w:space="0" w:color="auto"/>
            </w:tcBorders>
            <w:shd w:val="clear" w:color="auto" w:fill="auto"/>
            <w:noWrap/>
            <w:vAlign w:val="bottom"/>
            <w:hideMark/>
          </w:tcPr>
          <w:p w14:paraId="7C09D2DC" w14:textId="77777777" w:rsidR="00A821C6" w:rsidRPr="006412D6" w:rsidRDefault="00A821C6" w:rsidP="00AE0599">
            <w:r w:rsidRPr="006412D6">
              <w:t>x"003E"</w:t>
            </w:r>
          </w:p>
        </w:tc>
        <w:tc>
          <w:tcPr>
            <w:tcW w:w="2080" w:type="dxa"/>
            <w:tcBorders>
              <w:top w:val="nil"/>
              <w:left w:val="nil"/>
              <w:bottom w:val="single" w:sz="4" w:space="0" w:color="auto"/>
              <w:right w:val="single" w:sz="4" w:space="0" w:color="auto"/>
            </w:tcBorders>
            <w:shd w:val="clear" w:color="auto" w:fill="auto"/>
            <w:noWrap/>
            <w:vAlign w:val="bottom"/>
            <w:hideMark/>
          </w:tcPr>
          <w:p w14:paraId="1FEB493F" w14:textId="77777777" w:rsidR="00A821C6" w:rsidRPr="006412D6" w:rsidRDefault="00A821C6" w:rsidP="00AE0599">
            <w:r w:rsidRPr="006412D6">
              <w:t>1000000</w:t>
            </w:r>
          </w:p>
        </w:tc>
      </w:tr>
      <w:tr w:rsidR="00A821C6" w:rsidRPr="006412D6" w14:paraId="2BAF0F5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764235A" w14:textId="77777777" w:rsidR="00A821C6" w:rsidRPr="006412D6" w:rsidRDefault="00A821C6" w:rsidP="00AE0599">
            <w:r w:rsidRPr="006412D6">
              <w:t>40</w:t>
            </w:r>
          </w:p>
        </w:tc>
        <w:tc>
          <w:tcPr>
            <w:tcW w:w="1020" w:type="dxa"/>
            <w:tcBorders>
              <w:top w:val="nil"/>
              <w:left w:val="nil"/>
              <w:bottom w:val="single" w:sz="4" w:space="0" w:color="auto"/>
              <w:right w:val="single" w:sz="4" w:space="0" w:color="auto"/>
            </w:tcBorders>
            <w:shd w:val="clear" w:color="auto" w:fill="auto"/>
            <w:noWrap/>
            <w:vAlign w:val="bottom"/>
            <w:hideMark/>
          </w:tcPr>
          <w:p w14:paraId="57AD1D45" w14:textId="77777777" w:rsidR="00A821C6" w:rsidRPr="006412D6" w:rsidRDefault="00A821C6" w:rsidP="00AE0599">
            <w:r w:rsidRPr="006412D6">
              <w:t>x"003F"</w:t>
            </w:r>
          </w:p>
        </w:tc>
        <w:tc>
          <w:tcPr>
            <w:tcW w:w="2080" w:type="dxa"/>
            <w:tcBorders>
              <w:top w:val="nil"/>
              <w:left w:val="nil"/>
              <w:bottom w:val="single" w:sz="4" w:space="0" w:color="auto"/>
              <w:right w:val="single" w:sz="4" w:space="0" w:color="auto"/>
            </w:tcBorders>
            <w:shd w:val="clear" w:color="auto" w:fill="auto"/>
            <w:noWrap/>
            <w:vAlign w:val="bottom"/>
            <w:hideMark/>
          </w:tcPr>
          <w:p w14:paraId="2748B75C" w14:textId="77777777" w:rsidR="00A821C6" w:rsidRPr="006412D6" w:rsidRDefault="00A821C6" w:rsidP="00AE0599">
            <w:r w:rsidRPr="006412D6">
              <w:t>1000001</w:t>
            </w:r>
          </w:p>
        </w:tc>
      </w:tr>
      <w:tr w:rsidR="00A821C6" w:rsidRPr="006412D6" w14:paraId="4A574DB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5ECBBBF" w14:textId="77777777" w:rsidR="00A821C6" w:rsidRPr="006412D6" w:rsidRDefault="00A821C6" w:rsidP="00AE0599">
            <w:r w:rsidRPr="006412D6">
              <w:t>41</w:t>
            </w:r>
          </w:p>
        </w:tc>
        <w:tc>
          <w:tcPr>
            <w:tcW w:w="1020" w:type="dxa"/>
            <w:tcBorders>
              <w:top w:val="nil"/>
              <w:left w:val="nil"/>
              <w:bottom w:val="single" w:sz="4" w:space="0" w:color="auto"/>
              <w:right w:val="single" w:sz="4" w:space="0" w:color="auto"/>
            </w:tcBorders>
            <w:shd w:val="clear" w:color="auto" w:fill="auto"/>
            <w:noWrap/>
            <w:vAlign w:val="bottom"/>
            <w:hideMark/>
          </w:tcPr>
          <w:p w14:paraId="15EB763E" w14:textId="77777777" w:rsidR="00A821C6" w:rsidRPr="006412D6" w:rsidRDefault="00A821C6" w:rsidP="00AE0599">
            <w:r w:rsidRPr="006412D6">
              <w:t>x"0040"</w:t>
            </w:r>
          </w:p>
        </w:tc>
        <w:tc>
          <w:tcPr>
            <w:tcW w:w="2080" w:type="dxa"/>
            <w:tcBorders>
              <w:top w:val="nil"/>
              <w:left w:val="nil"/>
              <w:bottom w:val="single" w:sz="4" w:space="0" w:color="auto"/>
              <w:right w:val="single" w:sz="4" w:space="0" w:color="auto"/>
            </w:tcBorders>
            <w:shd w:val="clear" w:color="auto" w:fill="auto"/>
            <w:noWrap/>
            <w:vAlign w:val="bottom"/>
            <w:hideMark/>
          </w:tcPr>
          <w:p w14:paraId="0523D2B6" w14:textId="77777777" w:rsidR="00A821C6" w:rsidRPr="006412D6" w:rsidRDefault="00A821C6" w:rsidP="00AE0599">
            <w:r w:rsidRPr="006412D6">
              <w:t>1000010</w:t>
            </w:r>
          </w:p>
        </w:tc>
      </w:tr>
      <w:tr w:rsidR="00A821C6" w:rsidRPr="006412D6" w14:paraId="6B96389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24CFE6F" w14:textId="77777777" w:rsidR="00A821C6" w:rsidRPr="006412D6" w:rsidRDefault="00A821C6" w:rsidP="00AE0599">
            <w:r w:rsidRPr="006412D6">
              <w:t>42</w:t>
            </w:r>
          </w:p>
        </w:tc>
        <w:tc>
          <w:tcPr>
            <w:tcW w:w="1020" w:type="dxa"/>
            <w:tcBorders>
              <w:top w:val="nil"/>
              <w:left w:val="nil"/>
              <w:bottom w:val="single" w:sz="4" w:space="0" w:color="auto"/>
              <w:right w:val="single" w:sz="4" w:space="0" w:color="auto"/>
            </w:tcBorders>
            <w:shd w:val="clear" w:color="auto" w:fill="auto"/>
            <w:noWrap/>
            <w:vAlign w:val="bottom"/>
            <w:hideMark/>
          </w:tcPr>
          <w:p w14:paraId="2EC9AE75" w14:textId="77777777" w:rsidR="00A821C6" w:rsidRPr="006412D6" w:rsidRDefault="00A821C6" w:rsidP="00AE0599">
            <w:r w:rsidRPr="006412D6">
              <w:t>x"0041"</w:t>
            </w:r>
          </w:p>
        </w:tc>
        <w:tc>
          <w:tcPr>
            <w:tcW w:w="2080" w:type="dxa"/>
            <w:tcBorders>
              <w:top w:val="nil"/>
              <w:left w:val="nil"/>
              <w:bottom w:val="single" w:sz="4" w:space="0" w:color="auto"/>
              <w:right w:val="single" w:sz="4" w:space="0" w:color="auto"/>
            </w:tcBorders>
            <w:shd w:val="clear" w:color="auto" w:fill="auto"/>
            <w:noWrap/>
            <w:vAlign w:val="bottom"/>
            <w:hideMark/>
          </w:tcPr>
          <w:p w14:paraId="0A3698F2" w14:textId="77777777" w:rsidR="00A821C6" w:rsidRPr="006412D6" w:rsidRDefault="00A821C6" w:rsidP="00AE0599">
            <w:r w:rsidRPr="006412D6">
              <w:t>1000011</w:t>
            </w:r>
          </w:p>
        </w:tc>
      </w:tr>
      <w:tr w:rsidR="00A821C6" w:rsidRPr="006412D6" w14:paraId="7F12FF8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D067117" w14:textId="77777777" w:rsidR="00A821C6" w:rsidRPr="006412D6" w:rsidRDefault="00A821C6" w:rsidP="00AE0599">
            <w:r w:rsidRPr="006412D6">
              <w:t>43</w:t>
            </w:r>
          </w:p>
        </w:tc>
        <w:tc>
          <w:tcPr>
            <w:tcW w:w="1020" w:type="dxa"/>
            <w:tcBorders>
              <w:top w:val="nil"/>
              <w:left w:val="nil"/>
              <w:bottom w:val="single" w:sz="4" w:space="0" w:color="auto"/>
              <w:right w:val="single" w:sz="4" w:space="0" w:color="auto"/>
            </w:tcBorders>
            <w:shd w:val="clear" w:color="auto" w:fill="auto"/>
            <w:noWrap/>
            <w:vAlign w:val="bottom"/>
            <w:hideMark/>
          </w:tcPr>
          <w:p w14:paraId="7B2D7703" w14:textId="77777777" w:rsidR="00A821C6" w:rsidRPr="006412D6" w:rsidRDefault="00A821C6" w:rsidP="00AE0599">
            <w:r w:rsidRPr="006412D6">
              <w:t>x"0042"</w:t>
            </w:r>
          </w:p>
        </w:tc>
        <w:tc>
          <w:tcPr>
            <w:tcW w:w="2080" w:type="dxa"/>
            <w:tcBorders>
              <w:top w:val="nil"/>
              <w:left w:val="nil"/>
              <w:bottom w:val="single" w:sz="4" w:space="0" w:color="auto"/>
              <w:right w:val="single" w:sz="4" w:space="0" w:color="auto"/>
            </w:tcBorders>
            <w:shd w:val="clear" w:color="auto" w:fill="auto"/>
            <w:noWrap/>
            <w:vAlign w:val="bottom"/>
            <w:hideMark/>
          </w:tcPr>
          <w:p w14:paraId="1A3BB171" w14:textId="77777777" w:rsidR="00A821C6" w:rsidRPr="006412D6" w:rsidRDefault="00A821C6" w:rsidP="00AE0599">
            <w:r w:rsidRPr="006412D6">
              <w:t>1000100</w:t>
            </w:r>
          </w:p>
        </w:tc>
      </w:tr>
      <w:tr w:rsidR="00A821C6" w:rsidRPr="006412D6" w14:paraId="63FD35E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6E3040B" w14:textId="77777777" w:rsidR="00A821C6" w:rsidRPr="006412D6" w:rsidRDefault="00A821C6" w:rsidP="00AE0599">
            <w:r w:rsidRPr="006412D6">
              <w:t>44</w:t>
            </w:r>
          </w:p>
        </w:tc>
        <w:tc>
          <w:tcPr>
            <w:tcW w:w="1020" w:type="dxa"/>
            <w:tcBorders>
              <w:top w:val="nil"/>
              <w:left w:val="nil"/>
              <w:bottom w:val="single" w:sz="4" w:space="0" w:color="auto"/>
              <w:right w:val="single" w:sz="4" w:space="0" w:color="auto"/>
            </w:tcBorders>
            <w:shd w:val="clear" w:color="auto" w:fill="auto"/>
            <w:noWrap/>
            <w:vAlign w:val="bottom"/>
            <w:hideMark/>
          </w:tcPr>
          <w:p w14:paraId="1E1ECD79" w14:textId="77777777" w:rsidR="00A821C6" w:rsidRPr="006412D6" w:rsidRDefault="00A821C6" w:rsidP="00AE0599">
            <w:r w:rsidRPr="006412D6">
              <w:t>x"0043"</w:t>
            </w:r>
          </w:p>
        </w:tc>
        <w:tc>
          <w:tcPr>
            <w:tcW w:w="2080" w:type="dxa"/>
            <w:tcBorders>
              <w:top w:val="nil"/>
              <w:left w:val="nil"/>
              <w:bottom w:val="single" w:sz="4" w:space="0" w:color="auto"/>
              <w:right w:val="single" w:sz="4" w:space="0" w:color="auto"/>
            </w:tcBorders>
            <w:shd w:val="clear" w:color="auto" w:fill="auto"/>
            <w:noWrap/>
            <w:vAlign w:val="bottom"/>
            <w:hideMark/>
          </w:tcPr>
          <w:p w14:paraId="1EBD6CA2" w14:textId="77777777" w:rsidR="00A821C6" w:rsidRPr="006412D6" w:rsidRDefault="00A821C6" w:rsidP="00AE0599">
            <w:r w:rsidRPr="006412D6">
              <w:t>1000101</w:t>
            </w:r>
          </w:p>
        </w:tc>
      </w:tr>
      <w:tr w:rsidR="00A821C6" w:rsidRPr="006412D6" w14:paraId="4FA4691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408C6F8" w14:textId="77777777" w:rsidR="00A821C6" w:rsidRPr="006412D6" w:rsidRDefault="00A821C6" w:rsidP="00AE0599">
            <w:r w:rsidRPr="006412D6">
              <w:t>45</w:t>
            </w:r>
          </w:p>
        </w:tc>
        <w:tc>
          <w:tcPr>
            <w:tcW w:w="1020" w:type="dxa"/>
            <w:tcBorders>
              <w:top w:val="nil"/>
              <w:left w:val="nil"/>
              <w:bottom w:val="single" w:sz="4" w:space="0" w:color="auto"/>
              <w:right w:val="single" w:sz="4" w:space="0" w:color="auto"/>
            </w:tcBorders>
            <w:shd w:val="clear" w:color="auto" w:fill="auto"/>
            <w:noWrap/>
            <w:vAlign w:val="bottom"/>
            <w:hideMark/>
          </w:tcPr>
          <w:p w14:paraId="5FC5BD7B" w14:textId="77777777" w:rsidR="00A821C6" w:rsidRPr="006412D6" w:rsidRDefault="00A821C6" w:rsidP="00AE0599">
            <w:r w:rsidRPr="006412D6">
              <w:t>x"0044"</w:t>
            </w:r>
          </w:p>
        </w:tc>
        <w:tc>
          <w:tcPr>
            <w:tcW w:w="2080" w:type="dxa"/>
            <w:tcBorders>
              <w:top w:val="nil"/>
              <w:left w:val="nil"/>
              <w:bottom w:val="single" w:sz="4" w:space="0" w:color="auto"/>
              <w:right w:val="single" w:sz="4" w:space="0" w:color="auto"/>
            </w:tcBorders>
            <w:shd w:val="clear" w:color="auto" w:fill="auto"/>
            <w:noWrap/>
            <w:vAlign w:val="bottom"/>
            <w:hideMark/>
          </w:tcPr>
          <w:p w14:paraId="40030A06" w14:textId="77777777" w:rsidR="00A821C6" w:rsidRPr="006412D6" w:rsidRDefault="00A821C6" w:rsidP="00AE0599">
            <w:r w:rsidRPr="006412D6">
              <w:t>1000110</w:t>
            </w:r>
          </w:p>
        </w:tc>
      </w:tr>
      <w:tr w:rsidR="00A821C6" w:rsidRPr="006412D6" w14:paraId="732A4C6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15F5F54" w14:textId="77777777" w:rsidR="00A821C6" w:rsidRPr="006412D6" w:rsidRDefault="00A821C6" w:rsidP="00AE0599">
            <w:r w:rsidRPr="006412D6">
              <w:t>46</w:t>
            </w:r>
          </w:p>
        </w:tc>
        <w:tc>
          <w:tcPr>
            <w:tcW w:w="1020" w:type="dxa"/>
            <w:tcBorders>
              <w:top w:val="nil"/>
              <w:left w:val="nil"/>
              <w:bottom w:val="single" w:sz="4" w:space="0" w:color="auto"/>
              <w:right w:val="single" w:sz="4" w:space="0" w:color="auto"/>
            </w:tcBorders>
            <w:shd w:val="clear" w:color="auto" w:fill="auto"/>
            <w:noWrap/>
            <w:vAlign w:val="bottom"/>
            <w:hideMark/>
          </w:tcPr>
          <w:p w14:paraId="72D91585" w14:textId="77777777" w:rsidR="00A821C6" w:rsidRPr="006412D6" w:rsidRDefault="00A821C6" w:rsidP="00AE0599">
            <w:r w:rsidRPr="006412D6">
              <w:t>x"0045"</w:t>
            </w:r>
          </w:p>
        </w:tc>
        <w:tc>
          <w:tcPr>
            <w:tcW w:w="2080" w:type="dxa"/>
            <w:tcBorders>
              <w:top w:val="nil"/>
              <w:left w:val="nil"/>
              <w:bottom w:val="single" w:sz="4" w:space="0" w:color="auto"/>
              <w:right w:val="single" w:sz="4" w:space="0" w:color="auto"/>
            </w:tcBorders>
            <w:shd w:val="clear" w:color="auto" w:fill="auto"/>
            <w:noWrap/>
            <w:vAlign w:val="bottom"/>
            <w:hideMark/>
          </w:tcPr>
          <w:p w14:paraId="0D1B80D6" w14:textId="77777777" w:rsidR="00A821C6" w:rsidRPr="006412D6" w:rsidRDefault="00A821C6" w:rsidP="00AE0599">
            <w:r w:rsidRPr="006412D6">
              <w:t>1000111</w:t>
            </w:r>
          </w:p>
        </w:tc>
      </w:tr>
      <w:tr w:rsidR="00A821C6" w:rsidRPr="006412D6" w14:paraId="038DF0A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8C23A9A" w14:textId="77777777" w:rsidR="00A821C6" w:rsidRPr="006412D6" w:rsidRDefault="00A821C6" w:rsidP="00AE0599">
            <w:r w:rsidRPr="006412D6">
              <w:t>47</w:t>
            </w:r>
          </w:p>
        </w:tc>
        <w:tc>
          <w:tcPr>
            <w:tcW w:w="1020" w:type="dxa"/>
            <w:tcBorders>
              <w:top w:val="nil"/>
              <w:left w:val="nil"/>
              <w:bottom w:val="single" w:sz="4" w:space="0" w:color="auto"/>
              <w:right w:val="single" w:sz="4" w:space="0" w:color="auto"/>
            </w:tcBorders>
            <w:shd w:val="clear" w:color="auto" w:fill="auto"/>
            <w:noWrap/>
            <w:vAlign w:val="bottom"/>
            <w:hideMark/>
          </w:tcPr>
          <w:p w14:paraId="0E4EF380" w14:textId="77777777" w:rsidR="00A821C6" w:rsidRPr="006412D6" w:rsidRDefault="00A821C6" w:rsidP="00AE0599">
            <w:r w:rsidRPr="006412D6">
              <w:t>x"0046"</w:t>
            </w:r>
          </w:p>
        </w:tc>
        <w:tc>
          <w:tcPr>
            <w:tcW w:w="2080" w:type="dxa"/>
            <w:tcBorders>
              <w:top w:val="nil"/>
              <w:left w:val="nil"/>
              <w:bottom w:val="single" w:sz="4" w:space="0" w:color="auto"/>
              <w:right w:val="single" w:sz="4" w:space="0" w:color="auto"/>
            </w:tcBorders>
            <w:shd w:val="clear" w:color="auto" w:fill="auto"/>
            <w:noWrap/>
            <w:vAlign w:val="bottom"/>
            <w:hideMark/>
          </w:tcPr>
          <w:p w14:paraId="05E028E8" w14:textId="77777777" w:rsidR="00A821C6" w:rsidRPr="006412D6" w:rsidRDefault="00A821C6" w:rsidP="00AE0599">
            <w:r w:rsidRPr="006412D6">
              <w:t>1001000</w:t>
            </w:r>
          </w:p>
        </w:tc>
      </w:tr>
      <w:tr w:rsidR="00A821C6" w:rsidRPr="006412D6" w14:paraId="7782196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754E145" w14:textId="77777777" w:rsidR="00A821C6" w:rsidRPr="006412D6" w:rsidRDefault="00A821C6" w:rsidP="00AE0599">
            <w:r w:rsidRPr="006412D6">
              <w:t>48</w:t>
            </w:r>
          </w:p>
        </w:tc>
        <w:tc>
          <w:tcPr>
            <w:tcW w:w="1020" w:type="dxa"/>
            <w:tcBorders>
              <w:top w:val="nil"/>
              <w:left w:val="nil"/>
              <w:bottom w:val="single" w:sz="4" w:space="0" w:color="auto"/>
              <w:right w:val="single" w:sz="4" w:space="0" w:color="auto"/>
            </w:tcBorders>
            <w:shd w:val="clear" w:color="auto" w:fill="auto"/>
            <w:noWrap/>
            <w:vAlign w:val="bottom"/>
            <w:hideMark/>
          </w:tcPr>
          <w:p w14:paraId="0E530849" w14:textId="77777777" w:rsidR="00A821C6" w:rsidRPr="006412D6" w:rsidRDefault="00A821C6" w:rsidP="00AE0599">
            <w:r w:rsidRPr="006412D6">
              <w:t>x"0047"</w:t>
            </w:r>
          </w:p>
        </w:tc>
        <w:tc>
          <w:tcPr>
            <w:tcW w:w="2080" w:type="dxa"/>
            <w:tcBorders>
              <w:top w:val="nil"/>
              <w:left w:val="nil"/>
              <w:bottom w:val="single" w:sz="4" w:space="0" w:color="auto"/>
              <w:right w:val="single" w:sz="4" w:space="0" w:color="auto"/>
            </w:tcBorders>
            <w:shd w:val="clear" w:color="auto" w:fill="auto"/>
            <w:noWrap/>
            <w:vAlign w:val="bottom"/>
            <w:hideMark/>
          </w:tcPr>
          <w:p w14:paraId="22718182" w14:textId="77777777" w:rsidR="00A821C6" w:rsidRPr="006412D6" w:rsidRDefault="00A821C6" w:rsidP="00AE0599">
            <w:r w:rsidRPr="006412D6">
              <w:t>1001001</w:t>
            </w:r>
          </w:p>
        </w:tc>
      </w:tr>
      <w:tr w:rsidR="00A821C6" w:rsidRPr="006412D6" w14:paraId="5FF5A71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515D265" w14:textId="77777777" w:rsidR="00A821C6" w:rsidRPr="006412D6" w:rsidRDefault="00A821C6" w:rsidP="00AE0599">
            <w:r w:rsidRPr="006412D6">
              <w:t>49</w:t>
            </w:r>
          </w:p>
        </w:tc>
        <w:tc>
          <w:tcPr>
            <w:tcW w:w="1020" w:type="dxa"/>
            <w:tcBorders>
              <w:top w:val="nil"/>
              <w:left w:val="nil"/>
              <w:bottom w:val="single" w:sz="4" w:space="0" w:color="auto"/>
              <w:right w:val="single" w:sz="4" w:space="0" w:color="auto"/>
            </w:tcBorders>
            <w:shd w:val="clear" w:color="auto" w:fill="auto"/>
            <w:noWrap/>
            <w:vAlign w:val="bottom"/>
            <w:hideMark/>
          </w:tcPr>
          <w:p w14:paraId="41355345" w14:textId="77777777" w:rsidR="00A821C6" w:rsidRPr="006412D6" w:rsidRDefault="00A821C6" w:rsidP="00AE0599">
            <w:r w:rsidRPr="006412D6">
              <w:t>x"0048"</w:t>
            </w:r>
          </w:p>
        </w:tc>
        <w:tc>
          <w:tcPr>
            <w:tcW w:w="2080" w:type="dxa"/>
            <w:tcBorders>
              <w:top w:val="nil"/>
              <w:left w:val="nil"/>
              <w:bottom w:val="single" w:sz="4" w:space="0" w:color="auto"/>
              <w:right w:val="single" w:sz="4" w:space="0" w:color="auto"/>
            </w:tcBorders>
            <w:shd w:val="clear" w:color="auto" w:fill="auto"/>
            <w:noWrap/>
            <w:vAlign w:val="bottom"/>
            <w:hideMark/>
          </w:tcPr>
          <w:p w14:paraId="35C84B18" w14:textId="77777777" w:rsidR="00A821C6" w:rsidRPr="006412D6" w:rsidRDefault="00A821C6" w:rsidP="00AE0599">
            <w:r w:rsidRPr="006412D6">
              <w:t>1001010</w:t>
            </w:r>
          </w:p>
        </w:tc>
      </w:tr>
      <w:tr w:rsidR="00A821C6" w:rsidRPr="006412D6" w14:paraId="13C7E5A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E171EB9" w14:textId="77777777" w:rsidR="00A821C6" w:rsidRPr="006412D6" w:rsidRDefault="00A821C6" w:rsidP="00AE0599">
            <w:r w:rsidRPr="006412D6">
              <w:t>4a</w:t>
            </w:r>
          </w:p>
        </w:tc>
        <w:tc>
          <w:tcPr>
            <w:tcW w:w="1020" w:type="dxa"/>
            <w:tcBorders>
              <w:top w:val="nil"/>
              <w:left w:val="nil"/>
              <w:bottom w:val="single" w:sz="4" w:space="0" w:color="auto"/>
              <w:right w:val="single" w:sz="4" w:space="0" w:color="auto"/>
            </w:tcBorders>
            <w:shd w:val="clear" w:color="auto" w:fill="auto"/>
            <w:noWrap/>
            <w:vAlign w:val="bottom"/>
            <w:hideMark/>
          </w:tcPr>
          <w:p w14:paraId="0802A076" w14:textId="77777777" w:rsidR="00A821C6" w:rsidRPr="006412D6" w:rsidRDefault="00A821C6" w:rsidP="00AE0599">
            <w:r w:rsidRPr="006412D6">
              <w:t>x"0049"</w:t>
            </w:r>
          </w:p>
        </w:tc>
        <w:tc>
          <w:tcPr>
            <w:tcW w:w="2080" w:type="dxa"/>
            <w:tcBorders>
              <w:top w:val="nil"/>
              <w:left w:val="nil"/>
              <w:bottom w:val="single" w:sz="4" w:space="0" w:color="auto"/>
              <w:right w:val="single" w:sz="4" w:space="0" w:color="auto"/>
            </w:tcBorders>
            <w:shd w:val="clear" w:color="auto" w:fill="auto"/>
            <w:noWrap/>
            <w:vAlign w:val="bottom"/>
            <w:hideMark/>
          </w:tcPr>
          <w:p w14:paraId="67D28F14" w14:textId="77777777" w:rsidR="00A821C6" w:rsidRPr="006412D6" w:rsidRDefault="00A821C6" w:rsidP="00AE0599">
            <w:r w:rsidRPr="006412D6">
              <w:t>1001011</w:t>
            </w:r>
          </w:p>
        </w:tc>
      </w:tr>
      <w:tr w:rsidR="00A821C6" w:rsidRPr="006412D6" w14:paraId="16B56E5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6C22D61" w14:textId="77777777" w:rsidR="00A821C6" w:rsidRPr="006412D6" w:rsidRDefault="00A821C6" w:rsidP="00AE0599">
            <w:r w:rsidRPr="006412D6">
              <w:t>4b</w:t>
            </w:r>
          </w:p>
        </w:tc>
        <w:tc>
          <w:tcPr>
            <w:tcW w:w="1020" w:type="dxa"/>
            <w:tcBorders>
              <w:top w:val="nil"/>
              <w:left w:val="nil"/>
              <w:bottom w:val="single" w:sz="4" w:space="0" w:color="auto"/>
              <w:right w:val="single" w:sz="4" w:space="0" w:color="auto"/>
            </w:tcBorders>
            <w:shd w:val="clear" w:color="auto" w:fill="auto"/>
            <w:noWrap/>
            <w:vAlign w:val="bottom"/>
            <w:hideMark/>
          </w:tcPr>
          <w:p w14:paraId="1253C9CB" w14:textId="77777777" w:rsidR="00A821C6" w:rsidRPr="006412D6" w:rsidRDefault="00A821C6" w:rsidP="00AE0599">
            <w:r w:rsidRPr="006412D6">
              <w:t>x"004A"</w:t>
            </w:r>
          </w:p>
        </w:tc>
        <w:tc>
          <w:tcPr>
            <w:tcW w:w="2080" w:type="dxa"/>
            <w:tcBorders>
              <w:top w:val="nil"/>
              <w:left w:val="nil"/>
              <w:bottom w:val="single" w:sz="4" w:space="0" w:color="auto"/>
              <w:right w:val="single" w:sz="4" w:space="0" w:color="auto"/>
            </w:tcBorders>
            <w:shd w:val="clear" w:color="auto" w:fill="auto"/>
            <w:noWrap/>
            <w:vAlign w:val="bottom"/>
            <w:hideMark/>
          </w:tcPr>
          <w:p w14:paraId="3371256C" w14:textId="77777777" w:rsidR="00A821C6" w:rsidRPr="006412D6" w:rsidRDefault="00A821C6" w:rsidP="00AE0599">
            <w:r w:rsidRPr="006412D6">
              <w:t>1001100</w:t>
            </w:r>
          </w:p>
        </w:tc>
      </w:tr>
      <w:tr w:rsidR="00A821C6" w:rsidRPr="006412D6" w14:paraId="31D6885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955B0E1" w14:textId="77777777" w:rsidR="00A821C6" w:rsidRPr="006412D6" w:rsidRDefault="00A821C6" w:rsidP="00AE0599">
            <w:r w:rsidRPr="006412D6">
              <w:t>4c</w:t>
            </w:r>
          </w:p>
        </w:tc>
        <w:tc>
          <w:tcPr>
            <w:tcW w:w="1020" w:type="dxa"/>
            <w:tcBorders>
              <w:top w:val="nil"/>
              <w:left w:val="nil"/>
              <w:bottom w:val="single" w:sz="4" w:space="0" w:color="auto"/>
              <w:right w:val="single" w:sz="4" w:space="0" w:color="auto"/>
            </w:tcBorders>
            <w:shd w:val="clear" w:color="auto" w:fill="auto"/>
            <w:noWrap/>
            <w:vAlign w:val="bottom"/>
            <w:hideMark/>
          </w:tcPr>
          <w:p w14:paraId="776F7BF4" w14:textId="77777777" w:rsidR="00A821C6" w:rsidRPr="006412D6" w:rsidRDefault="00A821C6" w:rsidP="00AE0599">
            <w:r w:rsidRPr="006412D6">
              <w:t>x"004B"</w:t>
            </w:r>
          </w:p>
        </w:tc>
        <w:tc>
          <w:tcPr>
            <w:tcW w:w="2080" w:type="dxa"/>
            <w:tcBorders>
              <w:top w:val="nil"/>
              <w:left w:val="nil"/>
              <w:bottom w:val="single" w:sz="4" w:space="0" w:color="auto"/>
              <w:right w:val="single" w:sz="4" w:space="0" w:color="auto"/>
            </w:tcBorders>
            <w:shd w:val="clear" w:color="auto" w:fill="auto"/>
            <w:noWrap/>
            <w:vAlign w:val="bottom"/>
            <w:hideMark/>
          </w:tcPr>
          <w:p w14:paraId="0AF34624" w14:textId="77777777" w:rsidR="00A821C6" w:rsidRPr="006412D6" w:rsidRDefault="00A821C6" w:rsidP="00AE0599">
            <w:r w:rsidRPr="006412D6">
              <w:t>1001101</w:t>
            </w:r>
          </w:p>
        </w:tc>
      </w:tr>
      <w:tr w:rsidR="00A821C6" w:rsidRPr="006412D6" w14:paraId="286F7B7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E39C428" w14:textId="77777777" w:rsidR="00A821C6" w:rsidRPr="006412D6" w:rsidRDefault="00A821C6" w:rsidP="00AE0599">
            <w:r w:rsidRPr="006412D6">
              <w:t>4d</w:t>
            </w:r>
          </w:p>
        </w:tc>
        <w:tc>
          <w:tcPr>
            <w:tcW w:w="1020" w:type="dxa"/>
            <w:tcBorders>
              <w:top w:val="nil"/>
              <w:left w:val="nil"/>
              <w:bottom w:val="single" w:sz="4" w:space="0" w:color="auto"/>
              <w:right w:val="single" w:sz="4" w:space="0" w:color="auto"/>
            </w:tcBorders>
            <w:shd w:val="clear" w:color="auto" w:fill="auto"/>
            <w:noWrap/>
            <w:vAlign w:val="bottom"/>
            <w:hideMark/>
          </w:tcPr>
          <w:p w14:paraId="5926F5BE" w14:textId="77777777" w:rsidR="00A821C6" w:rsidRPr="006412D6" w:rsidRDefault="00A821C6" w:rsidP="00AE0599">
            <w:r w:rsidRPr="006412D6">
              <w:t>x"004C"</w:t>
            </w:r>
          </w:p>
        </w:tc>
        <w:tc>
          <w:tcPr>
            <w:tcW w:w="2080" w:type="dxa"/>
            <w:tcBorders>
              <w:top w:val="nil"/>
              <w:left w:val="nil"/>
              <w:bottom w:val="single" w:sz="4" w:space="0" w:color="auto"/>
              <w:right w:val="single" w:sz="4" w:space="0" w:color="auto"/>
            </w:tcBorders>
            <w:shd w:val="clear" w:color="auto" w:fill="auto"/>
            <w:noWrap/>
            <w:vAlign w:val="bottom"/>
            <w:hideMark/>
          </w:tcPr>
          <w:p w14:paraId="46AE513D" w14:textId="77777777" w:rsidR="00A821C6" w:rsidRPr="006412D6" w:rsidRDefault="00A821C6" w:rsidP="00AE0599">
            <w:r w:rsidRPr="006412D6">
              <w:t>1001110</w:t>
            </w:r>
          </w:p>
        </w:tc>
      </w:tr>
      <w:tr w:rsidR="00A821C6" w:rsidRPr="006412D6" w14:paraId="0990BEE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E11438" w14:textId="77777777" w:rsidR="00A821C6" w:rsidRPr="006412D6" w:rsidRDefault="00A821C6" w:rsidP="00AE0599">
            <w:r w:rsidRPr="006412D6">
              <w:t>4e</w:t>
            </w:r>
          </w:p>
        </w:tc>
        <w:tc>
          <w:tcPr>
            <w:tcW w:w="1020" w:type="dxa"/>
            <w:tcBorders>
              <w:top w:val="nil"/>
              <w:left w:val="nil"/>
              <w:bottom w:val="single" w:sz="4" w:space="0" w:color="auto"/>
              <w:right w:val="single" w:sz="4" w:space="0" w:color="auto"/>
            </w:tcBorders>
            <w:shd w:val="clear" w:color="auto" w:fill="auto"/>
            <w:noWrap/>
            <w:vAlign w:val="bottom"/>
            <w:hideMark/>
          </w:tcPr>
          <w:p w14:paraId="70D18FD1" w14:textId="77777777" w:rsidR="00A821C6" w:rsidRPr="006412D6" w:rsidRDefault="00A821C6" w:rsidP="00AE0599">
            <w:r w:rsidRPr="006412D6">
              <w:t>x"004D"</w:t>
            </w:r>
          </w:p>
        </w:tc>
        <w:tc>
          <w:tcPr>
            <w:tcW w:w="2080" w:type="dxa"/>
            <w:tcBorders>
              <w:top w:val="nil"/>
              <w:left w:val="nil"/>
              <w:bottom w:val="single" w:sz="4" w:space="0" w:color="auto"/>
              <w:right w:val="single" w:sz="4" w:space="0" w:color="auto"/>
            </w:tcBorders>
            <w:shd w:val="clear" w:color="auto" w:fill="auto"/>
            <w:noWrap/>
            <w:vAlign w:val="bottom"/>
            <w:hideMark/>
          </w:tcPr>
          <w:p w14:paraId="32873F36" w14:textId="77777777" w:rsidR="00A821C6" w:rsidRPr="006412D6" w:rsidRDefault="00A821C6" w:rsidP="00AE0599">
            <w:r w:rsidRPr="006412D6">
              <w:t>1001111</w:t>
            </w:r>
          </w:p>
        </w:tc>
      </w:tr>
      <w:tr w:rsidR="00A821C6" w:rsidRPr="006412D6" w14:paraId="013A8AF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0F7836D" w14:textId="77777777" w:rsidR="00A821C6" w:rsidRPr="006412D6" w:rsidRDefault="00A821C6" w:rsidP="00AE0599">
            <w:r w:rsidRPr="006412D6">
              <w:t>4f</w:t>
            </w:r>
          </w:p>
        </w:tc>
        <w:tc>
          <w:tcPr>
            <w:tcW w:w="1020" w:type="dxa"/>
            <w:tcBorders>
              <w:top w:val="nil"/>
              <w:left w:val="nil"/>
              <w:bottom w:val="single" w:sz="4" w:space="0" w:color="auto"/>
              <w:right w:val="single" w:sz="4" w:space="0" w:color="auto"/>
            </w:tcBorders>
            <w:shd w:val="clear" w:color="auto" w:fill="auto"/>
            <w:noWrap/>
            <w:vAlign w:val="bottom"/>
            <w:hideMark/>
          </w:tcPr>
          <w:p w14:paraId="02799D3B" w14:textId="77777777" w:rsidR="00A821C6" w:rsidRPr="006412D6" w:rsidRDefault="00A821C6" w:rsidP="00AE0599">
            <w:r w:rsidRPr="006412D6">
              <w:t>x"004E"</w:t>
            </w:r>
          </w:p>
        </w:tc>
        <w:tc>
          <w:tcPr>
            <w:tcW w:w="2080" w:type="dxa"/>
            <w:tcBorders>
              <w:top w:val="nil"/>
              <w:left w:val="nil"/>
              <w:bottom w:val="single" w:sz="4" w:space="0" w:color="auto"/>
              <w:right w:val="single" w:sz="4" w:space="0" w:color="auto"/>
            </w:tcBorders>
            <w:shd w:val="clear" w:color="auto" w:fill="auto"/>
            <w:noWrap/>
            <w:vAlign w:val="bottom"/>
            <w:hideMark/>
          </w:tcPr>
          <w:p w14:paraId="0E918F7E" w14:textId="77777777" w:rsidR="00A821C6" w:rsidRPr="006412D6" w:rsidRDefault="00A821C6" w:rsidP="00AE0599">
            <w:r w:rsidRPr="006412D6">
              <w:t>1010000</w:t>
            </w:r>
          </w:p>
        </w:tc>
      </w:tr>
      <w:tr w:rsidR="00A821C6" w:rsidRPr="006412D6" w14:paraId="3AC98EB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DF16345" w14:textId="77777777" w:rsidR="00A821C6" w:rsidRPr="006412D6" w:rsidRDefault="00A821C6" w:rsidP="00AE0599">
            <w:r w:rsidRPr="006412D6">
              <w:t>50</w:t>
            </w:r>
          </w:p>
        </w:tc>
        <w:tc>
          <w:tcPr>
            <w:tcW w:w="1020" w:type="dxa"/>
            <w:tcBorders>
              <w:top w:val="nil"/>
              <w:left w:val="nil"/>
              <w:bottom w:val="single" w:sz="4" w:space="0" w:color="auto"/>
              <w:right w:val="single" w:sz="4" w:space="0" w:color="auto"/>
            </w:tcBorders>
            <w:shd w:val="clear" w:color="auto" w:fill="auto"/>
            <w:noWrap/>
            <w:vAlign w:val="bottom"/>
            <w:hideMark/>
          </w:tcPr>
          <w:p w14:paraId="707A237C" w14:textId="77777777" w:rsidR="00A821C6" w:rsidRPr="006412D6" w:rsidRDefault="00A821C6" w:rsidP="00AE0599">
            <w:r w:rsidRPr="006412D6">
              <w:t>x"004F"</w:t>
            </w:r>
          </w:p>
        </w:tc>
        <w:tc>
          <w:tcPr>
            <w:tcW w:w="2080" w:type="dxa"/>
            <w:tcBorders>
              <w:top w:val="nil"/>
              <w:left w:val="nil"/>
              <w:bottom w:val="single" w:sz="4" w:space="0" w:color="auto"/>
              <w:right w:val="single" w:sz="4" w:space="0" w:color="auto"/>
            </w:tcBorders>
            <w:shd w:val="clear" w:color="auto" w:fill="auto"/>
            <w:noWrap/>
            <w:vAlign w:val="bottom"/>
            <w:hideMark/>
          </w:tcPr>
          <w:p w14:paraId="18B0340D" w14:textId="77777777" w:rsidR="00A821C6" w:rsidRPr="006412D6" w:rsidRDefault="00A821C6" w:rsidP="00AE0599">
            <w:r w:rsidRPr="006412D6">
              <w:t>1010001</w:t>
            </w:r>
          </w:p>
        </w:tc>
      </w:tr>
      <w:tr w:rsidR="00A821C6" w:rsidRPr="006412D6" w14:paraId="6B0B217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1741070" w14:textId="77777777" w:rsidR="00A821C6" w:rsidRPr="006412D6" w:rsidRDefault="00A821C6" w:rsidP="00AE0599">
            <w:r w:rsidRPr="006412D6">
              <w:t>51</w:t>
            </w:r>
          </w:p>
        </w:tc>
        <w:tc>
          <w:tcPr>
            <w:tcW w:w="1020" w:type="dxa"/>
            <w:tcBorders>
              <w:top w:val="nil"/>
              <w:left w:val="nil"/>
              <w:bottom w:val="single" w:sz="4" w:space="0" w:color="auto"/>
              <w:right w:val="single" w:sz="4" w:space="0" w:color="auto"/>
            </w:tcBorders>
            <w:shd w:val="clear" w:color="auto" w:fill="auto"/>
            <w:noWrap/>
            <w:vAlign w:val="bottom"/>
            <w:hideMark/>
          </w:tcPr>
          <w:p w14:paraId="3CA7875B" w14:textId="77777777" w:rsidR="00A821C6" w:rsidRPr="006412D6" w:rsidRDefault="00A821C6" w:rsidP="00AE0599">
            <w:r w:rsidRPr="006412D6">
              <w:t>x"0050"</w:t>
            </w:r>
          </w:p>
        </w:tc>
        <w:tc>
          <w:tcPr>
            <w:tcW w:w="2080" w:type="dxa"/>
            <w:tcBorders>
              <w:top w:val="nil"/>
              <w:left w:val="nil"/>
              <w:bottom w:val="single" w:sz="4" w:space="0" w:color="auto"/>
              <w:right w:val="single" w:sz="4" w:space="0" w:color="auto"/>
            </w:tcBorders>
            <w:shd w:val="clear" w:color="auto" w:fill="auto"/>
            <w:noWrap/>
            <w:vAlign w:val="bottom"/>
            <w:hideMark/>
          </w:tcPr>
          <w:p w14:paraId="020092C4" w14:textId="77777777" w:rsidR="00A821C6" w:rsidRPr="006412D6" w:rsidRDefault="00A821C6" w:rsidP="00AE0599">
            <w:r w:rsidRPr="006412D6">
              <w:t>1010010</w:t>
            </w:r>
          </w:p>
        </w:tc>
      </w:tr>
      <w:tr w:rsidR="00A821C6" w:rsidRPr="006412D6" w14:paraId="0E9DF8B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510089C" w14:textId="77777777" w:rsidR="00A821C6" w:rsidRPr="006412D6" w:rsidRDefault="00A821C6" w:rsidP="00AE0599">
            <w:r w:rsidRPr="006412D6">
              <w:t>52</w:t>
            </w:r>
          </w:p>
        </w:tc>
        <w:tc>
          <w:tcPr>
            <w:tcW w:w="1020" w:type="dxa"/>
            <w:tcBorders>
              <w:top w:val="nil"/>
              <w:left w:val="nil"/>
              <w:bottom w:val="single" w:sz="4" w:space="0" w:color="auto"/>
              <w:right w:val="single" w:sz="4" w:space="0" w:color="auto"/>
            </w:tcBorders>
            <w:shd w:val="clear" w:color="auto" w:fill="auto"/>
            <w:noWrap/>
            <w:vAlign w:val="bottom"/>
            <w:hideMark/>
          </w:tcPr>
          <w:p w14:paraId="73271792" w14:textId="77777777" w:rsidR="00A821C6" w:rsidRPr="006412D6" w:rsidRDefault="00A821C6" w:rsidP="00AE0599">
            <w:r w:rsidRPr="006412D6">
              <w:t>x"0051"</w:t>
            </w:r>
          </w:p>
        </w:tc>
        <w:tc>
          <w:tcPr>
            <w:tcW w:w="2080" w:type="dxa"/>
            <w:tcBorders>
              <w:top w:val="nil"/>
              <w:left w:val="nil"/>
              <w:bottom w:val="single" w:sz="4" w:space="0" w:color="auto"/>
              <w:right w:val="single" w:sz="4" w:space="0" w:color="auto"/>
            </w:tcBorders>
            <w:shd w:val="clear" w:color="auto" w:fill="auto"/>
            <w:noWrap/>
            <w:vAlign w:val="bottom"/>
            <w:hideMark/>
          </w:tcPr>
          <w:p w14:paraId="3DC02025" w14:textId="77777777" w:rsidR="00A821C6" w:rsidRPr="006412D6" w:rsidRDefault="00A821C6" w:rsidP="00AE0599">
            <w:r w:rsidRPr="006412D6">
              <w:t>1010011</w:t>
            </w:r>
          </w:p>
        </w:tc>
      </w:tr>
      <w:tr w:rsidR="00A821C6" w:rsidRPr="006412D6" w14:paraId="56E9407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D5A828E" w14:textId="77777777" w:rsidR="00A821C6" w:rsidRPr="006412D6" w:rsidRDefault="00A821C6" w:rsidP="00AE0599">
            <w:r w:rsidRPr="006412D6">
              <w:t>53</w:t>
            </w:r>
          </w:p>
        </w:tc>
        <w:tc>
          <w:tcPr>
            <w:tcW w:w="1020" w:type="dxa"/>
            <w:tcBorders>
              <w:top w:val="nil"/>
              <w:left w:val="nil"/>
              <w:bottom w:val="single" w:sz="4" w:space="0" w:color="auto"/>
              <w:right w:val="single" w:sz="4" w:space="0" w:color="auto"/>
            </w:tcBorders>
            <w:shd w:val="clear" w:color="auto" w:fill="auto"/>
            <w:noWrap/>
            <w:vAlign w:val="bottom"/>
            <w:hideMark/>
          </w:tcPr>
          <w:p w14:paraId="744F5CC5" w14:textId="77777777" w:rsidR="00A821C6" w:rsidRPr="006412D6" w:rsidRDefault="00A821C6" w:rsidP="00AE0599">
            <w:r w:rsidRPr="006412D6">
              <w:t>x"0052"</w:t>
            </w:r>
          </w:p>
        </w:tc>
        <w:tc>
          <w:tcPr>
            <w:tcW w:w="2080" w:type="dxa"/>
            <w:tcBorders>
              <w:top w:val="nil"/>
              <w:left w:val="nil"/>
              <w:bottom w:val="single" w:sz="4" w:space="0" w:color="auto"/>
              <w:right w:val="single" w:sz="4" w:space="0" w:color="auto"/>
            </w:tcBorders>
            <w:shd w:val="clear" w:color="auto" w:fill="auto"/>
            <w:noWrap/>
            <w:vAlign w:val="bottom"/>
            <w:hideMark/>
          </w:tcPr>
          <w:p w14:paraId="23A6F3F2" w14:textId="77777777" w:rsidR="00A821C6" w:rsidRPr="006412D6" w:rsidRDefault="00A821C6" w:rsidP="00AE0599">
            <w:r w:rsidRPr="006412D6">
              <w:t>1010100</w:t>
            </w:r>
          </w:p>
        </w:tc>
      </w:tr>
      <w:tr w:rsidR="00A821C6" w:rsidRPr="006412D6" w14:paraId="04F208A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D5BD061" w14:textId="77777777" w:rsidR="00A821C6" w:rsidRPr="006412D6" w:rsidRDefault="00A821C6" w:rsidP="00AE0599">
            <w:r w:rsidRPr="006412D6">
              <w:t>54</w:t>
            </w:r>
          </w:p>
        </w:tc>
        <w:tc>
          <w:tcPr>
            <w:tcW w:w="1020" w:type="dxa"/>
            <w:tcBorders>
              <w:top w:val="nil"/>
              <w:left w:val="nil"/>
              <w:bottom w:val="single" w:sz="4" w:space="0" w:color="auto"/>
              <w:right w:val="single" w:sz="4" w:space="0" w:color="auto"/>
            </w:tcBorders>
            <w:shd w:val="clear" w:color="auto" w:fill="auto"/>
            <w:noWrap/>
            <w:vAlign w:val="bottom"/>
            <w:hideMark/>
          </w:tcPr>
          <w:p w14:paraId="5655F254" w14:textId="77777777" w:rsidR="00A821C6" w:rsidRPr="006412D6" w:rsidRDefault="00A821C6" w:rsidP="00AE0599">
            <w:r w:rsidRPr="006412D6">
              <w:t>x"0053"</w:t>
            </w:r>
          </w:p>
        </w:tc>
        <w:tc>
          <w:tcPr>
            <w:tcW w:w="2080" w:type="dxa"/>
            <w:tcBorders>
              <w:top w:val="nil"/>
              <w:left w:val="nil"/>
              <w:bottom w:val="single" w:sz="4" w:space="0" w:color="auto"/>
              <w:right w:val="single" w:sz="4" w:space="0" w:color="auto"/>
            </w:tcBorders>
            <w:shd w:val="clear" w:color="auto" w:fill="auto"/>
            <w:noWrap/>
            <w:vAlign w:val="bottom"/>
            <w:hideMark/>
          </w:tcPr>
          <w:p w14:paraId="3A3E593B" w14:textId="77777777" w:rsidR="00A821C6" w:rsidRPr="006412D6" w:rsidRDefault="00A821C6" w:rsidP="00AE0599">
            <w:r w:rsidRPr="006412D6">
              <w:t>1010101</w:t>
            </w:r>
          </w:p>
        </w:tc>
      </w:tr>
      <w:tr w:rsidR="00A821C6" w:rsidRPr="006412D6" w14:paraId="5A4C83A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44378F6" w14:textId="77777777" w:rsidR="00A821C6" w:rsidRPr="006412D6" w:rsidRDefault="00A821C6" w:rsidP="00AE0599">
            <w:r w:rsidRPr="006412D6">
              <w:t>55</w:t>
            </w:r>
          </w:p>
        </w:tc>
        <w:tc>
          <w:tcPr>
            <w:tcW w:w="1020" w:type="dxa"/>
            <w:tcBorders>
              <w:top w:val="nil"/>
              <w:left w:val="nil"/>
              <w:bottom w:val="single" w:sz="4" w:space="0" w:color="auto"/>
              <w:right w:val="single" w:sz="4" w:space="0" w:color="auto"/>
            </w:tcBorders>
            <w:shd w:val="clear" w:color="auto" w:fill="auto"/>
            <w:noWrap/>
            <w:vAlign w:val="bottom"/>
            <w:hideMark/>
          </w:tcPr>
          <w:p w14:paraId="3B846456" w14:textId="77777777" w:rsidR="00A821C6" w:rsidRPr="006412D6" w:rsidRDefault="00A821C6" w:rsidP="00AE0599">
            <w:r w:rsidRPr="006412D6">
              <w:t>x"0054"</w:t>
            </w:r>
          </w:p>
        </w:tc>
        <w:tc>
          <w:tcPr>
            <w:tcW w:w="2080" w:type="dxa"/>
            <w:tcBorders>
              <w:top w:val="nil"/>
              <w:left w:val="nil"/>
              <w:bottom w:val="single" w:sz="4" w:space="0" w:color="auto"/>
              <w:right w:val="single" w:sz="4" w:space="0" w:color="auto"/>
            </w:tcBorders>
            <w:shd w:val="clear" w:color="auto" w:fill="auto"/>
            <w:noWrap/>
            <w:vAlign w:val="bottom"/>
            <w:hideMark/>
          </w:tcPr>
          <w:p w14:paraId="610A1174" w14:textId="77777777" w:rsidR="00A821C6" w:rsidRPr="006412D6" w:rsidRDefault="00A821C6" w:rsidP="00AE0599">
            <w:r w:rsidRPr="006412D6">
              <w:t>1010110</w:t>
            </w:r>
          </w:p>
        </w:tc>
      </w:tr>
      <w:tr w:rsidR="00A821C6" w:rsidRPr="006412D6" w14:paraId="737E7FF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46388D1" w14:textId="77777777" w:rsidR="00A821C6" w:rsidRPr="006412D6" w:rsidRDefault="00A821C6" w:rsidP="00AE0599">
            <w:r w:rsidRPr="006412D6">
              <w:t>56</w:t>
            </w:r>
          </w:p>
        </w:tc>
        <w:tc>
          <w:tcPr>
            <w:tcW w:w="1020" w:type="dxa"/>
            <w:tcBorders>
              <w:top w:val="nil"/>
              <w:left w:val="nil"/>
              <w:bottom w:val="single" w:sz="4" w:space="0" w:color="auto"/>
              <w:right w:val="single" w:sz="4" w:space="0" w:color="auto"/>
            </w:tcBorders>
            <w:shd w:val="clear" w:color="auto" w:fill="auto"/>
            <w:noWrap/>
            <w:vAlign w:val="bottom"/>
            <w:hideMark/>
          </w:tcPr>
          <w:p w14:paraId="39848A06" w14:textId="77777777" w:rsidR="00A821C6" w:rsidRPr="006412D6" w:rsidRDefault="00A821C6" w:rsidP="00AE0599">
            <w:r w:rsidRPr="006412D6">
              <w:t>x"0055"</w:t>
            </w:r>
          </w:p>
        </w:tc>
        <w:tc>
          <w:tcPr>
            <w:tcW w:w="2080" w:type="dxa"/>
            <w:tcBorders>
              <w:top w:val="nil"/>
              <w:left w:val="nil"/>
              <w:bottom w:val="single" w:sz="4" w:space="0" w:color="auto"/>
              <w:right w:val="single" w:sz="4" w:space="0" w:color="auto"/>
            </w:tcBorders>
            <w:shd w:val="clear" w:color="auto" w:fill="auto"/>
            <w:noWrap/>
            <w:vAlign w:val="bottom"/>
            <w:hideMark/>
          </w:tcPr>
          <w:p w14:paraId="2CAFE8B0" w14:textId="77777777" w:rsidR="00A821C6" w:rsidRPr="006412D6" w:rsidRDefault="00A821C6" w:rsidP="00AE0599">
            <w:r w:rsidRPr="006412D6">
              <w:t>1010111</w:t>
            </w:r>
          </w:p>
        </w:tc>
      </w:tr>
      <w:tr w:rsidR="00A821C6" w:rsidRPr="006412D6" w14:paraId="52ABF61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008411" w14:textId="77777777" w:rsidR="00A821C6" w:rsidRPr="006412D6" w:rsidRDefault="00A821C6" w:rsidP="00AE0599">
            <w:r w:rsidRPr="006412D6">
              <w:t>57</w:t>
            </w:r>
          </w:p>
        </w:tc>
        <w:tc>
          <w:tcPr>
            <w:tcW w:w="1020" w:type="dxa"/>
            <w:tcBorders>
              <w:top w:val="nil"/>
              <w:left w:val="nil"/>
              <w:bottom w:val="single" w:sz="4" w:space="0" w:color="auto"/>
              <w:right w:val="single" w:sz="4" w:space="0" w:color="auto"/>
            </w:tcBorders>
            <w:shd w:val="clear" w:color="auto" w:fill="auto"/>
            <w:noWrap/>
            <w:vAlign w:val="bottom"/>
            <w:hideMark/>
          </w:tcPr>
          <w:p w14:paraId="49D76FE5" w14:textId="77777777" w:rsidR="00A821C6" w:rsidRPr="006412D6" w:rsidRDefault="00A821C6" w:rsidP="00AE0599">
            <w:r w:rsidRPr="006412D6">
              <w:t>x"0056"</w:t>
            </w:r>
          </w:p>
        </w:tc>
        <w:tc>
          <w:tcPr>
            <w:tcW w:w="2080" w:type="dxa"/>
            <w:tcBorders>
              <w:top w:val="nil"/>
              <w:left w:val="nil"/>
              <w:bottom w:val="single" w:sz="4" w:space="0" w:color="auto"/>
              <w:right w:val="single" w:sz="4" w:space="0" w:color="auto"/>
            </w:tcBorders>
            <w:shd w:val="clear" w:color="auto" w:fill="auto"/>
            <w:noWrap/>
            <w:vAlign w:val="bottom"/>
            <w:hideMark/>
          </w:tcPr>
          <w:p w14:paraId="68EC775C" w14:textId="77777777" w:rsidR="00A821C6" w:rsidRPr="006412D6" w:rsidRDefault="00A821C6" w:rsidP="00AE0599">
            <w:r w:rsidRPr="006412D6">
              <w:t>1011000</w:t>
            </w:r>
          </w:p>
        </w:tc>
      </w:tr>
      <w:tr w:rsidR="00A821C6" w:rsidRPr="006412D6" w14:paraId="32BD3FB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A0C98E3" w14:textId="77777777" w:rsidR="00A821C6" w:rsidRPr="006412D6" w:rsidRDefault="00A821C6" w:rsidP="00AE0599">
            <w:r w:rsidRPr="006412D6">
              <w:t>58</w:t>
            </w:r>
          </w:p>
        </w:tc>
        <w:tc>
          <w:tcPr>
            <w:tcW w:w="1020" w:type="dxa"/>
            <w:tcBorders>
              <w:top w:val="nil"/>
              <w:left w:val="nil"/>
              <w:bottom w:val="single" w:sz="4" w:space="0" w:color="auto"/>
              <w:right w:val="single" w:sz="4" w:space="0" w:color="auto"/>
            </w:tcBorders>
            <w:shd w:val="clear" w:color="auto" w:fill="auto"/>
            <w:noWrap/>
            <w:vAlign w:val="bottom"/>
            <w:hideMark/>
          </w:tcPr>
          <w:p w14:paraId="40520FB6" w14:textId="77777777" w:rsidR="00A821C6" w:rsidRPr="006412D6" w:rsidRDefault="00A821C6" w:rsidP="00AE0599">
            <w:r w:rsidRPr="006412D6">
              <w:t>x"0057"</w:t>
            </w:r>
          </w:p>
        </w:tc>
        <w:tc>
          <w:tcPr>
            <w:tcW w:w="2080" w:type="dxa"/>
            <w:tcBorders>
              <w:top w:val="nil"/>
              <w:left w:val="nil"/>
              <w:bottom w:val="single" w:sz="4" w:space="0" w:color="auto"/>
              <w:right w:val="single" w:sz="4" w:space="0" w:color="auto"/>
            </w:tcBorders>
            <w:shd w:val="clear" w:color="auto" w:fill="auto"/>
            <w:noWrap/>
            <w:vAlign w:val="bottom"/>
            <w:hideMark/>
          </w:tcPr>
          <w:p w14:paraId="27318B64" w14:textId="77777777" w:rsidR="00A821C6" w:rsidRPr="006412D6" w:rsidRDefault="00A821C6" w:rsidP="00AE0599">
            <w:r w:rsidRPr="006412D6">
              <w:t>1011001</w:t>
            </w:r>
          </w:p>
        </w:tc>
      </w:tr>
      <w:tr w:rsidR="00A821C6" w:rsidRPr="006412D6" w14:paraId="155A884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1430948" w14:textId="77777777" w:rsidR="00A821C6" w:rsidRPr="006412D6" w:rsidRDefault="00A821C6" w:rsidP="00AE0599">
            <w:r w:rsidRPr="006412D6">
              <w:t>59</w:t>
            </w:r>
          </w:p>
        </w:tc>
        <w:tc>
          <w:tcPr>
            <w:tcW w:w="1020" w:type="dxa"/>
            <w:tcBorders>
              <w:top w:val="nil"/>
              <w:left w:val="nil"/>
              <w:bottom w:val="single" w:sz="4" w:space="0" w:color="auto"/>
              <w:right w:val="single" w:sz="4" w:space="0" w:color="auto"/>
            </w:tcBorders>
            <w:shd w:val="clear" w:color="auto" w:fill="auto"/>
            <w:noWrap/>
            <w:vAlign w:val="bottom"/>
            <w:hideMark/>
          </w:tcPr>
          <w:p w14:paraId="23C7DDE8" w14:textId="77777777" w:rsidR="00A821C6" w:rsidRPr="006412D6" w:rsidRDefault="00A821C6" w:rsidP="00AE0599">
            <w:r w:rsidRPr="006412D6">
              <w:t>x"0058"</w:t>
            </w:r>
          </w:p>
        </w:tc>
        <w:tc>
          <w:tcPr>
            <w:tcW w:w="2080" w:type="dxa"/>
            <w:tcBorders>
              <w:top w:val="nil"/>
              <w:left w:val="nil"/>
              <w:bottom w:val="single" w:sz="4" w:space="0" w:color="auto"/>
              <w:right w:val="single" w:sz="4" w:space="0" w:color="auto"/>
            </w:tcBorders>
            <w:shd w:val="clear" w:color="auto" w:fill="auto"/>
            <w:noWrap/>
            <w:vAlign w:val="bottom"/>
            <w:hideMark/>
          </w:tcPr>
          <w:p w14:paraId="4598E373" w14:textId="77777777" w:rsidR="00A821C6" w:rsidRPr="006412D6" w:rsidRDefault="00A821C6" w:rsidP="00AE0599">
            <w:r w:rsidRPr="006412D6">
              <w:t>1011010</w:t>
            </w:r>
          </w:p>
        </w:tc>
      </w:tr>
      <w:tr w:rsidR="00A821C6" w:rsidRPr="006412D6" w14:paraId="3023E27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D2AA292" w14:textId="77777777" w:rsidR="00A821C6" w:rsidRPr="006412D6" w:rsidRDefault="00A821C6" w:rsidP="00AE0599">
            <w:r w:rsidRPr="006412D6">
              <w:t>5a</w:t>
            </w:r>
          </w:p>
        </w:tc>
        <w:tc>
          <w:tcPr>
            <w:tcW w:w="1020" w:type="dxa"/>
            <w:tcBorders>
              <w:top w:val="nil"/>
              <w:left w:val="nil"/>
              <w:bottom w:val="single" w:sz="4" w:space="0" w:color="auto"/>
              <w:right w:val="single" w:sz="4" w:space="0" w:color="auto"/>
            </w:tcBorders>
            <w:shd w:val="clear" w:color="auto" w:fill="auto"/>
            <w:noWrap/>
            <w:vAlign w:val="bottom"/>
            <w:hideMark/>
          </w:tcPr>
          <w:p w14:paraId="77AB9D44" w14:textId="77777777" w:rsidR="00A821C6" w:rsidRPr="006412D6" w:rsidRDefault="00A821C6" w:rsidP="00AE0599">
            <w:r w:rsidRPr="006412D6">
              <w:t>x"0059"</w:t>
            </w:r>
          </w:p>
        </w:tc>
        <w:tc>
          <w:tcPr>
            <w:tcW w:w="2080" w:type="dxa"/>
            <w:tcBorders>
              <w:top w:val="nil"/>
              <w:left w:val="nil"/>
              <w:bottom w:val="single" w:sz="4" w:space="0" w:color="auto"/>
              <w:right w:val="single" w:sz="4" w:space="0" w:color="auto"/>
            </w:tcBorders>
            <w:shd w:val="clear" w:color="auto" w:fill="auto"/>
            <w:noWrap/>
            <w:vAlign w:val="bottom"/>
            <w:hideMark/>
          </w:tcPr>
          <w:p w14:paraId="0DBD3EEE" w14:textId="77777777" w:rsidR="00A821C6" w:rsidRPr="006412D6" w:rsidRDefault="00A821C6" w:rsidP="00AE0599">
            <w:r w:rsidRPr="006412D6">
              <w:t>1011011</w:t>
            </w:r>
          </w:p>
        </w:tc>
      </w:tr>
      <w:tr w:rsidR="00A821C6" w:rsidRPr="006412D6" w14:paraId="4FC9022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BB2C272" w14:textId="77777777" w:rsidR="00A821C6" w:rsidRPr="006412D6" w:rsidRDefault="00A821C6" w:rsidP="00AE0599">
            <w:r w:rsidRPr="006412D6">
              <w:t>5b</w:t>
            </w:r>
          </w:p>
        </w:tc>
        <w:tc>
          <w:tcPr>
            <w:tcW w:w="1020" w:type="dxa"/>
            <w:tcBorders>
              <w:top w:val="nil"/>
              <w:left w:val="nil"/>
              <w:bottom w:val="single" w:sz="4" w:space="0" w:color="auto"/>
              <w:right w:val="single" w:sz="4" w:space="0" w:color="auto"/>
            </w:tcBorders>
            <w:shd w:val="clear" w:color="auto" w:fill="auto"/>
            <w:noWrap/>
            <w:vAlign w:val="bottom"/>
            <w:hideMark/>
          </w:tcPr>
          <w:p w14:paraId="43DA6E80" w14:textId="77777777" w:rsidR="00A821C6" w:rsidRPr="006412D6" w:rsidRDefault="00A821C6" w:rsidP="00AE0599">
            <w:r w:rsidRPr="006412D6">
              <w:t>x"005A"</w:t>
            </w:r>
          </w:p>
        </w:tc>
        <w:tc>
          <w:tcPr>
            <w:tcW w:w="2080" w:type="dxa"/>
            <w:tcBorders>
              <w:top w:val="nil"/>
              <w:left w:val="nil"/>
              <w:bottom w:val="single" w:sz="4" w:space="0" w:color="auto"/>
              <w:right w:val="single" w:sz="4" w:space="0" w:color="auto"/>
            </w:tcBorders>
            <w:shd w:val="clear" w:color="auto" w:fill="auto"/>
            <w:noWrap/>
            <w:vAlign w:val="bottom"/>
            <w:hideMark/>
          </w:tcPr>
          <w:p w14:paraId="2DCDEB4F" w14:textId="77777777" w:rsidR="00A821C6" w:rsidRPr="006412D6" w:rsidRDefault="00A821C6" w:rsidP="00AE0599">
            <w:r w:rsidRPr="006412D6">
              <w:t>1011100</w:t>
            </w:r>
          </w:p>
        </w:tc>
      </w:tr>
      <w:tr w:rsidR="00A821C6" w:rsidRPr="006412D6" w14:paraId="2C89AD0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D6369F4" w14:textId="77777777" w:rsidR="00A821C6" w:rsidRPr="006412D6" w:rsidRDefault="00A821C6" w:rsidP="00AE0599">
            <w:r w:rsidRPr="006412D6">
              <w:t>5c</w:t>
            </w:r>
          </w:p>
        </w:tc>
        <w:tc>
          <w:tcPr>
            <w:tcW w:w="1020" w:type="dxa"/>
            <w:tcBorders>
              <w:top w:val="nil"/>
              <w:left w:val="nil"/>
              <w:bottom w:val="single" w:sz="4" w:space="0" w:color="auto"/>
              <w:right w:val="single" w:sz="4" w:space="0" w:color="auto"/>
            </w:tcBorders>
            <w:shd w:val="clear" w:color="auto" w:fill="auto"/>
            <w:noWrap/>
            <w:vAlign w:val="bottom"/>
            <w:hideMark/>
          </w:tcPr>
          <w:p w14:paraId="19E497CD" w14:textId="77777777" w:rsidR="00A821C6" w:rsidRPr="006412D6" w:rsidRDefault="00A821C6" w:rsidP="00AE0599">
            <w:r w:rsidRPr="006412D6">
              <w:t>x"005B"</w:t>
            </w:r>
          </w:p>
        </w:tc>
        <w:tc>
          <w:tcPr>
            <w:tcW w:w="2080" w:type="dxa"/>
            <w:tcBorders>
              <w:top w:val="nil"/>
              <w:left w:val="nil"/>
              <w:bottom w:val="single" w:sz="4" w:space="0" w:color="auto"/>
              <w:right w:val="single" w:sz="4" w:space="0" w:color="auto"/>
            </w:tcBorders>
            <w:shd w:val="clear" w:color="auto" w:fill="auto"/>
            <w:noWrap/>
            <w:vAlign w:val="bottom"/>
            <w:hideMark/>
          </w:tcPr>
          <w:p w14:paraId="71A04526" w14:textId="77777777" w:rsidR="00A821C6" w:rsidRPr="006412D6" w:rsidRDefault="00A821C6" w:rsidP="00AE0599">
            <w:r w:rsidRPr="006412D6">
              <w:t>1011101</w:t>
            </w:r>
          </w:p>
        </w:tc>
      </w:tr>
      <w:tr w:rsidR="00A821C6" w:rsidRPr="006412D6" w14:paraId="6C04729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8C0BB71" w14:textId="77777777" w:rsidR="00A821C6" w:rsidRPr="006412D6" w:rsidRDefault="00A821C6" w:rsidP="00AE0599">
            <w:r w:rsidRPr="006412D6">
              <w:t>5d</w:t>
            </w:r>
          </w:p>
        </w:tc>
        <w:tc>
          <w:tcPr>
            <w:tcW w:w="1020" w:type="dxa"/>
            <w:tcBorders>
              <w:top w:val="nil"/>
              <w:left w:val="nil"/>
              <w:bottom w:val="single" w:sz="4" w:space="0" w:color="auto"/>
              <w:right w:val="single" w:sz="4" w:space="0" w:color="auto"/>
            </w:tcBorders>
            <w:shd w:val="clear" w:color="auto" w:fill="auto"/>
            <w:noWrap/>
            <w:vAlign w:val="bottom"/>
            <w:hideMark/>
          </w:tcPr>
          <w:p w14:paraId="54E3B138" w14:textId="77777777" w:rsidR="00A821C6" w:rsidRPr="006412D6" w:rsidRDefault="00A821C6" w:rsidP="00AE0599">
            <w:r w:rsidRPr="006412D6">
              <w:t>x"005C"</w:t>
            </w:r>
          </w:p>
        </w:tc>
        <w:tc>
          <w:tcPr>
            <w:tcW w:w="2080" w:type="dxa"/>
            <w:tcBorders>
              <w:top w:val="nil"/>
              <w:left w:val="nil"/>
              <w:bottom w:val="single" w:sz="4" w:space="0" w:color="auto"/>
              <w:right w:val="single" w:sz="4" w:space="0" w:color="auto"/>
            </w:tcBorders>
            <w:shd w:val="clear" w:color="auto" w:fill="auto"/>
            <w:noWrap/>
            <w:vAlign w:val="bottom"/>
            <w:hideMark/>
          </w:tcPr>
          <w:p w14:paraId="3E12A303" w14:textId="77777777" w:rsidR="00A821C6" w:rsidRPr="006412D6" w:rsidRDefault="00A821C6" w:rsidP="00AE0599">
            <w:r w:rsidRPr="006412D6">
              <w:t>1011110</w:t>
            </w:r>
          </w:p>
        </w:tc>
      </w:tr>
      <w:tr w:rsidR="00A821C6" w:rsidRPr="006412D6" w14:paraId="58FCF0A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1AE1103" w14:textId="77777777" w:rsidR="00A821C6" w:rsidRPr="006412D6" w:rsidRDefault="00A821C6" w:rsidP="00AE0599">
            <w:r w:rsidRPr="006412D6">
              <w:t>5e</w:t>
            </w:r>
          </w:p>
        </w:tc>
        <w:tc>
          <w:tcPr>
            <w:tcW w:w="1020" w:type="dxa"/>
            <w:tcBorders>
              <w:top w:val="nil"/>
              <w:left w:val="nil"/>
              <w:bottom w:val="single" w:sz="4" w:space="0" w:color="auto"/>
              <w:right w:val="single" w:sz="4" w:space="0" w:color="auto"/>
            </w:tcBorders>
            <w:shd w:val="clear" w:color="auto" w:fill="auto"/>
            <w:noWrap/>
            <w:vAlign w:val="bottom"/>
            <w:hideMark/>
          </w:tcPr>
          <w:p w14:paraId="0DCF4C13" w14:textId="77777777" w:rsidR="00A821C6" w:rsidRPr="006412D6" w:rsidRDefault="00A821C6" w:rsidP="00AE0599">
            <w:r w:rsidRPr="006412D6">
              <w:t>x"005D"</w:t>
            </w:r>
          </w:p>
        </w:tc>
        <w:tc>
          <w:tcPr>
            <w:tcW w:w="2080" w:type="dxa"/>
            <w:tcBorders>
              <w:top w:val="nil"/>
              <w:left w:val="nil"/>
              <w:bottom w:val="single" w:sz="4" w:space="0" w:color="auto"/>
              <w:right w:val="single" w:sz="4" w:space="0" w:color="auto"/>
            </w:tcBorders>
            <w:shd w:val="clear" w:color="auto" w:fill="auto"/>
            <w:noWrap/>
            <w:vAlign w:val="bottom"/>
            <w:hideMark/>
          </w:tcPr>
          <w:p w14:paraId="64A64048" w14:textId="77777777" w:rsidR="00A821C6" w:rsidRPr="006412D6" w:rsidRDefault="00A821C6" w:rsidP="00AE0599">
            <w:r w:rsidRPr="006412D6">
              <w:t>1011111</w:t>
            </w:r>
          </w:p>
        </w:tc>
      </w:tr>
      <w:tr w:rsidR="00A821C6" w:rsidRPr="006412D6" w14:paraId="4E19F7F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AA94973" w14:textId="77777777" w:rsidR="00A821C6" w:rsidRPr="006412D6" w:rsidRDefault="00A821C6" w:rsidP="00AE0599">
            <w:r w:rsidRPr="006412D6">
              <w:t>5f</w:t>
            </w:r>
          </w:p>
        </w:tc>
        <w:tc>
          <w:tcPr>
            <w:tcW w:w="1020" w:type="dxa"/>
            <w:tcBorders>
              <w:top w:val="nil"/>
              <w:left w:val="nil"/>
              <w:bottom w:val="single" w:sz="4" w:space="0" w:color="auto"/>
              <w:right w:val="single" w:sz="4" w:space="0" w:color="auto"/>
            </w:tcBorders>
            <w:shd w:val="clear" w:color="auto" w:fill="auto"/>
            <w:noWrap/>
            <w:vAlign w:val="bottom"/>
            <w:hideMark/>
          </w:tcPr>
          <w:p w14:paraId="4B73BA9C" w14:textId="77777777" w:rsidR="00A821C6" w:rsidRPr="006412D6" w:rsidRDefault="00A821C6" w:rsidP="00AE0599">
            <w:r w:rsidRPr="006412D6">
              <w:t>x"005E"</w:t>
            </w:r>
          </w:p>
        </w:tc>
        <w:tc>
          <w:tcPr>
            <w:tcW w:w="2080" w:type="dxa"/>
            <w:tcBorders>
              <w:top w:val="nil"/>
              <w:left w:val="nil"/>
              <w:bottom w:val="single" w:sz="4" w:space="0" w:color="auto"/>
              <w:right w:val="single" w:sz="4" w:space="0" w:color="auto"/>
            </w:tcBorders>
            <w:shd w:val="clear" w:color="auto" w:fill="auto"/>
            <w:noWrap/>
            <w:vAlign w:val="bottom"/>
            <w:hideMark/>
          </w:tcPr>
          <w:p w14:paraId="31CADA00" w14:textId="77777777" w:rsidR="00A821C6" w:rsidRPr="006412D6" w:rsidRDefault="00A821C6" w:rsidP="00AE0599">
            <w:r w:rsidRPr="006412D6">
              <w:t>1100000</w:t>
            </w:r>
          </w:p>
        </w:tc>
      </w:tr>
      <w:tr w:rsidR="00A821C6" w:rsidRPr="006412D6" w14:paraId="103C897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54B4B0C" w14:textId="77777777" w:rsidR="00A821C6" w:rsidRPr="006412D6" w:rsidRDefault="00A821C6" w:rsidP="00AE0599">
            <w:r w:rsidRPr="006412D6">
              <w:t>60</w:t>
            </w:r>
          </w:p>
        </w:tc>
        <w:tc>
          <w:tcPr>
            <w:tcW w:w="1020" w:type="dxa"/>
            <w:tcBorders>
              <w:top w:val="nil"/>
              <w:left w:val="nil"/>
              <w:bottom w:val="single" w:sz="4" w:space="0" w:color="auto"/>
              <w:right w:val="single" w:sz="4" w:space="0" w:color="auto"/>
            </w:tcBorders>
            <w:shd w:val="clear" w:color="auto" w:fill="auto"/>
            <w:noWrap/>
            <w:vAlign w:val="bottom"/>
            <w:hideMark/>
          </w:tcPr>
          <w:p w14:paraId="448AF6A8" w14:textId="77777777" w:rsidR="00A821C6" w:rsidRPr="006412D6" w:rsidRDefault="00A821C6" w:rsidP="00AE0599">
            <w:r w:rsidRPr="006412D6">
              <w:t>x"005F"</w:t>
            </w:r>
          </w:p>
        </w:tc>
        <w:tc>
          <w:tcPr>
            <w:tcW w:w="2080" w:type="dxa"/>
            <w:tcBorders>
              <w:top w:val="nil"/>
              <w:left w:val="nil"/>
              <w:bottom w:val="single" w:sz="4" w:space="0" w:color="auto"/>
              <w:right w:val="single" w:sz="4" w:space="0" w:color="auto"/>
            </w:tcBorders>
            <w:shd w:val="clear" w:color="auto" w:fill="auto"/>
            <w:noWrap/>
            <w:vAlign w:val="bottom"/>
            <w:hideMark/>
          </w:tcPr>
          <w:p w14:paraId="22256912" w14:textId="77777777" w:rsidR="00A821C6" w:rsidRPr="006412D6" w:rsidRDefault="00A821C6" w:rsidP="00AE0599">
            <w:r w:rsidRPr="006412D6">
              <w:t>1100001</w:t>
            </w:r>
          </w:p>
        </w:tc>
      </w:tr>
      <w:tr w:rsidR="00A821C6" w:rsidRPr="006412D6" w14:paraId="74FEBE3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D718CD6" w14:textId="77777777" w:rsidR="00A821C6" w:rsidRPr="006412D6" w:rsidRDefault="00A821C6" w:rsidP="00AE0599">
            <w:r w:rsidRPr="006412D6">
              <w:t>61</w:t>
            </w:r>
          </w:p>
        </w:tc>
        <w:tc>
          <w:tcPr>
            <w:tcW w:w="1020" w:type="dxa"/>
            <w:tcBorders>
              <w:top w:val="nil"/>
              <w:left w:val="nil"/>
              <w:bottom w:val="single" w:sz="4" w:space="0" w:color="auto"/>
              <w:right w:val="single" w:sz="4" w:space="0" w:color="auto"/>
            </w:tcBorders>
            <w:shd w:val="clear" w:color="auto" w:fill="auto"/>
            <w:noWrap/>
            <w:vAlign w:val="bottom"/>
            <w:hideMark/>
          </w:tcPr>
          <w:p w14:paraId="0834F750" w14:textId="77777777" w:rsidR="00A821C6" w:rsidRPr="006412D6" w:rsidRDefault="00A821C6" w:rsidP="00AE0599">
            <w:r w:rsidRPr="006412D6">
              <w:t>x"0060"</w:t>
            </w:r>
          </w:p>
        </w:tc>
        <w:tc>
          <w:tcPr>
            <w:tcW w:w="2080" w:type="dxa"/>
            <w:tcBorders>
              <w:top w:val="nil"/>
              <w:left w:val="nil"/>
              <w:bottom w:val="single" w:sz="4" w:space="0" w:color="auto"/>
              <w:right w:val="single" w:sz="4" w:space="0" w:color="auto"/>
            </w:tcBorders>
            <w:shd w:val="clear" w:color="auto" w:fill="auto"/>
            <w:noWrap/>
            <w:vAlign w:val="bottom"/>
            <w:hideMark/>
          </w:tcPr>
          <w:p w14:paraId="73007E6B" w14:textId="77777777" w:rsidR="00A821C6" w:rsidRPr="006412D6" w:rsidRDefault="00A821C6" w:rsidP="00AE0599">
            <w:r w:rsidRPr="006412D6">
              <w:t>1100010</w:t>
            </w:r>
          </w:p>
        </w:tc>
      </w:tr>
      <w:tr w:rsidR="00A821C6" w:rsidRPr="006412D6" w14:paraId="7F10A25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BD41AD2" w14:textId="77777777" w:rsidR="00A821C6" w:rsidRPr="006412D6" w:rsidRDefault="00A821C6" w:rsidP="00AE0599">
            <w:r w:rsidRPr="006412D6">
              <w:t>62</w:t>
            </w:r>
          </w:p>
        </w:tc>
        <w:tc>
          <w:tcPr>
            <w:tcW w:w="1020" w:type="dxa"/>
            <w:tcBorders>
              <w:top w:val="nil"/>
              <w:left w:val="nil"/>
              <w:bottom w:val="single" w:sz="4" w:space="0" w:color="auto"/>
              <w:right w:val="single" w:sz="4" w:space="0" w:color="auto"/>
            </w:tcBorders>
            <w:shd w:val="clear" w:color="auto" w:fill="auto"/>
            <w:noWrap/>
            <w:vAlign w:val="bottom"/>
            <w:hideMark/>
          </w:tcPr>
          <w:p w14:paraId="4315D836" w14:textId="77777777" w:rsidR="00A821C6" w:rsidRPr="006412D6" w:rsidRDefault="00A821C6" w:rsidP="00AE0599">
            <w:r w:rsidRPr="006412D6">
              <w:t>x"0061"</w:t>
            </w:r>
          </w:p>
        </w:tc>
        <w:tc>
          <w:tcPr>
            <w:tcW w:w="2080" w:type="dxa"/>
            <w:tcBorders>
              <w:top w:val="nil"/>
              <w:left w:val="nil"/>
              <w:bottom w:val="single" w:sz="4" w:space="0" w:color="auto"/>
              <w:right w:val="single" w:sz="4" w:space="0" w:color="auto"/>
            </w:tcBorders>
            <w:shd w:val="clear" w:color="auto" w:fill="auto"/>
            <w:noWrap/>
            <w:vAlign w:val="bottom"/>
            <w:hideMark/>
          </w:tcPr>
          <w:p w14:paraId="38145514" w14:textId="77777777" w:rsidR="00A821C6" w:rsidRPr="006412D6" w:rsidRDefault="00A821C6" w:rsidP="00AE0599">
            <w:r w:rsidRPr="006412D6">
              <w:t>1100011</w:t>
            </w:r>
          </w:p>
        </w:tc>
      </w:tr>
      <w:tr w:rsidR="00A821C6" w:rsidRPr="006412D6" w14:paraId="29D8D5A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C31387A" w14:textId="77777777" w:rsidR="00A821C6" w:rsidRPr="006412D6" w:rsidRDefault="00A821C6" w:rsidP="00AE0599">
            <w:r w:rsidRPr="006412D6">
              <w:t>63</w:t>
            </w:r>
          </w:p>
        </w:tc>
        <w:tc>
          <w:tcPr>
            <w:tcW w:w="1020" w:type="dxa"/>
            <w:tcBorders>
              <w:top w:val="nil"/>
              <w:left w:val="nil"/>
              <w:bottom w:val="single" w:sz="4" w:space="0" w:color="auto"/>
              <w:right w:val="single" w:sz="4" w:space="0" w:color="auto"/>
            </w:tcBorders>
            <w:shd w:val="clear" w:color="auto" w:fill="auto"/>
            <w:noWrap/>
            <w:vAlign w:val="bottom"/>
            <w:hideMark/>
          </w:tcPr>
          <w:p w14:paraId="47507BCF" w14:textId="77777777" w:rsidR="00A821C6" w:rsidRPr="006412D6" w:rsidRDefault="00A821C6" w:rsidP="00AE0599">
            <w:r w:rsidRPr="006412D6">
              <w:t>x"0062"</w:t>
            </w:r>
          </w:p>
        </w:tc>
        <w:tc>
          <w:tcPr>
            <w:tcW w:w="2080" w:type="dxa"/>
            <w:tcBorders>
              <w:top w:val="nil"/>
              <w:left w:val="nil"/>
              <w:bottom w:val="single" w:sz="4" w:space="0" w:color="auto"/>
              <w:right w:val="single" w:sz="4" w:space="0" w:color="auto"/>
            </w:tcBorders>
            <w:shd w:val="clear" w:color="auto" w:fill="auto"/>
            <w:noWrap/>
            <w:vAlign w:val="bottom"/>
            <w:hideMark/>
          </w:tcPr>
          <w:p w14:paraId="75AA85B8" w14:textId="77777777" w:rsidR="00A821C6" w:rsidRPr="006412D6" w:rsidRDefault="00A821C6" w:rsidP="00AE0599">
            <w:r w:rsidRPr="006412D6">
              <w:t>1100100</w:t>
            </w:r>
          </w:p>
        </w:tc>
      </w:tr>
      <w:tr w:rsidR="00A821C6" w:rsidRPr="006412D6" w14:paraId="4057D9A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E898AEF" w14:textId="77777777" w:rsidR="00A821C6" w:rsidRPr="006412D6" w:rsidRDefault="00A821C6" w:rsidP="00AE0599">
            <w:r w:rsidRPr="006412D6">
              <w:t>64</w:t>
            </w:r>
          </w:p>
        </w:tc>
        <w:tc>
          <w:tcPr>
            <w:tcW w:w="1020" w:type="dxa"/>
            <w:tcBorders>
              <w:top w:val="nil"/>
              <w:left w:val="nil"/>
              <w:bottom w:val="single" w:sz="4" w:space="0" w:color="auto"/>
              <w:right w:val="single" w:sz="4" w:space="0" w:color="auto"/>
            </w:tcBorders>
            <w:shd w:val="clear" w:color="auto" w:fill="auto"/>
            <w:noWrap/>
            <w:vAlign w:val="bottom"/>
            <w:hideMark/>
          </w:tcPr>
          <w:p w14:paraId="7DA3EB28" w14:textId="77777777" w:rsidR="00A821C6" w:rsidRPr="006412D6" w:rsidRDefault="00A821C6" w:rsidP="00AE0599">
            <w:r w:rsidRPr="006412D6">
              <w:t>x"0063"</w:t>
            </w:r>
          </w:p>
        </w:tc>
        <w:tc>
          <w:tcPr>
            <w:tcW w:w="2080" w:type="dxa"/>
            <w:tcBorders>
              <w:top w:val="nil"/>
              <w:left w:val="nil"/>
              <w:bottom w:val="single" w:sz="4" w:space="0" w:color="auto"/>
              <w:right w:val="single" w:sz="4" w:space="0" w:color="auto"/>
            </w:tcBorders>
            <w:shd w:val="clear" w:color="auto" w:fill="auto"/>
            <w:noWrap/>
            <w:vAlign w:val="bottom"/>
            <w:hideMark/>
          </w:tcPr>
          <w:p w14:paraId="148152F2" w14:textId="77777777" w:rsidR="00A821C6" w:rsidRPr="006412D6" w:rsidRDefault="00A821C6" w:rsidP="00AE0599">
            <w:r w:rsidRPr="006412D6">
              <w:t>1100101</w:t>
            </w:r>
          </w:p>
        </w:tc>
      </w:tr>
      <w:tr w:rsidR="00A821C6" w:rsidRPr="006412D6" w14:paraId="18D900E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546411A" w14:textId="77777777" w:rsidR="00A821C6" w:rsidRPr="006412D6" w:rsidRDefault="00A821C6" w:rsidP="00AE0599">
            <w:r w:rsidRPr="006412D6">
              <w:t>65</w:t>
            </w:r>
          </w:p>
        </w:tc>
        <w:tc>
          <w:tcPr>
            <w:tcW w:w="1020" w:type="dxa"/>
            <w:tcBorders>
              <w:top w:val="nil"/>
              <w:left w:val="nil"/>
              <w:bottom w:val="single" w:sz="4" w:space="0" w:color="auto"/>
              <w:right w:val="single" w:sz="4" w:space="0" w:color="auto"/>
            </w:tcBorders>
            <w:shd w:val="clear" w:color="auto" w:fill="auto"/>
            <w:noWrap/>
            <w:vAlign w:val="bottom"/>
            <w:hideMark/>
          </w:tcPr>
          <w:p w14:paraId="733C3CF6" w14:textId="77777777" w:rsidR="00A821C6" w:rsidRPr="006412D6" w:rsidRDefault="00A821C6" w:rsidP="00AE0599">
            <w:r w:rsidRPr="006412D6">
              <w:t>x"0064"</w:t>
            </w:r>
          </w:p>
        </w:tc>
        <w:tc>
          <w:tcPr>
            <w:tcW w:w="2080" w:type="dxa"/>
            <w:tcBorders>
              <w:top w:val="nil"/>
              <w:left w:val="nil"/>
              <w:bottom w:val="single" w:sz="4" w:space="0" w:color="auto"/>
              <w:right w:val="single" w:sz="4" w:space="0" w:color="auto"/>
            </w:tcBorders>
            <w:shd w:val="clear" w:color="auto" w:fill="auto"/>
            <w:noWrap/>
            <w:vAlign w:val="bottom"/>
            <w:hideMark/>
          </w:tcPr>
          <w:p w14:paraId="68FBA43F" w14:textId="77777777" w:rsidR="00A821C6" w:rsidRPr="006412D6" w:rsidRDefault="00A821C6" w:rsidP="00AE0599">
            <w:r w:rsidRPr="006412D6">
              <w:t>1100110</w:t>
            </w:r>
          </w:p>
        </w:tc>
      </w:tr>
      <w:tr w:rsidR="00A821C6" w:rsidRPr="006412D6" w14:paraId="1DBE9AD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8041C45" w14:textId="77777777" w:rsidR="00A821C6" w:rsidRPr="006412D6" w:rsidRDefault="00A821C6" w:rsidP="00AE0599">
            <w:r w:rsidRPr="006412D6">
              <w:t>66</w:t>
            </w:r>
          </w:p>
        </w:tc>
        <w:tc>
          <w:tcPr>
            <w:tcW w:w="1020" w:type="dxa"/>
            <w:tcBorders>
              <w:top w:val="nil"/>
              <w:left w:val="nil"/>
              <w:bottom w:val="single" w:sz="4" w:space="0" w:color="auto"/>
              <w:right w:val="single" w:sz="4" w:space="0" w:color="auto"/>
            </w:tcBorders>
            <w:shd w:val="clear" w:color="auto" w:fill="auto"/>
            <w:noWrap/>
            <w:vAlign w:val="bottom"/>
            <w:hideMark/>
          </w:tcPr>
          <w:p w14:paraId="30BD5D0E" w14:textId="77777777" w:rsidR="00A821C6" w:rsidRPr="006412D6" w:rsidRDefault="00A821C6" w:rsidP="00AE0599">
            <w:r w:rsidRPr="006412D6">
              <w:t>x"0065"</w:t>
            </w:r>
          </w:p>
        </w:tc>
        <w:tc>
          <w:tcPr>
            <w:tcW w:w="2080" w:type="dxa"/>
            <w:tcBorders>
              <w:top w:val="nil"/>
              <w:left w:val="nil"/>
              <w:bottom w:val="single" w:sz="4" w:space="0" w:color="auto"/>
              <w:right w:val="single" w:sz="4" w:space="0" w:color="auto"/>
            </w:tcBorders>
            <w:shd w:val="clear" w:color="auto" w:fill="auto"/>
            <w:noWrap/>
            <w:vAlign w:val="bottom"/>
            <w:hideMark/>
          </w:tcPr>
          <w:p w14:paraId="6BA7C1B1" w14:textId="77777777" w:rsidR="00A821C6" w:rsidRPr="006412D6" w:rsidRDefault="00A821C6" w:rsidP="00AE0599">
            <w:r w:rsidRPr="006412D6">
              <w:t>1100111</w:t>
            </w:r>
          </w:p>
        </w:tc>
      </w:tr>
      <w:tr w:rsidR="00A821C6" w:rsidRPr="006412D6" w14:paraId="67CB6B7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445EC9D" w14:textId="77777777" w:rsidR="00A821C6" w:rsidRPr="006412D6" w:rsidRDefault="00A821C6" w:rsidP="00AE0599">
            <w:r w:rsidRPr="006412D6">
              <w:t>67</w:t>
            </w:r>
          </w:p>
        </w:tc>
        <w:tc>
          <w:tcPr>
            <w:tcW w:w="1020" w:type="dxa"/>
            <w:tcBorders>
              <w:top w:val="nil"/>
              <w:left w:val="nil"/>
              <w:bottom w:val="single" w:sz="4" w:space="0" w:color="auto"/>
              <w:right w:val="single" w:sz="4" w:space="0" w:color="auto"/>
            </w:tcBorders>
            <w:shd w:val="clear" w:color="auto" w:fill="auto"/>
            <w:noWrap/>
            <w:vAlign w:val="bottom"/>
            <w:hideMark/>
          </w:tcPr>
          <w:p w14:paraId="79930EB6" w14:textId="77777777" w:rsidR="00A821C6" w:rsidRPr="006412D6" w:rsidRDefault="00A821C6" w:rsidP="00AE0599">
            <w:r w:rsidRPr="006412D6">
              <w:t>x"0066"</w:t>
            </w:r>
          </w:p>
        </w:tc>
        <w:tc>
          <w:tcPr>
            <w:tcW w:w="2080" w:type="dxa"/>
            <w:tcBorders>
              <w:top w:val="nil"/>
              <w:left w:val="nil"/>
              <w:bottom w:val="single" w:sz="4" w:space="0" w:color="auto"/>
              <w:right w:val="single" w:sz="4" w:space="0" w:color="auto"/>
            </w:tcBorders>
            <w:shd w:val="clear" w:color="auto" w:fill="auto"/>
            <w:noWrap/>
            <w:vAlign w:val="bottom"/>
            <w:hideMark/>
          </w:tcPr>
          <w:p w14:paraId="19A8477E" w14:textId="77777777" w:rsidR="00A821C6" w:rsidRPr="006412D6" w:rsidRDefault="00A821C6" w:rsidP="00AE0599">
            <w:r w:rsidRPr="006412D6">
              <w:t>1101000</w:t>
            </w:r>
          </w:p>
        </w:tc>
      </w:tr>
      <w:tr w:rsidR="00A821C6" w:rsidRPr="006412D6" w14:paraId="3B55EB4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1E77587" w14:textId="77777777" w:rsidR="00A821C6" w:rsidRPr="006412D6" w:rsidRDefault="00A821C6" w:rsidP="00AE0599">
            <w:r w:rsidRPr="006412D6">
              <w:lastRenderedPageBreak/>
              <w:t>68</w:t>
            </w:r>
          </w:p>
        </w:tc>
        <w:tc>
          <w:tcPr>
            <w:tcW w:w="1020" w:type="dxa"/>
            <w:tcBorders>
              <w:top w:val="nil"/>
              <w:left w:val="nil"/>
              <w:bottom w:val="single" w:sz="4" w:space="0" w:color="auto"/>
              <w:right w:val="single" w:sz="4" w:space="0" w:color="auto"/>
            </w:tcBorders>
            <w:shd w:val="clear" w:color="auto" w:fill="auto"/>
            <w:noWrap/>
            <w:vAlign w:val="bottom"/>
            <w:hideMark/>
          </w:tcPr>
          <w:p w14:paraId="27946ABA" w14:textId="77777777" w:rsidR="00A821C6" w:rsidRPr="006412D6" w:rsidRDefault="00A821C6" w:rsidP="00AE0599">
            <w:r w:rsidRPr="006412D6">
              <w:t>x"0067"</w:t>
            </w:r>
          </w:p>
        </w:tc>
        <w:tc>
          <w:tcPr>
            <w:tcW w:w="2080" w:type="dxa"/>
            <w:tcBorders>
              <w:top w:val="nil"/>
              <w:left w:val="nil"/>
              <w:bottom w:val="single" w:sz="4" w:space="0" w:color="auto"/>
              <w:right w:val="single" w:sz="4" w:space="0" w:color="auto"/>
            </w:tcBorders>
            <w:shd w:val="clear" w:color="auto" w:fill="auto"/>
            <w:noWrap/>
            <w:vAlign w:val="bottom"/>
            <w:hideMark/>
          </w:tcPr>
          <w:p w14:paraId="03CF1B45" w14:textId="77777777" w:rsidR="00A821C6" w:rsidRPr="006412D6" w:rsidRDefault="00A821C6" w:rsidP="00AE0599">
            <w:r w:rsidRPr="006412D6">
              <w:t>1101001</w:t>
            </w:r>
          </w:p>
        </w:tc>
      </w:tr>
      <w:tr w:rsidR="00A821C6" w:rsidRPr="006412D6" w14:paraId="3DB938A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A30BC84" w14:textId="77777777" w:rsidR="00A821C6" w:rsidRPr="006412D6" w:rsidRDefault="00A821C6" w:rsidP="00AE0599">
            <w:r w:rsidRPr="006412D6">
              <w:t>69</w:t>
            </w:r>
          </w:p>
        </w:tc>
        <w:tc>
          <w:tcPr>
            <w:tcW w:w="1020" w:type="dxa"/>
            <w:tcBorders>
              <w:top w:val="nil"/>
              <w:left w:val="nil"/>
              <w:bottom w:val="single" w:sz="4" w:space="0" w:color="auto"/>
              <w:right w:val="single" w:sz="4" w:space="0" w:color="auto"/>
            </w:tcBorders>
            <w:shd w:val="clear" w:color="auto" w:fill="auto"/>
            <w:noWrap/>
            <w:vAlign w:val="bottom"/>
            <w:hideMark/>
          </w:tcPr>
          <w:p w14:paraId="6ABD0218" w14:textId="77777777" w:rsidR="00A821C6" w:rsidRPr="006412D6" w:rsidRDefault="00A821C6" w:rsidP="00AE0599">
            <w:r w:rsidRPr="006412D6">
              <w:t>x"0068"</w:t>
            </w:r>
          </w:p>
        </w:tc>
        <w:tc>
          <w:tcPr>
            <w:tcW w:w="2080" w:type="dxa"/>
            <w:tcBorders>
              <w:top w:val="nil"/>
              <w:left w:val="nil"/>
              <w:bottom w:val="single" w:sz="4" w:space="0" w:color="auto"/>
              <w:right w:val="single" w:sz="4" w:space="0" w:color="auto"/>
            </w:tcBorders>
            <w:shd w:val="clear" w:color="auto" w:fill="auto"/>
            <w:noWrap/>
            <w:vAlign w:val="bottom"/>
            <w:hideMark/>
          </w:tcPr>
          <w:p w14:paraId="7006535E" w14:textId="77777777" w:rsidR="00A821C6" w:rsidRPr="006412D6" w:rsidRDefault="00A821C6" w:rsidP="00AE0599">
            <w:r w:rsidRPr="006412D6">
              <w:t>1101010</w:t>
            </w:r>
          </w:p>
        </w:tc>
      </w:tr>
      <w:tr w:rsidR="00A821C6" w:rsidRPr="006412D6" w14:paraId="32E99B0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5BE5F85" w14:textId="77777777" w:rsidR="00A821C6" w:rsidRPr="006412D6" w:rsidRDefault="00A821C6" w:rsidP="00AE0599">
            <w:r w:rsidRPr="006412D6">
              <w:t>6a</w:t>
            </w:r>
          </w:p>
        </w:tc>
        <w:tc>
          <w:tcPr>
            <w:tcW w:w="1020" w:type="dxa"/>
            <w:tcBorders>
              <w:top w:val="nil"/>
              <w:left w:val="nil"/>
              <w:bottom w:val="single" w:sz="4" w:space="0" w:color="auto"/>
              <w:right w:val="single" w:sz="4" w:space="0" w:color="auto"/>
            </w:tcBorders>
            <w:shd w:val="clear" w:color="auto" w:fill="auto"/>
            <w:noWrap/>
            <w:vAlign w:val="bottom"/>
            <w:hideMark/>
          </w:tcPr>
          <w:p w14:paraId="73631B6C" w14:textId="77777777" w:rsidR="00A821C6" w:rsidRPr="006412D6" w:rsidRDefault="00A821C6" w:rsidP="00AE0599">
            <w:r w:rsidRPr="006412D6">
              <w:t>x"0069"</w:t>
            </w:r>
          </w:p>
        </w:tc>
        <w:tc>
          <w:tcPr>
            <w:tcW w:w="2080" w:type="dxa"/>
            <w:tcBorders>
              <w:top w:val="nil"/>
              <w:left w:val="nil"/>
              <w:bottom w:val="single" w:sz="4" w:space="0" w:color="auto"/>
              <w:right w:val="single" w:sz="4" w:space="0" w:color="auto"/>
            </w:tcBorders>
            <w:shd w:val="clear" w:color="auto" w:fill="auto"/>
            <w:noWrap/>
            <w:vAlign w:val="bottom"/>
            <w:hideMark/>
          </w:tcPr>
          <w:p w14:paraId="3C200196" w14:textId="77777777" w:rsidR="00A821C6" w:rsidRPr="006412D6" w:rsidRDefault="00A821C6" w:rsidP="00AE0599">
            <w:r w:rsidRPr="006412D6">
              <w:t>1101011</w:t>
            </w:r>
          </w:p>
        </w:tc>
      </w:tr>
      <w:tr w:rsidR="00A821C6" w:rsidRPr="006412D6" w14:paraId="4D5C944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6EC4217" w14:textId="77777777" w:rsidR="00A821C6" w:rsidRPr="006412D6" w:rsidRDefault="00A821C6" w:rsidP="00AE0599">
            <w:r w:rsidRPr="006412D6">
              <w:t>6b</w:t>
            </w:r>
          </w:p>
        </w:tc>
        <w:tc>
          <w:tcPr>
            <w:tcW w:w="1020" w:type="dxa"/>
            <w:tcBorders>
              <w:top w:val="nil"/>
              <w:left w:val="nil"/>
              <w:bottom w:val="single" w:sz="4" w:space="0" w:color="auto"/>
              <w:right w:val="single" w:sz="4" w:space="0" w:color="auto"/>
            </w:tcBorders>
            <w:shd w:val="clear" w:color="auto" w:fill="auto"/>
            <w:noWrap/>
            <w:vAlign w:val="bottom"/>
            <w:hideMark/>
          </w:tcPr>
          <w:p w14:paraId="70B04631" w14:textId="77777777" w:rsidR="00A821C6" w:rsidRPr="006412D6" w:rsidRDefault="00A821C6" w:rsidP="00AE0599">
            <w:r w:rsidRPr="006412D6">
              <w:t>x"006A"</w:t>
            </w:r>
          </w:p>
        </w:tc>
        <w:tc>
          <w:tcPr>
            <w:tcW w:w="2080" w:type="dxa"/>
            <w:tcBorders>
              <w:top w:val="nil"/>
              <w:left w:val="nil"/>
              <w:bottom w:val="single" w:sz="4" w:space="0" w:color="auto"/>
              <w:right w:val="single" w:sz="4" w:space="0" w:color="auto"/>
            </w:tcBorders>
            <w:shd w:val="clear" w:color="auto" w:fill="auto"/>
            <w:noWrap/>
            <w:vAlign w:val="bottom"/>
            <w:hideMark/>
          </w:tcPr>
          <w:p w14:paraId="3581BDD6" w14:textId="77777777" w:rsidR="00A821C6" w:rsidRPr="006412D6" w:rsidRDefault="00A821C6" w:rsidP="00AE0599">
            <w:r w:rsidRPr="006412D6">
              <w:t>1101100</w:t>
            </w:r>
          </w:p>
        </w:tc>
      </w:tr>
      <w:tr w:rsidR="00A821C6" w:rsidRPr="006412D6" w14:paraId="435111D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3B16A51" w14:textId="77777777" w:rsidR="00A821C6" w:rsidRPr="006412D6" w:rsidRDefault="00A821C6" w:rsidP="00AE0599">
            <w:r w:rsidRPr="006412D6">
              <w:t>6c</w:t>
            </w:r>
          </w:p>
        </w:tc>
        <w:tc>
          <w:tcPr>
            <w:tcW w:w="1020" w:type="dxa"/>
            <w:tcBorders>
              <w:top w:val="nil"/>
              <w:left w:val="nil"/>
              <w:bottom w:val="single" w:sz="4" w:space="0" w:color="auto"/>
              <w:right w:val="single" w:sz="4" w:space="0" w:color="auto"/>
            </w:tcBorders>
            <w:shd w:val="clear" w:color="auto" w:fill="auto"/>
            <w:noWrap/>
            <w:vAlign w:val="bottom"/>
            <w:hideMark/>
          </w:tcPr>
          <w:p w14:paraId="78488F4C" w14:textId="77777777" w:rsidR="00A821C6" w:rsidRPr="006412D6" w:rsidRDefault="00A821C6" w:rsidP="00AE0599">
            <w:r w:rsidRPr="006412D6">
              <w:t>x"006B"</w:t>
            </w:r>
          </w:p>
        </w:tc>
        <w:tc>
          <w:tcPr>
            <w:tcW w:w="2080" w:type="dxa"/>
            <w:tcBorders>
              <w:top w:val="nil"/>
              <w:left w:val="nil"/>
              <w:bottom w:val="single" w:sz="4" w:space="0" w:color="auto"/>
              <w:right w:val="single" w:sz="4" w:space="0" w:color="auto"/>
            </w:tcBorders>
            <w:shd w:val="clear" w:color="auto" w:fill="auto"/>
            <w:noWrap/>
            <w:vAlign w:val="bottom"/>
            <w:hideMark/>
          </w:tcPr>
          <w:p w14:paraId="12AE49C7" w14:textId="77777777" w:rsidR="00A821C6" w:rsidRPr="006412D6" w:rsidRDefault="00A821C6" w:rsidP="00AE0599">
            <w:r w:rsidRPr="006412D6">
              <w:t>1101101</w:t>
            </w:r>
          </w:p>
        </w:tc>
      </w:tr>
      <w:tr w:rsidR="00A821C6" w:rsidRPr="006412D6" w14:paraId="5302713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8252D16" w14:textId="77777777" w:rsidR="00A821C6" w:rsidRPr="006412D6" w:rsidRDefault="00A821C6" w:rsidP="00AE0599">
            <w:r w:rsidRPr="006412D6">
              <w:t>6d</w:t>
            </w:r>
          </w:p>
        </w:tc>
        <w:tc>
          <w:tcPr>
            <w:tcW w:w="1020" w:type="dxa"/>
            <w:tcBorders>
              <w:top w:val="nil"/>
              <w:left w:val="nil"/>
              <w:bottom w:val="single" w:sz="4" w:space="0" w:color="auto"/>
              <w:right w:val="single" w:sz="4" w:space="0" w:color="auto"/>
            </w:tcBorders>
            <w:shd w:val="clear" w:color="auto" w:fill="auto"/>
            <w:noWrap/>
            <w:vAlign w:val="bottom"/>
            <w:hideMark/>
          </w:tcPr>
          <w:p w14:paraId="653F5445" w14:textId="77777777" w:rsidR="00A821C6" w:rsidRPr="006412D6" w:rsidRDefault="00A821C6" w:rsidP="00AE0599">
            <w:r w:rsidRPr="006412D6">
              <w:t>x"006C"</w:t>
            </w:r>
          </w:p>
        </w:tc>
        <w:tc>
          <w:tcPr>
            <w:tcW w:w="2080" w:type="dxa"/>
            <w:tcBorders>
              <w:top w:val="nil"/>
              <w:left w:val="nil"/>
              <w:bottom w:val="single" w:sz="4" w:space="0" w:color="auto"/>
              <w:right w:val="single" w:sz="4" w:space="0" w:color="auto"/>
            </w:tcBorders>
            <w:shd w:val="clear" w:color="auto" w:fill="auto"/>
            <w:noWrap/>
            <w:vAlign w:val="bottom"/>
            <w:hideMark/>
          </w:tcPr>
          <w:p w14:paraId="4990CC82" w14:textId="77777777" w:rsidR="00A821C6" w:rsidRPr="006412D6" w:rsidRDefault="00A821C6" w:rsidP="00AE0599">
            <w:r w:rsidRPr="006412D6">
              <w:t>1101110</w:t>
            </w:r>
          </w:p>
        </w:tc>
      </w:tr>
      <w:tr w:rsidR="00A821C6" w:rsidRPr="006412D6" w14:paraId="30B2235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FBE2A97" w14:textId="77777777" w:rsidR="00A821C6" w:rsidRPr="006412D6" w:rsidRDefault="00A821C6" w:rsidP="00AE0599">
            <w:r w:rsidRPr="006412D6">
              <w:t>6e</w:t>
            </w:r>
          </w:p>
        </w:tc>
        <w:tc>
          <w:tcPr>
            <w:tcW w:w="1020" w:type="dxa"/>
            <w:tcBorders>
              <w:top w:val="nil"/>
              <w:left w:val="nil"/>
              <w:bottom w:val="single" w:sz="4" w:space="0" w:color="auto"/>
              <w:right w:val="single" w:sz="4" w:space="0" w:color="auto"/>
            </w:tcBorders>
            <w:shd w:val="clear" w:color="auto" w:fill="auto"/>
            <w:noWrap/>
            <w:vAlign w:val="bottom"/>
            <w:hideMark/>
          </w:tcPr>
          <w:p w14:paraId="5D74B400" w14:textId="77777777" w:rsidR="00A821C6" w:rsidRPr="006412D6" w:rsidRDefault="00A821C6" w:rsidP="00AE0599">
            <w:r w:rsidRPr="006412D6">
              <w:t>x"006D"</w:t>
            </w:r>
          </w:p>
        </w:tc>
        <w:tc>
          <w:tcPr>
            <w:tcW w:w="2080" w:type="dxa"/>
            <w:tcBorders>
              <w:top w:val="nil"/>
              <w:left w:val="nil"/>
              <w:bottom w:val="single" w:sz="4" w:space="0" w:color="auto"/>
              <w:right w:val="single" w:sz="4" w:space="0" w:color="auto"/>
            </w:tcBorders>
            <w:shd w:val="clear" w:color="auto" w:fill="auto"/>
            <w:noWrap/>
            <w:vAlign w:val="bottom"/>
            <w:hideMark/>
          </w:tcPr>
          <w:p w14:paraId="612A5956" w14:textId="77777777" w:rsidR="00A821C6" w:rsidRPr="006412D6" w:rsidRDefault="00A821C6" w:rsidP="00AE0599">
            <w:r w:rsidRPr="006412D6">
              <w:t>1101111</w:t>
            </w:r>
          </w:p>
        </w:tc>
      </w:tr>
      <w:tr w:rsidR="00A821C6" w:rsidRPr="006412D6" w14:paraId="409D03B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D01A38E" w14:textId="77777777" w:rsidR="00A821C6" w:rsidRPr="006412D6" w:rsidRDefault="00A821C6" w:rsidP="00AE0599">
            <w:r w:rsidRPr="006412D6">
              <w:t>6f</w:t>
            </w:r>
          </w:p>
        </w:tc>
        <w:tc>
          <w:tcPr>
            <w:tcW w:w="1020" w:type="dxa"/>
            <w:tcBorders>
              <w:top w:val="nil"/>
              <w:left w:val="nil"/>
              <w:bottom w:val="single" w:sz="4" w:space="0" w:color="auto"/>
              <w:right w:val="single" w:sz="4" w:space="0" w:color="auto"/>
            </w:tcBorders>
            <w:shd w:val="clear" w:color="auto" w:fill="auto"/>
            <w:noWrap/>
            <w:vAlign w:val="bottom"/>
            <w:hideMark/>
          </w:tcPr>
          <w:p w14:paraId="02EC6338" w14:textId="77777777" w:rsidR="00A821C6" w:rsidRPr="006412D6" w:rsidRDefault="00A821C6" w:rsidP="00AE0599">
            <w:r w:rsidRPr="006412D6">
              <w:t>x"006E"</w:t>
            </w:r>
          </w:p>
        </w:tc>
        <w:tc>
          <w:tcPr>
            <w:tcW w:w="2080" w:type="dxa"/>
            <w:tcBorders>
              <w:top w:val="nil"/>
              <w:left w:val="nil"/>
              <w:bottom w:val="single" w:sz="4" w:space="0" w:color="auto"/>
              <w:right w:val="single" w:sz="4" w:space="0" w:color="auto"/>
            </w:tcBorders>
            <w:shd w:val="clear" w:color="auto" w:fill="auto"/>
            <w:noWrap/>
            <w:vAlign w:val="bottom"/>
            <w:hideMark/>
          </w:tcPr>
          <w:p w14:paraId="41A70CA6" w14:textId="77777777" w:rsidR="00A821C6" w:rsidRPr="006412D6" w:rsidRDefault="00A821C6" w:rsidP="00AE0599">
            <w:r w:rsidRPr="006412D6">
              <w:t>1110000</w:t>
            </w:r>
          </w:p>
        </w:tc>
      </w:tr>
      <w:tr w:rsidR="00A821C6" w:rsidRPr="006412D6" w14:paraId="79917F6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2A451EE" w14:textId="77777777" w:rsidR="00A821C6" w:rsidRPr="006412D6" w:rsidRDefault="00A821C6" w:rsidP="00AE0599">
            <w:r w:rsidRPr="006412D6">
              <w:t>70</w:t>
            </w:r>
          </w:p>
        </w:tc>
        <w:tc>
          <w:tcPr>
            <w:tcW w:w="1020" w:type="dxa"/>
            <w:tcBorders>
              <w:top w:val="nil"/>
              <w:left w:val="nil"/>
              <w:bottom w:val="single" w:sz="4" w:space="0" w:color="auto"/>
              <w:right w:val="single" w:sz="4" w:space="0" w:color="auto"/>
            </w:tcBorders>
            <w:shd w:val="clear" w:color="auto" w:fill="auto"/>
            <w:noWrap/>
            <w:vAlign w:val="bottom"/>
            <w:hideMark/>
          </w:tcPr>
          <w:p w14:paraId="54E7F81E" w14:textId="77777777" w:rsidR="00A821C6" w:rsidRPr="006412D6" w:rsidRDefault="00A821C6" w:rsidP="00AE0599">
            <w:r w:rsidRPr="006412D6">
              <w:t>x"006F"</w:t>
            </w:r>
          </w:p>
        </w:tc>
        <w:tc>
          <w:tcPr>
            <w:tcW w:w="2080" w:type="dxa"/>
            <w:tcBorders>
              <w:top w:val="nil"/>
              <w:left w:val="nil"/>
              <w:bottom w:val="single" w:sz="4" w:space="0" w:color="auto"/>
              <w:right w:val="single" w:sz="4" w:space="0" w:color="auto"/>
            </w:tcBorders>
            <w:shd w:val="clear" w:color="auto" w:fill="auto"/>
            <w:noWrap/>
            <w:vAlign w:val="bottom"/>
            <w:hideMark/>
          </w:tcPr>
          <w:p w14:paraId="62267CE0" w14:textId="77777777" w:rsidR="00A821C6" w:rsidRPr="006412D6" w:rsidRDefault="00A821C6" w:rsidP="00AE0599">
            <w:r w:rsidRPr="006412D6">
              <w:t>1110001</w:t>
            </w:r>
          </w:p>
        </w:tc>
      </w:tr>
      <w:tr w:rsidR="00A821C6" w:rsidRPr="006412D6" w14:paraId="522FE0B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DD09C8E" w14:textId="77777777" w:rsidR="00A821C6" w:rsidRPr="006412D6" w:rsidRDefault="00A821C6" w:rsidP="00AE0599">
            <w:r w:rsidRPr="006412D6">
              <w:t>71</w:t>
            </w:r>
          </w:p>
        </w:tc>
        <w:tc>
          <w:tcPr>
            <w:tcW w:w="1020" w:type="dxa"/>
            <w:tcBorders>
              <w:top w:val="nil"/>
              <w:left w:val="nil"/>
              <w:bottom w:val="single" w:sz="4" w:space="0" w:color="auto"/>
              <w:right w:val="single" w:sz="4" w:space="0" w:color="auto"/>
            </w:tcBorders>
            <w:shd w:val="clear" w:color="auto" w:fill="auto"/>
            <w:noWrap/>
            <w:vAlign w:val="bottom"/>
            <w:hideMark/>
          </w:tcPr>
          <w:p w14:paraId="2712D837" w14:textId="77777777" w:rsidR="00A821C6" w:rsidRPr="006412D6" w:rsidRDefault="00A821C6" w:rsidP="00AE0599">
            <w:r w:rsidRPr="006412D6">
              <w:t>x"0070"</w:t>
            </w:r>
          </w:p>
        </w:tc>
        <w:tc>
          <w:tcPr>
            <w:tcW w:w="2080" w:type="dxa"/>
            <w:tcBorders>
              <w:top w:val="nil"/>
              <w:left w:val="nil"/>
              <w:bottom w:val="single" w:sz="4" w:space="0" w:color="auto"/>
              <w:right w:val="single" w:sz="4" w:space="0" w:color="auto"/>
            </w:tcBorders>
            <w:shd w:val="clear" w:color="auto" w:fill="auto"/>
            <w:noWrap/>
            <w:vAlign w:val="bottom"/>
            <w:hideMark/>
          </w:tcPr>
          <w:p w14:paraId="18FD8DA6" w14:textId="77777777" w:rsidR="00A821C6" w:rsidRPr="006412D6" w:rsidRDefault="00A821C6" w:rsidP="00AE0599">
            <w:r w:rsidRPr="006412D6">
              <w:t>1110010</w:t>
            </w:r>
          </w:p>
        </w:tc>
      </w:tr>
      <w:tr w:rsidR="00A821C6" w:rsidRPr="006412D6" w14:paraId="14DEBE4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1CC83EE" w14:textId="77777777" w:rsidR="00A821C6" w:rsidRPr="006412D6" w:rsidRDefault="00A821C6" w:rsidP="00AE0599">
            <w:r w:rsidRPr="006412D6">
              <w:t>72</w:t>
            </w:r>
          </w:p>
        </w:tc>
        <w:tc>
          <w:tcPr>
            <w:tcW w:w="1020" w:type="dxa"/>
            <w:tcBorders>
              <w:top w:val="nil"/>
              <w:left w:val="nil"/>
              <w:bottom w:val="single" w:sz="4" w:space="0" w:color="auto"/>
              <w:right w:val="single" w:sz="4" w:space="0" w:color="auto"/>
            </w:tcBorders>
            <w:shd w:val="clear" w:color="auto" w:fill="auto"/>
            <w:noWrap/>
            <w:vAlign w:val="bottom"/>
            <w:hideMark/>
          </w:tcPr>
          <w:p w14:paraId="6DEE04D2" w14:textId="77777777" w:rsidR="00A821C6" w:rsidRPr="006412D6" w:rsidRDefault="00A821C6" w:rsidP="00AE0599">
            <w:r w:rsidRPr="006412D6">
              <w:t>x"0071"</w:t>
            </w:r>
          </w:p>
        </w:tc>
        <w:tc>
          <w:tcPr>
            <w:tcW w:w="2080" w:type="dxa"/>
            <w:tcBorders>
              <w:top w:val="nil"/>
              <w:left w:val="nil"/>
              <w:bottom w:val="single" w:sz="4" w:space="0" w:color="auto"/>
              <w:right w:val="single" w:sz="4" w:space="0" w:color="auto"/>
            </w:tcBorders>
            <w:shd w:val="clear" w:color="auto" w:fill="auto"/>
            <w:noWrap/>
            <w:vAlign w:val="bottom"/>
            <w:hideMark/>
          </w:tcPr>
          <w:p w14:paraId="5F3BD171" w14:textId="77777777" w:rsidR="00A821C6" w:rsidRPr="006412D6" w:rsidRDefault="00A821C6" w:rsidP="00AE0599">
            <w:r w:rsidRPr="006412D6">
              <w:t>1110011</w:t>
            </w:r>
          </w:p>
        </w:tc>
      </w:tr>
      <w:tr w:rsidR="00A821C6" w:rsidRPr="006412D6" w14:paraId="3A33C32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36AF04" w14:textId="77777777" w:rsidR="00A821C6" w:rsidRPr="006412D6" w:rsidRDefault="00A821C6" w:rsidP="00AE0599">
            <w:r w:rsidRPr="006412D6">
              <w:t>73</w:t>
            </w:r>
          </w:p>
        </w:tc>
        <w:tc>
          <w:tcPr>
            <w:tcW w:w="1020" w:type="dxa"/>
            <w:tcBorders>
              <w:top w:val="nil"/>
              <w:left w:val="nil"/>
              <w:bottom w:val="single" w:sz="4" w:space="0" w:color="auto"/>
              <w:right w:val="single" w:sz="4" w:space="0" w:color="auto"/>
            </w:tcBorders>
            <w:shd w:val="clear" w:color="auto" w:fill="auto"/>
            <w:noWrap/>
            <w:vAlign w:val="bottom"/>
            <w:hideMark/>
          </w:tcPr>
          <w:p w14:paraId="0CE504A6" w14:textId="77777777" w:rsidR="00A821C6" w:rsidRPr="006412D6" w:rsidRDefault="00A821C6" w:rsidP="00AE0599">
            <w:r w:rsidRPr="006412D6">
              <w:t>x"0072"</w:t>
            </w:r>
          </w:p>
        </w:tc>
        <w:tc>
          <w:tcPr>
            <w:tcW w:w="2080" w:type="dxa"/>
            <w:tcBorders>
              <w:top w:val="nil"/>
              <w:left w:val="nil"/>
              <w:bottom w:val="single" w:sz="4" w:space="0" w:color="auto"/>
              <w:right w:val="single" w:sz="4" w:space="0" w:color="auto"/>
            </w:tcBorders>
            <w:shd w:val="clear" w:color="auto" w:fill="auto"/>
            <w:noWrap/>
            <w:vAlign w:val="bottom"/>
            <w:hideMark/>
          </w:tcPr>
          <w:p w14:paraId="48EFFFC3" w14:textId="77777777" w:rsidR="00A821C6" w:rsidRPr="006412D6" w:rsidRDefault="00A821C6" w:rsidP="00AE0599">
            <w:r w:rsidRPr="006412D6">
              <w:t>1110100</w:t>
            </w:r>
          </w:p>
        </w:tc>
      </w:tr>
      <w:tr w:rsidR="00A821C6" w:rsidRPr="006412D6" w14:paraId="787EF20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ED30E9A" w14:textId="77777777" w:rsidR="00A821C6" w:rsidRPr="006412D6" w:rsidRDefault="00A821C6" w:rsidP="00AE0599">
            <w:r w:rsidRPr="006412D6">
              <w:t>74</w:t>
            </w:r>
          </w:p>
        </w:tc>
        <w:tc>
          <w:tcPr>
            <w:tcW w:w="1020" w:type="dxa"/>
            <w:tcBorders>
              <w:top w:val="nil"/>
              <w:left w:val="nil"/>
              <w:bottom w:val="single" w:sz="4" w:space="0" w:color="auto"/>
              <w:right w:val="single" w:sz="4" w:space="0" w:color="auto"/>
            </w:tcBorders>
            <w:shd w:val="clear" w:color="auto" w:fill="auto"/>
            <w:noWrap/>
            <w:vAlign w:val="bottom"/>
            <w:hideMark/>
          </w:tcPr>
          <w:p w14:paraId="31E41CD0" w14:textId="77777777" w:rsidR="00A821C6" w:rsidRPr="006412D6" w:rsidRDefault="00A821C6" w:rsidP="00AE0599">
            <w:r w:rsidRPr="006412D6">
              <w:t>x"0073"</w:t>
            </w:r>
          </w:p>
        </w:tc>
        <w:tc>
          <w:tcPr>
            <w:tcW w:w="2080" w:type="dxa"/>
            <w:tcBorders>
              <w:top w:val="nil"/>
              <w:left w:val="nil"/>
              <w:bottom w:val="single" w:sz="4" w:space="0" w:color="auto"/>
              <w:right w:val="single" w:sz="4" w:space="0" w:color="auto"/>
            </w:tcBorders>
            <w:shd w:val="clear" w:color="auto" w:fill="auto"/>
            <w:noWrap/>
            <w:vAlign w:val="bottom"/>
            <w:hideMark/>
          </w:tcPr>
          <w:p w14:paraId="17321C93" w14:textId="77777777" w:rsidR="00A821C6" w:rsidRPr="006412D6" w:rsidRDefault="00A821C6" w:rsidP="00AE0599">
            <w:r w:rsidRPr="006412D6">
              <w:t>1110101</w:t>
            </w:r>
          </w:p>
        </w:tc>
      </w:tr>
      <w:tr w:rsidR="00A821C6" w:rsidRPr="006412D6" w14:paraId="3D57176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9186424" w14:textId="77777777" w:rsidR="00A821C6" w:rsidRPr="006412D6" w:rsidRDefault="00A821C6" w:rsidP="00AE0599">
            <w:r w:rsidRPr="006412D6">
              <w:t>75</w:t>
            </w:r>
          </w:p>
        </w:tc>
        <w:tc>
          <w:tcPr>
            <w:tcW w:w="1020" w:type="dxa"/>
            <w:tcBorders>
              <w:top w:val="nil"/>
              <w:left w:val="nil"/>
              <w:bottom w:val="single" w:sz="4" w:space="0" w:color="auto"/>
              <w:right w:val="single" w:sz="4" w:space="0" w:color="auto"/>
            </w:tcBorders>
            <w:shd w:val="clear" w:color="auto" w:fill="auto"/>
            <w:noWrap/>
            <w:vAlign w:val="bottom"/>
            <w:hideMark/>
          </w:tcPr>
          <w:p w14:paraId="77C69251" w14:textId="77777777" w:rsidR="00A821C6" w:rsidRPr="006412D6" w:rsidRDefault="00A821C6" w:rsidP="00AE0599">
            <w:r w:rsidRPr="006412D6">
              <w:t>x"0074"</w:t>
            </w:r>
          </w:p>
        </w:tc>
        <w:tc>
          <w:tcPr>
            <w:tcW w:w="2080" w:type="dxa"/>
            <w:tcBorders>
              <w:top w:val="nil"/>
              <w:left w:val="nil"/>
              <w:bottom w:val="single" w:sz="4" w:space="0" w:color="auto"/>
              <w:right w:val="single" w:sz="4" w:space="0" w:color="auto"/>
            </w:tcBorders>
            <w:shd w:val="clear" w:color="auto" w:fill="auto"/>
            <w:noWrap/>
            <w:vAlign w:val="bottom"/>
            <w:hideMark/>
          </w:tcPr>
          <w:p w14:paraId="17E81415" w14:textId="77777777" w:rsidR="00A821C6" w:rsidRPr="006412D6" w:rsidRDefault="00A821C6" w:rsidP="00AE0599">
            <w:r w:rsidRPr="006412D6">
              <w:t>1110110</w:t>
            </w:r>
          </w:p>
        </w:tc>
      </w:tr>
      <w:tr w:rsidR="00A821C6" w:rsidRPr="006412D6" w14:paraId="0248FEB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129F04F" w14:textId="77777777" w:rsidR="00A821C6" w:rsidRPr="006412D6" w:rsidRDefault="00A821C6" w:rsidP="00AE0599">
            <w:r w:rsidRPr="006412D6">
              <w:t>76</w:t>
            </w:r>
          </w:p>
        </w:tc>
        <w:tc>
          <w:tcPr>
            <w:tcW w:w="1020" w:type="dxa"/>
            <w:tcBorders>
              <w:top w:val="nil"/>
              <w:left w:val="nil"/>
              <w:bottom w:val="single" w:sz="4" w:space="0" w:color="auto"/>
              <w:right w:val="single" w:sz="4" w:space="0" w:color="auto"/>
            </w:tcBorders>
            <w:shd w:val="clear" w:color="auto" w:fill="auto"/>
            <w:noWrap/>
            <w:vAlign w:val="bottom"/>
            <w:hideMark/>
          </w:tcPr>
          <w:p w14:paraId="50F4E662" w14:textId="77777777" w:rsidR="00A821C6" w:rsidRPr="006412D6" w:rsidRDefault="00A821C6" w:rsidP="00AE0599">
            <w:r w:rsidRPr="006412D6">
              <w:t>x"0075"</w:t>
            </w:r>
          </w:p>
        </w:tc>
        <w:tc>
          <w:tcPr>
            <w:tcW w:w="2080" w:type="dxa"/>
            <w:tcBorders>
              <w:top w:val="nil"/>
              <w:left w:val="nil"/>
              <w:bottom w:val="single" w:sz="4" w:space="0" w:color="auto"/>
              <w:right w:val="single" w:sz="4" w:space="0" w:color="auto"/>
            </w:tcBorders>
            <w:shd w:val="clear" w:color="auto" w:fill="auto"/>
            <w:noWrap/>
            <w:vAlign w:val="bottom"/>
            <w:hideMark/>
          </w:tcPr>
          <w:p w14:paraId="5E3715B7" w14:textId="77777777" w:rsidR="00A821C6" w:rsidRPr="006412D6" w:rsidRDefault="00A821C6" w:rsidP="00AE0599">
            <w:r w:rsidRPr="006412D6">
              <w:t>1110111</w:t>
            </w:r>
          </w:p>
        </w:tc>
      </w:tr>
      <w:tr w:rsidR="00A821C6" w:rsidRPr="006412D6" w14:paraId="2DA41A1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55FDE1C" w14:textId="77777777" w:rsidR="00A821C6" w:rsidRPr="006412D6" w:rsidRDefault="00A821C6" w:rsidP="00AE0599">
            <w:r w:rsidRPr="006412D6">
              <w:t>77</w:t>
            </w:r>
          </w:p>
        </w:tc>
        <w:tc>
          <w:tcPr>
            <w:tcW w:w="1020" w:type="dxa"/>
            <w:tcBorders>
              <w:top w:val="nil"/>
              <w:left w:val="nil"/>
              <w:bottom w:val="single" w:sz="4" w:space="0" w:color="auto"/>
              <w:right w:val="single" w:sz="4" w:space="0" w:color="auto"/>
            </w:tcBorders>
            <w:shd w:val="clear" w:color="auto" w:fill="auto"/>
            <w:noWrap/>
            <w:vAlign w:val="bottom"/>
            <w:hideMark/>
          </w:tcPr>
          <w:p w14:paraId="09D8C426" w14:textId="77777777" w:rsidR="00A821C6" w:rsidRPr="006412D6" w:rsidRDefault="00A821C6" w:rsidP="00AE0599">
            <w:r w:rsidRPr="006412D6">
              <w:t>x"0076"</w:t>
            </w:r>
          </w:p>
        </w:tc>
        <w:tc>
          <w:tcPr>
            <w:tcW w:w="2080" w:type="dxa"/>
            <w:tcBorders>
              <w:top w:val="nil"/>
              <w:left w:val="nil"/>
              <w:bottom w:val="single" w:sz="4" w:space="0" w:color="auto"/>
              <w:right w:val="single" w:sz="4" w:space="0" w:color="auto"/>
            </w:tcBorders>
            <w:shd w:val="clear" w:color="auto" w:fill="auto"/>
            <w:noWrap/>
            <w:vAlign w:val="bottom"/>
            <w:hideMark/>
          </w:tcPr>
          <w:p w14:paraId="5BE9A677" w14:textId="77777777" w:rsidR="00A821C6" w:rsidRPr="006412D6" w:rsidRDefault="00A821C6" w:rsidP="00AE0599">
            <w:r w:rsidRPr="006412D6">
              <w:t>1111000</w:t>
            </w:r>
          </w:p>
        </w:tc>
      </w:tr>
      <w:tr w:rsidR="00A821C6" w:rsidRPr="006412D6" w14:paraId="3E6DBC3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B88DB2A" w14:textId="77777777" w:rsidR="00A821C6" w:rsidRPr="006412D6" w:rsidRDefault="00A821C6" w:rsidP="00AE0599">
            <w:r w:rsidRPr="006412D6">
              <w:t>78</w:t>
            </w:r>
          </w:p>
        </w:tc>
        <w:tc>
          <w:tcPr>
            <w:tcW w:w="1020" w:type="dxa"/>
            <w:tcBorders>
              <w:top w:val="nil"/>
              <w:left w:val="nil"/>
              <w:bottom w:val="single" w:sz="4" w:space="0" w:color="auto"/>
              <w:right w:val="single" w:sz="4" w:space="0" w:color="auto"/>
            </w:tcBorders>
            <w:shd w:val="clear" w:color="auto" w:fill="auto"/>
            <w:noWrap/>
            <w:vAlign w:val="bottom"/>
            <w:hideMark/>
          </w:tcPr>
          <w:p w14:paraId="1C4C9DB2" w14:textId="77777777" w:rsidR="00A821C6" w:rsidRPr="006412D6" w:rsidRDefault="00A821C6" w:rsidP="00AE0599">
            <w:r w:rsidRPr="006412D6">
              <w:t>x"0077"</w:t>
            </w:r>
          </w:p>
        </w:tc>
        <w:tc>
          <w:tcPr>
            <w:tcW w:w="2080" w:type="dxa"/>
            <w:tcBorders>
              <w:top w:val="nil"/>
              <w:left w:val="nil"/>
              <w:bottom w:val="single" w:sz="4" w:space="0" w:color="auto"/>
              <w:right w:val="single" w:sz="4" w:space="0" w:color="auto"/>
            </w:tcBorders>
            <w:shd w:val="clear" w:color="auto" w:fill="auto"/>
            <w:noWrap/>
            <w:vAlign w:val="bottom"/>
            <w:hideMark/>
          </w:tcPr>
          <w:p w14:paraId="424A7B6C" w14:textId="77777777" w:rsidR="00A821C6" w:rsidRPr="006412D6" w:rsidRDefault="00A821C6" w:rsidP="00AE0599">
            <w:r w:rsidRPr="006412D6">
              <w:t>1111001</w:t>
            </w:r>
          </w:p>
        </w:tc>
      </w:tr>
      <w:tr w:rsidR="00A821C6" w:rsidRPr="006412D6" w14:paraId="7D65808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2D99B77" w14:textId="77777777" w:rsidR="00A821C6" w:rsidRPr="006412D6" w:rsidRDefault="00A821C6" w:rsidP="00AE0599">
            <w:r w:rsidRPr="006412D6">
              <w:t>79</w:t>
            </w:r>
          </w:p>
        </w:tc>
        <w:tc>
          <w:tcPr>
            <w:tcW w:w="1020" w:type="dxa"/>
            <w:tcBorders>
              <w:top w:val="nil"/>
              <w:left w:val="nil"/>
              <w:bottom w:val="single" w:sz="4" w:space="0" w:color="auto"/>
              <w:right w:val="single" w:sz="4" w:space="0" w:color="auto"/>
            </w:tcBorders>
            <w:shd w:val="clear" w:color="auto" w:fill="auto"/>
            <w:noWrap/>
            <w:vAlign w:val="bottom"/>
            <w:hideMark/>
          </w:tcPr>
          <w:p w14:paraId="412DDAC7" w14:textId="77777777" w:rsidR="00A821C6" w:rsidRPr="006412D6" w:rsidRDefault="00A821C6" w:rsidP="00AE0599">
            <w:r w:rsidRPr="006412D6">
              <w:t>x"0078"</w:t>
            </w:r>
          </w:p>
        </w:tc>
        <w:tc>
          <w:tcPr>
            <w:tcW w:w="2080" w:type="dxa"/>
            <w:tcBorders>
              <w:top w:val="nil"/>
              <w:left w:val="nil"/>
              <w:bottom w:val="single" w:sz="4" w:space="0" w:color="auto"/>
              <w:right w:val="single" w:sz="4" w:space="0" w:color="auto"/>
            </w:tcBorders>
            <w:shd w:val="clear" w:color="auto" w:fill="auto"/>
            <w:noWrap/>
            <w:vAlign w:val="bottom"/>
            <w:hideMark/>
          </w:tcPr>
          <w:p w14:paraId="172EE720" w14:textId="77777777" w:rsidR="00A821C6" w:rsidRPr="006412D6" w:rsidRDefault="00A821C6" w:rsidP="00AE0599">
            <w:r w:rsidRPr="006412D6">
              <w:t>1111010</w:t>
            </w:r>
          </w:p>
        </w:tc>
      </w:tr>
      <w:tr w:rsidR="00A821C6" w:rsidRPr="006412D6" w14:paraId="3A32592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9FFB273" w14:textId="77777777" w:rsidR="00A821C6" w:rsidRPr="006412D6" w:rsidRDefault="00A821C6" w:rsidP="00AE0599">
            <w:r w:rsidRPr="006412D6">
              <w:t>7a</w:t>
            </w:r>
          </w:p>
        </w:tc>
        <w:tc>
          <w:tcPr>
            <w:tcW w:w="1020" w:type="dxa"/>
            <w:tcBorders>
              <w:top w:val="nil"/>
              <w:left w:val="nil"/>
              <w:bottom w:val="single" w:sz="4" w:space="0" w:color="auto"/>
              <w:right w:val="single" w:sz="4" w:space="0" w:color="auto"/>
            </w:tcBorders>
            <w:shd w:val="clear" w:color="auto" w:fill="auto"/>
            <w:noWrap/>
            <w:vAlign w:val="bottom"/>
            <w:hideMark/>
          </w:tcPr>
          <w:p w14:paraId="216DBAAC" w14:textId="77777777" w:rsidR="00A821C6" w:rsidRPr="006412D6" w:rsidRDefault="00A821C6" w:rsidP="00AE0599">
            <w:r w:rsidRPr="006412D6">
              <w:t>x"0079"</w:t>
            </w:r>
          </w:p>
        </w:tc>
        <w:tc>
          <w:tcPr>
            <w:tcW w:w="2080" w:type="dxa"/>
            <w:tcBorders>
              <w:top w:val="nil"/>
              <w:left w:val="nil"/>
              <w:bottom w:val="single" w:sz="4" w:space="0" w:color="auto"/>
              <w:right w:val="single" w:sz="4" w:space="0" w:color="auto"/>
            </w:tcBorders>
            <w:shd w:val="clear" w:color="auto" w:fill="auto"/>
            <w:noWrap/>
            <w:vAlign w:val="bottom"/>
            <w:hideMark/>
          </w:tcPr>
          <w:p w14:paraId="099F2A9C" w14:textId="77777777" w:rsidR="00A821C6" w:rsidRPr="006412D6" w:rsidRDefault="00A821C6" w:rsidP="00AE0599">
            <w:r w:rsidRPr="006412D6">
              <w:t>1111011</w:t>
            </w:r>
          </w:p>
        </w:tc>
      </w:tr>
      <w:tr w:rsidR="00A821C6" w:rsidRPr="006412D6" w14:paraId="54F7947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892BC4E" w14:textId="77777777" w:rsidR="00A821C6" w:rsidRPr="006412D6" w:rsidRDefault="00A821C6" w:rsidP="00AE0599">
            <w:r w:rsidRPr="006412D6">
              <w:t>7b</w:t>
            </w:r>
          </w:p>
        </w:tc>
        <w:tc>
          <w:tcPr>
            <w:tcW w:w="1020" w:type="dxa"/>
            <w:tcBorders>
              <w:top w:val="nil"/>
              <w:left w:val="nil"/>
              <w:bottom w:val="single" w:sz="4" w:space="0" w:color="auto"/>
              <w:right w:val="single" w:sz="4" w:space="0" w:color="auto"/>
            </w:tcBorders>
            <w:shd w:val="clear" w:color="auto" w:fill="auto"/>
            <w:noWrap/>
            <w:vAlign w:val="bottom"/>
            <w:hideMark/>
          </w:tcPr>
          <w:p w14:paraId="704ECA55" w14:textId="77777777" w:rsidR="00A821C6" w:rsidRPr="006412D6" w:rsidRDefault="00A821C6" w:rsidP="00AE0599">
            <w:r w:rsidRPr="006412D6">
              <w:t>x"007A"</w:t>
            </w:r>
          </w:p>
        </w:tc>
        <w:tc>
          <w:tcPr>
            <w:tcW w:w="2080" w:type="dxa"/>
            <w:tcBorders>
              <w:top w:val="nil"/>
              <w:left w:val="nil"/>
              <w:bottom w:val="single" w:sz="4" w:space="0" w:color="auto"/>
              <w:right w:val="single" w:sz="4" w:space="0" w:color="auto"/>
            </w:tcBorders>
            <w:shd w:val="clear" w:color="auto" w:fill="auto"/>
            <w:noWrap/>
            <w:vAlign w:val="bottom"/>
            <w:hideMark/>
          </w:tcPr>
          <w:p w14:paraId="19B52275" w14:textId="77777777" w:rsidR="00A821C6" w:rsidRPr="006412D6" w:rsidRDefault="00A821C6" w:rsidP="00AE0599">
            <w:r w:rsidRPr="006412D6">
              <w:t>1111100</w:t>
            </w:r>
          </w:p>
        </w:tc>
      </w:tr>
      <w:tr w:rsidR="00A821C6" w:rsidRPr="006412D6" w14:paraId="5C1CEA3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9081271" w14:textId="77777777" w:rsidR="00A821C6" w:rsidRPr="006412D6" w:rsidRDefault="00A821C6" w:rsidP="00AE0599">
            <w:r w:rsidRPr="006412D6">
              <w:t>7c</w:t>
            </w:r>
          </w:p>
        </w:tc>
        <w:tc>
          <w:tcPr>
            <w:tcW w:w="1020" w:type="dxa"/>
            <w:tcBorders>
              <w:top w:val="nil"/>
              <w:left w:val="nil"/>
              <w:bottom w:val="single" w:sz="4" w:space="0" w:color="auto"/>
              <w:right w:val="single" w:sz="4" w:space="0" w:color="auto"/>
            </w:tcBorders>
            <w:shd w:val="clear" w:color="auto" w:fill="auto"/>
            <w:noWrap/>
            <w:vAlign w:val="bottom"/>
            <w:hideMark/>
          </w:tcPr>
          <w:p w14:paraId="05B85823" w14:textId="77777777" w:rsidR="00A821C6" w:rsidRPr="006412D6" w:rsidRDefault="00A821C6" w:rsidP="00AE0599">
            <w:r w:rsidRPr="006412D6">
              <w:t>x"007B"</w:t>
            </w:r>
          </w:p>
        </w:tc>
        <w:tc>
          <w:tcPr>
            <w:tcW w:w="2080" w:type="dxa"/>
            <w:tcBorders>
              <w:top w:val="nil"/>
              <w:left w:val="nil"/>
              <w:bottom w:val="single" w:sz="4" w:space="0" w:color="auto"/>
              <w:right w:val="single" w:sz="4" w:space="0" w:color="auto"/>
            </w:tcBorders>
            <w:shd w:val="clear" w:color="auto" w:fill="auto"/>
            <w:noWrap/>
            <w:vAlign w:val="bottom"/>
            <w:hideMark/>
          </w:tcPr>
          <w:p w14:paraId="0C19FD73" w14:textId="77777777" w:rsidR="00A821C6" w:rsidRPr="006412D6" w:rsidRDefault="00A821C6" w:rsidP="00AE0599">
            <w:r w:rsidRPr="006412D6">
              <w:t>1111101</w:t>
            </w:r>
          </w:p>
        </w:tc>
      </w:tr>
      <w:tr w:rsidR="00A821C6" w:rsidRPr="006412D6" w14:paraId="664CEB5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52E83F" w14:textId="77777777" w:rsidR="00A821C6" w:rsidRPr="006412D6" w:rsidRDefault="00A821C6" w:rsidP="00AE0599">
            <w:r w:rsidRPr="006412D6">
              <w:t>7d</w:t>
            </w:r>
          </w:p>
        </w:tc>
        <w:tc>
          <w:tcPr>
            <w:tcW w:w="1020" w:type="dxa"/>
            <w:tcBorders>
              <w:top w:val="nil"/>
              <w:left w:val="nil"/>
              <w:bottom w:val="single" w:sz="4" w:space="0" w:color="auto"/>
              <w:right w:val="single" w:sz="4" w:space="0" w:color="auto"/>
            </w:tcBorders>
            <w:shd w:val="clear" w:color="auto" w:fill="auto"/>
            <w:noWrap/>
            <w:vAlign w:val="bottom"/>
            <w:hideMark/>
          </w:tcPr>
          <w:p w14:paraId="73A49AAA" w14:textId="77777777" w:rsidR="00A821C6" w:rsidRPr="006412D6" w:rsidRDefault="00A821C6" w:rsidP="00AE0599">
            <w:r w:rsidRPr="006412D6">
              <w:t>x"007C"</w:t>
            </w:r>
          </w:p>
        </w:tc>
        <w:tc>
          <w:tcPr>
            <w:tcW w:w="2080" w:type="dxa"/>
            <w:tcBorders>
              <w:top w:val="nil"/>
              <w:left w:val="nil"/>
              <w:bottom w:val="single" w:sz="4" w:space="0" w:color="auto"/>
              <w:right w:val="single" w:sz="4" w:space="0" w:color="auto"/>
            </w:tcBorders>
            <w:shd w:val="clear" w:color="auto" w:fill="auto"/>
            <w:noWrap/>
            <w:vAlign w:val="bottom"/>
            <w:hideMark/>
          </w:tcPr>
          <w:p w14:paraId="0CCE6D89" w14:textId="77777777" w:rsidR="00A821C6" w:rsidRPr="006412D6" w:rsidRDefault="00A821C6" w:rsidP="00AE0599">
            <w:r w:rsidRPr="006412D6">
              <w:t>1111110</w:t>
            </w:r>
          </w:p>
        </w:tc>
      </w:tr>
      <w:tr w:rsidR="00A821C6" w:rsidRPr="006412D6" w14:paraId="17560CC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FEC9EBA" w14:textId="77777777" w:rsidR="00A821C6" w:rsidRPr="006412D6" w:rsidRDefault="00A821C6" w:rsidP="00AE0599">
            <w:r w:rsidRPr="006412D6">
              <w:t>7e</w:t>
            </w:r>
          </w:p>
        </w:tc>
        <w:tc>
          <w:tcPr>
            <w:tcW w:w="1020" w:type="dxa"/>
            <w:tcBorders>
              <w:top w:val="nil"/>
              <w:left w:val="nil"/>
              <w:bottom w:val="single" w:sz="4" w:space="0" w:color="auto"/>
              <w:right w:val="single" w:sz="4" w:space="0" w:color="auto"/>
            </w:tcBorders>
            <w:shd w:val="clear" w:color="auto" w:fill="auto"/>
            <w:noWrap/>
            <w:vAlign w:val="bottom"/>
            <w:hideMark/>
          </w:tcPr>
          <w:p w14:paraId="23921BAA" w14:textId="77777777" w:rsidR="00A821C6" w:rsidRPr="006412D6" w:rsidRDefault="00A821C6" w:rsidP="00AE0599">
            <w:r w:rsidRPr="006412D6">
              <w:t>x"007D"</w:t>
            </w:r>
          </w:p>
        </w:tc>
        <w:tc>
          <w:tcPr>
            <w:tcW w:w="2080" w:type="dxa"/>
            <w:tcBorders>
              <w:top w:val="nil"/>
              <w:left w:val="nil"/>
              <w:bottom w:val="single" w:sz="4" w:space="0" w:color="auto"/>
              <w:right w:val="single" w:sz="4" w:space="0" w:color="auto"/>
            </w:tcBorders>
            <w:shd w:val="clear" w:color="auto" w:fill="auto"/>
            <w:noWrap/>
            <w:vAlign w:val="bottom"/>
            <w:hideMark/>
          </w:tcPr>
          <w:p w14:paraId="373C1749" w14:textId="77777777" w:rsidR="00A821C6" w:rsidRPr="006412D6" w:rsidRDefault="00A821C6" w:rsidP="00AE0599">
            <w:r w:rsidRPr="006412D6">
              <w:t>1111111</w:t>
            </w:r>
          </w:p>
        </w:tc>
      </w:tr>
      <w:tr w:rsidR="00A821C6" w:rsidRPr="006412D6" w14:paraId="521CE1C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B353683" w14:textId="77777777" w:rsidR="00A821C6" w:rsidRPr="006412D6" w:rsidRDefault="00A821C6" w:rsidP="00AE0599">
            <w:r w:rsidRPr="006412D6">
              <w:t>7f</w:t>
            </w:r>
          </w:p>
        </w:tc>
        <w:tc>
          <w:tcPr>
            <w:tcW w:w="1020" w:type="dxa"/>
            <w:tcBorders>
              <w:top w:val="nil"/>
              <w:left w:val="nil"/>
              <w:bottom w:val="single" w:sz="4" w:space="0" w:color="auto"/>
              <w:right w:val="single" w:sz="4" w:space="0" w:color="auto"/>
            </w:tcBorders>
            <w:shd w:val="clear" w:color="auto" w:fill="auto"/>
            <w:noWrap/>
            <w:vAlign w:val="bottom"/>
            <w:hideMark/>
          </w:tcPr>
          <w:p w14:paraId="237921F9" w14:textId="77777777" w:rsidR="00A821C6" w:rsidRPr="006412D6" w:rsidRDefault="00A821C6" w:rsidP="00AE0599">
            <w:r w:rsidRPr="006412D6">
              <w:t>x"007E"</w:t>
            </w:r>
          </w:p>
        </w:tc>
        <w:tc>
          <w:tcPr>
            <w:tcW w:w="2080" w:type="dxa"/>
            <w:tcBorders>
              <w:top w:val="nil"/>
              <w:left w:val="nil"/>
              <w:bottom w:val="single" w:sz="4" w:space="0" w:color="auto"/>
              <w:right w:val="single" w:sz="4" w:space="0" w:color="auto"/>
            </w:tcBorders>
            <w:shd w:val="clear" w:color="auto" w:fill="auto"/>
            <w:noWrap/>
            <w:vAlign w:val="bottom"/>
            <w:hideMark/>
          </w:tcPr>
          <w:p w14:paraId="791913E3" w14:textId="77777777" w:rsidR="00A821C6" w:rsidRPr="006412D6" w:rsidRDefault="00A821C6" w:rsidP="00AE0599">
            <w:r w:rsidRPr="006412D6">
              <w:t>10000000</w:t>
            </w:r>
          </w:p>
        </w:tc>
      </w:tr>
      <w:tr w:rsidR="00A821C6" w:rsidRPr="006412D6" w14:paraId="37FFC5E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90E61F1" w14:textId="77777777" w:rsidR="00A821C6" w:rsidRPr="006412D6" w:rsidRDefault="00A821C6" w:rsidP="00AE0599">
            <w:r w:rsidRPr="006412D6">
              <w:t>80</w:t>
            </w:r>
          </w:p>
        </w:tc>
        <w:tc>
          <w:tcPr>
            <w:tcW w:w="1020" w:type="dxa"/>
            <w:tcBorders>
              <w:top w:val="nil"/>
              <w:left w:val="nil"/>
              <w:bottom w:val="single" w:sz="4" w:space="0" w:color="auto"/>
              <w:right w:val="single" w:sz="4" w:space="0" w:color="auto"/>
            </w:tcBorders>
            <w:shd w:val="clear" w:color="auto" w:fill="auto"/>
            <w:noWrap/>
            <w:vAlign w:val="bottom"/>
            <w:hideMark/>
          </w:tcPr>
          <w:p w14:paraId="77D01B70" w14:textId="77777777" w:rsidR="00A821C6" w:rsidRPr="006412D6" w:rsidRDefault="00A821C6" w:rsidP="00AE0599">
            <w:r w:rsidRPr="006412D6">
              <w:t>x"007F"</w:t>
            </w:r>
          </w:p>
        </w:tc>
        <w:tc>
          <w:tcPr>
            <w:tcW w:w="2080" w:type="dxa"/>
            <w:tcBorders>
              <w:top w:val="nil"/>
              <w:left w:val="nil"/>
              <w:bottom w:val="single" w:sz="4" w:space="0" w:color="auto"/>
              <w:right w:val="single" w:sz="4" w:space="0" w:color="auto"/>
            </w:tcBorders>
            <w:shd w:val="clear" w:color="auto" w:fill="auto"/>
            <w:noWrap/>
            <w:vAlign w:val="bottom"/>
            <w:hideMark/>
          </w:tcPr>
          <w:p w14:paraId="05B97D12" w14:textId="77777777" w:rsidR="00A821C6" w:rsidRPr="006412D6" w:rsidRDefault="00A821C6" w:rsidP="00AE0599">
            <w:r w:rsidRPr="006412D6">
              <w:t>10000001</w:t>
            </w:r>
          </w:p>
        </w:tc>
      </w:tr>
      <w:tr w:rsidR="00A821C6" w:rsidRPr="006412D6" w14:paraId="5E5049F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A56EDE7" w14:textId="77777777" w:rsidR="00A821C6" w:rsidRPr="006412D6" w:rsidRDefault="00A821C6" w:rsidP="00AE0599">
            <w:r w:rsidRPr="006412D6">
              <w:t>81</w:t>
            </w:r>
          </w:p>
        </w:tc>
        <w:tc>
          <w:tcPr>
            <w:tcW w:w="1020" w:type="dxa"/>
            <w:tcBorders>
              <w:top w:val="nil"/>
              <w:left w:val="nil"/>
              <w:bottom w:val="single" w:sz="4" w:space="0" w:color="auto"/>
              <w:right w:val="single" w:sz="4" w:space="0" w:color="auto"/>
            </w:tcBorders>
            <w:shd w:val="clear" w:color="auto" w:fill="auto"/>
            <w:noWrap/>
            <w:vAlign w:val="bottom"/>
            <w:hideMark/>
          </w:tcPr>
          <w:p w14:paraId="23F1945B" w14:textId="77777777" w:rsidR="00A821C6" w:rsidRPr="006412D6" w:rsidRDefault="00A821C6" w:rsidP="00AE0599">
            <w:r w:rsidRPr="006412D6">
              <w:t>x"0080"</w:t>
            </w:r>
          </w:p>
        </w:tc>
        <w:tc>
          <w:tcPr>
            <w:tcW w:w="2080" w:type="dxa"/>
            <w:tcBorders>
              <w:top w:val="nil"/>
              <w:left w:val="nil"/>
              <w:bottom w:val="single" w:sz="4" w:space="0" w:color="auto"/>
              <w:right w:val="single" w:sz="4" w:space="0" w:color="auto"/>
            </w:tcBorders>
            <w:shd w:val="clear" w:color="auto" w:fill="auto"/>
            <w:noWrap/>
            <w:vAlign w:val="bottom"/>
            <w:hideMark/>
          </w:tcPr>
          <w:p w14:paraId="05D52DF2" w14:textId="77777777" w:rsidR="00A821C6" w:rsidRPr="006412D6" w:rsidRDefault="00A821C6" w:rsidP="00AE0599">
            <w:r w:rsidRPr="006412D6">
              <w:t>10000010</w:t>
            </w:r>
          </w:p>
        </w:tc>
      </w:tr>
      <w:tr w:rsidR="00A821C6" w:rsidRPr="006412D6" w14:paraId="54B5D29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931A91F" w14:textId="77777777" w:rsidR="00A821C6" w:rsidRPr="006412D6" w:rsidRDefault="00A821C6" w:rsidP="00AE0599">
            <w:r w:rsidRPr="006412D6">
              <w:t>82</w:t>
            </w:r>
          </w:p>
        </w:tc>
        <w:tc>
          <w:tcPr>
            <w:tcW w:w="1020" w:type="dxa"/>
            <w:tcBorders>
              <w:top w:val="nil"/>
              <w:left w:val="nil"/>
              <w:bottom w:val="single" w:sz="4" w:space="0" w:color="auto"/>
              <w:right w:val="single" w:sz="4" w:space="0" w:color="auto"/>
            </w:tcBorders>
            <w:shd w:val="clear" w:color="auto" w:fill="auto"/>
            <w:noWrap/>
            <w:vAlign w:val="bottom"/>
            <w:hideMark/>
          </w:tcPr>
          <w:p w14:paraId="1131ECCC" w14:textId="77777777" w:rsidR="00A821C6" w:rsidRPr="006412D6" w:rsidRDefault="00A821C6" w:rsidP="00AE0599">
            <w:r w:rsidRPr="006412D6">
              <w:t>x"0081"</w:t>
            </w:r>
          </w:p>
        </w:tc>
        <w:tc>
          <w:tcPr>
            <w:tcW w:w="2080" w:type="dxa"/>
            <w:tcBorders>
              <w:top w:val="nil"/>
              <w:left w:val="nil"/>
              <w:bottom w:val="single" w:sz="4" w:space="0" w:color="auto"/>
              <w:right w:val="single" w:sz="4" w:space="0" w:color="auto"/>
            </w:tcBorders>
            <w:shd w:val="clear" w:color="auto" w:fill="auto"/>
            <w:noWrap/>
            <w:vAlign w:val="bottom"/>
            <w:hideMark/>
          </w:tcPr>
          <w:p w14:paraId="4355FC1E" w14:textId="77777777" w:rsidR="00A821C6" w:rsidRPr="006412D6" w:rsidRDefault="00A821C6" w:rsidP="00AE0599">
            <w:r w:rsidRPr="006412D6">
              <w:t>10000011</w:t>
            </w:r>
          </w:p>
        </w:tc>
      </w:tr>
      <w:tr w:rsidR="00A821C6" w:rsidRPr="006412D6" w14:paraId="61F080B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E5D57A1" w14:textId="77777777" w:rsidR="00A821C6" w:rsidRPr="006412D6" w:rsidRDefault="00A821C6" w:rsidP="00AE0599">
            <w:r w:rsidRPr="006412D6">
              <w:t>83</w:t>
            </w:r>
          </w:p>
        </w:tc>
        <w:tc>
          <w:tcPr>
            <w:tcW w:w="1020" w:type="dxa"/>
            <w:tcBorders>
              <w:top w:val="nil"/>
              <w:left w:val="nil"/>
              <w:bottom w:val="single" w:sz="4" w:space="0" w:color="auto"/>
              <w:right w:val="single" w:sz="4" w:space="0" w:color="auto"/>
            </w:tcBorders>
            <w:shd w:val="clear" w:color="auto" w:fill="auto"/>
            <w:noWrap/>
            <w:vAlign w:val="bottom"/>
            <w:hideMark/>
          </w:tcPr>
          <w:p w14:paraId="3DF794BA" w14:textId="77777777" w:rsidR="00A821C6" w:rsidRPr="006412D6" w:rsidRDefault="00A821C6" w:rsidP="00AE0599">
            <w:r w:rsidRPr="006412D6">
              <w:t>x"0082"</w:t>
            </w:r>
          </w:p>
        </w:tc>
        <w:tc>
          <w:tcPr>
            <w:tcW w:w="2080" w:type="dxa"/>
            <w:tcBorders>
              <w:top w:val="nil"/>
              <w:left w:val="nil"/>
              <w:bottom w:val="single" w:sz="4" w:space="0" w:color="auto"/>
              <w:right w:val="single" w:sz="4" w:space="0" w:color="auto"/>
            </w:tcBorders>
            <w:shd w:val="clear" w:color="auto" w:fill="auto"/>
            <w:noWrap/>
            <w:vAlign w:val="bottom"/>
            <w:hideMark/>
          </w:tcPr>
          <w:p w14:paraId="5E118A38" w14:textId="77777777" w:rsidR="00A821C6" w:rsidRPr="006412D6" w:rsidRDefault="00A821C6" w:rsidP="00AE0599">
            <w:r w:rsidRPr="006412D6">
              <w:t>10000100</w:t>
            </w:r>
          </w:p>
        </w:tc>
      </w:tr>
      <w:tr w:rsidR="00A821C6" w:rsidRPr="006412D6" w14:paraId="0E52DC3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286449E" w14:textId="77777777" w:rsidR="00A821C6" w:rsidRPr="006412D6" w:rsidRDefault="00A821C6" w:rsidP="00AE0599">
            <w:r w:rsidRPr="006412D6">
              <w:t>84</w:t>
            </w:r>
          </w:p>
        </w:tc>
        <w:tc>
          <w:tcPr>
            <w:tcW w:w="1020" w:type="dxa"/>
            <w:tcBorders>
              <w:top w:val="nil"/>
              <w:left w:val="nil"/>
              <w:bottom w:val="single" w:sz="4" w:space="0" w:color="auto"/>
              <w:right w:val="single" w:sz="4" w:space="0" w:color="auto"/>
            </w:tcBorders>
            <w:shd w:val="clear" w:color="auto" w:fill="auto"/>
            <w:noWrap/>
            <w:vAlign w:val="bottom"/>
            <w:hideMark/>
          </w:tcPr>
          <w:p w14:paraId="54034953" w14:textId="77777777" w:rsidR="00A821C6" w:rsidRPr="006412D6" w:rsidRDefault="00A821C6" w:rsidP="00AE0599">
            <w:r w:rsidRPr="006412D6">
              <w:t>x"0083"</w:t>
            </w:r>
          </w:p>
        </w:tc>
        <w:tc>
          <w:tcPr>
            <w:tcW w:w="2080" w:type="dxa"/>
            <w:tcBorders>
              <w:top w:val="nil"/>
              <w:left w:val="nil"/>
              <w:bottom w:val="single" w:sz="4" w:space="0" w:color="auto"/>
              <w:right w:val="single" w:sz="4" w:space="0" w:color="auto"/>
            </w:tcBorders>
            <w:shd w:val="clear" w:color="auto" w:fill="auto"/>
            <w:noWrap/>
            <w:vAlign w:val="bottom"/>
            <w:hideMark/>
          </w:tcPr>
          <w:p w14:paraId="1D20CC85" w14:textId="77777777" w:rsidR="00A821C6" w:rsidRPr="006412D6" w:rsidRDefault="00A821C6" w:rsidP="00AE0599">
            <w:r w:rsidRPr="006412D6">
              <w:t>10000101</w:t>
            </w:r>
          </w:p>
        </w:tc>
      </w:tr>
      <w:tr w:rsidR="00A821C6" w:rsidRPr="006412D6" w14:paraId="46337E3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BD6F1EA" w14:textId="77777777" w:rsidR="00A821C6" w:rsidRPr="006412D6" w:rsidRDefault="00A821C6" w:rsidP="00AE0599">
            <w:r w:rsidRPr="006412D6">
              <w:t>85</w:t>
            </w:r>
          </w:p>
        </w:tc>
        <w:tc>
          <w:tcPr>
            <w:tcW w:w="1020" w:type="dxa"/>
            <w:tcBorders>
              <w:top w:val="nil"/>
              <w:left w:val="nil"/>
              <w:bottom w:val="single" w:sz="4" w:space="0" w:color="auto"/>
              <w:right w:val="single" w:sz="4" w:space="0" w:color="auto"/>
            </w:tcBorders>
            <w:shd w:val="clear" w:color="auto" w:fill="auto"/>
            <w:noWrap/>
            <w:vAlign w:val="bottom"/>
            <w:hideMark/>
          </w:tcPr>
          <w:p w14:paraId="200B5FDF" w14:textId="77777777" w:rsidR="00A821C6" w:rsidRPr="006412D6" w:rsidRDefault="00A821C6" w:rsidP="00AE0599">
            <w:r w:rsidRPr="006412D6">
              <w:t>x"0084"</w:t>
            </w:r>
          </w:p>
        </w:tc>
        <w:tc>
          <w:tcPr>
            <w:tcW w:w="2080" w:type="dxa"/>
            <w:tcBorders>
              <w:top w:val="nil"/>
              <w:left w:val="nil"/>
              <w:bottom w:val="single" w:sz="4" w:space="0" w:color="auto"/>
              <w:right w:val="single" w:sz="4" w:space="0" w:color="auto"/>
            </w:tcBorders>
            <w:shd w:val="clear" w:color="auto" w:fill="auto"/>
            <w:noWrap/>
            <w:vAlign w:val="bottom"/>
            <w:hideMark/>
          </w:tcPr>
          <w:p w14:paraId="6F69BAE3" w14:textId="77777777" w:rsidR="00A821C6" w:rsidRPr="006412D6" w:rsidRDefault="00A821C6" w:rsidP="00AE0599">
            <w:r w:rsidRPr="006412D6">
              <w:t>10000110</w:t>
            </w:r>
          </w:p>
        </w:tc>
      </w:tr>
      <w:tr w:rsidR="00A821C6" w:rsidRPr="006412D6" w14:paraId="776B2B3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7EDA07" w14:textId="77777777" w:rsidR="00A821C6" w:rsidRPr="006412D6" w:rsidRDefault="00A821C6" w:rsidP="00AE0599">
            <w:r w:rsidRPr="006412D6">
              <w:t>86</w:t>
            </w:r>
          </w:p>
        </w:tc>
        <w:tc>
          <w:tcPr>
            <w:tcW w:w="1020" w:type="dxa"/>
            <w:tcBorders>
              <w:top w:val="nil"/>
              <w:left w:val="nil"/>
              <w:bottom w:val="single" w:sz="4" w:space="0" w:color="auto"/>
              <w:right w:val="single" w:sz="4" w:space="0" w:color="auto"/>
            </w:tcBorders>
            <w:shd w:val="clear" w:color="auto" w:fill="auto"/>
            <w:noWrap/>
            <w:vAlign w:val="bottom"/>
            <w:hideMark/>
          </w:tcPr>
          <w:p w14:paraId="5D7F1FA6" w14:textId="77777777" w:rsidR="00A821C6" w:rsidRPr="006412D6" w:rsidRDefault="00A821C6" w:rsidP="00AE0599">
            <w:r w:rsidRPr="006412D6">
              <w:t>x"0085"</w:t>
            </w:r>
          </w:p>
        </w:tc>
        <w:tc>
          <w:tcPr>
            <w:tcW w:w="2080" w:type="dxa"/>
            <w:tcBorders>
              <w:top w:val="nil"/>
              <w:left w:val="nil"/>
              <w:bottom w:val="single" w:sz="4" w:space="0" w:color="auto"/>
              <w:right w:val="single" w:sz="4" w:space="0" w:color="auto"/>
            </w:tcBorders>
            <w:shd w:val="clear" w:color="auto" w:fill="auto"/>
            <w:noWrap/>
            <w:vAlign w:val="bottom"/>
            <w:hideMark/>
          </w:tcPr>
          <w:p w14:paraId="70EE0CBA" w14:textId="77777777" w:rsidR="00A821C6" w:rsidRPr="006412D6" w:rsidRDefault="00A821C6" w:rsidP="00AE0599">
            <w:r w:rsidRPr="006412D6">
              <w:t>10000111</w:t>
            </w:r>
          </w:p>
        </w:tc>
      </w:tr>
      <w:tr w:rsidR="00A821C6" w:rsidRPr="006412D6" w14:paraId="6BB1E31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565A955" w14:textId="77777777" w:rsidR="00A821C6" w:rsidRPr="006412D6" w:rsidRDefault="00A821C6" w:rsidP="00AE0599">
            <w:r w:rsidRPr="006412D6">
              <w:t>87</w:t>
            </w:r>
          </w:p>
        </w:tc>
        <w:tc>
          <w:tcPr>
            <w:tcW w:w="1020" w:type="dxa"/>
            <w:tcBorders>
              <w:top w:val="nil"/>
              <w:left w:val="nil"/>
              <w:bottom w:val="single" w:sz="4" w:space="0" w:color="auto"/>
              <w:right w:val="single" w:sz="4" w:space="0" w:color="auto"/>
            </w:tcBorders>
            <w:shd w:val="clear" w:color="auto" w:fill="auto"/>
            <w:noWrap/>
            <w:vAlign w:val="bottom"/>
            <w:hideMark/>
          </w:tcPr>
          <w:p w14:paraId="081DFF51" w14:textId="77777777" w:rsidR="00A821C6" w:rsidRPr="006412D6" w:rsidRDefault="00A821C6" w:rsidP="00AE0599">
            <w:r w:rsidRPr="006412D6">
              <w:t>x"0086"</w:t>
            </w:r>
          </w:p>
        </w:tc>
        <w:tc>
          <w:tcPr>
            <w:tcW w:w="2080" w:type="dxa"/>
            <w:tcBorders>
              <w:top w:val="nil"/>
              <w:left w:val="nil"/>
              <w:bottom w:val="single" w:sz="4" w:space="0" w:color="auto"/>
              <w:right w:val="single" w:sz="4" w:space="0" w:color="auto"/>
            </w:tcBorders>
            <w:shd w:val="clear" w:color="auto" w:fill="auto"/>
            <w:noWrap/>
            <w:vAlign w:val="bottom"/>
            <w:hideMark/>
          </w:tcPr>
          <w:p w14:paraId="01D88D50" w14:textId="77777777" w:rsidR="00A821C6" w:rsidRPr="006412D6" w:rsidRDefault="00A821C6" w:rsidP="00AE0599">
            <w:r w:rsidRPr="006412D6">
              <w:t>10001000</w:t>
            </w:r>
          </w:p>
        </w:tc>
      </w:tr>
      <w:tr w:rsidR="00A821C6" w:rsidRPr="006412D6" w14:paraId="7A798AF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261EFEE" w14:textId="77777777" w:rsidR="00A821C6" w:rsidRPr="006412D6" w:rsidRDefault="00A821C6" w:rsidP="00AE0599">
            <w:r w:rsidRPr="006412D6">
              <w:t>88</w:t>
            </w:r>
          </w:p>
        </w:tc>
        <w:tc>
          <w:tcPr>
            <w:tcW w:w="1020" w:type="dxa"/>
            <w:tcBorders>
              <w:top w:val="nil"/>
              <w:left w:val="nil"/>
              <w:bottom w:val="single" w:sz="4" w:space="0" w:color="auto"/>
              <w:right w:val="single" w:sz="4" w:space="0" w:color="auto"/>
            </w:tcBorders>
            <w:shd w:val="clear" w:color="auto" w:fill="auto"/>
            <w:noWrap/>
            <w:vAlign w:val="bottom"/>
            <w:hideMark/>
          </w:tcPr>
          <w:p w14:paraId="223E50B5" w14:textId="77777777" w:rsidR="00A821C6" w:rsidRPr="006412D6" w:rsidRDefault="00A821C6" w:rsidP="00AE0599">
            <w:r w:rsidRPr="006412D6">
              <w:t>x"0087"</w:t>
            </w:r>
          </w:p>
        </w:tc>
        <w:tc>
          <w:tcPr>
            <w:tcW w:w="2080" w:type="dxa"/>
            <w:tcBorders>
              <w:top w:val="nil"/>
              <w:left w:val="nil"/>
              <w:bottom w:val="single" w:sz="4" w:space="0" w:color="auto"/>
              <w:right w:val="single" w:sz="4" w:space="0" w:color="auto"/>
            </w:tcBorders>
            <w:shd w:val="clear" w:color="auto" w:fill="auto"/>
            <w:noWrap/>
            <w:vAlign w:val="bottom"/>
            <w:hideMark/>
          </w:tcPr>
          <w:p w14:paraId="4BAB0206" w14:textId="77777777" w:rsidR="00A821C6" w:rsidRPr="006412D6" w:rsidRDefault="00A821C6" w:rsidP="00AE0599">
            <w:r w:rsidRPr="006412D6">
              <w:t>10001001</w:t>
            </w:r>
          </w:p>
        </w:tc>
      </w:tr>
      <w:tr w:rsidR="00A821C6" w:rsidRPr="006412D6" w14:paraId="12B7112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3D48643" w14:textId="77777777" w:rsidR="00A821C6" w:rsidRPr="006412D6" w:rsidRDefault="00A821C6" w:rsidP="00AE0599">
            <w:r w:rsidRPr="006412D6">
              <w:t>89</w:t>
            </w:r>
          </w:p>
        </w:tc>
        <w:tc>
          <w:tcPr>
            <w:tcW w:w="1020" w:type="dxa"/>
            <w:tcBorders>
              <w:top w:val="nil"/>
              <w:left w:val="nil"/>
              <w:bottom w:val="single" w:sz="4" w:space="0" w:color="auto"/>
              <w:right w:val="single" w:sz="4" w:space="0" w:color="auto"/>
            </w:tcBorders>
            <w:shd w:val="clear" w:color="auto" w:fill="auto"/>
            <w:noWrap/>
            <w:vAlign w:val="bottom"/>
            <w:hideMark/>
          </w:tcPr>
          <w:p w14:paraId="2B2F8717" w14:textId="77777777" w:rsidR="00A821C6" w:rsidRPr="006412D6" w:rsidRDefault="00A821C6" w:rsidP="00AE0599">
            <w:r w:rsidRPr="006412D6">
              <w:t>x"0088"</w:t>
            </w:r>
          </w:p>
        </w:tc>
        <w:tc>
          <w:tcPr>
            <w:tcW w:w="2080" w:type="dxa"/>
            <w:tcBorders>
              <w:top w:val="nil"/>
              <w:left w:val="nil"/>
              <w:bottom w:val="single" w:sz="4" w:space="0" w:color="auto"/>
              <w:right w:val="single" w:sz="4" w:space="0" w:color="auto"/>
            </w:tcBorders>
            <w:shd w:val="clear" w:color="auto" w:fill="auto"/>
            <w:noWrap/>
            <w:vAlign w:val="bottom"/>
            <w:hideMark/>
          </w:tcPr>
          <w:p w14:paraId="595E5386" w14:textId="77777777" w:rsidR="00A821C6" w:rsidRPr="006412D6" w:rsidRDefault="00A821C6" w:rsidP="00AE0599">
            <w:r w:rsidRPr="006412D6">
              <w:t>10001010</w:t>
            </w:r>
          </w:p>
        </w:tc>
      </w:tr>
      <w:tr w:rsidR="00A821C6" w:rsidRPr="006412D6" w14:paraId="7C2497E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41AA87E" w14:textId="77777777" w:rsidR="00A821C6" w:rsidRPr="006412D6" w:rsidRDefault="00A821C6" w:rsidP="00AE0599">
            <w:r w:rsidRPr="006412D6">
              <w:t>8a</w:t>
            </w:r>
          </w:p>
        </w:tc>
        <w:tc>
          <w:tcPr>
            <w:tcW w:w="1020" w:type="dxa"/>
            <w:tcBorders>
              <w:top w:val="nil"/>
              <w:left w:val="nil"/>
              <w:bottom w:val="single" w:sz="4" w:space="0" w:color="auto"/>
              <w:right w:val="single" w:sz="4" w:space="0" w:color="auto"/>
            </w:tcBorders>
            <w:shd w:val="clear" w:color="auto" w:fill="auto"/>
            <w:noWrap/>
            <w:vAlign w:val="bottom"/>
            <w:hideMark/>
          </w:tcPr>
          <w:p w14:paraId="5DBEA5A4" w14:textId="77777777" w:rsidR="00A821C6" w:rsidRPr="006412D6" w:rsidRDefault="00A821C6" w:rsidP="00AE0599">
            <w:r w:rsidRPr="006412D6">
              <w:t>x"0089"</w:t>
            </w:r>
          </w:p>
        </w:tc>
        <w:tc>
          <w:tcPr>
            <w:tcW w:w="2080" w:type="dxa"/>
            <w:tcBorders>
              <w:top w:val="nil"/>
              <w:left w:val="nil"/>
              <w:bottom w:val="single" w:sz="4" w:space="0" w:color="auto"/>
              <w:right w:val="single" w:sz="4" w:space="0" w:color="auto"/>
            </w:tcBorders>
            <w:shd w:val="clear" w:color="auto" w:fill="auto"/>
            <w:noWrap/>
            <w:vAlign w:val="bottom"/>
            <w:hideMark/>
          </w:tcPr>
          <w:p w14:paraId="75E5636F" w14:textId="77777777" w:rsidR="00A821C6" w:rsidRPr="006412D6" w:rsidRDefault="00A821C6" w:rsidP="00AE0599">
            <w:r w:rsidRPr="006412D6">
              <w:t>10001011</w:t>
            </w:r>
          </w:p>
        </w:tc>
      </w:tr>
      <w:tr w:rsidR="00A821C6" w:rsidRPr="006412D6" w14:paraId="301B2EE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2E364A3" w14:textId="77777777" w:rsidR="00A821C6" w:rsidRPr="006412D6" w:rsidRDefault="00A821C6" w:rsidP="00AE0599">
            <w:r w:rsidRPr="006412D6">
              <w:t>8b</w:t>
            </w:r>
          </w:p>
        </w:tc>
        <w:tc>
          <w:tcPr>
            <w:tcW w:w="1020" w:type="dxa"/>
            <w:tcBorders>
              <w:top w:val="nil"/>
              <w:left w:val="nil"/>
              <w:bottom w:val="single" w:sz="4" w:space="0" w:color="auto"/>
              <w:right w:val="single" w:sz="4" w:space="0" w:color="auto"/>
            </w:tcBorders>
            <w:shd w:val="clear" w:color="auto" w:fill="auto"/>
            <w:noWrap/>
            <w:vAlign w:val="bottom"/>
            <w:hideMark/>
          </w:tcPr>
          <w:p w14:paraId="0898893A" w14:textId="77777777" w:rsidR="00A821C6" w:rsidRPr="006412D6" w:rsidRDefault="00A821C6" w:rsidP="00AE0599">
            <w:r w:rsidRPr="006412D6">
              <w:t>x"008A"</w:t>
            </w:r>
          </w:p>
        </w:tc>
        <w:tc>
          <w:tcPr>
            <w:tcW w:w="2080" w:type="dxa"/>
            <w:tcBorders>
              <w:top w:val="nil"/>
              <w:left w:val="nil"/>
              <w:bottom w:val="single" w:sz="4" w:space="0" w:color="auto"/>
              <w:right w:val="single" w:sz="4" w:space="0" w:color="auto"/>
            </w:tcBorders>
            <w:shd w:val="clear" w:color="auto" w:fill="auto"/>
            <w:noWrap/>
            <w:vAlign w:val="bottom"/>
            <w:hideMark/>
          </w:tcPr>
          <w:p w14:paraId="5ED51889" w14:textId="77777777" w:rsidR="00A821C6" w:rsidRPr="006412D6" w:rsidRDefault="00A821C6" w:rsidP="00AE0599">
            <w:r w:rsidRPr="006412D6">
              <w:t>10001100</w:t>
            </w:r>
          </w:p>
        </w:tc>
      </w:tr>
      <w:tr w:rsidR="00A821C6" w:rsidRPr="006412D6" w14:paraId="49B0E7D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DE2A29E" w14:textId="77777777" w:rsidR="00A821C6" w:rsidRPr="006412D6" w:rsidRDefault="00A821C6" w:rsidP="00AE0599">
            <w:r w:rsidRPr="006412D6">
              <w:t>8c</w:t>
            </w:r>
          </w:p>
        </w:tc>
        <w:tc>
          <w:tcPr>
            <w:tcW w:w="1020" w:type="dxa"/>
            <w:tcBorders>
              <w:top w:val="nil"/>
              <w:left w:val="nil"/>
              <w:bottom w:val="single" w:sz="4" w:space="0" w:color="auto"/>
              <w:right w:val="single" w:sz="4" w:space="0" w:color="auto"/>
            </w:tcBorders>
            <w:shd w:val="clear" w:color="auto" w:fill="auto"/>
            <w:noWrap/>
            <w:vAlign w:val="bottom"/>
            <w:hideMark/>
          </w:tcPr>
          <w:p w14:paraId="1A854D4F" w14:textId="77777777" w:rsidR="00A821C6" w:rsidRPr="006412D6" w:rsidRDefault="00A821C6" w:rsidP="00AE0599">
            <w:r w:rsidRPr="006412D6">
              <w:t>x"008B"</w:t>
            </w:r>
          </w:p>
        </w:tc>
        <w:tc>
          <w:tcPr>
            <w:tcW w:w="2080" w:type="dxa"/>
            <w:tcBorders>
              <w:top w:val="nil"/>
              <w:left w:val="nil"/>
              <w:bottom w:val="single" w:sz="4" w:space="0" w:color="auto"/>
              <w:right w:val="single" w:sz="4" w:space="0" w:color="auto"/>
            </w:tcBorders>
            <w:shd w:val="clear" w:color="auto" w:fill="auto"/>
            <w:noWrap/>
            <w:vAlign w:val="bottom"/>
            <w:hideMark/>
          </w:tcPr>
          <w:p w14:paraId="06F3953D" w14:textId="77777777" w:rsidR="00A821C6" w:rsidRPr="006412D6" w:rsidRDefault="00A821C6" w:rsidP="00AE0599">
            <w:r w:rsidRPr="006412D6">
              <w:t>10001101</w:t>
            </w:r>
          </w:p>
        </w:tc>
      </w:tr>
      <w:tr w:rsidR="00A821C6" w:rsidRPr="006412D6" w14:paraId="5EFC6E1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2BB73DC" w14:textId="77777777" w:rsidR="00A821C6" w:rsidRPr="006412D6" w:rsidRDefault="00A821C6" w:rsidP="00AE0599">
            <w:r w:rsidRPr="006412D6">
              <w:t>8d</w:t>
            </w:r>
          </w:p>
        </w:tc>
        <w:tc>
          <w:tcPr>
            <w:tcW w:w="1020" w:type="dxa"/>
            <w:tcBorders>
              <w:top w:val="nil"/>
              <w:left w:val="nil"/>
              <w:bottom w:val="single" w:sz="4" w:space="0" w:color="auto"/>
              <w:right w:val="single" w:sz="4" w:space="0" w:color="auto"/>
            </w:tcBorders>
            <w:shd w:val="clear" w:color="auto" w:fill="auto"/>
            <w:noWrap/>
            <w:vAlign w:val="bottom"/>
            <w:hideMark/>
          </w:tcPr>
          <w:p w14:paraId="0C587459" w14:textId="77777777" w:rsidR="00A821C6" w:rsidRPr="006412D6" w:rsidRDefault="00A821C6" w:rsidP="00AE0599">
            <w:r w:rsidRPr="006412D6">
              <w:t>x"008C"</w:t>
            </w:r>
          </w:p>
        </w:tc>
        <w:tc>
          <w:tcPr>
            <w:tcW w:w="2080" w:type="dxa"/>
            <w:tcBorders>
              <w:top w:val="nil"/>
              <w:left w:val="nil"/>
              <w:bottom w:val="single" w:sz="4" w:space="0" w:color="auto"/>
              <w:right w:val="single" w:sz="4" w:space="0" w:color="auto"/>
            </w:tcBorders>
            <w:shd w:val="clear" w:color="auto" w:fill="auto"/>
            <w:noWrap/>
            <w:vAlign w:val="bottom"/>
            <w:hideMark/>
          </w:tcPr>
          <w:p w14:paraId="3874415D" w14:textId="77777777" w:rsidR="00A821C6" w:rsidRPr="006412D6" w:rsidRDefault="00A821C6" w:rsidP="00AE0599">
            <w:r w:rsidRPr="006412D6">
              <w:t>10001110</w:t>
            </w:r>
          </w:p>
        </w:tc>
      </w:tr>
      <w:tr w:rsidR="00A821C6" w:rsidRPr="006412D6" w14:paraId="7482983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5194CDE" w14:textId="77777777" w:rsidR="00A821C6" w:rsidRPr="006412D6" w:rsidRDefault="00A821C6" w:rsidP="00AE0599">
            <w:r w:rsidRPr="006412D6">
              <w:t>8e</w:t>
            </w:r>
          </w:p>
        </w:tc>
        <w:tc>
          <w:tcPr>
            <w:tcW w:w="1020" w:type="dxa"/>
            <w:tcBorders>
              <w:top w:val="nil"/>
              <w:left w:val="nil"/>
              <w:bottom w:val="single" w:sz="4" w:space="0" w:color="auto"/>
              <w:right w:val="single" w:sz="4" w:space="0" w:color="auto"/>
            </w:tcBorders>
            <w:shd w:val="clear" w:color="auto" w:fill="auto"/>
            <w:noWrap/>
            <w:vAlign w:val="bottom"/>
            <w:hideMark/>
          </w:tcPr>
          <w:p w14:paraId="06A69D92" w14:textId="77777777" w:rsidR="00A821C6" w:rsidRPr="006412D6" w:rsidRDefault="00A821C6" w:rsidP="00AE0599">
            <w:r w:rsidRPr="006412D6">
              <w:t>x"008D"</w:t>
            </w:r>
          </w:p>
        </w:tc>
        <w:tc>
          <w:tcPr>
            <w:tcW w:w="2080" w:type="dxa"/>
            <w:tcBorders>
              <w:top w:val="nil"/>
              <w:left w:val="nil"/>
              <w:bottom w:val="single" w:sz="4" w:space="0" w:color="auto"/>
              <w:right w:val="single" w:sz="4" w:space="0" w:color="auto"/>
            </w:tcBorders>
            <w:shd w:val="clear" w:color="auto" w:fill="auto"/>
            <w:noWrap/>
            <w:vAlign w:val="bottom"/>
            <w:hideMark/>
          </w:tcPr>
          <w:p w14:paraId="40F79101" w14:textId="77777777" w:rsidR="00A821C6" w:rsidRPr="006412D6" w:rsidRDefault="00A821C6" w:rsidP="00AE0599">
            <w:r w:rsidRPr="006412D6">
              <w:t>10001111</w:t>
            </w:r>
          </w:p>
        </w:tc>
      </w:tr>
      <w:tr w:rsidR="00A821C6" w:rsidRPr="006412D6" w14:paraId="0FD4E6C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11699C6" w14:textId="77777777" w:rsidR="00A821C6" w:rsidRPr="006412D6" w:rsidRDefault="00A821C6" w:rsidP="00AE0599">
            <w:r w:rsidRPr="006412D6">
              <w:t>8f</w:t>
            </w:r>
          </w:p>
        </w:tc>
        <w:tc>
          <w:tcPr>
            <w:tcW w:w="1020" w:type="dxa"/>
            <w:tcBorders>
              <w:top w:val="nil"/>
              <w:left w:val="nil"/>
              <w:bottom w:val="single" w:sz="4" w:space="0" w:color="auto"/>
              <w:right w:val="single" w:sz="4" w:space="0" w:color="auto"/>
            </w:tcBorders>
            <w:shd w:val="clear" w:color="auto" w:fill="auto"/>
            <w:noWrap/>
            <w:vAlign w:val="bottom"/>
            <w:hideMark/>
          </w:tcPr>
          <w:p w14:paraId="6B161D77" w14:textId="77777777" w:rsidR="00A821C6" w:rsidRPr="006412D6" w:rsidRDefault="00A821C6" w:rsidP="00AE0599">
            <w:r w:rsidRPr="006412D6">
              <w:t>x"008E"</w:t>
            </w:r>
          </w:p>
        </w:tc>
        <w:tc>
          <w:tcPr>
            <w:tcW w:w="2080" w:type="dxa"/>
            <w:tcBorders>
              <w:top w:val="nil"/>
              <w:left w:val="nil"/>
              <w:bottom w:val="single" w:sz="4" w:space="0" w:color="auto"/>
              <w:right w:val="single" w:sz="4" w:space="0" w:color="auto"/>
            </w:tcBorders>
            <w:shd w:val="clear" w:color="auto" w:fill="auto"/>
            <w:noWrap/>
            <w:vAlign w:val="bottom"/>
            <w:hideMark/>
          </w:tcPr>
          <w:p w14:paraId="4A754495" w14:textId="77777777" w:rsidR="00A821C6" w:rsidRPr="006412D6" w:rsidRDefault="00A821C6" w:rsidP="00AE0599">
            <w:r w:rsidRPr="006412D6">
              <w:t>10010000</w:t>
            </w:r>
          </w:p>
        </w:tc>
      </w:tr>
      <w:tr w:rsidR="00A821C6" w:rsidRPr="006412D6" w14:paraId="574449B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5A5B07C" w14:textId="77777777" w:rsidR="00A821C6" w:rsidRPr="006412D6" w:rsidRDefault="00A821C6" w:rsidP="00AE0599">
            <w:r w:rsidRPr="006412D6">
              <w:t>90</w:t>
            </w:r>
          </w:p>
        </w:tc>
        <w:tc>
          <w:tcPr>
            <w:tcW w:w="1020" w:type="dxa"/>
            <w:tcBorders>
              <w:top w:val="nil"/>
              <w:left w:val="nil"/>
              <w:bottom w:val="single" w:sz="4" w:space="0" w:color="auto"/>
              <w:right w:val="single" w:sz="4" w:space="0" w:color="auto"/>
            </w:tcBorders>
            <w:shd w:val="clear" w:color="auto" w:fill="auto"/>
            <w:noWrap/>
            <w:vAlign w:val="bottom"/>
            <w:hideMark/>
          </w:tcPr>
          <w:p w14:paraId="70708998" w14:textId="77777777" w:rsidR="00A821C6" w:rsidRPr="006412D6" w:rsidRDefault="00A821C6" w:rsidP="00AE0599">
            <w:r w:rsidRPr="006412D6">
              <w:t>x"008F"</w:t>
            </w:r>
          </w:p>
        </w:tc>
        <w:tc>
          <w:tcPr>
            <w:tcW w:w="2080" w:type="dxa"/>
            <w:tcBorders>
              <w:top w:val="nil"/>
              <w:left w:val="nil"/>
              <w:bottom w:val="single" w:sz="4" w:space="0" w:color="auto"/>
              <w:right w:val="single" w:sz="4" w:space="0" w:color="auto"/>
            </w:tcBorders>
            <w:shd w:val="clear" w:color="auto" w:fill="auto"/>
            <w:noWrap/>
            <w:vAlign w:val="bottom"/>
            <w:hideMark/>
          </w:tcPr>
          <w:p w14:paraId="285B727F" w14:textId="77777777" w:rsidR="00A821C6" w:rsidRPr="006412D6" w:rsidRDefault="00A821C6" w:rsidP="00AE0599">
            <w:r w:rsidRPr="006412D6">
              <w:t>10010001</w:t>
            </w:r>
          </w:p>
        </w:tc>
      </w:tr>
      <w:tr w:rsidR="00A821C6" w:rsidRPr="006412D6" w14:paraId="7F118EA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1CD4B5F" w14:textId="77777777" w:rsidR="00A821C6" w:rsidRPr="006412D6" w:rsidRDefault="00A821C6" w:rsidP="00AE0599">
            <w:r w:rsidRPr="006412D6">
              <w:t>91</w:t>
            </w:r>
          </w:p>
        </w:tc>
        <w:tc>
          <w:tcPr>
            <w:tcW w:w="1020" w:type="dxa"/>
            <w:tcBorders>
              <w:top w:val="nil"/>
              <w:left w:val="nil"/>
              <w:bottom w:val="single" w:sz="4" w:space="0" w:color="auto"/>
              <w:right w:val="single" w:sz="4" w:space="0" w:color="auto"/>
            </w:tcBorders>
            <w:shd w:val="clear" w:color="auto" w:fill="auto"/>
            <w:noWrap/>
            <w:vAlign w:val="bottom"/>
            <w:hideMark/>
          </w:tcPr>
          <w:p w14:paraId="6BD15D71" w14:textId="77777777" w:rsidR="00A821C6" w:rsidRPr="006412D6" w:rsidRDefault="00A821C6" w:rsidP="00AE0599">
            <w:r w:rsidRPr="006412D6">
              <w:t>x"0090"</w:t>
            </w:r>
          </w:p>
        </w:tc>
        <w:tc>
          <w:tcPr>
            <w:tcW w:w="2080" w:type="dxa"/>
            <w:tcBorders>
              <w:top w:val="nil"/>
              <w:left w:val="nil"/>
              <w:bottom w:val="single" w:sz="4" w:space="0" w:color="auto"/>
              <w:right w:val="single" w:sz="4" w:space="0" w:color="auto"/>
            </w:tcBorders>
            <w:shd w:val="clear" w:color="auto" w:fill="auto"/>
            <w:noWrap/>
            <w:vAlign w:val="bottom"/>
            <w:hideMark/>
          </w:tcPr>
          <w:p w14:paraId="59FAA179" w14:textId="77777777" w:rsidR="00A821C6" w:rsidRPr="006412D6" w:rsidRDefault="00A821C6" w:rsidP="00AE0599">
            <w:r w:rsidRPr="006412D6">
              <w:t>10010010</w:t>
            </w:r>
          </w:p>
        </w:tc>
      </w:tr>
      <w:tr w:rsidR="00A821C6" w:rsidRPr="006412D6" w14:paraId="70B47CC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F9B5604" w14:textId="77777777" w:rsidR="00A821C6" w:rsidRPr="006412D6" w:rsidRDefault="00A821C6" w:rsidP="00AE0599">
            <w:r w:rsidRPr="006412D6">
              <w:lastRenderedPageBreak/>
              <w:t>92</w:t>
            </w:r>
          </w:p>
        </w:tc>
        <w:tc>
          <w:tcPr>
            <w:tcW w:w="1020" w:type="dxa"/>
            <w:tcBorders>
              <w:top w:val="nil"/>
              <w:left w:val="nil"/>
              <w:bottom w:val="single" w:sz="4" w:space="0" w:color="auto"/>
              <w:right w:val="single" w:sz="4" w:space="0" w:color="auto"/>
            </w:tcBorders>
            <w:shd w:val="clear" w:color="auto" w:fill="auto"/>
            <w:noWrap/>
            <w:vAlign w:val="bottom"/>
            <w:hideMark/>
          </w:tcPr>
          <w:p w14:paraId="653FC944" w14:textId="77777777" w:rsidR="00A821C6" w:rsidRPr="006412D6" w:rsidRDefault="00A821C6" w:rsidP="00AE0599">
            <w:r w:rsidRPr="006412D6">
              <w:t>x"0091"</w:t>
            </w:r>
          </w:p>
        </w:tc>
        <w:tc>
          <w:tcPr>
            <w:tcW w:w="2080" w:type="dxa"/>
            <w:tcBorders>
              <w:top w:val="nil"/>
              <w:left w:val="nil"/>
              <w:bottom w:val="single" w:sz="4" w:space="0" w:color="auto"/>
              <w:right w:val="single" w:sz="4" w:space="0" w:color="auto"/>
            </w:tcBorders>
            <w:shd w:val="clear" w:color="auto" w:fill="auto"/>
            <w:noWrap/>
            <w:vAlign w:val="bottom"/>
            <w:hideMark/>
          </w:tcPr>
          <w:p w14:paraId="5B193288" w14:textId="77777777" w:rsidR="00A821C6" w:rsidRPr="006412D6" w:rsidRDefault="00A821C6" w:rsidP="00AE0599">
            <w:r w:rsidRPr="006412D6">
              <w:t>10010011</w:t>
            </w:r>
          </w:p>
        </w:tc>
      </w:tr>
      <w:tr w:rsidR="00A821C6" w:rsidRPr="006412D6" w14:paraId="08FF7A0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238AF3" w14:textId="77777777" w:rsidR="00A821C6" w:rsidRPr="006412D6" w:rsidRDefault="00A821C6" w:rsidP="00AE0599">
            <w:r w:rsidRPr="006412D6">
              <w:t>93</w:t>
            </w:r>
          </w:p>
        </w:tc>
        <w:tc>
          <w:tcPr>
            <w:tcW w:w="1020" w:type="dxa"/>
            <w:tcBorders>
              <w:top w:val="nil"/>
              <w:left w:val="nil"/>
              <w:bottom w:val="single" w:sz="4" w:space="0" w:color="auto"/>
              <w:right w:val="single" w:sz="4" w:space="0" w:color="auto"/>
            </w:tcBorders>
            <w:shd w:val="clear" w:color="auto" w:fill="auto"/>
            <w:noWrap/>
            <w:vAlign w:val="bottom"/>
            <w:hideMark/>
          </w:tcPr>
          <w:p w14:paraId="09967003" w14:textId="77777777" w:rsidR="00A821C6" w:rsidRPr="006412D6" w:rsidRDefault="00A821C6" w:rsidP="00AE0599">
            <w:r w:rsidRPr="006412D6">
              <w:t>x"0092"</w:t>
            </w:r>
          </w:p>
        </w:tc>
        <w:tc>
          <w:tcPr>
            <w:tcW w:w="2080" w:type="dxa"/>
            <w:tcBorders>
              <w:top w:val="nil"/>
              <w:left w:val="nil"/>
              <w:bottom w:val="single" w:sz="4" w:space="0" w:color="auto"/>
              <w:right w:val="single" w:sz="4" w:space="0" w:color="auto"/>
            </w:tcBorders>
            <w:shd w:val="clear" w:color="auto" w:fill="auto"/>
            <w:noWrap/>
            <w:vAlign w:val="bottom"/>
            <w:hideMark/>
          </w:tcPr>
          <w:p w14:paraId="6B53CD7F" w14:textId="77777777" w:rsidR="00A821C6" w:rsidRPr="006412D6" w:rsidRDefault="00A821C6" w:rsidP="00AE0599">
            <w:r w:rsidRPr="006412D6">
              <w:t>10010100</w:t>
            </w:r>
          </w:p>
        </w:tc>
      </w:tr>
      <w:tr w:rsidR="00A821C6" w:rsidRPr="006412D6" w14:paraId="3E10C5C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BF80507" w14:textId="77777777" w:rsidR="00A821C6" w:rsidRPr="006412D6" w:rsidRDefault="00A821C6" w:rsidP="00AE0599">
            <w:r w:rsidRPr="006412D6">
              <w:t>94</w:t>
            </w:r>
          </w:p>
        </w:tc>
        <w:tc>
          <w:tcPr>
            <w:tcW w:w="1020" w:type="dxa"/>
            <w:tcBorders>
              <w:top w:val="nil"/>
              <w:left w:val="nil"/>
              <w:bottom w:val="single" w:sz="4" w:space="0" w:color="auto"/>
              <w:right w:val="single" w:sz="4" w:space="0" w:color="auto"/>
            </w:tcBorders>
            <w:shd w:val="clear" w:color="auto" w:fill="auto"/>
            <w:noWrap/>
            <w:vAlign w:val="bottom"/>
            <w:hideMark/>
          </w:tcPr>
          <w:p w14:paraId="04E5ABC6" w14:textId="77777777" w:rsidR="00A821C6" w:rsidRPr="006412D6" w:rsidRDefault="00A821C6" w:rsidP="00AE0599">
            <w:r w:rsidRPr="006412D6">
              <w:t>x"0093"</w:t>
            </w:r>
          </w:p>
        </w:tc>
        <w:tc>
          <w:tcPr>
            <w:tcW w:w="2080" w:type="dxa"/>
            <w:tcBorders>
              <w:top w:val="nil"/>
              <w:left w:val="nil"/>
              <w:bottom w:val="single" w:sz="4" w:space="0" w:color="auto"/>
              <w:right w:val="single" w:sz="4" w:space="0" w:color="auto"/>
            </w:tcBorders>
            <w:shd w:val="clear" w:color="auto" w:fill="auto"/>
            <w:noWrap/>
            <w:vAlign w:val="bottom"/>
            <w:hideMark/>
          </w:tcPr>
          <w:p w14:paraId="79FB7051" w14:textId="77777777" w:rsidR="00A821C6" w:rsidRPr="006412D6" w:rsidRDefault="00A821C6" w:rsidP="00AE0599">
            <w:r w:rsidRPr="006412D6">
              <w:t>10010101</w:t>
            </w:r>
          </w:p>
        </w:tc>
      </w:tr>
      <w:tr w:rsidR="00A821C6" w:rsidRPr="006412D6" w14:paraId="2A33D94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47FD13D" w14:textId="77777777" w:rsidR="00A821C6" w:rsidRPr="006412D6" w:rsidRDefault="00A821C6" w:rsidP="00AE0599">
            <w:r w:rsidRPr="006412D6">
              <w:t>95</w:t>
            </w:r>
          </w:p>
        </w:tc>
        <w:tc>
          <w:tcPr>
            <w:tcW w:w="1020" w:type="dxa"/>
            <w:tcBorders>
              <w:top w:val="nil"/>
              <w:left w:val="nil"/>
              <w:bottom w:val="single" w:sz="4" w:space="0" w:color="auto"/>
              <w:right w:val="single" w:sz="4" w:space="0" w:color="auto"/>
            </w:tcBorders>
            <w:shd w:val="clear" w:color="auto" w:fill="auto"/>
            <w:noWrap/>
            <w:vAlign w:val="bottom"/>
            <w:hideMark/>
          </w:tcPr>
          <w:p w14:paraId="568ACD40" w14:textId="77777777" w:rsidR="00A821C6" w:rsidRPr="006412D6" w:rsidRDefault="00A821C6" w:rsidP="00AE0599">
            <w:r w:rsidRPr="006412D6">
              <w:t>x"0094"</w:t>
            </w:r>
          </w:p>
        </w:tc>
        <w:tc>
          <w:tcPr>
            <w:tcW w:w="2080" w:type="dxa"/>
            <w:tcBorders>
              <w:top w:val="nil"/>
              <w:left w:val="nil"/>
              <w:bottom w:val="single" w:sz="4" w:space="0" w:color="auto"/>
              <w:right w:val="single" w:sz="4" w:space="0" w:color="auto"/>
            </w:tcBorders>
            <w:shd w:val="clear" w:color="auto" w:fill="auto"/>
            <w:noWrap/>
            <w:vAlign w:val="bottom"/>
            <w:hideMark/>
          </w:tcPr>
          <w:p w14:paraId="25F10404" w14:textId="77777777" w:rsidR="00A821C6" w:rsidRPr="006412D6" w:rsidRDefault="00A821C6" w:rsidP="00AE0599">
            <w:r w:rsidRPr="006412D6">
              <w:t>10010110</w:t>
            </w:r>
          </w:p>
        </w:tc>
      </w:tr>
      <w:tr w:rsidR="00A821C6" w:rsidRPr="006412D6" w14:paraId="3625FDE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223721B" w14:textId="77777777" w:rsidR="00A821C6" w:rsidRPr="006412D6" w:rsidRDefault="00A821C6" w:rsidP="00AE0599">
            <w:r w:rsidRPr="006412D6">
              <w:t>96</w:t>
            </w:r>
          </w:p>
        </w:tc>
        <w:tc>
          <w:tcPr>
            <w:tcW w:w="1020" w:type="dxa"/>
            <w:tcBorders>
              <w:top w:val="nil"/>
              <w:left w:val="nil"/>
              <w:bottom w:val="single" w:sz="4" w:space="0" w:color="auto"/>
              <w:right w:val="single" w:sz="4" w:space="0" w:color="auto"/>
            </w:tcBorders>
            <w:shd w:val="clear" w:color="auto" w:fill="auto"/>
            <w:noWrap/>
            <w:vAlign w:val="bottom"/>
            <w:hideMark/>
          </w:tcPr>
          <w:p w14:paraId="44DD2C35" w14:textId="77777777" w:rsidR="00A821C6" w:rsidRPr="006412D6" w:rsidRDefault="00A821C6" w:rsidP="00AE0599">
            <w:r w:rsidRPr="006412D6">
              <w:t>x"0095"</w:t>
            </w:r>
          </w:p>
        </w:tc>
        <w:tc>
          <w:tcPr>
            <w:tcW w:w="2080" w:type="dxa"/>
            <w:tcBorders>
              <w:top w:val="nil"/>
              <w:left w:val="nil"/>
              <w:bottom w:val="single" w:sz="4" w:space="0" w:color="auto"/>
              <w:right w:val="single" w:sz="4" w:space="0" w:color="auto"/>
            </w:tcBorders>
            <w:shd w:val="clear" w:color="auto" w:fill="auto"/>
            <w:noWrap/>
            <w:vAlign w:val="bottom"/>
            <w:hideMark/>
          </w:tcPr>
          <w:p w14:paraId="73F5C225" w14:textId="77777777" w:rsidR="00A821C6" w:rsidRPr="006412D6" w:rsidRDefault="00A821C6" w:rsidP="00AE0599">
            <w:r w:rsidRPr="006412D6">
              <w:t>10010111</w:t>
            </w:r>
          </w:p>
        </w:tc>
      </w:tr>
      <w:tr w:rsidR="00A821C6" w:rsidRPr="006412D6" w14:paraId="760DA67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A8B49EE" w14:textId="77777777" w:rsidR="00A821C6" w:rsidRPr="006412D6" w:rsidRDefault="00A821C6" w:rsidP="00AE0599">
            <w:r w:rsidRPr="006412D6">
              <w:t>97</w:t>
            </w:r>
          </w:p>
        </w:tc>
        <w:tc>
          <w:tcPr>
            <w:tcW w:w="1020" w:type="dxa"/>
            <w:tcBorders>
              <w:top w:val="nil"/>
              <w:left w:val="nil"/>
              <w:bottom w:val="single" w:sz="4" w:space="0" w:color="auto"/>
              <w:right w:val="single" w:sz="4" w:space="0" w:color="auto"/>
            </w:tcBorders>
            <w:shd w:val="clear" w:color="auto" w:fill="auto"/>
            <w:noWrap/>
            <w:vAlign w:val="bottom"/>
            <w:hideMark/>
          </w:tcPr>
          <w:p w14:paraId="7CA031AF" w14:textId="77777777" w:rsidR="00A821C6" w:rsidRPr="006412D6" w:rsidRDefault="00A821C6" w:rsidP="00AE0599">
            <w:r w:rsidRPr="006412D6">
              <w:t>x"0096"</w:t>
            </w:r>
          </w:p>
        </w:tc>
        <w:tc>
          <w:tcPr>
            <w:tcW w:w="2080" w:type="dxa"/>
            <w:tcBorders>
              <w:top w:val="nil"/>
              <w:left w:val="nil"/>
              <w:bottom w:val="single" w:sz="4" w:space="0" w:color="auto"/>
              <w:right w:val="single" w:sz="4" w:space="0" w:color="auto"/>
            </w:tcBorders>
            <w:shd w:val="clear" w:color="auto" w:fill="auto"/>
            <w:noWrap/>
            <w:vAlign w:val="bottom"/>
            <w:hideMark/>
          </w:tcPr>
          <w:p w14:paraId="289EFAF1" w14:textId="77777777" w:rsidR="00A821C6" w:rsidRPr="006412D6" w:rsidRDefault="00A821C6" w:rsidP="00AE0599">
            <w:r w:rsidRPr="006412D6">
              <w:t>10011000</w:t>
            </w:r>
          </w:p>
        </w:tc>
      </w:tr>
      <w:tr w:rsidR="00A821C6" w:rsidRPr="006412D6" w14:paraId="3B54EB6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4B84F45" w14:textId="77777777" w:rsidR="00A821C6" w:rsidRPr="006412D6" w:rsidRDefault="00A821C6" w:rsidP="00AE0599">
            <w:r w:rsidRPr="006412D6">
              <w:t>98</w:t>
            </w:r>
          </w:p>
        </w:tc>
        <w:tc>
          <w:tcPr>
            <w:tcW w:w="1020" w:type="dxa"/>
            <w:tcBorders>
              <w:top w:val="nil"/>
              <w:left w:val="nil"/>
              <w:bottom w:val="single" w:sz="4" w:space="0" w:color="auto"/>
              <w:right w:val="single" w:sz="4" w:space="0" w:color="auto"/>
            </w:tcBorders>
            <w:shd w:val="clear" w:color="auto" w:fill="auto"/>
            <w:noWrap/>
            <w:vAlign w:val="bottom"/>
            <w:hideMark/>
          </w:tcPr>
          <w:p w14:paraId="2DC5BF58" w14:textId="77777777" w:rsidR="00A821C6" w:rsidRPr="006412D6" w:rsidRDefault="00A821C6" w:rsidP="00AE0599">
            <w:r w:rsidRPr="006412D6">
              <w:t>x"0097"</w:t>
            </w:r>
          </w:p>
        </w:tc>
        <w:tc>
          <w:tcPr>
            <w:tcW w:w="2080" w:type="dxa"/>
            <w:tcBorders>
              <w:top w:val="nil"/>
              <w:left w:val="nil"/>
              <w:bottom w:val="single" w:sz="4" w:space="0" w:color="auto"/>
              <w:right w:val="single" w:sz="4" w:space="0" w:color="auto"/>
            </w:tcBorders>
            <w:shd w:val="clear" w:color="auto" w:fill="auto"/>
            <w:noWrap/>
            <w:vAlign w:val="bottom"/>
            <w:hideMark/>
          </w:tcPr>
          <w:p w14:paraId="164A4C11" w14:textId="77777777" w:rsidR="00A821C6" w:rsidRPr="006412D6" w:rsidRDefault="00A821C6" w:rsidP="00AE0599">
            <w:r w:rsidRPr="006412D6">
              <w:t>10011001</w:t>
            </w:r>
          </w:p>
        </w:tc>
      </w:tr>
      <w:tr w:rsidR="00A821C6" w:rsidRPr="006412D6" w14:paraId="154C7E8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3D70C2E" w14:textId="77777777" w:rsidR="00A821C6" w:rsidRPr="006412D6" w:rsidRDefault="00A821C6" w:rsidP="00AE0599">
            <w:r w:rsidRPr="006412D6">
              <w:t>99</w:t>
            </w:r>
          </w:p>
        </w:tc>
        <w:tc>
          <w:tcPr>
            <w:tcW w:w="1020" w:type="dxa"/>
            <w:tcBorders>
              <w:top w:val="nil"/>
              <w:left w:val="nil"/>
              <w:bottom w:val="single" w:sz="4" w:space="0" w:color="auto"/>
              <w:right w:val="single" w:sz="4" w:space="0" w:color="auto"/>
            </w:tcBorders>
            <w:shd w:val="clear" w:color="auto" w:fill="auto"/>
            <w:noWrap/>
            <w:vAlign w:val="bottom"/>
            <w:hideMark/>
          </w:tcPr>
          <w:p w14:paraId="2BFB2B09" w14:textId="77777777" w:rsidR="00A821C6" w:rsidRPr="006412D6" w:rsidRDefault="00A821C6" w:rsidP="00AE0599">
            <w:r w:rsidRPr="006412D6">
              <w:t>x"0098"</w:t>
            </w:r>
          </w:p>
        </w:tc>
        <w:tc>
          <w:tcPr>
            <w:tcW w:w="2080" w:type="dxa"/>
            <w:tcBorders>
              <w:top w:val="nil"/>
              <w:left w:val="nil"/>
              <w:bottom w:val="single" w:sz="4" w:space="0" w:color="auto"/>
              <w:right w:val="single" w:sz="4" w:space="0" w:color="auto"/>
            </w:tcBorders>
            <w:shd w:val="clear" w:color="auto" w:fill="auto"/>
            <w:noWrap/>
            <w:vAlign w:val="bottom"/>
            <w:hideMark/>
          </w:tcPr>
          <w:p w14:paraId="5DAEC871" w14:textId="77777777" w:rsidR="00A821C6" w:rsidRPr="006412D6" w:rsidRDefault="00A821C6" w:rsidP="00AE0599">
            <w:r w:rsidRPr="006412D6">
              <w:t>10011010</w:t>
            </w:r>
          </w:p>
        </w:tc>
      </w:tr>
      <w:tr w:rsidR="00A821C6" w:rsidRPr="006412D6" w14:paraId="6A0151F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29ED4F7" w14:textId="77777777" w:rsidR="00A821C6" w:rsidRPr="006412D6" w:rsidRDefault="00A821C6" w:rsidP="00AE0599">
            <w:r w:rsidRPr="006412D6">
              <w:t>9a</w:t>
            </w:r>
          </w:p>
        </w:tc>
        <w:tc>
          <w:tcPr>
            <w:tcW w:w="1020" w:type="dxa"/>
            <w:tcBorders>
              <w:top w:val="nil"/>
              <w:left w:val="nil"/>
              <w:bottom w:val="single" w:sz="4" w:space="0" w:color="auto"/>
              <w:right w:val="single" w:sz="4" w:space="0" w:color="auto"/>
            </w:tcBorders>
            <w:shd w:val="clear" w:color="auto" w:fill="auto"/>
            <w:noWrap/>
            <w:vAlign w:val="bottom"/>
            <w:hideMark/>
          </w:tcPr>
          <w:p w14:paraId="125CCBFE" w14:textId="77777777" w:rsidR="00A821C6" w:rsidRPr="006412D6" w:rsidRDefault="00A821C6" w:rsidP="00AE0599">
            <w:r w:rsidRPr="006412D6">
              <w:t>x"0099"</w:t>
            </w:r>
          </w:p>
        </w:tc>
        <w:tc>
          <w:tcPr>
            <w:tcW w:w="2080" w:type="dxa"/>
            <w:tcBorders>
              <w:top w:val="nil"/>
              <w:left w:val="nil"/>
              <w:bottom w:val="single" w:sz="4" w:space="0" w:color="auto"/>
              <w:right w:val="single" w:sz="4" w:space="0" w:color="auto"/>
            </w:tcBorders>
            <w:shd w:val="clear" w:color="auto" w:fill="auto"/>
            <w:noWrap/>
            <w:vAlign w:val="bottom"/>
            <w:hideMark/>
          </w:tcPr>
          <w:p w14:paraId="0D0A94F6" w14:textId="77777777" w:rsidR="00A821C6" w:rsidRPr="006412D6" w:rsidRDefault="00A821C6" w:rsidP="00AE0599">
            <w:r w:rsidRPr="006412D6">
              <w:t>10011011</w:t>
            </w:r>
          </w:p>
        </w:tc>
      </w:tr>
      <w:tr w:rsidR="00A821C6" w:rsidRPr="006412D6" w14:paraId="7FAD830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FB3790E" w14:textId="77777777" w:rsidR="00A821C6" w:rsidRPr="006412D6" w:rsidRDefault="00A821C6" w:rsidP="00AE0599">
            <w:r w:rsidRPr="006412D6">
              <w:t>9b</w:t>
            </w:r>
          </w:p>
        </w:tc>
        <w:tc>
          <w:tcPr>
            <w:tcW w:w="1020" w:type="dxa"/>
            <w:tcBorders>
              <w:top w:val="nil"/>
              <w:left w:val="nil"/>
              <w:bottom w:val="single" w:sz="4" w:space="0" w:color="auto"/>
              <w:right w:val="single" w:sz="4" w:space="0" w:color="auto"/>
            </w:tcBorders>
            <w:shd w:val="clear" w:color="auto" w:fill="auto"/>
            <w:noWrap/>
            <w:vAlign w:val="bottom"/>
            <w:hideMark/>
          </w:tcPr>
          <w:p w14:paraId="3337EAA0" w14:textId="77777777" w:rsidR="00A821C6" w:rsidRPr="006412D6" w:rsidRDefault="00A821C6" w:rsidP="00AE0599">
            <w:r w:rsidRPr="006412D6">
              <w:t>x"009A"</w:t>
            </w:r>
          </w:p>
        </w:tc>
        <w:tc>
          <w:tcPr>
            <w:tcW w:w="2080" w:type="dxa"/>
            <w:tcBorders>
              <w:top w:val="nil"/>
              <w:left w:val="nil"/>
              <w:bottom w:val="single" w:sz="4" w:space="0" w:color="auto"/>
              <w:right w:val="single" w:sz="4" w:space="0" w:color="auto"/>
            </w:tcBorders>
            <w:shd w:val="clear" w:color="auto" w:fill="auto"/>
            <w:noWrap/>
            <w:vAlign w:val="bottom"/>
            <w:hideMark/>
          </w:tcPr>
          <w:p w14:paraId="0330BC1E" w14:textId="77777777" w:rsidR="00A821C6" w:rsidRPr="006412D6" w:rsidRDefault="00A821C6" w:rsidP="00AE0599">
            <w:r w:rsidRPr="006412D6">
              <w:t>10011100</w:t>
            </w:r>
          </w:p>
        </w:tc>
      </w:tr>
      <w:tr w:rsidR="00A821C6" w:rsidRPr="006412D6" w14:paraId="6E7CAA4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E883288" w14:textId="77777777" w:rsidR="00A821C6" w:rsidRPr="006412D6" w:rsidRDefault="00A821C6" w:rsidP="00AE0599">
            <w:r w:rsidRPr="006412D6">
              <w:t>9c</w:t>
            </w:r>
          </w:p>
        </w:tc>
        <w:tc>
          <w:tcPr>
            <w:tcW w:w="1020" w:type="dxa"/>
            <w:tcBorders>
              <w:top w:val="nil"/>
              <w:left w:val="nil"/>
              <w:bottom w:val="single" w:sz="4" w:space="0" w:color="auto"/>
              <w:right w:val="single" w:sz="4" w:space="0" w:color="auto"/>
            </w:tcBorders>
            <w:shd w:val="clear" w:color="auto" w:fill="auto"/>
            <w:noWrap/>
            <w:vAlign w:val="bottom"/>
            <w:hideMark/>
          </w:tcPr>
          <w:p w14:paraId="0A07628D" w14:textId="77777777" w:rsidR="00A821C6" w:rsidRPr="006412D6" w:rsidRDefault="00A821C6" w:rsidP="00AE0599">
            <w:r w:rsidRPr="006412D6">
              <w:t>x"009B"</w:t>
            </w:r>
          </w:p>
        </w:tc>
        <w:tc>
          <w:tcPr>
            <w:tcW w:w="2080" w:type="dxa"/>
            <w:tcBorders>
              <w:top w:val="nil"/>
              <w:left w:val="nil"/>
              <w:bottom w:val="single" w:sz="4" w:space="0" w:color="auto"/>
              <w:right w:val="single" w:sz="4" w:space="0" w:color="auto"/>
            </w:tcBorders>
            <w:shd w:val="clear" w:color="auto" w:fill="auto"/>
            <w:noWrap/>
            <w:vAlign w:val="bottom"/>
            <w:hideMark/>
          </w:tcPr>
          <w:p w14:paraId="585C7837" w14:textId="77777777" w:rsidR="00A821C6" w:rsidRPr="006412D6" w:rsidRDefault="00A821C6" w:rsidP="00AE0599">
            <w:r w:rsidRPr="006412D6">
              <w:t>10011101</w:t>
            </w:r>
          </w:p>
        </w:tc>
      </w:tr>
      <w:tr w:rsidR="00A821C6" w:rsidRPr="006412D6" w14:paraId="279F15D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F9D2688" w14:textId="77777777" w:rsidR="00A821C6" w:rsidRPr="006412D6" w:rsidRDefault="00A821C6" w:rsidP="00AE0599">
            <w:r w:rsidRPr="006412D6">
              <w:t>9d</w:t>
            </w:r>
          </w:p>
        </w:tc>
        <w:tc>
          <w:tcPr>
            <w:tcW w:w="1020" w:type="dxa"/>
            <w:tcBorders>
              <w:top w:val="nil"/>
              <w:left w:val="nil"/>
              <w:bottom w:val="single" w:sz="4" w:space="0" w:color="auto"/>
              <w:right w:val="single" w:sz="4" w:space="0" w:color="auto"/>
            </w:tcBorders>
            <w:shd w:val="clear" w:color="auto" w:fill="auto"/>
            <w:noWrap/>
            <w:vAlign w:val="bottom"/>
            <w:hideMark/>
          </w:tcPr>
          <w:p w14:paraId="0ADC06DA" w14:textId="77777777" w:rsidR="00A821C6" w:rsidRPr="006412D6" w:rsidRDefault="00A821C6" w:rsidP="00AE0599">
            <w:r w:rsidRPr="006412D6">
              <w:t>x"009C"</w:t>
            </w:r>
          </w:p>
        </w:tc>
        <w:tc>
          <w:tcPr>
            <w:tcW w:w="2080" w:type="dxa"/>
            <w:tcBorders>
              <w:top w:val="nil"/>
              <w:left w:val="nil"/>
              <w:bottom w:val="single" w:sz="4" w:space="0" w:color="auto"/>
              <w:right w:val="single" w:sz="4" w:space="0" w:color="auto"/>
            </w:tcBorders>
            <w:shd w:val="clear" w:color="auto" w:fill="auto"/>
            <w:noWrap/>
            <w:vAlign w:val="bottom"/>
            <w:hideMark/>
          </w:tcPr>
          <w:p w14:paraId="35FF8BB3" w14:textId="77777777" w:rsidR="00A821C6" w:rsidRPr="006412D6" w:rsidRDefault="00A821C6" w:rsidP="00AE0599">
            <w:r w:rsidRPr="006412D6">
              <w:t>10011110</w:t>
            </w:r>
          </w:p>
        </w:tc>
      </w:tr>
      <w:tr w:rsidR="00A821C6" w:rsidRPr="006412D6" w14:paraId="21F61A7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D159B58" w14:textId="77777777" w:rsidR="00A821C6" w:rsidRPr="006412D6" w:rsidRDefault="00A821C6" w:rsidP="00AE0599">
            <w:r w:rsidRPr="006412D6">
              <w:t>9e</w:t>
            </w:r>
          </w:p>
        </w:tc>
        <w:tc>
          <w:tcPr>
            <w:tcW w:w="1020" w:type="dxa"/>
            <w:tcBorders>
              <w:top w:val="nil"/>
              <w:left w:val="nil"/>
              <w:bottom w:val="single" w:sz="4" w:space="0" w:color="auto"/>
              <w:right w:val="single" w:sz="4" w:space="0" w:color="auto"/>
            </w:tcBorders>
            <w:shd w:val="clear" w:color="auto" w:fill="auto"/>
            <w:noWrap/>
            <w:vAlign w:val="bottom"/>
            <w:hideMark/>
          </w:tcPr>
          <w:p w14:paraId="60F54852" w14:textId="77777777" w:rsidR="00A821C6" w:rsidRPr="006412D6" w:rsidRDefault="00A821C6" w:rsidP="00AE0599">
            <w:r w:rsidRPr="006412D6">
              <w:t>x"009D"</w:t>
            </w:r>
          </w:p>
        </w:tc>
        <w:tc>
          <w:tcPr>
            <w:tcW w:w="2080" w:type="dxa"/>
            <w:tcBorders>
              <w:top w:val="nil"/>
              <w:left w:val="nil"/>
              <w:bottom w:val="single" w:sz="4" w:space="0" w:color="auto"/>
              <w:right w:val="single" w:sz="4" w:space="0" w:color="auto"/>
            </w:tcBorders>
            <w:shd w:val="clear" w:color="auto" w:fill="auto"/>
            <w:noWrap/>
            <w:vAlign w:val="bottom"/>
            <w:hideMark/>
          </w:tcPr>
          <w:p w14:paraId="3CE46B53" w14:textId="77777777" w:rsidR="00A821C6" w:rsidRPr="006412D6" w:rsidRDefault="00A821C6" w:rsidP="00AE0599">
            <w:r w:rsidRPr="006412D6">
              <w:t>10011111</w:t>
            </w:r>
          </w:p>
        </w:tc>
      </w:tr>
      <w:tr w:rsidR="00A821C6" w:rsidRPr="006412D6" w14:paraId="4DA9A25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961C308" w14:textId="77777777" w:rsidR="00A821C6" w:rsidRPr="006412D6" w:rsidRDefault="00A821C6" w:rsidP="00AE0599">
            <w:r w:rsidRPr="006412D6">
              <w:t>9f</w:t>
            </w:r>
          </w:p>
        </w:tc>
        <w:tc>
          <w:tcPr>
            <w:tcW w:w="1020" w:type="dxa"/>
            <w:tcBorders>
              <w:top w:val="nil"/>
              <w:left w:val="nil"/>
              <w:bottom w:val="single" w:sz="4" w:space="0" w:color="auto"/>
              <w:right w:val="single" w:sz="4" w:space="0" w:color="auto"/>
            </w:tcBorders>
            <w:shd w:val="clear" w:color="auto" w:fill="auto"/>
            <w:noWrap/>
            <w:vAlign w:val="bottom"/>
            <w:hideMark/>
          </w:tcPr>
          <w:p w14:paraId="36840384" w14:textId="77777777" w:rsidR="00A821C6" w:rsidRPr="006412D6" w:rsidRDefault="00A821C6" w:rsidP="00AE0599">
            <w:r w:rsidRPr="006412D6">
              <w:t>x"009E"</w:t>
            </w:r>
          </w:p>
        </w:tc>
        <w:tc>
          <w:tcPr>
            <w:tcW w:w="2080" w:type="dxa"/>
            <w:tcBorders>
              <w:top w:val="nil"/>
              <w:left w:val="nil"/>
              <w:bottom w:val="single" w:sz="4" w:space="0" w:color="auto"/>
              <w:right w:val="single" w:sz="4" w:space="0" w:color="auto"/>
            </w:tcBorders>
            <w:shd w:val="clear" w:color="auto" w:fill="auto"/>
            <w:noWrap/>
            <w:vAlign w:val="bottom"/>
            <w:hideMark/>
          </w:tcPr>
          <w:p w14:paraId="0187B14E" w14:textId="77777777" w:rsidR="00A821C6" w:rsidRPr="006412D6" w:rsidRDefault="00A821C6" w:rsidP="00AE0599">
            <w:r w:rsidRPr="006412D6">
              <w:t>10100000</w:t>
            </w:r>
          </w:p>
        </w:tc>
      </w:tr>
      <w:tr w:rsidR="00A821C6" w:rsidRPr="006412D6" w14:paraId="38D7238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FC62631" w14:textId="77777777" w:rsidR="00A821C6" w:rsidRPr="006412D6" w:rsidRDefault="00A821C6" w:rsidP="00AE0599">
            <w:r w:rsidRPr="006412D6">
              <w:t>a0</w:t>
            </w:r>
          </w:p>
        </w:tc>
        <w:tc>
          <w:tcPr>
            <w:tcW w:w="1020" w:type="dxa"/>
            <w:tcBorders>
              <w:top w:val="nil"/>
              <w:left w:val="nil"/>
              <w:bottom w:val="single" w:sz="4" w:space="0" w:color="auto"/>
              <w:right w:val="single" w:sz="4" w:space="0" w:color="auto"/>
            </w:tcBorders>
            <w:shd w:val="clear" w:color="auto" w:fill="auto"/>
            <w:noWrap/>
            <w:vAlign w:val="bottom"/>
            <w:hideMark/>
          </w:tcPr>
          <w:p w14:paraId="6FB426C0" w14:textId="77777777" w:rsidR="00A821C6" w:rsidRPr="006412D6" w:rsidRDefault="00A821C6" w:rsidP="00AE0599">
            <w:r w:rsidRPr="006412D6">
              <w:t>x"009F"</w:t>
            </w:r>
          </w:p>
        </w:tc>
        <w:tc>
          <w:tcPr>
            <w:tcW w:w="2080" w:type="dxa"/>
            <w:tcBorders>
              <w:top w:val="nil"/>
              <w:left w:val="nil"/>
              <w:bottom w:val="single" w:sz="4" w:space="0" w:color="auto"/>
              <w:right w:val="single" w:sz="4" w:space="0" w:color="auto"/>
            </w:tcBorders>
            <w:shd w:val="clear" w:color="auto" w:fill="auto"/>
            <w:noWrap/>
            <w:vAlign w:val="bottom"/>
            <w:hideMark/>
          </w:tcPr>
          <w:p w14:paraId="6D3F84D0" w14:textId="77777777" w:rsidR="00A821C6" w:rsidRPr="006412D6" w:rsidRDefault="00A821C6" w:rsidP="00AE0599">
            <w:r w:rsidRPr="006412D6">
              <w:t>10100001</w:t>
            </w:r>
          </w:p>
        </w:tc>
      </w:tr>
      <w:tr w:rsidR="00A821C6" w:rsidRPr="006412D6" w14:paraId="1EF37A5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07A2D7C" w14:textId="77777777" w:rsidR="00A821C6" w:rsidRPr="006412D6" w:rsidRDefault="00A821C6" w:rsidP="00AE0599">
            <w:r w:rsidRPr="006412D6">
              <w:t>a1</w:t>
            </w:r>
          </w:p>
        </w:tc>
        <w:tc>
          <w:tcPr>
            <w:tcW w:w="1020" w:type="dxa"/>
            <w:tcBorders>
              <w:top w:val="nil"/>
              <w:left w:val="nil"/>
              <w:bottom w:val="single" w:sz="4" w:space="0" w:color="auto"/>
              <w:right w:val="single" w:sz="4" w:space="0" w:color="auto"/>
            </w:tcBorders>
            <w:shd w:val="clear" w:color="auto" w:fill="auto"/>
            <w:noWrap/>
            <w:vAlign w:val="bottom"/>
            <w:hideMark/>
          </w:tcPr>
          <w:p w14:paraId="5A2FC02B" w14:textId="77777777" w:rsidR="00A821C6" w:rsidRPr="006412D6" w:rsidRDefault="00A821C6" w:rsidP="00AE0599">
            <w:r w:rsidRPr="006412D6">
              <w:t>x"00a0"</w:t>
            </w:r>
          </w:p>
        </w:tc>
        <w:tc>
          <w:tcPr>
            <w:tcW w:w="2080" w:type="dxa"/>
            <w:tcBorders>
              <w:top w:val="nil"/>
              <w:left w:val="nil"/>
              <w:bottom w:val="single" w:sz="4" w:space="0" w:color="auto"/>
              <w:right w:val="single" w:sz="4" w:space="0" w:color="auto"/>
            </w:tcBorders>
            <w:shd w:val="clear" w:color="auto" w:fill="auto"/>
            <w:noWrap/>
            <w:vAlign w:val="bottom"/>
            <w:hideMark/>
          </w:tcPr>
          <w:p w14:paraId="74EC0E74" w14:textId="77777777" w:rsidR="00A821C6" w:rsidRPr="006412D6" w:rsidRDefault="00A821C6" w:rsidP="00AE0599">
            <w:r w:rsidRPr="006412D6">
              <w:t>10100010</w:t>
            </w:r>
          </w:p>
        </w:tc>
      </w:tr>
      <w:tr w:rsidR="00A821C6" w:rsidRPr="006412D6" w14:paraId="0B1A0DA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DAA364C" w14:textId="77777777" w:rsidR="00A821C6" w:rsidRPr="006412D6" w:rsidRDefault="00A821C6" w:rsidP="00AE0599">
            <w:r w:rsidRPr="006412D6">
              <w:t>a2</w:t>
            </w:r>
          </w:p>
        </w:tc>
        <w:tc>
          <w:tcPr>
            <w:tcW w:w="1020" w:type="dxa"/>
            <w:tcBorders>
              <w:top w:val="nil"/>
              <w:left w:val="nil"/>
              <w:bottom w:val="single" w:sz="4" w:space="0" w:color="auto"/>
              <w:right w:val="single" w:sz="4" w:space="0" w:color="auto"/>
            </w:tcBorders>
            <w:shd w:val="clear" w:color="auto" w:fill="auto"/>
            <w:noWrap/>
            <w:vAlign w:val="bottom"/>
            <w:hideMark/>
          </w:tcPr>
          <w:p w14:paraId="05F1ECC3" w14:textId="77777777" w:rsidR="00A821C6" w:rsidRPr="006412D6" w:rsidRDefault="00A821C6" w:rsidP="00AE0599">
            <w:r w:rsidRPr="006412D6">
              <w:t>x"00a1"</w:t>
            </w:r>
          </w:p>
        </w:tc>
        <w:tc>
          <w:tcPr>
            <w:tcW w:w="2080" w:type="dxa"/>
            <w:tcBorders>
              <w:top w:val="nil"/>
              <w:left w:val="nil"/>
              <w:bottom w:val="single" w:sz="4" w:space="0" w:color="auto"/>
              <w:right w:val="single" w:sz="4" w:space="0" w:color="auto"/>
            </w:tcBorders>
            <w:shd w:val="clear" w:color="auto" w:fill="auto"/>
            <w:noWrap/>
            <w:vAlign w:val="bottom"/>
            <w:hideMark/>
          </w:tcPr>
          <w:p w14:paraId="2D149EBA" w14:textId="77777777" w:rsidR="00A821C6" w:rsidRPr="006412D6" w:rsidRDefault="00A821C6" w:rsidP="00AE0599">
            <w:r w:rsidRPr="006412D6">
              <w:t>10100011</w:t>
            </w:r>
          </w:p>
        </w:tc>
      </w:tr>
      <w:tr w:rsidR="00A821C6" w:rsidRPr="006412D6" w14:paraId="0A03DB7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18A8F79" w14:textId="77777777" w:rsidR="00A821C6" w:rsidRPr="006412D6" w:rsidRDefault="00A821C6" w:rsidP="00AE0599">
            <w:r w:rsidRPr="006412D6">
              <w:t>a3</w:t>
            </w:r>
          </w:p>
        </w:tc>
        <w:tc>
          <w:tcPr>
            <w:tcW w:w="1020" w:type="dxa"/>
            <w:tcBorders>
              <w:top w:val="nil"/>
              <w:left w:val="nil"/>
              <w:bottom w:val="single" w:sz="4" w:space="0" w:color="auto"/>
              <w:right w:val="single" w:sz="4" w:space="0" w:color="auto"/>
            </w:tcBorders>
            <w:shd w:val="clear" w:color="auto" w:fill="auto"/>
            <w:noWrap/>
            <w:vAlign w:val="bottom"/>
            <w:hideMark/>
          </w:tcPr>
          <w:p w14:paraId="3BAEB33B" w14:textId="77777777" w:rsidR="00A821C6" w:rsidRPr="006412D6" w:rsidRDefault="00A821C6" w:rsidP="00AE0599">
            <w:r w:rsidRPr="006412D6">
              <w:t>x"00a2"</w:t>
            </w:r>
          </w:p>
        </w:tc>
        <w:tc>
          <w:tcPr>
            <w:tcW w:w="2080" w:type="dxa"/>
            <w:tcBorders>
              <w:top w:val="nil"/>
              <w:left w:val="nil"/>
              <w:bottom w:val="single" w:sz="4" w:space="0" w:color="auto"/>
              <w:right w:val="single" w:sz="4" w:space="0" w:color="auto"/>
            </w:tcBorders>
            <w:shd w:val="clear" w:color="auto" w:fill="auto"/>
            <w:noWrap/>
            <w:vAlign w:val="bottom"/>
            <w:hideMark/>
          </w:tcPr>
          <w:p w14:paraId="381EA099" w14:textId="77777777" w:rsidR="00A821C6" w:rsidRPr="006412D6" w:rsidRDefault="00A821C6" w:rsidP="00AE0599">
            <w:r w:rsidRPr="006412D6">
              <w:t>10100100</w:t>
            </w:r>
          </w:p>
        </w:tc>
      </w:tr>
      <w:tr w:rsidR="00A821C6" w:rsidRPr="006412D6" w14:paraId="7E9A16D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1060099" w14:textId="77777777" w:rsidR="00A821C6" w:rsidRPr="006412D6" w:rsidRDefault="00A821C6" w:rsidP="00AE0599">
            <w:r w:rsidRPr="006412D6">
              <w:t>a4</w:t>
            </w:r>
          </w:p>
        </w:tc>
        <w:tc>
          <w:tcPr>
            <w:tcW w:w="1020" w:type="dxa"/>
            <w:tcBorders>
              <w:top w:val="nil"/>
              <w:left w:val="nil"/>
              <w:bottom w:val="single" w:sz="4" w:space="0" w:color="auto"/>
              <w:right w:val="single" w:sz="4" w:space="0" w:color="auto"/>
            </w:tcBorders>
            <w:shd w:val="clear" w:color="auto" w:fill="auto"/>
            <w:noWrap/>
            <w:vAlign w:val="bottom"/>
            <w:hideMark/>
          </w:tcPr>
          <w:p w14:paraId="6E51CE29" w14:textId="77777777" w:rsidR="00A821C6" w:rsidRPr="006412D6" w:rsidRDefault="00A821C6" w:rsidP="00AE0599">
            <w:r w:rsidRPr="006412D6">
              <w:t>x"00a3"</w:t>
            </w:r>
          </w:p>
        </w:tc>
        <w:tc>
          <w:tcPr>
            <w:tcW w:w="2080" w:type="dxa"/>
            <w:tcBorders>
              <w:top w:val="nil"/>
              <w:left w:val="nil"/>
              <w:bottom w:val="single" w:sz="4" w:space="0" w:color="auto"/>
              <w:right w:val="single" w:sz="4" w:space="0" w:color="auto"/>
            </w:tcBorders>
            <w:shd w:val="clear" w:color="auto" w:fill="auto"/>
            <w:noWrap/>
            <w:vAlign w:val="bottom"/>
            <w:hideMark/>
          </w:tcPr>
          <w:p w14:paraId="535F0044" w14:textId="77777777" w:rsidR="00A821C6" w:rsidRPr="006412D6" w:rsidRDefault="00A821C6" w:rsidP="00AE0599">
            <w:r w:rsidRPr="006412D6">
              <w:t>10100101</w:t>
            </w:r>
          </w:p>
        </w:tc>
      </w:tr>
      <w:tr w:rsidR="00A821C6" w:rsidRPr="006412D6" w14:paraId="30CE835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86AB2F5" w14:textId="77777777" w:rsidR="00A821C6" w:rsidRPr="006412D6" w:rsidRDefault="00A821C6" w:rsidP="00AE0599">
            <w:r w:rsidRPr="006412D6">
              <w:t>a5</w:t>
            </w:r>
          </w:p>
        </w:tc>
        <w:tc>
          <w:tcPr>
            <w:tcW w:w="1020" w:type="dxa"/>
            <w:tcBorders>
              <w:top w:val="nil"/>
              <w:left w:val="nil"/>
              <w:bottom w:val="single" w:sz="4" w:space="0" w:color="auto"/>
              <w:right w:val="single" w:sz="4" w:space="0" w:color="auto"/>
            </w:tcBorders>
            <w:shd w:val="clear" w:color="auto" w:fill="auto"/>
            <w:noWrap/>
            <w:vAlign w:val="bottom"/>
            <w:hideMark/>
          </w:tcPr>
          <w:p w14:paraId="3060493B" w14:textId="77777777" w:rsidR="00A821C6" w:rsidRPr="006412D6" w:rsidRDefault="00A821C6" w:rsidP="00AE0599">
            <w:r w:rsidRPr="006412D6">
              <w:t>x"00a4"</w:t>
            </w:r>
          </w:p>
        </w:tc>
        <w:tc>
          <w:tcPr>
            <w:tcW w:w="2080" w:type="dxa"/>
            <w:tcBorders>
              <w:top w:val="nil"/>
              <w:left w:val="nil"/>
              <w:bottom w:val="single" w:sz="4" w:space="0" w:color="auto"/>
              <w:right w:val="single" w:sz="4" w:space="0" w:color="auto"/>
            </w:tcBorders>
            <w:shd w:val="clear" w:color="auto" w:fill="auto"/>
            <w:noWrap/>
            <w:vAlign w:val="bottom"/>
            <w:hideMark/>
          </w:tcPr>
          <w:p w14:paraId="78E62962" w14:textId="77777777" w:rsidR="00A821C6" w:rsidRPr="006412D6" w:rsidRDefault="00A821C6" w:rsidP="00AE0599">
            <w:r w:rsidRPr="006412D6">
              <w:t>10100110</w:t>
            </w:r>
          </w:p>
        </w:tc>
      </w:tr>
      <w:tr w:rsidR="00A821C6" w:rsidRPr="006412D6" w14:paraId="65D5080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D91B2CA" w14:textId="77777777" w:rsidR="00A821C6" w:rsidRPr="006412D6" w:rsidRDefault="00A821C6" w:rsidP="00AE0599">
            <w:r w:rsidRPr="006412D6">
              <w:t>a6</w:t>
            </w:r>
          </w:p>
        </w:tc>
        <w:tc>
          <w:tcPr>
            <w:tcW w:w="1020" w:type="dxa"/>
            <w:tcBorders>
              <w:top w:val="nil"/>
              <w:left w:val="nil"/>
              <w:bottom w:val="single" w:sz="4" w:space="0" w:color="auto"/>
              <w:right w:val="single" w:sz="4" w:space="0" w:color="auto"/>
            </w:tcBorders>
            <w:shd w:val="clear" w:color="auto" w:fill="auto"/>
            <w:noWrap/>
            <w:vAlign w:val="bottom"/>
            <w:hideMark/>
          </w:tcPr>
          <w:p w14:paraId="5984D7D5" w14:textId="77777777" w:rsidR="00A821C6" w:rsidRPr="006412D6" w:rsidRDefault="00A821C6" w:rsidP="00AE0599">
            <w:r w:rsidRPr="006412D6">
              <w:t>x"00a5"</w:t>
            </w:r>
          </w:p>
        </w:tc>
        <w:tc>
          <w:tcPr>
            <w:tcW w:w="2080" w:type="dxa"/>
            <w:tcBorders>
              <w:top w:val="nil"/>
              <w:left w:val="nil"/>
              <w:bottom w:val="single" w:sz="4" w:space="0" w:color="auto"/>
              <w:right w:val="single" w:sz="4" w:space="0" w:color="auto"/>
            </w:tcBorders>
            <w:shd w:val="clear" w:color="auto" w:fill="auto"/>
            <w:noWrap/>
            <w:vAlign w:val="bottom"/>
            <w:hideMark/>
          </w:tcPr>
          <w:p w14:paraId="5858E84F" w14:textId="77777777" w:rsidR="00A821C6" w:rsidRPr="006412D6" w:rsidRDefault="00A821C6" w:rsidP="00AE0599">
            <w:r w:rsidRPr="006412D6">
              <w:t>10100111</w:t>
            </w:r>
          </w:p>
        </w:tc>
      </w:tr>
      <w:tr w:rsidR="00A821C6" w:rsidRPr="006412D6" w14:paraId="1580E2B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8A29D09" w14:textId="77777777" w:rsidR="00A821C6" w:rsidRPr="006412D6" w:rsidRDefault="00A821C6" w:rsidP="00AE0599">
            <w:r w:rsidRPr="006412D6">
              <w:t>a7</w:t>
            </w:r>
          </w:p>
        </w:tc>
        <w:tc>
          <w:tcPr>
            <w:tcW w:w="1020" w:type="dxa"/>
            <w:tcBorders>
              <w:top w:val="nil"/>
              <w:left w:val="nil"/>
              <w:bottom w:val="single" w:sz="4" w:space="0" w:color="auto"/>
              <w:right w:val="single" w:sz="4" w:space="0" w:color="auto"/>
            </w:tcBorders>
            <w:shd w:val="clear" w:color="auto" w:fill="auto"/>
            <w:noWrap/>
            <w:vAlign w:val="bottom"/>
            <w:hideMark/>
          </w:tcPr>
          <w:p w14:paraId="516F3298" w14:textId="77777777" w:rsidR="00A821C6" w:rsidRPr="006412D6" w:rsidRDefault="00A821C6" w:rsidP="00AE0599">
            <w:r w:rsidRPr="006412D6">
              <w:t>x"00a6"</w:t>
            </w:r>
          </w:p>
        </w:tc>
        <w:tc>
          <w:tcPr>
            <w:tcW w:w="2080" w:type="dxa"/>
            <w:tcBorders>
              <w:top w:val="nil"/>
              <w:left w:val="nil"/>
              <w:bottom w:val="single" w:sz="4" w:space="0" w:color="auto"/>
              <w:right w:val="single" w:sz="4" w:space="0" w:color="auto"/>
            </w:tcBorders>
            <w:shd w:val="clear" w:color="auto" w:fill="auto"/>
            <w:noWrap/>
            <w:vAlign w:val="bottom"/>
            <w:hideMark/>
          </w:tcPr>
          <w:p w14:paraId="31F4C045" w14:textId="77777777" w:rsidR="00A821C6" w:rsidRPr="006412D6" w:rsidRDefault="00A821C6" w:rsidP="00AE0599">
            <w:r w:rsidRPr="006412D6">
              <w:t>10101000</w:t>
            </w:r>
          </w:p>
        </w:tc>
      </w:tr>
      <w:tr w:rsidR="00A821C6" w:rsidRPr="006412D6" w14:paraId="7BC7535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C877E66" w14:textId="77777777" w:rsidR="00A821C6" w:rsidRPr="006412D6" w:rsidRDefault="00A821C6" w:rsidP="00AE0599">
            <w:r w:rsidRPr="006412D6">
              <w:t>a8</w:t>
            </w:r>
          </w:p>
        </w:tc>
        <w:tc>
          <w:tcPr>
            <w:tcW w:w="1020" w:type="dxa"/>
            <w:tcBorders>
              <w:top w:val="nil"/>
              <w:left w:val="nil"/>
              <w:bottom w:val="single" w:sz="4" w:space="0" w:color="auto"/>
              <w:right w:val="single" w:sz="4" w:space="0" w:color="auto"/>
            </w:tcBorders>
            <w:shd w:val="clear" w:color="auto" w:fill="auto"/>
            <w:noWrap/>
            <w:vAlign w:val="bottom"/>
            <w:hideMark/>
          </w:tcPr>
          <w:p w14:paraId="4508CDB2" w14:textId="77777777" w:rsidR="00A821C6" w:rsidRPr="006412D6" w:rsidRDefault="00A821C6" w:rsidP="00AE0599">
            <w:r w:rsidRPr="006412D6">
              <w:t>x"00a7"</w:t>
            </w:r>
          </w:p>
        </w:tc>
        <w:tc>
          <w:tcPr>
            <w:tcW w:w="2080" w:type="dxa"/>
            <w:tcBorders>
              <w:top w:val="nil"/>
              <w:left w:val="nil"/>
              <w:bottom w:val="single" w:sz="4" w:space="0" w:color="auto"/>
              <w:right w:val="single" w:sz="4" w:space="0" w:color="auto"/>
            </w:tcBorders>
            <w:shd w:val="clear" w:color="auto" w:fill="auto"/>
            <w:noWrap/>
            <w:vAlign w:val="bottom"/>
            <w:hideMark/>
          </w:tcPr>
          <w:p w14:paraId="7DC7F9CE" w14:textId="77777777" w:rsidR="00A821C6" w:rsidRPr="006412D6" w:rsidRDefault="00A821C6" w:rsidP="00AE0599">
            <w:r w:rsidRPr="006412D6">
              <w:t>10101001</w:t>
            </w:r>
          </w:p>
        </w:tc>
      </w:tr>
      <w:tr w:rsidR="00A821C6" w:rsidRPr="006412D6" w14:paraId="105768D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8D5F69F" w14:textId="77777777" w:rsidR="00A821C6" w:rsidRPr="006412D6" w:rsidRDefault="00A821C6" w:rsidP="00AE0599">
            <w:r w:rsidRPr="006412D6">
              <w:t>a9</w:t>
            </w:r>
          </w:p>
        </w:tc>
        <w:tc>
          <w:tcPr>
            <w:tcW w:w="1020" w:type="dxa"/>
            <w:tcBorders>
              <w:top w:val="nil"/>
              <w:left w:val="nil"/>
              <w:bottom w:val="single" w:sz="4" w:space="0" w:color="auto"/>
              <w:right w:val="single" w:sz="4" w:space="0" w:color="auto"/>
            </w:tcBorders>
            <w:shd w:val="clear" w:color="auto" w:fill="auto"/>
            <w:noWrap/>
            <w:vAlign w:val="bottom"/>
            <w:hideMark/>
          </w:tcPr>
          <w:p w14:paraId="3362F187" w14:textId="77777777" w:rsidR="00A821C6" w:rsidRPr="006412D6" w:rsidRDefault="00A821C6" w:rsidP="00AE0599">
            <w:r w:rsidRPr="006412D6">
              <w:t>x"00a8"</w:t>
            </w:r>
          </w:p>
        </w:tc>
        <w:tc>
          <w:tcPr>
            <w:tcW w:w="2080" w:type="dxa"/>
            <w:tcBorders>
              <w:top w:val="nil"/>
              <w:left w:val="nil"/>
              <w:bottom w:val="single" w:sz="4" w:space="0" w:color="auto"/>
              <w:right w:val="single" w:sz="4" w:space="0" w:color="auto"/>
            </w:tcBorders>
            <w:shd w:val="clear" w:color="auto" w:fill="auto"/>
            <w:noWrap/>
            <w:vAlign w:val="bottom"/>
            <w:hideMark/>
          </w:tcPr>
          <w:p w14:paraId="75D8919F" w14:textId="77777777" w:rsidR="00A821C6" w:rsidRPr="006412D6" w:rsidRDefault="00A821C6" w:rsidP="00AE0599">
            <w:r w:rsidRPr="006412D6">
              <w:t>10101010</w:t>
            </w:r>
          </w:p>
        </w:tc>
      </w:tr>
      <w:tr w:rsidR="00A821C6" w:rsidRPr="006412D6" w14:paraId="1C0564B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45DBF20" w14:textId="77777777" w:rsidR="00A821C6" w:rsidRPr="006412D6" w:rsidRDefault="00A821C6" w:rsidP="00AE0599">
            <w:r w:rsidRPr="006412D6">
              <w:t>aa</w:t>
            </w:r>
          </w:p>
        </w:tc>
        <w:tc>
          <w:tcPr>
            <w:tcW w:w="1020" w:type="dxa"/>
            <w:tcBorders>
              <w:top w:val="nil"/>
              <w:left w:val="nil"/>
              <w:bottom w:val="single" w:sz="4" w:space="0" w:color="auto"/>
              <w:right w:val="single" w:sz="4" w:space="0" w:color="auto"/>
            </w:tcBorders>
            <w:shd w:val="clear" w:color="auto" w:fill="auto"/>
            <w:noWrap/>
            <w:vAlign w:val="bottom"/>
            <w:hideMark/>
          </w:tcPr>
          <w:p w14:paraId="1B79D8E3" w14:textId="77777777" w:rsidR="00A821C6" w:rsidRPr="006412D6" w:rsidRDefault="00A821C6" w:rsidP="00AE0599">
            <w:r w:rsidRPr="006412D6">
              <w:t>x"00a9"</w:t>
            </w:r>
          </w:p>
        </w:tc>
        <w:tc>
          <w:tcPr>
            <w:tcW w:w="2080" w:type="dxa"/>
            <w:tcBorders>
              <w:top w:val="nil"/>
              <w:left w:val="nil"/>
              <w:bottom w:val="single" w:sz="4" w:space="0" w:color="auto"/>
              <w:right w:val="single" w:sz="4" w:space="0" w:color="auto"/>
            </w:tcBorders>
            <w:shd w:val="clear" w:color="auto" w:fill="auto"/>
            <w:noWrap/>
            <w:vAlign w:val="bottom"/>
            <w:hideMark/>
          </w:tcPr>
          <w:p w14:paraId="2C824107" w14:textId="77777777" w:rsidR="00A821C6" w:rsidRPr="006412D6" w:rsidRDefault="00A821C6" w:rsidP="00AE0599">
            <w:r w:rsidRPr="006412D6">
              <w:t>10101011</w:t>
            </w:r>
          </w:p>
        </w:tc>
      </w:tr>
      <w:tr w:rsidR="00A821C6" w:rsidRPr="006412D6" w14:paraId="6EF8E9C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5F66D2C" w14:textId="77777777" w:rsidR="00A821C6" w:rsidRPr="006412D6" w:rsidRDefault="00A821C6" w:rsidP="00AE0599">
            <w:r w:rsidRPr="006412D6">
              <w:t>ab</w:t>
            </w:r>
          </w:p>
        </w:tc>
        <w:tc>
          <w:tcPr>
            <w:tcW w:w="1020" w:type="dxa"/>
            <w:tcBorders>
              <w:top w:val="nil"/>
              <w:left w:val="nil"/>
              <w:bottom w:val="single" w:sz="4" w:space="0" w:color="auto"/>
              <w:right w:val="single" w:sz="4" w:space="0" w:color="auto"/>
            </w:tcBorders>
            <w:shd w:val="clear" w:color="auto" w:fill="auto"/>
            <w:noWrap/>
            <w:vAlign w:val="bottom"/>
            <w:hideMark/>
          </w:tcPr>
          <w:p w14:paraId="29C6E18A" w14:textId="77777777" w:rsidR="00A821C6" w:rsidRPr="006412D6" w:rsidRDefault="00A821C6" w:rsidP="00AE0599">
            <w:r w:rsidRPr="006412D6">
              <w:t>x"00aa"</w:t>
            </w:r>
          </w:p>
        </w:tc>
        <w:tc>
          <w:tcPr>
            <w:tcW w:w="2080" w:type="dxa"/>
            <w:tcBorders>
              <w:top w:val="nil"/>
              <w:left w:val="nil"/>
              <w:bottom w:val="single" w:sz="4" w:space="0" w:color="auto"/>
              <w:right w:val="single" w:sz="4" w:space="0" w:color="auto"/>
            </w:tcBorders>
            <w:shd w:val="clear" w:color="auto" w:fill="auto"/>
            <w:noWrap/>
            <w:vAlign w:val="bottom"/>
            <w:hideMark/>
          </w:tcPr>
          <w:p w14:paraId="4DC73995" w14:textId="77777777" w:rsidR="00A821C6" w:rsidRPr="006412D6" w:rsidRDefault="00A821C6" w:rsidP="00AE0599">
            <w:r w:rsidRPr="006412D6">
              <w:t>10101100</w:t>
            </w:r>
          </w:p>
        </w:tc>
      </w:tr>
      <w:tr w:rsidR="00A821C6" w:rsidRPr="006412D6" w14:paraId="414A5BA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E2DA9FF" w14:textId="77777777" w:rsidR="00A821C6" w:rsidRPr="006412D6" w:rsidRDefault="00A821C6" w:rsidP="00AE0599">
            <w:r w:rsidRPr="006412D6">
              <w:t>ac</w:t>
            </w:r>
          </w:p>
        </w:tc>
        <w:tc>
          <w:tcPr>
            <w:tcW w:w="1020" w:type="dxa"/>
            <w:tcBorders>
              <w:top w:val="nil"/>
              <w:left w:val="nil"/>
              <w:bottom w:val="single" w:sz="4" w:space="0" w:color="auto"/>
              <w:right w:val="single" w:sz="4" w:space="0" w:color="auto"/>
            </w:tcBorders>
            <w:shd w:val="clear" w:color="auto" w:fill="auto"/>
            <w:noWrap/>
            <w:vAlign w:val="bottom"/>
            <w:hideMark/>
          </w:tcPr>
          <w:p w14:paraId="18DF7DB8" w14:textId="77777777" w:rsidR="00A821C6" w:rsidRPr="006412D6" w:rsidRDefault="00A821C6" w:rsidP="00AE0599">
            <w:r w:rsidRPr="006412D6">
              <w:t>x"00ab"</w:t>
            </w:r>
          </w:p>
        </w:tc>
        <w:tc>
          <w:tcPr>
            <w:tcW w:w="2080" w:type="dxa"/>
            <w:tcBorders>
              <w:top w:val="nil"/>
              <w:left w:val="nil"/>
              <w:bottom w:val="single" w:sz="4" w:space="0" w:color="auto"/>
              <w:right w:val="single" w:sz="4" w:space="0" w:color="auto"/>
            </w:tcBorders>
            <w:shd w:val="clear" w:color="auto" w:fill="auto"/>
            <w:noWrap/>
            <w:vAlign w:val="bottom"/>
            <w:hideMark/>
          </w:tcPr>
          <w:p w14:paraId="50E6CCC4" w14:textId="77777777" w:rsidR="00A821C6" w:rsidRPr="006412D6" w:rsidRDefault="00A821C6" w:rsidP="00AE0599">
            <w:r w:rsidRPr="006412D6">
              <w:t>10101101</w:t>
            </w:r>
          </w:p>
        </w:tc>
      </w:tr>
      <w:tr w:rsidR="00A821C6" w:rsidRPr="006412D6" w14:paraId="4C65322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AA4D49" w14:textId="77777777" w:rsidR="00A821C6" w:rsidRPr="006412D6" w:rsidRDefault="00A821C6" w:rsidP="00AE0599">
            <w:r w:rsidRPr="006412D6">
              <w:t>ad</w:t>
            </w:r>
          </w:p>
        </w:tc>
        <w:tc>
          <w:tcPr>
            <w:tcW w:w="1020" w:type="dxa"/>
            <w:tcBorders>
              <w:top w:val="nil"/>
              <w:left w:val="nil"/>
              <w:bottom w:val="single" w:sz="4" w:space="0" w:color="auto"/>
              <w:right w:val="single" w:sz="4" w:space="0" w:color="auto"/>
            </w:tcBorders>
            <w:shd w:val="clear" w:color="auto" w:fill="auto"/>
            <w:noWrap/>
            <w:vAlign w:val="bottom"/>
            <w:hideMark/>
          </w:tcPr>
          <w:p w14:paraId="0C63D7E4" w14:textId="77777777" w:rsidR="00A821C6" w:rsidRPr="006412D6" w:rsidRDefault="00A821C6" w:rsidP="00AE0599">
            <w:r w:rsidRPr="006412D6">
              <w:t>x"00ac"</w:t>
            </w:r>
          </w:p>
        </w:tc>
        <w:tc>
          <w:tcPr>
            <w:tcW w:w="2080" w:type="dxa"/>
            <w:tcBorders>
              <w:top w:val="nil"/>
              <w:left w:val="nil"/>
              <w:bottom w:val="single" w:sz="4" w:space="0" w:color="auto"/>
              <w:right w:val="single" w:sz="4" w:space="0" w:color="auto"/>
            </w:tcBorders>
            <w:shd w:val="clear" w:color="auto" w:fill="auto"/>
            <w:noWrap/>
            <w:vAlign w:val="bottom"/>
            <w:hideMark/>
          </w:tcPr>
          <w:p w14:paraId="6D5E0EA8" w14:textId="77777777" w:rsidR="00A821C6" w:rsidRPr="006412D6" w:rsidRDefault="00A821C6" w:rsidP="00AE0599">
            <w:r w:rsidRPr="006412D6">
              <w:t>10101110</w:t>
            </w:r>
          </w:p>
        </w:tc>
      </w:tr>
      <w:tr w:rsidR="00A821C6" w:rsidRPr="006412D6" w14:paraId="7E99D6C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141C407" w14:textId="77777777" w:rsidR="00A821C6" w:rsidRPr="006412D6" w:rsidRDefault="00A821C6" w:rsidP="00AE0599">
            <w:r w:rsidRPr="006412D6">
              <w:t>ae</w:t>
            </w:r>
          </w:p>
        </w:tc>
        <w:tc>
          <w:tcPr>
            <w:tcW w:w="1020" w:type="dxa"/>
            <w:tcBorders>
              <w:top w:val="nil"/>
              <w:left w:val="nil"/>
              <w:bottom w:val="single" w:sz="4" w:space="0" w:color="auto"/>
              <w:right w:val="single" w:sz="4" w:space="0" w:color="auto"/>
            </w:tcBorders>
            <w:shd w:val="clear" w:color="auto" w:fill="auto"/>
            <w:noWrap/>
            <w:vAlign w:val="bottom"/>
            <w:hideMark/>
          </w:tcPr>
          <w:p w14:paraId="330A33C9" w14:textId="77777777" w:rsidR="00A821C6" w:rsidRPr="006412D6" w:rsidRDefault="00A821C6" w:rsidP="00AE0599">
            <w:r w:rsidRPr="006412D6">
              <w:t>x"00ad"</w:t>
            </w:r>
          </w:p>
        </w:tc>
        <w:tc>
          <w:tcPr>
            <w:tcW w:w="2080" w:type="dxa"/>
            <w:tcBorders>
              <w:top w:val="nil"/>
              <w:left w:val="nil"/>
              <w:bottom w:val="single" w:sz="4" w:space="0" w:color="auto"/>
              <w:right w:val="single" w:sz="4" w:space="0" w:color="auto"/>
            </w:tcBorders>
            <w:shd w:val="clear" w:color="auto" w:fill="auto"/>
            <w:noWrap/>
            <w:vAlign w:val="bottom"/>
            <w:hideMark/>
          </w:tcPr>
          <w:p w14:paraId="2971676F" w14:textId="77777777" w:rsidR="00A821C6" w:rsidRPr="006412D6" w:rsidRDefault="00A821C6" w:rsidP="00AE0599">
            <w:r w:rsidRPr="006412D6">
              <w:t>10101111</w:t>
            </w:r>
          </w:p>
        </w:tc>
      </w:tr>
      <w:tr w:rsidR="00A821C6" w:rsidRPr="006412D6" w14:paraId="14ECF9F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ED08440" w14:textId="77777777" w:rsidR="00A821C6" w:rsidRPr="006412D6" w:rsidRDefault="00A821C6" w:rsidP="00AE0599">
            <w:r w:rsidRPr="006412D6">
              <w:t>af</w:t>
            </w:r>
          </w:p>
        </w:tc>
        <w:tc>
          <w:tcPr>
            <w:tcW w:w="1020" w:type="dxa"/>
            <w:tcBorders>
              <w:top w:val="nil"/>
              <w:left w:val="nil"/>
              <w:bottom w:val="single" w:sz="4" w:space="0" w:color="auto"/>
              <w:right w:val="single" w:sz="4" w:space="0" w:color="auto"/>
            </w:tcBorders>
            <w:shd w:val="clear" w:color="auto" w:fill="auto"/>
            <w:noWrap/>
            <w:vAlign w:val="bottom"/>
            <w:hideMark/>
          </w:tcPr>
          <w:p w14:paraId="506E78DF" w14:textId="77777777" w:rsidR="00A821C6" w:rsidRPr="006412D6" w:rsidRDefault="00A821C6" w:rsidP="00AE0599">
            <w:r w:rsidRPr="006412D6">
              <w:t>x"00ae"</w:t>
            </w:r>
          </w:p>
        </w:tc>
        <w:tc>
          <w:tcPr>
            <w:tcW w:w="2080" w:type="dxa"/>
            <w:tcBorders>
              <w:top w:val="nil"/>
              <w:left w:val="nil"/>
              <w:bottom w:val="single" w:sz="4" w:space="0" w:color="auto"/>
              <w:right w:val="single" w:sz="4" w:space="0" w:color="auto"/>
            </w:tcBorders>
            <w:shd w:val="clear" w:color="auto" w:fill="auto"/>
            <w:noWrap/>
            <w:vAlign w:val="bottom"/>
            <w:hideMark/>
          </w:tcPr>
          <w:p w14:paraId="391FD2F6" w14:textId="77777777" w:rsidR="00A821C6" w:rsidRPr="006412D6" w:rsidRDefault="00A821C6" w:rsidP="00AE0599">
            <w:r w:rsidRPr="006412D6">
              <w:t>10110000</w:t>
            </w:r>
          </w:p>
        </w:tc>
      </w:tr>
      <w:tr w:rsidR="00A821C6" w:rsidRPr="006412D6" w14:paraId="477D032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23D4C78" w14:textId="77777777" w:rsidR="00A821C6" w:rsidRPr="006412D6" w:rsidRDefault="00A821C6" w:rsidP="00AE0599">
            <w:r w:rsidRPr="006412D6">
              <w:t>b0</w:t>
            </w:r>
          </w:p>
        </w:tc>
        <w:tc>
          <w:tcPr>
            <w:tcW w:w="1020" w:type="dxa"/>
            <w:tcBorders>
              <w:top w:val="nil"/>
              <w:left w:val="nil"/>
              <w:bottom w:val="single" w:sz="4" w:space="0" w:color="auto"/>
              <w:right w:val="single" w:sz="4" w:space="0" w:color="auto"/>
            </w:tcBorders>
            <w:shd w:val="clear" w:color="auto" w:fill="auto"/>
            <w:noWrap/>
            <w:vAlign w:val="bottom"/>
            <w:hideMark/>
          </w:tcPr>
          <w:p w14:paraId="64AB8117" w14:textId="77777777" w:rsidR="00A821C6" w:rsidRPr="006412D6" w:rsidRDefault="00A821C6" w:rsidP="00AE0599">
            <w:r w:rsidRPr="006412D6">
              <w:t>x"00af"</w:t>
            </w:r>
          </w:p>
        </w:tc>
        <w:tc>
          <w:tcPr>
            <w:tcW w:w="2080" w:type="dxa"/>
            <w:tcBorders>
              <w:top w:val="nil"/>
              <w:left w:val="nil"/>
              <w:bottom w:val="single" w:sz="4" w:space="0" w:color="auto"/>
              <w:right w:val="single" w:sz="4" w:space="0" w:color="auto"/>
            </w:tcBorders>
            <w:shd w:val="clear" w:color="auto" w:fill="auto"/>
            <w:noWrap/>
            <w:vAlign w:val="bottom"/>
            <w:hideMark/>
          </w:tcPr>
          <w:p w14:paraId="228445F8" w14:textId="77777777" w:rsidR="00A821C6" w:rsidRPr="006412D6" w:rsidRDefault="00A821C6" w:rsidP="00AE0599">
            <w:r w:rsidRPr="006412D6">
              <w:t>10110001</w:t>
            </w:r>
          </w:p>
        </w:tc>
      </w:tr>
      <w:tr w:rsidR="00A821C6" w:rsidRPr="006412D6" w14:paraId="2B572C5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1EFA526" w14:textId="77777777" w:rsidR="00A821C6" w:rsidRPr="006412D6" w:rsidRDefault="00A821C6" w:rsidP="00AE0599">
            <w:r w:rsidRPr="006412D6">
              <w:t>b1</w:t>
            </w:r>
          </w:p>
        </w:tc>
        <w:tc>
          <w:tcPr>
            <w:tcW w:w="1020" w:type="dxa"/>
            <w:tcBorders>
              <w:top w:val="nil"/>
              <w:left w:val="nil"/>
              <w:bottom w:val="single" w:sz="4" w:space="0" w:color="auto"/>
              <w:right w:val="single" w:sz="4" w:space="0" w:color="auto"/>
            </w:tcBorders>
            <w:shd w:val="clear" w:color="auto" w:fill="auto"/>
            <w:noWrap/>
            <w:vAlign w:val="bottom"/>
            <w:hideMark/>
          </w:tcPr>
          <w:p w14:paraId="019F6771" w14:textId="77777777" w:rsidR="00A821C6" w:rsidRPr="006412D6" w:rsidRDefault="00A821C6" w:rsidP="00AE0599">
            <w:r w:rsidRPr="006412D6">
              <w:t>x"00b0"</w:t>
            </w:r>
          </w:p>
        </w:tc>
        <w:tc>
          <w:tcPr>
            <w:tcW w:w="2080" w:type="dxa"/>
            <w:tcBorders>
              <w:top w:val="nil"/>
              <w:left w:val="nil"/>
              <w:bottom w:val="single" w:sz="4" w:space="0" w:color="auto"/>
              <w:right w:val="single" w:sz="4" w:space="0" w:color="auto"/>
            </w:tcBorders>
            <w:shd w:val="clear" w:color="auto" w:fill="auto"/>
            <w:noWrap/>
            <w:vAlign w:val="bottom"/>
            <w:hideMark/>
          </w:tcPr>
          <w:p w14:paraId="5B501C36" w14:textId="77777777" w:rsidR="00A821C6" w:rsidRPr="006412D6" w:rsidRDefault="00A821C6" w:rsidP="00AE0599">
            <w:r w:rsidRPr="006412D6">
              <w:t>10110010</w:t>
            </w:r>
          </w:p>
        </w:tc>
      </w:tr>
      <w:tr w:rsidR="00A821C6" w:rsidRPr="006412D6" w14:paraId="1010C7A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A4DF4E7" w14:textId="77777777" w:rsidR="00A821C6" w:rsidRPr="006412D6" w:rsidRDefault="00A821C6" w:rsidP="00AE0599">
            <w:r w:rsidRPr="006412D6">
              <w:t>b2</w:t>
            </w:r>
          </w:p>
        </w:tc>
        <w:tc>
          <w:tcPr>
            <w:tcW w:w="1020" w:type="dxa"/>
            <w:tcBorders>
              <w:top w:val="nil"/>
              <w:left w:val="nil"/>
              <w:bottom w:val="single" w:sz="4" w:space="0" w:color="auto"/>
              <w:right w:val="single" w:sz="4" w:space="0" w:color="auto"/>
            </w:tcBorders>
            <w:shd w:val="clear" w:color="auto" w:fill="auto"/>
            <w:noWrap/>
            <w:vAlign w:val="bottom"/>
            <w:hideMark/>
          </w:tcPr>
          <w:p w14:paraId="2BB92B32" w14:textId="77777777" w:rsidR="00A821C6" w:rsidRPr="006412D6" w:rsidRDefault="00A821C6" w:rsidP="00AE0599">
            <w:r w:rsidRPr="006412D6">
              <w:t>x"00b1"</w:t>
            </w:r>
          </w:p>
        </w:tc>
        <w:tc>
          <w:tcPr>
            <w:tcW w:w="2080" w:type="dxa"/>
            <w:tcBorders>
              <w:top w:val="nil"/>
              <w:left w:val="nil"/>
              <w:bottom w:val="single" w:sz="4" w:space="0" w:color="auto"/>
              <w:right w:val="single" w:sz="4" w:space="0" w:color="auto"/>
            </w:tcBorders>
            <w:shd w:val="clear" w:color="auto" w:fill="auto"/>
            <w:noWrap/>
            <w:vAlign w:val="bottom"/>
            <w:hideMark/>
          </w:tcPr>
          <w:p w14:paraId="79BAD881" w14:textId="77777777" w:rsidR="00A821C6" w:rsidRPr="006412D6" w:rsidRDefault="00A821C6" w:rsidP="00AE0599">
            <w:r w:rsidRPr="006412D6">
              <w:t>10110011</w:t>
            </w:r>
          </w:p>
        </w:tc>
      </w:tr>
      <w:tr w:rsidR="00A821C6" w:rsidRPr="006412D6" w14:paraId="69430DF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EC8E03B" w14:textId="77777777" w:rsidR="00A821C6" w:rsidRPr="006412D6" w:rsidRDefault="00A821C6" w:rsidP="00AE0599">
            <w:r w:rsidRPr="006412D6">
              <w:t>b3</w:t>
            </w:r>
          </w:p>
        </w:tc>
        <w:tc>
          <w:tcPr>
            <w:tcW w:w="1020" w:type="dxa"/>
            <w:tcBorders>
              <w:top w:val="nil"/>
              <w:left w:val="nil"/>
              <w:bottom w:val="single" w:sz="4" w:space="0" w:color="auto"/>
              <w:right w:val="single" w:sz="4" w:space="0" w:color="auto"/>
            </w:tcBorders>
            <w:shd w:val="clear" w:color="auto" w:fill="auto"/>
            <w:noWrap/>
            <w:vAlign w:val="bottom"/>
            <w:hideMark/>
          </w:tcPr>
          <w:p w14:paraId="2B4F33F7" w14:textId="77777777" w:rsidR="00A821C6" w:rsidRPr="006412D6" w:rsidRDefault="00A821C6" w:rsidP="00AE0599">
            <w:r w:rsidRPr="006412D6">
              <w:t>x"00b2"</w:t>
            </w:r>
          </w:p>
        </w:tc>
        <w:tc>
          <w:tcPr>
            <w:tcW w:w="2080" w:type="dxa"/>
            <w:tcBorders>
              <w:top w:val="nil"/>
              <w:left w:val="nil"/>
              <w:bottom w:val="single" w:sz="4" w:space="0" w:color="auto"/>
              <w:right w:val="single" w:sz="4" w:space="0" w:color="auto"/>
            </w:tcBorders>
            <w:shd w:val="clear" w:color="auto" w:fill="auto"/>
            <w:noWrap/>
            <w:vAlign w:val="bottom"/>
            <w:hideMark/>
          </w:tcPr>
          <w:p w14:paraId="18896060" w14:textId="77777777" w:rsidR="00A821C6" w:rsidRPr="006412D6" w:rsidRDefault="00A821C6" w:rsidP="00AE0599">
            <w:r w:rsidRPr="006412D6">
              <w:t>10110100</w:t>
            </w:r>
          </w:p>
        </w:tc>
      </w:tr>
      <w:tr w:rsidR="00A821C6" w:rsidRPr="006412D6" w14:paraId="1146A56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C7B23A1" w14:textId="77777777" w:rsidR="00A821C6" w:rsidRPr="006412D6" w:rsidRDefault="00A821C6" w:rsidP="00AE0599">
            <w:r w:rsidRPr="006412D6">
              <w:t>b4</w:t>
            </w:r>
          </w:p>
        </w:tc>
        <w:tc>
          <w:tcPr>
            <w:tcW w:w="1020" w:type="dxa"/>
            <w:tcBorders>
              <w:top w:val="nil"/>
              <w:left w:val="nil"/>
              <w:bottom w:val="single" w:sz="4" w:space="0" w:color="auto"/>
              <w:right w:val="single" w:sz="4" w:space="0" w:color="auto"/>
            </w:tcBorders>
            <w:shd w:val="clear" w:color="auto" w:fill="auto"/>
            <w:noWrap/>
            <w:vAlign w:val="bottom"/>
            <w:hideMark/>
          </w:tcPr>
          <w:p w14:paraId="2B12B719" w14:textId="77777777" w:rsidR="00A821C6" w:rsidRPr="006412D6" w:rsidRDefault="00A821C6" w:rsidP="00AE0599">
            <w:r w:rsidRPr="006412D6">
              <w:t>x"00b3"</w:t>
            </w:r>
          </w:p>
        </w:tc>
        <w:tc>
          <w:tcPr>
            <w:tcW w:w="2080" w:type="dxa"/>
            <w:tcBorders>
              <w:top w:val="nil"/>
              <w:left w:val="nil"/>
              <w:bottom w:val="single" w:sz="4" w:space="0" w:color="auto"/>
              <w:right w:val="single" w:sz="4" w:space="0" w:color="auto"/>
            </w:tcBorders>
            <w:shd w:val="clear" w:color="auto" w:fill="auto"/>
            <w:noWrap/>
            <w:vAlign w:val="bottom"/>
            <w:hideMark/>
          </w:tcPr>
          <w:p w14:paraId="08070B3C" w14:textId="77777777" w:rsidR="00A821C6" w:rsidRPr="006412D6" w:rsidRDefault="00A821C6" w:rsidP="00AE0599">
            <w:r w:rsidRPr="006412D6">
              <w:t>10110101</w:t>
            </w:r>
          </w:p>
        </w:tc>
      </w:tr>
      <w:tr w:rsidR="00A821C6" w:rsidRPr="006412D6" w14:paraId="269C655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E4471DA" w14:textId="77777777" w:rsidR="00A821C6" w:rsidRPr="006412D6" w:rsidRDefault="00A821C6" w:rsidP="00AE0599">
            <w:r w:rsidRPr="006412D6">
              <w:t>b5</w:t>
            </w:r>
          </w:p>
        </w:tc>
        <w:tc>
          <w:tcPr>
            <w:tcW w:w="1020" w:type="dxa"/>
            <w:tcBorders>
              <w:top w:val="nil"/>
              <w:left w:val="nil"/>
              <w:bottom w:val="single" w:sz="4" w:space="0" w:color="auto"/>
              <w:right w:val="single" w:sz="4" w:space="0" w:color="auto"/>
            </w:tcBorders>
            <w:shd w:val="clear" w:color="auto" w:fill="auto"/>
            <w:noWrap/>
            <w:vAlign w:val="bottom"/>
            <w:hideMark/>
          </w:tcPr>
          <w:p w14:paraId="02D0A7B1" w14:textId="77777777" w:rsidR="00A821C6" w:rsidRPr="006412D6" w:rsidRDefault="00A821C6" w:rsidP="00AE0599">
            <w:r w:rsidRPr="006412D6">
              <w:t>x"00b4"</w:t>
            </w:r>
          </w:p>
        </w:tc>
        <w:tc>
          <w:tcPr>
            <w:tcW w:w="2080" w:type="dxa"/>
            <w:tcBorders>
              <w:top w:val="nil"/>
              <w:left w:val="nil"/>
              <w:bottom w:val="single" w:sz="4" w:space="0" w:color="auto"/>
              <w:right w:val="single" w:sz="4" w:space="0" w:color="auto"/>
            </w:tcBorders>
            <w:shd w:val="clear" w:color="auto" w:fill="auto"/>
            <w:noWrap/>
            <w:vAlign w:val="bottom"/>
            <w:hideMark/>
          </w:tcPr>
          <w:p w14:paraId="19BDEF92" w14:textId="77777777" w:rsidR="00A821C6" w:rsidRPr="006412D6" w:rsidRDefault="00A821C6" w:rsidP="00AE0599">
            <w:r w:rsidRPr="006412D6">
              <w:t>10110110</w:t>
            </w:r>
          </w:p>
        </w:tc>
      </w:tr>
      <w:tr w:rsidR="00A821C6" w:rsidRPr="006412D6" w14:paraId="5A76B62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8E8BF61" w14:textId="77777777" w:rsidR="00A821C6" w:rsidRPr="006412D6" w:rsidRDefault="00A821C6" w:rsidP="00AE0599">
            <w:r w:rsidRPr="006412D6">
              <w:t>b6</w:t>
            </w:r>
          </w:p>
        </w:tc>
        <w:tc>
          <w:tcPr>
            <w:tcW w:w="1020" w:type="dxa"/>
            <w:tcBorders>
              <w:top w:val="nil"/>
              <w:left w:val="nil"/>
              <w:bottom w:val="single" w:sz="4" w:space="0" w:color="auto"/>
              <w:right w:val="single" w:sz="4" w:space="0" w:color="auto"/>
            </w:tcBorders>
            <w:shd w:val="clear" w:color="auto" w:fill="auto"/>
            <w:noWrap/>
            <w:vAlign w:val="bottom"/>
            <w:hideMark/>
          </w:tcPr>
          <w:p w14:paraId="7402C0FB" w14:textId="77777777" w:rsidR="00A821C6" w:rsidRPr="006412D6" w:rsidRDefault="00A821C6" w:rsidP="00AE0599">
            <w:r w:rsidRPr="006412D6">
              <w:t>x"00b5"</w:t>
            </w:r>
          </w:p>
        </w:tc>
        <w:tc>
          <w:tcPr>
            <w:tcW w:w="2080" w:type="dxa"/>
            <w:tcBorders>
              <w:top w:val="nil"/>
              <w:left w:val="nil"/>
              <w:bottom w:val="single" w:sz="4" w:space="0" w:color="auto"/>
              <w:right w:val="single" w:sz="4" w:space="0" w:color="auto"/>
            </w:tcBorders>
            <w:shd w:val="clear" w:color="auto" w:fill="auto"/>
            <w:noWrap/>
            <w:vAlign w:val="bottom"/>
            <w:hideMark/>
          </w:tcPr>
          <w:p w14:paraId="28B247BC" w14:textId="77777777" w:rsidR="00A821C6" w:rsidRPr="006412D6" w:rsidRDefault="00A821C6" w:rsidP="00AE0599">
            <w:r w:rsidRPr="006412D6">
              <w:t>10110111</w:t>
            </w:r>
          </w:p>
        </w:tc>
      </w:tr>
      <w:tr w:rsidR="00A821C6" w:rsidRPr="006412D6" w14:paraId="752B446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7372BF2" w14:textId="77777777" w:rsidR="00A821C6" w:rsidRPr="006412D6" w:rsidRDefault="00A821C6" w:rsidP="00AE0599">
            <w:r w:rsidRPr="006412D6">
              <w:t>b7</w:t>
            </w:r>
          </w:p>
        </w:tc>
        <w:tc>
          <w:tcPr>
            <w:tcW w:w="1020" w:type="dxa"/>
            <w:tcBorders>
              <w:top w:val="nil"/>
              <w:left w:val="nil"/>
              <w:bottom w:val="single" w:sz="4" w:space="0" w:color="auto"/>
              <w:right w:val="single" w:sz="4" w:space="0" w:color="auto"/>
            </w:tcBorders>
            <w:shd w:val="clear" w:color="auto" w:fill="auto"/>
            <w:noWrap/>
            <w:vAlign w:val="bottom"/>
            <w:hideMark/>
          </w:tcPr>
          <w:p w14:paraId="3A9DAFB7" w14:textId="77777777" w:rsidR="00A821C6" w:rsidRPr="006412D6" w:rsidRDefault="00A821C6" w:rsidP="00AE0599">
            <w:r w:rsidRPr="006412D6">
              <w:t>x"00b6"</w:t>
            </w:r>
          </w:p>
        </w:tc>
        <w:tc>
          <w:tcPr>
            <w:tcW w:w="2080" w:type="dxa"/>
            <w:tcBorders>
              <w:top w:val="nil"/>
              <w:left w:val="nil"/>
              <w:bottom w:val="single" w:sz="4" w:space="0" w:color="auto"/>
              <w:right w:val="single" w:sz="4" w:space="0" w:color="auto"/>
            </w:tcBorders>
            <w:shd w:val="clear" w:color="auto" w:fill="auto"/>
            <w:noWrap/>
            <w:vAlign w:val="bottom"/>
            <w:hideMark/>
          </w:tcPr>
          <w:p w14:paraId="4E6AE04A" w14:textId="77777777" w:rsidR="00A821C6" w:rsidRPr="006412D6" w:rsidRDefault="00A821C6" w:rsidP="00AE0599">
            <w:r w:rsidRPr="006412D6">
              <w:t>10111000</w:t>
            </w:r>
          </w:p>
        </w:tc>
      </w:tr>
      <w:tr w:rsidR="00A821C6" w:rsidRPr="006412D6" w14:paraId="1F4E800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7ED3017" w14:textId="77777777" w:rsidR="00A821C6" w:rsidRPr="006412D6" w:rsidRDefault="00A821C6" w:rsidP="00AE0599">
            <w:r w:rsidRPr="006412D6">
              <w:t>b8</w:t>
            </w:r>
          </w:p>
        </w:tc>
        <w:tc>
          <w:tcPr>
            <w:tcW w:w="1020" w:type="dxa"/>
            <w:tcBorders>
              <w:top w:val="nil"/>
              <w:left w:val="nil"/>
              <w:bottom w:val="single" w:sz="4" w:space="0" w:color="auto"/>
              <w:right w:val="single" w:sz="4" w:space="0" w:color="auto"/>
            </w:tcBorders>
            <w:shd w:val="clear" w:color="auto" w:fill="auto"/>
            <w:noWrap/>
            <w:vAlign w:val="bottom"/>
            <w:hideMark/>
          </w:tcPr>
          <w:p w14:paraId="015AAD37" w14:textId="77777777" w:rsidR="00A821C6" w:rsidRPr="006412D6" w:rsidRDefault="00A821C6" w:rsidP="00AE0599">
            <w:r w:rsidRPr="006412D6">
              <w:t>x"00b7"</w:t>
            </w:r>
          </w:p>
        </w:tc>
        <w:tc>
          <w:tcPr>
            <w:tcW w:w="2080" w:type="dxa"/>
            <w:tcBorders>
              <w:top w:val="nil"/>
              <w:left w:val="nil"/>
              <w:bottom w:val="single" w:sz="4" w:space="0" w:color="auto"/>
              <w:right w:val="single" w:sz="4" w:space="0" w:color="auto"/>
            </w:tcBorders>
            <w:shd w:val="clear" w:color="auto" w:fill="auto"/>
            <w:noWrap/>
            <w:vAlign w:val="bottom"/>
            <w:hideMark/>
          </w:tcPr>
          <w:p w14:paraId="0EB3B5B4" w14:textId="77777777" w:rsidR="00A821C6" w:rsidRPr="006412D6" w:rsidRDefault="00A821C6" w:rsidP="00AE0599">
            <w:r w:rsidRPr="006412D6">
              <w:t>10111001</w:t>
            </w:r>
          </w:p>
        </w:tc>
      </w:tr>
      <w:tr w:rsidR="00A821C6" w:rsidRPr="006412D6" w14:paraId="369E015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1915B87" w14:textId="77777777" w:rsidR="00A821C6" w:rsidRPr="006412D6" w:rsidRDefault="00A821C6" w:rsidP="00AE0599">
            <w:r w:rsidRPr="006412D6">
              <w:t>b9</w:t>
            </w:r>
          </w:p>
        </w:tc>
        <w:tc>
          <w:tcPr>
            <w:tcW w:w="1020" w:type="dxa"/>
            <w:tcBorders>
              <w:top w:val="nil"/>
              <w:left w:val="nil"/>
              <w:bottom w:val="single" w:sz="4" w:space="0" w:color="auto"/>
              <w:right w:val="single" w:sz="4" w:space="0" w:color="auto"/>
            </w:tcBorders>
            <w:shd w:val="clear" w:color="auto" w:fill="auto"/>
            <w:noWrap/>
            <w:vAlign w:val="bottom"/>
            <w:hideMark/>
          </w:tcPr>
          <w:p w14:paraId="60710BDE" w14:textId="77777777" w:rsidR="00A821C6" w:rsidRPr="006412D6" w:rsidRDefault="00A821C6" w:rsidP="00AE0599">
            <w:r w:rsidRPr="006412D6">
              <w:t>x"00b8"</w:t>
            </w:r>
          </w:p>
        </w:tc>
        <w:tc>
          <w:tcPr>
            <w:tcW w:w="2080" w:type="dxa"/>
            <w:tcBorders>
              <w:top w:val="nil"/>
              <w:left w:val="nil"/>
              <w:bottom w:val="single" w:sz="4" w:space="0" w:color="auto"/>
              <w:right w:val="single" w:sz="4" w:space="0" w:color="auto"/>
            </w:tcBorders>
            <w:shd w:val="clear" w:color="auto" w:fill="auto"/>
            <w:noWrap/>
            <w:vAlign w:val="bottom"/>
            <w:hideMark/>
          </w:tcPr>
          <w:p w14:paraId="6BE12038" w14:textId="77777777" w:rsidR="00A821C6" w:rsidRPr="006412D6" w:rsidRDefault="00A821C6" w:rsidP="00AE0599">
            <w:r w:rsidRPr="006412D6">
              <w:t>10111010</w:t>
            </w:r>
          </w:p>
        </w:tc>
      </w:tr>
      <w:tr w:rsidR="00A821C6" w:rsidRPr="006412D6" w14:paraId="25A62C3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6A5A617" w14:textId="77777777" w:rsidR="00A821C6" w:rsidRPr="006412D6" w:rsidRDefault="00A821C6" w:rsidP="00AE0599">
            <w:r w:rsidRPr="006412D6">
              <w:t>ba</w:t>
            </w:r>
          </w:p>
        </w:tc>
        <w:tc>
          <w:tcPr>
            <w:tcW w:w="1020" w:type="dxa"/>
            <w:tcBorders>
              <w:top w:val="nil"/>
              <w:left w:val="nil"/>
              <w:bottom w:val="single" w:sz="4" w:space="0" w:color="auto"/>
              <w:right w:val="single" w:sz="4" w:space="0" w:color="auto"/>
            </w:tcBorders>
            <w:shd w:val="clear" w:color="auto" w:fill="auto"/>
            <w:noWrap/>
            <w:vAlign w:val="bottom"/>
            <w:hideMark/>
          </w:tcPr>
          <w:p w14:paraId="7BE1B17E" w14:textId="77777777" w:rsidR="00A821C6" w:rsidRPr="006412D6" w:rsidRDefault="00A821C6" w:rsidP="00AE0599">
            <w:r w:rsidRPr="006412D6">
              <w:t>x"00b9"</w:t>
            </w:r>
          </w:p>
        </w:tc>
        <w:tc>
          <w:tcPr>
            <w:tcW w:w="2080" w:type="dxa"/>
            <w:tcBorders>
              <w:top w:val="nil"/>
              <w:left w:val="nil"/>
              <w:bottom w:val="single" w:sz="4" w:space="0" w:color="auto"/>
              <w:right w:val="single" w:sz="4" w:space="0" w:color="auto"/>
            </w:tcBorders>
            <w:shd w:val="clear" w:color="auto" w:fill="auto"/>
            <w:noWrap/>
            <w:vAlign w:val="bottom"/>
            <w:hideMark/>
          </w:tcPr>
          <w:p w14:paraId="1C63399E" w14:textId="77777777" w:rsidR="00A821C6" w:rsidRPr="006412D6" w:rsidRDefault="00A821C6" w:rsidP="00AE0599">
            <w:r w:rsidRPr="006412D6">
              <w:t>10111011</w:t>
            </w:r>
          </w:p>
        </w:tc>
      </w:tr>
      <w:tr w:rsidR="00A821C6" w:rsidRPr="006412D6" w14:paraId="12F6DE6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2FA9D81" w14:textId="77777777" w:rsidR="00A821C6" w:rsidRPr="006412D6" w:rsidRDefault="00A821C6" w:rsidP="00AE0599">
            <w:r w:rsidRPr="006412D6">
              <w:t>bb</w:t>
            </w:r>
          </w:p>
        </w:tc>
        <w:tc>
          <w:tcPr>
            <w:tcW w:w="1020" w:type="dxa"/>
            <w:tcBorders>
              <w:top w:val="nil"/>
              <w:left w:val="nil"/>
              <w:bottom w:val="single" w:sz="4" w:space="0" w:color="auto"/>
              <w:right w:val="single" w:sz="4" w:space="0" w:color="auto"/>
            </w:tcBorders>
            <w:shd w:val="clear" w:color="auto" w:fill="auto"/>
            <w:noWrap/>
            <w:vAlign w:val="bottom"/>
            <w:hideMark/>
          </w:tcPr>
          <w:p w14:paraId="13795D2B" w14:textId="77777777" w:rsidR="00A821C6" w:rsidRPr="006412D6" w:rsidRDefault="00A821C6" w:rsidP="00AE0599">
            <w:r w:rsidRPr="006412D6">
              <w:t>x"00ba"</w:t>
            </w:r>
          </w:p>
        </w:tc>
        <w:tc>
          <w:tcPr>
            <w:tcW w:w="2080" w:type="dxa"/>
            <w:tcBorders>
              <w:top w:val="nil"/>
              <w:left w:val="nil"/>
              <w:bottom w:val="single" w:sz="4" w:space="0" w:color="auto"/>
              <w:right w:val="single" w:sz="4" w:space="0" w:color="auto"/>
            </w:tcBorders>
            <w:shd w:val="clear" w:color="auto" w:fill="auto"/>
            <w:noWrap/>
            <w:vAlign w:val="bottom"/>
            <w:hideMark/>
          </w:tcPr>
          <w:p w14:paraId="31F8057A" w14:textId="77777777" w:rsidR="00A821C6" w:rsidRPr="006412D6" w:rsidRDefault="00A821C6" w:rsidP="00AE0599">
            <w:r w:rsidRPr="006412D6">
              <w:t>10111100</w:t>
            </w:r>
          </w:p>
        </w:tc>
      </w:tr>
      <w:tr w:rsidR="00A821C6" w:rsidRPr="006412D6" w14:paraId="1D5D490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3BF0164" w14:textId="77777777" w:rsidR="00A821C6" w:rsidRPr="006412D6" w:rsidRDefault="00A821C6" w:rsidP="00AE0599">
            <w:r w:rsidRPr="006412D6">
              <w:lastRenderedPageBreak/>
              <w:t>bc</w:t>
            </w:r>
          </w:p>
        </w:tc>
        <w:tc>
          <w:tcPr>
            <w:tcW w:w="1020" w:type="dxa"/>
            <w:tcBorders>
              <w:top w:val="nil"/>
              <w:left w:val="nil"/>
              <w:bottom w:val="single" w:sz="4" w:space="0" w:color="auto"/>
              <w:right w:val="single" w:sz="4" w:space="0" w:color="auto"/>
            </w:tcBorders>
            <w:shd w:val="clear" w:color="auto" w:fill="auto"/>
            <w:noWrap/>
            <w:vAlign w:val="bottom"/>
            <w:hideMark/>
          </w:tcPr>
          <w:p w14:paraId="71A52959" w14:textId="77777777" w:rsidR="00A821C6" w:rsidRPr="006412D6" w:rsidRDefault="00A821C6" w:rsidP="00AE0599">
            <w:r w:rsidRPr="006412D6">
              <w:t>x"00bb"</w:t>
            </w:r>
          </w:p>
        </w:tc>
        <w:tc>
          <w:tcPr>
            <w:tcW w:w="2080" w:type="dxa"/>
            <w:tcBorders>
              <w:top w:val="nil"/>
              <w:left w:val="nil"/>
              <w:bottom w:val="single" w:sz="4" w:space="0" w:color="auto"/>
              <w:right w:val="single" w:sz="4" w:space="0" w:color="auto"/>
            </w:tcBorders>
            <w:shd w:val="clear" w:color="auto" w:fill="auto"/>
            <w:noWrap/>
            <w:vAlign w:val="bottom"/>
            <w:hideMark/>
          </w:tcPr>
          <w:p w14:paraId="68303B3C" w14:textId="77777777" w:rsidR="00A821C6" w:rsidRPr="006412D6" w:rsidRDefault="00A821C6" w:rsidP="00AE0599">
            <w:r w:rsidRPr="006412D6">
              <w:t>10111101</w:t>
            </w:r>
          </w:p>
        </w:tc>
      </w:tr>
      <w:tr w:rsidR="00A821C6" w:rsidRPr="006412D6" w14:paraId="62E17A9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EC7A8C0" w14:textId="77777777" w:rsidR="00A821C6" w:rsidRPr="006412D6" w:rsidRDefault="00A821C6" w:rsidP="00AE0599">
            <w:r w:rsidRPr="006412D6">
              <w:t>bd</w:t>
            </w:r>
          </w:p>
        </w:tc>
        <w:tc>
          <w:tcPr>
            <w:tcW w:w="1020" w:type="dxa"/>
            <w:tcBorders>
              <w:top w:val="nil"/>
              <w:left w:val="nil"/>
              <w:bottom w:val="single" w:sz="4" w:space="0" w:color="auto"/>
              <w:right w:val="single" w:sz="4" w:space="0" w:color="auto"/>
            </w:tcBorders>
            <w:shd w:val="clear" w:color="auto" w:fill="auto"/>
            <w:noWrap/>
            <w:vAlign w:val="bottom"/>
            <w:hideMark/>
          </w:tcPr>
          <w:p w14:paraId="6CA1965A" w14:textId="77777777" w:rsidR="00A821C6" w:rsidRPr="006412D6" w:rsidRDefault="00A821C6" w:rsidP="00AE0599">
            <w:r w:rsidRPr="006412D6">
              <w:t>x"00bc"</w:t>
            </w:r>
          </w:p>
        </w:tc>
        <w:tc>
          <w:tcPr>
            <w:tcW w:w="2080" w:type="dxa"/>
            <w:tcBorders>
              <w:top w:val="nil"/>
              <w:left w:val="nil"/>
              <w:bottom w:val="single" w:sz="4" w:space="0" w:color="auto"/>
              <w:right w:val="single" w:sz="4" w:space="0" w:color="auto"/>
            </w:tcBorders>
            <w:shd w:val="clear" w:color="auto" w:fill="auto"/>
            <w:noWrap/>
            <w:vAlign w:val="bottom"/>
            <w:hideMark/>
          </w:tcPr>
          <w:p w14:paraId="0E11FB47" w14:textId="77777777" w:rsidR="00A821C6" w:rsidRPr="006412D6" w:rsidRDefault="00A821C6" w:rsidP="00AE0599">
            <w:r w:rsidRPr="006412D6">
              <w:t>10111110</w:t>
            </w:r>
          </w:p>
        </w:tc>
      </w:tr>
      <w:tr w:rsidR="00A821C6" w:rsidRPr="006412D6" w14:paraId="7098525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F286AE9" w14:textId="77777777" w:rsidR="00A821C6" w:rsidRPr="006412D6" w:rsidRDefault="00A821C6" w:rsidP="00AE0599">
            <w:r w:rsidRPr="006412D6">
              <w:t>be</w:t>
            </w:r>
          </w:p>
        </w:tc>
        <w:tc>
          <w:tcPr>
            <w:tcW w:w="1020" w:type="dxa"/>
            <w:tcBorders>
              <w:top w:val="nil"/>
              <w:left w:val="nil"/>
              <w:bottom w:val="single" w:sz="4" w:space="0" w:color="auto"/>
              <w:right w:val="single" w:sz="4" w:space="0" w:color="auto"/>
            </w:tcBorders>
            <w:shd w:val="clear" w:color="auto" w:fill="auto"/>
            <w:noWrap/>
            <w:vAlign w:val="bottom"/>
            <w:hideMark/>
          </w:tcPr>
          <w:p w14:paraId="4C9A631B" w14:textId="77777777" w:rsidR="00A821C6" w:rsidRPr="006412D6" w:rsidRDefault="00A821C6" w:rsidP="00AE0599">
            <w:r w:rsidRPr="006412D6">
              <w:t>x"00bd"</w:t>
            </w:r>
          </w:p>
        </w:tc>
        <w:tc>
          <w:tcPr>
            <w:tcW w:w="2080" w:type="dxa"/>
            <w:tcBorders>
              <w:top w:val="nil"/>
              <w:left w:val="nil"/>
              <w:bottom w:val="single" w:sz="4" w:space="0" w:color="auto"/>
              <w:right w:val="single" w:sz="4" w:space="0" w:color="auto"/>
            </w:tcBorders>
            <w:shd w:val="clear" w:color="auto" w:fill="auto"/>
            <w:noWrap/>
            <w:vAlign w:val="bottom"/>
            <w:hideMark/>
          </w:tcPr>
          <w:p w14:paraId="59D8E364" w14:textId="77777777" w:rsidR="00A821C6" w:rsidRPr="006412D6" w:rsidRDefault="00A821C6" w:rsidP="00AE0599">
            <w:r w:rsidRPr="006412D6">
              <w:t>10111111</w:t>
            </w:r>
          </w:p>
        </w:tc>
      </w:tr>
      <w:tr w:rsidR="00A821C6" w:rsidRPr="006412D6" w14:paraId="4E38122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E9B935F" w14:textId="77777777" w:rsidR="00A821C6" w:rsidRPr="006412D6" w:rsidRDefault="00A821C6" w:rsidP="00AE0599">
            <w:r w:rsidRPr="006412D6">
              <w:t>bf</w:t>
            </w:r>
          </w:p>
        </w:tc>
        <w:tc>
          <w:tcPr>
            <w:tcW w:w="1020" w:type="dxa"/>
            <w:tcBorders>
              <w:top w:val="nil"/>
              <w:left w:val="nil"/>
              <w:bottom w:val="single" w:sz="4" w:space="0" w:color="auto"/>
              <w:right w:val="single" w:sz="4" w:space="0" w:color="auto"/>
            </w:tcBorders>
            <w:shd w:val="clear" w:color="auto" w:fill="auto"/>
            <w:noWrap/>
            <w:vAlign w:val="bottom"/>
            <w:hideMark/>
          </w:tcPr>
          <w:p w14:paraId="51716D2A" w14:textId="77777777" w:rsidR="00A821C6" w:rsidRPr="006412D6" w:rsidRDefault="00A821C6" w:rsidP="00AE0599">
            <w:r w:rsidRPr="006412D6">
              <w:t>x"00be"</w:t>
            </w:r>
          </w:p>
        </w:tc>
        <w:tc>
          <w:tcPr>
            <w:tcW w:w="2080" w:type="dxa"/>
            <w:tcBorders>
              <w:top w:val="nil"/>
              <w:left w:val="nil"/>
              <w:bottom w:val="single" w:sz="4" w:space="0" w:color="auto"/>
              <w:right w:val="single" w:sz="4" w:space="0" w:color="auto"/>
            </w:tcBorders>
            <w:shd w:val="clear" w:color="auto" w:fill="auto"/>
            <w:noWrap/>
            <w:vAlign w:val="bottom"/>
            <w:hideMark/>
          </w:tcPr>
          <w:p w14:paraId="0775D34E" w14:textId="77777777" w:rsidR="00A821C6" w:rsidRPr="006412D6" w:rsidRDefault="00A821C6" w:rsidP="00AE0599">
            <w:r w:rsidRPr="006412D6">
              <w:t>11000000</w:t>
            </w:r>
          </w:p>
        </w:tc>
      </w:tr>
      <w:tr w:rsidR="00A821C6" w:rsidRPr="006412D6" w14:paraId="540144D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81D528F" w14:textId="77777777" w:rsidR="00A821C6" w:rsidRPr="006412D6" w:rsidRDefault="00A821C6" w:rsidP="00AE0599">
            <w:r w:rsidRPr="006412D6">
              <w:t>c0</w:t>
            </w:r>
          </w:p>
        </w:tc>
        <w:tc>
          <w:tcPr>
            <w:tcW w:w="1020" w:type="dxa"/>
            <w:tcBorders>
              <w:top w:val="nil"/>
              <w:left w:val="nil"/>
              <w:bottom w:val="single" w:sz="4" w:space="0" w:color="auto"/>
              <w:right w:val="single" w:sz="4" w:space="0" w:color="auto"/>
            </w:tcBorders>
            <w:shd w:val="clear" w:color="auto" w:fill="auto"/>
            <w:noWrap/>
            <w:vAlign w:val="bottom"/>
            <w:hideMark/>
          </w:tcPr>
          <w:p w14:paraId="77F52378" w14:textId="77777777" w:rsidR="00A821C6" w:rsidRPr="006412D6" w:rsidRDefault="00A821C6" w:rsidP="00AE0599">
            <w:r w:rsidRPr="006412D6">
              <w:t>x"00bf"</w:t>
            </w:r>
          </w:p>
        </w:tc>
        <w:tc>
          <w:tcPr>
            <w:tcW w:w="2080" w:type="dxa"/>
            <w:tcBorders>
              <w:top w:val="nil"/>
              <w:left w:val="nil"/>
              <w:bottom w:val="single" w:sz="4" w:space="0" w:color="auto"/>
              <w:right w:val="single" w:sz="4" w:space="0" w:color="auto"/>
            </w:tcBorders>
            <w:shd w:val="clear" w:color="auto" w:fill="auto"/>
            <w:noWrap/>
            <w:vAlign w:val="bottom"/>
            <w:hideMark/>
          </w:tcPr>
          <w:p w14:paraId="125EA589" w14:textId="77777777" w:rsidR="00A821C6" w:rsidRPr="006412D6" w:rsidRDefault="00A821C6" w:rsidP="00AE0599">
            <w:r w:rsidRPr="006412D6">
              <w:t>11000001</w:t>
            </w:r>
          </w:p>
        </w:tc>
      </w:tr>
      <w:tr w:rsidR="00A821C6" w:rsidRPr="006412D6" w14:paraId="3B8AB82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FBA1424" w14:textId="77777777" w:rsidR="00A821C6" w:rsidRPr="006412D6" w:rsidRDefault="00A821C6" w:rsidP="00AE0599">
            <w:r w:rsidRPr="006412D6">
              <w:t>c1</w:t>
            </w:r>
          </w:p>
        </w:tc>
        <w:tc>
          <w:tcPr>
            <w:tcW w:w="1020" w:type="dxa"/>
            <w:tcBorders>
              <w:top w:val="nil"/>
              <w:left w:val="nil"/>
              <w:bottom w:val="single" w:sz="4" w:space="0" w:color="auto"/>
              <w:right w:val="single" w:sz="4" w:space="0" w:color="auto"/>
            </w:tcBorders>
            <w:shd w:val="clear" w:color="auto" w:fill="auto"/>
            <w:noWrap/>
            <w:vAlign w:val="bottom"/>
            <w:hideMark/>
          </w:tcPr>
          <w:p w14:paraId="30A3797A" w14:textId="77777777" w:rsidR="00A821C6" w:rsidRPr="006412D6" w:rsidRDefault="00A821C6" w:rsidP="00AE0599">
            <w:r w:rsidRPr="006412D6">
              <w:t>x"00c0"</w:t>
            </w:r>
          </w:p>
        </w:tc>
        <w:tc>
          <w:tcPr>
            <w:tcW w:w="2080" w:type="dxa"/>
            <w:tcBorders>
              <w:top w:val="nil"/>
              <w:left w:val="nil"/>
              <w:bottom w:val="single" w:sz="4" w:space="0" w:color="auto"/>
              <w:right w:val="single" w:sz="4" w:space="0" w:color="auto"/>
            </w:tcBorders>
            <w:shd w:val="clear" w:color="auto" w:fill="auto"/>
            <w:noWrap/>
            <w:vAlign w:val="bottom"/>
            <w:hideMark/>
          </w:tcPr>
          <w:p w14:paraId="0A781357" w14:textId="77777777" w:rsidR="00A821C6" w:rsidRPr="006412D6" w:rsidRDefault="00A821C6" w:rsidP="00AE0599">
            <w:r w:rsidRPr="006412D6">
              <w:t>11000010</w:t>
            </w:r>
          </w:p>
        </w:tc>
      </w:tr>
      <w:tr w:rsidR="00A821C6" w:rsidRPr="006412D6" w14:paraId="7A0A2DB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3C7E8A4" w14:textId="77777777" w:rsidR="00A821C6" w:rsidRPr="006412D6" w:rsidRDefault="00A821C6" w:rsidP="00AE0599">
            <w:r w:rsidRPr="006412D6">
              <w:t>c2</w:t>
            </w:r>
          </w:p>
        </w:tc>
        <w:tc>
          <w:tcPr>
            <w:tcW w:w="1020" w:type="dxa"/>
            <w:tcBorders>
              <w:top w:val="nil"/>
              <w:left w:val="nil"/>
              <w:bottom w:val="single" w:sz="4" w:space="0" w:color="auto"/>
              <w:right w:val="single" w:sz="4" w:space="0" w:color="auto"/>
            </w:tcBorders>
            <w:shd w:val="clear" w:color="auto" w:fill="auto"/>
            <w:noWrap/>
            <w:vAlign w:val="bottom"/>
            <w:hideMark/>
          </w:tcPr>
          <w:p w14:paraId="3734BD10" w14:textId="77777777" w:rsidR="00A821C6" w:rsidRPr="006412D6" w:rsidRDefault="00A821C6" w:rsidP="00AE0599">
            <w:r w:rsidRPr="006412D6">
              <w:t>x"00c1"</w:t>
            </w:r>
          </w:p>
        </w:tc>
        <w:tc>
          <w:tcPr>
            <w:tcW w:w="2080" w:type="dxa"/>
            <w:tcBorders>
              <w:top w:val="nil"/>
              <w:left w:val="nil"/>
              <w:bottom w:val="single" w:sz="4" w:space="0" w:color="auto"/>
              <w:right w:val="single" w:sz="4" w:space="0" w:color="auto"/>
            </w:tcBorders>
            <w:shd w:val="clear" w:color="auto" w:fill="auto"/>
            <w:noWrap/>
            <w:vAlign w:val="bottom"/>
            <w:hideMark/>
          </w:tcPr>
          <w:p w14:paraId="7D45CE59" w14:textId="77777777" w:rsidR="00A821C6" w:rsidRPr="006412D6" w:rsidRDefault="00A821C6" w:rsidP="00AE0599">
            <w:r w:rsidRPr="006412D6">
              <w:t>11000011</w:t>
            </w:r>
          </w:p>
        </w:tc>
      </w:tr>
      <w:tr w:rsidR="00A821C6" w:rsidRPr="006412D6" w14:paraId="63D0D97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3895372" w14:textId="77777777" w:rsidR="00A821C6" w:rsidRPr="006412D6" w:rsidRDefault="00A821C6" w:rsidP="00AE0599">
            <w:r w:rsidRPr="006412D6">
              <w:t>c3</w:t>
            </w:r>
          </w:p>
        </w:tc>
        <w:tc>
          <w:tcPr>
            <w:tcW w:w="1020" w:type="dxa"/>
            <w:tcBorders>
              <w:top w:val="nil"/>
              <w:left w:val="nil"/>
              <w:bottom w:val="single" w:sz="4" w:space="0" w:color="auto"/>
              <w:right w:val="single" w:sz="4" w:space="0" w:color="auto"/>
            </w:tcBorders>
            <w:shd w:val="clear" w:color="auto" w:fill="auto"/>
            <w:noWrap/>
            <w:vAlign w:val="bottom"/>
            <w:hideMark/>
          </w:tcPr>
          <w:p w14:paraId="765327A2" w14:textId="77777777" w:rsidR="00A821C6" w:rsidRPr="006412D6" w:rsidRDefault="00A821C6" w:rsidP="00AE0599">
            <w:r w:rsidRPr="006412D6">
              <w:t>x"00c2"</w:t>
            </w:r>
          </w:p>
        </w:tc>
        <w:tc>
          <w:tcPr>
            <w:tcW w:w="2080" w:type="dxa"/>
            <w:tcBorders>
              <w:top w:val="nil"/>
              <w:left w:val="nil"/>
              <w:bottom w:val="single" w:sz="4" w:space="0" w:color="auto"/>
              <w:right w:val="single" w:sz="4" w:space="0" w:color="auto"/>
            </w:tcBorders>
            <w:shd w:val="clear" w:color="auto" w:fill="auto"/>
            <w:noWrap/>
            <w:vAlign w:val="bottom"/>
            <w:hideMark/>
          </w:tcPr>
          <w:p w14:paraId="6F246F5B" w14:textId="77777777" w:rsidR="00A821C6" w:rsidRPr="006412D6" w:rsidRDefault="00A821C6" w:rsidP="00AE0599">
            <w:r w:rsidRPr="006412D6">
              <w:t>11000100</w:t>
            </w:r>
          </w:p>
        </w:tc>
      </w:tr>
      <w:tr w:rsidR="00A821C6" w:rsidRPr="006412D6" w14:paraId="74EB92E7"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E346BBF" w14:textId="77777777" w:rsidR="00A821C6" w:rsidRPr="006412D6" w:rsidRDefault="00A821C6" w:rsidP="00AE0599">
            <w:r w:rsidRPr="006412D6">
              <w:t>c4</w:t>
            </w:r>
          </w:p>
        </w:tc>
        <w:tc>
          <w:tcPr>
            <w:tcW w:w="1020" w:type="dxa"/>
            <w:tcBorders>
              <w:top w:val="nil"/>
              <w:left w:val="nil"/>
              <w:bottom w:val="single" w:sz="4" w:space="0" w:color="auto"/>
              <w:right w:val="single" w:sz="4" w:space="0" w:color="auto"/>
            </w:tcBorders>
            <w:shd w:val="clear" w:color="auto" w:fill="auto"/>
            <w:noWrap/>
            <w:vAlign w:val="bottom"/>
            <w:hideMark/>
          </w:tcPr>
          <w:p w14:paraId="1C166856" w14:textId="77777777" w:rsidR="00A821C6" w:rsidRPr="006412D6" w:rsidRDefault="00A821C6" w:rsidP="00AE0599">
            <w:r w:rsidRPr="006412D6">
              <w:t>x"00c3"</w:t>
            </w:r>
          </w:p>
        </w:tc>
        <w:tc>
          <w:tcPr>
            <w:tcW w:w="2080" w:type="dxa"/>
            <w:tcBorders>
              <w:top w:val="nil"/>
              <w:left w:val="nil"/>
              <w:bottom w:val="single" w:sz="4" w:space="0" w:color="auto"/>
              <w:right w:val="single" w:sz="4" w:space="0" w:color="auto"/>
            </w:tcBorders>
            <w:shd w:val="clear" w:color="auto" w:fill="auto"/>
            <w:noWrap/>
            <w:vAlign w:val="bottom"/>
            <w:hideMark/>
          </w:tcPr>
          <w:p w14:paraId="22AD7EF0" w14:textId="77777777" w:rsidR="00A821C6" w:rsidRPr="006412D6" w:rsidRDefault="00A821C6" w:rsidP="00AE0599">
            <w:r w:rsidRPr="006412D6">
              <w:t>11000101</w:t>
            </w:r>
          </w:p>
        </w:tc>
      </w:tr>
      <w:tr w:rsidR="00A821C6" w:rsidRPr="006412D6" w14:paraId="6C86910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C6FA055" w14:textId="77777777" w:rsidR="00A821C6" w:rsidRPr="006412D6" w:rsidRDefault="00A821C6" w:rsidP="00AE0599">
            <w:r w:rsidRPr="006412D6">
              <w:t>c5</w:t>
            </w:r>
          </w:p>
        </w:tc>
        <w:tc>
          <w:tcPr>
            <w:tcW w:w="1020" w:type="dxa"/>
            <w:tcBorders>
              <w:top w:val="nil"/>
              <w:left w:val="nil"/>
              <w:bottom w:val="single" w:sz="4" w:space="0" w:color="auto"/>
              <w:right w:val="single" w:sz="4" w:space="0" w:color="auto"/>
            </w:tcBorders>
            <w:shd w:val="clear" w:color="auto" w:fill="auto"/>
            <w:noWrap/>
            <w:vAlign w:val="bottom"/>
            <w:hideMark/>
          </w:tcPr>
          <w:p w14:paraId="31668C76" w14:textId="77777777" w:rsidR="00A821C6" w:rsidRPr="006412D6" w:rsidRDefault="00A821C6" w:rsidP="00AE0599">
            <w:r w:rsidRPr="006412D6">
              <w:t>x"00c4"</w:t>
            </w:r>
          </w:p>
        </w:tc>
        <w:tc>
          <w:tcPr>
            <w:tcW w:w="2080" w:type="dxa"/>
            <w:tcBorders>
              <w:top w:val="nil"/>
              <w:left w:val="nil"/>
              <w:bottom w:val="single" w:sz="4" w:space="0" w:color="auto"/>
              <w:right w:val="single" w:sz="4" w:space="0" w:color="auto"/>
            </w:tcBorders>
            <w:shd w:val="clear" w:color="auto" w:fill="auto"/>
            <w:noWrap/>
            <w:vAlign w:val="bottom"/>
            <w:hideMark/>
          </w:tcPr>
          <w:p w14:paraId="46274B75" w14:textId="77777777" w:rsidR="00A821C6" w:rsidRPr="006412D6" w:rsidRDefault="00A821C6" w:rsidP="00AE0599">
            <w:r w:rsidRPr="006412D6">
              <w:t>11000110</w:t>
            </w:r>
          </w:p>
        </w:tc>
      </w:tr>
      <w:tr w:rsidR="00A821C6" w:rsidRPr="006412D6" w14:paraId="5731149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175DAD6" w14:textId="77777777" w:rsidR="00A821C6" w:rsidRPr="006412D6" w:rsidRDefault="00A821C6" w:rsidP="00AE0599">
            <w:r w:rsidRPr="006412D6">
              <w:t>c6</w:t>
            </w:r>
          </w:p>
        </w:tc>
        <w:tc>
          <w:tcPr>
            <w:tcW w:w="1020" w:type="dxa"/>
            <w:tcBorders>
              <w:top w:val="nil"/>
              <w:left w:val="nil"/>
              <w:bottom w:val="single" w:sz="4" w:space="0" w:color="auto"/>
              <w:right w:val="single" w:sz="4" w:space="0" w:color="auto"/>
            </w:tcBorders>
            <w:shd w:val="clear" w:color="auto" w:fill="auto"/>
            <w:noWrap/>
            <w:vAlign w:val="bottom"/>
            <w:hideMark/>
          </w:tcPr>
          <w:p w14:paraId="215906CE" w14:textId="77777777" w:rsidR="00A821C6" w:rsidRPr="006412D6" w:rsidRDefault="00A821C6" w:rsidP="00AE0599">
            <w:r w:rsidRPr="006412D6">
              <w:t>x"00c5"</w:t>
            </w:r>
          </w:p>
        </w:tc>
        <w:tc>
          <w:tcPr>
            <w:tcW w:w="2080" w:type="dxa"/>
            <w:tcBorders>
              <w:top w:val="nil"/>
              <w:left w:val="nil"/>
              <w:bottom w:val="single" w:sz="4" w:space="0" w:color="auto"/>
              <w:right w:val="single" w:sz="4" w:space="0" w:color="auto"/>
            </w:tcBorders>
            <w:shd w:val="clear" w:color="auto" w:fill="auto"/>
            <w:noWrap/>
            <w:vAlign w:val="bottom"/>
            <w:hideMark/>
          </w:tcPr>
          <w:p w14:paraId="6F66D61D" w14:textId="77777777" w:rsidR="00A821C6" w:rsidRPr="006412D6" w:rsidRDefault="00A821C6" w:rsidP="00AE0599">
            <w:r w:rsidRPr="006412D6">
              <w:t>11000111</w:t>
            </w:r>
          </w:p>
        </w:tc>
      </w:tr>
      <w:tr w:rsidR="00A821C6" w:rsidRPr="006412D6" w14:paraId="05B8684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0F03622" w14:textId="77777777" w:rsidR="00A821C6" w:rsidRPr="006412D6" w:rsidRDefault="00A821C6" w:rsidP="00AE0599">
            <w:r w:rsidRPr="006412D6">
              <w:t>c7</w:t>
            </w:r>
          </w:p>
        </w:tc>
        <w:tc>
          <w:tcPr>
            <w:tcW w:w="1020" w:type="dxa"/>
            <w:tcBorders>
              <w:top w:val="nil"/>
              <w:left w:val="nil"/>
              <w:bottom w:val="single" w:sz="4" w:space="0" w:color="auto"/>
              <w:right w:val="single" w:sz="4" w:space="0" w:color="auto"/>
            </w:tcBorders>
            <w:shd w:val="clear" w:color="auto" w:fill="auto"/>
            <w:noWrap/>
            <w:vAlign w:val="bottom"/>
            <w:hideMark/>
          </w:tcPr>
          <w:p w14:paraId="6A597630" w14:textId="77777777" w:rsidR="00A821C6" w:rsidRPr="006412D6" w:rsidRDefault="00A821C6" w:rsidP="00AE0599">
            <w:r w:rsidRPr="006412D6">
              <w:t>x"00c6"</w:t>
            </w:r>
          </w:p>
        </w:tc>
        <w:tc>
          <w:tcPr>
            <w:tcW w:w="2080" w:type="dxa"/>
            <w:tcBorders>
              <w:top w:val="nil"/>
              <w:left w:val="nil"/>
              <w:bottom w:val="single" w:sz="4" w:space="0" w:color="auto"/>
              <w:right w:val="single" w:sz="4" w:space="0" w:color="auto"/>
            </w:tcBorders>
            <w:shd w:val="clear" w:color="auto" w:fill="auto"/>
            <w:noWrap/>
            <w:vAlign w:val="bottom"/>
            <w:hideMark/>
          </w:tcPr>
          <w:p w14:paraId="0518065A" w14:textId="77777777" w:rsidR="00A821C6" w:rsidRPr="006412D6" w:rsidRDefault="00A821C6" w:rsidP="00AE0599">
            <w:r w:rsidRPr="006412D6">
              <w:t>11001000</w:t>
            </w:r>
          </w:p>
        </w:tc>
      </w:tr>
      <w:tr w:rsidR="00A821C6" w:rsidRPr="006412D6" w14:paraId="740E776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E859E33" w14:textId="77777777" w:rsidR="00A821C6" w:rsidRPr="006412D6" w:rsidRDefault="00A821C6" w:rsidP="00AE0599">
            <w:r w:rsidRPr="006412D6">
              <w:t>c8</w:t>
            </w:r>
          </w:p>
        </w:tc>
        <w:tc>
          <w:tcPr>
            <w:tcW w:w="1020" w:type="dxa"/>
            <w:tcBorders>
              <w:top w:val="nil"/>
              <w:left w:val="nil"/>
              <w:bottom w:val="single" w:sz="4" w:space="0" w:color="auto"/>
              <w:right w:val="single" w:sz="4" w:space="0" w:color="auto"/>
            </w:tcBorders>
            <w:shd w:val="clear" w:color="auto" w:fill="auto"/>
            <w:noWrap/>
            <w:vAlign w:val="bottom"/>
            <w:hideMark/>
          </w:tcPr>
          <w:p w14:paraId="3712D0A9" w14:textId="77777777" w:rsidR="00A821C6" w:rsidRPr="006412D6" w:rsidRDefault="00A821C6" w:rsidP="00AE0599">
            <w:r w:rsidRPr="006412D6">
              <w:t>x"00c7"</w:t>
            </w:r>
          </w:p>
        </w:tc>
        <w:tc>
          <w:tcPr>
            <w:tcW w:w="2080" w:type="dxa"/>
            <w:tcBorders>
              <w:top w:val="nil"/>
              <w:left w:val="nil"/>
              <w:bottom w:val="single" w:sz="4" w:space="0" w:color="auto"/>
              <w:right w:val="single" w:sz="4" w:space="0" w:color="auto"/>
            </w:tcBorders>
            <w:shd w:val="clear" w:color="auto" w:fill="auto"/>
            <w:noWrap/>
            <w:vAlign w:val="bottom"/>
            <w:hideMark/>
          </w:tcPr>
          <w:p w14:paraId="67DBBDD5" w14:textId="77777777" w:rsidR="00A821C6" w:rsidRPr="006412D6" w:rsidRDefault="00A821C6" w:rsidP="00AE0599">
            <w:r w:rsidRPr="006412D6">
              <w:t>11001001</w:t>
            </w:r>
          </w:p>
        </w:tc>
      </w:tr>
      <w:tr w:rsidR="00A821C6" w:rsidRPr="006412D6" w14:paraId="6F02B6B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A08BC1B" w14:textId="77777777" w:rsidR="00A821C6" w:rsidRPr="006412D6" w:rsidRDefault="00A821C6" w:rsidP="00AE0599">
            <w:r w:rsidRPr="006412D6">
              <w:t>c9</w:t>
            </w:r>
          </w:p>
        </w:tc>
        <w:tc>
          <w:tcPr>
            <w:tcW w:w="1020" w:type="dxa"/>
            <w:tcBorders>
              <w:top w:val="nil"/>
              <w:left w:val="nil"/>
              <w:bottom w:val="single" w:sz="4" w:space="0" w:color="auto"/>
              <w:right w:val="single" w:sz="4" w:space="0" w:color="auto"/>
            </w:tcBorders>
            <w:shd w:val="clear" w:color="auto" w:fill="auto"/>
            <w:noWrap/>
            <w:vAlign w:val="bottom"/>
            <w:hideMark/>
          </w:tcPr>
          <w:p w14:paraId="6C254F77" w14:textId="77777777" w:rsidR="00A821C6" w:rsidRPr="006412D6" w:rsidRDefault="00A821C6" w:rsidP="00AE0599">
            <w:r w:rsidRPr="006412D6">
              <w:t>x"00c8"</w:t>
            </w:r>
          </w:p>
        </w:tc>
        <w:tc>
          <w:tcPr>
            <w:tcW w:w="2080" w:type="dxa"/>
            <w:tcBorders>
              <w:top w:val="nil"/>
              <w:left w:val="nil"/>
              <w:bottom w:val="single" w:sz="4" w:space="0" w:color="auto"/>
              <w:right w:val="single" w:sz="4" w:space="0" w:color="auto"/>
            </w:tcBorders>
            <w:shd w:val="clear" w:color="auto" w:fill="auto"/>
            <w:noWrap/>
            <w:vAlign w:val="bottom"/>
            <w:hideMark/>
          </w:tcPr>
          <w:p w14:paraId="6E668B81" w14:textId="77777777" w:rsidR="00A821C6" w:rsidRPr="006412D6" w:rsidRDefault="00A821C6" w:rsidP="00AE0599">
            <w:r w:rsidRPr="006412D6">
              <w:t>11001010</w:t>
            </w:r>
          </w:p>
        </w:tc>
      </w:tr>
      <w:tr w:rsidR="00A821C6" w:rsidRPr="006412D6" w14:paraId="52DF390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627949E" w14:textId="77777777" w:rsidR="00A821C6" w:rsidRPr="006412D6" w:rsidRDefault="00A821C6" w:rsidP="00AE0599">
            <w:r w:rsidRPr="006412D6">
              <w:t>ca</w:t>
            </w:r>
          </w:p>
        </w:tc>
        <w:tc>
          <w:tcPr>
            <w:tcW w:w="1020" w:type="dxa"/>
            <w:tcBorders>
              <w:top w:val="nil"/>
              <w:left w:val="nil"/>
              <w:bottom w:val="single" w:sz="4" w:space="0" w:color="auto"/>
              <w:right w:val="single" w:sz="4" w:space="0" w:color="auto"/>
            </w:tcBorders>
            <w:shd w:val="clear" w:color="auto" w:fill="auto"/>
            <w:noWrap/>
            <w:vAlign w:val="bottom"/>
            <w:hideMark/>
          </w:tcPr>
          <w:p w14:paraId="477D5607" w14:textId="77777777" w:rsidR="00A821C6" w:rsidRPr="006412D6" w:rsidRDefault="00A821C6" w:rsidP="00AE0599">
            <w:r w:rsidRPr="006412D6">
              <w:t>x"00c9"</w:t>
            </w:r>
          </w:p>
        </w:tc>
        <w:tc>
          <w:tcPr>
            <w:tcW w:w="2080" w:type="dxa"/>
            <w:tcBorders>
              <w:top w:val="nil"/>
              <w:left w:val="nil"/>
              <w:bottom w:val="single" w:sz="4" w:space="0" w:color="auto"/>
              <w:right w:val="single" w:sz="4" w:space="0" w:color="auto"/>
            </w:tcBorders>
            <w:shd w:val="clear" w:color="auto" w:fill="auto"/>
            <w:noWrap/>
            <w:vAlign w:val="bottom"/>
            <w:hideMark/>
          </w:tcPr>
          <w:p w14:paraId="2E5A2236" w14:textId="77777777" w:rsidR="00A821C6" w:rsidRPr="006412D6" w:rsidRDefault="00A821C6" w:rsidP="00AE0599">
            <w:r w:rsidRPr="006412D6">
              <w:t>11001011</w:t>
            </w:r>
          </w:p>
        </w:tc>
      </w:tr>
      <w:tr w:rsidR="00A821C6" w:rsidRPr="006412D6" w14:paraId="628E077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89B78FD" w14:textId="77777777" w:rsidR="00A821C6" w:rsidRPr="006412D6" w:rsidRDefault="00A821C6" w:rsidP="00AE0599">
            <w:r w:rsidRPr="006412D6">
              <w:t>cb</w:t>
            </w:r>
          </w:p>
        </w:tc>
        <w:tc>
          <w:tcPr>
            <w:tcW w:w="1020" w:type="dxa"/>
            <w:tcBorders>
              <w:top w:val="nil"/>
              <w:left w:val="nil"/>
              <w:bottom w:val="single" w:sz="4" w:space="0" w:color="auto"/>
              <w:right w:val="single" w:sz="4" w:space="0" w:color="auto"/>
            </w:tcBorders>
            <w:shd w:val="clear" w:color="auto" w:fill="auto"/>
            <w:noWrap/>
            <w:vAlign w:val="bottom"/>
            <w:hideMark/>
          </w:tcPr>
          <w:p w14:paraId="5F7D6BA2" w14:textId="77777777" w:rsidR="00A821C6" w:rsidRPr="006412D6" w:rsidRDefault="00A821C6" w:rsidP="00AE0599">
            <w:r w:rsidRPr="006412D6">
              <w:t>x"00ca"</w:t>
            </w:r>
          </w:p>
        </w:tc>
        <w:tc>
          <w:tcPr>
            <w:tcW w:w="2080" w:type="dxa"/>
            <w:tcBorders>
              <w:top w:val="nil"/>
              <w:left w:val="nil"/>
              <w:bottom w:val="single" w:sz="4" w:space="0" w:color="auto"/>
              <w:right w:val="single" w:sz="4" w:space="0" w:color="auto"/>
            </w:tcBorders>
            <w:shd w:val="clear" w:color="auto" w:fill="auto"/>
            <w:noWrap/>
            <w:vAlign w:val="bottom"/>
            <w:hideMark/>
          </w:tcPr>
          <w:p w14:paraId="69970B01" w14:textId="77777777" w:rsidR="00A821C6" w:rsidRPr="006412D6" w:rsidRDefault="00A821C6" w:rsidP="00AE0599">
            <w:r w:rsidRPr="006412D6">
              <w:t>11001100</w:t>
            </w:r>
          </w:p>
        </w:tc>
      </w:tr>
      <w:tr w:rsidR="00A821C6" w:rsidRPr="006412D6" w14:paraId="718EFE9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DC07155" w14:textId="77777777" w:rsidR="00A821C6" w:rsidRPr="006412D6" w:rsidRDefault="00A821C6" w:rsidP="00AE0599">
            <w:r w:rsidRPr="006412D6">
              <w:t>cc</w:t>
            </w:r>
          </w:p>
        </w:tc>
        <w:tc>
          <w:tcPr>
            <w:tcW w:w="1020" w:type="dxa"/>
            <w:tcBorders>
              <w:top w:val="nil"/>
              <w:left w:val="nil"/>
              <w:bottom w:val="single" w:sz="4" w:space="0" w:color="auto"/>
              <w:right w:val="single" w:sz="4" w:space="0" w:color="auto"/>
            </w:tcBorders>
            <w:shd w:val="clear" w:color="auto" w:fill="auto"/>
            <w:noWrap/>
            <w:vAlign w:val="bottom"/>
            <w:hideMark/>
          </w:tcPr>
          <w:p w14:paraId="5AC8D0AC" w14:textId="77777777" w:rsidR="00A821C6" w:rsidRPr="006412D6" w:rsidRDefault="00A821C6" w:rsidP="00AE0599">
            <w:r w:rsidRPr="006412D6">
              <w:t>x"00cb"</w:t>
            </w:r>
          </w:p>
        </w:tc>
        <w:tc>
          <w:tcPr>
            <w:tcW w:w="2080" w:type="dxa"/>
            <w:tcBorders>
              <w:top w:val="nil"/>
              <w:left w:val="nil"/>
              <w:bottom w:val="single" w:sz="4" w:space="0" w:color="auto"/>
              <w:right w:val="single" w:sz="4" w:space="0" w:color="auto"/>
            </w:tcBorders>
            <w:shd w:val="clear" w:color="auto" w:fill="auto"/>
            <w:noWrap/>
            <w:vAlign w:val="bottom"/>
            <w:hideMark/>
          </w:tcPr>
          <w:p w14:paraId="64FA4DFE" w14:textId="77777777" w:rsidR="00A821C6" w:rsidRPr="006412D6" w:rsidRDefault="00A821C6" w:rsidP="00AE0599">
            <w:r w:rsidRPr="006412D6">
              <w:t>11001101</w:t>
            </w:r>
          </w:p>
        </w:tc>
      </w:tr>
      <w:tr w:rsidR="00A821C6" w:rsidRPr="006412D6" w14:paraId="6C578EA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5CA91BF" w14:textId="77777777" w:rsidR="00A821C6" w:rsidRPr="006412D6" w:rsidRDefault="00A821C6" w:rsidP="00AE0599">
            <w:r w:rsidRPr="006412D6">
              <w:t>cd</w:t>
            </w:r>
          </w:p>
        </w:tc>
        <w:tc>
          <w:tcPr>
            <w:tcW w:w="1020" w:type="dxa"/>
            <w:tcBorders>
              <w:top w:val="nil"/>
              <w:left w:val="nil"/>
              <w:bottom w:val="single" w:sz="4" w:space="0" w:color="auto"/>
              <w:right w:val="single" w:sz="4" w:space="0" w:color="auto"/>
            </w:tcBorders>
            <w:shd w:val="clear" w:color="auto" w:fill="auto"/>
            <w:noWrap/>
            <w:vAlign w:val="bottom"/>
            <w:hideMark/>
          </w:tcPr>
          <w:p w14:paraId="17461598" w14:textId="77777777" w:rsidR="00A821C6" w:rsidRPr="006412D6" w:rsidRDefault="00A821C6" w:rsidP="00AE0599">
            <w:r w:rsidRPr="006412D6">
              <w:t>x"00cc"</w:t>
            </w:r>
          </w:p>
        </w:tc>
        <w:tc>
          <w:tcPr>
            <w:tcW w:w="2080" w:type="dxa"/>
            <w:tcBorders>
              <w:top w:val="nil"/>
              <w:left w:val="nil"/>
              <w:bottom w:val="single" w:sz="4" w:space="0" w:color="auto"/>
              <w:right w:val="single" w:sz="4" w:space="0" w:color="auto"/>
            </w:tcBorders>
            <w:shd w:val="clear" w:color="auto" w:fill="auto"/>
            <w:noWrap/>
            <w:vAlign w:val="bottom"/>
            <w:hideMark/>
          </w:tcPr>
          <w:p w14:paraId="76B72D73" w14:textId="77777777" w:rsidR="00A821C6" w:rsidRPr="006412D6" w:rsidRDefault="00A821C6" w:rsidP="00AE0599">
            <w:r w:rsidRPr="006412D6">
              <w:t>11001110</w:t>
            </w:r>
          </w:p>
        </w:tc>
      </w:tr>
      <w:tr w:rsidR="00A821C6" w:rsidRPr="006412D6" w14:paraId="3A74DBA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609BDCA" w14:textId="77777777" w:rsidR="00A821C6" w:rsidRPr="006412D6" w:rsidRDefault="00A821C6" w:rsidP="00AE0599">
            <w:r w:rsidRPr="006412D6">
              <w:t>ce</w:t>
            </w:r>
          </w:p>
        </w:tc>
        <w:tc>
          <w:tcPr>
            <w:tcW w:w="1020" w:type="dxa"/>
            <w:tcBorders>
              <w:top w:val="nil"/>
              <w:left w:val="nil"/>
              <w:bottom w:val="single" w:sz="4" w:space="0" w:color="auto"/>
              <w:right w:val="single" w:sz="4" w:space="0" w:color="auto"/>
            </w:tcBorders>
            <w:shd w:val="clear" w:color="auto" w:fill="auto"/>
            <w:noWrap/>
            <w:vAlign w:val="bottom"/>
            <w:hideMark/>
          </w:tcPr>
          <w:p w14:paraId="6EC2F613" w14:textId="77777777" w:rsidR="00A821C6" w:rsidRPr="006412D6" w:rsidRDefault="00A821C6" w:rsidP="00AE0599">
            <w:r w:rsidRPr="006412D6">
              <w:t>x"00cd"</w:t>
            </w:r>
          </w:p>
        </w:tc>
        <w:tc>
          <w:tcPr>
            <w:tcW w:w="2080" w:type="dxa"/>
            <w:tcBorders>
              <w:top w:val="nil"/>
              <w:left w:val="nil"/>
              <w:bottom w:val="single" w:sz="4" w:space="0" w:color="auto"/>
              <w:right w:val="single" w:sz="4" w:space="0" w:color="auto"/>
            </w:tcBorders>
            <w:shd w:val="clear" w:color="auto" w:fill="auto"/>
            <w:noWrap/>
            <w:vAlign w:val="bottom"/>
            <w:hideMark/>
          </w:tcPr>
          <w:p w14:paraId="4867354E" w14:textId="77777777" w:rsidR="00A821C6" w:rsidRPr="006412D6" w:rsidRDefault="00A821C6" w:rsidP="00AE0599">
            <w:r w:rsidRPr="006412D6">
              <w:t>11001111</w:t>
            </w:r>
          </w:p>
        </w:tc>
      </w:tr>
      <w:tr w:rsidR="00A821C6" w:rsidRPr="006412D6" w14:paraId="3DC65E9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01BB292" w14:textId="77777777" w:rsidR="00A821C6" w:rsidRPr="006412D6" w:rsidRDefault="00A821C6" w:rsidP="00AE0599">
            <w:r w:rsidRPr="006412D6">
              <w:t>cf</w:t>
            </w:r>
          </w:p>
        </w:tc>
        <w:tc>
          <w:tcPr>
            <w:tcW w:w="1020" w:type="dxa"/>
            <w:tcBorders>
              <w:top w:val="nil"/>
              <w:left w:val="nil"/>
              <w:bottom w:val="single" w:sz="4" w:space="0" w:color="auto"/>
              <w:right w:val="single" w:sz="4" w:space="0" w:color="auto"/>
            </w:tcBorders>
            <w:shd w:val="clear" w:color="auto" w:fill="auto"/>
            <w:noWrap/>
            <w:vAlign w:val="bottom"/>
            <w:hideMark/>
          </w:tcPr>
          <w:p w14:paraId="319E4C27" w14:textId="77777777" w:rsidR="00A821C6" w:rsidRPr="006412D6" w:rsidRDefault="00A821C6" w:rsidP="00AE0599">
            <w:r w:rsidRPr="006412D6">
              <w:t>x"00ce"</w:t>
            </w:r>
          </w:p>
        </w:tc>
        <w:tc>
          <w:tcPr>
            <w:tcW w:w="2080" w:type="dxa"/>
            <w:tcBorders>
              <w:top w:val="nil"/>
              <w:left w:val="nil"/>
              <w:bottom w:val="single" w:sz="4" w:space="0" w:color="auto"/>
              <w:right w:val="single" w:sz="4" w:space="0" w:color="auto"/>
            </w:tcBorders>
            <w:shd w:val="clear" w:color="auto" w:fill="auto"/>
            <w:noWrap/>
            <w:vAlign w:val="bottom"/>
            <w:hideMark/>
          </w:tcPr>
          <w:p w14:paraId="20DC4817" w14:textId="77777777" w:rsidR="00A821C6" w:rsidRPr="006412D6" w:rsidRDefault="00A821C6" w:rsidP="00AE0599">
            <w:r w:rsidRPr="006412D6">
              <w:t>11010000</w:t>
            </w:r>
          </w:p>
        </w:tc>
      </w:tr>
      <w:tr w:rsidR="00A821C6" w:rsidRPr="006412D6" w14:paraId="4269DF3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E289914" w14:textId="77777777" w:rsidR="00A821C6" w:rsidRPr="006412D6" w:rsidRDefault="00A821C6" w:rsidP="00AE0599">
            <w:r w:rsidRPr="006412D6">
              <w:t>d0</w:t>
            </w:r>
          </w:p>
        </w:tc>
        <w:tc>
          <w:tcPr>
            <w:tcW w:w="1020" w:type="dxa"/>
            <w:tcBorders>
              <w:top w:val="nil"/>
              <w:left w:val="nil"/>
              <w:bottom w:val="single" w:sz="4" w:space="0" w:color="auto"/>
              <w:right w:val="single" w:sz="4" w:space="0" w:color="auto"/>
            </w:tcBorders>
            <w:shd w:val="clear" w:color="auto" w:fill="auto"/>
            <w:noWrap/>
            <w:vAlign w:val="bottom"/>
            <w:hideMark/>
          </w:tcPr>
          <w:p w14:paraId="7685919E" w14:textId="77777777" w:rsidR="00A821C6" w:rsidRPr="006412D6" w:rsidRDefault="00A821C6" w:rsidP="00AE0599">
            <w:r w:rsidRPr="006412D6">
              <w:t>x"00cf"</w:t>
            </w:r>
          </w:p>
        </w:tc>
        <w:tc>
          <w:tcPr>
            <w:tcW w:w="2080" w:type="dxa"/>
            <w:tcBorders>
              <w:top w:val="nil"/>
              <w:left w:val="nil"/>
              <w:bottom w:val="single" w:sz="4" w:space="0" w:color="auto"/>
              <w:right w:val="single" w:sz="4" w:space="0" w:color="auto"/>
            </w:tcBorders>
            <w:shd w:val="clear" w:color="auto" w:fill="auto"/>
            <w:noWrap/>
            <w:vAlign w:val="bottom"/>
            <w:hideMark/>
          </w:tcPr>
          <w:p w14:paraId="7D305640" w14:textId="77777777" w:rsidR="00A821C6" w:rsidRPr="006412D6" w:rsidRDefault="00A821C6" w:rsidP="00AE0599">
            <w:r w:rsidRPr="006412D6">
              <w:t>11010001</w:t>
            </w:r>
          </w:p>
        </w:tc>
      </w:tr>
      <w:tr w:rsidR="00A821C6" w:rsidRPr="006412D6" w14:paraId="1716EC9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2A44412" w14:textId="77777777" w:rsidR="00A821C6" w:rsidRPr="006412D6" w:rsidRDefault="00A821C6" w:rsidP="00AE0599">
            <w:r w:rsidRPr="006412D6">
              <w:t>d1</w:t>
            </w:r>
          </w:p>
        </w:tc>
        <w:tc>
          <w:tcPr>
            <w:tcW w:w="1020" w:type="dxa"/>
            <w:tcBorders>
              <w:top w:val="nil"/>
              <w:left w:val="nil"/>
              <w:bottom w:val="single" w:sz="4" w:space="0" w:color="auto"/>
              <w:right w:val="single" w:sz="4" w:space="0" w:color="auto"/>
            </w:tcBorders>
            <w:shd w:val="clear" w:color="auto" w:fill="auto"/>
            <w:noWrap/>
            <w:vAlign w:val="bottom"/>
            <w:hideMark/>
          </w:tcPr>
          <w:p w14:paraId="22D46E9C" w14:textId="77777777" w:rsidR="00A821C6" w:rsidRPr="006412D6" w:rsidRDefault="00A821C6" w:rsidP="00AE0599">
            <w:r w:rsidRPr="006412D6">
              <w:t>x"00d0"</w:t>
            </w:r>
          </w:p>
        </w:tc>
        <w:tc>
          <w:tcPr>
            <w:tcW w:w="2080" w:type="dxa"/>
            <w:tcBorders>
              <w:top w:val="nil"/>
              <w:left w:val="nil"/>
              <w:bottom w:val="single" w:sz="4" w:space="0" w:color="auto"/>
              <w:right w:val="single" w:sz="4" w:space="0" w:color="auto"/>
            </w:tcBorders>
            <w:shd w:val="clear" w:color="auto" w:fill="auto"/>
            <w:noWrap/>
            <w:vAlign w:val="bottom"/>
            <w:hideMark/>
          </w:tcPr>
          <w:p w14:paraId="4AA42B1E" w14:textId="77777777" w:rsidR="00A821C6" w:rsidRPr="006412D6" w:rsidRDefault="00A821C6" w:rsidP="00AE0599">
            <w:r w:rsidRPr="006412D6">
              <w:t>11010010</w:t>
            </w:r>
          </w:p>
        </w:tc>
      </w:tr>
      <w:tr w:rsidR="00A821C6" w:rsidRPr="006412D6" w14:paraId="6A44410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57E9299" w14:textId="77777777" w:rsidR="00A821C6" w:rsidRPr="006412D6" w:rsidRDefault="00A821C6" w:rsidP="00AE0599">
            <w:r w:rsidRPr="006412D6">
              <w:t>d2</w:t>
            </w:r>
          </w:p>
        </w:tc>
        <w:tc>
          <w:tcPr>
            <w:tcW w:w="1020" w:type="dxa"/>
            <w:tcBorders>
              <w:top w:val="nil"/>
              <w:left w:val="nil"/>
              <w:bottom w:val="single" w:sz="4" w:space="0" w:color="auto"/>
              <w:right w:val="single" w:sz="4" w:space="0" w:color="auto"/>
            </w:tcBorders>
            <w:shd w:val="clear" w:color="auto" w:fill="auto"/>
            <w:noWrap/>
            <w:vAlign w:val="bottom"/>
            <w:hideMark/>
          </w:tcPr>
          <w:p w14:paraId="43CAF78F" w14:textId="77777777" w:rsidR="00A821C6" w:rsidRPr="006412D6" w:rsidRDefault="00A821C6" w:rsidP="00AE0599">
            <w:r w:rsidRPr="006412D6">
              <w:t>x"00d1"</w:t>
            </w:r>
          </w:p>
        </w:tc>
        <w:tc>
          <w:tcPr>
            <w:tcW w:w="2080" w:type="dxa"/>
            <w:tcBorders>
              <w:top w:val="nil"/>
              <w:left w:val="nil"/>
              <w:bottom w:val="single" w:sz="4" w:space="0" w:color="auto"/>
              <w:right w:val="single" w:sz="4" w:space="0" w:color="auto"/>
            </w:tcBorders>
            <w:shd w:val="clear" w:color="auto" w:fill="auto"/>
            <w:noWrap/>
            <w:vAlign w:val="bottom"/>
            <w:hideMark/>
          </w:tcPr>
          <w:p w14:paraId="5C880C14" w14:textId="77777777" w:rsidR="00A821C6" w:rsidRPr="006412D6" w:rsidRDefault="00A821C6" w:rsidP="00AE0599">
            <w:r w:rsidRPr="006412D6">
              <w:t>11010011</w:t>
            </w:r>
          </w:p>
        </w:tc>
      </w:tr>
      <w:tr w:rsidR="00A821C6" w:rsidRPr="006412D6" w14:paraId="2A274A6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7F29EB" w14:textId="77777777" w:rsidR="00A821C6" w:rsidRPr="006412D6" w:rsidRDefault="00A821C6" w:rsidP="00AE0599">
            <w:r w:rsidRPr="006412D6">
              <w:t>d3</w:t>
            </w:r>
          </w:p>
        </w:tc>
        <w:tc>
          <w:tcPr>
            <w:tcW w:w="1020" w:type="dxa"/>
            <w:tcBorders>
              <w:top w:val="nil"/>
              <w:left w:val="nil"/>
              <w:bottom w:val="single" w:sz="4" w:space="0" w:color="auto"/>
              <w:right w:val="single" w:sz="4" w:space="0" w:color="auto"/>
            </w:tcBorders>
            <w:shd w:val="clear" w:color="auto" w:fill="auto"/>
            <w:noWrap/>
            <w:vAlign w:val="bottom"/>
            <w:hideMark/>
          </w:tcPr>
          <w:p w14:paraId="4477F2B0" w14:textId="77777777" w:rsidR="00A821C6" w:rsidRPr="006412D6" w:rsidRDefault="00A821C6" w:rsidP="00AE0599">
            <w:r w:rsidRPr="006412D6">
              <w:t>x"00d2"</w:t>
            </w:r>
          </w:p>
        </w:tc>
        <w:tc>
          <w:tcPr>
            <w:tcW w:w="2080" w:type="dxa"/>
            <w:tcBorders>
              <w:top w:val="nil"/>
              <w:left w:val="nil"/>
              <w:bottom w:val="single" w:sz="4" w:space="0" w:color="auto"/>
              <w:right w:val="single" w:sz="4" w:space="0" w:color="auto"/>
            </w:tcBorders>
            <w:shd w:val="clear" w:color="auto" w:fill="auto"/>
            <w:noWrap/>
            <w:vAlign w:val="bottom"/>
            <w:hideMark/>
          </w:tcPr>
          <w:p w14:paraId="48A62D5E" w14:textId="77777777" w:rsidR="00A821C6" w:rsidRPr="006412D6" w:rsidRDefault="00A821C6" w:rsidP="00AE0599">
            <w:r w:rsidRPr="006412D6">
              <w:t>11010100</w:t>
            </w:r>
          </w:p>
        </w:tc>
      </w:tr>
      <w:tr w:rsidR="00A821C6" w:rsidRPr="006412D6" w14:paraId="2CD4AC4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5E8120" w14:textId="77777777" w:rsidR="00A821C6" w:rsidRPr="006412D6" w:rsidRDefault="00A821C6" w:rsidP="00AE0599">
            <w:r w:rsidRPr="006412D6">
              <w:t>d4</w:t>
            </w:r>
          </w:p>
        </w:tc>
        <w:tc>
          <w:tcPr>
            <w:tcW w:w="1020" w:type="dxa"/>
            <w:tcBorders>
              <w:top w:val="nil"/>
              <w:left w:val="nil"/>
              <w:bottom w:val="single" w:sz="4" w:space="0" w:color="auto"/>
              <w:right w:val="single" w:sz="4" w:space="0" w:color="auto"/>
            </w:tcBorders>
            <w:shd w:val="clear" w:color="auto" w:fill="auto"/>
            <w:noWrap/>
            <w:vAlign w:val="bottom"/>
            <w:hideMark/>
          </w:tcPr>
          <w:p w14:paraId="048C8072" w14:textId="77777777" w:rsidR="00A821C6" w:rsidRPr="006412D6" w:rsidRDefault="00A821C6" w:rsidP="00AE0599">
            <w:r w:rsidRPr="006412D6">
              <w:t>x"00d3"</w:t>
            </w:r>
          </w:p>
        </w:tc>
        <w:tc>
          <w:tcPr>
            <w:tcW w:w="2080" w:type="dxa"/>
            <w:tcBorders>
              <w:top w:val="nil"/>
              <w:left w:val="nil"/>
              <w:bottom w:val="single" w:sz="4" w:space="0" w:color="auto"/>
              <w:right w:val="single" w:sz="4" w:space="0" w:color="auto"/>
            </w:tcBorders>
            <w:shd w:val="clear" w:color="auto" w:fill="auto"/>
            <w:noWrap/>
            <w:vAlign w:val="bottom"/>
            <w:hideMark/>
          </w:tcPr>
          <w:p w14:paraId="1D284466" w14:textId="77777777" w:rsidR="00A821C6" w:rsidRPr="006412D6" w:rsidRDefault="00A821C6" w:rsidP="00AE0599">
            <w:r w:rsidRPr="006412D6">
              <w:t>11010101</w:t>
            </w:r>
          </w:p>
        </w:tc>
      </w:tr>
      <w:tr w:rsidR="00A821C6" w:rsidRPr="006412D6" w14:paraId="682F31B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5E14A72" w14:textId="77777777" w:rsidR="00A821C6" w:rsidRPr="006412D6" w:rsidRDefault="00A821C6" w:rsidP="00AE0599">
            <w:r w:rsidRPr="006412D6">
              <w:t>d5</w:t>
            </w:r>
          </w:p>
        </w:tc>
        <w:tc>
          <w:tcPr>
            <w:tcW w:w="1020" w:type="dxa"/>
            <w:tcBorders>
              <w:top w:val="nil"/>
              <w:left w:val="nil"/>
              <w:bottom w:val="single" w:sz="4" w:space="0" w:color="auto"/>
              <w:right w:val="single" w:sz="4" w:space="0" w:color="auto"/>
            </w:tcBorders>
            <w:shd w:val="clear" w:color="auto" w:fill="auto"/>
            <w:noWrap/>
            <w:vAlign w:val="bottom"/>
            <w:hideMark/>
          </w:tcPr>
          <w:p w14:paraId="5EF1FBE3" w14:textId="77777777" w:rsidR="00A821C6" w:rsidRPr="006412D6" w:rsidRDefault="00A821C6" w:rsidP="00AE0599">
            <w:r w:rsidRPr="006412D6">
              <w:t>x"00d4"</w:t>
            </w:r>
          </w:p>
        </w:tc>
        <w:tc>
          <w:tcPr>
            <w:tcW w:w="2080" w:type="dxa"/>
            <w:tcBorders>
              <w:top w:val="nil"/>
              <w:left w:val="nil"/>
              <w:bottom w:val="single" w:sz="4" w:space="0" w:color="auto"/>
              <w:right w:val="single" w:sz="4" w:space="0" w:color="auto"/>
            </w:tcBorders>
            <w:shd w:val="clear" w:color="auto" w:fill="auto"/>
            <w:noWrap/>
            <w:vAlign w:val="bottom"/>
            <w:hideMark/>
          </w:tcPr>
          <w:p w14:paraId="045912B4" w14:textId="77777777" w:rsidR="00A821C6" w:rsidRPr="006412D6" w:rsidRDefault="00A821C6" w:rsidP="00AE0599">
            <w:r w:rsidRPr="006412D6">
              <w:t>11010110</w:t>
            </w:r>
          </w:p>
        </w:tc>
      </w:tr>
      <w:tr w:rsidR="00A821C6" w:rsidRPr="006412D6" w14:paraId="7F595F7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5925D3E" w14:textId="77777777" w:rsidR="00A821C6" w:rsidRPr="006412D6" w:rsidRDefault="00A821C6" w:rsidP="00AE0599">
            <w:r w:rsidRPr="006412D6">
              <w:t>d6</w:t>
            </w:r>
          </w:p>
        </w:tc>
        <w:tc>
          <w:tcPr>
            <w:tcW w:w="1020" w:type="dxa"/>
            <w:tcBorders>
              <w:top w:val="nil"/>
              <w:left w:val="nil"/>
              <w:bottom w:val="single" w:sz="4" w:space="0" w:color="auto"/>
              <w:right w:val="single" w:sz="4" w:space="0" w:color="auto"/>
            </w:tcBorders>
            <w:shd w:val="clear" w:color="auto" w:fill="auto"/>
            <w:noWrap/>
            <w:vAlign w:val="bottom"/>
            <w:hideMark/>
          </w:tcPr>
          <w:p w14:paraId="0B0FFCBA" w14:textId="77777777" w:rsidR="00A821C6" w:rsidRPr="006412D6" w:rsidRDefault="00A821C6" w:rsidP="00AE0599">
            <w:r w:rsidRPr="006412D6">
              <w:t>x"00d5"</w:t>
            </w:r>
          </w:p>
        </w:tc>
        <w:tc>
          <w:tcPr>
            <w:tcW w:w="2080" w:type="dxa"/>
            <w:tcBorders>
              <w:top w:val="nil"/>
              <w:left w:val="nil"/>
              <w:bottom w:val="single" w:sz="4" w:space="0" w:color="auto"/>
              <w:right w:val="single" w:sz="4" w:space="0" w:color="auto"/>
            </w:tcBorders>
            <w:shd w:val="clear" w:color="auto" w:fill="auto"/>
            <w:noWrap/>
            <w:vAlign w:val="bottom"/>
            <w:hideMark/>
          </w:tcPr>
          <w:p w14:paraId="7F5F1FF1" w14:textId="77777777" w:rsidR="00A821C6" w:rsidRPr="006412D6" w:rsidRDefault="00A821C6" w:rsidP="00AE0599">
            <w:r w:rsidRPr="006412D6">
              <w:t>11010111</w:t>
            </w:r>
          </w:p>
        </w:tc>
      </w:tr>
      <w:tr w:rsidR="00A821C6" w:rsidRPr="006412D6" w14:paraId="230AB07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2B0C023" w14:textId="77777777" w:rsidR="00A821C6" w:rsidRPr="006412D6" w:rsidRDefault="00A821C6" w:rsidP="00AE0599">
            <w:r w:rsidRPr="006412D6">
              <w:t>d7</w:t>
            </w:r>
          </w:p>
        </w:tc>
        <w:tc>
          <w:tcPr>
            <w:tcW w:w="1020" w:type="dxa"/>
            <w:tcBorders>
              <w:top w:val="nil"/>
              <w:left w:val="nil"/>
              <w:bottom w:val="single" w:sz="4" w:space="0" w:color="auto"/>
              <w:right w:val="single" w:sz="4" w:space="0" w:color="auto"/>
            </w:tcBorders>
            <w:shd w:val="clear" w:color="auto" w:fill="auto"/>
            <w:noWrap/>
            <w:vAlign w:val="bottom"/>
            <w:hideMark/>
          </w:tcPr>
          <w:p w14:paraId="71C7B915" w14:textId="77777777" w:rsidR="00A821C6" w:rsidRPr="006412D6" w:rsidRDefault="00A821C6" w:rsidP="00AE0599">
            <w:r w:rsidRPr="006412D6">
              <w:t>x"00d6"</w:t>
            </w:r>
          </w:p>
        </w:tc>
        <w:tc>
          <w:tcPr>
            <w:tcW w:w="2080" w:type="dxa"/>
            <w:tcBorders>
              <w:top w:val="nil"/>
              <w:left w:val="nil"/>
              <w:bottom w:val="single" w:sz="4" w:space="0" w:color="auto"/>
              <w:right w:val="single" w:sz="4" w:space="0" w:color="auto"/>
            </w:tcBorders>
            <w:shd w:val="clear" w:color="auto" w:fill="auto"/>
            <w:noWrap/>
            <w:vAlign w:val="bottom"/>
            <w:hideMark/>
          </w:tcPr>
          <w:p w14:paraId="16144794" w14:textId="77777777" w:rsidR="00A821C6" w:rsidRPr="006412D6" w:rsidRDefault="00A821C6" w:rsidP="00AE0599">
            <w:r w:rsidRPr="006412D6">
              <w:t>11011000</w:t>
            </w:r>
          </w:p>
        </w:tc>
      </w:tr>
      <w:tr w:rsidR="00A821C6" w:rsidRPr="006412D6" w14:paraId="7149DBD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C1F90F3" w14:textId="77777777" w:rsidR="00A821C6" w:rsidRPr="006412D6" w:rsidRDefault="00A821C6" w:rsidP="00AE0599">
            <w:r w:rsidRPr="006412D6">
              <w:t>d8</w:t>
            </w:r>
          </w:p>
        </w:tc>
        <w:tc>
          <w:tcPr>
            <w:tcW w:w="1020" w:type="dxa"/>
            <w:tcBorders>
              <w:top w:val="nil"/>
              <w:left w:val="nil"/>
              <w:bottom w:val="single" w:sz="4" w:space="0" w:color="auto"/>
              <w:right w:val="single" w:sz="4" w:space="0" w:color="auto"/>
            </w:tcBorders>
            <w:shd w:val="clear" w:color="auto" w:fill="auto"/>
            <w:noWrap/>
            <w:vAlign w:val="bottom"/>
            <w:hideMark/>
          </w:tcPr>
          <w:p w14:paraId="1208B96F" w14:textId="77777777" w:rsidR="00A821C6" w:rsidRPr="006412D6" w:rsidRDefault="00A821C6" w:rsidP="00AE0599">
            <w:r w:rsidRPr="006412D6">
              <w:t>x"00d7"</w:t>
            </w:r>
          </w:p>
        </w:tc>
        <w:tc>
          <w:tcPr>
            <w:tcW w:w="2080" w:type="dxa"/>
            <w:tcBorders>
              <w:top w:val="nil"/>
              <w:left w:val="nil"/>
              <w:bottom w:val="single" w:sz="4" w:space="0" w:color="auto"/>
              <w:right w:val="single" w:sz="4" w:space="0" w:color="auto"/>
            </w:tcBorders>
            <w:shd w:val="clear" w:color="auto" w:fill="auto"/>
            <w:noWrap/>
            <w:vAlign w:val="bottom"/>
            <w:hideMark/>
          </w:tcPr>
          <w:p w14:paraId="73BE943D" w14:textId="77777777" w:rsidR="00A821C6" w:rsidRPr="006412D6" w:rsidRDefault="00A821C6" w:rsidP="00AE0599">
            <w:r w:rsidRPr="006412D6">
              <w:t>11011001</w:t>
            </w:r>
          </w:p>
        </w:tc>
      </w:tr>
      <w:tr w:rsidR="00A821C6" w:rsidRPr="006412D6" w14:paraId="67A258E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983FF0E" w14:textId="77777777" w:rsidR="00A821C6" w:rsidRPr="006412D6" w:rsidRDefault="00A821C6" w:rsidP="00AE0599">
            <w:r w:rsidRPr="006412D6">
              <w:t>d9</w:t>
            </w:r>
          </w:p>
        </w:tc>
        <w:tc>
          <w:tcPr>
            <w:tcW w:w="1020" w:type="dxa"/>
            <w:tcBorders>
              <w:top w:val="nil"/>
              <w:left w:val="nil"/>
              <w:bottom w:val="single" w:sz="4" w:space="0" w:color="auto"/>
              <w:right w:val="single" w:sz="4" w:space="0" w:color="auto"/>
            </w:tcBorders>
            <w:shd w:val="clear" w:color="auto" w:fill="auto"/>
            <w:noWrap/>
            <w:vAlign w:val="bottom"/>
            <w:hideMark/>
          </w:tcPr>
          <w:p w14:paraId="17DC933B" w14:textId="77777777" w:rsidR="00A821C6" w:rsidRPr="006412D6" w:rsidRDefault="00A821C6" w:rsidP="00AE0599">
            <w:r w:rsidRPr="006412D6">
              <w:t>x"00d8"</w:t>
            </w:r>
          </w:p>
        </w:tc>
        <w:tc>
          <w:tcPr>
            <w:tcW w:w="2080" w:type="dxa"/>
            <w:tcBorders>
              <w:top w:val="nil"/>
              <w:left w:val="nil"/>
              <w:bottom w:val="single" w:sz="4" w:space="0" w:color="auto"/>
              <w:right w:val="single" w:sz="4" w:space="0" w:color="auto"/>
            </w:tcBorders>
            <w:shd w:val="clear" w:color="auto" w:fill="auto"/>
            <w:noWrap/>
            <w:vAlign w:val="bottom"/>
            <w:hideMark/>
          </w:tcPr>
          <w:p w14:paraId="0408FB6E" w14:textId="77777777" w:rsidR="00A821C6" w:rsidRPr="006412D6" w:rsidRDefault="00A821C6" w:rsidP="00AE0599">
            <w:r w:rsidRPr="006412D6">
              <w:t>11011010</w:t>
            </w:r>
          </w:p>
        </w:tc>
      </w:tr>
      <w:tr w:rsidR="00A821C6" w:rsidRPr="006412D6" w14:paraId="2B6436D5"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A3909EE" w14:textId="77777777" w:rsidR="00A821C6" w:rsidRPr="006412D6" w:rsidRDefault="00A821C6" w:rsidP="00AE0599">
            <w:r w:rsidRPr="006412D6">
              <w:t>da</w:t>
            </w:r>
          </w:p>
        </w:tc>
        <w:tc>
          <w:tcPr>
            <w:tcW w:w="1020" w:type="dxa"/>
            <w:tcBorders>
              <w:top w:val="nil"/>
              <w:left w:val="nil"/>
              <w:bottom w:val="single" w:sz="4" w:space="0" w:color="auto"/>
              <w:right w:val="single" w:sz="4" w:space="0" w:color="auto"/>
            </w:tcBorders>
            <w:shd w:val="clear" w:color="auto" w:fill="auto"/>
            <w:noWrap/>
            <w:vAlign w:val="bottom"/>
            <w:hideMark/>
          </w:tcPr>
          <w:p w14:paraId="593EC6E7" w14:textId="77777777" w:rsidR="00A821C6" w:rsidRPr="006412D6" w:rsidRDefault="00A821C6" w:rsidP="00AE0599">
            <w:r w:rsidRPr="006412D6">
              <w:t>x"00d9"</w:t>
            </w:r>
          </w:p>
        </w:tc>
        <w:tc>
          <w:tcPr>
            <w:tcW w:w="2080" w:type="dxa"/>
            <w:tcBorders>
              <w:top w:val="nil"/>
              <w:left w:val="nil"/>
              <w:bottom w:val="single" w:sz="4" w:space="0" w:color="auto"/>
              <w:right w:val="single" w:sz="4" w:space="0" w:color="auto"/>
            </w:tcBorders>
            <w:shd w:val="clear" w:color="auto" w:fill="auto"/>
            <w:noWrap/>
            <w:vAlign w:val="bottom"/>
            <w:hideMark/>
          </w:tcPr>
          <w:p w14:paraId="586164C8" w14:textId="77777777" w:rsidR="00A821C6" w:rsidRPr="006412D6" w:rsidRDefault="00A821C6" w:rsidP="00AE0599">
            <w:r w:rsidRPr="006412D6">
              <w:t>11011011</w:t>
            </w:r>
          </w:p>
        </w:tc>
      </w:tr>
      <w:tr w:rsidR="00A821C6" w:rsidRPr="006412D6" w14:paraId="74EC3BF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E984B9E" w14:textId="77777777" w:rsidR="00A821C6" w:rsidRPr="006412D6" w:rsidRDefault="00A821C6" w:rsidP="00AE0599">
            <w:r w:rsidRPr="006412D6">
              <w:t>db</w:t>
            </w:r>
          </w:p>
        </w:tc>
        <w:tc>
          <w:tcPr>
            <w:tcW w:w="1020" w:type="dxa"/>
            <w:tcBorders>
              <w:top w:val="nil"/>
              <w:left w:val="nil"/>
              <w:bottom w:val="single" w:sz="4" w:space="0" w:color="auto"/>
              <w:right w:val="single" w:sz="4" w:space="0" w:color="auto"/>
            </w:tcBorders>
            <w:shd w:val="clear" w:color="auto" w:fill="auto"/>
            <w:noWrap/>
            <w:vAlign w:val="bottom"/>
            <w:hideMark/>
          </w:tcPr>
          <w:p w14:paraId="7399B5C0" w14:textId="77777777" w:rsidR="00A821C6" w:rsidRPr="006412D6" w:rsidRDefault="00A821C6" w:rsidP="00AE0599">
            <w:r w:rsidRPr="006412D6">
              <w:t>x"00da"</w:t>
            </w:r>
          </w:p>
        </w:tc>
        <w:tc>
          <w:tcPr>
            <w:tcW w:w="2080" w:type="dxa"/>
            <w:tcBorders>
              <w:top w:val="nil"/>
              <w:left w:val="nil"/>
              <w:bottom w:val="single" w:sz="4" w:space="0" w:color="auto"/>
              <w:right w:val="single" w:sz="4" w:space="0" w:color="auto"/>
            </w:tcBorders>
            <w:shd w:val="clear" w:color="auto" w:fill="auto"/>
            <w:noWrap/>
            <w:vAlign w:val="bottom"/>
            <w:hideMark/>
          </w:tcPr>
          <w:p w14:paraId="6ADE8048" w14:textId="77777777" w:rsidR="00A821C6" w:rsidRPr="006412D6" w:rsidRDefault="00A821C6" w:rsidP="00AE0599">
            <w:r w:rsidRPr="006412D6">
              <w:t>11011100</w:t>
            </w:r>
          </w:p>
        </w:tc>
      </w:tr>
      <w:tr w:rsidR="00A821C6" w:rsidRPr="006412D6" w14:paraId="39993B0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5C59600" w14:textId="77777777" w:rsidR="00A821C6" w:rsidRPr="006412D6" w:rsidRDefault="00A821C6" w:rsidP="00AE0599">
            <w:r w:rsidRPr="006412D6">
              <w:t>dc</w:t>
            </w:r>
          </w:p>
        </w:tc>
        <w:tc>
          <w:tcPr>
            <w:tcW w:w="1020" w:type="dxa"/>
            <w:tcBorders>
              <w:top w:val="nil"/>
              <w:left w:val="nil"/>
              <w:bottom w:val="single" w:sz="4" w:space="0" w:color="auto"/>
              <w:right w:val="single" w:sz="4" w:space="0" w:color="auto"/>
            </w:tcBorders>
            <w:shd w:val="clear" w:color="auto" w:fill="auto"/>
            <w:noWrap/>
            <w:vAlign w:val="bottom"/>
            <w:hideMark/>
          </w:tcPr>
          <w:p w14:paraId="2818500C" w14:textId="77777777" w:rsidR="00A821C6" w:rsidRPr="006412D6" w:rsidRDefault="00A821C6" w:rsidP="00AE0599">
            <w:r w:rsidRPr="006412D6">
              <w:t>x"00db"</w:t>
            </w:r>
          </w:p>
        </w:tc>
        <w:tc>
          <w:tcPr>
            <w:tcW w:w="2080" w:type="dxa"/>
            <w:tcBorders>
              <w:top w:val="nil"/>
              <w:left w:val="nil"/>
              <w:bottom w:val="single" w:sz="4" w:space="0" w:color="auto"/>
              <w:right w:val="single" w:sz="4" w:space="0" w:color="auto"/>
            </w:tcBorders>
            <w:shd w:val="clear" w:color="auto" w:fill="auto"/>
            <w:noWrap/>
            <w:vAlign w:val="bottom"/>
            <w:hideMark/>
          </w:tcPr>
          <w:p w14:paraId="47C3B23A" w14:textId="77777777" w:rsidR="00A821C6" w:rsidRPr="006412D6" w:rsidRDefault="00A821C6" w:rsidP="00AE0599">
            <w:r w:rsidRPr="006412D6">
              <w:t>11011101</w:t>
            </w:r>
          </w:p>
        </w:tc>
      </w:tr>
      <w:tr w:rsidR="00A821C6" w:rsidRPr="006412D6" w14:paraId="53D73C2D"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67B55B6" w14:textId="77777777" w:rsidR="00A821C6" w:rsidRPr="006412D6" w:rsidRDefault="00A821C6" w:rsidP="00AE0599">
            <w:r w:rsidRPr="006412D6">
              <w:t>dd</w:t>
            </w:r>
          </w:p>
        </w:tc>
        <w:tc>
          <w:tcPr>
            <w:tcW w:w="1020" w:type="dxa"/>
            <w:tcBorders>
              <w:top w:val="nil"/>
              <w:left w:val="nil"/>
              <w:bottom w:val="single" w:sz="4" w:space="0" w:color="auto"/>
              <w:right w:val="single" w:sz="4" w:space="0" w:color="auto"/>
            </w:tcBorders>
            <w:shd w:val="clear" w:color="auto" w:fill="auto"/>
            <w:noWrap/>
            <w:vAlign w:val="bottom"/>
            <w:hideMark/>
          </w:tcPr>
          <w:p w14:paraId="049407DB" w14:textId="77777777" w:rsidR="00A821C6" w:rsidRPr="006412D6" w:rsidRDefault="00A821C6" w:rsidP="00AE0599">
            <w:r w:rsidRPr="006412D6">
              <w:t>x"00dc"</w:t>
            </w:r>
          </w:p>
        </w:tc>
        <w:tc>
          <w:tcPr>
            <w:tcW w:w="2080" w:type="dxa"/>
            <w:tcBorders>
              <w:top w:val="nil"/>
              <w:left w:val="nil"/>
              <w:bottom w:val="single" w:sz="4" w:space="0" w:color="auto"/>
              <w:right w:val="single" w:sz="4" w:space="0" w:color="auto"/>
            </w:tcBorders>
            <w:shd w:val="clear" w:color="auto" w:fill="auto"/>
            <w:noWrap/>
            <w:vAlign w:val="bottom"/>
            <w:hideMark/>
          </w:tcPr>
          <w:p w14:paraId="3DFDFCC7" w14:textId="77777777" w:rsidR="00A821C6" w:rsidRPr="006412D6" w:rsidRDefault="00A821C6" w:rsidP="00AE0599">
            <w:r w:rsidRPr="006412D6">
              <w:t>11011110</w:t>
            </w:r>
          </w:p>
        </w:tc>
      </w:tr>
      <w:tr w:rsidR="00A821C6" w:rsidRPr="006412D6" w14:paraId="55CC556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32C7B0B" w14:textId="77777777" w:rsidR="00A821C6" w:rsidRPr="006412D6" w:rsidRDefault="00A821C6" w:rsidP="00AE0599">
            <w:r w:rsidRPr="006412D6">
              <w:t>de</w:t>
            </w:r>
          </w:p>
        </w:tc>
        <w:tc>
          <w:tcPr>
            <w:tcW w:w="1020" w:type="dxa"/>
            <w:tcBorders>
              <w:top w:val="nil"/>
              <w:left w:val="nil"/>
              <w:bottom w:val="single" w:sz="4" w:space="0" w:color="auto"/>
              <w:right w:val="single" w:sz="4" w:space="0" w:color="auto"/>
            </w:tcBorders>
            <w:shd w:val="clear" w:color="auto" w:fill="auto"/>
            <w:noWrap/>
            <w:vAlign w:val="bottom"/>
            <w:hideMark/>
          </w:tcPr>
          <w:p w14:paraId="5C790FAA" w14:textId="77777777" w:rsidR="00A821C6" w:rsidRPr="006412D6" w:rsidRDefault="00A821C6" w:rsidP="00AE0599">
            <w:r w:rsidRPr="006412D6">
              <w:t>x"00dd"</w:t>
            </w:r>
          </w:p>
        </w:tc>
        <w:tc>
          <w:tcPr>
            <w:tcW w:w="2080" w:type="dxa"/>
            <w:tcBorders>
              <w:top w:val="nil"/>
              <w:left w:val="nil"/>
              <w:bottom w:val="single" w:sz="4" w:space="0" w:color="auto"/>
              <w:right w:val="single" w:sz="4" w:space="0" w:color="auto"/>
            </w:tcBorders>
            <w:shd w:val="clear" w:color="auto" w:fill="auto"/>
            <w:noWrap/>
            <w:vAlign w:val="bottom"/>
            <w:hideMark/>
          </w:tcPr>
          <w:p w14:paraId="2B5ACF38" w14:textId="77777777" w:rsidR="00A821C6" w:rsidRPr="006412D6" w:rsidRDefault="00A821C6" w:rsidP="00AE0599">
            <w:r w:rsidRPr="006412D6">
              <w:t>11011111</w:t>
            </w:r>
          </w:p>
        </w:tc>
      </w:tr>
      <w:tr w:rsidR="00A821C6" w:rsidRPr="006412D6" w14:paraId="780E812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AF479BB" w14:textId="77777777" w:rsidR="00A821C6" w:rsidRPr="006412D6" w:rsidRDefault="00A821C6" w:rsidP="00AE0599">
            <w:r w:rsidRPr="006412D6">
              <w:t>df</w:t>
            </w:r>
          </w:p>
        </w:tc>
        <w:tc>
          <w:tcPr>
            <w:tcW w:w="1020" w:type="dxa"/>
            <w:tcBorders>
              <w:top w:val="nil"/>
              <w:left w:val="nil"/>
              <w:bottom w:val="single" w:sz="4" w:space="0" w:color="auto"/>
              <w:right w:val="single" w:sz="4" w:space="0" w:color="auto"/>
            </w:tcBorders>
            <w:shd w:val="clear" w:color="auto" w:fill="auto"/>
            <w:noWrap/>
            <w:vAlign w:val="bottom"/>
            <w:hideMark/>
          </w:tcPr>
          <w:p w14:paraId="2FEEA857" w14:textId="77777777" w:rsidR="00A821C6" w:rsidRPr="006412D6" w:rsidRDefault="00A821C6" w:rsidP="00AE0599">
            <w:r w:rsidRPr="006412D6">
              <w:t>x"00de"</w:t>
            </w:r>
          </w:p>
        </w:tc>
        <w:tc>
          <w:tcPr>
            <w:tcW w:w="2080" w:type="dxa"/>
            <w:tcBorders>
              <w:top w:val="nil"/>
              <w:left w:val="nil"/>
              <w:bottom w:val="single" w:sz="4" w:space="0" w:color="auto"/>
              <w:right w:val="single" w:sz="4" w:space="0" w:color="auto"/>
            </w:tcBorders>
            <w:shd w:val="clear" w:color="auto" w:fill="auto"/>
            <w:noWrap/>
            <w:vAlign w:val="bottom"/>
            <w:hideMark/>
          </w:tcPr>
          <w:p w14:paraId="71BCEE4A" w14:textId="77777777" w:rsidR="00A821C6" w:rsidRPr="006412D6" w:rsidRDefault="00A821C6" w:rsidP="00AE0599">
            <w:r w:rsidRPr="006412D6">
              <w:t>11100000</w:t>
            </w:r>
          </w:p>
        </w:tc>
      </w:tr>
      <w:tr w:rsidR="00A821C6" w:rsidRPr="006412D6" w14:paraId="0D19FDE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F7E4B3A" w14:textId="77777777" w:rsidR="00A821C6" w:rsidRPr="006412D6" w:rsidRDefault="00A821C6" w:rsidP="00AE0599">
            <w:r w:rsidRPr="006412D6">
              <w:t>e0</w:t>
            </w:r>
          </w:p>
        </w:tc>
        <w:tc>
          <w:tcPr>
            <w:tcW w:w="1020" w:type="dxa"/>
            <w:tcBorders>
              <w:top w:val="nil"/>
              <w:left w:val="nil"/>
              <w:bottom w:val="single" w:sz="4" w:space="0" w:color="auto"/>
              <w:right w:val="single" w:sz="4" w:space="0" w:color="auto"/>
            </w:tcBorders>
            <w:shd w:val="clear" w:color="auto" w:fill="auto"/>
            <w:noWrap/>
            <w:vAlign w:val="bottom"/>
            <w:hideMark/>
          </w:tcPr>
          <w:p w14:paraId="0B18CC9C" w14:textId="77777777" w:rsidR="00A821C6" w:rsidRPr="006412D6" w:rsidRDefault="00A821C6" w:rsidP="00AE0599">
            <w:r w:rsidRPr="006412D6">
              <w:t>x"00df"</w:t>
            </w:r>
          </w:p>
        </w:tc>
        <w:tc>
          <w:tcPr>
            <w:tcW w:w="2080" w:type="dxa"/>
            <w:tcBorders>
              <w:top w:val="nil"/>
              <w:left w:val="nil"/>
              <w:bottom w:val="single" w:sz="4" w:space="0" w:color="auto"/>
              <w:right w:val="single" w:sz="4" w:space="0" w:color="auto"/>
            </w:tcBorders>
            <w:shd w:val="clear" w:color="auto" w:fill="auto"/>
            <w:noWrap/>
            <w:vAlign w:val="bottom"/>
            <w:hideMark/>
          </w:tcPr>
          <w:p w14:paraId="516E3CA9" w14:textId="77777777" w:rsidR="00A821C6" w:rsidRPr="006412D6" w:rsidRDefault="00A821C6" w:rsidP="00AE0599">
            <w:r w:rsidRPr="006412D6">
              <w:t>11100001</w:t>
            </w:r>
          </w:p>
        </w:tc>
      </w:tr>
      <w:tr w:rsidR="00A821C6" w:rsidRPr="006412D6" w14:paraId="4644158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92D7C74" w14:textId="77777777" w:rsidR="00A821C6" w:rsidRPr="006412D6" w:rsidRDefault="00A821C6" w:rsidP="00AE0599">
            <w:r w:rsidRPr="006412D6">
              <w:t>e1</w:t>
            </w:r>
          </w:p>
        </w:tc>
        <w:tc>
          <w:tcPr>
            <w:tcW w:w="1020" w:type="dxa"/>
            <w:tcBorders>
              <w:top w:val="nil"/>
              <w:left w:val="nil"/>
              <w:bottom w:val="single" w:sz="4" w:space="0" w:color="auto"/>
              <w:right w:val="single" w:sz="4" w:space="0" w:color="auto"/>
            </w:tcBorders>
            <w:shd w:val="clear" w:color="auto" w:fill="auto"/>
            <w:noWrap/>
            <w:vAlign w:val="bottom"/>
            <w:hideMark/>
          </w:tcPr>
          <w:p w14:paraId="210C2E35" w14:textId="77777777" w:rsidR="00A821C6" w:rsidRPr="006412D6" w:rsidRDefault="00A821C6" w:rsidP="00AE0599">
            <w:r w:rsidRPr="006412D6">
              <w:t>x"00e0"</w:t>
            </w:r>
          </w:p>
        </w:tc>
        <w:tc>
          <w:tcPr>
            <w:tcW w:w="2080" w:type="dxa"/>
            <w:tcBorders>
              <w:top w:val="nil"/>
              <w:left w:val="nil"/>
              <w:bottom w:val="single" w:sz="4" w:space="0" w:color="auto"/>
              <w:right w:val="single" w:sz="4" w:space="0" w:color="auto"/>
            </w:tcBorders>
            <w:shd w:val="clear" w:color="auto" w:fill="auto"/>
            <w:noWrap/>
            <w:vAlign w:val="bottom"/>
            <w:hideMark/>
          </w:tcPr>
          <w:p w14:paraId="6B556657" w14:textId="77777777" w:rsidR="00A821C6" w:rsidRPr="006412D6" w:rsidRDefault="00A821C6" w:rsidP="00AE0599">
            <w:r w:rsidRPr="006412D6">
              <w:t>11100010</w:t>
            </w:r>
          </w:p>
        </w:tc>
      </w:tr>
      <w:tr w:rsidR="00A821C6" w:rsidRPr="006412D6" w14:paraId="69531AD3"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CFBF5D4" w14:textId="77777777" w:rsidR="00A821C6" w:rsidRPr="006412D6" w:rsidRDefault="00A821C6" w:rsidP="00AE0599">
            <w:r w:rsidRPr="006412D6">
              <w:t>e2</w:t>
            </w:r>
          </w:p>
        </w:tc>
        <w:tc>
          <w:tcPr>
            <w:tcW w:w="1020" w:type="dxa"/>
            <w:tcBorders>
              <w:top w:val="nil"/>
              <w:left w:val="nil"/>
              <w:bottom w:val="single" w:sz="4" w:space="0" w:color="auto"/>
              <w:right w:val="single" w:sz="4" w:space="0" w:color="auto"/>
            </w:tcBorders>
            <w:shd w:val="clear" w:color="auto" w:fill="auto"/>
            <w:noWrap/>
            <w:vAlign w:val="bottom"/>
            <w:hideMark/>
          </w:tcPr>
          <w:p w14:paraId="2912888E" w14:textId="77777777" w:rsidR="00A821C6" w:rsidRPr="006412D6" w:rsidRDefault="00A821C6" w:rsidP="00AE0599">
            <w:r w:rsidRPr="006412D6">
              <w:t>x"00e1"</w:t>
            </w:r>
          </w:p>
        </w:tc>
        <w:tc>
          <w:tcPr>
            <w:tcW w:w="2080" w:type="dxa"/>
            <w:tcBorders>
              <w:top w:val="nil"/>
              <w:left w:val="nil"/>
              <w:bottom w:val="single" w:sz="4" w:space="0" w:color="auto"/>
              <w:right w:val="single" w:sz="4" w:space="0" w:color="auto"/>
            </w:tcBorders>
            <w:shd w:val="clear" w:color="auto" w:fill="auto"/>
            <w:noWrap/>
            <w:vAlign w:val="bottom"/>
            <w:hideMark/>
          </w:tcPr>
          <w:p w14:paraId="470D6E73" w14:textId="77777777" w:rsidR="00A821C6" w:rsidRPr="006412D6" w:rsidRDefault="00A821C6" w:rsidP="00AE0599">
            <w:r w:rsidRPr="006412D6">
              <w:t>11100011</w:t>
            </w:r>
          </w:p>
        </w:tc>
      </w:tr>
      <w:tr w:rsidR="00A821C6" w:rsidRPr="006412D6" w14:paraId="5B18249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43903D1" w14:textId="77777777" w:rsidR="00A821C6" w:rsidRPr="006412D6" w:rsidRDefault="00A821C6" w:rsidP="00AE0599">
            <w:r w:rsidRPr="006412D6">
              <w:t>e3</w:t>
            </w:r>
          </w:p>
        </w:tc>
        <w:tc>
          <w:tcPr>
            <w:tcW w:w="1020" w:type="dxa"/>
            <w:tcBorders>
              <w:top w:val="nil"/>
              <w:left w:val="nil"/>
              <w:bottom w:val="single" w:sz="4" w:space="0" w:color="auto"/>
              <w:right w:val="single" w:sz="4" w:space="0" w:color="auto"/>
            </w:tcBorders>
            <w:shd w:val="clear" w:color="auto" w:fill="auto"/>
            <w:noWrap/>
            <w:vAlign w:val="bottom"/>
            <w:hideMark/>
          </w:tcPr>
          <w:p w14:paraId="0A5449BD" w14:textId="77777777" w:rsidR="00A821C6" w:rsidRPr="006412D6" w:rsidRDefault="00A821C6" w:rsidP="00AE0599">
            <w:r w:rsidRPr="006412D6">
              <w:t>x"00e2"</w:t>
            </w:r>
          </w:p>
        </w:tc>
        <w:tc>
          <w:tcPr>
            <w:tcW w:w="2080" w:type="dxa"/>
            <w:tcBorders>
              <w:top w:val="nil"/>
              <w:left w:val="nil"/>
              <w:bottom w:val="single" w:sz="4" w:space="0" w:color="auto"/>
              <w:right w:val="single" w:sz="4" w:space="0" w:color="auto"/>
            </w:tcBorders>
            <w:shd w:val="clear" w:color="auto" w:fill="auto"/>
            <w:noWrap/>
            <w:vAlign w:val="bottom"/>
            <w:hideMark/>
          </w:tcPr>
          <w:p w14:paraId="5E9D7ED9" w14:textId="77777777" w:rsidR="00A821C6" w:rsidRPr="006412D6" w:rsidRDefault="00A821C6" w:rsidP="00AE0599">
            <w:r w:rsidRPr="006412D6">
              <w:t>11100100</w:t>
            </w:r>
          </w:p>
        </w:tc>
      </w:tr>
      <w:tr w:rsidR="00A821C6" w:rsidRPr="006412D6" w14:paraId="3AAA9BD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840CC49" w14:textId="77777777" w:rsidR="00A821C6" w:rsidRPr="006412D6" w:rsidRDefault="00A821C6" w:rsidP="00AE0599">
            <w:r w:rsidRPr="006412D6">
              <w:t>e4</w:t>
            </w:r>
          </w:p>
        </w:tc>
        <w:tc>
          <w:tcPr>
            <w:tcW w:w="1020" w:type="dxa"/>
            <w:tcBorders>
              <w:top w:val="nil"/>
              <w:left w:val="nil"/>
              <w:bottom w:val="single" w:sz="4" w:space="0" w:color="auto"/>
              <w:right w:val="single" w:sz="4" w:space="0" w:color="auto"/>
            </w:tcBorders>
            <w:shd w:val="clear" w:color="auto" w:fill="auto"/>
            <w:noWrap/>
            <w:vAlign w:val="bottom"/>
            <w:hideMark/>
          </w:tcPr>
          <w:p w14:paraId="78E9EA07" w14:textId="77777777" w:rsidR="00A821C6" w:rsidRPr="006412D6" w:rsidRDefault="00A821C6" w:rsidP="00AE0599">
            <w:r w:rsidRPr="006412D6">
              <w:t>x"00e3"</w:t>
            </w:r>
          </w:p>
        </w:tc>
        <w:tc>
          <w:tcPr>
            <w:tcW w:w="2080" w:type="dxa"/>
            <w:tcBorders>
              <w:top w:val="nil"/>
              <w:left w:val="nil"/>
              <w:bottom w:val="single" w:sz="4" w:space="0" w:color="auto"/>
              <w:right w:val="single" w:sz="4" w:space="0" w:color="auto"/>
            </w:tcBorders>
            <w:shd w:val="clear" w:color="auto" w:fill="auto"/>
            <w:noWrap/>
            <w:vAlign w:val="bottom"/>
            <w:hideMark/>
          </w:tcPr>
          <w:p w14:paraId="40C402C2" w14:textId="77777777" w:rsidR="00A821C6" w:rsidRPr="006412D6" w:rsidRDefault="00A821C6" w:rsidP="00AE0599">
            <w:r w:rsidRPr="006412D6">
              <w:t>11100101</w:t>
            </w:r>
          </w:p>
        </w:tc>
      </w:tr>
      <w:tr w:rsidR="00A821C6" w:rsidRPr="006412D6" w14:paraId="193AE62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E28D534" w14:textId="77777777" w:rsidR="00A821C6" w:rsidRPr="006412D6" w:rsidRDefault="00A821C6" w:rsidP="00AE0599">
            <w:r w:rsidRPr="006412D6">
              <w:t>e5</w:t>
            </w:r>
          </w:p>
        </w:tc>
        <w:tc>
          <w:tcPr>
            <w:tcW w:w="1020" w:type="dxa"/>
            <w:tcBorders>
              <w:top w:val="nil"/>
              <w:left w:val="nil"/>
              <w:bottom w:val="single" w:sz="4" w:space="0" w:color="auto"/>
              <w:right w:val="single" w:sz="4" w:space="0" w:color="auto"/>
            </w:tcBorders>
            <w:shd w:val="clear" w:color="auto" w:fill="auto"/>
            <w:noWrap/>
            <w:vAlign w:val="bottom"/>
            <w:hideMark/>
          </w:tcPr>
          <w:p w14:paraId="3F8806C7" w14:textId="77777777" w:rsidR="00A821C6" w:rsidRPr="006412D6" w:rsidRDefault="00A821C6" w:rsidP="00AE0599">
            <w:r w:rsidRPr="006412D6">
              <w:t>x"00e4"</w:t>
            </w:r>
          </w:p>
        </w:tc>
        <w:tc>
          <w:tcPr>
            <w:tcW w:w="2080" w:type="dxa"/>
            <w:tcBorders>
              <w:top w:val="nil"/>
              <w:left w:val="nil"/>
              <w:bottom w:val="single" w:sz="4" w:space="0" w:color="auto"/>
              <w:right w:val="single" w:sz="4" w:space="0" w:color="auto"/>
            </w:tcBorders>
            <w:shd w:val="clear" w:color="auto" w:fill="auto"/>
            <w:noWrap/>
            <w:vAlign w:val="bottom"/>
            <w:hideMark/>
          </w:tcPr>
          <w:p w14:paraId="6078E6CB" w14:textId="77777777" w:rsidR="00A821C6" w:rsidRPr="006412D6" w:rsidRDefault="00A821C6" w:rsidP="00AE0599">
            <w:r w:rsidRPr="006412D6">
              <w:t>11100110</w:t>
            </w:r>
          </w:p>
        </w:tc>
      </w:tr>
      <w:tr w:rsidR="00A821C6" w:rsidRPr="006412D6" w14:paraId="1E0D09A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39CD318" w14:textId="77777777" w:rsidR="00A821C6" w:rsidRPr="006412D6" w:rsidRDefault="00A821C6" w:rsidP="00AE0599">
            <w:r w:rsidRPr="006412D6">
              <w:lastRenderedPageBreak/>
              <w:t>e6</w:t>
            </w:r>
          </w:p>
        </w:tc>
        <w:tc>
          <w:tcPr>
            <w:tcW w:w="1020" w:type="dxa"/>
            <w:tcBorders>
              <w:top w:val="nil"/>
              <w:left w:val="nil"/>
              <w:bottom w:val="single" w:sz="4" w:space="0" w:color="auto"/>
              <w:right w:val="single" w:sz="4" w:space="0" w:color="auto"/>
            </w:tcBorders>
            <w:shd w:val="clear" w:color="auto" w:fill="auto"/>
            <w:noWrap/>
            <w:vAlign w:val="bottom"/>
            <w:hideMark/>
          </w:tcPr>
          <w:p w14:paraId="325B0088" w14:textId="77777777" w:rsidR="00A821C6" w:rsidRPr="006412D6" w:rsidRDefault="00A821C6" w:rsidP="00AE0599">
            <w:r w:rsidRPr="006412D6">
              <w:t>x"00e5"</w:t>
            </w:r>
          </w:p>
        </w:tc>
        <w:tc>
          <w:tcPr>
            <w:tcW w:w="2080" w:type="dxa"/>
            <w:tcBorders>
              <w:top w:val="nil"/>
              <w:left w:val="nil"/>
              <w:bottom w:val="single" w:sz="4" w:space="0" w:color="auto"/>
              <w:right w:val="single" w:sz="4" w:space="0" w:color="auto"/>
            </w:tcBorders>
            <w:shd w:val="clear" w:color="auto" w:fill="auto"/>
            <w:noWrap/>
            <w:vAlign w:val="bottom"/>
            <w:hideMark/>
          </w:tcPr>
          <w:p w14:paraId="68303FD0" w14:textId="77777777" w:rsidR="00A821C6" w:rsidRPr="006412D6" w:rsidRDefault="00A821C6" w:rsidP="00AE0599">
            <w:r w:rsidRPr="006412D6">
              <w:t>11100111</w:t>
            </w:r>
          </w:p>
        </w:tc>
      </w:tr>
      <w:tr w:rsidR="00A821C6" w:rsidRPr="006412D6" w14:paraId="41B7E37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538CFAB" w14:textId="77777777" w:rsidR="00A821C6" w:rsidRPr="006412D6" w:rsidRDefault="00A821C6" w:rsidP="00AE0599">
            <w:r w:rsidRPr="006412D6">
              <w:t>e7</w:t>
            </w:r>
          </w:p>
        </w:tc>
        <w:tc>
          <w:tcPr>
            <w:tcW w:w="1020" w:type="dxa"/>
            <w:tcBorders>
              <w:top w:val="nil"/>
              <w:left w:val="nil"/>
              <w:bottom w:val="single" w:sz="4" w:space="0" w:color="auto"/>
              <w:right w:val="single" w:sz="4" w:space="0" w:color="auto"/>
            </w:tcBorders>
            <w:shd w:val="clear" w:color="auto" w:fill="auto"/>
            <w:noWrap/>
            <w:vAlign w:val="bottom"/>
            <w:hideMark/>
          </w:tcPr>
          <w:p w14:paraId="1F83B834" w14:textId="77777777" w:rsidR="00A821C6" w:rsidRPr="006412D6" w:rsidRDefault="00A821C6" w:rsidP="00AE0599">
            <w:r w:rsidRPr="006412D6">
              <w:t>x"00e6"</w:t>
            </w:r>
          </w:p>
        </w:tc>
        <w:tc>
          <w:tcPr>
            <w:tcW w:w="2080" w:type="dxa"/>
            <w:tcBorders>
              <w:top w:val="nil"/>
              <w:left w:val="nil"/>
              <w:bottom w:val="single" w:sz="4" w:space="0" w:color="auto"/>
              <w:right w:val="single" w:sz="4" w:space="0" w:color="auto"/>
            </w:tcBorders>
            <w:shd w:val="clear" w:color="auto" w:fill="auto"/>
            <w:noWrap/>
            <w:vAlign w:val="bottom"/>
            <w:hideMark/>
          </w:tcPr>
          <w:p w14:paraId="1B3E57B8" w14:textId="77777777" w:rsidR="00A821C6" w:rsidRPr="006412D6" w:rsidRDefault="00A821C6" w:rsidP="00AE0599">
            <w:r w:rsidRPr="006412D6">
              <w:t>11101000</w:t>
            </w:r>
          </w:p>
        </w:tc>
      </w:tr>
      <w:tr w:rsidR="00A821C6" w:rsidRPr="006412D6" w14:paraId="0693A65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69F34B6" w14:textId="77777777" w:rsidR="00A821C6" w:rsidRPr="006412D6" w:rsidRDefault="00A821C6" w:rsidP="00AE0599">
            <w:r w:rsidRPr="006412D6">
              <w:t>e8</w:t>
            </w:r>
          </w:p>
        </w:tc>
        <w:tc>
          <w:tcPr>
            <w:tcW w:w="1020" w:type="dxa"/>
            <w:tcBorders>
              <w:top w:val="nil"/>
              <w:left w:val="nil"/>
              <w:bottom w:val="single" w:sz="4" w:space="0" w:color="auto"/>
              <w:right w:val="single" w:sz="4" w:space="0" w:color="auto"/>
            </w:tcBorders>
            <w:shd w:val="clear" w:color="auto" w:fill="auto"/>
            <w:noWrap/>
            <w:vAlign w:val="bottom"/>
            <w:hideMark/>
          </w:tcPr>
          <w:p w14:paraId="64B5FF15" w14:textId="77777777" w:rsidR="00A821C6" w:rsidRPr="006412D6" w:rsidRDefault="00A821C6" w:rsidP="00AE0599">
            <w:r w:rsidRPr="006412D6">
              <w:t>x"00e7"</w:t>
            </w:r>
          </w:p>
        </w:tc>
        <w:tc>
          <w:tcPr>
            <w:tcW w:w="2080" w:type="dxa"/>
            <w:tcBorders>
              <w:top w:val="nil"/>
              <w:left w:val="nil"/>
              <w:bottom w:val="single" w:sz="4" w:space="0" w:color="auto"/>
              <w:right w:val="single" w:sz="4" w:space="0" w:color="auto"/>
            </w:tcBorders>
            <w:shd w:val="clear" w:color="auto" w:fill="auto"/>
            <w:noWrap/>
            <w:vAlign w:val="bottom"/>
            <w:hideMark/>
          </w:tcPr>
          <w:p w14:paraId="3507C815" w14:textId="77777777" w:rsidR="00A821C6" w:rsidRPr="006412D6" w:rsidRDefault="00A821C6" w:rsidP="00AE0599">
            <w:r w:rsidRPr="006412D6">
              <w:t>11101001</w:t>
            </w:r>
          </w:p>
        </w:tc>
      </w:tr>
      <w:tr w:rsidR="00A821C6" w:rsidRPr="006412D6" w14:paraId="6ED4B12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9615A34" w14:textId="77777777" w:rsidR="00A821C6" w:rsidRPr="006412D6" w:rsidRDefault="00A821C6" w:rsidP="00AE0599">
            <w:r w:rsidRPr="006412D6">
              <w:t>e9</w:t>
            </w:r>
          </w:p>
        </w:tc>
        <w:tc>
          <w:tcPr>
            <w:tcW w:w="1020" w:type="dxa"/>
            <w:tcBorders>
              <w:top w:val="nil"/>
              <w:left w:val="nil"/>
              <w:bottom w:val="single" w:sz="4" w:space="0" w:color="auto"/>
              <w:right w:val="single" w:sz="4" w:space="0" w:color="auto"/>
            </w:tcBorders>
            <w:shd w:val="clear" w:color="auto" w:fill="auto"/>
            <w:noWrap/>
            <w:vAlign w:val="bottom"/>
            <w:hideMark/>
          </w:tcPr>
          <w:p w14:paraId="56CE6DBB" w14:textId="77777777" w:rsidR="00A821C6" w:rsidRPr="006412D6" w:rsidRDefault="00A821C6" w:rsidP="00AE0599">
            <w:r w:rsidRPr="006412D6">
              <w:t>x"00e8"</w:t>
            </w:r>
          </w:p>
        </w:tc>
        <w:tc>
          <w:tcPr>
            <w:tcW w:w="2080" w:type="dxa"/>
            <w:tcBorders>
              <w:top w:val="nil"/>
              <w:left w:val="nil"/>
              <w:bottom w:val="single" w:sz="4" w:space="0" w:color="auto"/>
              <w:right w:val="single" w:sz="4" w:space="0" w:color="auto"/>
            </w:tcBorders>
            <w:shd w:val="clear" w:color="auto" w:fill="auto"/>
            <w:noWrap/>
            <w:vAlign w:val="bottom"/>
            <w:hideMark/>
          </w:tcPr>
          <w:p w14:paraId="48548DE7" w14:textId="77777777" w:rsidR="00A821C6" w:rsidRPr="006412D6" w:rsidRDefault="00A821C6" w:rsidP="00AE0599">
            <w:r w:rsidRPr="006412D6">
              <w:t>11101010</w:t>
            </w:r>
          </w:p>
        </w:tc>
      </w:tr>
      <w:tr w:rsidR="00A821C6" w:rsidRPr="006412D6" w14:paraId="67C429A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09C3380" w14:textId="77777777" w:rsidR="00A821C6" w:rsidRPr="006412D6" w:rsidRDefault="00A821C6" w:rsidP="00AE0599">
            <w:r w:rsidRPr="006412D6">
              <w:t>ea</w:t>
            </w:r>
          </w:p>
        </w:tc>
        <w:tc>
          <w:tcPr>
            <w:tcW w:w="1020" w:type="dxa"/>
            <w:tcBorders>
              <w:top w:val="nil"/>
              <w:left w:val="nil"/>
              <w:bottom w:val="single" w:sz="4" w:space="0" w:color="auto"/>
              <w:right w:val="single" w:sz="4" w:space="0" w:color="auto"/>
            </w:tcBorders>
            <w:shd w:val="clear" w:color="auto" w:fill="auto"/>
            <w:noWrap/>
            <w:vAlign w:val="bottom"/>
            <w:hideMark/>
          </w:tcPr>
          <w:p w14:paraId="3370A0B9" w14:textId="77777777" w:rsidR="00A821C6" w:rsidRPr="006412D6" w:rsidRDefault="00A821C6" w:rsidP="00AE0599">
            <w:r w:rsidRPr="006412D6">
              <w:t>x"00e9"</w:t>
            </w:r>
          </w:p>
        </w:tc>
        <w:tc>
          <w:tcPr>
            <w:tcW w:w="2080" w:type="dxa"/>
            <w:tcBorders>
              <w:top w:val="nil"/>
              <w:left w:val="nil"/>
              <w:bottom w:val="single" w:sz="4" w:space="0" w:color="auto"/>
              <w:right w:val="single" w:sz="4" w:space="0" w:color="auto"/>
            </w:tcBorders>
            <w:shd w:val="clear" w:color="auto" w:fill="auto"/>
            <w:noWrap/>
            <w:vAlign w:val="bottom"/>
            <w:hideMark/>
          </w:tcPr>
          <w:p w14:paraId="02D2B05A" w14:textId="77777777" w:rsidR="00A821C6" w:rsidRPr="006412D6" w:rsidRDefault="00A821C6" w:rsidP="00AE0599">
            <w:r w:rsidRPr="006412D6">
              <w:t>11101011</w:t>
            </w:r>
          </w:p>
        </w:tc>
      </w:tr>
      <w:tr w:rsidR="00A821C6" w:rsidRPr="006412D6" w14:paraId="0422FAC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B80193B" w14:textId="77777777" w:rsidR="00A821C6" w:rsidRPr="006412D6" w:rsidRDefault="00A821C6" w:rsidP="00AE0599">
            <w:r w:rsidRPr="006412D6">
              <w:t>eb</w:t>
            </w:r>
          </w:p>
        </w:tc>
        <w:tc>
          <w:tcPr>
            <w:tcW w:w="1020" w:type="dxa"/>
            <w:tcBorders>
              <w:top w:val="nil"/>
              <w:left w:val="nil"/>
              <w:bottom w:val="single" w:sz="4" w:space="0" w:color="auto"/>
              <w:right w:val="single" w:sz="4" w:space="0" w:color="auto"/>
            </w:tcBorders>
            <w:shd w:val="clear" w:color="auto" w:fill="auto"/>
            <w:noWrap/>
            <w:vAlign w:val="bottom"/>
            <w:hideMark/>
          </w:tcPr>
          <w:p w14:paraId="2C54EA8A" w14:textId="77777777" w:rsidR="00A821C6" w:rsidRPr="006412D6" w:rsidRDefault="00A821C6" w:rsidP="00AE0599">
            <w:r w:rsidRPr="006412D6">
              <w:t>x"00ea"</w:t>
            </w:r>
          </w:p>
        </w:tc>
        <w:tc>
          <w:tcPr>
            <w:tcW w:w="2080" w:type="dxa"/>
            <w:tcBorders>
              <w:top w:val="nil"/>
              <w:left w:val="nil"/>
              <w:bottom w:val="single" w:sz="4" w:space="0" w:color="auto"/>
              <w:right w:val="single" w:sz="4" w:space="0" w:color="auto"/>
            </w:tcBorders>
            <w:shd w:val="clear" w:color="auto" w:fill="auto"/>
            <w:noWrap/>
            <w:vAlign w:val="bottom"/>
            <w:hideMark/>
          </w:tcPr>
          <w:p w14:paraId="50B67E95" w14:textId="77777777" w:rsidR="00A821C6" w:rsidRPr="006412D6" w:rsidRDefault="00A821C6" w:rsidP="00AE0599">
            <w:r w:rsidRPr="006412D6">
              <w:t>11101100</w:t>
            </w:r>
          </w:p>
        </w:tc>
      </w:tr>
      <w:tr w:rsidR="00A821C6" w:rsidRPr="006412D6" w14:paraId="2732D2D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CFBD6FF" w14:textId="77777777" w:rsidR="00A821C6" w:rsidRPr="006412D6" w:rsidRDefault="00A821C6" w:rsidP="00AE0599">
            <w:r w:rsidRPr="006412D6">
              <w:t>ec</w:t>
            </w:r>
          </w:p>
        </w:tc>
        <w:tc>
          <w:tcPr>
            <w:tcW w:w="1020" w:type="dxa"/>
            <w:tcBorders>
              <w:top w:val="nil"/>
              <w:left w:val="nil"/>
              <w:bottom w:val="single" w:sz="4" w:space="0" w:color="auto"/>
              <w:right w:val="single" w:sz="4" w:space="0" w:color="auto"/>
            </w:tcBorders>
            <w:shd w:val="clear" w:color="auto" w:fill="auto"/>
            <w:noWrap/>
            <w:vAlign w:val="bottom"/>
            <w:hideMark/>
          </w:tcPr>
          <w:p w14:paraId="7473D6A4" w14:textId="77777777" w:rsidR="00A821C6" w:rsidRPr="006412D6" w:rsidRDefault="00A821C6" w:rsidP="00AE0599">
            <w:r w:rsidRPr="006412D6">
              <w:t>x"00eb"</w:t>
            </w:r>
          </w:p>
        </w:tc>
        <w:tc>
          <w:tcPr>
            <w:tcW w:w="2080" w:type="dxa"/>
            <w:tcBorders>
              <w:top w:val="nil"/>
              <w:left w:val="nil"/>
              <w:bottom w:val="single" w:sz="4" w:space="0" w:color="auto"/>
              <w:right w:val="single" w:sz="4" w:space="0" w:color="auto"/>
            </w:tcBorders>
            <w:shd w:val="clear" w:color="auto" w:fill="auto"/>
            <w:noWrap/>
            <w:vAlign w:val="bottom"/>
            <w:hideMark/>
          </w:tcPr>
          <w:p w14:paraId="1AFE41E6" w14:textId="77777777" w:rsidR="00A821C6" w:rsidRPr="006412D6" w:rsidRDefault="00A821C6" w:rsidP="00AE0599">
            <w:r w:rsidRPr="006412D6">
              <w:t>11101101</w:t>
            </w:r>
          </w:p>
        </w:tc>
      </w:tr>
      <w:tr w:rsidR="00A821C6" w:rsidRPr="006412D6" w14:paraId="0EBDFA5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3CE99F4" w14:textId="77777777" w:rsidR="00A821C6" w:rsidRPr="006412D6" w:rsidRDefault="00A821C6" w:rsidP="00AE0599">
            <w:r w:rsidRPr="006412D6">
              <w:t>ed</w:t>
            </w:r>
          </w:p>
        </w:tc>
        <w:tc>
          <w:tcPr>
            <w:tcW w:w="1020" w:type="dxa"/>
            <w:tcBorders>
              <w:top w:val="nil"/>
              <w:left w:val="nil"/>
              <w:bottom w:val="single" w:sz="4" w:space="0" w:color="auto"/>
              <w:right w:val="single" w:sz="4" w:space="0" w:color="auto"/>
            </w:tcBorders>
            <w:shd w:val="clear" w:color="auto" w:fill="auto"/>
            <w:noWrap/>
            <w:vAlign w:val="bottom"/>
            <w:hideMark/>
          </w:tcPr>
          <w:p w14:paraId="07F5136A" w14:textId="77777777" w:rsidR="00A821C6" w:rsidRPr="006412D6" w:rsidRDefault="00A821C6" w:rsidP="00AE0599">
            <w:r w:rsidRPr="006412D6">
              <w:t>x"00ec"</w:t>
            </w:r>
          </w:p>
        </w:tc>
        <w:tc>
          <w:tcPr>
            <w:tcW w:w="2080" w:type="dxa"/>
            <w:tcBorders>
              <w:top w:val="nil"/>
              <w:left w:val="nil"/>
              <w:bottom w:val="single" w:sz="4" w:space="0" w:color="auto"/>
              <w:right w:val="single" w:sz="4" w:space="0" w:color="auto"/>
            </w:tcBorders>
            <w:shd w:val="clear" w:color="auto" w:fill="auto"/>
            <w:noWrap/>
            <w:vAlign w:val="bottom"/>
            <w:hideMark/>
          </w:tcPr>
          <w:p w14:paraId="5FF680F4" w14:textId="77777777" w:rsidR="00A821C6" w:rsidRPr="006412D6" w:rsidRDefault="00A821C6" w:rsidP="00AE0599">
            <w:r w:rsidRPr="006412D6">
              <w:t>11101110</w:t>
            </w:r>
          </w:p>
        </w:tc>
      </w:tr>
      <w:tr w:rsidR="00A821C6" w:rsidRPr="006412D6" w14:paraId="24CA945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93AA6F1" w14:textId="77777777" w:rsidR="00A821C6" w:rsidRPr="006412D6" w:rsidRDefault="00A821C6" w:rsidP="00AE0599">
            <w:r w:rsidRPr="006412D6">
              <w:t>ee</w:t>
            </w:r>
          </w:p>
        </w:tc>
        <w:tc>
          <w:tcPr>
            <w:tcW w:w="1020" w:type="dxa"/>
            <w:tcBorders>
              <w:top w:val="nil"/>
              <w:left w:val="nil"/>
              <w:bottom w:val="single" w:sz="4" w:space="0" w:color="auto"/>
              <w:right w:val="single" w:sz="4" w:space="0" w:color="auto"/>
            </w:tcBorders>
            <w:shd w:val="clear" w:color="auto" w:fill="auto"/>
            <w:noWrap/>
            <w:vAlign w:val="bottom"/>
            <w:hideMark/>
          </w:tcPr>
          <w:p w14:paraId="4A232745" w14:textId="77777777" w:rsidR="00A821C6" w:rsidRPr="006412D6" w:rsidRDefault="00A821C6" w:rsidP="00AE0599">
            <w:r w:rsidRPr="006412D6">
              <w:t>x"00ed"</w:t>
            </w:r>
          </w:p>
        </w:tc>
        <w:tc>
          <w:tcPr>
            <w:tcW w:w="2080" w:type="dxa"/>
            <w:tcBorders>
              <w:top w:val="nil"/>
              <w:left w:val="nil"/>
              <w:bottom w:val="single" w:sz="4" w:space="0" w:color="auto"/>
              <w:right w:val="single" w:sz="4" w:space="0" w:color="auto"/>
            </w:tcBorders>
            <w:shd w:val="clear" w:color="auto" w:fill="auto"/>
            <w:noWrap/>
            <w:vAlign w:val="bottom"/>
            <w:hideMark/>
          </w:tcPr>
          <w:p w14:paraId="41A652FD" w14:textId="77777777" w:rsidR="00A821C6" w:rsidRPr="006412D6" w:rsidRDefault="00A821C6" w:rsidP="00AE0599">
            <w:r w:rsidRPr="006412D6">
              <w:t>11101111</w:t>
            </w:r>
          </w:p>
        </w:tc>
      </w:tr>
      <w:tr w:rsidR="00A821C6" w:rsidRPr="006412D6" w14:paraId="080450E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AA9C50B" w14:textId="77777777" w:rsidR="00A821C6" w:rsidRPr="006412D6" w:rsidRDefault="00A821C6" w:rsidP="00AE0599">
            <w:r w:rsidRPr="006412D6">
              <w:t>ef</w:t>
            </w:r>
          </w:p>
        </w:tc>
        <w:tc>
          <w:tcPr>
            <w:tcW w:w="1020" w:type="dxa"/>
            <w:tcBorders>
              <w:top w:val="nil"/>
              <w:left w:val="nil"/>
              <w:bottom w:val="single" w:sz="4" w:space="0" w:color="auto"/>
              <w:right w:val="single" w:sz="4" w:space="0" w:color="auto"/>
            </w:tcBorders>
            <w:shd w:val="clear" w:color="auto" w:fill="auto"/>
            <w:noWrap/>
            <w:vAlign w:val="bottom"/>
            <w:hideMark/>
          </w:tcPr>
          <w:p w14:paraId="2DF8FF01" w14:textId="77777777" w:rsidR="00A821C6" w:rsidRPr="006412D6" w:rsidRDefault="00A821C6" w:rsidP="00AE0599">
            <w:r w:rsidRPr="006412D6">
              <w:t>x"00ee"</w:t>
            </w:r>
          </w:p>
        </w:tc>
        <w:tc>
          <w:tcPr>
            <w:tcW w:w="2080" w:type="dxa"/>
            <w:tcBorders>
              <w:top w:val="nil"/>
              <w:left w:val="nil"/>
              <w:bottom w:val="single" w:sz="4" w:space="0" w:color="auto"/>
              <w:right w:val="single" w:sz="4" w:space="0" w:color="auto"/>
            </w:tcBorders>
            <w:shd w:val="clear" w:color="auto" w:fill="auto"/>
            <w:noWrap/>
            <w:vAlign w:val="bottom"/>
            <w:hideMark/>
          </w:tcPr>
          <w:p w14:paraId="445B9232" w14:textId="77777777" w:rsidR="00A821C6" w:rsidRPr="006412D6" w:rsidRDefault="00A821C6" w:rsidP="00AE0599">
            <w:r w:rsidRPr="006412D6">
              <w:t>11110000</w:t>
            </w:r>
          </w:p>
        </w:tc>
      </w:tr>
      <w:tr w:rsidR="00A821C6" w:rsidRPr="006412D6" w14:paraId="60B6E862"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8A12F86" w14:textId="77777777" w:rsidR="00A821C6" w:rsidRPr="006412D6" w:rsidRDefault="00A821C6" w:rsidP="00AE0599">
            <w:r w:rsidRPr="006412D6">
              <w:t>f0</w:t>
            </w:r>
          </w:p>
        </w:tc>
        <w:tc>
          <w:tcPr>
            <w:tcW w:w="1020" w:type="dxa"/>
            <w:tcBorders>
              <w:top w:val="nil"/>
              <w:left w:val="nil"/>
              <w:bottom w:val="single" w:sz="4" w:space="0" w:color="auto"/>
              <w:right w:val="single" w:sz="4" w:space="0" w:color="auto"/>
            </w:tcBorders>
            <w:shd w:val="clear" w:color="auto" w:fill="auto"/>
            <w:noWrap/>
            <w:vAlign w:val="bottom"/>
            <w:hideMark/>
          </w:tcPr>
          <w:p w14:paraId="4AA8ED96" w14:textId="77777777" w:rsidR="00A821C6" w:rsidRPr="006412D6" w:rsidRDefault="00A821C6" w:rsidP="00AE0599">
            <w:r w:rsidRPr="006412D6">
              <w:t>x"00ef"</w:t>
            </w:r>
          </w:p>
        </w:tc>
        <w:tc>
          <w:tcPr>
            <w:tcW w:w="2080" w:type="dxa"/>
            <w:tcBorders>
              <w:top w:val="nil"/>
              <w:left w:val="nil"/>
              <w:bottom w:val="single" w:sz="4" w:space="0" w:color="auto"/>
              <w:right w:val="single" w:sz="4" w:space="0" w:color="auto"/>
            </w:tcBorders>
            <w:shd w:val="clear" w:color="auto" w:fill="auto"/>
            <w:noWrap/>
            <w:vAlign w:val="bottom"/>
            <w:hideMark/>
          </w:tcPr>
          <w:p w14:paraId="4DAF7F63" w14:textId="77777777" w:rsidR="00A821C6" w:rsidRPr="006412D6" w:rsidRDefault="00A821C6" w:rsidP="00AE0599">
            <w:r w:rsidRPr="006412D6">
              <w:t>11110001</w:t>
            </w:r>
          </w:p>
        </w:tc>
      </w:tr>
      <w:tr w:rsidR="00A821C6" w:rsidRPr="006412D6" w14:paraId="2A199526"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3FDD543" w14:textId="77777777" w:rsidR="00A821C6" w:rsidRPr="006412D6" w:rsidRDefault="00A821C6" w:rsidP="00AE0599">
            <w:r w:rsidRPr="006412D6">
              <w:t>f1</w:t>
            </w:r>
          </w:p>
        </w:tc>
        <w:tc>
          <w:tcPr>
            <w:tcW w:w="1020" w:type="dxa"/>
            <w:tcBorders>
              <w:top w:val="nil"/>
              <w:left w:val="nil"/>
              <w:bottom w:val="single" w:sz="4" w:space="0" w:color="auto"/>
              <w:right w:val="single" w:sz="4" w:space="0" w:color="auto"/>
            </w:tcBorders>
            <w:shd w:val="clear" w:color="auto" w:fill="auto"/>
            <w:noWrap/>
            <w:vAlign w:val="bottom"/>
            <w:hideMark/>
          </w:tcPr>
          <w:p w14:paraId="1BEB4721" w14:textId="77777777" w:rsidR="00A821C6" w:rsidRPr="006412D6" w:rsidRDefault="00A821C6" w:rsidP="00AE0599">
            <w:r w:rsidRPr="006412D6">
              <w:t>x"00f0"</w:t>
            </w:r>
          </w:p>
        </w:tc>
        <w:tc>
          <w:tcPr>
            <w:tcW w:w="2080" w:type="dxa"/>
            <w:tcBorders>
              <w:top w:val="nil"/>
              <w:left w:val="nil"/>
              <w:bottom w:val="single" w:sz="4" w:space="0" w:color="auto"/>
              <w:right w:val="single" w:sz="4" w:space="0" w:color="auto"/>
            </w:tcBorders>
            <w:shd w:val="clear" w:color="auto" w:fill="auto"/>
            <w:noWrap/>
            <w:vAlign w:val="bottom"/>
            <w:hideMark/>
          </w:tcPr>
          <w:p w14:paraId="2C148406" w14:textId="77777777" w:rsidR="00A821C6" w:rsidRPr="006412D6" w:rsidRDefault="00A821C6" w:rsidP="00AE0599">
            <w:r w:rsidRPr="006412D6">
              <w:t>11110010</w:t>
            </w:r>
          </w:p>
        </w:tc>
      </w:tr>
      <w:tr w:rsidR="00A821C6" w:rsidRPr="006412D6" w14:paraId="2703ADC1"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27BAAC6" w14:textId="77777777" w:rsidR="00A821C6" w:rsidRPr="006412D6" w:rsidRDefault="00A821C6" w:rsidP="00AE0599">
            <w:r w:rsidRPr="006412D6">
              <w:t>f2</w:t>
            </w:r>
          </w:p>
        </w:tc>
        <w:tc>
          <w:tcPr>
            <w:tcW w:w="1020" w:type="dxa"/>
            <w:tcBorders>
              <w:top w:val="nil"/>
              <w:left w:val="nil"/>
              <w:bottom w:val="single" w:sz="4" w:space="0" w:color="auto"/>
              <w:right w:val="single" w:sz="4" w:space="0" w:color="auto"/>
            </w:tcBorders>
            <w:shd w:val="clear" w:color="auto" w:fill="auto"/>
            <w:noWrap/>
            <w:vAlign w:val="bottom"/>
            <w:hideMark/>
          </w:tcPr>
          <w:p w14:paraId="4D532AD9" w14:textId="77777777" w:rsidR="00A821C6" w:rsidRPr="006412D6" w:rsidRDefault="00A821C6" w:rsidP="00AE0599">
            <w:r w:rsidRPr="006412D6">
              <w:t>x"00f1"</w:t>
            </w:r>
          </w:p>
        </w:tc>
        <w:tc>
          <w:tcPr>
            <w:tcW w:w="2080" w:type="dxa"/>
            <w:tcBorders>
              <w:top w:val="nil"/>
              <w:left w:val="nil"/>
              <w:bottom w:val="single" w:sz="4" w:space="0" w:color="auto"/>
              <w:right w:val="single" w:sz="4" w:space="0" w:color="auto"/>
            </w:tcBorders>
            <w:shd w:val="clear" w:color="auto" w:fill="auto"/>
            <w:noWrap/>
            <w:vAlign w:val="bottom"/>
            <w:hideMark/>
          </w:tcPr>
          <w:p w14:paraId="0A9F9429" w14:textId="77777777" w:rsidR="00A821C6" w:rsidRPr="006412D6" w:rsidRDefault="00A821C6" w:rsidP="00AE0599">
            <w:r w:rsidRPr="006412D6">
              <w:t>11110011</w:t>
            </w:r>
          </w:p>
        </w:tc>
      </w:tr>
      <w:tr w:rsidR="00A821C6" w:rsidRPr="006412D6" w14:paraId="13545EDE"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32D9C2E" w14:textId="77777777" w:rsidR="00A821C6" w:rsidRPr="006412D6" w:rsidRDefault="00A821C6" w:rsidP="00AE0599">
            <w:r w:rsidRPr="006412D6">
              <w:t>f3</w:t>
            </w:r>
          </w:p>
        </w:tc>
        <w:tc>
          <w:tcPr>
            <w:tcW w:w="1020" w:type="dxa"/>
            <w:tcBorders>
              <w:top w:val="nil"/>
              <w:left w:val="nil"/>
              <w:bottom w:val="single" w:sz="4" w:space="0" w:color="auto"/>
              <w:right w:val="single" w:sz="4" w:space="0" w:color="auto"/>
            </w:tcBorders>
            <w:shd w:val="clear" w:color="auto" w:fill="auto"/>
            <w:noWrap/>
            <w:vAlign w:val="bottom"/>
            <w:hideMark/>
          </w:tcPr>
          <w:p w14:paraId="17CD6D1A" w14:textId="77777777" w:rsidR="00A821C6" w:rsidRPr="006412D6" w:rsidRDefault="00A821C6" w:rsidP="00AE0599">
            <w:r w:rsidRPr="006412D6">
              <w:t>x"00f2"</w:t>
            </w:r>
          </w:p>
        </w:tc>
        <w:tc>
          <w:tcPr>
            <w:tcW w:w="2080" w:type="dxa"/>
            <w:tcBorders>
              <w:top w:val="nil"/>
              <w:left w:val="nil"/>
              <w:bottom w:val="single" w:sz="4" w:space="0" w:color="auto"/>
              <w:right w:val="single" w:sz="4" w:space="0" w:color="auto"/>
            </w:tcBorders>
            <w:shd w:val="clear" w:color="auto" w:fill="auto"/>
            <w:noWrap/>
            <w:vAlign w:val="bottom"/>
            <w:hideMark/>
          </w:tcPr>
          <w:p w14:paraId="3EDF307F" w14:textId="77777777" w:rsidR="00A821C6" w:rsidRPr="006412D6" w:rsidRDefault="00A821C6" w:rsidP="00AE0599">
            <w:r w:rsidRPr="006412D6">
              <w:t>11110100</w:t>
            </w:r>
          </w:p>
        </w:tc>
      </w:tr>
      <w:tr w:rsidR="00A821C6" w:rsidRPr="006412D6" w14:paraId="75778544"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6C81F40" w14:textId="77777777" w:rsidR="00A821C6" w:rsidRPr="006412D6" w:rsidRDefault="00A821C6" w:rsidP="00AE0599">
            <w:r w:rsidRPr="006412D6">
              <w:t>f4</w:t>
            </w:r>
          </w:p>
        </w:tc>
        <w:tc>
          <w:tcPr>
            <w:tcW w:w="1020" w:type="dxa"/>
            <w:tcBorders>
              <w:top w:val="nil"/>
              <w:left w:val="nil"/>
              <w:bottom w:val="single" w:sz="4" w:space="0" w:color="auto"/>
              <w:right w:val="single" w:sz="4" w:space="0" w:color="auto"/>
            </w:tcBorders>
            <w:shd w:val="clear" w:color="auto" w:fill="auto"/>
            <w:noWrap/>
            <w:vAlign w:val="bottom"/>
            <w:hideMark/>
          </w:tcPr>
          <w:p w14:paraId="6663A15B" w14:textId="77777777" w:rsidR="00A821C6" w:rsidRPr="006412D6" w:rsidRDefault="00A821C6" w:rsidP="00AE0599">
            <w:r w:rsidRPr="006412D6">
              <w:t>x"00f3"</w:t>
            </w:r>
          </w:p>
        </w:tc>
        <w:tc>
          <w:tcPr>
            <w:tcW w:w="2080" w:type="dxa"/>
            <w:tcBorders>
              <w:top w:val="nil"/>
              <w:left w:val="nil"/>
              <w:bottom w:val="single" w:sz="4" w:space="0" w:color="auto"/>
              <w:right w:val="single" w:sz="4" w:space="0" w:color="auto"/>
            </w:tcBorders>
            <w:shd w:val="clear" w:color="auto" w:fill="auto"/>
            <w:noWrap/>
            <w:vAlign w:val="bottom"/>
            <w:hideMark/>
          </w:tcPr>
          <w:p w14:paraId="1732085D" w14:textId="77777777" w:rsidR="00A821C6" w:rsidRPr="006412D6" w:rsidRDefault="00A821C6" w:rsidP="00AE0599">
            <w:r w:rsidRPr="006412D6">
              <w:t>11110101</w:t>
            </w:r>
          </w:p>
        </w:tc>
      </w:tr>
      <w:tr w:rsidR="00A821C6" w:rsidRPr="006412D6" w14:paraId="3C1E7BA9"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540655D" w14:textId="77777777" w:rsidR="00A821C6" w:rsidRPr="006412D6" w:rsidRDefault="00A821C6" w:rsidP="00AE0599">
            <w:r w:rsidRPr="006412D6">
              <w:t>f5</w:t>
            </w:r>
          </w:p>
        </w:tc>
        <w:tc>
          <w:tcPr>
            <w:tcW w:w="1020" w:type="dxa"/>
            <w:tcBorders>
              <w:top w:val="nil"/>
              <w:left w:val="nil"/>
              <w:bottom w:val="single" w:sz="4" w:space="0" w:color="auto"/>
              <w:right w:val="single" w:sz="4" w:space="0" w:color="auto"/>
            </w:tcBorders>
            <w:shd w:val="clear" w:color="auto" w:fill="auto"/>
            <w:noWrap/>
            <w:vAlign w:val="bottom"/>
            <w:hideMark/>
          </w:tcPr>
          <w:p w14:paraId="127D4461" w14:textId="77777777" w:rsidR="00A821C6" w:rsidRPr="006412D6" w:rsidRDefault="00A821C6" w:rsidP="00AE0599">
            <w:r w:rsidRPr="006412D6">
              <w:t>x"00f4"</w:t>
            </w:r>
          </w:p>
        </w:tc>
        <w:tc>
          <w:tcPr>
            <w:tcW w:w="2080" w:type="dxa"/>
            <w:tcBorders>
              <w:top w:val="nil"/>
              <w:left w:val="nil"/>
              <w:bottom w:val="single" w:sz="4" w:space="0" w:color="auto"/>
              <w:right w:val="single" w:sz="4" w:space="0" w:color="auto"/>
            </w:tcBorders>
            <w:shd w:val="clear" w:color="auto" w:fill="auto"/>
            <w:noWrap/>
            <w:vAlign w:val="bottom"/>
            <w:hideMark/>
          </w:tcPr>
          <w:p w14:paraId="6AB4FB6D" w14:textId="77777777" w:rsidR="00A821C6" w:rsidRPr="006412D6" w:rsidRDefault="00A821C6" w:rsidP="00AE0599">
            <w:r w:rsidRPr="006412D6">
              <w:t>11110110</w:t>
            </w:r>
          </w:p>
        </w:tc>
      </w:tr>
      <w:tr w:rsidR="00A821C6" w:rsidRPr="006412D6" w14:paraId="0C2971EB"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87ACDEB" w14:textId="77777777" w:rsidR="00A821C6" w:rsidRPr="006412D6" w:rsidRDefault="00A821C6" w:rsidP="00AE0599">
            <w:r w:rsidRPr="006412D6">
              <w:t>f6</w:t>
            </w:r>
          </w:p>
        </w:tc>
        <w:tc>
          <w:tcPr>
            <w:tcW w:w="1020" w:type="dxa"/>
            <w:tcBorders>
              <w:top w:val="nil"/>
              <w:left w:val="nil"/>
              <w:bottom w:val="single" w:sz="4" w:space="0" w:color="auto"/>
              <w:right w:val="single" w:sz="4" w:space="0" w:color="auto"/>
            </w:tcBorders>
            <w:shd w:val="clear" w:color="auto" w:fill="auto"/>
            <w:noWrap/>
            <w:vAlign w:val="bottom"/>
            <w:hideMark/>
          </w:tcPr>
          <w:p w14:paraId="1A3AB42C" w14:textId="77777777" w:rsidR="00A821C6" w:rsidRPr="006412D6" w:rsidRDefault="00A821C6" w:rsidP="00AE0599">
            <w:r w:rsidRPr="006412D6">
              <w:t>x"00f5"</w:t>
            </w:r>
          </w:p>
        </w:tc>
        <w:tc>
          <w:tcPr>
            <w:tcW w:w="2080" w:type="dxa"/>
            <w:tcBorders>
              <w:top w:val="nil"/>
              <w:left w:val="nil"/>
              <w:bottom w:val="single" w:sz="4" w:space="0" w:color="auto"/>
              <w:right w:val="single" w:sz="4" w:space="0" w:color="auto"/>
            </w:tcBorders>
            <w:shd w:val="clear" w:color="auto" w:fill="auto"/>
            <w:noWrap/>
            <w:vAlign w:val="bottom"/>
            <w:hideMark/>
          </w:tcPr>
          <w:p w14:paraId="591EC2F1" w14:textId="77777777" w:rsidR="00A821C6" w:rsidRPr="006412D6" w:rsidRDefault="00A821C6" w:rsidP="00AE0599">
            <w:r w:rsidRPr="006412D6">
              <w:t>11110111</w:t>
            </w:r>
          </w:p>
        </w:tc>
      </w:tr>
      <w:tr w:rsidR="00A821C6" w:rsidRPr="006412D6" w14:paraId="27AF00EC"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D03FA19" w14:textId="77777777" w:rsidR="00A821C6" w:rsidRPr="006412D6" w:rsidRDefault="00A821C6" w:rsidP="00AE0599">
            <w:r w:rsidRPr="006412D6">
              <w:t>f7</w:t>
            </w:r>
          </w:p>
        </w:tc>
        <w:tc>
          <w:tcPr>
            <w:tcW w:w="1020" w:type="dxa"/>
            <w:tcBorders>
              <w:top w:val="nil"/>
              <w:left w:val="nil"/>
              <w:bottom w:val="single" w:sz="4" w:space="0" w:color="auto"/>
              <w:right w:val="single" w:sz="4" w:space="0" w:color="auto"/>
            </w:tcBorders>
            <w:shd w:val="clear" w:color="auto" w:fill="auto"/>
            <w:noWrap/>
            <w:vAlign w:val="bottom"/>
            <w:hideMark/>
          </w:tcPr>
          <w:p w14:paraId="0C9E4DA1" w14:textId="77777777" w:rsidR="00A821C6" w:rsidRPr="006412D6" w:rsidRDefault="00A821C6" w:rsidP="00AE0599">
            <w:r w:rsidRPr="006412D6">
              <w:t>x"00f6"</w:t>
            </w:r>
          </w:p>
        </w:tc>
        <w:tc>
          <w:tcPr>
            <w:tcW w:w="2080" w:type="dxa"/>
            <w:tcBorders>
              <w:top w:val="nil"/>
              <w:left w:val="nil"/>
              <w:bottom w:val="single" w:sz="4" w:space="0" w:color="auto"/>
              <w:right w:val="single" w:sz="4" w:space="0" w:color="auto"/>
            </w:tcBorders>
            <w:shd w:val="clear" w:color="auto" w:fill="auto"/>
            <w:noWrap/>
            <w:vAlign w:val="bottom"/>
            <w:hideMark/>
          </w:tcPr>
          <w:p w14:paraId="3014C3F9" w14:textId="77777777" w:rsidR="00A821C6" w:rsidRPr="006412D6" w:rsidRDefault="00A821C6" w:rsidP="00AE0599">
            <w:r w:rsidRPr="006412D6">
              <w:t>11111000</w:t>
            </w:r>
          </w:p>
        </w:tc>
      </w:tr>
      <w:tr w:rsidR="00A821C6" w:rsidRPr="006412D6" w14:paraId="3E15BCF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FC332ED" w14:textId="77777777" w:rsidR="00A821C6" w:rsidRPr="006412D6" w:rsidRDefault="00A821C6" w:rsidP="00AE0599">
            <w:r w:rsidRPr="006412D6">
              <w:t>f8</w:t>
            </w:r>
          </w:p>
        </w:tc>
        <w:tc>
          <w:tcPr>
            <w:tcW w:w="1020" w:type="dxa"/>
            <w:tcBorders>
              <w:top w:val="nil"/>
              <w:left w:val="nil"/>
              <w:bottom w:val="single" w:sz="4" w:space="0" w:color="auto"/>
              <w:right w:val="single" w:sz="4" w:space="0" w:color="auto"/>
            </w:tcBorders>
            <w:shd w:val="clear" w:color="auto" w:fill="auto"/>
            <w:noWrap/>
            <w:vAlign w:val="bottom"/>
            <w:hideMark/>
          </w:tcPr>
          <w:p w14:paraId="7E859C17" w14:textId="77777777" w:rsidR="00A821C6" w:rsidRPr="006412D6" w:rsidRDefault="00A821C6" w:rsidP="00AE0599">
            <w:r w:rsidRPr="006412D6">
              <w:t>x"00f7"</w:t>
            </w:r>
          </w:p>
        </w:tc>
        <w:tc>
          <w:tcPr>
            <w:tcW w:w="2080" w:type="dxa"/>
            <w:tcBorders>
              <w:top w:val="nil"/>
              <w:left w:val="nil"/>
              <w:bottom w:val="single" w:sz="4" w:space="0" w:color="auto"/>
              <w:right w:val="single" w:sz="4" w:space="0" w:color="auto"/>
            </w:tcBorders>
            <w:shd w:val="clear" w:color="auto" w:fill="auto"/>
            <w:noWrap/>
            <w:vAlign w:val="bottom"/>
            <w:hideMark/>
          </w:tcPr>
          <w:p w14:paraId="66C21112" w14:textId="77777777" w:rsidR="00A821C6" w:rsidRPr="006412D6" w:rsidRDefault="00A821C6" w:rsidP="00AE0599">
            <w:r w:rsidRPr="006412D6">
              <w:t>11111001</w:t>
            </w:r>
          </w:p>
        </w:tc>
      </w:tr>
      <w:tr w:rsidR="00A821C6" w:rsidRPr="006412D6" w14:paraId="406F0F9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2FF89B3" w14:textId="77777777" w:rsidR="00A821C6" w:rsidRPr="006412D6" w:rsidRDefault="00A821C6" w:rsidP="00AE0599">
            <w:r w:rsidRPr="006412D6">
              <w:t>f9</w:t>
            </w:r>
          </w:p>
        </w:tc>
        <w:tc>
          <w:tcPr>
            <w:tcW w:w="1020" w:type="dxa"/>
            <w:tcBorders>
              <w:top w:val="nil"/>
              <w:left w:val="nil"/>
              <w:bottom w:val="single" w:sz="4" w:space="0" w:color="auto"/>
              <w:right w:val="single" w:sz="4" w:space="0" w:color="auto"/>
            </w:tcBorders>
            <w:shd w:val="clear" w:color="auto" w:fill="auto"/>
            <w:noWrap/>
            <w:vAlign w:val="bottom"/>
            <w:hideMark/>
          </w:tcPr>
          <w:p w14:paraId="005291CA" w14:textId="77777777" w:rsidR="00A821C6" w:rsidRPr="006412D6" w:rsidRDefault="00A821C6" w:rsidP="00AE0599">
            <w:r w:rsidRPr="006412D6">
              <w:t>x"00f8"</w:t>
            </w:r>
          </w:p>
        </w:tc>
        <w:tc>
          <w:tcPr>
            <w:tcW w:w="2080" w:type="dxa"/>
            <w:tcBorders>
              <w:top w:val="nil"/>
              <w:left w:val="nil"/>
              <w:bottom w:val="single" w:sz="4" w:space="0" w:color="auto"/>
              <w:right w:val="single" w:sz="4" w:space="0" w:color="auto"/>
            </w:tcBorders>
            <w:shd w:val="clear" w:color="auto" w:fill="auto"/>
            <w:noWrap/>
            <w:vAlign w:val="bottom"/>
            <w:hideMark/>
          </w:tcPr>
          <w:p w14:paraId="7AAFAC39" w14:textId="77777777" w:rsidR="00A821C6" w:rsidRPr="006412D6" w:rsidRDefault="00A821C6" w:rsidP="00AE0599">
            <w:r w:rsidRPr="006412D6">
              <w:t>11111010</w:t>
            </w:r>
          </w:p>
        </w:tc>
      </w:tr>
      <w:tr w:rsidR="00A821C6" w:rsidRPr="006412D6" w14:paraId="0DD07F9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FB669C6" w14:textId="77777777" w:rsidR="00A821C6" w:rsidRPr="006412D6" w:rsidRDefault="00A821C6" w:rsidP="00AE0599">
            <w:r w:rsidRPr="006412D6">
              <w:t>fa</w:t>
            </w:r>
          </w:p>
        </w:tc>
        <w:tc>
          <w:tcPr>
            <w:tcW w:w="1020" w:type="dxa"/>
            <w:tcBorders>
              <w:top w:val="nil"/>
              <w:left w:val="nil"/>
              <w:bottom w:val="single" w:sz="4" w:space="0" w:color="auto"/>
              <w:right w:val="single" w:sz="4" w:space="0" w:color="auto"/>
            </w:tcBorders>
            <w:shd w:val="clear" w:color="auto" w:fill="auto"/>
            <w:noWrap/>
            <w:vAlign w:val="bottom"/>
            <w:hideMark/>
          </w:tcPr>
          <w:p w14:paraId="1404C12D" w14:textId="77777777" w:rsidR="00A821C6" w:rsidRPr="006412D6" w:rsidRDefault="00A821C6" w:rsidP="00AE0599">
            <w:r w:rsidRPr="006412D6">
              <w:t>x"00f9"</w:t>
            </w:r>
          </w:p>
        </w:tc>
        <w:tc>
          <w:tcPr>
            <w:tcW w:w="2080" w:type="dxa"/>
            <w:tcBorders>
              <w:top w:val="nil"/>
              <w:left w:val="nil"/>
              <w:bottom w:val="single" w:sz="4" w:space="0" w:color="auto"/>
              <w:right w:val="single" w:sz="4" w:space="0" w:color="auto"/>
            </w:tcBorders>
            <w:shd w:val="clear" w:color="auto" w:fill="auto"/>
            <w:noWrap/>
            <w:vAlign w:val="bottom"/>
            <w:hideMark/>
          </w:tcPr>
          <w:p w14:paraId="157392B9" w14:textId="77777777" w:rsidR="00A821C6" w:rsidRPr="006412D6" w:rsidRDefault="00A821C6" w:rsidP="00AE0599">
            <w:r w:rsidRPr="006412D6">
              <w:t>11111011</w:t>
            </w:r>
          </w:p>
        </w:tc>
      </w:tr>
      <w:tr w:rsidR="00A821C6" w:rsidRPr="006412D6" w14:paraId="7169B97A"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2BBF9DC" w14:textId="77777777" w:rsidR="00A821C6" w:rsidRPr="006412D6" w:rsidRDefault="00A821C6" w:rsidP="00AE0599">
            <w:r w:rsidRPr="006412D6">
              <w:t>fb</w:t>
            </w:r>
          </w:p>
        </w:tc>
        <w:tc>
          <w:tcPr>
            <w:tcW w:w="1020" w:type="dxa"/>
            <w:tcBorders>
              <w:top w:val="nil"/>
              <w:left w:val="nil"/>
              <w:bottom w:val="single" w:sz="4" w:space="0" w:color="auto"/>
              <w:right w:val="single" w:sz="4" w:space="0" w:color="auto"/>
            </w:tcBorders>
            <w:shd w:val="clear" w:color="auto" w:fill="auto"/>
            <w:noWrap/>
            <w:vAlign w:val="bottom"/>
            <w:hideMark/>
          </w:tcPr>
          <w:p w14:paraId="506D2844" w14:textId="77777777" w:rsidR="00A821C6" w:rsidRPr="006412D6" w:rsidRDefault="00A821C6" w:rsidP="00AE0599">
            <w:r w:rsidRPr="006412D6">
              <w:t>x"00fa"</w:t>
            </w:r>
          </w:p>
        </w:tc>
        <w:tc>
          <w:tcPr>
            <w:tcW w:w="2080" w:type="dxa"/>
            <w:tcBorders>
              <w:top w:val="nil"/>
              <w:left w:val="nil"/>
              <w:bottom w:val="single" w:sz="4" w:space="0" w:color="auto"/>
              <w:right w:val="single" w:sz="4" w:space="0" w:color="auto"/>
            </w:tcBorders>
            <w:shd w:val="clear" w:color="auto" w:fill="auto"/>
            <w:noWrap/>
            <w:vAlign w:val="bottom"/>
            <w:hideMark/>
          </w:tcPr>
          <w:p w14:paraId="06AE8D27" w14:textId="77777777" w:rsidR="00A821C6" w:rsidRPr="006412D6" w:rsidRDefault="00A821C6" w:rsidP="00AE0599">
            <w:r w:rsidRPr="006412D6">
              <w:t>11111100</w:t>
            </w:r>
          </w:p>
        </w:tc>
      </w:tr>
      <w:tr w:rsidR="00A821C6" w:rsidRPr="006412D6" w14:paraId="37982C3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FFD72E1" w14:textId="77777777" w:rsidR="00A821C6" w:rsidRPr="006412D6" w:rsidRDefault="00A821C6" w:rsidP="00AE0599">
            <w:r w:rsidRPr="006412D6">
              <w:t>fc</w:t>
            </w:r>
          </w:p>
        </w:tc>
        <w:tc>
          <w:tcPr>
            <w:tcW w:w="1020" w:type="dxa"/>
            <w:tcBorders>
              <w:top w:val="nil"/>
              <w:left w:val="nil"/>
              <w:bottom w:val="single" w:sz="4" w:space="0" w:color="auto"/>
              <w:right w:val="single" w:sz="4" w:space="0" w:color="auto"/>
            </w:tcBorders>
            <w:shd w:val="clear" w:color="auto" w:fill="auto"/>
            <w:noWrap/>
            <w:vAlign w:val="bottom"/>
            <w:hideMark/>
          </w:tcPr>
          <w:p w14:paraId="392D21CB" w14:textId="77777777" w:rsidR="00A821C6" w:rsidRPr="006412D6" w:rsidRDefault="00A821C6" w:rsidP="00AE0599">
            <w:r w:rsidRPr="006412D6">
              <w:t>x"00fb"</w:t>
            </w:r>
          </w:p>
        </w:tc>
        <w:tc>
          <w:tcPr>
            <w:tcW w:w="2080" w:type="dxa"/>
            <w:tcBorders>
              <w:top w:val="nil"/>
              <w:left w:val="nil"/>
              <w:bottom w:val="single" w:sz="4" w:space="0" w:color="auto"/>
              <w:right w:val="single" w:sz="4" w:space="0" w:color="auto"/>
            </w:tcBorders>
            <w:shd w:val="clear" w:color="auto" w:fill="auto"/>
            <w:noWrap/>
            <w:vAlign w:val="bottom"/>
            <w:hideMark/>
          </w:tcPr>
          <w:p w14:paraId="13762C8F" w14:textId="77777777" w:rsidR="00A821C6" w:rsidRPr="006412D6" w:rsidRDefault="00A821C6" w:rsidP="00AE0599">
            <w:r w:rsidRPr="006412D6">
              <w:t>11111101</w:t>
            </w:r>
          </w:p>
        </w:tc>
      </w:tr>
      <w:tr w:rsidR="00A821C6" w:rsidRPr="006412D6" w14:paraId="6D40EB60"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3E3F6CA" w14:textId="77777777" w:rsidR="00A821C6" w:rsidRPr="006412D6" w:rsidRDefault="00A821C6" w:rsidP="00AE0599">
            <w:r w:rsidRPr="006412D6">
              <w:t>fd</w:t>
            </w:r>
          </w:p>
        </w:tc>
        <w:tc>
          <w:tcPr>
            <w:tcW w:w="1020" w:type="dxa"/>
            <w:tcBorders>
              <w:top w:val="nil"/>
              <w:left w:val="nil"/>
              <w:bottom w:val="single" w:sz="4" w:space="0" w:color="auto"/>
              <w:right w:val="single" w:sz="4" w:space="0" w:color="auto"/>
            </w:tcBorders>
            <w:shd w:val="clear" w:color="auto" w:fill="auto"/>
            <w:noWrap/>
            <w:vAlign w:val="bottom"/>
            <w:hideMark/>
          </w:tcPr>
          <w:p w14:paraId="3B7F9CEB" w14:textId="77777777" w:rsidR="00A821C6" w:rsidRPr="006412D6" w:rsidRDefault="00A821C6" w:rsidP="00AE0599">
            <w:r w:rsidRPr="006412D6">
              <w:t>x"00fc"</w:t>
            </w:r>
          </w:p>
        </w:tc>
        <w:tc>
          <w:tcPr>
            <w:tcW w:w="2080" w:type="dxa"/>
            <w:tcBorders>
              <w:top w:val="nil"/>
              <w:left w:val="nil"/>
              <w:bottom w:val="single" w:sz="4" w:space="0" w:color="auto"/>
              <w:right w:val="single" w:sz="4" w:space="0" w:color="auto"/>
            </w:tcBorders>
            <w:shd w:val="clear" w:color="auto" w:fill="auto"/>
            <w:noWrap/>
            <w:vAlign w:val="bottom"/>
            <w:hideMark/>
          </w:tcPr>
          <w:p w14:paraId="29B3AEAD" w14:textId="77777777" w:rsidR="00A821C6" w:rsidRPr="006412D6" w:rsidRDefault="00A821C6" w:rsidP="00AE0599">
            <w:r w:rsidRPr="006412D6">
              <w:t>11111110</w:t>
            </w:r>
          </w:p>
        </w:tc>
      </w:tr>
      <w:tr w:rsidR="00A821C6" w:rsidRPr="006412D6" w14:paraId="59345DE8"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E92BB7B" w14:textId="77777777" w:rsidR="00A821C6" w:rsidRPr="006412D6" w:rsidRDefault="00A821C6" w:rsidP="00AE0599">
            <w:r w:rsidRPr="006412D6">
              <w:t>fe</w:t>
            </w:r>
          </w:p>
        </w:tc>
        <w:tc>
          <w:tcPr>
            <w:tcW w:w="1020" w:type="dxa"/>
            <w:tcBorders>
              <w:top w:val="nil"/>
              <w:left w:val="nil"/>
              <w:bottom w:val="single" w:sz="4" w:space="0" w:color="auto"/>
              <w:right w:val="single" w:sz="4" w:space="0" w:color="auto"/>
            </w:tcBorders>
            <w:shd w:val="clear" w:color="auto" w:fill="auto"/>
            <w:noWrap/>
            <w:vAlign w:val="bottom"/>
            <w:hideMark/>
          </w:tcPr>
          <w:p w14:paraId="0E2F5665" w14:textId="77777777" w:rsidR="00A821C6" w:rsidRPr="006412D6" w:rsidRDefault="00A821C6" w:rsidP="00AE0599">
            <w:r w:rsidRPr="006412D6">
              <w:t>x"00fd"</w:t>
            </w:r>
          </w:p>
        </w:tc>
        <w:tc>
          <w:tcPr>
            <w:tcW w:w="2080" w:type="dxa"/>
            <w:tcBorders>
              <w:top w:val="nil"/>
              <w:left w:val="nil"/>
              <w:bottom w:val="single" w:sz="4" w:space="0" w:color="auto"/>
              <w:right w:val="single" w:sz="4" w:space="0" w:color="auto"/>
            </w:tcBorders>
            <w:shd w:val="clear" w:color="auto" w:fill="auto"/>
            <w:noWrap/>
            <w:vAlign w:val="bottom"/>
            <w:hideMark/>
          </w:tcPr>
          <w:p w14:paraId="49122C25" w14:textId="77777777" w:rsidR="00A821C6" w:rsidRPr="006412D6" w:rsidRDefault="00A821C6" w:rsidP="00AE0599">
            <w:r w:rsidRPr="006412D6">
              <w:t>11111111</w:t>
            </w:r>
          </w:p>
        </w:tc>
      </w:tr>
      <w:tr w:rsidR="00A821C6" w:rsidRPr="006412D6" w14:paraId="69F5D6DF" w14:textId="77777777" w:rsidTr="00A821C6">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9037EA6" w14:textId="77777777" w:rsidR="00A821C6" w:rsidRPr="006412D6" w:rsidRDefault="00A821C6" w:rsidP="00AE0599">
            <w:r w:rsidRPr="006412D6">
              <w:t>ff</w:t>
            </w:r>
          </w:p>
        </w:tc>
        <w:tc>
          <w:tcPr>
            <w:tcW w:w="1020" w:type="dxa"/>
            <w:tcBorders>
              <w:top w:val="nil"/>
              <w:left w:val="nil"/>
              <w:bottom w:val="single" w:sz="4" w:space="0" w:color="auto"/>
              <w:right w:val="single" w:sz="4" w:space="0" w:color="auto"/>
            </w:tcBorders>
            <w:shd w:val="clear" w:color="auto" w:fill="auto"/>
            <w:noWrap/>
            <w:vAlign w:val="bottom"/>
            <w:hideMark/>
          </w:tcPr>
          <w:p w14:paraId="261E7954" w14:textId="77777777" w:rsidR="00A821C6" w:rsidRPr="006412D6" w:rsidRDefault="00A821C6" w:rsidP="00AE0599">
            <w:r w:rsidRPr="006412D6">
              <w:t>x"00fe"</w:t>
            </w:r>
          </w:p>
        </w:tc>
        <w:tc>
          <w:tcPr>
            <w:tcW w:w="2080" w:type="dxa"/>
            <w:tcBorders>
              <w:top w:val="nil"/>
              <w:left w:val="nil"/>
              <w:bottom w:val="single" w:sz="4" w:space="0" w:color="auto"/>
              <w:right w:val="single" w:sz="4" w:space="0" w:color="auto"/>
            </w:tcBorders>
            <w:shd w:val="clear" w:color="auto" w:fill="auto"/>
            <w:noWrap/>
            <w:vAlign w:val="bottom"/>
            <w:hideMark/>
          </w:tcPr>
          <w:p w14:paraId="7A2148E1" w14:textId="77777777" w:rsidR="00A821C6" w:rsidRPr="006412D6" w:rsidRDefault="00A821C6" w:rsidP="00AE0599">
            <w:r w:rsidRPr="006412D6">
              <w:t>100000000</w:t>
            </w:r>
          </w:p>
        </w:tc>
      </w:tr>
    </w:tbl>
    <w:p w14:paraId="1F617058" w14:textId="77777777" w:rsidR="004454AF" w:rsidRPr="006412D6" w:rsidRDefault="004454AF" w:rsidP="00645BF1"/>
    <w:p w14:paraId="47A228A7" w14:textId="77777777" w:rsidR="00DE269E" w:rsidRPr="006412D6" w:rsidRDefault="00DE269E" w:rsidP="00645BF1"/>
    <w:p w14:paraId="1C3171D2" w14:textId="77777777" w:rsidR="00C274FE" w:rsidRPr="006412D6" w:rsidRDefault="00C274FE" w:rsidP="00645BF1">
      <w:pPr>
        <w:rPr>
          <w:b/>
        </w:rPr>
      </w:pPr>
      <w:r w:rsidRPr="006412D6">
        <w:t xml:space="preserve">Register File: </w:t>
      </w:r>
      <w:r w:rsidRPr="006412D6">
        <w:rPr>
          <w:b/>
        </w:rPr>
        <w:t>…</w:t>
      </w:r>
    </w:p>
    <w:tbl>
      <w:tblPr>
        <w:tblW w:w="4700" w:type="dxa"/>
        <w:tblLook w:val="04A0" w:firstRow="1" w:lastRow="0" w:firstColumn="1" w:lastColumn="0" w:noHBand="0" w:noVBand="1"/>
      </w:tblPr>
      <w:tblGrid>
        <w:gridCol w:w="1340"/>
        <w:gridCol w:w="1020"/>
        <w:gridCol w:w="2340"/>
      </w:tblGrid>
      <w:tr w:rsidR="003C752A" w:rsidRPr="006412D6" w14:paraId="065B5AF2" w14:textId="77777777" w:rsidTr="003C752A">
        <w:trPr>
          <w:trHeight w:val="285"/>
        </w:trPr>
        <w:tc>
          <w:tcPr>
            <w:tcW w:w="134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53815481" w14:textId="77777777" w:rsidR="003C752A" w:rsidRPr="006412D6" w:rsidRDefault="003C752A" w:rsidP="00AE0599">
            <w:r w:rsidRPr="006412D6">
              <w:t>Address 0x…</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2393BA6C" w14:textId="77777777" w:rsidR="003C752A" w:rsidRPr="006412D6" w:rsidRDefault="003C752A" w:rsidP="00AE0599">
            <w:r w:rsidRPr="006412D6">
              <w:t>Hex Value</w:t>
            </w:r>
          </w:p>
        </w:tc>
        <w:tc>
          <w:tcPr>
            <w:tcW w:w="2340" w:type="dxa"/>
            <w:tcBorders>
              <w:top w:val="single" w:sz="4" w:space="0" w:color="auto"/>
              <w:left w:val="nil"/>
              <w:bottom w:val="single" w:sz="4" w:space="0" w:color="auto"/>
              <w:right w:val="single" w:sz="4" w:space="0" w:color="auto"/>
            </w:tcBorders>
            <w:shd w:val="clear" w:color="000000" w:fill="FFF2CC"/>
            <w:noWrap/>
            <w:vAlign w:val="bottom"/>
            <w:hideMark/>
          </w:tcPr>
          <w:p w14:paraId="756387BD" w14:textId="77777777" w:rsidR="003C752A" w:rsidRPr="006412D6" w:rsidRDefault="003C752A" w:rsidP="00AE0599">
            <w:r w:rsidRPr="006412D6">
              <w:t>Binary Value 0b…</w:t>
            </w:r>
          </w:p>
        </w:tc>
      </w:tr>
      <w:tr w:rsidR="003C752A" w:rsidRPr="006412D6" w14:paraId="7354CB79" w14:textId="77777777" w:rsidTr="003C752A">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79BC9DFF" w14:textId="77777777" w:rsidR="003C752A" w:rsidRPr="006412D6" w:rsidRDefault="003C752A" w:rsidP="00AE0599">
            <w:r w:rsidRPr="006412D6">
              <w:t>0</w:t>
            </w:r>
          </w:p>
        </w:tc>
        <w:tc>
          <w:tcPr>
            <w:tcW w:w="1020" w:type="dxa"/>
            <w:tcBorders>
              <w:top w:val="nil"/>
              <w:left w:val="nil"/>
              <w:bottom w:val="single" w:sz="4" w:space="0" w:color="auto"/>
              <w:right w:val="single" w:sz="4" w:space="0" w:color="auto"/>
            </w:tcBorders>
            <w:shd w:val="clear" w:color="auto" w:fill="auto"/>
            <w:noWrap/>
            <w:vAlign w:val="bottom"/>
            <w:hideMark/>
          </w:tcPr>
          <w:p w14:paraId="540646A8" w14:textId="77777777" w:rsidR="003C752A" w:rsidRPr="006412D6" w:rsidRDefault="003C752A" w:rsidP="00AE0599">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0FD18129" w14:textId="77777777" w:rsidR="003C752A" w:rsidRPr="006412D6" w:rsidRDefault="003C752A" w:rsidP="00AE0599">
            <w:r w:rsidRPr="006412D6">
              <w:t>0</w:t>
            </w:r>
          </w:p>
        </w:tc>
      </w:tr>
      <w:tr w:rsidR="003C752A" w:rsidRPr="006412D6" w14:paraId="32743200" w14:textId="77777777" w:rsidTr="003C752A">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70EC909" w14:textId="77777777" w:rsidR="003C752A" w:rsidRPr="006412D6" w:rsidRDefault="003C752A" w:rsidP="00AE0599">
            <w:r w:rsidRPr="006412D6">
              <w:t>1</w:t>
            </w:r>
          </w:p>
        </w:tc>
        <w:tc>
          <w:tcPr>
            <w:tcW w:w="1020" w:type="dxa"/>
            <w:tcBorders>
              <w:top w:val="nil"/>
              <w:left w:val="nil"/>
              <w:bottom w:val="single" w:sz="4" w:space="0" w:color="auto"/>
              <w:right w:val="single" w:sz="4" w:space="0" w:color="auto"/>
            </w:tcBorders>
            <w:shd w:val="clear" w:color="auto" w:fill="auto"/>
            <w:noWrap/>
            <w:vAlign w:val="bottom"/>
            <w:hideMark/>
          </w:tcPr>
          <w:p w14:paraId="2D431D49" w14:textId="77777777" w:rsidR="003C752A" w:rsidRPr="006412D6" w:rsidRDefault="003C752A" w:rsidP="00AE0599">
            <w:r w:rsidRPr="006412D6">
              <w:t>x"0001"</w:t>
            </w:r>
          </w:p>
        </w:tc>
        <w:tc>
          <w:tcPr>
            <w:tcW w:w="2340" w:type="dxa"/>
            <w:tcBorders>
              <w:top w:val="nil"/>
              <w:left w:val="nil"/>
              <w:bottom w:val="single" w:sz="4" w:space="0" w:color="auto"/>
              <w:right w:val="single" w:sz="4" w:space="0" w:color="auto"/>
            </w:tcBorders>
            <w:shd w:val="clear" w:color="auto" w:fill="auto"/>
            <w:noWrap/>
            <w:vAlign w:val="bottom"/>
            <w:hideMark/>
          </w:tcPr>
          <w:p w14:paraId="02C74A25" w14:textId="77777777" w:rsidR="003C752A" w:rsidRPr="006412D6" w:rsidRDefault="003C752A" w:rsidP="00AE0599">
            <w:r w:rsidRPr="006412D6">
              <w:t>1</w:t>
            </w:r>
          </w:p>
        </w:tc>
      </w:tr>
      <w:tr w:rsidR="003C752A" w:rsidRPr="006412D6" w14:paraId="4AF2881E" w14:textId="77777777" w:rsidTr="003C752A">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EAF0B8F" w14:textId="77777777" w:rsidR="003C752A" w:rsidRPr="006412D6" w:rsidRDefault="003C752A" w:rsidP="00AE0599">
            <w:r w:rsidRPr="006412D6">
              <w:t>2</w:t>
            </w:r>
          </w:p>
        </w:tc>
        <w:tc>
          <w:tcPr>
            <w:tcW w:w="1020" w:type="dxa"/>
            <w:tcBorders>
              <w:top w:val="nil"/>
              <w:left w:val="nil"/>
              <w:bottom w:val="single" w:sz="4" w:space="0" w:color="auto"/>
              <w:right w:val="single" w:sz="4" w:space="0" w:color="auto"/>
            </w:tcBorders>
            <w:shd w:val="clear" w:color="auto" w:fill="auto"/>
            <w:noWrap/>
            <w:vAlign w:val="bottom"/>
            <w:hideMark/>
          </w:tcPr>
          <w:p w14:paraId="0C5B4A77" w14:textId="77777777" w:rsidR="003C752A" w:rsidRPr="006412D6" w:rsidRDefault="003C752A" w:rsidP="00AE0599">
            <w:r w:rsidRPr="006412D6">
              <w:t>x"1019"</w:t>
            </w:r>
          </w:p>
        </w:tc>
        <w:tc>
          <w:tcPr>
            <w:tcW w:w="2340" w:type="dxa"/>
            <w:tcBorders>
              <w:top w:val="nil"/>
              <w:left w:val="nil"/>
              <w:bottom w:val="single" w:sz="4" w:space="0" w:color="auto"/>
              <w:right w:val="single" w:sz="4" w:space="0" w:color="auto"/>
            </w:tcBorders>
            <w:shd w:val="clear" w:color="auto" w:fill="auto"/>
            <w:noWrap/>
            <w:vAlign w:val="bottom"/>
            <w:hideMark/>
          </w:tcPr>
          <w:p w14:paraId="25445EB8" w14:textId="77777777" w:rsidR="003C752A" w:rsidRPr="006412D6" w:rsidRDefault="003C752A" w:rsidP="00AE0599">
            <w:r w:rsidRPr="006412D6">
              <w:t>1000000011001</w:t>
            </w:r>
          </w:p>
        </w:tc>
      </w:tr>
      <w:tr w:rsidR="003C752A" w:rsidRPr="006412D6" w14:paraId="582BD98A" w14:textId="77777777" w:rsidTr="003C752A">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555CC77B" w14:textId="77777777" w:rsidR="003C752A" w:rsidRPr="006412D6" w:rsidRDefault="003C752A" w:rsidP="00AE0599">
            <w:r w:rsidRPr="006412D6">
              <w:t>3</w:t>
            </w:r>
          </w:p>
        </w:tc>
        <w:tc>
          <w:tcPr>
            <w:tcW w:w="1020" w:type="dxa"/>
            <w:tcBorders>
              <w:top w:val="nil"/>
              <w:left w:val="nil"/>
              <w:bottom w:val="single" w:sz="4" w:space="0" w:color="auto"/>
              <w:right w:val="single" w:sz="4" w:space="0" w:color="auto"/>
            </w:tcBorders>
            <w:shd w:val="clear" w:color="auto" w:fill="auto"/>
            <w:noWrap/>
            <w:vAlign w:val="bottom"/>
            <w:hideMark/>
          </w:tcPr>
          <w:p w14:paraId="635D98B1" w14:textId="77777777" w:rsidR="003C752A" w:rsidRPr="006412D6" w:rsidRDefault="003C752A" w:rsidP="00AE0599">
            <w:r w:rsidRPr="006412D6">
              <w:t>x"03C0"</w:t>
            </w:r>
          </w:p>
        </w:tc>
        <w:tc>
          <w:tcPr>
            <w:tcW w:w="2340" w:type="dxa"/>
            <w:tcBorders>
              <w:top w:val="nil"/>
              <w:left w:val="nil"/>
              <w:bottom w:val="single" w:sz="4" w:space="0" w:color="auto"/>
              <w:right w:val="single" w:sz="4" w:space="0" w:color="auto"/>
            </w:tcBorders>
            <w:shd w:val="clear" w:color="auto" w:fill="auto"/>
            <w:noWrap/>
            <w:vAlign w:val="bottom"/>
            <w:hideMark/>
          </w:tcPr>
          <w:p w14:paraId="18B7A46E" w14:textId="77777777" w:rsidR="003C752A" w:rsidRPr="006412D6" w:rsidRDefault="003C752A" w:rsidP="00AE0599">
            <w:r w:rsidRPr="006412D6">
              <w:t>1111000000</w:t>
            </w:r>
          </w:p>
        </w:tc>
      </w:tr>
      <w:tr w:rsidR="003C752A" w:rsidRPr="006412D6" w14:paraId="01091B11" w14:textId="77777777" w:rsidTr="003C752A">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5456B36" w14:textId="77777777" w:rsidR="003C752A" w:rsidRPr="006412D6" w:rsidRDefault="003C752A" w:rsidP="00AE0599">
            <w:r w:rsidRPr="006412D6">
              <w:t>4</w:t>
            </w:r>
          </w:p>
        </w:tc>
        <w:tc>
          <w:tcPr>
            <w:tcW w:w="1020" w:type="dxa"/>
            <w:tcBorders>
              <w:top w:val="nil"/>
              <w:left w:val="nil"/>
              <w:bottom w:val="single" w:sz="4" w:space="0" w:color="auto"/>
              <w:right w:val="single" w:sz="4" w:space="0" w:color="auto"/>
            </w:tcBorders>
            <w:shd w:val="clear" w:color="auto" w:fill="auto"/>
            <w:noWrap/>
            <w:vAlign w:val="bottom"/>
            <w:hideMark/>
          </w:tcPr>
          <w:p w14:paraId="732EB58E" w14:textId="77777777" w:rsidR="003C752A" w:rsidRPr="006412D6" w:rsidRDefault="003C752A" w:rsidP="00AE0599">
            <w:r w:rsidRPr="006412D6">
              <w:t>x"03FC"</w:t>
            </w:r>
          </w:p>
        </w:tc>
        <w:tc>
          <w:tcPr>
            <w:tcW w:w="2340" w:type="dxa"/>
            <w:tcBorders>
              <w:top w:val="nil"/>
              <w:left w:val="nil"/>
              <w:bottom w:val="single" w:sz="4" w:space="0" w:color="auto"/>
              <w:right w:val="single" w:sz="4" w:space="0" w:color="auto"/>
            </w:tcBorders>
            <w:shd w:val="clear" w:color="auto" w:fill="auto"/>
            <w:noWrap/>
            <w:vAlign w:val="bottom"/>
            <w:hideMark/>
          </w:tcPr>
          <w:p w14:paraId="61F7F89A" w14:textId="77777777" w:rsidR="003C752A" w:rsidRPr="006412D6" w:rsidRDefault="003C752A" w:rsidP="00AE0599">
            <w:r w:rsidRPr="006412D6">
              <w:t>1111111100</w:t>
            </w:r>
          </w:p>
        </w:tc>
      </w:tr>
      <w:tr w:rsidR="003C752A" w:rsidRPr="006412D6" w14:paraId="6BCC9FCD" w14:textId="77777777" w:rsidTr="003C752A">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55601CF6" w14:textId="77777777" w:rsidR="003C752A" w:rsidRPr="006412D6" w:rsidRDefault="003C752A" w:rsidP="00AE0599">
            <w:r w:rsidRPr="006412D6">
              <w:t>5</w:t>
            </w:r>
          </w:p>
        </w:tc>
        <w:tc>
          <w:tcPr>
            <w:tcW w:w="1020" w:type="dxa"/>
            <w:tcBorders>
              <w:top w:val="nil"/>
              <w:left w:val="nil"/>
              <w:bottom w:val="single" w:sz="4" w:space="0" w:color="auto"/>
              <w:right w:val="single" w:sz="4" w:space="0" w:color="auto"/>
            </w:tcBorders>
            <w:shd w:val="clear" w:color="auto" w:fill="auto"/>
            <w:noWrap/>
            <w:vAlign w:val="bottom"/>
            <w:hideMark/>
          </w:tcPr>
          <w:p w14:paraId="6343F5A3" w14:textId="77777777" w:rsidR="003C752A" w:rsidRPr="006412D6" w:rsidRDefault="003C752A" w:rsidP="00AE0599">
            <w:r w:rsidRPr="006412D6">
              <w:t>x"001A"</w:t>
            </w:r>
          </w:p>
        </w:tc>
        <w:tc>
          <w:tcPr>
            <w:tcW w:w="2340" w:type="dxa"/>
            <w:tcBorders>
              <w:top w:val="nil"/>
              <w:left w:val="nil"/>
              <w:bottom w:val="single" w:sz="4" w:space="0" w:color="auto"/>
              <w:right w:val="single" w:sz="4" w:space="0" w:color="auto"/>
            </w:tcBorders>
            <w:shd w:val="clear" w:color="auto" w:fill="auto"/>
            <w:noWrap/>
            <w:vAlign w:val="bottom"/>
            <w:hideMark/>
          </w:tcPr>
          <w:p w14:paraId="41336593" w14:textId="77777777" w:rsidR="003C752A" w:rsidRPr="006412D6" w:rsidRDefault="003C752A" w:rsidP="00AE0599">
            <w:r w:rsidRPr="006412D6">
              <w:t>11010</w:t>
            </w:r>
          </w:p>
        </w:tc>
      </w:tr>
      <w:tr w:rsidR="003C752A" w:rsidRPr="006412D6" w14:paraId="45ED54FE" w14:textId="77777777" w:rsidTr="003C752A">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41B6ECA" w14:textId="77777777" w:rsidR="003C752A" w:rsidRPr="006412D6" w:rsidRDefault="003C752A" w:rsidP="00AE0599">
            <w:r w:rsidRPr="006412D6">
              <w:t>6</w:t>
            </w:r>
          </w:p>
        </w:tc>
        <w:tc>
          <w:tcPr>
            <w:tcW w:w="1020" w:type="dxa"/>
            <w:tcBorders>
              <w:top w:val="nil"/>
              <w:left w:val="nil"/>
              <w:bottom w:val="single" w:sz="4" w:space="0" w:color="auto"/>
              <w:right w:val="single" w:sz="4" w:space="0" w:color="auto"/>
            </w:tcBorders>
            <w:shd w:val="clear" w:color="auto" w:fill="auto"/>
            <w:noWrap/>
            <w:vAlign w:val="bottom"/>
            <w:hideMark/>
          </w:tcPr>
          <w:p w14:paraId="4B7603D7" w14:textId="77777777" w:rsidR="003C752A" w:rsidRPr="006412D6" w:rsidRDefault="003C752A" w:rsidP="00AE0599">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097E1B63" w14:textId="77777777" w:rsidR="003C752A" w:rsidRPr="006412D6" w:rsidRDefault="003C752A" w:rsidP="00AE0599">
            <w:r w:rsidRPr="006412D6">
              <w:t>0</w:t>
            </w:r>
          </w:p>
        </w:tc>
      </w:tr>
      <w:tr w:rsidR="003C752A" w:rsidRPr="006412D6" w14:paraId="636846FA" w14:textId="77777777" w:rsidTr="003C752A">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CE27EAC" w14:textId="77777777" w:rsidR="003C752A" w:rsidRPr="006412D6" w:rsidRDefault="003C752A" w:rsidP="00AE0599">
            <w:r w:rsidRPr="006412D6">
              <w:t>7</w:t>
            </w:r>
          </w:p>
        </w:tc>
        <w:tc>
          <w:tcPr>
            <w:tcW w:w="1020" w:type="dxa"/>
            <w:tcBorders>
              <w:top w:val="nil"/>
              <w:left w:val="nil"/>
              <w:bottom w:val="single" w:sz="4" w:space="0" w:color="auto"/>
              <w:right w:val="single" w:sz="4" w:space="0" w:color="auto"/>
            </w:tcBorders>
            <w:shd w:val="clear" w:color="auto" w:fill="auto"/>
            <w:noWrap/>
            <w:vAlign w:val="bottom"/>
            <w:hideMark/>
          </w:tcPr>
          <w:p w14:paraId="582263A0" w14:textId="77777777" w:rsidR="003C752A" w:rsidRPr="006412D6" w:rsidRDefault="003C752A" w:rsidP="00AE0599">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3A54D47B" w14:textId="77777777" w:rsidR="003C752A" w:rsidRPr="006412D6" w:rsidRDefault="003C752A" w:rsidP="00AE0599">
            <w:r w:rsidRPr="006412D6">
              <w:t>0</w:t>
            </w:r>
          </w:p>
        </w:tc>
      </w:tr>
      <w:tr w:rsidR="003C752A" w:rsidRPr="006412D6" w14:paraId="388670CB" w14:textId="77777777" w:rsidTr="003C752A">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277CBEC" w14:textId="77777777" w:rsidR="003C752A" w:rsidRPr="006412D6" w:rsidRDefault="003C752A" w:rsidP="00AE0599">
            <w:r w:rsidRPr="006412D6">
              <w:t>8</w:t>
            </w:r>
          </w:p>
        </w:tc>
        <w:tc>
          <w:tcPr>
            <w:tcW w:w="1020" w:type="dxa"/>
            <w:tcBorders>
              <w:top w:val="nil"/>
              <w:left w:val="nil"/>
              <w:bottom w:val="single" w:sz="4" w:space="0" w:color="auto"/>
              <w:right w:val="single" w:sz="4" w:space="0" w:color="auto"/>
            </w:tcBorders>
            <w:shd w:val="clear" w:color="auto" w:fill="auto"/>
            <w:noWrap/>
            <w:vAlign w:val="bottom"/>
            <w:hideMark/>
          </w:tcPr>
          <w:p w14:paraId="38D6F42D" w14:textId="77777777" w:rsidR="003C752A" w:rsidRPr="006412D6" w:rsidRDefault="003C752A" w:rsidP="00AE0599">
            <w:r w:rsidRPr="006412D6">
              <w:t>x"0100"</w:t>
            </w:r>
          </w:p>
        </w:tc>
        <w:tc>
          <w:tcPr>
            <w:tcW w:w="2340" w:type="dxa"/>
            <w:tcBorders>
              <w:top w:val="nil"/>
              <w:left w:val="nil"/>
              <w:bottom w:val="single" w:sz="4" w:space="0" w:color="auto"/>
              <w:right w:val="single" w:sz="4" w:space="0" w:color="auto"/>
            </w:tcBorders>
            <w:shd w:val="clear" w:color="auto" w:fill="auto"/>
            <w:noWrap/>
            <w:vAlign w:val="bottom"/>
            <w:hideMark/>
          </w:tcPr>
          <w:p w14:paraId="29623B37" w14:textId="77777777" w:rsidR="003C752A" w:rsidRPr="006412D6" w:rsidRDefault="003C752A" w:rsidP="00AE0599">
            <w:r w:rsidRPr="006412D6">
              <w:t>100000000</w:t>
            </w:r>
          </w:p>
        </w:tc>
      </w:tr>
      <w:tr w:rsidR="003C752A" w:rsidRPr="006412D6" w14:paraId="3CEF87A9" w14:textId="77777777" w:rsidTr="003C752A">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8A1DDFC" w14:textId="77777777" w:rsidR="003C752A" w:rsidRPr="006412D6" w:rsidRDefault="003C752A" w:rsidP="00AE0599">
            <w:r w:rsidRPr="006412D6">
              <w:t>9</w:t>
            </w:r>
          </w:p>
        </w:tc>
        <w:tc>
          <w:tcPr>
            <w:tcW w:w="1020" w:type="dxa"/>
            <w:tcBorders>
              <w:top w:val="nil"/>
              <w:left w:val="nil"/>
              <w:bottom w:val="single" w:sz="4" w:space="0" w:color="auto"/>
              <w:right w:val="single" w:sz="4" w:space="0" w:color="auto"/>
            </w:tcBorders>
            <w:shd w:val="clear" w:color="auto" w:fill="auto"/>
            <w:noWrap/>
            <w:vAlign w:val="bottom"/>
            <w:hideMark/>
          </w:tcPr>
          <w:p w14:paraId="14CDD5E8" w14:textId="77777777" w:rsidR="003C752A" w:rsidRPr="006412D6" w:rsidRDefault="003C752A" w:rsidP="00AE0599">
            <w:r w:rsidRPr="006412D6">
              <w:t>x"00FF"</w:t>
            </w:r>
          </w:p>
        </w:tc>
        <w:tc>
          <w:tcPr>
            <w:tcW w:w="2340" w:type="dxa"/>
            <w:tcBorders>
              <w:top w:val="nil"/>
              <w:left w:val="nil"/>
              <w:bottom w:val="single" w:sz="4" w:space="0" w:color="auto"/>
              <w:right w:val="single" w:sz="4" w:space="0" w:color="auto"/>
            </w:tcBorders>
            <w:shd w:val="clear" w:color="auto" w:fill="auto"/>
            <w:noWrap/>
            <w:vAlign w:val="bottom"/>
            <w:hideMark/>
          </w:tcPr>
          <w:p w14:paraId="3793D217" w14:textId="77777777" w:rsidR="003C752A" w:rsidRPr="006412D6" w:rsidRDefault="003C752A" w:rsidP="00AE0599">
            <w:r w:rsidRPr="006412D6">
              <w:t>11111111</w:t>
            </w:r>
          </w:p>
        </w:tc>
      </w:tr>
      <w:tr w:rsidR="003C752A" w:rsidRPr="006412D6" w14:paraId="4EB8D5EF" w14:textId="77777777" w:rsidTr="003C752A">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4C3426ED" w14:textId="77777777" w:rsidR="003C752A" w:rsidRPr="006412D6" w:rsidRDefault="003C752A" w:rsidP="00AE0599">
            <w:r w:rsidRPr="006412D6">
              <w:t>a</w:t>
            </w:r>
          </w:p>
        </w:tc>
        <w:tc>
          <w:tcPr>
            <w:tcW w:w="1020" w:type="dxa"/>
            <w:tcBorders>
              <w:top w:val="nil"/>
              <w:left w:val="nil"/>
              <w:bottom w:val="single" w:sz="4" w:space="0" w:color="auto"/>
              <w:right w:val="single" w:sz="4" w:space="0" w:color="auto"/>
            </w:tcBorders>
            <w:shd w:val="clear" w:color="auto" w:fill="auto"/>
            <w:noWrap/>
            <w:vAlign w:val="bottom"/>
            <w:hideMark/>
          </w:tcPr>
          <w:p w14:paraId="07C62559" w14:textId="77777777" w:rsidR="003C752A" w:rsidRPr="006412D6" w:rsidRDefault="003C752A" w:rsidP="00AE0599">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5793733D" w14:textId="77777777" w:rsidR="003C752A" w:rsidRPr="006412D6" w:rsidRDefault="003C752A" w:rsidP="00AE0599">
            <w:r w:rsidRPr="006412D6">
              <w:t>0</w:t>
            </w:r>
          </w:p>
        </w:tc>
      </w:tr>
      <w:tr w:rsidR="003C752A" w:rsidRPr="006412D6" w14:paraId="366E4517" w14:textId="77777777" w:rsidTr="003C752A">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3F40572" w14:textId="77777777" w:rsidR="003C752A" w:rsidRPr="006412D6" w:rsidRDefault="003C752A" w:rsidP="00AE0599">
            <w:r w:rsidRPr="006412D6">
              <w:lastRenderedPageBreak/>
              <w:t>b</w:t>
            </w:r>
          </w:p>
        </w:tc>
        <w:tc>
          <w:tcPr>
            <w:tcW w:w="1020" w:type="dxa"/>
            <w:tcBorders>
              <w:top w:val="nil"/>
              <w:left w:val="nil"/>
              <w:bottom w:val="single" w:sz="4" w:space="0" w:color="auto"/>
              <w:right w:val="single" w:sz="4" w:space="0" w:color="auto"/>
            </w:tcBorders>
            <w:shd w:val="clear" w:color="auto" w:fill="auto"/>
            <w:noWrap/>
            <w:vAlign w:val="bottom"/>
            <w:hideMark/>
          </w:tcPr>
          <w:p w14:paraId="6381B529" w14:textId="77777777" w:rsidR="003C752A" w:rsidRPr="006412D6" w:rsidRDefault="003C752A" w:rsidP="00AE0599">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020FE26E" w14:textId="77777777" w:rsidR="003C752A" w:rsidRPr="006412D6" w:rsidRDefault="003C752A" w:rsidP="00AE0599">
            <w:r w:rsidRPr="006412D6">
              <w:t>0</w:t>
            </w:r>
          </w:p>
        </w:tc>
      </w:tr>
      <w:tr w:rsidR="003C752A" w:rsidRPr="006412D6" w14:paraId="13EA843F" w14:textId="77777777" w:rsidTr="003C752A">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F5D66DD" w14:textId="77777777" w:rsidR="003C752A" w:rsidRPr="006412D6" w:rsidRDefault="003C752A" w:rsidP="00AE0599">
            <w:r w:rsidRPr="006412D6">
              <w:t>c</w:t>
            </w:r>
          </w:p>
        </w:tc>
        <w:tc>
          <w:tcPr>
            <w:tcW w:w="1020" w:type="dxa"/>
            <w:tcBorders>
              <w:top w:val="nil"/>
              <w:left w:val="nil"/>
              <w:bottom w:val="single" w:sz="4" w:space="0" w:color="auto"/>
              <w:right w:val="single" w:sz="4" w:space="0" w:color="auto"/>
            </w:tcBorders>
            <w:shd w:val="clear" w:color="auto" w:fill="auto"/>
            <w:noWrap/>
            <w:vAlign w:val="bottom"/>
            <w:hideMark/>
          </w:tcPr>
          <w:p w14:paraId="7D3FFF27" w14:textId="77777777" w:rsidR="003C752A" w:rsidRPr="006412D6" w:rsidRDefault="003C752A" w:rsidP="00AE0599">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1B2C7754" w14:textId="77777777" w:rsidR="003C752A" w:rsidRPr="006412D6" w:rsidRDefault="003C752A" w:rsidP="00AE0599">
            <w:r w:rsidRPr="006412D6">
              <w:t>0</w:t>
            </w:r>
          </w:p>
        </w:tc>
      </w:tr>
      <w:tr w:rsidR="003C752A" w:rsidRPr="006412D6" w14:paraId="6AC4AA86" w14:textId="77777777" w:rsidTr="003C752A">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6E0173E" w14:textId="77777777" w:rsidR="003C752A" w:rsidRPr="006412D6" w:rsidRDefault="003C752A" w:rsidP="00AE0599">
            <w:r w:rsidRPr="006412D6">
              <w:t>d</w:t>
            </w:r>
          </w:p>
        </w:tc>
        <w:tc>
          <w:tcPr>
            <w:tcW w:w="1020" w:type="dxa"/>
            <w:tcBorders>
              <w:top w:val="nil"/>
              <w:left w:val="nil"/>
              <w:bottom w:val="single" w:sz="4" w:space="0" w:color="auto"/>
              <w:right w:val="single" w:sz="4" w:space="0" w:color="auto"/>
            </w:tcBorders>
            <w:shd w:val="clear" w:color="auto" w:fill="auto"/>
            <w:noWrap/>
            <w:vAlign w:val="bottom"/>
            <w:hideMark/>
          </w:tcPr>
          <w:p w14:paraId="7DE85B65" w14:textId="77777777" w:rsidR="003C752A" w:rsidRPr="006412D6" w:rsidRDefault="003C752A" w:rsidP="00AE0599">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56072288" w14:textId="77777777" w:rsidR="003C752A" w:rsidRPr="006412D6" w:rsidRDefault="003C752A" w:rsidP="00AE0599">
            <w:r w:rsidRPr="006412D6">
              <w:t>0</w:t>
            </w:r>
          </w:p>
        </w:tc>
      </w:tr>
      <w:tr w:rsidR="003C752A" w:rsidRPr="006412D6" w14:paraId="6CAD6CEC" w14:textId="77777777" w:rsidTr="003C752A">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5CEBED5" w14:textId="77777777" w:rsidR="003C752A" w:rsidRPr="006412D6" w:rsidRDefault="003C752A" w:rsidP="00AE0599">
            <w:r w:rsidRPr="006412D6">
              <w:t>e</w:t>
            </w:r>
          </w:p>
        </w:tc>
        <w:tc>
          <w:tcPr>
            <w:tcW w:w="1020" w:type="dxa"/>
            <w:tcBorders>
              <w:top w:val="nil"/>
              <w:left w:val="nil"/>
              <w:bottom w:val="single" w:sz="4" w:space="0" w:color="auto"/>
              <w:right w:val="single" w:sz="4" w:space="0" w:color="auto"/>
            </w:tcBorders>
            <w:shd w:val="clear" w:color="auto" w:fill="auto"/>
            <w:noWrap/>
            <w:vAlign w:val="bottom"/>
            <w:hideMark/>
          </w:tcPr>
          <w:p w14:paraId="377BB74A" w14:textId="77777777" w:rsidR="003C752A" w:rsidRPr="006412D6" w:rsidRDefault="003C752A" w:rsidP="00AE0599">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2033576B" w14:textId="77777777" w:rsidR="003C752A" w:rsidRPr="006412D6" w:rsidRDefault="003C752A" w:rsidP="00AE0599">
            <w:r w:rsidRPr="006412D6">
              <w:t>0</w:t>
            </w:r>
          </w:p>
        </w:tc>
      </w:tr>
      <w:tr w:rsidR="003C752A" w:rsidRPr="006412D6" w14:paraId="591C8B69" w14:textId="77777777" w:rsidTr="003C752A">
        <w:trPr>
          <w:trHeight w:val="285"/>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54389DC2" w14:textId="77777777" w:rsidR="003C752A" w:rsidRPr="006412D6" w:rsidRDefault="003C752A" w:rsidP="00AE0599">
            <w:r w:rsidRPr="006412D6">
              <w:t>f</w:t>
            </w:r>
          </w:p>
        </w:tc>
        <w:tc>
          <w:tcPr>
            <w:tcW w:w="1020" w:type="dxa"/>
            <w:tcBorders>
              <w:top w:val="nil"/>
              <w:left w:val="nil"/>
              <w:bottom w:val="single" w:sz="4" w:space="0" w:color="auto"/>
              <w:right w:val="single" w:sz="4" w:space="0" w:color="auto"/>
            </w:tcBorders>
            <w:shd w:val="clear" w:color="auto" w:fill="auto"/>
            <w:noWrap/>
            <w:vAlign w:val="bottom"/>
            <w:hideMark/>
          </w:tcPr>
          <w:p w14:paraId="1B08F76B" w14:textId="77777777" w:rsidR="003C752A" w:rsidRPr="006412D6" w:rsidRDefault="003C752A" w:rsidP="00AE0599">
            <w:r w:rsidRPr="006412D6">
              <w:t>x"0000"</w:t>
            </w:r>
          </w:p>
        </w:tc>
        <w:tc>
          <w:tcPr>
            <w:tcW w:w="2340" w:type="dxa"/>
            <w:tcBorders>
              <w:top w:val="nil"/>
              <w:left w:val="nil"/>
              <w:bottom w:val="single" w:sz="4" w:space="0" w:color="auto"/>
              <w:right w:val="single" w:sz="4" w:space="0" w:color="auto"/>
            </w:tcBorders>
            <w:shd w:val="clear" w:color="auto" w:fill="auto"/>
            <w:noWrap/>
            <w:vAlign w:val="bottom"/>
            <w:hideMark/>
          </w:tcPr>
          <w:p w14:paraId="4208727A" w14:textId="77777777" w:rsidR="003C752A" w:rsidRPr="006412D6" w:rsidRDefault="003C752A" w:rsidP="00AE0599">
            <w:r w:rsidRPr="006412D6">
              <w:t>0</w:t>
            </w:r>
          </w:p>
        </w:tc>
      </w:tr>
    </w:tbl>
    <w:p w14:paraId="0772B27B" w14:textId="77777777" w:rsidR="00C274FE" w:rsidRPr="006412D6" w:rsidRDefault="00C274FE" w:rsidP="00645BF1"/>
    <w:p w14:paraId="4F04C909" w14:textId="05A13B8F" w:rsidR="006D4F51" w:rsidRPr="006412D6" w:rsidRDefault="006D4F51" w:rsidP="00645BF1"/>
    <w:p w14:paraId="1576A15D" w14:textId="03191A0C" w:rsidR="006D4F51" w:rsidRPr="006412D6" w:rsidRDefault="006D4F51" w:rsidP="00645BF1"/>
    <w:p w14:paraId="7508E6BE" w14:textId="77777777" w:rsidR="006D4F51" w:rsidRPr="006412D6" w:rsidRDefault="006D4F51" w:rsidP="00645BF1"/>
    <w:p w14:paraId="39D35BF6" w14:textId="77777777" w:rsidR="00224E3A" w:rsidRPr="006412D6" w:rsidRDefault="00224E3A" w:rsidP="00645BF1">
      <w:pPr>
        <w:pStyle w:val="Heading1"/>
        <w:spacing w:before="96" w:after="96"/>
      </w:pPr>
      <w:r w:rsidRPr="006412D6">
        <w:t>Integrated output data from the simulation results</w:t>
      </w:r>
    </w:p>
    <w:p w14:paraId="7C7BC634" w14:textId="77777777" w:rsidR="00224E3A" w:rsidRPr="006412D6" w:rsidRDefault="00224E3A" w:rsidP="00645BF1">
      <w:r w:rsidRPr="006412D6">
        <w:t xml:space="preserve">Summarize the output </w:t>
      </w:r>
      <w:r w:rsidRPr="006412D6">
        <w:rPr>
          <w:b/>
        </w:rPr>
        <w:t xml:space="preserve">data (not instructions) </w:t>
      </w:r>
      <w:r w:rsidRPr="006412D6">
        <w:t>for the memory and register file for n loops of the test program.</w:t>
      </w:r>
    </w:p>
    <w:p w14:paraId="5D114F5B" w14:textId="77777777" w:rsidR="006D4F51" w:rsidRPr="006412D6" w:rsidRDefault="006D4F51" w:rsidP="00645BF1"/>
    <w:p w14:paraId="336FB0ED" w14:textId="016E36A4" w:rsidR="00CA0570" w:rsidRPr="006412D6" w:rsidRDefault="00CA0570" w:rsidP="00645BF1">
      <w:r w:rsidRPr="006412D6">
        <w:t>Memory (data):</w:t>
      </w:r>
    </w:p>
    <w:p w14:paraId="7C32F4EF" w14:textId="77777777" w:rsidR="000D7D6D" w:rsidRPr="006412D6" w:rsidRDefault="000D7D6D" w:rsidP="00645BF1"/>
    <w:tbl>
      <w:tblPr>
        <w:tblStyle w:val="TableGrid"/>
        <w:tblW w:w="0" w:type="auto"/>
        <w:tblInd w:w="198" w:type="dxa"/>
        <w:tblLook w:val="04A0" w:firstRow="1" w:lastRow="0" w:firstColumn="1" w:lastColumn="0" w:noHBand="0" w:noVBand="1"/>
      </w:tblPr>
      <w:tblGrid>
        <w:gridCol w:w="1155"/>
        <w:gridCol w:w="1339"/>
        <w:gridCol w:w="1339"/>
        <w:gridCol w:w="1331"/>
        <w:gridCol w:w="1330"/>
        <w:gridCol w:w="1328"/>
        <w:gridCol w:w="1330"/>
      </w:tblGrid>
      <w:tr w:rsidR="00224E3A" w:rsidRPr="006412D6" w14:paraId="43CD46C0" w14:textId="77777777" w:rsidTr="00BF4B53">
        <w:tc>
          <w:tcPr>
            <w:tcW w:w="1155" w:type="dxa"/>
            <w:vMerge w:val="restart"/>
            <w:shd w:val="clear" w:color="auto" w:fill="EEECE1" w:themeFill="background2"/>
            <w:vAlign w:val="center"/>
          </w:tcPr>
          <w:p w14:paraId="5EE34DA3" w14:textId="77777777" w:rsidR="00224E3A" w:rsidRPr="006412D6" w:rsidRDefault="00224E3A" w:rsidP="00645BF1">
            <w:r w:rsidRPr="006412D6">
              <w:t>Address</w:t>
            </w:r>
          </w:p>
        </w:tc>
        <w:tc>
          <w:tcPr>
            <w:tcW w:w="7997" w:type="dxa"/>
            <w:gridSpan w:val="6"/>
            <w:shd w:val="clear" w:color="auto" w:fill="EEECE1" w:themeFill="background2"/>
            <w:vAlign w:val="center"/>
          </w:tcPr>
          <w:p w14:paraId="51264260" w14:textId="77777777" w:rsidR="00224E3A" w:rsidRPr="006412D6" w:rsidRDefault="00224E3A" w:rsidP="00645BF1">
            <w:r w:rsidRPr="006412D6">
              <w:t>Hex value after each loop</w:t>
            </w:r>
          </w:p>
        </w:tc>
      </w:tr>
      <w:tr w:rsidR="00224E3A" w:rsidRPr="006412D6" w14:paraId="448BAE40" w14:textId="77777777" w:rsidTr="00BF4B53">
        <w:tc>
          <w:tcPr>
            <w:tcW w:w="1155" w:type="dxa"/>
            <w:vMerge/>
            <w:shd w:val="clear" w:color="auto" w:fill="EEECE1" w:themeFill="background2"/>
            <w:vAlign w:val="center"/>
          </w:tcPr>
          <w:p w14:paraId="3520007A" w14:textId="77777777" w:rsidR="00224E3A" w:rsidRPr="006412D6" w:rsidRDefault="00224E3A" w:rsidP="00645BF1"/>
        </w:tc>
        <w:tc>
          <w:tcPr>
            <w:tcW w:w="1339" w:type="dxa"/>
            <w:shd w:val="clear" w:color="auto" w:fill="EEECE1" w:themeFill="background2"/>
            <w:vAlign w:val="center"/>
          </w:tcPr>
          <w:p w14:paraId="27BF2229" w14:textId="77777777" w:rsidR="00224E3A" w:rsidRPr="006412D6" w:rsidRDefault="00224E3A" w:rsidP="00645BF1">
            <w:r w:rsidRPr="006412D6">
              <w:t>Initial</w:t>
            </w:r>
          </w:p>
        </w:tc>
        <w:tc>
          <w:tcPr>
            <w:tcW w:w="1339" w:type="dxa"/>
            <w:shd w:val="clear" w:color="auto" w:fill="EEECE1" w:themeFill="background2"/>
            <w:vAlign w:val="center"/>
          </w:tcPr>
          <w:p w14:paraId="6A8E5090" w14:textId="77777777" w:rsidR="00224E3A" w:rsidRPr="006412D6" w:rsidRDefault="00224E3A" w:rsidP="00645BF1">
            <w:r w:rsidRPr="006412D6">
              <w:t>1</w:t>
            </w:r>
            <w:r w:rsidRPr="006412D6">
              <w:rPr>
                <w:vertAlign w:val="superscript"/>
              </w:rPr>
              <w:t>st</w:t>
            </w:r>
            <w:r w:rsidRPr="006412D6">
              <w:t xml:space="preserve"> </w:t>
            </w:r>
          </w:p>
        </w:tc>
        <w:tc>
          <w:tcPr>
            <w:tcW w:w="1331" w:type="dxa"/>
            <w:shd w:val="clear" w:color="auto" w:fill="EEECE1" w:themeFill="background2"/>
            <w:vAlign w:val="center"/>
          </w:tcPr>
          <w:p w14:paraId="70B5A410" w14:textId="77777777" w:rsidR="00224E3A" w:rsidRPr="006412D6" w:rsidRDefault="00224E3A" w:rsidP="00645BF1">
            <w:r w:rsidRPr="006412D6">
              <w:t>2</w:t>
            </w:r>
            <w:r w:rsidRPr="006412D6">
              <w:rPr>
                <w:vertAlign w:val="superscript"/>
              </w:rPr>
              <w:t>nd</w:t>
            </w:r>
            <w:r w:rsidRPr="006412D6">
              <w:t xml:space="preserve"> </w:t>
            </w:r>
          </w:p>
        </w:tc>
        <w:tc>
          <w:tcPr>
            <w:tcW w:w="1330" w:type="dxa"/>
            <w:shd w:val="clear" w:color="auto" w:fill="EEECE1" w:themeFill="background2"/>
            <w:vAlign w:val="center"/>
          </w:tcPr>
          <w:p w14:paraId="0363EE68" w14:textId="77777777" w:rsidR="00224E3A" w:rsidRPr="006412D6" w:rsidRDefault="00224E3A" w:rsidP="00645BF1">
            <w:r w:rsidRPr="006412D6">
              <w:t>3</w:t>
            </w:r>
            <w:r w:rsidRPr="006412D6">
              <w:rPr>
                <w:vertAlign w:val="superscript"/>
              </w:rPr>
              <w:t>rd</w:t>
            </w:r>
            <w:r w:rsidRPr="006412D6">
              <w:t xml:space="preserve"> </w:t>
            </w:r>
          </w:p>
        </w:tc>
        <w:tc>
          <w:tcPr>
            <w:tcW w:w="1328" w:type="dxa"/>
            <w:shd w:val="clear" w:color="auto" w:fill="EEECE1" w:themeFill="background2"/>
            <w:vAlign w:val="center"/>
          </w:tcPr>
          <w:p w14:paraId="2BBDB12C" w14:textId="43C0E775" w:rsidR="00224E3A" w:rsidRPr="006412D6" w:rsidRDefault="00BF4B53" w:rsidP="00645BF1">
            <w:r w:rsidRPr="006412D6">
              <w:t>4</w:t>
            </w:r>
            <w:r w:rsidRPr="006412D6">
              <w:rPr>
                <w:vertAlign w:val="superscript"/>
              </w:rPr>
              <w:t>th</w:t>
            </w:r>
            <w:r w:rsidRPr="006412D6">
              <w:t xml:space="preserve"> </w:t>
            </w:r>
          </w:p>
        </w:tc>
        <w:tc>
          <w:tcPr>
            <w:tcW w:w="1330" w:type="dxa"/>
            <w:shd w:val="clear" w:color="auto" w:fill="EEECE1" w:themeFill="background2"/>
            <w:vAlign w:val="center"/>
          </w:tcPr>
          <w:p w14:paraId="2742B0F7" w14:textId="53204A0A" w:rsidR="00224E3A" w:rsidRPr="006412D6" w:rsidRDefault="00BF4B53" w:rsidP="00645BF1">
            <w:r w:rsidRPr="006412D6">
              <w:t>5</w:t>
            </w:r>
            <w:r w:rsidRPr="006412D6">
              <w:rPr>
                <w:vertAlign w:val="superscript"/>
              </w:rPr>
              <w:t>th</w:t>
            </w:r>
            <w:r w:rsidR="00224E3A" w:rsidRPr="006412D6">
              <w:t xml:space="preserve"> </w:t>
            </w:r>
          </w:p>
        </w:tc>
      </w:tr>
      <w:tr w:rsidR="00224E3A" w:rsidRPr="006412D6" w14:paraId="5D7D05C0" w14:textId="77777777" w:rsidTr="00BF4B53">
        <w:tc>
          <w:tcPr>
            <w:tcW w:w="1155" w:type="dxa"/>
            <w:vAlign w:val="center"/>
          </w:tcPr>
          <w:p w14:paraId="3DA8A1C5" w14:textId="4BF58B5B" w:rsidR="00224E3A" w:rsidRPr="006412D6" w:rsidRDefault="00BF4B53" w:rsidP="00645BF1">
            <w:r w:rsidRPr="006412D6">
              <w:t>0x10</w:t>
            </w:r>
          </w:p>
        </w:tc>
        <w:tc>
          <w:tcPr>
            <w:tcW w:w="1339" w:type="dxa"/>
            <w:vAlign w:val="center"/>
          </w:tcPr>
          <w:p w14:paraId="0952D837" w14:textId="5E785030" w:rsidR="00224E3A" w:rsidRPr="006412D6" w:rsidRDefault="00F12687" w:rsidP="00645BF1">
            <w:r w:rsidRPr="006412D6">
              <w:t>x"0101"</w:t>
            </w:r>
          </w:p>
        </w:tc>
        <w:tc>
          <w:tcPr>
            <w:tcW w:w="1339" w:type="dxa"/>
            <w:vAlign w:val="center"/>
          </w:tcPr>
          <w:p w14:paraId="4A3D5AB2" w14:textId="783AEE30" w:rsidR="00224E3A" w:rsidRPr="006412D6" w:rsidRDefault="00BF4B53" w:rsidP="00645BF1">
            <w:r w:rsidRPr="006412D6">
              <w:t>x"FF00"</w:t>
            </w:r>
          </w:p>
        </w:tc>
        <w:tc>
          <w:tcPr>
            <w:tcW w:w="1331" w:type="dxa"/>
            <w:vAlign w:val="center"/>
          </w:tcPr>
          <w:p w14:paraId="2ECD38A8" w14:textId="6B104D68" w:rsidR="00224E3A" w:rsidRPr="006412D6" w:rsidRDefault="00BF4B53" w:rsidP="00645BF1">
            <w:r w:rsidRPr="006412D6">
              <w:t>x"FF00"</w:t>
            </w:r>
          </w:p>
        </w:tc>
        <w:tc>
          <w:tcPr>
            <w:tcW w:w="1330" w:type="dxa"/>
            <w:vAlign w:val="center"/>
          </w:tcPr>
          <w:p w14:paraId="12033E48" w14:textId="7F00EB3C" w:rsidR="00224E3A" w:rsidRPr="006412D6" w:rsidRDefault="00BF4B53" w:rsidP="00645BF1">
            <w:r w:rsidRPr="006412D6">
              <w:t>x"FF00"</w:t>
            </w:r>
          </w:p>
        </w:tc>
        <w:tc>
          <w:tcPr>
            <w:tcW w:w="1328" w:type="dxa"/>
            <w:vAlign w:val="center"/>
          </w:tcPr>
          <w:p w14:paraId="2178FAF1" w14:textId="28629D3B" w:rsidR="00224E3A" w:rsidRPr="006412D6" w:rsidRDefault="00BF4B53" w:rsidP="00645BF1">
            <w:r w:rsidRPr="006412D6">
              <w:t>x"FF00"</w:t>
            </w:r>
          </w:p>
        </w:tc>
        <w:tc>
          <w:tcPr>
            <w:tcW w:w="1330" w:type="dxa"/>
            <w:vAlign w:val="center"/>
          </w:tcPr>
          <w:p w14:paraId="393FBE87" w14:textId="400864A3" w:rsidR="00224E3A" w:rsidRPr="006412D6" w:rsidRDefault="00BF4B53" w:rsidP="00645BF1">
            <w:r w:rsidRPr="006412D6">
              <w:t>x"FF00"</w:t>
            </w:r>
          </w:p>
        </w:tc>
      </w:tr>
      <w:tr w:rsidR="00224E3A" w:rsidRPr="006412D6" w14:paraId="28A439B9" w14:textId="77777777" w:rsidTr="00BF4B53">
        <w:tc>
          <w:tcPr>
            <w:tcW w:w="1155" w:type="dxa"/>
            <w:vAlign w:val="center"/>
          </w:tcPr>
          <w:p w14:paraId="2052863F" w14:textId="2F4DB90C" w:rsidR="00224E3A" w:rsidRPr="006412D6" w:rsidRDefault="00BF4B53" w:rsidP="00645BF1">
            <w:r w:rsidRPr="006412D6">
              <w:t>0x12</w:t>
            </w:r>
          </w:p>
        </w:tc>
        <w:tc>
          <w:tcPr>
            <w:tcW w:w="1339" w:type="dxa"/>
            <w:vAlign w:val="center"/>
          </w:tcPr>
          <w:p w14:paraId="18F4DD28" w14:textId="7F87EF61" w:rsidR="00224E3A" w:rsidRPr="006412D6" w:rsidRDefault="00F12687" w:rsidP="00645BF1">
            <w:r w:rsidRPr="006412D6">
              <w:t>x"0110"</w:t>
            </w:r>
          </w:p>
        </w:tc>
        <w:tc>
          <w:tcPr>
            <w:tcW w:w="1339" w:type="dxa"/>
            <w:vAlign w:val="center"/>
          </w:tcPr>
          <w:p w14:paraId="04D4F8D7" w14:textId="4D5F508D" w:rsidR="00224E3A" w:rsidRPr="006412D6" w:rsidRDefault="00F12687" w:rsidP="00645BF1">
            <w:r w:rsidRPr="006412D6">
              <w:t>x"0110"</w:t>
            </w:r>
          </w:p>
        </w:tc>
        <w:tc>
          <w:tcPr>
            <w:tcW w:w="1331" w:type="dxa"/>
            <w:vAlign w:val="center"/>
          </w:tcPr>
          <w:p w14:paraId="795AF125" w14:textId="2C8A0FC6" w:rsidR="00224E3A" w:rsidRPr="006412D6" w:rsidRDefault="00BF4B53" w:rsidP="00645BF1">
            <w:r w:rsidRPr="006412D6">
              <w:t>x"FF00"</w:t>
            </w:r>
          </w:p>
        </w:tc>
        <w:tc>
          <w:tcPr>
            <w:tcW w:w="1330" w:type="dxa"/>
            <w:vAlign w:val="center"/>
          </w:tcPr>
          <w:p w14:paraId="30E21C9E" w14:textId="64D3BD7F" w:rsidR="00224E3A" w:rsidRPr="006412D6" w:rsidRDefault="00BF4B53" w:rsidP="00645BF1">
            <w:r w:rsidRPr="006412D6">
              <w:t>x"FF00"</w:t>
            </w:r>
          </w:p>
        </w:tc>
        <w:tc>
          <w:tcPr>
            <w:tcW w:w="1328" w:type="dxa"/>
            <w:vAlign w:val="center"/>
          </w:tcPr>
          <w:p w14:paraId="6D709CC2" w14:textId="38A47A0F" w:rsidR="00224E3A" w:rsidRPr="006412D6" w:rsidRDefault="00BF4B53" w:rsidP="00645BF1">
            <w:r w:rsidRPr="006412D6">
              <w:t>x"FF00"</w:t>
            </w:r>
          </w:p>
        </w:tc>
        <w:tc>
          <w:tcPr>
            <w:tcW w:w="1330" w:type="dxa"/>
            <w:vAlign w:val="center"/>
          </w:tcPr>
          <w:p w14:paraId="143AA3A2" w14:textId="36BD0F2C" w:rsidR="00224E3A" w:rsidRPr="006412D6" w:rsidRDefault="00BF4B53" w:rsidP="00645BF1">
            <w:r w:rsidRPr="006412D6">
              <w:t>x"FF00"</w:t>
            </w:r>
          </w:p>
        </w:tc>
      </w:tr>
      <w:tr w:rsidR="00BF4B53" w:rsidRPr="006412D6" w14:paraId="4424492D" w14:textId="77777777" w:rsidTr="00BF4B53">
        <w:tc>
          <w:tcPr>
            <w:tcW w:w="1155" w:type="dxa"/>
            <w:vAlign w:val="center"/>
          </w:tcPr>
          <w:p w14:paraId="6A9DF55D" w14:textId="197DA25A" w:rsidR="00BF4B53" w:rsidRPr="006412D6" w:rsidRDefault="00BF4B53" w:rsidP="00BF4B53">
            <w:r w:rsidRPr="006412D6">
              <w:t>0x14</w:t>
            </w:r>
          </w:p>
        </w:tc>
        <w:tc>
          <w:tcPr>
            <w:tcW w:w="1339" w:type="dxa"/>
            <w:vAlign w:val="center"/>
          </w:tcPr>
          <w:p w14:paraId="48DADBDC" w14:textId="0C286005" w:rsidR="00BF4B53" w:rsidRPr="006412D6" w:rsidRDefault="00F12687" w:rsidP="00BF4B53">
            <w:r w:rsidRPr="006412D6">
              <w:t>x"0011"</w:t>
            </w:r>
          </w:p>
        </w:tc>
        <w:tc>
          <w:tcPr>
            <w:tcW w:w="1339" w:type="dxa"/>
            <w:vAlign w:val="center"/>
          </w:tcPr>
          <w:p w14:paraId="0F31500E" w14:textId="7C7159D8" w:rsidR="00BF4B53" w:rsidRPr="006412D6" w:rsidRDefault="00F12687" w:rsidP="00BF4B53">
            <w:r w:rsidRPr="006412D6">
              <w:t>x"0011"</w:t>
            </w:r>
          </w:p>
        </w:tc>
        <w:tc>
          <w:tcPr>
            <w:tcW w:w="1331" w:type="dxa"/>
            <w:vAlign w:val="center"/>
          </w:tcPr>
          <w:p w14:paraId="71D8E759" w14:textId="72A1C9EA" w:rsidR="00BF4B53" w:rsidRPr="006412D6" w:rsidRDefault="00F12687" w:rsidP="00BF4B53">
            <w:r w:rsidRPr="006412D6">
              <w:t>x"0011"</w:t>
            </w:r>
          </w:p>
        </w:tc>
        <w:tc>
          <w:tcPr>
            <w:tcW w:w="1330" w:type="dxa"/>
            <w:vAlign w:val="center"/>
          </w:tcPr>
          <w:p w14:paraId="29303F5D" w14:textId="24BD15D1" w:rsidR="00BF4B53" w:rsidRPr="006412D6" w:rsidRDefault="00BF4B53" w:rsidP="00BF4B53">
            <w:r w:rsidRPr="006412D6">
              <w:t>x"00FF"</w:t>
            </w:r>
          </w:p>
        </w:tc>
        <w:tc>
          <w:tcPr>
            <w:tcW w:w="1328" w:type="dxa"/>
            <w:vAlign w:val="center"/>
          </w:tcPr>
          <w:p w14:paraId="3AFB9A58" w14:textId="3FCA2519" w:rsidR="00BF4B53" w:rsidRPr="006412D6" w:rsidRDefault="00BF4B53" w:rsidP="00BF4B53">
            <w:r w:rsidRPr="006412D6">
              <w:t>x"00FF"</w:t>
            </w:r>
          </w:p>
        </w:tc>
        <w:tc>
          <w:tcPr>
            <w:tcW w:w="1330" w:type="dxa"/>
            <w:vAlign w:val="center"/>
          </w:tcPr>
          <w:p w14:paraId="615CE75A" w14:textId="4BB565D6" w:rsidR="00BF4B53" w:rsidRPr="006412D6" w:rsidRDefault="00BF4B53" w:rsidP="00BF4B53">
            <w:r w:rsidRPr="006412D6">
              <w:t>x"00FF"</w:t>
            </w:r>
          </w:p>
        </w:tc>
      </w:tr>
      <w:tr w:rsidR="00BF4B53" w:rsidRPr="006412D6" w14:paraId="50BC193E" w14:textId="77777777" w:rsidTr="00BF4B53">
        <w:tc>
          <w:tcPr>
            <w:tcW w:w="1155" w:type="dxa"/>
            <w:vAlign w:val="center"/>
          </w:tcPr>
          <w:p w14:paraId="74C822F6" w14:textId="7959A720" w:rsidR="00BF4B53" w:rsidRPr="006412D6" w:rsidRDefault="00BF4B53" w:rsidP="00BF4B53">
            <w:r w:rsidRPr="006412D6">
              <w:t>0x16</w:t>
            </w:r>
          </w:p>
        </w:tc>
        <w:tc>
          <w:tcPr>
            <w:tcW w:w="1339" w:type="dxa"/>
            <w:vAlign w:val="center"/>
          </w:tcPr>
          <w:p w14:paraId="3CF22510" w14:textId="6584007A" w:rsidR="00BF4B53" w:rsidRPr="006412D6" w:rsidRDefault="00F12687" w:rsidP="00BF4B53">
            <w:r w:rsidRPr="006412D6">
              <w:t>x"00F0"</w:t>
            </w:r>
          </w:p>
        </w:tc>
        <w:tc>
          <w:tcPr>
            <w:tcW w:w="1339" w:type="dxa"/>
            <w:vAlign w:val="center"/>
          </w:tcPr>
          <w:p w14:paraId="3084ADA8" w14:textId="4567DABD" w:rsidR="00BF4B53" w:rsidRPr="006412D6" w:rsidRDefault="00F12687" w:rsidP="00BF4B53">
            <w:r w:rsidRPr="006412D6">
              <w:t>x"00F0"</w:t>
            </w:r>
          </w:p>
        </w:tc>
        <w:tc>
          <w:tcPr>
            <w:tcW w:w="1331" w:type="dxa"/>
            <w:vAlign w:val="center"/>
          </w:tcPr>
          <w:p w14:paraId="6D06CD83" w14:textId="212D341E" w:rsidR="00BF4B53" w:rsidRPr="006412D6" w:rsidRDefault="00F12687" w:rsidP="00BF4B53">
            <w:r w:rsidRPr="006412D6">
              <w:t>x"00F0"</w:t>
            </w:r>
          </w:p>
        </w:tc>
        <w:tc>
          <w:tcPr>
            <w:tcW w:w="1330" w:type="dxa"/>
            <w:vAlign w:val="center"/>
          </w:tcPr>
          <w:p w14:paraId="3906FF5F" w14:textId="0103F751" w:rsidR="00BF4B53" w:rsidRPr="006412D6" w:rsidRDefault="00F12687" w:rsidP="00BF4B53">
            <w:r w:rsidRPr="006412D6">
              <w:t>x"00F0"</w:t>
            </w:r>
          </w:p>
        </w:tc>
        <w:tc>
          <w:tcPr>
            <w:tcW w:w="1328" w:type="dxa"/>
            <w:vAlign w:val="center"/>
          </w:tcPr>
          <w:p w14:paraId="5C7F9ED3" w14:textId="7A52497E" w:rsidR="00BF4B53" w:rsidRPr="006412D6" w:rsidRDefault="00BF4B53" w:rsidP="00BF4B53">
            <w:r w:rsidRPr="006412D6">
              <w:t>x"00FF"</w:t>
            </w:r>
          </w:p>
        </w:tc>
        <w:tc>
          <w:tcPr>
            <w:tcW w:w="1330" w:type="dxa"/>
            <w:vAlign w:val="center"/>
          </w:tcPr>
          <w:p w14:paraId="26FCF126" w14:textId="60E48782" w:rsidR="00BF4B53" w:rsidRPr="006412D6" w:rsidRDefault="00BF4B53" w:rsidP="00BF4B53">
            <w:r w:rsidRPr="006412D6">
              <w:t>x"00FF"</w:t>
            </w:r>
          </w:p>
        </w:tc>
      </w:tr>
      <w:tr w:rsidR="00BF4B53" w:rsidRPr="006412D6" w14:paraId="789F5178" w14:textId="77777777" w:rsidTr="00BF4B53">
        <w:tc>
          <w:tcPr>
            <w:tcW w:w="1155" w:type="dxa"/>
            <w:vAlign w:val="center"/>
          </w:tcPr>
          <w:p w14:paraId="6A838275" w14:textId="26C4C58F" w:rsidR="00BF4B53" w:rsidRPr="006412D6" w:rsidRDefault="00BF4B53" w:rsidP="00BF4B53">
            <w:r w:rsidRPr="006412D6">
              <w:t>0x18</w:t>
            </w:r>
          </w:p>
        </w:tc>
        <w:tc>
          <w:tcPr>
            <w:tcW w:w="1339" w:type="dxa"/>
            <w:vAlign w:val="center"/>
          </w:tcPr>
          <w:p w14:paraId="5230AE2D" w14:textId="6620C6AD" w:rsidR="00BF4B53" w:rsidRPr="006412D6" w:rsidRDefault="00F12687" w:rsidP="00BF4B53">
            <w:r w:rsidRPr="006412D6">
              <w:t>x"0000"</w:t>
            </w:r>
          </w:p>
        </w:tc>
        <w:tc>
          <w:tcPr>
            <w:tcW w:w="1339" w:type="dxa"/>
            <w:vAlign w:val="center"/>
          </w:tcPr>
          <w:p w14:paraId="3096CEDD" w14:textId="28AFA456" w:rsidR="00BF4B53" w:rsidRPr="006412D6" w:rsidRDefault="00F12687" w:rsidP="00BF4B53">
            <w:r w:rsidRPr="006412D6">
              <w:t>x"0000"</w:t>
            </w:r>
          </w:p>
        </w:tc>
        <w:tc>
          <w:tcPr>
            <w:tcW w:w="1331" w:type="dxa"/>
            <w:vAlign w:val="center"/>
          </w:tcPr>
          <w:p w14:paraId="248AB7F3" w14:textId="72FC78A0" w:rsidR="00BF4B53" w:rsidRPr="006412D6" w:rsidRDefault="00F12687" w:rsidP="00BF4B53">
            <w:r w:rsidRPr="006412D6">
              <w:t>x"0000"</w:t>
            </w:r>
          </w:p>
        </w:tc>
        <w:tc>
          <w:tcPr>
            <w:tcW w:w="1330" w:type="dxa"/>
            <w:vAlign w:val="center"/>
          </w:tcPr>
          <w:p w14:paraId="78BF9993" w14:textId="015DFDED" w:rsidR="00BF4B53" w:rsidRPr="006412D6" w:rsidRDefault="00F12687" w:rsidP="00BF4B53">
            <w:r w:rsidRPr="006412D6">
              <w:t>x"0000"</w:t>
            </w:r>
          </w:p>
        </w:tc>
        <w:tc>
          <w:tcPr>
            <w:tcW w:w="1328" w:type="dxa"/>
            <w:vAlign w:val="center"/>
          </w:tcPr>
          <w:p w14:paraId="6973945C" w14:textId="523A9492" w:rsidR="00BF4B53" w:rsidRPr="006412D6" w:rsidRDefault="00F12687" w:rsidP="00BF4B53">
            <w:r w:rsidRPr="006412D6">
              <w:t>x"0000"</w:t>
            </w:r>
          </w:p>
        </w:tc>
        <w:tc>
          <w:tcPr>
            <w:tcW w:w="1330" w:type="dxa"/>
            <w:vAlign w:val="center"/>
          </w:tcPr>
          <w:p w14:paraId="120F8649" w14:textId="4A876EF4" w:rsidR="00BF4B53" w:rsidRPr="006412D6" w:rsidRDefault="00BF4B53" w:rsidP="00BF4B53">
            <w:r w:rsidRPr="006412D6">
              <w:t>x"00FF"</w:t>
            </w:r>
          </w:p>
        </w:tc>
      </w:tr>
    </w:tbl>
    <w:p w14:paraId="60964D36" w14:textId="2CEC9E8E" w:rsidR="006D4F51" w:rsidRPr="006412D6" w:rsidRDefault="006D4F51" w:rsidP="00645BF1">
      <w:r w:rsidRPr="006412D6">
        <w:br/>
      </w:r>
    </w:p>
    <w:p w14:paraId="03C01404" w14:textId="5F80A35B" w:rsidR="004E41BB" w:rsidRPr="006412D6" w:rsidRDefault="004E41BB" w:rsidP="00645BF1"/>
    <w:p w14:paraId="0AB92130" w14:textId="0DA6CDAC" w:rsidR="00CA0570" w:rsidRPr="006412D6" w:rsidRDefault="0031604C" w:rsidP="00645BF1">
      <w:r w:rsidRPr="006412D6">
        <w:t xml:space="preserve">Register file </w:t>
      </w:r>
      <w:r w:rsidR="00CA0570" w:rsidRPr="006412D6">
        <w:t>(data):</w:t>
      </w:r>
    </w:p>
    <w:p w14:paraId="532D06E4" w14:textId="77777777" w:rsidR="000D7D6D" w:rsidRPr="006412D6" w:rsidRDefault="000D7D6D" w:rsidP="00645BF1"/>
    <w:tbl>
      <w:tblPr>
        <w:tblStyle w:val="TableGrid"/>
        <w:tblW w:w="0" w:type="auto"/>
        <w:tblInd w:w="198" w:type="dxa"/>
        <w:tblLook w:val="04A0" w:firstRow="1" w:lastRow="0" w:firstColumn="1" w:lastColumn="0" w:noHBand="0" w:noVBand="1"/>
      </w:tblPr>
      <w:tblGrid>
        <w:gridCol w:w="1152"/>
        <w:gridCol w:w="1340"/>
        <w:gridCol w:w="1340"/>
        <w:gridCol w:w="1331"/>
        <w:gridCol w:w="1330"/>
        <w:gridCol w:w="1329"/>
        <w:gridCol w:w="1330"/>
      </w:tblGrid>
      <w:tr w:rsidR="00CA0570" w:rsidRPr="006412D6" w14:paraId="44F70DEA" w14:textId="77777777" w:rsidTr="001974A1">
        <w:tc>
          <w:tcPr>
            <w:tcW w:w="1152" w:type="dxa"/>
            <w:vMerge w:val="restart"/>
            <w:shd w:val="clear" w:color="auto" w:fill="EEECE1" w:themeFill="background2"/>
            <w:vAlign w:val="center"/>
          </w:tcPr>
          <w:p w14:paraId="7B3AE73B" w14:textId="77777777" w:rsidR="00CA0570" w:rsidRPr="006412D6" w:rsidRDefault="00CA0570" w:rsidP="00645BF1">
            <w:r w:rsidRPr="006412D6">
              <w:t>Address</w:t>
            </w:r>
          </w:p>
        </w:tc>
        <w:tc>
          <w:tcPr>
            <w:tcW w:w="8000" w:type="dxa"/>
            <w:gridSpan w:val="6"/>
            <w:shd w:val="clear" w:color="auto" w:fill="EEECE1" w:themeFill="background2"/>
            <w:vAlign w:val="center"/>
          </w:tcPr>
          <w:p w14:paraId="1DC5B680" w14:textId="77777777" w:rsidR="00CA0570" w:rsidRPr="006412D6" w:rsidRDefault="00CA0570" w:rsidP="00645BF1">
            <w:r w:rsidRPr="006412D6">
              <w:t>Hex value after each loop</w:t>
            </w:r>
          </w:p>
        </w:tc>
      </w:tr>
      <w:tr w:rsidR="00CA0570" w:rsidRPr="006412D6" w14:paraId="2CC5A70C" w14:textId="77777777" w:rsidTr="001974A1">
        <w:tc>
          <w:tcPr>
            <w:tcW w:w="1152" w:type="dxa"/>
            <w:vMerge/>
            <w:shd w:val="clear" w:color="auto" w:fill="EEECE1" w:themeFill="background2"/>
            <w:vAlign w:val="center"/>
          </w:tcPr>
          <w:p w14:paraId="54DD9370" w14:textId="77777777" w:rsidR="00CA0570" w:rsidRPr="006412D6" w:rsidRDefault="00CA0570" w:rsidP="00645BF1"/>
        </w:tc>
        <w:tc>
          <w:tcPr>
            <w:tcW w:w="1340" w:type="dxa"/>
            <w:shd w:val="clear" w:color="auto" w:fill="EEECE1" w:themeFill="background2"/>
            <w:vAlign w:val="center"/>
          </w:tcPr>
          <w:p w14:paraId="536E09D3" w14:textId="77777777" w:rsidR="00CA0570" w:rsidRPr="006412D6" w:rsidRDefault="00CA0570" w:rsidP="00645BF1">
            <w:r w:rsidRPr="006412D6">
              <w:t>Initial</w:t>
            </w:r>
          </w:p>
        </w:tc>
        <w:tc>
          <w:tcPr>
            <w:tcW w:w="1340" w:type="dxa"/>
            <w:shd w:val="clear" w:color="auto" w:fill="EEECE1" w:themeFill="background2"/>
            <w:vAlign w:val="center"/>
          </w:tcPr>
          <w:p w14:paraId="3F7BD133" w14:textId="77777777" w:rsidR="00CA0570" w:rsidRPr="006412D6" w:rsidRDefault="00CA0570" w:rsidP="00645BF1">
            <w:r w:rsidRPr="006412D6">
              <w:t>1</w:t>
            </w:r>
            <w:r w:rsidRPr="006412D6">
              <w:rPr>
                <w:vertAlign w:val="superscript"/>
              </w:rPr>
              <w:t>st</w:t>
            </w:r>
            <w:r w:rsidRPr="006412D6">
              <w:t xml:space="preserve"> </w:t>
            </w:r>
          </w:p>
        </w:tc>
        <w:tc>
          <w:tcPr>
            <w:tcW w:w="1331" w:type="dxa"/>
            <w:shd w:val="clear" w:color="auto" w:fill="EEECE1" w:themeFill="background2"/>
            <w:vAlign w:val="center"/>
          </w:tcPr>
          <w:p w14:paraId="0C155A70" w14:textId="77777777" w:rsidR="00CA0570" w:rsidRPr="006412D6" w:rsidRDefault="00CA0570" w:rsidP="00645BF1">
            <w:r w:rsidRPr="006412D6">
              <w:t>2</w:t>
            </w:r>
            <w:r w:rsidRPr="006412D6">
              <w:rPr>
                <w:vertAlign w:val="superscript"/>
              </w:rPr>
              <w:t>nd</w:t>
            </w:r>
            <w:r w:rsidRPr="006412D6">
              <w:t xml:space="preserve"> </w:t>
            </w:r>
          </w:p>
        </w:tc>
        <w:tc>
          <w:tcPr>
            <w:tcW w:w="1330" w:type="dxa"/>
            <w:shd w:val="clear" w:color="auto" w:fill="EEECE1" w:themeFill="background2"/>
            <w:vAlign w:val="center"/>
          </w:tcPr>
          <w:p w14:paraId="2A3B240D" w14:textId="77777777" w:rsidR="00CA0570" w:rsidRPr="006412D6" w:rsidRDefault="00CA0570" w:rsidP="00645BF1">
            <w:r w:rsidRPr="006412D6">
              <w:t>3</w:t>
            </w:r>
            <w:r w:rsidRPr="006412D6">
              <w:rPr>
                <w:vertAlign w:val="superscript"/>
              </w:rPr>
              <w:t>rd</w:t>
            </w:r>
            <w:r w:rsidRPr="006412D6">
              <w:t xml:space="preserve"> </w:t>
            </w:r>
          </w:p>
        </w:tc>
        <w:tc>
          <w:tcPr>
            <w:tcW w:w="1329" w:type="dxa"/>
            <w:shd w:val="clear" w:color="auto" w:fill="EEECE1" w:themeFill="background2"/>
            <w:vAlign w:val="center"/>
          </w:tcPr>
          <w:p w14:paraId="39E2C464" w14:textId="2B98BF4D" w:rsidR="00CA0570" w:rsidRPr="006412D6" w:rsidRDefault="001974A1" w:rsidP="00645BF1">
            <w:r w:rsidRPr="006412D6">
              <w:t>4</w:t>
            </w:r>
            <w:r w:rsidRPr="006412D6">
              <w:rPr>
                <w:vertAlign w:val="superscript"/>
              </w:rPr>
              <w:t>th</w:t>
            </w:r>
            <w:r w:rsidRPr="006412D6">
              <w:t xml:space="preserve"> </w:t>
            </w:r>
          </w:p>
        </w:tc>
        <w:tc>
          <w:tcPr>
            <w:tcW w:w="1330" w:type="dxa"/>
            <w:shd w:val="clear" w:color="auto" w:fill="EEECE1" w:themeFill="background2"/>
            <w:vAlign w:val="center"/>
          </w:tcPr>
          <w:p w14:paraId="4B94F69C" w14:textId="1018A8DA" w:rsidR="00CA0570" w:rsidRPr="006412D6" w:rsidRDefault="001974A1" w:rsidP="00645BF1">
            <w:r w:rsidRPr="006412D6">
              <w:t>5</w:t>
            </w:r>
            <w:r w:rsidRPr="006412D6">
              <w:rPr>
                <w:vertAlign w:val="superscript"/>
              </w:rPr>
              <w:t>th</w:t>
            </w:r>
            <w:r w:rsidR="00CA0570" w:rsidRPr="006412D6">
              <w:t xml:space="preserve"> </w:t>
            </w:r>
          </w:p>
        </w:tc>
      </w:tr>
      <w:tr w:rsidR="00CA0570" w:rsidRPr="006412D6" w14:paraId="2B3BABDE" w14:textId="77777777" w:rsidTr="004C3BFF">
        <w:tc>
          <w:tcPr>
            <w:tcW w:w="1152" w:type="dxa"/>
            <w:vAlign w:val="bottom"/>
          </w:tcPr>
          <w:p w14:paraId="35A6522C" w14:textId="4867C85B" w:rsidR="00CA0570" w:rsidRPr="006412D6" w:rsidRDefault="004E41BB" w:rsidP="00645BF1">
            <w:r w:rsidRPr="006412D6">
              <w:t>0</w:t>
            </w:r>
          </w:p>
        </w:tc>
        <w:tc>
          <w:tcPr>
            <w:tcW w:w="1340" w:type="dxa"/>
            <w:vAlign w:val="bottom"/>
          </w:tcPr>
          <w:p w14:paraId="48AB4185" w14:textId="20C82471" w:rsidR="00CA0570" w:rsidRPr="006412D6" w:rsidRDefault="004E41BB" w:rsidP="00645BF1">
            <w:r w:rsidRPr="006412D6">
              <w:t>x"</w:t>
            </w:r>
            <w:r w:rsidR="0031604C" w:rsidRPr="006412D6">
              <w:t>0000</w:t>
            </w:r>
            <w:r w:rsidRPr="006412D6">
              <w:t>"</w:t>
            </w:r>
          </w:p>
        </w:tc>
        <w:tc>
          <w:tcPr>
            <w:tcW w:w="1340" w:type="dxa"/>
            <w:vAlign w:val="bottom"/>
          </w:tcPr>
          <w:p w14:paraId="6CFD557E" w14:textId="41EA23C3" w:rsidR="00CA0570" w:rsidRPr="006412D6" w:rsidRDefault="004E41BB" w:rsidP="00645BF1">
            <w:r w:rsidRPr="006412D6">
              <w:t>x"0000"</w:t>
            </w:r>
          </w:p>
        </w:tc>
        <w:tc>
          <w:tcPr>
            <w:tcW w:w="1331" w:type="dxa"/>
            <w:vAlign w:val="bottom"/>
          </w:tcPr>
          <w:p w14:paraId="4DC5BC3B" w14:textId="7F7CB738" w:rsidR="00CA0570" w:rsidRPr="006412D6" w:rsidRDefault="006A1110" w:rsidP="00645BF1">
            <w:r w:rsidRPr="006412D6">
              <w:t>x"0000"</w:t>
            </w:r>
          </w:p>
        </w:tc>
        <w:tc>
          <w:tcPr>
            <w:tcW w:w="1330" w:type="dxa"/>
            <w:vAlign w:val="bottom"/>
          </w:tcPr>
          <w:p w14:paraId="35D30E35" w14:textId="57A3379C" w:rsidR="00CA0570" w:rsidRPr="006412D6" w:rsidRDefault="006A1110" w:rsidP="00645BF1">
            <w:r w:rsidRPr="006412D6">
              <w:t>x"0000"</w:t>
            </w:r>
          </w:p>
        </w:tc>
        <w:tc>
          <w:tcPr>
            <w:tcW w:w="1329" w:type="dxa"/>
            <w:vAlign w:val="bottom"/>
          </w:tcPr>
          <w:p w14:paraId="7CD4DADF" w14:textId="1DAD3253" w:rsidR="00CA0570" w:rsidRPr="006412D6" w:rsidRDefault="006A1110" w:rsidP="00645BF1">
            <w:r w:rsidRPr="006412D6">
              <w:t>x"0000"</w:t>
            </w:r>
          </w:p>
        </w:tc>
        <w:tc>
          <w:tcPr>
            <w:tcW w:w="1330" w:type="dxa"/>
            <w:vAlign w:val="bottom"/>
          </w:tcPr>
          <w:p w14:paraId="0CDD9221" w14:textId="4C8A62F3" w:rsidR="00CA0570" w:rsidRPr="006412D6" w:rsidRDefault="006A1110" w:rsidP="00645BF1">
            <w:pPr>
              <w:rPr>
                <w:b/>
              </w:rPr>
            </w:pPr>
            <w:r w:rsidRPr="006412D6">
              <w:t>x"0000"</w:t>
            </w:r>
          </w:p>
        </w:tc>
      </w:tr>
      <w:tr w:rsidR="00CA0570" w:rsidRPr="006412D6" w14:paraId="52946FF8" w14:textId="77777777" w:rsidTr="004C3BFF">
        <w:tc>
          <w:tcPr>
            <w:tcW w:w="1152" w:type="dxa"/>
            <w:vAlign w:val="bottom"/>
          </w:tcPr>
          <w:p w14:paraId="2B3D401D" w14:textId="12157756" w:rsidR="00CA0570" w:rsidRPr="006412D6" w:rsidRDefault="004E41BB" w:rsidP="00645BF1">
            <w:r w:rsidRPr="006412D6">
              <w:t>1</w:t>
            </w:r>
          </w:p>
        </w:tc>
        <w:tc>
          <w:tcPr>
            <w:tcW w:w="1340" w:type="dxa"/>
            <w:vAlign w:val="bottom"/>
          </w:tcPr>
          <w:p w14:paraId="67D1518E" w14:textId="392ABCBF" w:rsidR="00CA0570" w:rsidRPr="006412D6" w:rsidRDefault="004E41BB" w:rsidP="00645BF1">
            <w:r w:rsidRPr="006412D6">
              <w:t>x"0040"</w:t>
            </w:r>
          </w:p>
        </w:tc>
        <w:tc>
          <w:tcPr>
            <w:tcW w:w="1340" w:type="dxa"/>
            <w:vAlign w:val="bottom"/>
          </w:tcPr>
          <w:p w14:paraId="64329731" w14:textId="7434CDF2" w:rsidR="00CA0570" w:rsidRPr="006412D6" w:rsidRDefault="004E41BB" w:rsidP="00645BF1">
            <w:r w:rsidRPr="006412D6">
              <w:t>x"0008"</w:t>
            </w:r>
          </w:p>
        </w:tc>
        <w:tc>
          <w:tcPr>
            <w:tcW w:w="1331" w:type="dxa"/>
            <w:vAlign w:val="bottom"/>
          </w:tcPr>
          <w:p w14:paraId="03DF0E24" w14:textId="52A37CBE" w:rsidR="00CA0570" w:rsidRPr="006412D6" w:rsidRDefault="006A1110" w:rsidP="00645BF1">
            <w:r w:rsidRPr="006412D6">
              <w:t>x"0001"</w:t>
            </w:r>
          </w:p>
        </w:tc>
        <w:tc>
          <w:tcPr>
            <w:tcW w:w="1330" w:type="dxa"/>
            <w:vAlign w:val="bottom"/>
          </w:tcPr>
          <w:p w14:paraId="1F2E3EAA" w14:textId="32A9119A" w:rsidR="00CA0570" w:rsidRPr="006412D6" w:rsidRDefault="006A1110" w:rsidP="00645BF1">
            <w:r w:rsidRPr="006412D6">
              <w:t>x"0001"</w:t>
            </w:r>
          </w:p>
        </w:tc>
        <w:tc>
          <w:tcPr>
            <w:tcW w:w="1329" w:type="dxa"/>
            <w:vAlign w:val="bottom"/>
          </w:tcPr>
          <w:p w14:paraId="4C26D374" w14:textId="289B1CF0" w:rsidR="00CA0570" w:rsidRPr="006412D6" w:rsidRDefault="006A1110" w:rsidP="00645BF1">
            <w:r w:rsidRPr="006412D6">
              <w:t>x"0001"</w:t>
            </w:r>
          </w:p>
        </w:tc>
        <w:tc>
          <w:tcPr>
            <w:tcW w:w="1330" w:type="dxa"/>
            <w:vAlign w:val="bottom"/>
          </w:tcPr>
          <w:p w14:paraId="088ADEDD" w14:textId="2C21614E" w:rsidR="00CA0570" w:rsidRPr="006412D6" w:rsidRDefault="006A1110" w:rsidP="00645BF1">
            <w:pPr>
              <w:rPr>
                <w:b/>
              </w:rPr>
            </w:pPr>
            <w:r w:rsidRPr="006412D6">
              <w:t>x"0001"</w:t>
            </w:r>
          </w:p>
        </w:tc>
      </w:tr>
      <w:tr w:rsidR="004E41BB" w:rsidRPr="006412D6" w14:paraId="5877BB96" w14:textId="77777777" w:rsidTr="004C3BFF">
        <w:tc>
          <w:tcPr>
            <w:tcW w:w="1152" w:type="dxa"/>
            <w:vAlign w:val="bottom"/>
          </w:tcPr>
          <w:p w14:paraId="697E0AAA" w14:textId="16531BAA" w:rsidR="004E41BB" w:rsidRPr="006412D6" w:rsidRDefault="004E41BB" w:rsidP="004E41BB">
            <w:r w:rsidRPr="006412D6">
              <w:t>2</w:t>
            </w:r>
          </w:p>
        </w:tc>
        <w:tc>
          <w:tcPr>
            <w:tcW w:w="1340" w:type="dxa"/>
            <w:vAlign w:val="bottom"/>
          </w:tcPr>
          <w:p w14:paraId="236BFA9E" w14:textId="3797BFFB" w:rsidR="004E41BB" w:rsidRPr="006412D6" w:rsidRDefault="004E41BB" w:rsidP="004E41BB">
            <w:r w:rsidRPr="006412D6">
              <w:t>x"1010"</w:t>
            </w:r>
          </w:p>
        </w:tc>
        <w:tc>
          <w:tcPr>
            <w:tcW w:w="1340" w:type="dxa"/>
            <w:vAlign w:val="bottom"/>
          </w:tcPr>
          <w:p w14:paraId="007A5798" w14:textId="28CDB4E0" w:rsidR="004E41BB" w:rsidRPr="006412D6" w:rsidRDefault="004E41BB" w:rsidP="004E41BB">
            <w:r w:rsidRPr="006412D6">
              <w:t>x"1018"</w:t>
            </w:r>
          </w:p>
        </w:tc>
        <w:tc>
          <w:tcPr>
            <w:tcW w:w="1331" w:type="dxa"/>
            <w:vAlign w:val="bottom"/>
          </w:tcPr>
          <w:p w14:paraId="707F0DAD" w14:textId="64F566A7" w:rsidR="004E41BB" w:rsidRPr="006412D6" w:rsidRDefault="006A1110" w:rsidP="004E41BB">
            <w:r w:rsidRPr="006412D6">
              <w:t>x"1019"</w:t>
            </w:r>
          </w:p>
        </w:tc>
        <w:tc>
          <w:tcPr>
            <w:tcW w:w="1330" w:type="dxa"/>
            <w:vAlign w:val="bottom"/>
          </w:tcPr>
          <w:p w14:paraId="553C8D2D" w14:textId="1B15226E" w:rsidR="004E41BB" w:rsidRPr="006412D6" w:rsidRDefault="006A1110" w:rsidP="004E41BB">
            <w:r w:rsidRPr="006412D6">
              <w:t>x"1019"</w:t>
            </w:r>
          </w:p>
        </w:tc>
        <w:tc>
          <w:tcPr>
            <w:tcW w:w="1329" w:type="dxa"/>
            <w:vAlign w:val="bottom"/>
          </w:tcPr>
          <w:p w14:paraId="0F00C8F3" w14:textId="61B1DD41" w:rsidR="004E41BB" w:rsidRPr="006412D6" w:rsidRDefault="006A1110" w:rsidP="004E41BB">
            <w:r w:rsidRPr="006412D6">
              <w:t>x"1019"</w:t>
            </w:r>
          </w:p>
        </w:tc>
        <w:tc>
          <w:tcPr>
            <w:tcW w:w="1330" w:type="dxa"/>
            <w:vAlign w:val="bottom"/>
          </w:tcPr>
          <w:p w14:paraId="2C29BE56" w14:textId="179EC395" w:rsidR="004E41BB" w:rsidRPr="006412D6" w:rsidRDefault="006A1110" w:rsidP="004E41BB">
            <w:pPr>
              <w:rPr>
                <w:b/>
              </w:rPr>
            </w:pPr>
            <w:r w:rsidRPr="006412D6">
              <w:t>x"1019"</w:t>
            </w:r>
          </w:p>
        </w:tc>
      </w:tr>
      <w:tr w:rsidR="004E41BB" w:rsidRPr="006412D6" w14:paraId="5E7ED9FA" w14:textId="77777777" w:rsidTr="004C3BFF">
        <w:tc>
          <w:tcPr>
            <w:tcW w:w="1152" w:type="dxa"/>
            <w:vAlign w:val="bottom"/>
          </w:tcPr>
          <w:p w14:paraId="5E9188E5" w14:textId="28DD0677" w:rsidR="004E41BB" w:rsidRPr="006412D6" w:rsidRDefault="004E41BB" w:rsidP="004E41BB">
            <w:r w:rsidRPr="006412D6">
              <w:lastRenderedPageBreak/>
              <w:t>3</w:t>
            </w:r>
          </w:p>
        </w:tc>
        <w:tc>
          <w:tcPr>
            <w:tcW w:w="1340" w:type="dxa"/>
            <w:vAlign w:val="bottom"/>
          </w:tcPr>
          <w:p w14:paraId="103DAF0F" w14:textId="53ACDCCB" w:rsidR="004E41BB" w:rsidRPr="006412D6" w:rsidRDefault="004E41BB" w:rsidP="004E41BB">
            <w:r w:rsidRPr="006412D6">
              <w:t>x"000F"</w:t>
            </w:r>
          </w:p>
        </w:tc>
        <w:tc>
          <w:tcPr>
            <w:tcW w:w="1340" w:type="dxa"/>
            <w:vAlign w:val="bottom"/>
          </w:tcPr>
          <w:p w14:paraId="29717B36" w14:textId="76A0C7DE" w:rsidR="004E41BB" w:rsidRPr="006412D6" w:rsidRDefault="004E41BB" w:rsidP="004E41BB">
            <w:r w:rsidRPr="006412D6">
              <w:t>x"000F"</w:t>
            </w:r>
          </w:p>
        </w:tc>
        <w:tc>
          <w:tcPr>
            <w:tcW w:w="1331" w:type="dxa"/>
            <w:vAlign w:val="bottom"/>
          </w:tcPr>
          <w:p w14:paraId="01909944" w14:textId="35700882" w:rsidR="004E41BB" w:rsidRPr="006412D6" w:rsidRDefault="006A1110" w:rsidP="004E41BB">
            <w:r w:rsidRPr="006412D6">
              <w:t>x"000F"</w:t>
            </w:r>
          </w:p>
        </w:tc>
        <w:tc>
          <w:tcPr>
            <w:tcW w:w="1330" w:type="dxa"/>
            <w:vAlign w:val="bottom"/>
          </w:tcPr>
          <w:p w14:paraId="23548698" w14:textId="14D69581" w:rsidR="004E41BB" w:rsidRPr="006412D6" w:rsidRDefault="006A1110" w:rsidP="004E41BB">
            <w:r w:rsidRPr="006412D6">
              <w:t>x"003c"</w:t>
            </w:r>
          </w:p>
        </w:tc>
        <w:tc>
          <w:tcPr>
            <w:tcW w:w="1329" w:type="dxa"/>
            <w:vAlign w:val="bottom"/>
          </w:tcPr>
          <w:p w14:paraId="7CBC343B" w14:textId="7F81FE0C" w:rsidR="004E41BB" w:rsidRPr="006412D6" w:rsidRDefault="006A1110" w:rsidP="004E41BB">
            <w:r w:rsidRPr="006412D6">
              <w:t>x"00F0"</w:t>
            </w:r>
          </w:p>
        </w:tc>
        <w:tc>
          <w:tcPr>
            <w:tcW w:w="1330" w:type="dxa"/>
            <w:vAlign w:val="bottom"/>
          </w:tcPr>
          <w:p w14:paraId="5B2CBDEB" w14:textId="40C1E13A" w:rsidR="004E41BB" w:rsidRPr="006412D6" w:rsidRDefault="006A1110" w:rsidP="004E41BB">
            <w:pPr>
              <w:rPr>
                <w:b/>
              </w:rPr>
            </w:pPr>
            <w:r w:rsidRPr="006412D6">
              <w:t>x"03C0"</w:t>
            </w:r>
          </w:p>
        </w:tc>
      </w:tr>
      <w:tr w:rsidR="004E41BB" w:rsidRPr="006412D6" w14:paraId="21560C3D" w14:textId="77777777" w:rsidTr="004C3BFF">
        <w:tc>
          <w:tcPr>
            <w:tcW w:w="1152" w:type="dxa"/>
            <w:vAlign w:val="bottom"/>
          </w:tcPr>
          <w:p w14:paraId="34437A5A" w14:textId="3B16678A" w:rsidR="004E41BB" w:rsidRPr="006412D6" w:rsidRDefault="004E41BB" w:rsidP="004E41BB">
            <w:r w:rsidRPr="006412D6">
              <w:t>4</w:t>
            </w:r>
          </w:p>
        </w:tc>
        <w:tc>
          <w:tcPr>
            <w:tcW w:w="1340" w:type="dxa"/>
            <w:vAlign w:val="bottom"/>
          </w:tcPr>
          <w:p w14:paraId="1BB9A7DD" w14:textId="299F4511" w:rsidR="004E41BB" w:rsidRPr="006412D6" w:rsidRDefault="004E41BB" w:rsidP="004E41BB">
            <w:r w:rsidRPr="006412D6">
              <w:t>x"00F0"</w:t>
            </w:r>
          </w:p>
        </w:tc>
        <w:tc>
          <w:tcPr>
            <w:tcW w:w="1340" w:type="dxa"/>
            <w:vAlign w:val="bottom"/>
          </w:tcPr>
          <w:p w14:paraId="3C69829B" w14:textId="11208F54" w:rsidR="004E41BB" w:rsidRPr="006412D6" w:rsidRDefault="004E41BB" w:rsidP="004E41BB">
            <w:r w:rsidRPr="006412D6">
              <w:t>x"00F0"</w:t>
            </w:r>
          </w:p>
        </w:tc>
        <w:tc>
          <w:tcPr>
            <w:tcW w:w="1331" w:type="dxa"/>
            <w:vAlign w:val="bottom"/>
          </w:tcPr>
          <w:p w14:paraId="36C44C6D" w14:textId="26033606" w:rsidR="004E41BB" w:rsidRPr="006412D6" w:rsidRDefault="006A1110" w:rsidP="004E41BB">
            <w:r w:rsidRPr="006412D6">
              <w:t>x"00F0"</w:t>
            </w:r>
          </w:p>
        </w:tc>
        <w:tc>
          <w:tcPr>
            <w:tcW w:w="1330" w:type="dxa"/>
            <w:vAlign w:val="bottom"/>
          </w:tcPr>
          <w:p w14:paraId="23B4BC74" w14:textId="2A96BE36" w:rsidR="004E41BB" w:rsidRPr="006412D6" w:rsidRDefault="006A1110" w:rsidP="004E41BB">
            <w:r w:rsidRPr="006412D6">
              <w:t>x"00cc"</w:t>
            </w:r>
          </w:p>
        </w:tc>
        <w:tc>
          <w:tcPr>
            <w:tcW w:w="1329" w:type="dxa"/>
            <w:vAlign w:val="bottom"/>
          </w:tcPr>
          <w:p w14:paraId="67AE7339" w14:textId="38FC00BB" w:rsidR="004E41BB" w:rsidRPr="006412D6" w:rsidRDefault="006A1110" w:rsidP="004E41BB">
            <w:r w:rsidRPr="006412D6">
              <w:t>x"003C"</w:t>
            </w:r>
          </w:p>
        </w:tc>
        <w:tc>
          <w:tcPr>
            <w:tcW w:w="1330" w:type="dxa"/>
            <w:vAlign w:val="bottom"/>
          </w:tcPr>
          <w:p w14:paraId="2A873DAE" w14:textId="68EA4D74" w:rsidR="004E41BB" w:rsidRPr="006412D6" w:rsidRDefault="006A1110" w:rsidP="004E41BB">
            <w:pPr>
              <w:rPr>
                <w:b/>
              </w:rPr>
            </w:pPr>
            <w:r w:rsidRPr="006412D6">
              <w:t>x"03FC"</w:t>
            </w:r>
          </w:p>
        </w:tc>
      </w:tr>
      <w:tr w:rsidR="004E41BB" w:rsidRPr="006412D6" w14:paraId="1A76DD90" w14:textId="77777777" w:rsidTr="004C3BFF">
        <w:tc>
          <w:tcPr>
            <w:tcW w:w="1152" w:type="dxa"/>
            <w:vAlign w:val="bottom"/>
          </w:tcPr>
          <w:p w14:paraId="335A64A2" w14:textId="34CD5181" w:rsidR="004E41BB" w:rsidRPr="006412D6" w:rsidRDefault="004E41BB" w:rsidP="004E41BB">
            <w:r w:rsidRPr="006412D6">
              <w:t>5</w:t>
            </w:r>
          </w:p>
        </w:tc>
        <w:tc>
          <w:tcPr>
            <w:tcW w:w="1340" w:type="dxa"/>
            <w:vAlign w:val="bottom"/>
          </w:tcPr>
          <w:p w14:paraId="2DD3652F" w14:textId="5E29778A" w:rsidR="004E41BB" w:rsidRPr="006412D6" w:rsidRDefault="004E41BB" w:rsidP="004E41BB">
            <w:r w:rsidRPr="006412D6">
              <w:t>x"0010"</w:t>
            </w:r>
          </w:p>
        </w:tc>
        <w:tc>
          <w:tcPr>
            <w:tcW w:w="1340" w:type="dxa"/>
            <w:vAlign w:val="bottom"/>
          </w:tcPr>
          <w:p w14:paraId="21DD76BF" w14:textId="292750C6" w:rsidR="004E41BB" w:rsidRPr="006412D6" w:rsidRDefault="004E41BB" w:rsidP="004E41BB">
            <w:r w:rsidRPr="006412D6">
              <w:t>x"0010"</w:t>
            </w:r>
          </w:p>
        </w:tc>
        <w:tc>
          <w:tcPr>
            <w:tcW w:w="1331" w:type="dxa"/>
            <w:vAlign w:val="bottom"/>
          </w:tcPr>
          <w:p w14:paraId="4821397B" w14:textId="643C5301" w:rsidR="004E41BB" w:rsidRPr="006412D6" w:rsidRDefault="006A1110" w:rsidP="004E41BB">
            <w:r w:rsidRPr="006412D6">
              <w:t>x"0012"</w:t>
            </w:r>
          </w:p>
        </w:tc>
        <w:tc>
          <w:tcPr>
            <w:tcW w:w="1330" w:type="dxa"/>
            <w:vAlign w:val="bottom"/>
          </w:tcPr>
          <w:p w14:paraId="3DA6F116" w14:textId="740BDB6E" w:rsidR="004E41BB" w:rsidRPr="006412D6" w:rsidRDefault="006A1110" w:rsidP="004E41BB">
            <w:r w:rsidRPr="006412D6">
              <w:t>x"0014"</w:t>
            </w:r>
          </w:p>
        </w:tc>
        <w:tc>
          <w:tcPr>
            <w:tcW w:w="1329" w:type="dxa"/>
            <w:vAlign w:val="bottom"/>
          </w:tcPr>
          <w:p w14:paraId="487BA4D2" w14:textId="36B4CED7" w:rsidR="004E41BB" w:rsidRPr="006412D6" w:rsidRDefault="006A1110" w:rsidP="004E41BB">
            <w:r w:rsidRPr="006412D6">
              <w:t>x"0018"</w:t>
            </w:r>
          </w:p>
        </w:tc>
        <w:tc>
          <w:tcPr>
            <w:tcW w:w="1330" w:type="dxa"/>
            <w:vAlign w:val="bottom"/>
          </w:tcPr>
          <w:p w14:paraId="4A6EDF3C" w14:textId="7FAA3DBE" w:rsidR="004E41BB" w:rsidRPr="006412D6" w:rsidRDefault="006A1110" w:rsidP="004E41BB">
            <w:pPr>
              <w:rPr>
                <w:b/>
              </w:rPr>
            </w:pPr>
            <w:r w:rsidRPr="006412D6">
              <w:t>x"001A"</w:t>
            </w:r>
          </w:p>
        </w:tc>
      </w:tr>
      <w:tr w:rsidR="004E41BB" w:rsidRPr="006412D6" w14:paraId="2BBD7CDC" w14:textId="77777777" w:rsidTr="004C3BFF">
        <w:tc>
          <w:tcPr>
            <w:tcW w:w="1152" w:type="dxa"/>
            <w:vAlign w:val="bottom"/>
          </w:tcPr>
          <w:p w14:paraId="30A37DA2" w14:textId="35DEF7DD" w:rsidR="004E41BB" w:rsidRPr="006412D6" w:rsidRDefault="004E41BB" w:rsidP="004E41BB">
            <w:r w:rsidRPr="006412D6">
              <w:t>6</w:t>
            </w:r>
          </w:p>
        </w:tc>
        <w:tc>
          <w:tcPr>
            <w:tcW w:w="1340" w:type="dxa"/>
            <w:vAlign w:val="bottom"/>
          </w:tcPr>
          <w:p w14:paraId="0B178307" w14:textId="77DBC537" w:rsidR="004E41BB" w:rsidRPr="006412D6" w:rsidRDefault="004E41BB" w:rsidP="004E41BB">
            <w:r w:rsidRPr="006412D6">
              <w:t>x"0005"</w:t>
            </w:r>
          </w:p>
        </w:tc>
        <w:tc>
          <w:tcPr>
            <w:tcW w:w="1340" w:type="dxa"/>
            <w:vAlign w:val="bottom"/>
          </w:tcPr>
          <w:p w14:paraId="200A487C" w14:textId="64528BCD" w:rsidR="004E41BB" w:rsidRPr="006412D6" w:rsidRDefault="004E41BB" w:rsidP="004E41BB">
            <w:r w:rsidRPr="006412D6">
              <w:t>x"0004"</w:t>
            </w:r>
          </w:p>
        </w:tc>
        <w:tc>
          <w:tcPr>
            <w:tcW w:w="1331" w:type="dxa"/>
            <w:vAlign w:val="bottom"/>
          </w:tcPr>
          <w:p w14:paraId="458B8594" w14:textId="79492A7F" w:rsidR="004E41BB" w:rsidRPr="006412D6" w:rsidRDefault="006A1110" w:rsidP="004E41BB">
            <w:r w:rsidRPr="006412D6">
              <w:t>x"0003"</w:t>
            </w:r>
          </w:p>
        </w:tc>
        <w:tc>
          <w:tcPr>
            <w:tcW w:w="1330" w:type="dxa"/>
            <w:vAlign w:val="bottom"/>
          </w:tcPr>
          <w:p w14:paraId="14905204" w14:textId="05EE058C" w:rsidR="004E41BB" w:rsidRPr="006412D6" w:rsidRDefault="006A1110" w:rsidP="004E41BB">
            <w:r w:rsidRPr="006412D6">
              <w:t>x"0002"</w:t>
            </w:r>
          </w:p>
        </w:tc>
        <w:tc>
          <w:tcPr>
            <w:tcW w:w="1329" w:type="dxa"/>
            <w:vAlign w:val="bottom"/>
          </w:tcPr>
          <w:p w14:paraId="7FA70F5C" w14:textId="516FDDD4" w:rsidR="004E41BB" w:rsidRPr="006412D6" w:rsidRDefault="006A1110" w:rsidP="004E41BB">
            <w:r w:rsidRPr="006412D6">
              <w:t>x"0001"</w:t>
            </w:r>
          </w:p>
        </w:tc>
        <w:tc>
          <w:tcPr>
            <w:tcW w:w="1330" w:type="dxa"/>
            <w:vAlign w:val="bottom"/>
          </w:tcPr>
          <w:p w14:paraId="47052732" w14:textId="410FA3B9" w:rsidR="004E41BB" w:rsidRPr="006412D6" w:rsidRDefault="006A1110" w:rsidP="004E41BB">
            <w:pPr>
              <w:rPr>
                <w:b/>
              </w:rPr>
            </w:pPr>
            <w:r w:rsidRPr="006412D6">
              <w:t>x"0000"</w:t>
            </w:r>
          </w:p>
        </w:tc>
      </w:tr>
      <w:tr w:rsidR="004E41BB" w:rsidRPr="006412D6" w14:paraId="5C5FD998" w14:textId="77777777" w:rsidTr="004C3BFF">
        <w:tc>
          <w:tcPr>
            <w:tcW w:w="1152" w:type="dxa"/>
            <w:vAlign w:val="bottom"/>
          </w:tcPr>
          <w:p w14:paraId="20DA10E6" w14:textId="7FEE398F" w:rsidR="004E41BB" w:rsidRPr="006412D6" w:rsidRDefault="004E41BB" w:rsidP="004E41BB">
            <w:r w:rsidRPr="006412D6">
              <w:t>7</w:t>
            </w:r>
          </w:p>
        </w:tc>
        <w:tc>
          <w:tcPr>
            <w:tcW w:w="1340" w:type="dxa"/>
            <w:vAlign w:val="bottom"/>
          </w:tcPr>
          <w:p w14:paraId="68C70C56" w14:textId="4529D840" w:rsidR="004E41BB" w:rsidRPr="006412D6" w:rsidRDefault="004E41BB" w:rsidP="004E41BB">
            <w:r w:rsidRPr="006412D6">
              <w:t>x"0000"</w:t>
            </w:r>
          </w:p>
        </w:tc>
        <w:tc>
          <w:tcPr>
            <w:tcW w:w="1340" w:type="dxa"/>
            <w:vAlign w:val="bottom"/>
          </w:tcPr>
          <w:p w14:paraId="373135B4" w14:textId="4DCA2970" w:rsidR="004E41BB" w:rsidRPr="006412D6" w:rsidRDefault="004E41BB" w:rsidP="004E41BB">
            <w:r w:rsidRPr="006412D6">
              <w:t>x"0101"</w:t>
            </w:r>
          </w:p>
        </w:tc>
        <w:tc>
          <w:tcPr>
            <w:tcW w:w="1331" w:type="dxa"/>
            <w:vAlign w:val="bottom"/>
          </w:tcPr>
          <w:p w14:paraId="75E61AE5" w14:textId="06F041E0" w:rsidR="004E41BB" w:rsidRPr="006412D6" w:rsidRDefault="006A1110" w:rsidP="004E41BB">
            <w:r w:rsidRPr="006412D6">
              <w:t>x"0110"</w:t>
            </w:r>
          </w:p>
        </w:tc>
        <w:tc>
          <w:tcPr>
            <w:tcW w:w="1330" w:type="dxa"/>
            <w:vAlign w:val="bottom"/>
          </w:tcPr>
          <w:p w14:paraId="17A2C199" w14:textId="175785A2" w:rsidR="004E41BB" w:rsidRPr="006412D6" w:rsidRDefault="006A1110" w:rsidP="004E41BB">
            <w:r w:rsidRPr="006412D6">
              <w:t>x"0011"</w:t>
            </w:r>
          </w:p>
        </w:tc>
        <w:tc>
          <w:tcPr>
            <w:tcW w:w="1329" w:type="dxa"/>
            <w:vAlign w:val="bottom"/>
          </w:tcPr>
          <w:p w14:paraId="59E9CE8A" w14:textId="4B9DF20B" w:rsidR="004E41BB" w:rsidRPr="006412D6" w:rsidRDefault="006A1110" w:rsidP="004E41BB">
            <w:r w:rsidRPr="006412D6">
              <w:t>x"00F0"</w:t>
            </w:r>
          </w:p>
        </w:tc>
        <w:tc>
          <w:tcPr>
            <w:tcW w:w="1330" w:type="dxa"/>
            <w:vAlign w:val="bottom"/>
          </w:tcPr>
          <w:p w14:paraId="79A57AAB" w14:textId="1008DA3C" w:rsidR="004E41BB" w:rsidRPr="006412D6" w:rsidRDefault="006A1110" w:rsidP="004E41BB">
            <w:pPr>
              <w:rPr>
                <w:b/>
              </w:rPr>
            </w:pPr>
            <w:r w:rsidRPr="006412D6">
              <w:t>x"0000"</w:t>
            </w:r>
          </w:p>
        </w:tc>
      </w:tr>
      <w:tr w:rsidR="004E41BB" w:rsidRPr="006412D6" w14:paraId="0AE8692C" w14:textId="77777777" w:rsidTr="004C3BFF">
        <w:tc>
          <w:tcPr>
            <w:tcW w:w="1152" w:type="dxa"/>
            <w:vAlign w:val="bottom"/>
          </w:tcPr>
          <w:p w14:paraId="25E2A584" w14:textId="6C72BC0D" w:rsidR="004E41BB" w:rsidRPr="006412D6" w:rsidRDefault="004E41BB" w:rsidP="004E41BB">
            <w:r w:rsidRPr="006412D6">
              <w:t>8</w:t>
            </w:r>
          </w:p>
        </w:tc>
        <w:tc>
          <w:tcPr>
            <w:tcW w:w="1340" w:type="dxa"/>
            <w:vAlign w:val="bottom"/>
          </w:tcPr>
          <w:p w14:paraId="02F48981" w14:textId="7159E018" w:rsidR="004E41BB" w:rsidRPr="006412D6" w:rsidRDefault="004E41BB" w:rsidP="004E41BB">
            <w:r w:rsidRPr="006412D6">
              <w:t>x"0000"</w:t>
            </w:r>
          </w:p>
        </w:tc>
        <w:tc>
          <w:tcPr>
            <w:tcW w:w="1340" w:type="dxa"/>
            <w:vAlign w:val="bottom"/>
          </w:tcPr>
          <w:p w14:paraId="7A4BD773" w14:textId="5FA49217" w:rsidR="004E41BB" w:rsidRPr="006412D6" w:rsidRDefault="004E41BB" w:rsidP="004E41BB">
            <w:r w:rsidRPr="006412D6">
              <w:t>x"0100"</w:t>
            </w:r>
          </w:p>
        </w:tc>
        <w:tc>
          <w:tcPr>
            <w:tcW w:w="1331" w:type="dxa"/>
            <w:vAlign w:val="bottom"/>
          </w:tcPr>
          <w:p w14:paraId="4A9562D2" w14:textId="4A1BEC0A" w:rsidR="004E41BB" w:rsidRPr="006412D6" w:rsidRDefault="006A1110" w:rsidP="004E41BB">
            <w:r w:rsidRPr="006412D6">
              <w:t>x"0100"</w:t>
            </w:r>
          </w:p>
        </w:tc>
        <w:tc>
          <w:tcPr>
            <w:tcW w:w="1330" w:type="dxa"/>
            <w:vAlign w:val="bottom"/>
          </w:tcPr>
          <w:p w14:paraId="5FFCEF6C" w14:textId="13AE4D0E" w:rsidR="004E41BB" w:rsidRPr="006412D6" w:rsidRDefault="006A1110" w:rsidP="004E41BB">
            <w:r w:rsidRPr="006412D6">
              <w:t>x"0100"</w:t>
            </w:r>
          </w:p>
        </w:tc>
        <w:tc>
          <w:tcPr>
            <w:tcW w:w="1329" w:type="dxa"/>
            <w:vAlign w:val="bottom"/>
          </w:tcPr>
          <w:p w14:paraId="0579F9F9" w14:textId="055B7CA5" w:rsidR="004E41BB" w:rsidRPr="006412D6" w:rsidRDefault="006A1110" w:rsidP="004E41BB">
            <w:r w:rsidRPr="006412D6">
              <w:t>x"0100"</w:t>
            </w:r>
          </w:p>
        </w:tc>
        <w:tc>
          <w:tcPr>
            <w:tcW w:w="1330" w:type="dxa"/>
            <w:vAlign w:val="bottom"/>
          </w:tcPr>
          <w:p w14:paraId="337782F9" w14:textId="3EA8E419" w:rsidR="004E41BB" w:rsidRPr="006412D6" w:rsidRDefault="006A1110" w:rsidP="004E41BB">
            <w:pPr>
              <w:rPr>
                <w:b/>
              </w:rPr>
            </w:pPr>
            <w:r w:rsidRPr="006412D6">
              <w:t>x"0100"</w:t>
            </w:r>
          </w:p>
        </w:tc>
      </w:tr>
      <w:tr w:rsidR="004E41BB" w:rsidRPr="006412D6" w14:paraId="71CABE64" w14:textId="77777777" w:rsidTr="004C3BFF">
        <w:tc>
          <w:tcPr>
            <w:tcW w:w="1152" w:type="dxa"/>
            <w:vAlign w:val="bottom"/>
          </w:tcPr>
          <w:p w14:paraId="1474DB7E" w14:textId="08A53F87" w:rsidR="004E41BB" w:rsidRPr="006412D6" w:rsidRDefault="004E41BB" w:rsidP="004E41BB">
            <w:r w:rsidRPr="006412D6">
              <w:t>9</w:t>
            </w:r>
          </w:p>
        </w:tc>
        <w:tc>
          <w:tcPr>
            <w:tcW w:w="1340" w:type="dxa"/>
            <w:vAlign w:val="bottom"/>
          </w:tcPr>
          <w:p w14:paraId="621534CE" w14:textId="1FF6F88C" w:rsidR="004E41BB" w:rsidRPr="006412D6" w:rsidRDefault="004E41BB" w:rsidP="004E41BB">
            <w:r w:rsidRPr="006412D6">
              <w:t>x"0000"</w:t>
            </w:r>
          </w:p>
        </w:tc>
        <w:tc>
          <w:tcPr>
            <w:tcW w:w="1340" w:type="dxa"/>
            <w:vAlign w:val="bottom"/>
          </w:tcPr>
          <w:p w14:paraId="6297C057" w14:textId="4785657B" w:rsidR="004E41BB" w:rsidRPr="006412D6" w:rsidRDefault="004E41BB" w:rsidP="004E41BB">
            <w:r w:rsidRPr="006412D6">
              <w:t>x"FF00"</w:t>
            </w:r>
          </w:p>
        </w:tc>
        <w:tc>
          <w:tcPr>
            <w:tcW w:w="1331" w:type="dxa"/>
            <w:vAlign w:val="bottom"/>
          </w:tcPr>
          <w:p w14:paraId="72BAACF5" w14:textId="2C3B2848" w:rsidR="004E41BB" w:rsidRPr="006412D6" w:rsidRDefault="006A1110" w:rsidP="004E41BB">
            <w:r w:rsidRPr="006412D6">
              <w:t>x"FF00"</w:t>
            </w:r>
          </w:p>
        </w:tc>
        <w:tc>
          <w:tcPr>
            <w:tcW w:w="1330" w:type="dxa"/>
            <w:vAlign w:val="bottom"/>
          </w:tcPr>
          <w:p w14:paraId="7E8A2DA8" w14:textId="20CEC437" w:rsidR="004E41BB" w:rsidRPr="006412D6" w:rsidRDefault="006A1110" w:rsidP="004E41BB">
            <w:r w:rsidRPr="006412D6">
              <w:t>x"00FF"</w:t>
            </w:r>
          </w:p>
        </w:tc>
        <w:tc>
          <w:tcPr>
            <w:tcW w:w="1329" w:type="dxa"/>
            <w:vAlign w:val="bottom"/>
          </w:tcPr>
          <w:p w14:paraId="16069393" w14:textId="21C987F5" w:rsidR="004E41BB" w:rsidRPr="006412D6" w:rsidRDefault="006A1110" w:rsidP="004E41BB">
            <w:r w:rsidRPr="006412D6">
              <w:t>x"00FF"</w:t>
            </w:r>
          </w:p>
        </w:tc>
        <w:tc>
          <w:tcPr>
            <w:tcW w:w="1330" w:type="dxa"/>
            <w:vAlign w:val="bottom"/>
          </w:tcPr>
          <w:p w14:paraId="15582687" w14:textId="704364AD" w:rsidR="004E41BB" w:rsidRPr="006412D6" w:rsidRDefault="006A1110" w:rsidP="004E41BB">
            <w:pPr>
              <w:rPr>
                <w:b/>
              </w:rPr>
            </w:pPr>
            <w:r w:rsidRPr="006412D6">
              <w:t>x"00FF"</w:t>
            </w:r>
          </w:p>
        </w:tc>
      </w:tr>
    </w:tbl>
    <w:p w14:paraId="0EDFE9D6" w14:textId="7686CFC5" w:rsidR="00915C4F" w:rsidRPr="006412D6" w:rsidRDefault="00915C4F" w:rsidP="002E0CCC">
      <w:pPr>
        <w:pStyle w:val="Heading1"/>
        <w:numPr>
          <w:ilvl w:val="0"/>
          <w:numId w:val="0"/>
        </w:numPr>
        <w:spacing w:before="96" w:after="96"/>
      </w:pPr>
    </w:p>
    <w:p w14:paraId="2CDDBFF7" w14:textId="521A22E6" w:rsidR="00915C4F" w:rsidRPr="006412D6" w:rsidRDefault="00915C4F" w:rsidP="00915C4F"/>
    <w:p w14:paraId="4FB9A5EC" w14:textId="77777777" w:rsidR="00915C4F" w:rsidRPr="006412D6" w:rsidRDefault="00915C4F" w:rsidP="00915C4F"/>
    <w:p w14:paraId="66799FAB" w14:textId="3F14752C" w:rsidR="00D367A0" w:rsidRPr="006412D6" w:rsidRDefault="0066703E" w:rsidP="00D367A0">
      <w:pPr>
        <w:pStyle w:val="Heading1"/>
        <w:spacing w:before="96" w:after="96"/>
      </w:pPr>
      <w:r w:rsidRPr="006412D6">
        <w:t>Bonus Materials (if any)</w:t>
      </w:r>
    </w:p>
    <w:p w14:paraId="73D1E6EB" w14:textId="77777777" w:rsidR="004E5DDD" w:rsidRPr="006412D6" w:rsidRDefault="004E5DDD" w:rsidP="00645BF1">
      <w:r w:rsidRPr="006412D6">
        <w:t xml:space="preserve">Describe the modification to the design you made to implement the bonus parts of lab4 </w:t>
      </w:r>
    </w:p>
    <w:p w14:paraId="391D762F" w14:textId="77777777" w:rsidR="000D7D6D" w:rsidRPr="006412D6" w:rsidRDefault="000D7D6D" w:rsidP="00645BF1"/>
    <w:p w14:paraId="0F8C74D6" w14:textId="4DB5419E" w:rsidR="00D367A0" w:rsidRPr="006412D6" w:rsidRDefault="00837E43" w:rsidP="00D367A0">
      <w:pPr>
        <w:pStyle w:val="Heading1"/>
        <w:spacing w:before="96" w:after="96"/>
      </w:pPr>
      <w:r w:rsidRPr="006412D6">
        <w:t>Discussion</w:t>
      </w:r>
    </w:p>
    <w:p w14:paraId="6F99C9E4" w14:textId="2FE1F535" w:rsidR="001D47DB" w:rsidRDefault="001D47DB" w:rsidP="00645BF1">
      <w:pPr>
        <w:rPr>
          <w:rFonts w:ascii="Times New Roman" w:hAnsi="Times New Roman" w:cs="Times New Roman"/>
        </w:rPr>
      </w:pPr>
      <w:r>
        <w:rPr>
          <w:rFonts w:ascii="Times New Roman" w:hAnsi="Times New Roman" w:cs="Times New Roman"/>
        </w:rPr>
        <w:br/>
        <w:t xml:space="preserve">We optimized the code by translating the C code to MIPS assembly and ordered the instructions in order to maximize the efficiency of the code. In the waveform, one optimization we made was making a nice waveform configuration file that has all of the possible signals </w:t>
      </w:r>
      <w:r>
        <w:rPr>
          <w:rFonts w:ascii="Times New Roman" w:hAnsi="Times New Roman" w:cs="Times New Roman"/>
        </w:rPr>
        <w:softHyphen/>
      </w:r>
      <w:r>
        <w:rPr>
          <w:rFonts w:ascii="Times New Roman" w:hAnsi="Times New Roman" w:cs="Times New Roman"/>
        </w:rPr>
        <w:softHyphen/>
        <w:t>organized for easy access and following.</w:t>
      </w:r>
    </w:p>
    <w:p w14:paraId="3C9B0FA4" w14:textId="77777777" w:rsidR="003642AE" w:rsidRPr="006412D6" w:rsidRDefault="003642AE" w:rsidP="00645BF1">
      <w:pPr>
        <w:rPr>
          <w:rFonts w:ascii="Times New Roman" w:hAnsi="Times New Roman" w:cs="Times New Roman"/>
        </w:rPr>
      </w:pPr>
    </w:p>
    <w:p w14:paraId="48AB978A" w14:textId="11CE7EAA" w:rsidR="001D47DB" w:rsidRDefault="001D47DB" w:rsidP="00645BF1">
      <w:pPr>
        <w:rPr>
          <w:rFonts w:ascii="Times New Roman" w:hAnsi="Times New Roman" w:cs="Times New Roman"/>
        </w:rPr>
      </w:pPr>
      <w:r>
        <w:rPr>
          <w:rFonts w:ascii="Times New Roman" w:hAnsi="Times New Roman" w:cs="Times New Roman"/>
        </w:rPr>
        <w:t>The lab works correctly however, one part that we implemented that wasn’t necessary was the shifters. We added them thinking we would grab half words instead of full words but then we went with the full word program counter</w:t>
      </w:r>
      <w:r w:rsidR="00D144F5">
        <w:rPr>
          <w:rFonts w:ascii="Times New Roman" w:hAnsi="Times New Roman" w:cs="Times New Roman"/>
        </w:rPr>
        <w:t xml:space="preserve">. We left them in but the do nothing and don’t </w:t>
      </w:r>
      <w:proofErr w:type="gramStart"/>
      <w:r w:rsidR="00D144F5">
        <w:rPr>
          <w:rFonts w:ascii="Times New Roman" w:hAnsi="Times New Roman" w:cs="Times New Roman"/>
        </w:rPr>
        <w:t>effect</w:t>
      </w:r>
      <w:proofErr w:type="gramEnd"/>
      <w:r w:rsidR="00D144F5">
        <w:rPr>
          <w:rFonts w:ascii="Times New Roman" w:hAnsi="Times New Roman" w:cs="Times New Roman"/>
        </w:rPr>
        <w:t xml:space="preserve"> the output. </w:t>
      </w:r>
    </w:p>
    <w:p w14:paraId="39DDFF4C" w14:textId="77777777" w:rsidR="00D144F5" w:rsidRDefault="00D144F5" w:rsidP="00645BF1">
      <w:pPr>
        <w:rPr>
          <w:rFonts w:ascii="Times New Roman" w:hAnsi="Times New Roman" w:cs="Times New Roman"/>
        </w:rPr>
      </w:pPr>
    </w:p>
    <w:p w14:paraId="2A545AA0" w14:textId="6D3EDF1A" w:rsidR="00D144F5" w:rsidRDefault="00D144F5" w:rsidP="00645BF1">
      <w:pPr>
        <w:rPr>
          <w:rFonts w:ascii="Times New Roman" w:hAnsi="Times New Roman" w:cs="Times New Roman"/>
        </w:rPr>
      </w:pPr>
      <w:r>
        <w:rPr>
          <w:rFonts w:ascii="Times New Roman" w:hAnsi="Times New Roman" w:cs="Times New Roman"/>
        </w:rPr>
        <w:t xml:space="preserve">Looking at the instruction memory, you will notice there are a few nops added at the beginning of the code. This was to give the signals time to stabilize before starting the first instruction. 5 definitely aren’t necessary but they were added during testing and didn’t affect the code at all. </w:t>
      </w:r>
    </w:p>
    <w:p w14:paraId="2001EAAC" w14:textId="049496A3" w:rsidR="002E0CCC" w:rsidRDefault="002E0CCC" w:rsidP="00645BF1">
      <w:pPr>
        <w:rPr>
          <w:rFonts w:ascii="Times New Roman" w:hAnsi="Times New Roman" w:cs="Times New Roman"/>
        </w:rPr>
      </w:pPr>
    </w:p>
    <w:p w14:paraId="5363B000" w14:textId="3263C019" w:rsidR="002E0CCC" w:rsidRDefault="002E0CCC" w:rsidP="00645BF1">
      <w:pPr>
        <w:rPr>
          <w:rFonts w:ascii="Times New Roman" w:hAnsi="Times New Roman" w:cs="Times New Roman"/>
        </w:rPr>
      </w:pPr>
    </w:p>
    <w:p w14:paraId="37CD5F97" w14:textId="5CD8FBE5" w:rsidR="002E0CCC" w:rsidRDefault="002E0CCC" w:rsidP="00645BF1">
      <w:pPr>
        <w:rPr>
          <w:rFonts w:ascii="Times New Roman" w:hAnsi="Times New Roman" w:cs="Times New Roman"/>
        </w:rPr>
      </w:pPr>
    </w:p>
    <w:p w14:paraId="0B446A71" w14:textId="5AB43A41" w:rsidR="002E0CCC" w:rsidRDefault="002E0CCC" w:rsidP="00645BF1">
      <w:pPr>
        <w:rPr>
          <w:rFonts w:ascii="Times New Roman" w:hAnsi="Times New Roman" w:cs="Times New Roman"/>
        </w:rPr>
      </w:pPr>
    </w:p>
    <w:p w14:paraId="4F2BBB36" w14:textId="5BB9DA29" w:rsidR="002E0CCC" w:rsidRDefault="002E0CCC" w:rsidP="00645BF1">
      <w:pPr>
        <w:rPr>
          <w:rFonts w:ascii="Times New Roman" w:hAnsi="Times New Roman" w:cs="Times New Roman"/>
        </w:rPr>
      </w:pPr>
    </w:p>
    <w:p w14:paraId="03F3450B" w14:textId="77777777" w:rsidR="002E0CCC" w:rsidRPr="006412D6" w:rsidRDefault="002E0CCC" w:rsidP="00645BF1">
      <w:pPr>
        <w:rPr>
          <w:rFonts w:ascii="Times New Roman" w:hAnsi="Times New Roman" w:cs="Times New Roman"/>
        </w:rPr>
      </w:pPr>
    </w:p>
    <w:p w14:paraId="6450CB5E" w14:textId="26AC6AEC" w:rsidR="00837E43" w:rsidRDefault="00837E43" w:rsidP="00645BF1">
      <w:pPr>
        <w:pStyle w:val="Heading1"/>
        <w:spacing w:before="96" w:after="96"/>
      </w:pPr>
      <w:r w:rsidRPr="006412D6">
        <w:lastRenderedPageBreak/>
        <w:t>Final Version of Simulator Code (Attached)</w:t>
      </w:r>
    </w:p>
    <w:p w14:paraId="3F8EB4DA" w14:textId="760CA4F8" w:rsidR="002E0CCC" w:rsidRDefault="002E0CCC" w:rsidP="002E0CCC">
      <w:r>
        <w:t xml:space="preserve">Here is a link directly to our github containing all data: </w:t>
      </w:r>
    </w:p>
    <w:p w14:paraId="5E21C2B7" w14:textId="29C7E224" w:rsidR="002E0CCC" w:rsidRPr="002E0CCC" w:rsidRDefault="002E0CCC" w:rsidP="002E0CCC">
      <w:hyperlink r:id="rId9" w:history="1">
        <w:r>
          <w:rPr>
            <w:rStyle w:val="Hyperlink"/>
          </w:rPr>
          <w:t>Finnegan5095/16-bit-Risc-Lab4 (github.com)</w:t>
        </w:r>
      </w:hyperlink>
    </w:p>
    <w:p w14:paraId="370E05B2" w14:textId="77777777" w:rsidR="00D73920" w:rsidRPr="006412D6" w:rsidRDefault="00D73920" w:rsidP="00D73920"/>
    <w:p w14:paraId="1DFC9842" w14:textId="61A4D3AD" w:rsidR="00D367A0" w:rsidRPr="006412D6" w:rsidRDefault="001B2162" w:rsidP="00D367A0">
      <w:r w:rsidRPr="006412D6">
        <w:t>ALU:</w:t>
      </w:r>
    </w:p>
    <w:p w14:paraId="3D74E0C3"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w:t>
      </w:r>
    </w:p>
    <w:p w14:paraId="47DF5FA6"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Company: </w:t>
      </w:r>
    </w:p>
    <w:p w14:paraId="5F652FBB"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Engineer: </w:t>
      </w:r>
    </w:p>
    <w:p w14:paraId="47E4FD43"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w:t>
      </w:r>
    </w:p>
    <w:p w14:paraId="36D4D57F"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Create Date: 10/09/2022 05:09:09 PM</w:t>
      </w:r>
    </w:p>
    <w:p w14:paraId="1E0F4108"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Design Name: </w:t>
      </w:r>
    </w:p>
    <w:p w14:paraId="4A3E85DB"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Module Name: ALU - Behavioral</w:t>
      </w:r>
    </w:p>
    <w:p w14:paraId="5BA1F401"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Project Name: </w:t>
      </w:r>
    </w:p>
    <w:p w14:paraId="6F1AB535"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Target Devices: </w:t>
      </w:r>
    </w:p>
    <w:p w14:paraId="6EA6B334"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Tool Versions: </w:t>
      </w:r>
    </w:p>
    <w:p w14:paraId="0C35C2F6"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Description: </w:t>
      </w:r>
    </w:p>
    <w:p w14:paraId="05850E98"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w:t>
      </w:r>
    </w:p>
    <w:p w14:paraId="5C8D8BAC"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Dependencies: </w:t>
      </w:r>
    </w:p>
    <w:p w14:paraId="3D34370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w:t>
      </w:r>
    </w:p>
    <w:p w14:paraId="172EDBF6"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Revision:</w:t>
      </w:r>
    </w:p>
    <w:p w14:paraId="7BB9217D"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Revision 0.01 - File Created</w:t>
      </w:r>
    </w:p>
    <w:p w14:paraId="0846B04D"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Additional Comments:</w:t>
      </w:r>
    </w:p>
    <w:p w14:paraId="1AE61F11"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w:t>
      </w:r>
    </w:p>
    <w:p w14:paraId="09427F49"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w:t>
      </w:r>
    </w:p>
    <w:p w14:paraId="5719B829" w14:textId="77777777" w:rsidR="002E0CCC" w:rsidRPr="002E0CCC" w:rsidRDefault="002E0CCC" w:rsidP="002E0CCC">
      <w:pPr>
        <w:shd w:val="clear" w:color="auto" w:fill="FFFFFF"/>
        <w:spacing w:after="240" w:line="285" w:lineRule="atLeast"/>
        <w:rPr>
          <w:rFonts w:ascii="Consolas" w:hAnsi="Consolas" w:cs="Times New Roman"/>
          <w:sz w:val="21"/>
          <w:szCs w:val="21"/>
        </w:rPr>
      </w:pPr>
    </w:p>
    <w:p w14:paraId="10BACFEB"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00FF"/>
          <w:sz w:val="21"/>
          <w:szCs w:val="21"/>
        </w:rPr>
        <w:t>library</w:t>
      </w:r>
      <w:r w:rsidRPr="002E0CCC">
        <w:rPr>
          <w:rFonts w:ascii="Consolas" w:hAnsi="Consolas" w:cs="Times New Roman"/>
          <w:sz w:val="21"/>
          <w:szCs w:val="21"/>
        </w:rPr>
        <w:t xml:space="preserve"> IEEE;</w:t>
      </w:r>
    </w:p>
    <w:p w14:paraId="69C727BC"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00FF"/>
          <w:sz w:val="21"/>
          <w:szCs w:val="21"/>
        </w:rPr>
        <w:t>use</w:t>
      </w:r>
      <w:r w:rsidRPr="002E0CCC">
        <w:rPr>
          <w:rFonts w:ascii="Consolas" w:hAnsi="Consolas" w:cs="Times New Roman"/>
          <w:sz w:val="21"/>
          <w:szCs w:val="21"/>
        </w:rPr>
        <w:t xml:space="preserve"> IEEE.STD_LOGIC_1164.</w:t>
      </w:r>
      <w:r w:rsidRPr="002E0CCC">
        <w:rPr>
          <w:rFonts w:ascii="Consolas" w:hAnsi="Consolas" w:cs="Times New Roman"/>
          <w:color w:val="0000FF"/>
          <w:sz w:val="21"/>
          <w:szCs w:val="21"/>
        </w:rPr>
        <w:t>ALL</w:t>
      </w:r>
      <w:r w:rsidRPr="002E0CCC">
        <w:rPr>
          <w:rFonts w:ascii="Consolas" w:hAnsi="Consolas" w:cs="Times New Roman"/>
          <w:sz w:val="21"/>
          <w:szCs w:val="21"/>
        </w:rPr>
        <w:t>;</w:t>
      </w:r>
    </w:p>
    <w:p w14:paraId="184C4E7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--use IEEE.STD_LOGIC_UNSIGNED.ALL;</w:t>
      </w:r>
    </w:p>
    <w:p w14:paraId="4269CAD2" w14:textId="77777777" w:rsidR="002E0CCC" w:rsidRPr="002E0CCC" w:rsidRDefault="002E0CCC" w:rsidP="002E0CCC">
      <w:pPr>
        <w:shd w:val="clear" w:color="auto" w:fill="FFFFFF"/>
        <w:spacing w:line="285" w:lineRule="atLeast"/>
        <w:rPr>
          <w:rFonts w:ascii="Consolas" w:hAnsi="Consolas" w:cs="Times New Roman"/>
          <w:sz w:val="21"/>
          <w:szCs w:val="21"/>
        </w:rPr>
      </w:pPr>
    </w:p>
    <w:p w14:paraId="6F96B39A"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Uncomment the following library declaration if using</w:t>
      </w:r>
    </w:p>
    <w:p w14:paraId="03750892"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arithmetic functions with Signed or Unsigned values</w:t>
      </w:r>
    </w:p>
    <w:p w14:paraId="3BD672A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00FF"/>
          <w:sz w:val="21"/>
          <w:szCs w:val="21"/>
        </w:rPr>
        <w:t>use</w:t>
      </w:r>
      <w:r w:rsidRPr="002E0CCC">
        <w:rPr>
          <w:rFonts w:ascii="Consolas" w:hAnsi="Consolas" w:cs="Times New Roman"/>
          <w:sz w:val="21"/>
          <w:szCs w:val="21"/>
        </w:rPr>
        <w:t xml:space="preserve"> IEEE.NUMERIC_STD.</w:t>
      </w:r>
      <w:r w:rsidRPr="002E0CCC">
        <w:rPr>
          <w:rFonts w:ascii="Consolas" w:hAnsi="Consolas" w:cs="Times New Roman"/>
          <w:color w:val="0000FF"/>
          <w:sz w:val="21"/>
          <w:szCs w:val="21"/>
        </w:rPr>
        <w:t>ALL</w:t>
      </w:r>
      <w:r w:rsidRPr="002E0CCC">
        <w:rPr>
          <w:rFonts w:ascii="Consolas" w:hAnsi="Consolas" w:cs="Times New Roman"/>
          <w:sz w:val="21"/>
          <w:szCs w:val="21"/>
        </w:rPr>
        <w:t>;</w:t>
      </w:r>
    </w:p>
    <w:p w14:paraId="2CF836B3"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--use IEEE.STD_LOGIC_ARITH.ALL;</w:t>
      </w:r>
    </w:p>
    <w:p w14:paraId="49572AF2" w14:textId="77777777" w:rsidR="002E0CCC" w:rsidRPr="002E0CCC" w:rsidRDefault="002E0CCC" w:rsidP="002E0CCC">
      <w:pPr>
        <w:shd w:val="clear" w:color="auto" w:fill="FFFFFF"/>
        <w:spacing w:line="285" w:lineRule="atLeast"/>
        <w:rPr>
          <w:rFonts w:ascii="Consolas" w:hAnsi="Consolas" w:cs="Times New Roman"/>
          <w:sz w:val="21"/>
          <w:szCs w:val="21"/>
        </w:rPr>
      </w:pPr>
    </w:p>
    <w:p w14:paraId="30176F6A"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Uncomment the following library declaration if instantiating</w:t>
      </w:r>
    </w:p>
    <w:p w14:paraId="0E1A05C2"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any Xilinx leaf cells in this code.</w:t>
      </w:r>
    </w:p>
    <w:p w14:paraId="175BAB8F"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--library UNISIM;</w:t>
      </w:r>
    </w:p>
    <w:p w14:paraId="32D15CC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--use UNISIM.VComponents.all;</w:t>
      </w:r>
    </w:p>
    <w:p w14:paraId="24DFF663" w14:textId="77777777" w:rsidR="002E0CCC" w:rsidRPr="002E0CCC" w:rsidRDefault="002E0CCC" w:rsidP="002E0CCC">
      <w:pPr>
        <w:shd w:val="clear" w:color="auto" w:fill="FFFFFF"/>
        <w:spacing w:line="285" w:lineRule="atLeast"/>
        <w:rPr>
          <w:rFonts w:ascii="Consolas" w:hAnsi="Consolas" w:cs="Times New Roman"/>
          <w:sz w:val="21"/>
          <w:szCs w:val="21"/>
        </w:rPr>
      </w:pPr>
    </w:p>
    <w:p w14:paraId="3EFBF62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00FF"/>
          <w:sz w:val="21"/>
          <w:szCs w:val="21"/>
        </w:rPr>
        <w:t>entity</w:t>
      </w:r>
      <w:r w:rsidRPr="002E0CCC">
        <w:rPr>
          <w:rFonts w:ascii="Consolas" w:hAnsi="Consolas" w:cs="Times New Roman"/>
          <w:sz w:val="21"/>
          <w:szCs w:val="21"/>
        </w:rPr>
        <w:t xml:space="preserve"> ALU </w:t>
      </w:r>
      <w:r w:rsidRPr="002E0CCC">
        <w:rPr>
          <w:rFonts w:ascii="Consolas" w:hAnsi="Consolas" w:cs="Times New Roman"/>
          <w:color w:val="0000FF"/>
          <w:sz w:val="21"/>
          <w:szCs w:val="21"/>
        </w:rPr>
        <w:t>is</w:t>
      </w:r>
    </w:p>
    <w:p w14:paraId="631E125F"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Port</w:t>
      </w:r>
      <w:r w:rsidRPr="002E0CCC">
        <w:rPr>
          <w:rFonts w:ascii="Consolas" w:hAnsi="Consolas" w:cs="Times New Roman"/>
          <w:sz w:val="21"/>
          <w:szCs w:val="21"/>
        </w:rPr>
        <w:t xml:space="preserve"> (</w:t>
      </w:r>
      <w:proofErr w:type="gramStart"/>
      <w:r w:rsidRPr="002E0CCC">
        <w:rPr>
          <w:rFonts w:ascii="Consolas" w:hAnsi="Consolas" w:cs="Times New Roman"/>
          <w:sz w:val="21"/>
          <w:szCs w:val="21"/>
        </w:rPr>
        <w:t>clk :</w:t>
      </w:r>
      <w:proofErr w:type="gramEnd"/>
      <w:r w:rsidRPr="002E0CCC">
        <w:rPr>
          <w:rFonts w:ascii="Consolas" w:hAnsi="Consolas" w:cs="Times New Roman"/>
          <w:sz w:val="21"/>
          <w:szCs w:val="21"/>
        </w:rPr>
        <w:t xml:space="preserve"> </w:t>
      </w:r>
      <w:r w:rsidRPr="002E0CCC">
        <w:rPr>
          <w:rFonts w:ascii="Consolas" w:hAnsi="Consolas" w:cs="Times New Roman"/>
          <w:color w:val="0000FF"/>
          <w:sz w:val="21"/>
          <w:szCs w:val="21"/>
        </w:rPr>
        <w:t>in</w:t>
      </w:r>
      <w:r w:rsidRPr="002E0CCC">
        <w:rPr>
          <w:rFonts w:ascii="Consolas" w:hAnsi="Consolas" w:cs="Times New Roman"/>
          <w:sz w:val="21"/>
          <w:szCs w:val="21"/>
        </w:rPr>
        <w:t xml:space="preserve"> STD_LOGIC;</w:t>
      </w:r>
    </w:p>
    <w:p w14:paraId="13B3C42B"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lastRenderedPageBreak/>
        <w:t xml:space="preserve">        ReadData1 </w:t>
      </w:r>
      <w:proofErr w:type="gramStart"/>
      <w:r w:rsidRPr="002E0CCC">
        <w:rPr>
          <w:rFonts w:ascii="Consolas" w:hAnsi="Consolas" w:cs="Times New Roman"/>
          <w:sz w:val="21"/>
          <w:szCs w:val="21"/>
        </w:rPr>
        <w:t>  :</w:t>
      </w:r>
      <w:proofErr w:type="gramEnd"/>
      <w:r w:rsidRPr="002E0CCC">
        <w:rPr>
          <w:rFonts w:ascii="Consolas" w:hAnsi="Consolas" w:cs="Times New Roman"/>
          <w:sz w:val="21"/>
          <w:szCs w:val="21"/>
        </w:rPr>
        <w:t xml:space="preserve"> </w:t>
      </w:r>
      <w:r w:rsidRPr="002E0CCC">
        <w:rPr>
          <w:rFonts w:ascii="Consolas" w:hAnsi="Consolas" w:cs="Times New Roman"/>
          <w:color w:val="0000FF"/>
          <w:sz w:val="21"/>
          <w:szCs w:val="21"/>
        </w:rPr>
        <w:t>in</w:t>
      </w:r>
      <w:r w:rsidRPr="002E0CCC">
        <w:rPr>
          <w:rFonts w:ascii="Consolas" w:hAnsi="Consolas" w:cs="Times New Roman"/>
          <w:sz w:val="21"/>
          <w:szCs w:val="21"/>
        </w:rPr>
        <w:t xml:space="preserve"> STD_LOGIC_VECTOR(</w:t>
      </w:r>
      <w:r w:rsidRPr="002E0CCC">
        <w:rPr>
          <w:rFonts w:ascii="Consolas" w:hAnsi="Consolas" w:cs="Times New Roman"/>
          <w:color w:val="098658"/>
          <w:sz w:val="21"/>
          <w:szCs w:val="21"/>
        </w:rPr>
        <w:t>15</w:t>
      </w:r>
      <w:r w:rsidRPr="002E0CCC">
        <w:rPr>
          <w:rFonts w:ascii="Consolas" w:hAnsi="Consolas" w:cs="Times New Roman"/>
          <w:sz w:val="21"/>
          <w:szCs w:val="21"/>
        </w:rPr>
        <w:t xml:space="preserve"> </w:t>
      </w:r>
      <w:r w:rsidRPr="002E0CCC">
        <w:rPr>
          <w:rFonts w:ascii="Consolas" w:hAnsi="Consolas" w:cs="Times New Roman"/>
          <w:color w:val="0000FF"/>
          <w:sz w:val="21"/>
          <w:szCs w:val="21"/>
        </w:rPr>
        <w:t>downto</w:t>
      </w:r>
      <w:r w:rsidRPr="002E0CCC">
        <w:rPr>
          <w:rFonts w:ascii="Consolas" w:hAnsi="Consolas" w:cs="Times New Roman"/>
          <w:sz w:val="21"/>
          <w:szCs w:val="21"/>
        </w:rPr>
        <w:t xml:space="preserve"> </w:t>
      </w:r>
      <w:r w:rsidRPr="002E0CCC">
        <w:rPr>
          <w:rFonts w:ascii="Consolas" w:hAnsi="Consolas" w:cs="Times New Roman"/>
          <w:color w:val="098658"/>
          <w:sz w:val="21"/>
          <w:szCs w:val="21"/>
        </w:rPr>
        <w:t>0</w:t>
      </w:r>
      <w:r w:rsidRPr="002E0CCC">
        <w:rPr>
          <w:rFonts w:ascii="Consolas" w:hAnsi="Consolas" w:cs="Times New Roman"/>
          <w:sz w:val="21"/>
          <w:szCs w:val="21"/>
        </w:rPr>
        <w:t>);</w:t>
      </w:r>
    </w:p>
    <w:p w14:paraId="7279708C"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RegToALUMuxIn </w:t>
      </w:r>
      <w:proofErr w:type="gramStart"/>
      <w:r w:rsidRPr="002E0CCC">
        <w:rPr>
          <w:rFonts w:ascii="Consolas" w:hAnsi="Consolas" w:cs="Times New Roman"/>
          <w:sz w:val="21"/>
          <w:szCs w:val="21"/>
        </w:rPr>
        <w:t>  :</w:t>
      </w:r>
      <w:proofErr w:type="gramEnd"/>
      <w:r w:rsidRPr="002E0CCC">
        <w:rPr>
          <w:rFonts w:ascii="Consolas" w:hAnsi="Consolas" w:cs="Times New Roman"/>
          <w:sz w:val="21"/>
          <w:szCs w:val="21"/>
        </w:rPr>
        <w:t xml:space="preserve"> </w:t>
      </w:r>
      <w:r w:rsidRPr="002E0CCC">
        <w:rPr>
          <w:rFonts w:ascii="Consolas" w:hAnsi="Consolas" w:cs="Times New Roman"/>
          <w:color w:val="0000FF"/>
          <w:sz w:val="21"/>
          <w:szCs w:val="21"/>
        </w:rPr>
        <w:t>in</w:t>
      </w:r>
      <w:r w:rsidRPr="002E0CCC">
        <w:rPr>
          <w:rFonts w:ascii="Consolas" w:hAnsi="Consolas" w:cs="Times New Roman"/>
          <w:sz w:val="21"/>
          <w:szCs w:val="21"/>
        </w:rPr>
        <w:t xml:space="preserve"> STD_LOGIC_VECTOR(</w:t>
      </w:r>
      <w:r w:rsidRPr="002E0CCC">
        <w:rPr>
          <w:rFonts w:ascii="Consolas" w:hAnsi="Consolas" w:cs="Times New Roman"/>
          <w:color w:val="098658"/>
          <w:sz w:val="21"/>
          <w:szCs w:val="21"/>
        </w:rPr>
        <w:t>15</w:t>
      </w:r>
      <w:r w:rsidRPr="002E0CCC">
        <w:rPr>
          <w:rFonts w:ascii="Consolas" w:hAnsi="Consolas" w:cs="Times New Roman"/>
          <w:sz w:val="21"/>
          <w:szCs w:val="21"/>
        </w:rPr>
        <w:t xml:space="preserve"> </w:t>
      </w:r>
      <w:r w:rsidRPr="002E0CCC">
        <w:rPr>
          <w:rFonts w:ascii="Consolas" w:hAnsi="Consolas" w:cs="Times New Roman"/>
          <w:color w:val="0000FF"/>
          <w:sz w:val="21"/>
          <w:szCs w:val="21"/>
        </w:rPr>
        <w:t>downto</w:t>
      </w:r>
      <w:r w:rsidRPr="002E0CCC">
        <w:rPr>
          <w:rFonts w:ascii="Consolas" w:hAnsi="Consolas" w:cs="Times New Roman"/>
          <w:sz w:val="21"/>
          <w:szCs w:val="21"/>
        </w:rPr>
        <w:t xml:space="preserve"> </w:t>
      </w:r>
      <w:r w:rsidRPr="002E0CCC">
        <w:rPr>
          <w:rFonts w:ascii="Consolas" w:hAnsi="Consolas" w:cs="Times New Roman"/>
          <w:color w:val="098658"/>
          <w:sz w:val="21"/>
          <w:szCs w:val="21"/>
        </w:rPr>
        <w:t>0</w:t>
      </w:r>
      <w:r w:rsidRPr="002E0CCC">
        <w:rPr>
          <w:rFonts w:ascii="Consolas" w:hAnsi="Consolas" w:cs="Times New Roman"/>
          <w:sz w:val="21"/>
          <w:szCs w:val="21"/>
        </w:rPr>
        <w:t>);</w:t>
      </w:r>
    </w:p>
    <w:p w14:paraId="37DF9D47"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roofErr w:type="gramStart"/>
      <w:r w:rsidRPr="002E0CCC">
        <w:rPr>
          <w:rFonts w:ascii="Consolas" w:hAnsi="Consolas" w:cs="Times New Roman"/>
          <w:sz w:val="21"/>
          <w:szCs w:val="21"/>
        </w:rPr>
        <w:t>ALUctrOpCode  :</w:t>
      </w:r>
      <w:proofErr w:type="gramEnd"/>
      <w:r w:rsidRPr="002E0CCC">
        <w:rPr>
          <w:rFonts w:ascii="Consolas" w:hAnsi="Consolas" w:cs="Times New Roman"/>
          <w:sz w:val="21"/>
          <w:szCs w:val="21"/>
        </w:rPr>
        <w:t xml:space="preserve"> </w:t>
      </w:r>
      <w:r w:rsidRPr="002E0CCC">
        <w:rPr>
          <w:rFonts w:ascii="Consolas" w:hAnsi="Consolas" w:cs="Times New Roman"/>
          <w:color w:val="0000FF"/>
          <w:sz w:val="21"/>
          <w:szCs w:val="21"/>
        </w:rPr>
        <w:t>in</w:t>
      </w:r>
      <w:r w:rsidRPr="002E0CCC">
        <w:rPr>
          <w:rFonts w:ascii="Consolas" w:hAnsi="Consolas" w:cs="Times New Roman"/>
          <w:sz w:val="21"/>
          <w:szCs w:val="21"/>
        </w:rPr>
        <w:t xml:space="preserve"> STD_LOGIC_VECTOR(</w:t>
      </w:r>
      <w:r w:rsidRPr="002E0CCC">
        <w:rPr>
          <w:rFonts w:ascii="Consolas" w:hAnsi="Consolas" w:cs="Times New Roman"/>
          <w:color w:val="098658"/>
          <w:sz w:val="21"/>
          <w:szCs w:val="21"/>
        </w:rPr>
        <w:t>3</w:t>
      </w:r>
      <w:r w:rsidRPr="002E0CCC">
        <w:rPr>
          <w:rFonts w:ascii="Consolas" w:hAnsi="Consolas" w:cs="Times New Roman"/>
          <w:sz w:val="21"/>
          <w:szCs w:val="21"/>
        </w:rPr>
        <w:t xml:space="preserve"> </w:t>
      </w:r>
      <w:r w:rsidRPr="002E0CCC">
        <w:rPr>
          <w:rFonts w:ascii="Consolas" w:hAnsi="Consolas" w:cs="Times New Roman"/>
          <w:color w:val="0000FF"/>
          <w:sz w:val="21"/>
          <w:szCs w:val="21"/>
        </w:rPr>
        <w:t>downto</w:t>
      </w:r>
      <w:r w:rsidRPr="002E0CCC">
        <w:rPr>
          <w:rFonts w:ascii="Consolas" w:hAnsi="Consolas" w:cs="Times New Roman"/>
          <w:sz w:val="21"/>
          <w:szCs w:val="21"/>
        </w:rPr>
        <w:t xml:space="preserve"> </w:t>
      </w:r>
      <w:r w:rsidRPr="002E0CCC">
        <w:rPr>
          <w:rFonts w:ascii="Consolas" w:hAnsi="Consolas" w:cs="Times New Roman"/>
          <w:color w:val="098658"/>
          <w:sz w:val="21"/>
          <w:szCs w:val="21"/>
        </w:rPr>
        <w:t>0</w:t>
      </w:r>
      <w:r w:rsidRPr="002E0CCC">
        <w:rPr>
          <w:rFonts w:ascii="Consolas" w:hAnsi="Consolas" w:cs="Times New Roman"/>
          <w:sz w:val="21"/>
          <w:szCs w:val="21"/>
        </w:rPr>
        <w:t>);</w:t>
      </w:r>
    </w:p>
    <w:p w14:paraId="18A16E5C"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Zero  </w:t>
      </w:r>
      <w:proofErr w:type="gramStart"/>
      <w:r w:rsidRPr="002E0CCC">
        <w:rPr>
          <w:rFonts w:ascii="Consolas" w:hAnsi="Consolas" w:cs="Times New Roman"/>
          <w:sz w:val="21"/>
          <w:szCs w:val="21"/>
        </w:rPr>
        <w:t xml:space="preserve">  :</w:t>
      </w:r>
      <w:proofErr w:type="gramEnd"/>
      <w:r w:rsidRPr="002E0CCC">
        <w:rPr>
          <w:rFonts w:ascii="Consolas" w:hAnsi="Consolas" w:cs="Times New Roman"/>
          <w:sz w:val="21"/>
          <w:szCs w:val="21"/>
        </w:rPr>
        <w:t xml:space="preserve"> </w:t>
      </w:r>
      <w:r w:rsidRPr="002E0CCC">
        <w:rPr>
          <w:rFonts w:ascii="Consolas" w:hAnsi="Consolas" w:cs="Times New Roman"/>
          <w:color w:val="0000FF"/>
          <w:sz w:val="21"/>
          <w:szCs w:val="21"/>
        </w:rPr>
        <w:t>out</w:t>
      </w:r>
      <w:r w:rsidRPr="002E0CCC">
        <w:rPr>
          <w:rFonts w:ascii="Consolas" w:hAnsi="Consolas" w:cs="Times New Roman"/>
          <w:sz w:val="21"/>
          <w:szCs w:val="21"/>
        </w:rPr>
        <w:t xml:space="preserve"> std_logic;</w:t>
      </w:r>
    </w:p>
    <w:p w14:paraId="0413706E"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Overflow  </w:t>
      </w:r>
      <w:proofErr w:type="gramStart"/>
      <w:r w:rsidRPr="002E0CCC">
        <w:rPr>
          <w:rFonts w:ascii="Consolas" w:hAnsi="Consolas" w:cs="Times New Roman"/>
          <w:sz w:val="21"/>
          <w:szCs w:val="21"/>
        </w:rPr>
        <w:t xml:space="preserve">  :</w:t>
      </w:r>
      <w:proofErr w:type="gramEnd"/>
      <w:r w:rsidRPr="002E0CCC">
        <w:rPr>
          <w:rFonts w:ascii="Consolas" w:hAnsi="Consolas" w:cs="Times New Roman"/>
          <w:sz w:val="21"/>
          <w:szCs w:val="21"/>
        </w:rPr>
        <w:t xml:space="preserve"> </w:t>
      </w:r>
      <w:r w:rsidRPr="002E0CCC">
        <w:rPr>
          <w:rFonts w:ascii="Consolas" w:hAnsi="Consolas" w:cs="Times New Roman"/>
          <w:color w:val="0000FF"/>
          <w:sz w:val="21"/>
          <w:szCs w:val="21"/>
        </w:rPr>
        <w:t>out</w:t>
      </w:r>
      <w:r w:rsidRPr="002E0CCC">
        <w:rPr>
          <w:rFonts w:ascii="Consolas" w:hAnsi="Consolas" w:cs="Times New Roman"/>
          <w:sz w:val="21"/>
          <w:szCs w:val="21"/>
        </w:rPr>
        <w:t xml:space="preserve"> std_logic;</w:t>
      </w:r>
    </w:p>
    <w:p w14:paraId="78CCD77E"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Carryout  </w:t>
      </w:r>
      <w:proofErr w:type="gramStart"/>
      <w:r w:rsidRPr="002E0CCC">
        <w:rPr>
          <w:rFonts w:ascii="Consolas" w:hAnsi="Consolas" w:cs="Times New Roman"/>
          <w:sz w:val="21"/>
          <w:szCs w:val="21"/>
        </w:rPr>
        <w:t xml:space="preserve">  :</w:t>
      </w:r>
      <w:proofErr w:type="gramEnd"/>
      <w:r w:rsidRPr="002E0CCC">
        <w:rPr>
          <w:rFonts w:ascii="Consolas" w:hAnsi="Consolas" w:cs="Times New Roman"/>
          <w:sz w:val="21"/>
          <w:szCs w:val="21"/>
        </w:rPr>
        <w:t xml:space="preserve"> </w:t>
      </w:r>
      <w:r w:rsidRPr="002E0CCC">
        <w:rPr>
          <w:rFonts w:ascii="Consolas" w:hAnsi="Consolas" w:cs="Times New Roman"/>
          <w:color w:val="0000FF"/>
          <w:sz w:val="21"/>
          <w:szCs w:val="21"/>
        </w:rPr>
        <w:t>out</w:t>
      </w:r>
      <w:r w:rsidRPr="002E0CCC">
        <w:rPr>
          <w:rFonts w:ascii="Consolas" w:hAnsi="Consolas" w:cs="Times New Roman"/>
          <w:sz w:val="21"/>
          <w:szCs w:val="21"/>
        </w:rPr>
        <w:t xml:space="preserve"> std_logic;</w:t>
      </w:r>
    </w:p>
    <w:p w14:paraId="6573EB11"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roofErr w:type="gramStart"/>
      <w:r w:rsidRPr="002E0CCC">
        <w:rPr>
          <w:rFonts w:ascii="Consolas" w:hAnsi="Consolas" w:cs="Times New Roman"/>
          <w:sz w:val="21"/>
          <w:szCs w:val="21"/>
        </w:rPr>
        <w:t>ALUResultOut  :</w:t>
      </w:r>
      <w:proofErr w:type="gramEnd"/>
      <w:r w:rsidRPr="002E0CCC">
        <w:rPr>
          <w:rFonts w:ascii="Consolas" w:hAnsi="Consolas" w:cs="Times New Roman"/>
          <w:sz w:val="21"/>
          <w:szCs w:val="21"/>
        </w:rPr>
        <w:t xml:space="preserve"> </w:t>
      </w:r>
      <w:r w:rsidRPr="002E0CCC">
        <w:rPr>
          <w:rFonts w:ascii="Consolas" w:hAnsi="Consolas" w:cs="Times New Roman"/>
          <w:color w:val="0000FF"/>
          <w:sz w:val="21"/>
          <w:szCs w:val="21"/>
        </w:rPr>
        <w:t>out</w:t>
      </w:r>
      <w:r w:rsidRPr="002E0CCC">
        <w:rPr>
          <w:rFonts w:ascii="Consolas" w:hAnsi="Consolas" w:cs="Times New Roman"/>
          <w:sz w:val="21"/>
          <w:szCs w:val="21"/>
        </w:rPr>
        <w:t xml:space="preserve"> STD_LOGIC_VECTOR(</w:t>
      </w:r>
      <w:r w:rsidRPr="002E0CCC">
        <w:rPr>
          <w:rFonts w:ascii="Consolas" w:hAnsi="Consolas" w:cs="Times New Roman"/>
          <w:color w:val="098658"/>
          <w:sz w:val="21"/>
          <w:szCs w:val="21"/>
        </w:rPr>
        <w:t>15</w:t>
      </w:r>
      <w:r w:rsidRPr="002E0CCC">
        <w:rPr>
          <w:rFonts w:ascii="Consolas" w:hAnsi="Consolas" w:cs="Times New Roman"/>
          <w:sz w:val="21"/>
          <w:szCs w:val="21"/>
        </w:rPr>
        <w:t xml:space="preserve"> </w:t>
      </w:r>
      <w:r w:rsidRPr="002E0CCC">
        <w:rPr>
          <w:rFonts w:ascii="Consolas" w:hAnsi="Consolas" w:cs="Times New Roman"/>
          <w:color w:val="0000FF"/>
          <w:sz w:val="21"/>
          <w:szCs w:val="21"/>
        </w:rPr>
        <w:t>downto</w:t>
      </w:r>
      <w:r w:rsidRPr="002E0CCC">
        <w:rPr>
          <w:rFonts w:ascii="Consolas" w:hAnsi="Consolas" w:cs="Times New Roman"/>
          <w:sz w:val="21"/>
          <w:szCs w:val="21"/>
        </w:rPr>
        <w:t xml:space="preserve"> </w:t>
      </w:r>
      <w:r w:rsidRPr="002E0CCC">
        <w:rPr>
          <w:rFonts w:ascii="Consolas" w:hAnsi="Consolas" w:cs="Times New Roman"/>
          <w:color w:val="098658"/>
          <w:sz w:val="21"/>
          <w:szCs w:val="21"/>
        </w:rPr>
        <w:t>0</w:t>
      </w:r>
      <w:r w:rsidRPr="002E0CCC">
        <w:rPr>
          <w:rFonts w:ascii="Consolas" w:hAnsi="Consolas" w:cs="Times New Roman"/>
          <w:sz w:val="21"/>
          <w:szCs w:val="21"/>
        </w:rPr>
        <w:t>));</w:t>
      </w:r>
    </w:p>
    <w:p w14:paraId="2B0DD367"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00FF"/>
          <w:sz w:val="21"/>
          <w:szCs w:val="21"/>
        </w:rPr>
        <w:t>end</w:t>
      </w:r>
      <w:r w:rsidRPr="002E0CCC">
        <w:rPr>
          <w:rFonts w:ascii="Consolas" w:hAnsi="Consolas" w:cs="Times New Roman"/>
          <w:sz w:val="21"/>
          <w:szCs w:val="21"/>
        </w:rPr>
        <w:t xml:space="preserve"> ALU;</w:t>
      </w:r>
    </w:p>
    <w:p w14:paraId="4C73E34B" w14:textId="77777777" w:rsidR="002E0CCC" w:rsidRPr="002E0CCC" w:rsidRDefault="002E0CCC" w:rsidP="002E0CCC">
      <w:pPr>
        <w:shd w:val="clear" w:color="auto" w:fill="FFFFFF"/>
        <w:spacing w:line="285" w:lineRule="atLeast"/>
        <w:rPr>
          <w:rFonts w:ascii="Consolas" w:hAnsi="Consolas" w:cs="Times New Roman"/>
          <w:sz w:val="21"/>
          <w:szCs w:val="21"/>
        </w:rPr>
      </w:pPr>
    </w:p>
    <w:p w14:paraId="14E39C06"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00FF"/>
          <w:sz w:val="21"/>
          <w:szCs w:val="21"/>
        </w:rPr>
        <w:t>architecture</w:t>
      </w:r>
      <w:r w:rsidRPr="002E0CCC">
        <w:rPr>
          <w:rFonts w:ascii="Consolas" w:hAnsi="Consolas" w:cs="Times New Roman"/>
          <w:sz w:val="21"/>
          <w:szCs w:val="21"/>
        </w:rPr>
        <w:t xml:space="preserve"> Behavioral </w:t>
      </w:r>
      <w:r w:rsidRPr="002E0CCC">
        <w:rPr>
          <w:rFonts w:ascii="Consolas" w:hAnsi="Consolas" w:cs="Times New Roman"/>
          <w:color w:val="0000FF"/>
          <w:sz w:val="21"/>
          <w:szCs w:val="21"/>
        </w:rPr>
        <w:t>of</w:t>
      </w:r>
      <w:r w:rsidRPr="002E0CCC">
        <w:rPr>
          <w:rFonts w:ascii="Consolas" w:hAnsi="Consolas" w:cs="Times New Roman"/>
          <w:sz w:val="21"/>
          <w:szCs w:val="21"/>
        </w:rPr>
        <w:t xml:space="preserve"> ALU </w:t>
      </w:r>
      <w:r w:rsidRPr="002E0CCC">
        <w:rPr>
          <w:rFonts w:ascii="Consolas" w:hAnsi="Consolas" w:cs="Times New Roman"/>
          <w:color w:val="0000FF"/>
          <w:sz w:val="21"/>
          <w:szCs w:val="21"/>
        </w:rPr>
        <w:t>is</w:t>
      </w:r>
    </w:p>
    <w:p w14:paraId="7AE55B9B" w14:textId="77777777" w:rsidR="002E0CCC" w:rsidRPr="002E0CCC" w:rsidRDefault="002E0CCC" w:rsidP="002E0CCC">
      <w:pPr>
        <w:shd w:val="clear" w:color="auto" w:fill="FFFFFF"/>
        <w:spacing w:line="285" w:lineRule="atLeast"/>
        <w:rPr>
          <w:rFonts w:ascii="Consolas" w:hAnsi="Consolas" w:cs="Times New Roman"/>
          <w:sz w:val="21"/>
          <w:szCs w:val="21"/>
        </w:rPr>
      </w:pPr>
    </w:p>
    <w:p w14:paraId="4BF849CF"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00FF"/>
          <w:sz w:val="21"/>
          <w:szCs w:val="21"/>
        </w:rPr>
        <w:t>begin</w:t>
      </w:r>
    </w:p>
    <w:p w14:paraId="0F3477D3" w14:textId="77777777" w:rsidR="002E0CCC" w:rsidRPr="002E0CCC" w:rsidRDefault="002E0CCC" w:rsidP="002E0CCC">
      <w:pPr>
        <w:shd w:val="clear" w:color="auto" w:fill="FFFFFF"/>
        <w:spacing w:line="285" w:lineRule="atLeast"/>
        <w:rPr>
          <w:rFonts w:ascii="Consolas" w:hAnsi="Consolas" w:cs="Times New Roman"/>
          <w:sz w:val="21"/>
          <w:szCs w:val="21"/>
        </w:rPr>
      </w:pPr>
    </w:p>
    <w:p w14:paraId="6AE58329"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process</w:t>
      </w:r>
      <w:r w:rsidRPr="002E0CCC">
        <w:rPr>
          <w:rFonts w:ascii="Consolas" w:hAnsi="Consolas" w:cs="Times New Roman"/>
          <w:sz w:val="21"/>
          <w:szCs w:val="21"/>
        </w:rPr>
        <w:t>(clk)</w:t>
      </w:r>
    </w:p>
    <w:p w14:paraId="01E5ADDD"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Variable</w:t>
      </w:r>
      <w:r w:rsidRPr="002E0CCC">
        <w:rPr>
          <w:rFonts w:ascii="Consolas" w:hAnsi="Consolas" w:cs="Times New Roman"/>
          <w:sz w:val="21"/>
          <w:szCs w:val="21"/>
        </w:rPr>
        <w:t xml:space="preserve"> Result_Adder</w:t>
      </w:r>
      <w:proofErr w:type="gramStart"/>
      <w:r w:rsidRPr="002E0CCC">
        <w:rPr>
          <w:rFonts w:ascii="Consolas" w:hAnsi="Consolas" w:cs="Times New Roman"/>
          <w:sz w:val="21"/>
          <w:szCs w:val="21"/>
        </w:rPr>
        <w:t>1 :</w:t>
      </w:r>
      <w:proofErr w:type="gramEnd"/>
      <w:r w:rsidRPr="002E0CCC">
        <w:rPr>
          <w:rFonts w:ascii="Consolas" w:hAnsi="Consolas" w:cs="Times New Roman"/>
          <w:sz w:val="21"/>
          <w:szCs w:val="21"/>
        </w:rPr>
        <w:t xml:space="preserve"> signed(</w:t>
      </w:r>
      <w:r w:rsidRPr="002E0CCC">
        <w:rPr>
          <w:rFonts w:ascii="Consolas" w:hAnsi="Consolas" w:cs="Times New Roman"/>
          <w:color w:val="098658"/>
          <w:sz w:val="21"/>
          <w:szCs w:val="21"/>
        </w:rPr>
        <w:t>31</w:t>
      </w:r>
      <w:r w:rsidRPr="002E0CCC">
        <w:rPr>
          <w:rFonts w:ascii="Consolas" w:hAnsi="Consolas" w:cs="Times New Roman"/>
          <w:sz w:val="21"/>
          <w:szCs w:val="21"/>
        </w:rPr>
        <w:t xml:space="preserve"> </w:t>
      </w:r>
      <w:r w:rsidRPr="002E0CCC">
        <w:rPr>
          <w:rFonts w:ascii="Consolas" w:hAnsi="Consolas" w:cs="Times New Roman"/>
          <w:color w:val="0000FF"/>
          <w:sz w:val="21"/>
          <w:szCs w:val="21"/>
        </w:rPr>
        <w:t>downto</w:t>
      </w:r>
      <w:r w:rsidRPr="002E0CCC">
        <w:rPr>
          <w:rFonts w:ascii="Consolas" w:hAnsi="Consolas" w:cs="Times New Roman"/>
          <w:sz w:val="21"/>
          <w:szCs w:val="21"/>
        </w:rPr>
        <w:t xml:space="preserve"> </w:t>
      </w:r>
      <w:r w:rsidRPr="002E0CCC">
        <w:rPr>
          <w:rFonts w:ascii="Consolas" w:hAnsi="Consolas" w:cs="Times New Roman"/>
          <w:color w:val="098658"/>
          <w:sz w:val="21"/>
          <w:szCs w:val="21"/>
        </w:rPr>
        <w:t>0</w:t>
      </w:r>
      <w:r w:rsidRPr="002E0CCC">
        <w:rPr>
          <w:rFonts w:ascii="Consolas" w:hAnsi="Consolas" w:cs="Times New Roman"/>
          <w:sz w:val="21"/>
          <w:szCs w:val="21"/>
        </w:rPr>
        <w:t>);</w:t>
      </w:r>
    </w:p>
    <w:p w14:paraId="634BB566"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Variable</w:t>
      </w:r>
      <w:r w:rsidRPr="002E0CCC">
        <w:rPr>
          <w:rFonts w:ascii="Consolas" w:hAnsi="Consolas" w:cs="Times New Roman"/>
          <w:sz w:val="21"/>
          <w:szCs w:val="21"/>
        </w:rPr>
        <w:t xml:space="preserve"> Adder_Zero</w:t>
      </w:r>
      <w:proofErr w:type="gramStart"/>
      <w:r w:rsidRPr="002E0CCC">
        <w:rPr>
          <w:rFonts w:ascii="Consolas" w:hAnsi="Consolas" w:cs="Times New Roman"/>
          <w:sz w:val="21"/>
          <w:szCs w:val="21"/>
        </w:rPr>
        <w:t>1 :</w:t>
      </w:r>
      <w:proofErr w:type="gramEnd"/>
      <w:r w:rsidRPr="002E0CCC">
        <w:rPr>
          <w:rFonts w:ascii="Consolas" w:hAnsi="Consolas" w:cs="Times New Roman"/>
          <w:sz w:val="21"/>
          <w:szCs w:val="21"/>
        </w:rPr>
        <w:t xml:space="preserve"> std_logic := </w:t>
      </w:r>
      <w:r w:rsidRPr="002E0CCC">
        <w:rPr>
          <w:rFonts w:ascii="Consolas" w:hAnsi="Consolas" w:cs="Times New Roman"/>
          <w:color w:val="098658"/>
          <w:sz w:val="21"/>
          <w:szCs w:val="21"/>
        </w:rPr>
        <w:t>'0'</w:t>
      </w:r>
      <w:r w:rsidRPr="002E0CCC">
        <w:rPr>
          <w:rFonts w:ascii="Consolas" w:hAnsi="Consolas" w:cs="Times New Roman"/>
          <w:sz w:val="21"/>
          <w:szCs w:val="21"/>
        </w:rPr>
        <w:t>;</w:t>
      </w:r>
    </w:p>
    <w:p w14:paraId="6A7AFA26"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Variable</w:t>
      </w:r>
      <w:r w:rsidRPr="002E0CCC">
        <w:rPr>
          <w:rFonts w:ascii="Consolas" w:hAnsi="Consolas" w:cs="Times New Roman"/>
          <w:sz w:val="21"/>
          <w:szCs w:val="21"/>
        </w:rPr>
        <w:t xml:space="preserve"> Adder_Overflow</w:t>
      </w:r>
      <w:proofErr w:type="gramStart"/>
      <w:r w:rsidRPr="002E0CCC">
        <w:rPr>
          <w:rFonts w:ascii="Consolas" w:hAnsi="Consolas" w:cs="Times New Roman"/>
          <w:sz w:val="21"/>
          <w:szCs w:val="21"/>
        </w:rPr>
        <w:t>1 :</w:t>
      </w:r>
      <w:proofErr w:type="gramEnd"/>
      <w:r w:rsidRPr="002E0CCC">
        <w:rPr>
          <w:rFonts w:ascii="Consolas" w:hAnsi="Consolas" w:cs="Times New Roman"/>
          <w:sz w:val="21"/>
          <w:szCs w:val="21"/>
        </w:rPr>
        <w:t xml:space="preserve"> std_logic := </w:t>
      </w:r>
      <w:r w:rsidRPr="002E0CCC">
        <w:rPr>
          <w:rFonts w:ascii="Consolas" w:hAnsi="Consolas" w:cs="Times New Roman"/>
          <w:color w:val="098658"/>
          <w:sz w:val="21"/>
          <w:szCs w:val="21"/>
        </w:rPr>
        <w:t>'0'</w:t>
      </w:r>
      <w:r w:rsidRPr="002E0CCC">
        <w:rPr>
          <w:rFonts w:ascii="Consolas" w:hAnsi="Consolas" w:cs="Times New Roman"/>
          <w:sz w:val="21"/>
          <w:szCs w:val="21"/>
        </w:rPr>
        <w:t>;</w:t>
      </w:r>
    </w:p>
    <w:p w14:paraId="0ADB6A76"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Variable</w:t>
      </w:r>
      <w:r w:rsidRPr="002E0CCC">
        <w:rPr>
          <w:rFonts w:ascii="Consolas" w:hAnsi="Consolas" w:cs="Times New Roman"/>
          <w:sz w:val="21"/>
          <w:szCs w:val="21"/>
        </w:rPr>
        <w:t xml:space="preserve"> Adder_Carryout</w:t>
      </w:r>
      <w:proofErr w:type="gramStart"/>
      <w:r w:rsidRPr="002E0CCC">
        <w:rPr>
          <w:rFonts w:ascii="Consolas" w:hAnsi="Consolas" w:cs="Times New Roman"/>
          <w:sz w:val="21"/>
          <w:szCs w:val="21"/>
        </w:rPr>
        <w:t>1 :</w:t>
      </w:r>
      <w:proofErr w:type="gramEnd"/>
      <w:r w:rsidRPr="002E0CCC">
        <w:rPr>
          <w:rFonts w:ascii="Consolas" w:hAnsi="Consolas" w:cs="Times New Roman"/>
          <w:sz w:val="21"/>
          <w:szCs w:val="21"/>
        </w:rPr>
        <w:t xml:space="preserve"> std_logic := </w:t>
      </w:r>
      <w:r w:rsidRPr="002E0CCC">
        <w:rPr>
          <w:rFonts w:ascii="Consolas" w:hAnsi="Consolas" w:cs="Times New Roman"/>
          <w:color w:val="098658"/>
          <w:sz w:val="21"/>
          <w:szCs w:val="21"/>
        </w:rPr>
        <w:t>'0'</w:t>
      </w:r>
      <w:r w:rsidRPr="002E0CCC">
        <w:rPr>
          <w:rFonts w:ascii="Consolas" w:hAnsi="Consolas" w:cs="Times New Roman"/>
          <w:sz w:val="21"/>
          <w:szCs w:val="21"/>
        </w:rPr>
        <w:t>;</w:t>
      </w:r>
    </w:p>
    <w:p w14:paraId="1E8FDE8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Variable</w:t>
      </w:r>
      <w:r w:rsidRPr="002E0CCC">
        <w:rPr>
          <w:rFonts w:ascii="Consolas" w:hAnsi="Consolas" w:cs="Times New Roman"/>
          <w:sz w:val="21"/>
          <w:szCs w:val="21"/>
        </w:rPr>
        <w:t xml:space="preserve"> </w:t>
      </w:r>
      <w:proofErr w:type="gramStart"/>
      <w:r w:rsidRPr="002E0CCC">
        <w:rPr>
          <w:rFonts w:ascii="Consolas" w:hAnsi="Consolas" w:cs="Times New Roman"/>
          <w:sz w:val="21"/>
          <w:szCs w:val="21"/>
        </w:rPr>
        <w:t>Divisor :</w:t>
      </w:r>
      <w:proofErr w:type="gramEnd"/>
      <w:r w:rsidRPr="002E0CCC">
        <w:rPr>
          <w:rFonts w:ascii="Consolas" w:hAnsi="Consolas" w:cs="Times New Roman"/>
          <w:sz w:val="21"/>
          <w:szCs w:val="21"/>
        </w:rPr>
        <w:t xml:space="preserve"> Integer := </w:t>
      </w:r>
      <w:r w:rsidRPr="002E0CCC">
        <w:rPr>
          <w:rFonts w:ascii="Consolas" w:hAnsi="Consolas" w:cs="Times New Roman"/>
          <w:color w:val="098658"/>
          <w:sz w:val="21"/>
          <w:szCs w:val="21"/>
        </w:rPr>
        <w:t>0</w:t>
      </w:r>
      <w:r w:rsidRPr="002E0CCC">
        <w:rPr>
          <w:rFonts w:ascii="Consolas" w:hAnsi="Consolas" w:cs="Times New Roman"/>
          <w:sz w:val="21"/>
          <w:szCs w:val="21"/>
        </w:rPr>
        <w:t>;</w:t>
      </w:r>
    </w:p>
    <w:p w14:paraId="10579FBB"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Variable</w:t>
      </w:r>
      <w:r w:rsidRPr="002E0CCC">
        <w:rPr>
          <w:rFonts w:ascii="Consolas" w:hAnsi="Consolas" w:cs="Times New Roman"/>
          <w:sz w:val="21"/>
          <w:szCs w:val="21"/>
        </w:rPr>
        <w:t xml:space="preserve"> Mult</w:t>
      </w:r>
      <w:proofErr w:type="gramStart"/>
      <w:r w:rsidRPr="002E0CCC">
        <w:rPr>
          <w:rFonts w:ascii="Consolas" w:hAnsi="Consolas" w:cs="Times New Roman"/>
          <w:sz w:val="21"/>
          <w:szCs w:val="21"/>
        </w:rPr>
        <w:t>1 :</w:t>
      </w:r>
      <w:proofErr w:type="gramEnd"/>
      <w:r w:rsidRPr="002E0CCC">
        <w:rPr>
          <w:rFonts w:ascii="Consolas" w:hAnsi="Consolas" w:cs="Times New Roman"/>
          <w:sz w:val="21"/>
          <w:szCs w:val="21"/>
        </w:rPr>
        <w:t xml:space="preserve"> Integer := </w:t>
      </w:r>
      <w:r w:rsidRPr="002E0CCC">
        <w:rPr>
          <w:rFonts w:ascii="Consolas" w:hAnsi="Consolas" w:cs="Times New Roman"/>
          <w:color w:val="098658"/>
          <w:sz w:val="21"/>
          <w:szCs w:val="21"/>
        </w:rPr>
        <w:t>0</w:t>
      </w:r>
      <w:r w:rsidRPr="002E0CCC">
        <w:rPr>
          <w:rFonts w:ascii="Consolas" w:hAnsi="Consolas" w:cs="Times New Roman"/>
          <w:sz w:val="21"/>
          <w:szCs w:val="21"/>
        </w:rPr>
        <w:t>;</w:t>
      </w:r>
    </w:p>
    <w:p w14:paraId="0C978A8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Variable</w:t>
      </w:r>
      <w:r w:rsidRPr="002E0CCC">
        <w:rPr>
          <w:rFonts w:ascii="Consolas" w:hAnsi="Consolas" w:cs="Times New Roman"/>
          <w:sz w:val="21"/>
          <w:szCs w:val="21"/>
        </w:rPr>
        <w:t xml:space="preserve"> Mult</w:t>
      </w:r>
      <w:proofErr w:type="gramStart"/>
      <w:r w:rsidRPr="002E0CCC">
        <w:rPr>
          <w:rFonts w:ascii="Consolas" w:hAnsi="Consolas" w:cs="Times New Roman"/>
          <w:sz w:val="21"/>
          <w:szCs w:val="21"/>
        </w:rPr>
        <w:t>2 :</w:t>
      </w:r>
      <w:proofErr w:type="gramEnd"/>
      <w:r w:rsidRPr="002E0CCC">
        <w:rPr>
          <w:rFonts w:ascii="Consolas" w:hAnsi="Consolas" w:cs="Times New Roman"/>
          <w:sz w:val="21"/>
          <w:szCs w:val="21"/>
        </w:rPr>
        <w:t xml:space="preserve"> Integer := </w:t>
      </w:r>
      <w:r w:rsidRPr="002E0CCC">
        <w:rPr>
          <w:rFonts w:ascii="Consolas" w:hAnsi="Consolas" w:cs="Times New Roman"/>
          <w:color w:val="098658"/>
          <w:sz w:val="21"/>
          <w:szCs w:val="21"/>
        </w:rPr>
        <w:t>0</w:t>
      </w:r>
      <w:r w:rsidRPr="002E0CCC">
        <w:rPr>
          <w:rFonts w:ascii="Consolas" w:hAnsi="Consolas" w:cs="Times New Roman"/>
          <w:sz w:val="21"/>
          <w:szCs w:val="21"/>
        </w:rPr>
        <w:t>;</w:t>
      </w:r>
    </w:p>
    <w:p w14:paraId="2CA90181"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Variable</w:t>
      </w:r>
      <w:r w:rsidRPr="002E0CCC">
        <w:rPr>
          <w:rFonts w:ascii="Consolas" w:hAnsi="Consolas" w:cs="Times New Roman"/>
          <w:sz w:val="21"/>
          <w:szCs w:val="21"/>
        </w:rPr>
        <w:t xml:space="preserve"> </w:t>
      </w:r>
      <w:proofErr w:type="gramStart"/>
      <w:r w:rsidRPr="002E0CCC">
        <w:rPr>
          <w:rFonts w:ascii="Consolas" w:hAnsi="Consolas" w:cs="Times New Roman"/>
          <w:sz w:val="21"/>
          <w:szCs w:val="21"/>
        </w:rPr>
        <w:t>MultTotal :</w:t>
      </w:r>
      <w:proofErr w:type="gramEnd"/>
      <w:r w:rsidRPr="002E0CCC">
        <w:rPr>
          <w:rFonts w:ascii="Consolas" w:hAnsi="Consolas" w:cs="Times New Roman"/>
          <w:sz w:val="21"/>
          <w:szCs w:val="21"/>
        </w:rPr>
        <w:t xml:space="preserve"> Integer := </w:t>
      </w:r>
      <w:r w:rsidRPr="002E0CCC">
        <w:rPr>
          <w:rFonts w:ascii="Consolas" w:hAnsi="Consolas" w:cs="Times New Roman"/>
          <w:color w:val="098658"/>
          <w:sz w:val="21"/>
          <w:szCs w:val="21"/>
        </w:rPr>
        <w:t>0</w:t>
      </w:r>
      <w:r w:rsidRPr="002E0CCC">
        <w:rPr>
          <w:rFonts w:ascii="Consolas" w:hAnsi="Consolas" w:cs="Times New Roman"/>
          <w:sz w:val="21"/>
          <w:szCs w:val="21"/>
        </w:rPr>
        <w:t>;</w:t>
      </w:r>
    </w:p>
    <w:p w14:paraId="6AAB83C2"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Variable</w:t>
      </w:r>
      <w:r w:rsidRPr="002E0CCC">
        <w:rPr>
          <w:rFonts w:ascii="Consolas" w:hAnsi="Consolas" w:cs="Times New Roman"/>
          <w:sz w:val="21"/>
          <w:szCs w:val="21"/>
        </w:rPr>
        <w:t xml:space="preserve"> </w:t>
      </w:r>
      <w:proofErr w:type="gramStart"/>
      <w:r w:rsidRPr="002E0CCC">
        <w:rPr>
          <w:rFonts w:ascii="Consolas" w:hAnsi="Consolas" w:cs="Times New Roman"/>
          <w:sz w:val="21"/>
          <w:szCs w:val="21"/>
        </w:rPr>
        <w:t>QuotientToInt :</w:t>
      </w:r>
      <w:proofErr w:type="gramEnd"/>
      <w:r w:rsidRPr="002E0CCC">
        <w:rPr>
          <w:rFonts w:ascii="Consolas" w:hAnsi="Consolas" w:cs="Times New Roman"/>
          <w:sz w:val="21"/>
          <w:szCs w:val="21"/>
        </w:rPr>
        <w:t xml:space="preserve"> Integer := </w:t>
      </w:r>
      <w:r w:rsidRPr="002E0CCC">
        <w:rPr>
          <w:rFonts w:ascii="Consolas" w:hAnsi="Consolas" w:cs="Times New Roman"/>
          <w:color w:val="098658"/>
          <w:sz w:val="21"/>
          <w:szCs w:val="21"/>
        </w:rPr>
        <w:t>0</w:t>
      </w:r>
      <w:r w:rsidRPr="002E0CCC">
        <w:rPr>
          <w:rFonts w:ascii="Consolas" w:hAnsi="Consolas" w:cs="Times New Roman"/>
          <w:sz w:val="21"/>
          <w:szCs w:val="21"/>
        </w:rPr>
        <w:t>;</w:t>
      </w:r>
    </w:p>
    <w:p w14:paraId="50EA97C5"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Variable</w:t>
      </w:r>
      <w:r w:rsidRPr="002E0CCC">
        <w:rPr>
          <w:rFonts w:ascii="Consolas" w:hAnsi="Consolas" w:cs="Times New Roman"/>
          <w:sz w:val="21"/>
          <w:szCs w:val="21"/>
        </w:rPr>
        <w:t xml:space="preserve"> </w:t>
      </w:r>
      <w:proofErr w:type="gramStart"/>
      <w:r w:rsidRPr="002E0CCC">
        <w:rPr>
          <w:rFonts w:ascii="Consolas" w:hAnsi="Consolas" w:cs="Times New Roman"/>
          <w:sz w:val="21"/>
          <w:szCs w:val="21"/>
        </w:rPr>
        <w:t>TempDiv :</w:t>
      </w:r>
      <w:proofErr w:type="gramEnd"/>
      <w:r w:rsidRPr="002E0CCC">
        <w:rPr>
          <w:rFonts w:ascii="Consolas" w:hAnsi="Consolas" w:cs="Times New Roman"/>
          <w:sz w:val="21"/>
          <w:szCs w:val="21"/>
        </w:rPr>
        <w:t xml:space="preserve"> Integer := </w:t>
      </w:r>
      <w:r w:rsidRPr="002E0CCC">
        <w:rPr>
          <w:rFonts w:ascii="Consolas" w:hAnsi="Consolas" w:cs="Times New Roman"/>
          <w:color w:val="098658"/>
          <w:sz w:val="21"/>
          <w:szCs w:val="21"/>
        </w:rPr>
        <w:t>0</w:t>
      </w:r>
      <w:r w:rsidRPr="002E0CCC">
        <w:rPr>
          <w:rFonts w:ascii="Consolas" w:hAnsi="Consolas" w:cs="Times New Roman"/>
          <w:sz w:val="21"/>
          <w:szCs w:val="21"/>
        </w:rPr>
        <w:t>;</w:t>
      </w:r>
    </w:p>
    <w:p w14:paraId="52CD48CA"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Variable</w:t>
      </w:r>
      <w:r w:rsidRPr="002E0CCC">
        <w:rPr>
          <w:rFonts w:ascii="Consolas" w:hAnsi="Consolas" w:cs="Times New Roman"/>
          <w:sz w:val="21"/>
          <w:szCs w:val="21"/>
        </w:rPr>
        <w:t xml:space="preserve"> </w:t>
      </w:r>
      <w:proofErr w:type="gramStart"/>
      <w:r w:rsidRPr="002E0CCC">
        <w:rPr>
          <w:rFonts w:ascii="Consolas" w:hAnsi="Consolas" w:cs="Times New Roman"/>
          <w:sz w:val="21"/>
          <w:szCs w:val="21"/>
        </w:rPr>
        <w:t>TempInv :</w:t>
      </w:r>
      <w:proofErr w:type="gramEnd"/>
      <w:r w:rsidRPr="002E0CCC">
        <w:rPr>
          <w:rFonts w:ascii="Consolas" w:hAnsi="Consolas" w:cs="Times New Roman"/>
          <w:sz w:val="21"/>
          <w:szCs w:val="21"/>
        </w:rPr>
        <w:t xml:space="preserve"> signed(</w:t>
      </w:r>
      <w:r w:rsidRPr="002E0CCC">
        <w:rPr>
          <w:rFonts w:ascii="Consolas" w:hAnsi="Consolas" w:cs="Times New Roman"/>
          <w:color w:val="098658"/>
          <w:sz w:val="21"/>
          <w:szCs w:val="21"/>
        </w:rPr>
        <w:t>15</w:t>
      </w:r>
      <w:r w:rsidRPr="002E0CCC">
        <w:rPr>
          <w:rFonts w:ascii="Consolas" w:hAnsi="Consolas" w:cs="Times New Roman"/>
          <w:sz w:val="21"/>
          <w:szCs w:val="21"/>
        </w:rPr>
        <w:t xml:space="preserve"> </w:t>
      </w:r>
      <w:r w:rsidRPr="002E0CCC">
        <w:rPr>
          <w:rFonts w:ascii="Consolas" w:hAnsi="Consolas" w:cs="Times New Roman"/>
          <w:color w:val="0000FF"/>
          <w:sz w:val="21"/>
          <w:szCs w:val="21"/>
        </w:rPr>
        <w:t>downto</w:t>
      </w:r>
      <w:r w:rsidRPr="002E0CCC">
        <w:rPr>
          <w:rFonts w:ascii="Consolas" w:hAnsi="Consolas" w:cs="Times New Roman"/>
          <w:sz w:val="21"/>
          <w:szCs w:val="21"/>
        </w:rPr>
        <w:t xml:space="preserve"> </w:t>
      </w:r>
      <w:r w:rsidRPr="002E0CCC">
        <w:rPr>
          <w:rFonts w:ascii="Consolas" w:hAnsi="Consolas" w:cs="Times New Roman"/>
          <w:color w:val="098658"/>
          <w:sz w:val="21"/>
          <w:szCs w:val="21"/>
        </w:rPr>
        <w:t>0</w:t>
      </w:r>
      <w:r w:rsidRPr="002E0CCC">
        <w:rPr>
          <w:rFonts w:ascii="Consolas" w:hAnsi="Consolas" w:cs="Times New Roman"/>
          <w:sz w:val="21"/>
          <w:szCs w:val="21"/>
        </w:rPr>
        <w:t>);</w:t>
      </w:r>
    </w:p>
    <w:p w14:paraId="286E60A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Variable</w:t>
      </w:r>
      <w:r w:rsidRPr="002E0CCC">
        <w:rPr>
          <w:rFonts w:ascii="Consolas" w:hAnsi="Consolas" w:cs="Times New Roman"/>
          <w:sz w:val="21"/>
          <w:szCs w:val="21"/>
        </w:rPr>
        <w:t xml:space="preserve"> </w:t>
      </w:r>
      <w:proofErr w:type="gramStart"/>
      <w:r w:rsidRPr="002E0CCC">
        <w:rPr>
          <w:rFonts w:ascii="Consolas" w:hAnsi="Consolas" w:cs="Times New Roman"/>
          <w:sz w:val="21"/>
          <w:szCs w:val="21"/>
        </w:rPr>
        <w:t>iTypeConstant :</w:t>
      </w:r>
      <w:proofErr w:type="gramEnd"/>
      <w:r w:rsidRPr="002E0CCC">
        <w:rPr>
          <w:rFonts w:ascii="Consolas" w:hAnsi="Consolas" w:cs="Times New Roman"/>
          <w:sz w:val="21"/>
          <w:szCs w:val="21"/>
        </w:rPr>
        <w:t xml:space="preserve"> std_logic_vector(</w:t>
      </w:r>
      <w:r w:rsidRPr="002E0CCC">
        <w:rPr>
          <w:rFonts w:ascii="Consolas" w:hAnsi="Consolas" w:cs="Times New Roman"/>
          <w:color w:val="098658"/>
          <w:sz w:val="21"/>
          <w:szCs w:val="21"/>
        </w:rPr>
        <w:t>15</w:t>
      </w:r>
      <w:r w:rsidRPr="002E0CCC">
        <w:rPr>
          <w:rFonts w:ascii="Consolas" w:hAnsi="Consolas" w:cs="Times New Roman"/>
          <w:sz w:val="21"/>
          <w:szCs w:val="21"/>
        </w:rPr>
        <w:t xml:space="preserve"> </w:t>
      </w:r>
      <w:r w:rsidRPr="002E0CCC">
        <w:rPr>
          <w:rFonts w:ascii="Consolas" w:hAnsi="Consolas" w:cs="Times New Roman"/>
          <w:color w:val="0000FF"/>
          <w:sz w:val="21"/>
          <w:szCs w:val="21"/>
        </w:rPr>
        <w:t>downto</w:t>
      </w:r>
      <w:r w:rsidRPr="002E0CCC">
        <w:rPr>
          <w:rFonts w:ascii="Consolas" w:hAnsi="Consolas" w:cs="Times New Roman"/>
          <w:sz w:val="21"/>
          <w:szCs w:val="21"/>
        </w:rPr>
        <w:t xml:space="preserve"> </w:t>
      </w:r>
      <w:r w:rsidRPr="002E0CCC">
        <w:rPr>
          <w:rFonts w:ascii="Consolas" w:hAnsi="Consolas" w:cs="Times New Roman"/>
          <w:color w:val="098658"/>
          <w:sz w:val="21"/>
          <w:szCs w:val="21"/>
        </w:rPr>
        <w:t>0</w:t>
      </w:r>
      <w:r w:rsidRPr="002E0CCC">
        <w:rPr>
          <w:rFonts w:ascii="Consolas" w:hAnsi="Consolas" w:cs="Times New Roman"/>
          <w:sz w:val="21"/>
          <w:szCs w:val="21"/>
        </w:rPr>
        <w:t xml:space="preserve">) := </w:t>
      </w:r>
      <w:r w:rsidRPr="002E0CCC">
        <w:rPr>
          <w:rFonts w:ascii="Consolas" w:hAnsi="Consolas" w:cs="Times New Roman"/>
          <w:color w:val="098658"/>
          <w:sz w:val="21"/>
          <w:szCs w:val="21"/>
        </w:rPr>
        <w:t>"0000000000000000"</w:t>
      </w:r>
      <w:r w:rsidRPr="002E0CCC">
        <w:rPr>
          <w:rFonts w:ascii="Consolas" w:hAnsi="Consolas" w:cs="Times New Roman"/>
          <w:sz w:val="21"/>
          <w:szCs w:val="21"/>
        </w:rPr>
        <w:t>;</w:t>
      </w:r>
    </w:p>
    <w:p w14:paraId="2D7D9B8A"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begin</w:t>
      </w:r>
    </w:p>
    <w:p w14:paraId="46C4C69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 xml:space="preserve"> rising_edge(clk) </w:t>
      </w:r>
      <w:r w:rsidRPr="002E0CCC">
        <w:rPr>
          <w:rFonts w:ascii="Consolas" w:hAnsi="Consolas" w:cs="Times New Roman"/>
          <w:color w:val="0000FF"/>
          <w:sz w:val="21"/>
          <w:szCs w:val="21"/>
        </w:rPr>
        <w:t>then</w:t>
      </w:r>
    </w:p>
    <w:p w14:paraId="06025C75"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--Case statements to determine ALUs operation and set the output with correct output signals.</w:t>
      </w:r>
    </w:p>
    <w:p w14:paraId="23A19553"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w:t>
      </w:r>
      <w:proofErr w:type="gramStart"/>
      <w:r w:rsidRPr="002E0CCC">
        <w:rPr>
          <w:rFonts w:ascii="Consolas" w:hAnsi="Consolas" w:cs="Times New Roman"/>
          <w:sz w:val="21"/>
          <w:szCs w:val="21"/>
        </w:rPr>
        <w:t>iTypeConstant(</w:t>
      </w:r>
      <w:proofErr w:type="gramEnd"/>
      <w:r w:rsidRPr="002E0CCC">
        <w:rPr>
          <w:rFonts w:ascii="Consolas" w:hAnsi="Consolas" w:cs="Times New Roman"/>
          <w:color w:val="098658"/>
          <w:sz w:val="21"/>
          <w:szCs w:val="21"/>
        </w:rPr>
        <w:t>3</w:t>
      </w:r>
      <w:r w:rsidRPr="002E0CCC">
        <w:rPr>
          <w:rFonts w:ascii="Consolas" w:hAnsi="Consolas" w:cs="Times New Roman"/>
          <w:sz w:val="21"/>
          <w:szCs w:val="21"/>
        </w:rPr>
        <w:t xml:space="preserve"> </w:t>
      </w:r>
      <w:r w:rsidRPr="002E0CCC">
        <w:rPr>
          <w:rFonts w:ascii="Consolas" w:hAnsi="Consolas" w:cs="Times New Roman"/>
          <w:color w:val="0000FF"/>
          <w:sz w:val="21"/>
          <w:szCs w:val="21"/>
        </w:rPr>
        <w:t>downto</w:t>
      </w:r>
      <w:r w:rsidRPr="002E0CCC">
        <w:rPr>
          <w:rFonts w:ascii="Consolas" w:hAnsi="Consolas" w:cs="Times New Roman"/>
          <w:sz w:val="21"/>
          <w:szCs w:val="21"/>
        </w:rPr>
        <w:t xml:space="preserve"> </w:t>
      </w:r>
      <w:r w:rsidRPr="002E0CCC">
        <w:rPr>
          <w:rFonts w:ascii="Consolas" w:hAnsi="Consolas" w:cs="Times New Roman"/>
          <w:color w:val="098658"/>
          <w:sz w:val="21"/>
          <w:szCs w:val="21"/>
        </w:rPr>
        <w:t>0</w:t>
      </w:r>
      <w:r w:rsidRPr="002E0CCC">
        <w:rPr>
          <w:rFonts w:ascii="Consolas" w:hAnsi="Consolas" w:cs="Times New Roman"/>
          <w:sz w:val="21"/>
          <w:szCs w:val="21"/>
        </w:rPr>
        <w:t>) := RegToALUMuxIn(</w:t>
      </w:r>
      <w:r w:rsidRPr="002E0CCC">
        <w:rPr>
          <w:rFonts w:ascii="Consolas" w:hAnsi="Consolas" w:cs="Times New Roman"/>
          <w:color w:val="098658"/>
          <w:sz w:val="21"/>
          <w:szCs w:val="21"/>
        </w:rPr>
        <w:t>3</w:t>
      </w:r>
      <w:r w:rsidRPr="002E0CCC">
        <w:rPr>
          <w:rFonts w:ascii="Consolas" w:hAnsi="Consolas" w:cs="Times New Roman"/>
          <w:sz w:val="21"/>
          <w:szCs w:val="21"/>
        </w:rPr>
        <w:t xml:space="preserve"> </w:t>
      </w:r>
      <w:r w:rsidRPr="002E0CCC">
        <w:rPr>
          <w:rFonts w:ascii="Consolas" w:hAnsi="Consolas" w:cs="Times New Roman"/>
          <w:color w:val="0000FF"/>
          <w:sz w:val="21"/>
          <w:szCs w:val="21"/>
        </w:rPr>
        <w:t>downto</w:t>
      </w:r>
      <w:r w:rsidRPr="002E0CCC">
        <w:rPr>
          <w:rFonts w:ascii="Consolas" w:hAnsi="Consolas" w:cs="Times New Roman"/>
          <w:sz w:val="21"/>
          <w:szCs w:val="21"/>
        </w:rPr>
        <w:t xml:space="preserve"> </w:t>
      </w:r>
      <w:r w:rsidRPr="002E0CCC">
        <w:rPr>
          <w:rFonts w:ascii="Consolas" w:hAnsi="Consolas" w:cs="Times New Roman"/>
          <w:color w:val="098658"/>
          <w:sz w:val="21"/>
          <w:szCs w:val="21"/>
        </w:rPr>
        <w:t>0</w:t>
      </w:r>
      <w:r w:rsidRPr="002E0CCC">
        <w:rPr>
          <w:rFonts w:ascii="Consolas" w:hAnsi="Consolas" w:cs="Times New Roman"/>
          <w:sz w:val="21"/>
          <w:szCs w:val="21"/>
        </w:rPr>
        <w:t>);</w:t>
      </w:r>
    </w:p>
    <w:p w14:paraId="08EA5A1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roofErr w:type="gramStart"/>
      <w:r w:rsidRPr="002E0CCC">
        <w:rPr>
          <w:rFonts w:ascii="Consolas" w:hAnsi="Consolas" w:cs="Times New Roman"/>
          <w:color w:val="0000FF"/>
          <w:sz w:val="21"/>
          <w:szCs w:val="21"/>
        </w:rPr>
        <w:t>case</w:t>
      </w:r>
      <w:r w:rsidRPr="002E0CCC">
        <w:rPr>
          <w:rFonts w:ascii="Consolas" w:hAnsi="Consolas" w:cs="Times New Roman"/>
          <w:sz w:val="21"/>
          <w:szCs w:val="21"/>
        </w:rPr>
        <w:t>(</w:t>
      </w:r>
      <w:proofErr w:type="gramEnd"/>
      <w:r w:rsidRPr="002E0CCC">
        <w:rPr>
          <w:rFonts w:ascii="Consolas" w:hAnsi="Consolas" w:cs="Times New Roman"/>
          <w:sz w:val="21"/>
          <w:szCs w:val="21"/>
        </w:rPr>
        <w:t xml:space="preserve">ALUctrOpCode) </w:t>
      </w:r>
      <w:r w:rsidRPr="002E0CCC">
        <w:rPr>
          <w:rFonts w:ascii="Consolas" w:hAnsi="Consolas" w:cs="Times New Roman"/>
          <w:color w:val="0000FF"/>
          <w:sz w:val="21"/>
          <w:szCs w:val="21"/>
        </w:rPr>
        <w:t>IS</w:t>
      </w:r>
    </w:p>
    <w:p w14:paraId="218DC12D"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w:t>
      </w:r>
      <w:proofErr w:type="gramStart"/>
      <w:r w:rsidRPr="002E0CCC">
        <w:rPr>
          <w:rFonts w:ascii="Consolas" w:hAnsi="Consolas" w:cs="Times New Roman"/>
          <w:color w:val="008000"/>
          <w:sz w:val="21"/>
          <w:szCs w:val="21"/>
        </w:rPr>
        <w:t>iTypeConstant(</w:t>
      </w:r>
      <w:proofErr w:type="gramEnd"/>
      <w:r w:rsidRPr="002E0CCC">
        <w:rPr>
          <w:rFonts w:ascii="Consolas" w:hAnsi="Consolas" w:cs="Times New Roman"/>
          <w:color w:val="008000"/>
          <w:sz w:val="21"/>
          <w:szCs w:val="21"/>
        </w:rPr>
        <w:t>3 downto 0) := RegToALUMuxIn(3 downto 0);</w:t>
      </w:r>
    </w:p>
    <w:p w14:paraId="56389903"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 Adder case</w:t>
      </w:r>
    </w:p>
    <w:p w14:paraId="5452F4BC"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When</w:t>
      </w:r>
      <w:r w:rsidRPr="002E0CCC">
        <w:rPr>
          <w:rFonts w:ascii="Consolas" w:hAnsi="Consolas" w:cs="Times New Roman"/>
          <w:sz w:val="21"/>
          <w:szCs w:val="21"/>
        </w:rPr>
        <w:t xml:space="preserve"> </w:t>
      </w:r>
      <w:r w:rsidRPr="002E0CCC">
        <w:rPr>
          <w:rFonts w:ascii="Consolas" w:hAnsi="Consolas" w:cs="Times New Roman"/>
          <w:color w:val="098658"/>
          <w:sz w:val="21"/>
          <w:szCs w:val="21"/>
        </w:rPr>
        <w:t>"0000"</w:t>
      </w:r>
      <w:r w:rsidRPr="002E0CCC">
        <w:rPr>
          <w:rFonts w:ascii="Consolas" w:hAnsi="Consolas" w:cs="Times New Roman"/>
          <w:sz w:val="21"/>
          <w:szCs w:val="21"/>
        </w:rPr>
        <w:t xml:space="preserve"> =&gt;</w:t>
      </w:r>
    </w:p>
    <w:p w14:paraId="0D83B8AD"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ALUResultOut &lt;= STD_LOGIC_VECTOR(SIGNED(ReadData1) + SIGNED(RegToALUMuxIn));</w:t>
      </w:r>
    </w:p>
    <w:p w14:paraId="1150794D"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 xml:space="preserve"> (STD_LOGIC_VECTOR(SIGNED(ReadData1) + SIGNED(RegToALUMuxIn))) = </w:t>
      </w:r>
      <w:r w:rsidRPr="002E0CCC">
        <w:rPr>
          <w:rFonts w:ascii="Consolas" w:hAnsi="Consolas" w:cs="Times New Roman"/>
          <w:color w:val="098658"/>
          <w:sz w:val="21"/>
          <w:szCs w:val="21"/>
        </w:rPr>
        <w:t>"0000000000000000"</w:t>
      </w:r>
      <w:r w:rsidRPr="002E0CCC">
        <w:rPr>
          <w:rFonts w:ascii="Consolas" w:hAnsi="Consolas" w:cs="Times New Roman"/>
          <w:sz w:val="21"/>
          <w:szCs w:val="21"/>
        </w:rPr>
        <w:t xml:space="preserve"> </w:t>
      </w:r>
      <w:r w:rsidRPr="002E0CCC">
        <w:rPr>
          <w:rFonts w:ascii="Consolas" w:hAnsi="Consolas" w:cs="Times New Roman"/>
          <w:color w:val="0000FF"/>
          <w:sz w:val="21"/>
          <w:szCs w:val="21"/>
        </w:rPr>
        <w:t>then</w:t>
      </w:r>
    </w:p>
    <w:p w14:paraId="574A3824"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'1'</w:t>
      </w:r>
      <w:r w:rsidRPr="002E0CCC">
        <w:rPr>
          <w:rFonts w:ascii="Consolas" w:hAnsi="Consolas" w:cs="Times New Roman"/>
          <w:sz w:val="21"/>
          <w:szCs w:val="21"/>
        </w:rPr>
        <w:t>;</w:t>
      </w:r>
    </w:p>
    <w:p w14:paraId="5558AD9F"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else</w:t>
      </w:r>
    </w:p>
    <w:p w14:paraId="46097FDB"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'0'</w:t>
      </w:r>
      <w:r w:rsidRPr="002E0CCC">
        <w:rPr>
          <w:rFonts w:ascii="Consolas" w:hAnsi="Consolas" w:cs="Times New Roman"/>
          <w:sz w:val="21"/>
          <w:szCs w:val="21"/>
        </w:rPr>
        <w:t>;</w:t>
      </w:r>
    </w:p>
    <w:p w14:paraId="757ADF41"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end</w:t>
      </w: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w:t>
      </w:r>
    </w:p>
    <w:p w14:paraId="05D3B3A2"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w:t>
      </w:r>
    </w:p>
    <w:p w14:paraId="259EFA7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 Subtraction case</w:t>
      </w:r>
    </w:p>
    <w:p w14:paraId="5EFA5115"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lastRenderedPageBreak/>
        <w:t xml:space="preserve">            </w:t>
      </w:r>
      <w:r w:rsidRPr="002E0CCC">
        <w:rPr>
          <w:rFonts w:ascii="Consolas" w:hAnsi="Consolas" w:cs="Times New Roman"/>
          <w:color w:val="0000FF"/>
          <w:sz w:val="21"/>
          <w:szCs w:val="21"/>
        </w:rPr>
        <w:t>When</w:t>
      </w:r>
      <w:r w:rsidRPr="002E0CCC">
        <w:rPr>
          <w:rFonts w:ascii="Consolas" w:hAnsi="Consolas" w:cs="Times New Roman"/>
          <w:sz w:val="21"/>
          <w:szCs w:val="21"/>
        </w:rPr>
        <w:t xml:space="preserve"> </w:t>
      </w:r>
      <w:r w:rsidRPr="002E0CCC">
        <w:rPr>
          <w:rFonts w:ascii="Consolas" w:hAnsi="Consolas" w:cs="Times New Roman"/>
          <w:color w:val="098658"/>
          <w:sz w:val="21"/>
          <w:szCs w:val="21"/>
        </w:rPr>
        <w:t>"0001"</w:t>
      </w:r>
      <w:r w:rsidRPr="002E0CCC">
        <w:rPr>
          <w:rFonts w:ascii="Consolas" w:hAnsi="Consolas" w:cs="Times New Roman"/>
          <w:sz w:val="21"/>
          <w:szCs w:val="21"/>
        </w:rPr>
        <w:t xml:space="preserve"> =&gt;</w:t>
      </w:r>
    </w:p>
    <w:p w14:paraId="44058DE3"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ALUResultOut &lt;= STD_LOGIC_VECTOR(SIGNED(ReadData1) - SIGNED(RegToALUMuxIn));</w:t>
      </w:r>
    </w:p>
    <w:p w14:paraId="24210F97"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 xml:space="preserve"> (STD_LOGIC_VECTOR(SIGNED(ReadData1) - SIGNED(RegToALUMuxIn))) = </w:t>
      </w:r>
      <w:r w:rsidRPr="002E0CCC">
        <w:rPr>
          <w:rFonts w:ascii="Consolas" w:hAnsi="Consolas" w:cs="Times New Roman"/>
          <w:color w:val="098658"/>
          <w:sz w:val="21"/>
          <w:szCs w:val="21"/>
        </w:rPr>
        <w:t>"0000000000000000"</w:t>
      </w:r>
      <w:r w:rsidRPr="002E0CCC">
        <w:rPr>
          <w:rFonts w:ascii="Consolas" w:hAnsi="Consolas" w:cs="Times New Roman"/>
          <w:sz w:val="21"/>
          <w:szCs w:val="21"/>
        </w:rPr>
        <w:t xml:space="preserve"> </w:t>
      </w:r>
      <w:r w:rsidRPr="002E0CCC">
        <w:rPr>
          <w:rFonts w:ascii="Consolas" w:hAnsi="Consolas" w:cs="Times New Roman"/>
          <w:color w:val="0000FF"/>
          <w:sz w:val="21"/>
          <w:szCs w:val="21"/>
        </w:rPr>
        <w:t>then</w:t>
      </w:r>
    </w:p>
    <w:p w14:paraId="235FCA55"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'1'</w:t>
      </w:r>
      <w:r w:rsidRPr="002E0CCC">
        <w:rPr>
          <w:rFonts w:ascii="Consolas" w:hAnsi="Consolas" w:cs="Times New Roman"/>
          <w:sz w:val="21"/>
          <w:szCs w:val="21"/>
        </w:rPr>
        <w:t>;</w:t>
      </w:r>
    </w:p>
    <w:p w14:paraId="2CE1D461"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else</w:t>
      </w:r>
    </w:p>
    <w:p w14:paraId="6E9D5B3C"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'0'</w:t>
      </w:r>
      <w:r w:rsidRPr="002E0CCC">
        <w:rPr>
          <w:rFonts w:ascii="Consolas" w:hAnsi="Consolas" w:cs="Times New Roman"/>
          <w:sz w:val="21"/>
          <w:szCs w:val="21"/>
        </w:rPr>
        <w:t>;</w:t>
      </w:r>
    </w:p>
    <w:p w14:paraId="25C2105F"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end</w:t>
      </w: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w:t>
      </w:r>
    </w:p>
    <w:p w14:paraId="20FAE4DB"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
    <w:p w14:paraId="542A5EF4"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 Bitwise or case</w:t>
      </w:r>
    </w:p>
    <w:p w14:paraId="788995B9"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When</w:t>
      </w:r>
      <w:r w:rsidRPr="002E0CCC">
        <w:rPr>
          <w:rFonts w:ascii="Consolas" w:hAnsi="Consolas" w:cs="Times New Roman"/>
          <w:sz w:val="21"/>
          <w:szCs w:val="21"/>
        </w:rPr>
        <w:t xml:space="preserve"> </w:t>
      </w:r>
      <w:r w:rsidRPr="002E0CCC">
        <w:rPr>
          <w:rFonts w:ascii="Consolas" w:hAnsi="Consolas" w:cs="Times New Roman"/>
          <w:color w:val="098658"/>
          <w:sz w:val="21"/>
          <w:szCs w:val="21"/>
        </w:rPr>
        <w:t>"0010"</w:t>
      </w:r>
      <w:r w:rsidRPr="002E0CCC">
        <w:rPr>
          <w:rFonts w:ascii="Consolas" w:hAnsi="Consolas" w:cs="Times New Roman"/>
          <w:sz w:val="21"/>
          <w:szCs w:val="21"/>
        </w:rPr>
        <w:t xml:space="preserve"> =&gt;</w:t>
      </w:r>
    </w:p>
    <w:p w14:paraId="5141C74D"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ALUResultOut &lt;= (ReadData1 </w:t>
      </w:r>
      <w:r w:rsidRPr="002E0CCC">
        <w:rPr>
          <w:rFonts w:ascii="Consolas" w:hAnsi="Consolas" w:cs="Times New Roman"/>
          <w:color w:val="0000FF"/>
          <w:sz w:val="21"/>
          <w:szCs w:val="21"/>
        </w:rPr>
        <w:t>or</w:t>
      </w:r>
      <w:r w:rsidRPr="002E0CCC">
        <w:rPr>
          <w:rFonts w:ascii="Consolas" w:hAnsi="Consolas" w:cs="Times New Roman"/>
          <w:sz w:val="21"/>
          <w:szCs w:val="21"/>
        </w:rPr>
        <w:t xml:space="preserve"> RegToALUMuxIn);         </w:t>
      </w:r>
    </w:p>
    <w:p w14:paraId="6387C0CB"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 xml:space="preserve"> (ReadData1 </w:t>
      </w:r>
      <w:r w:rsidRPr="002E0CCC">
        <w:rPr>
          <w:rFonts w:ascii="Consolas" w:hAnsi="Consolas" w:cs="Times New Roman"/>
          <w:color w:val="0000FF"/>
          <w:sz w:val="21"/>
          <w:szCs w:val="21"/>
        </w:rPr>
        <w:t>or</w:t>
      </w:r>
      <w:r w:rsidRPr="002E0CCC">
        <w:rPr>
          <w:rFonts w:ascii="Consolas" w:hAnsi="Consolas" w:cs="Times New Roman"/>
          <w:sz w:val="21"/>
          <w:szCs w:val="21"/>
        </w:rPr>
        <w:t xml:space="preserve"> RegToALUMuxIn) = </w:t>
      </w:r>
      <w:r w:rsidRPr="002E0CCC">
        <w:rPr>
          <w:rFonts w:ascii="Consolas" w:hAnsi="Consolas" w:cs="Times New Roman"/>
          <w:color w:val="098658"/>
          <w:sz w:val="21"/>
          <w:szCs w:val="21"/>
        </w:rPr>
        <w:t>"0000000000000000"</w:t>
      </w:r>
      <w:r w:rsidRPr="002E0CCC">
        <w:rPr>
          <w:rFonts w:ascii="Consolas" w:hAnsi="Consolas" w:cs="Times New Roman"/>
          <w:sz w:val="21"/>
          <w:szCs w:val="21"/>
        </w:rPr>
        <w:t xml:space="preserve"> </w:t>
      </w:r>
      <w:r w:rsidRPr="002E0CCC">
        <w:rPr>
          <w:rFonts w:ascii="Consolas" w:hAnsi="Consolas" w:cs="Times New Roman"/>
          <w:color w:val="0000FF"/>
          <w:sz w:val="21"/>
          <w:szCs w:val="21"/>
        </w:rPr>
        <w:t>then</w:t>
      </w:r>
      <w:r w:rsidRPr="002E0CCC">
        <w:rPr>
          <w:rFonts w:ascii="Consolas" w:hAnsi="Consolas" w:cs="Times New Roman"/>
          <w:sz w:val="21"/>
          <w:szCs w:val="21"/>
        </w:rPr>
        <w:t xml:space="preserve"> </w:t>
      </w:r>
      <w:r w:rsidRPr="002E0CCC">
        <w:rPr>
          <w:rFonts w:ascii="Consolas" w:hAnsi="Consolas" w:cs="Times New Roman"/>
          <w:color w:val="008000"/>
          <w:sz w:val="21"/>
          <w:szCs w:val="21"/>
        </w:rPr>
        <w:t>-- If less than zero goes high meaning we will branch.</w:t>
      </w:r>
    </w:p>
    <w:p w14:paraId="69FC1432"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'1'</w:t>
      </w:r>
      <w:r w:rsidRPr="002E0CCC">
        <w:rPr>
          <w:rFonts w:ascii="Consolas" w:hAnsi="Consolas" w:cs="Times New Roman"/>
          <w:sz w:val="21"/>
          <w:szCs w:val="21"/>
        </w:rPr>
        <w:t>;</w:t>
      </w:r>
    </w:p>
    <w:p w14:paraId="069FA3F3"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else</w:t>
      </w:r>
      <w:r w:rsidRPr="002E0CCC">
        <w:rPr>
          <w:rFonts w:ascii="Consolas" w:hAnsi="Consolas" w:cs="Times New Roman"/>
          <w:sz w:val="21"/>
          <w:szCs w:val="21"/>
        </w:rPr>
        <w:t xml:space="preserve"> </w:t>
      </w:r>
    </w:p>
    <w:p w14:paraId="35615654"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'0'</w:t>
      </w:r>
      <w:r w:rsidRPr="002E0CCC">
        <w:rPr>
          <w:rFonts w:ascii="Consolas" w:hAnsi="Consolas" w:cs="Times New Roman"/>
          <w:sz w:val="21"/>
          <w:szCs w:val="21"/>
        </w:rPr>
        <w:t>;</w:t>
      </w:r>
    </w:p>
    <w:p w14:paraId="72399F11"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end</w:t>
      </w: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 xml:space="preserve">; </w:t>
      </w:r>
    </w:p>
    <w:p w14:paraId="2798451D"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
    <w:p w14:paraId="17A03FC8"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 Exclusive or case        </w:t>
      </w:r>
    </w:p>
    <w:p w14:paraId="79BB91C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When</w:t>
      </w:r>
      <w:r w:rsidRPr="002E0CCC">
        <w:rPr>
          <w:rFonts w:ascii="Consolas" w:hAnsi="Consolas" w:cs="Times New Roman"/>
          <w:sz w:val="21"/>
          <w:szCs w:val="21"/>
        </w:rPr>
        <w:t xml:space="preserve"> </w:t>
      </w:r>
      <w:r w:rsidRPr="002E0CCC">
        <w:rPr>
          <w:rFonts w:ascii="Consolas" w:hAnsi="Consolas" w:cs="Times New Roman"/>
          <w:color w:val="098658"/>
          <w:sz w:val="21"/>
          <w:szCs w:val="21"/>
        </w:rPr>
        <w:t>"0011"</w:t>
      </w:r>
      <w:r w:rsidRPr="002E0CCC">
        <w:rPr>
          <w:rFonts w:ascii="Consolas" w:hAnsi="Consolas" w:cs="Times New Roman"/>
          <w:sz w:val="21"/>
          <w:szCs w:val="21"/>
        </w:rPr>
        <w:t xml:space="preserve"> =&gt;        </w:t>
      </w:r>
    </w:p>
    <w:p w14:paraId="2BD3788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ALUResultOut &lt;= ReadData1 </w:t>
      </w:r>
      <w:r w:rsidRPr="002E0CCC">
        <w:rPr>
          <w:rFonts w:ascii="Consolas" w:hAnsi="Consolas" w:cs="Times New Roman"/>
          <w:color w:val="0000FF"/>
          <w:sz w:val="21"/>
          <w:szCs w:val="21"/>
        </w:rPr>
        <w:t>xor</w:t>
      </w:r>
      <w:r w:rsidRPr="002E0CCC">
        <w:rPr>
          <w:rFonts w:ascii="Consolas" w:hAnsi="Consolas" w:cs="Times New Roman"/>
          <w:sz w:val="21"/>
          <w:szCs w:val="21"/>
        </w:rPr>
        <w:t xml:space="preserve"> RegToALUMuxIn;</w:t>
      </w:r>
    </w:p>
    <w:p w14:paraId="6AC282D1"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 xml:space="preserve"> (ReadData1 </w:t>
      </w:r>
      <w:r w:rsidRPr="002E0CCC">
        <w:rPr>
          <w:rFonts w:ascii="Consolas" w:hAnsi="Consolas" w:cs="Times New Roman"/>
          <w:color w:val="0000FF"/>
          <w:sz w:val="21"/>
          <w:szCs w:val="21"/>
        </w:rPr>
        <w:t>xor</w:t>
      </w:r>
      <w:r w:rsidRPr="002E0CCC">
        <w:rPr>
          <w:rFonts w:ascii="Consolas" w:hAnsi="Consolas" w:cs="Times New Roman"/>
          <w:sz w:val="21"/>
          <w:szCs w:val="21"/>
        </w:rPr>
        <w:t xml:space="preserve"> RegToALUMuxIn) = </w:t>
      </w:r>
      <w:r w:rsidRPr="002E0CCC">
        <w:rPr>
          <w:rFonts w:ascii="Consolas" w:hAnsi="Consolas" w:cs="Times New Roman"/>
          <w:color w:val="098658"/>
          <w:sz w:val="21"/>
          <w:szCs w:val="21"/>
        </w:rPr>
        <w:t>"0000000000000000"</w:t>
      </w:r>
      <w:r w:rsidRPr="002E0CCC">
        <w:rPr>
          <w:rFonts w:ascii="Consolas" w:hAnsi="Consolas" w:cs="Times New Roman"/>
          <w:sz w:val="21"/>
          <w:szCs w:val="21"/>
        </w:rPr>
        <w:t xml:space="preserve"> </w:t>
      </w:r>
      <w:r w:rsidRPr="002E0CCC">
        <w:rPr>
          <w:rFonts w:ascii="Consolas" w:hAnsi="Consolas" w:cs="Times New Roman"/>
          <w:color w:val="0000FF"/>
          <w:sz w:val="21"/>
          <w:szCs w:val="21"/>
        </w:rPr>
        <w:t>then</w:t>
      </w:r>
      <w:r w:rsidRPr="002E0CCC">
        <w:rPr>
          <w:rFonts w:ascii="Consolas" w:hAnsi="Consolas" w:cs="Times New Roman"/>
          <w:sz w:val="21"/>
          <w:szCs w:val="21"/>
        </w:rPr>
        <w:t xml:space="preserve"> </w:t>
      </w:r>
      <w:r w:rsidRPr="002E0CCC">
        <w:rPr>
          <w:rFonts w:ascii="Consolas" w:hAnsi="Consolas" w:cs="Times New Roman"/>
          <w:color w:val="008000"/>
          <w:sz w:val="21"/>
          <w:szCs w:val="21"/>
        </w:rPr>
        <w:t>-- If less than zero goes high meaning we will branch.</w:t>
      </w:r>
    </w:p>
    <w:p w14:paraId="43216E3B"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'1'</w:t>
      </w:r>
      <w:r w:rsidRPr="002E0CCC">
        <w:rPr>
          <w:rFonts w:ascii="Consolas" w:hAnsi="Consolas" w:cs="Times New Roman"/>
          <w:sz w:val="21"/>
          <w:szCs w:val="21"/>
        </w:rPr>
        <w:t>;</w:t>
      </w:r>
    </w:p>
    <w:p w14:paraId="748EB342"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else</w:t>
      </w:r>
      <w:r w:rsidRPr="002E0CCC">
        <w:rPr>
          <w:rFonts w:ascii="Consolas" w:hAnsi="Consolas" w:cs="Times New Roman"/>
          <w:sz w:val="21"/>
          <w:szCs w:val="21"/>
        </w:rPr>
        <w:t xml:space="preserve"> </w:t>
      </w:r>
    </w:p>
    <w:p w14:paraId="217FE569"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'0'</w:t>
      </w:r>
      <w:r w:rsidRPr="002E0CCC">
        <w:rPr>
          <w:rFonts w:ascii="Consolas" w:hAnsi="Consolas" w:cs="Times New Roman"/>
          <w:sz w:val="21"/>
          <w:szCs w:val="21"/>
        </w:rPr>
        <w:t>;</w:t>
      </w:r>
    </w:p>
    <w:p w14:paraId="4290BF7E"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end</w:t>
      </w: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 xml:space="preserve">; </w:t>
      </w:r>
    </w:p>
    <w:p w14:paraId="460F1027"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
    <w:p w14:paraId="4AEB77AB"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
    <w:p w14:paraId="465AAA3F"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 Multiply</w:t>
      </w:r>
    </w:p>
    <w:p w14:paraId="1F420589"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When</w:t>
      </w:r>
      <w:r w:rsidRPr="002E0CCC">
        <w:rPr>
          <w:rFonts w:ascii="Consolas" w:hAnsi="Consolas" w:cs="Times New Roman"/>
          <w:sz w:val="21"/>
          <w:szCs w:val="21"/>
        </w:rPr>
        <w:t xml:space="preserve"> </w:t>
      </w:r>
      <w:r w:rsidRPr="002E0CCC">
        <w:rPr>
          <w:rFonts w:ascii="Consolas" w:hAnsi="Consolas" w:cs="Times New Roman"/>
          <w:color w:val="098658"/>
          <w:sz w:val="21"/>
          <w:szCs w:val="21"/>
        </w:rPr>
        <w:t>"0100"</w:t>
      </w:r>
      <w:r w:rsidRPr="002E0CCC">
        <w:rPr>
          <w:rFonts w:ascii="Consolas" w:hAnsi="Consolas" w:cs="Times New Roman"/>
          <w:sz w:val="21"/>
          <w:szCs w:val="21"/>
        </w:rPr>
        <w:t xml:space="preserve"> =&gt;</w:t>
      </w:r>
    </w:p>
    <w:p w14:paraId="42DB19A8"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Mult</w:t>
      </w:r>
      <w:proofErr w:type="gramStart"/>
      <w:r w:rsidRPr="002E0CCC">
        <w:rPr>
          <w:rFonts w:ascii="Consolas" w:hAnsi="Consolas" w:cs="Times New Roman"/>
          <w:sz w:val="21"/>
          <w:szCs w:val="21"/>
        </w:rPr>
        <w:t>1 :</w:t>
      </w:r>
      <w:proofErr w:type="gramEnd"/>
      <w:r w:rsidRPr="002E0CCC">
        <w:rPr>
          <w:rFonts w:ascii="Consolas" w:hAnsi="Consolas" w:cs="Times New Roman"/>
          <w:sz w:val="21"/>
          <w:szCs w:val="21"/>
        </w:rPr>
        <w:t>= to_integer(signed(ReadData1));</w:t>
      </w:r>
    </w:p>
    <w:p w14:paraId="6A742768"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Mult</w:t>
      </w:r>
      <w:proofErr w:type="gramStart"/>
      <w:r w:rsidRPr="002E0CCC">
        <w:rPr>
          <w:rFonts w:ascii="Consolas" w:hAnsi="Consolas" w:cs="Times New Roman"/>
          <w:sz w:val="21"/>
          <w:szCs w:val="21"/>
        </w:rPr>
        <w:t>2 :</w:t>
      </w:r>
      <w:proofErr w:type="gramEnd"/>
      <w:r w:rsidRPr="002E0CCC">
        <w:rPr>
          <w:rFonts w:ascii="Consolas" w:hAnsi="Consolas" w:cs="Times New Roman"/>
          <w:sz w:val="21"/>
          <w:szCs w:val="21"/>
        </w:rPr>
        <w:t>= to_integer(signed(iTypeConstant));</w:t>
      </w:r>
    </w:p>
    <w:p w14:paraId="0518B7C5"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roofErr w:type="gramStart"/>
      <w:r w:rsidRPr="002E0CCC">
        <w:rPr>
          <w:rFonts w:ascii="Consolas" w:hAnsi="Consolas" w:cs="Times New Roman"/>
          <w:sz w:val="21"/>
          <w:szCs w:val="21"/>
        </w:rPr>
        <w:t>MultTotal :</w:t>
      </w:r>
      <w:proofErr w:type="gramEnd"/>
      <w:r w:rsidRPr="002E0CCC">
        <w:rPr>
          <w:rFonts w:ascii="Consolas" w:hAnsi="Consolas" w:cs="Times New Roman"/>
          <w:sz w:val="21"/>
          <w:szCs w:val="21"/>
        </w:rPr>
        <w:t xml:space="preserve">= </w:t>
      </w:r>
      <w:r w:rsidRPr="002E0CCC">
        <w:rPr>
          <w:rFonts w:ascii="Consolas" w:hAnsi="Consolas" w:cs="Times New Roman"/>
          <w:color w:val="098658"/>
          <w:sz w:val="21"/>
          <w:szCs w:val="21"/>
        </w:rPr>
        <w:t>0</w:t>
      </w:r>
      <w:r w:rsidRPr="002E0CCC">
        <w:rPr>
          <w:rFonts w:ascii="Consolas" w:hAnsi="Consolas" w:cs="Times New Roman"/>
          <w:sz w:val="21"/>
          <w:szCs w:val="21"/>
        </w:rPr>
        <w:t>;</w:t>
      </w:r>
    </w:p>
    <w:p w14:paraId="204EC521"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for</w:t>
      </w:r>
      <w:r w:rsidRPr="002E0CCC">
        <w:rPr>
          <w:rFonts w:ascii="Consolas" w:hAnsi="Consolas" w:cs="Times New Roman"/>
          <w:sz w:val="21"/>
          <w:szCs w:val="21"/>
        </w:rPr>
        <w:t xml:space="preserve"> i </w:t>
      </w:r>
      <w:r w:rsidRPr="002E0CCC">
        <w:rPr>
          <w:rFonts w:ascii="Consolas" w:hAnsi="Consolas" w:cs="Times New Roman"/>
          <w:color w:val="0000FF"/>
          <w:sz w:val="21"/>
          <w:szCs w:val="21"/>
        </w:rPr>
        <w:t>in</w:t>
      </w:r>
      <w:r w:rsidRPr="002E0CCC">
        <w:rPr>
          <w:rFonts w:ascii="Consolas" w:hAnsi="Consolas" w:cs="Times New Roman"/>
          <w:sz w:val="21"/>
          <w:szCs w:val="21"/>
        </w:rPr>
        <w:t xml:space="preserve"> </w:t>
      </w:r>
      <w:r w:rsidRPr="002E0CCC">
        <w:rPr>
          <w:rFonts w:ascii="Consolas" w:hAnsi="Consolas" w:cs="Times New Roman"/>
          <w:color w:val="098658"/>
          <w:sz w:val="21"/>
          <w:szCs w:val="21"/>
        </w:rPr>
        <w:t>1</w:t>
      </w:r>
      <w:r w:rsidRPr="002E0CCC">
        <w:rPr>
          <w:rFonts w:ascii="Consolas" w:hAnsi="Consolas" w:cs="Times New Roman"/>
          <w:sz w:val="21"/>
          <w:szCs w:val="21"/>
        </w:rPr>
        <w:t xml:space="preserve"> </w:t>
      </w:r>
      <w:r w:rsidRPr="002E0CCC">
        <w:rPr>
          <w:rFonts w:ascii="Consolas" w:hAnsi="Consolas" w:cs="Times New Roman"/>
          <w:color w:val="0000FF"/>
          <w:sz w:val="21"/>
          <w:szCs w:val="21"/>
        </w:rPr>
        <w:t>to</w:t>
      </w:r>
      <w:r w:rsidRPr="002E0CCC">
        <w:rPr>
          <w:rFonts w:ascii="Consolas" w:hAnsi="Consolas" w:cs="Times New Roman"/>
          <w:sz w:val="21"/>
          <w:szCs w:val="21"/>
        </w:rPr>
        <w:t xml:space="preserve"> Mult2 </w:t>
      </w:r>
      <w:r w:rsidRPr="002E0CCC">
        <w:rPr>
          <w:rFonts w:ascii="Consolas" w:hAnsi="Consolas" w:cs="Times New Roman"/>
          <w:color w:val="0000FF"/>
          <w:sz w:val="21"/>
          <w:szCs w:val="21"/>
        </w:rPr>
        <w:t>loop</w:t>
      </w:r>
    </w:p>
    <w:p w14:paraId="08ED3E2F"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roofErr w:type="gramStart"/>
      <w:r w:rsidRPr="002E0CCC">
        <w:rPr>
          <w:rFonts w:ascii="Consolas" w:hAnsi="Consolas" w:cs="Times New Roman"/>
          <w:sz w:val="21"/>
          <w:szCs w:val="21"/>
        </w:rPr>
        <w:t>MultTotal :</w:t>
      </w:r>
      <w:proofErr w:type="gramEnd"/>
      <w:r w:rsidRPr="002E0CCC">
        <w:rPr>
          <w:rFonts w:ascii="Consolas" w:hAnsi="Consolas" w:cs="Times New Roman"/>
          <w:sz w:val="21"/>
          <w:szCs w:val="21"/>
        </w:rPr>
        <w:t>= MultTotal + Mult1;</w:t>
      </w:r>
    </w:p>
    <w:p w14:paraId="10775796"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end</w:t>
      </w:r>
      <w:r w:rsidRPr="002E0CCC">
        <w:rPr>
          <w:rFonts w:ascii="Consolas" w:hAnsi="Consolas" w:cs="Times New Roman"/>
          <w:sz w:val="21"/>
          <w:szCs w:val="21"/>
        </w:rPr>
        <w:t xml:space="preserve"> </w:t>
      </w:r>
      <w:r w:rsidRPr="002E0CCC">
        <w:rPr>
          <w:rFonts w:ascii="Consolas" w:hAnsi="Consolas" w:cs="Times New Roman"/>
          <w:color w:val="0000FF"/>
          <w:sz w:val="21"/>
          <w:szCs w:val="21"/>
        </w:rPr>
        <w:t>loop</w:t>
      </w:r>
      <w:r w:rsidRPr="002E0CCC">
        <w:rPr>
          <w:rFonts w:ascii="Consolas" w:hAnsi="Consolas" w:cs="Times New Roman"/>
          <w:sz w:val="21"/>
          <w:szCs w:val="21"/>
        </w:rPr>
        <w:t>;</w:t>
      </w:r>
    </w:p>
    <w:p w14:paraId="4D67C60C"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
    <w:p w14:paraId="212588D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ALUResultOut &lt;= STD_LOGIC_</w:t>
      </w:r>
      <w:proofErr w:type="gramStart"/>
      <w:r w:rsidRPr="002E0CCC">
        <w:rPr>
          <w:rFonts w:ascii="Consolas" w:hAnsi="Consolas" w:cs="Times New Roman"/>
          <w:sz w:val="21"/>
          <w:szCs w:val="21"/>
        </w:rPr>
        <w:t>VECTOR(</w:t>
      </w:r>
      <w:proofErr w:type="gramEnd"/>
      <w:r w:rsidRPr="002E0CCC">
        <w:rPr>
          <w:rFonts w:ascii="Consolas" w:hAnsi="Consolas" w:cs="Times New Roman"/>
          <w:sz w:val="21"/>
          <w:szCs w:val="21"/>
        </w:rPr>
        <w:t>to_signed(MultTotal, ReadData1</w:t>
      </w:r>
      <w:r w:rsidRPr="002E0CCC">
        <w:rPr>
          <w:rFonts w:ascii="Consolas" w:hAnsi="Consolas" w:cs="Times New Roman"/>
          <w:color w:val="0000FF"/>
          <w:sz w:val="21"/>
          <w:szCs w:val="21"/>
        </w:rPr>
        <w:t>'length</w:t>
      </w:r>
      <w:r w:rsidRPr="002E0CCC">
        <w:rPr>
          <w:rFonts w:ascii="Consolas" w:hAnsi="Consolas" w:cs="Times New Roman"/>
          <w:sz w:val="21"/>
          <w:szCs w:val="21"/>
        </w:rPr>
        <w:t>));</w:t>
      </w:r>
    </w:p>
    <w:p w14:paraId="37FE4DDC"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
    <w:p w14:paraId="31FDB08A"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 xml:space="preserve"> (STD_LOGIC_</w:t>
      </w:r>
      <w:proofErr w:type="gramStart"/>
      <w:r w:rsidRPr="002E0CCC">
        <w:rPr>
          <w:rFonts w:ascii="Consolas" w:hAnsi="Consolas" w:cs="Times New Roman"/>
          <w:sz w:val="21"/>
          <w:szCs w:val="21"/>
        </w:rPr>
        <w:t>VECTOR(</w:t>
      </w:r>
      <w:proofErr w:type="gramEnd"/>
      <w:r w:rsidRPr="002E0CCC">
        <w:rPr>
          <w:rFonts w:ascii="Consolas" w:hAnsi="Consolas" w:cs="Times New Roman"/>
          <w:sz w:val="21"/>
          <w:szCs w:val="21"/>
        </w:rPr>
        <w:t>to_signed(MultTotal, ReadData1</w:t>
      </w:r>
      <w:r w:rsidRPr="002E0CCC">
        <w:rPr>
          <w:rFonts w:ascii="Consolas" w:hAnsi="Consolas" w:cs="Times New Roman"/>
          <w:color w:val="0000FF"/>
          <w:sz w:val="21"/>
          <w:szCs w:val="21"/>
        </w:rPr>
        <w:t>'length</w:t>
      </w:r>
      <w:r w:rsidRPr="002E0CCC">
        <w:rPr>
          <w:rFonts w:ascii="Consolas" w:hAnsi="Consolas" w:cs="Times New Roman"/>
          <w:sz w:val="21"/>
          <w:szCs w:val="21"/>
        </w:rPr>
        <w:t xml:space="preserve">))) = </w:t>
      </w:r>
      <w:r w:rsidRPr="002E0CCC">
        <w:rPr>
          <w:rFonts w:ascii="Consolas" w:hAnsi="Consolas" w:cs="Times New Roman"/>
          <w:color w:val="098658"/>
          <w:sz w:val="21"/>
          <w:szCs w:val="21"/>
        </w:rPr>
        <w:t>"0000000000000000"</w:t>
      </w:r>
      <w:r w:rsidRPr="002E0CCC">
        <w:rPr>
          <w:rFonts w:ascii="Consolas" w:hAnsi="Consolas" w:cs="Times New Roman"/>
          <w:sz w:val="21"/>
          <w:szCs w:val="21"/>
        </w:rPr>
        <w:t xml:space="preserve"> </w:t>
      </w:r>
      <w:r w:rsidRPr="002E0CCC">
        <w:rPr>
          <w:rFonts w:ascii="Consolas" w:hAnsi="Consolas" w:cs="Times New Roman"/>
          <w:color w:val="0000FF"/>
          <w:sz w:val="21"/>
          <w:szCs w:val="21"/>
        </w:rPr>
        <w:t>then</w:t>
      </w:r>
    </w:p>
    <w:p w14:paraId="6C6A59C6"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lastRenderedPageBreak/>
        <w:t xml:space="preserve">                    Zero &lt;= </w:t>
      </w:r>
      <w:r w:rsidRPr="002E0CCC">
        <w:rPr>
          <w:rFonts w:ascii="Consolas" w:hAnsi="Consolas" w:cs="Times New Roman"/>
          <w:color w:val="098658"/>
          <w:sz w:val="21"/>
          <w:szCs w:val="21"/>
        </w:rPr>
        <w:t>'1'</w:t>
      </w:r>
      <w:r w:rsidRPr="002E0CCC">
        <w:rPr>
          <w:rFonts w:ascii="Consolas" w:hAnsi="Consolas" w:cs="Times New Roman"/>
          <w:sz w:val="21"/>
          <w:szCs w:val="21"/>
        </w:rPr>
        <w:t>;</w:t>
      </w:r>
    </w:p>
    <w:p w14:paraId="4702F13F"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else</w:t>
      </w:r>
    </w:p>
    <w:p w14:paraId="56EDE284"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'0'</w:t>
      </w:r>
      <w:r w:rsidRPr="002E0CCC">
        <w:rPr>
          <w:rFonts w:ascii="Consolas" w:hAnsi="Consolas" w:cs="Times New Roman"/>
          <w:sz w:val="21"/>
          <w:szCs w:val="21"/>
        </w:rPr>
        <w:t>;</w:t>
      </w:r>
    </w:p>
    <w:p w14:paraId="7F17B99E"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end</w:t>
      </w: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w:t>
      </w:r>
    </w:p>
    <w:p w14:paraId="4C38D02B"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
    <w:p w14:paraId="3A96DF82"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 Divide</w:t>
      </w:r>
    </w:p>
    <w:p w14:paraId="4909488E"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When</w:t>
      </w:r>
      <w:r w:rsidRPr="002E0CCC">
        <w:rPr>
          <w:rFonts w:ascii="Consolas" w:hAnsi="Consolas" w:cs="Times New Roman"/>
          <w:sz w:val="21"/>
          <w:szCs w:val="21"/>
        </w:rPr>
        <w:t xml:space="preserve"> </w:t>
      </w:r>
      <w:r w:rsidRPr="002E0CCC">
        <w:rPr>
          <w:rFonts w:ascii="Consolas" w:hAnsi="Consolas" w:cs="Times New Roman"/>
          <w:color w:val="098658"/>
          <w:sz w:val="21"/>
          <w:szCs w:val="21"/>
        </w:rPr>
        <w:t>"0101"</w:t>
      </w:r>
      <w:r w:rsidRPr="002E0CCC">
        <w:rPr>
          <w:rFonts w:ascii="Consolas" w:hAnsi="Consolas" w:cs="Times New Roman"/>
          <w:sz w:val="21"/>
          <w:szCs w:val="21"/>
        </w:rPr>
        <w:t xml:space="preserve"> =&gt;</w:t>
      </w:r>
    </w:p>
    <w:p w14:paraId="0431509F"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roofErr w:type="gramStart"/>
      <w:r w:rsidRPr="002E0CCC">
        <w:rPr>
          <w:rFonts w:ascii="Consolas" w:hAnsi="Consolas" w:cs="Times New Roman"/>
          <w:sz w:val="21"/>
          <w:szCs w:val="21"/>
        </w:rPr>
        <w:t>QuotientToInt :</w:t>
      </w:r>
      <w:proofErr w:type="gramEnd"/>
      <w:r w:rsidRPr="002E0CCC">
        <w:rPr>
          <w:rFonts w:ascii="Consolas" w:hAnsi="Consolas" w:cs="Times New Roman"/>
          <w:sz w:val="21"/>
          <w:szCs w:val="21"/>
        </w:rPr>
        <w:t>= to_integer(signed(ReadData1));</w:t>
      </w:r>
    </w:p>
    <w:p w14:paraId="72EE9FDA"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roofErr w:type="gramStart"/>
      <w:r w:rsidRPr="002E0CCC">
        <w:rPr>
          <w:rFonts w:ascii="Consolas" w:hAnsi="Consolas" w:cs="Times New Roman"/>
          <w:sz w:val="21"/>
          <w:szCs w:val="21"/>
        </w:rPr>
        <w:t>Divisor :</w:t>
      </w:r>
      <w:proofErr w:type="gramEnd"/>
      <w:r w:rsidRPr="002E0CCC">
        <w:rPr>
          <w:rFonts w:ascii="Consolas" w:hAnsi="Consolas" w:cs="Times New Roman"/>
          <w:sz w:val="21"/>
          <w:szCs w:val="21"/>
        </w:rPr>
        <w:t>= to_integer(signed(iTypeConstant));</w:t>
      </w:r>
    </w:p>
    <w:p w14:paraId="477761F6"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roofErr w:type="gramStart"/>
      <w:r w:rsidRPr="002E0CCC">
        <w:rPr>
          <w:rFonts w:ascii="Consolas" w:hAnsi="Consolas" w:cs="Times New Roman"/>
          <w:sz w:val="21"/>
          <w:szCs w:val="21"/>
        </w:rPr>
        <w:t>TempDiv :</w:t>
      </w:r>
      <w:proofErr w:type="gramEnd"/>
      <w:r w:rsidRPr="002E0CCC">
        <w:rPr>
          <w:rFonts w:ascii="Consolas" w:hAnsi="Consolas" w:cs="Times New Roman"/>
          <w:sz w:val="21"/>
          <w:szCs w:val="21"/>
        </w:rPr>
        <w:t xml:space="preserve">= </w:t>
      </w:r>
      <w:r w:rsidRPr="002E0CCC">
        <w:rPr>
          <w:rFonts w:ascii="Consolas" w:hAnsi="Consolas" w:cs="Times New Roman"/>
          <w:color w:val="098658"/>
          <w:sz w:val="21"/>
          <w:szCs w:val="21"/>
        </w:rPr>
        <w:t>0</w:t>
      </w:r>
      <w:r w:rsidRPr="002E0CCC">
        <w:rPr>
          <w:rFonts w:ascii="Consolas" w:hAnsi="Consolas" w:cs="Times New Roman"/>
          <w:sz w:val="21"/>
          <w:szCs w:val="21"/>
        </w:rPr>
        <w:t>;</w:t>
      </w:r>
    </w:p>
    <w:p w14:paraId="49F5E645"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roofErr w:type="gramStart"/>
      <w:r w:rsidRPr="002E0CCC">
        <w:rPr>
          <w:rFonts w:ascii="Consolas" w:hAnsi="Consolas" w:cs="Times New Roman"/>
          <w:sz w:val="21"/>
          <w:szCs w:val="21"/>
        </w:rPr>
        <w:t>TempInv :</w:t>
      </w:r>
      <w:proofErr w:type="gramEnd"/>
      <w:r w:rsidRPr="002E0CCC">
        <w:rPr>
          <w:rFonts w:ascii="Consolas" w:hAnsi="Consolas" w:cs="Times New Roman"/>
          <w:sz w:val="21"/>
          <w:szCs w:val="21"/>
        </w:rPr>
        <w:t xml:space="preserve">= </w:t>
      </w:r>
      <w:r w:rsidRPr="002E0CCC">
        <w:rPr>
          <w:rFonts w:ascii="Consolas" w:hAnsi="Consolas" w:cs="Times New Roman"/>
          <w:color w:val="098658"/>
          <w:sz w:val="21"/>
          <w:szCs w:val="21"/>
        </w:rPr>
        <w:t>"0000000000000000"</w:t>
      </w:r>
      <w:r w:rsidRPr="002E0CCC">
        <w:rPr>
          <w:rFonts w:ascii="Consolas" w:hAnsi="Consolas" w:cs="Times New Roman"/>
          <w:sz w:val="21"/>
          <w:szCs w:val="21"/>
        </w:rPr>
        <w:t>;</w:t>
      </w:r>
    </w:p>
    <w:p w14:paraId="798FBEFA"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--While TempDiv &lt; QuotientToInt loop</w:t>
      </w:r>
    </w:p>
    <w:p w14:paraId="1A9E7BD4"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 xml:space="preserve">--       </w:t>
      </w:r>
      <w:proofErr w:type="gramStart"/>
      <w:r w:rsidRPr="002E0CCC">
        <w:rPr>
          <w:rFonts w:ascii="Consolas" w:hAnsi="Consolas" w:cs="Times New Roman"/>
          <w:color w:val="008000"/>
          <w:sz w:val="21"/>
          <w:szCs w:val="21"/>
        </w:rPr>
        <w:t>TempDiv :</w:t>
      </w:r>
      <w:proofErr w:type="gramEnd"/>
      <w:r w:rsidRPr="002E0CCC">
        <w:rPr>
          <w:rFonts w:ascii="Consolas" w:hAnsi="Consolas" w:cs="Times New Roman"/>
          <w:color w:val="008000"/>
          <w:sz w:val="21"/>
          <w:szCs w:val="21"/>
        </w:rPr>
        <w:t>= TempDiv + Divisor;</w:t>
      </w:r>
    </w:p>
    <w:p w14:paraId="4D0122FF"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        if (TempDiv &gt;= QuotientToInt) then</w:t>
      </w:r>
    </w:p>
    <w:p w14:paraId="3FA86635"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            exit;</w:t>
      </w:r>
    </w:p>
    <w:p w14:paraId="3A65C35D"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        end if;</w:t>
      </w:r>
    </w:p>
    <w:p w14:paraId="6D04A4E5"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--end loop;</w:t>
      </w:r>
    </w:p>
    <w:p w14:paraId="6636C46C"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
    <w:p w14:paraId="5E1A5E57"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 xml:space="preserve">--if ((QuotientToInt &lt; 0) </w:t>
      </w:r>
      <w:proofErr w:type="gramStart"/>
      <w:r w:rsidRPr="002E0CCC">
        <w:rPr>
          <w:rFonts w:ascii="Consolas" w:hAnsi="Consolas" w:cs="Times New Roman"/>
          <w:color w:val="008000"/>
          <w:sz w:val="21"/>
          <w:szCs w:val="21"/>
        </w:rPr>
        <w:t>or  (</w:t>
      </w:r>
      <w:proofErr w:type="gramEnd"/>
      <w:r w:rsidRPr="002E0CCC">
        <w:rPr>
          <w:rFonts w:ascii="Consolas" w:hAnsi="Consolas" w:cs="Times New Roman"/>
          <w:color w:val="008000"/>
          <w:sz w:val="21"/>
          <w:szCs w:val="21"/>
        </w:rPr>
        <w:t>Divisor &lt; 0)) then</w:t>
      </w:r>
    </w:p>
    <w:p w14:paraId="34A21A28"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    </w:t>
      </w:r>
      <w:proofErr w:type="gramStart"/>
      <w:r w:rsidRPr="002E0CCC">
        <w:rPr>
          <w:rFonts w:ascii="Consolas" w:hAnsi="Consolas" w:cs="Times New Roman"/>
          <w:color w:val="008000"/>
          <w:sz w:val="21"/>
          <w:szCs w:val="21"/>
        </w:rPr>
        <w:t>TempInv :</w:t>
      </w:r>
      <w:proofErr w:type="gramEnd"/>
      <w:r w:rsidRPr="002E0CCC">
        <w:rPr>
          <w:rFonts w:ascii="Consolas" w:hAnsi="Consolas" w:cs="Times New Roman"/>
          <w:color w:val="008000"/>
          <w:sz w:val="21"/>
          <w:szCs w:val="21"/>
        </w:rPr>
        <w:t>= not(to_signed(TempDiv, TempInv'length)) + "0000000000000001";</w:t>
      </w:r>
    </w:p>
    <w:p w14:paraId="49D22F3F"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--end if;</w:t>
      </w:r>
    </w:p>
    <w:p w14:paraId="1F6B5F0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--ALUResultOut &lt;= STD_LOGIC_VECTOR(TempInv);</w:t>
      </w:r>
    </w:p>
    <w:p w14:paraId="7528580A"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--R &lt;= std_logic_vector(to_signed(to_integer(signed(X) / signed(Y)),32));</w:t>
      </w:r>
    </w:p>
    <w:p w14:paraId="27C67E0E"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ALUResultOut &lt;= std_logic_vector(to_</w:t>
      </w:r>
      <w:proofErr w:type="gramStart"/>
      <w:r w:rsidRPr="002E0CCC">
        <w:rPr>
          <w:rFonts w:ascii="Consolas" w:hAnsi="Consolas" w:cs="Times New Roman"/>
          <w:sz w:val="21"/>
          <w:szCs w:val="21"/>
        </w:rPr>
        <w:t>signed(</w:t>
      </w:r>
      <w:proofErr w:type="gramEnd"/>
      <w:r w:rsidRPr="002E0CCC">
        <w:rPr>
          <w:rFonts w:ascii="Consolas" w:hAnsi="Consolas" w:cs="Times New Roman"/>
          <w:sz w:val="21"/>
          <w:szCs w:val="21"/>
        </w:rPr>
        <w:t xml:space="preserve">TO_INTEGER(signed(ReadData1) / signed(iTypeConstant)) , </w:t>
      </w:r>
      <w:r w:rsidRPr="002E0CCC">
        <w:rPr>
          <w:rFonts w:ascii="Consolas" w:hAnsi="Consolas" w:cs="Times New Roman"/>
          <w:color w:val="098658"/>
          <w:sz w:val="21"/>
          <w:szCs w:val="21"/>
        </w:rPr>
        <w:t>16</w:t>
      </w:r>
      <w:r w:rsidRPr="002E0CCC">
        <w:rPr>
          <w:rFonts w:ascii="Consolas" w:hAnsi="Consolas" w:cs="Times New Roman"/>
          <w:sz w:val="21"/>
          <w:szCs w:val="21"/>
        </w:rPr>
        <w:t>));</w:t>
      </w:r>
    </w:p>
    <w:p w14:paraId="04DEB3D5"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--ALUResultOut &lt;= (</w:t>
      </w:r>
      <w:proofErr w:type="gramStart"/>
      <w:r w:rsidRPr="002E0CCC">
        <w:rPr>
          <w:rFonts w:ascii="Consolas" w:hAnsi="Consolas" w:cs="Times New Roman"/>
          <w:color w:val="008000"/>
          <w:sz w:val="21"/>
          <w:szCs w:val="21"/>
        </w:rPr>
        <w:t>signed(</w:t>
      </w:r>
      <w:proofErr w:type="gramEnd"/>
      <w:r w:rsidRPr="002E0CCC">
        <w:rPr>
          <w:rFonts w:ascii="Consolas" w:hAnsi="Consolas" w:cs="Times New Roman"/>
          <w:color w:val="008000"/>
          <w:sz w:val="21"/>
          <w:szCs w:val="21"/>
        </w:rPr>
        <w:t>ReadData1)) / (signed(RegToALUMuxIn));</w:t>
      </w:r>
    </w:p>
    <w:p w14:paraId="6EA5B69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
    <w:p w14:paraId="66599764"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 xml:space="preserve"> (STD_LOGIC_VECTOR(TempINV)) = </w:t>
      </w:r>
      <w:r w:rsidRPr="002E0CCC">
        <w:rPr>
          <w:rFonts w:ascii="Consolas" w:hAnsi="Consolas" w:cs="Times New Roman"/>
          <w:color w:val="098658"/>
          <w:sz w:val="21"/>
          <w:szCs w:val="21"/>
        </w:rPr>
        <w:t>"0000000000000000"</w:t>
      </w:r>
      <w:r w:rsidRPr="002E0CCC">
        <w:rPr>
          <w:rFonts w:ascii="Consolas" w:hAnsi="Consolas" w:cs="Times New Roman"/>
          <w:sz w:val="21"/>
          <w:szCs w:val="21"/>
        </w:rPr>
        <w:t xml:space="preserve"> </w:t>
      </w:r>
      <w:r w:rsidRPr="002E0CCC">
        <w:rPr>
          <w:rFonts w:ascii="Consolas" w:hAnsi="Consolas" w:cs="Times New Roman"/>
          <w:color w:val="0000FF"/>
          <w:sz w:val="21"/>
          <w:szCs w:val="21"/>
        </w:rPr>
        <w:t>then</w:t>
      </w:r>
    </w:p>
    <w:p w14:paraId="1611B285"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'1'</w:t>
      </w:r>
      <w:r w:rsidRPr="002E0CCC">
        <w:rPr>
          <w:rFonts w:ascii="Consolas" w:hAnsi="Consolas" w:cs="Times New Roman"/>
          <w:sz w:val="21"/>
          <w:szCs w:val="21"/>
        </w:rPr>
        <w:t>;</w:t>
      </w:r>
    </w:p>
    <w:p w14:paraId="3FFA4DF7"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else</w:t>
      </w:r>
    </w:p>
    <w:p w14:paraId="008DD8AC"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'0'</w:t>
      </w:r>
      <w:r w:rsidRPr="002E0CCC">
        <w:rPr>
          <w:rFonts w:ascii="Consolas" w:hAnsi="Consolas" w:cs="Times New Roman"/>
          <w:sz w:val="21"/>
          <w:szCs w:val="21"/>
        </w:rPr>
        <w:t>;</w:t>
      </w:r>
    </w:p>
    <w:p w14:paraId="5CBDED17"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end</w:t>
      </w: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w:t>
      </w:r>
    </w:p>
    <w:p w14:paraId="7D3D6471"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
    <w:p w14:paraId="37434D98"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
    <w:p w14:paraId="2C049484"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
    <w:p w14:paraId="46C24CB1"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 Add Immediate</w:t>
      </w:r>
    </w:p>
    <w:p w14:paraId="2704F9BE"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When</w:t>
      </w:r>
      <w:r w:rsidRPr="002E0CCC">
        <w:rPr>
          <w:rFonts w:ascii="Consolas" w:hAnsi="Consolas" w:cs="Times New Roman"/>
          <w:sz w:val="21"/>
          <w:szCs w:val="21"/>
        </w:rPr>
        <w:t xml:space="preserve"> </w:t>
      </w:r>
      <w:r w:rsidRPr="002E0CCC">
        <w:rPr>
          <w:rFonts w:ascii="Consolas" w:hAnsi="Consolas" w:cs="Times New Roman"/>
          <w:color w:val="098658"/>
          <w:sz w:val="21"/>
          <w:szCs w:val="21"/>
        </w:rPr>
        <w:t>"0110"</w:t>
      </w:r>
      <w:r w:rsidRPr="002E0CCC">
        <w:rPr>
          <w:rFonts w:ascii="Consolas" w:hAnsi="Consolas" w:cs="Times New Roman"/>
          <w:sz w:val="21"/>
          <w:szCs w:val="21"/>
        </w:rPr>
        <w:t xml:space="preserve"> =&gt;</w:t>
      </w:r>
    </w:p>
    <w:p w14:paraId="04EDC6E4"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ALUResultOut &lt;= STD_LOGIC_VECTOR(SIGNED(ReadData1) + </w:t>
      </w:r>
      <w:proofErr w:type="gramStart"/>
      <w:r w:rsidRPr="002E0CCC">
        <w:rPr>
          <w:rFonts w:ascii="Consolas" w:hAnsi="Consolas" w:cs="Times New Roman"/>
          <w:sz w:val="21"/>
          <w:szCs w:val="21"/>
        </w:rPr>
        <w:t>SIGNED(</w:t>
      </w:r>
      <w:proofErr w:type="gramEnd"/>
      <w:r w:rsidRPr="002E0CCC">
        <w:rPr>
          <w:rFonts w:ascii="Consolas" w:hAnsi="Consolas" w:cs="Times New Roman"/>
          <w:sz w:val="21"/>
          <w:szCs w:val="21"/>
        </w:rPr>
        <w:t>iTypeConstant));</w:t>
      </w:r>
    </w:p>
    <w:p w14:paraId="30F3DCA4"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 xml:space="preserve"> (STD_LOGIC_VECTOR(SIGNED(ReadData1) + </w:t>
      </w:r>
      <w:proofErr w:type="gramStart"/>
      <w:r w:rsidRPr="002E0CCC">
        <w:rPr>
          <w:rFonts w:ascii="Consolas" w:hAnsi="Consolas" w:cs="Times New Roman"/>
          <w:sz w:val="21"/>
          <w:szCs w:val="21"/>
        </w:rPr>
        <w:t>SIGNED(</w:t>
      </w:r>
      <w:proofErr w:type="gramEnd"/>
      <w:r w:rsidRPr="002E0CCC">
        <w:rPr>
          <w:rFonts w:ascii="Consolas" w:hAnsi="Consolas" w:cs="Times New Roman"/>
          <w:sz w:val="21"/>
          <w:szCs w:val="21"/>
        </w:rPr>
        <w:t xml:space="preserve">iTypeConstant))) = </w:t>
      </w:r>
      <w:r w:rsidRPr="002E0CCC">
        <w:rPr>
          <w:rFonts w:ascii="Consolas" w:hAnsi="Consolas" w:cs="Times New Roman"/>
          <w:color w:val="098658"/>
          <w:sz w:val="21"/>
          <w:szCs w:val="21"/>
        </w:rPr>
        <w:t>"0000000000000000"</w:t>
      </w:r>
      <w:r w:rsidRPr="002E0CCC">
        <w:rPr>
          <w:rFonts w:ascii="Consolas" w:hAnsi="Consolas" w:cs="Times New Roman"/>
          <w:sz w:val="21"/>
          <w:szCs w:val="21"/>
        </w:rPr>
        <w:t xml:space="preserve"> </w:t>
      </w:r>
      <w:r w:rsidRPr="002E0CCC">
        <w:rPr>
          <w:rFonts w:ascii="Consolas" w:hAnsi="Consolas" w:cs="Times New Roman"/>
          <w:color w:val="0000FF"/>
          <w:sz w:val="21"/>
          <w:szCs w:val="21"/>
        </w:rPr>
        <w:t>then</w:t>
      </w:r>
    </w:p>
    <w:p w14:paraId="166441D1"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'1'</w:t>
      </w:r>
      <w:r w:rsidRPr="002E0CCC">
        <w:rPr>
          <w:rFonts w:ascii="Consolas" w:hAnsi="Consolas" w:cs="Times New Roman"/>
          <w:sz w:val="21"/>
          <w:szCs w:val="21"/>
        </w:rPr>
        <w:t>;</w:t>
      </w:r>
    </w:p>
    <w:p w14:paraId="1F3DB848"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else</w:t>
      </w:r>
    </w:p>
    <w:p w14:paraId="1DD37554"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lastRenderedPageBreak/>
        <w:t xml:space="preserve">                    Zero &lt;= </w:t>
      </w:r>
      <w:r w:rsidRPr="002E0CCC">
        <w:rPr>
          <w:rFonts w:ascii="Consolas" w:hAnsi="Consolas" w:cs="Times New Roman"/>
          <w:color w:val="098658"/>
          <w:sz w:val="21"/>
          <w:szCs w:val="21"/>
        </w:rPr>
        <w:t>'0'</w:t>
      </w:r>
      <w:r w:rsidRPr="002E0CCC">
        <w:rPr>
          <w:rFonts w:ascii="Consolas" w:hAnsi="Consolas" w:cs="Times New Roman"/>
          <w:sz w:val="21"/>
          <w:szCs w:val="21"/>
        </w:rPr>
        <w:t>;</w:t>
      </w:r>
    </w:p>
    <w:p w14:paraId="5448E2D1"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end</w:t>
      </w: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w:t>
      </w:r>
    </w:p>
    <w:p w14:paraId="0B325AD3"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
    <w:p w14:paraId="25D2FD89"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 Sub Immediate</w:t>
      </w:r>
    </w:p>
    <w:p w14:paraId="2A55430B"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When</w:t>
      </w:r>
      <w:r w:rsidRPr="002E0CCC">
        <w:rPr>
          <w:rFonts w:ascii="Consolas" w:hAnsi="Consolas" w:cs="Times New Roman"/>
          <w:sz w:val="21"/>
          <w:szCs w:val="21"/>
        </w:rPr>
        <w:t xml:space="preserve"> </w:t>
      </w:r>
      <w:r w:rsidRPr="002E0CCC">
        <w:rPr>
          <w:rFonts w:ascii="Consolas" w:hAnsi="Consolas" w:cs="Times New Roman"/>
          <w:color w:val="098658"/>
          <w:sz w:val="21"/>
          <w:szCs w:val="21"/>
        </w:rPr>
        <w:t>"0111"</w:t>
      </w:r>
      <w:r w:rsidRPr="002E0CCC">
        <w:rPr>
          <w:rFonts w:ascii="Consolas" w:hAnsi="Consolas" w:cs="Times New Roman"/>
          <w:sz w:val="21"/>
          <w:szCs w:val="21"/>
        </w:rPr>
        <w:t xml:space="preserve"> =&gt;</w:t>
      </w:r>
    </w:p>
    <w:p w14:paraId="23F9C168"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ALUResultOut &lt;= STD_LOGIC_VECTOR(SIGNED(ReadData1) - </w:t>
      </w:r>
      <w:proofErr w:type="gramStart"/>
      <w:r w:rsidRPr="002E0CCC">
        <w:rPr>
          <w:rFonts w:ascii="Consolas" w:hAnsi="Consolas" w:cs="Times New Roman"/>
          <w:sz w:val="21"/>
          <w:szCs w:val="21"/>
        </w:rPr>
        <w:t>SIGNED(</w:t>
      </w:r>
      <w:proofErr w:type="gramEnd"/>
      <w:r w:rsidRPr="002E0CCC">
        <w:rPr>
          <w:rFonts w:ascii="Consolas" w:hAnsi="Consolas" w:cs="Times New Roman"/>
          <w:sz w:val="21"/>
          <w:szCs w:val="21"/>
        </w:rPr>
        <w:t>iTypeConstant));</w:t>
      </w:r>
    </w:p>
    <w:p w14:paraId="3F7D8667"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 xml:space="preserve"> (STD_LOGIC_VECTOR(SIGNED(ReadData1) - </w:t>
      </w:r>
      <w:proofErr w:type="gramStart"/>
      <w:r w:rsidRPr="002E0CCC">
        <w:rPr>
          <w:rFonts w:ascii="Consolas" w:hAnsi="Consolas" w:cs="Times New Roman"/>
          <w:sz w:val="21"/>
          <w:szCs w:val="21"/>
        </w:rPr>
        <w:t>SIGNED(</w:t>
      </w:r>
      <w:proofErr w:type="gramEnd"/>
      <w:r w:rsidRPr="002E0CCC">
        <w:rPr>
          <w:rFonts w:ascii="Consolas" w:hAnsi="Consolas" w:cs="Times New Roman"/>
          <w:sz w:val="21"/>
          <w:szCs w:val="21"/>
        </w:rPr>
        <w:t xml:space="preserve">iTypeConstant))) = </w:t>
      </w:r>
      <w:r w:rsidRPr="002E0CCC">
        <w:rPr>
          <w:rFonts w:ascii="Consolas" w:hAnsi="Consolas" w:cs="Times New Roman"/>
          <w:color w:val="098658"/>
          <w:sz w:val="21"/>
          <w:szCs w:val="21"/>
        </w:rPr>
        <w:t>"0000000000000000"</w:t>
      </w:r>
      <w:r w:rsidRPr="002E0CCC">
        <w:rPr>
          <w:rFonts w:ascii="Consolas" w:hAnsi="Consolas" w:cs="Times New Roman"/>
          <w:sz w:val="21"/>
          <w:szCs w:val="21"/>
        </w:rPr>
        <w:t xml:space="preserve"> </w:t>
      </w:r>
      <w:r w:rsidRPr="002E0CCC">
        <w:rPr>
          <w:rFonts w:ascii="Consolas" w:hAnsi="Consolas" w:cs="Times New Roman"/>
          <w:color w:val="0000FF"/>
          <w:sz w:val="21"/>
          <w:szCs w:val="21"/>
        </w:rPr>
        <w:t>then</w:t>
      </w:r>
    </w:p>
    <w:p w14:paraId="4D99EC2B"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'1'</w:t>
      </w:r>
      <w:r w:rsidRPr="002E0CCC">
        <w:rPr>
          <w:rFonts w:ascii="Consolas" w:hAnsi="Consolas" w:cs="Times New Roman"/>
          <w:sz w:val="21"/>
          <w:szCs w:val="21"/>
        </w:rPr>
        <w:t>;</w:t>
      </w:r>
    </w:p>
    <w:p w14:paraId="250603CA"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else</w:t>
      </w:r>
    </w:p>
    <w:p w14:paraId="72CC31E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'0'</w:t>
      </w:r>
      <w:r w:rsidRPr="002E0CCC">
        <w:rPr>
          <w:rFonts w:ascii="Consolas" w:hAnsi="Consolas" w:cs="Times New Roman"/>
          <w:sz w:val="21"/>
          <w:szCs w:val="21"/>
        </w:rPr>
        <w:t>;</w:t>
      </w:r>
    </w:p>
    <w:p w14:paraId="1EA241E2"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end</w:t>
      </w: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w:t>
      </w:r>
    </w:p>
    <w:p w14:paraId="51C636F8"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
    <w:p w14:paraId="3C37A6F4"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 Load Word</w:t>
      </w:r>
    </w:p>
    <w:p w14:paraId="3E0CB6D5"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When</w:t>
      </w:r>
      <w:r w:rsidRPr="002E0CCC">
        <w:rPr>
          <w:rFonts w:ascii="Consolas" w:hAnsi="Consolas" w:cs="Times New Roman"/>
          <w:sz w:val="21"/>
          <w:szCs w:val="21"/>
        </w:rPr>
        <w:t xml:space="preserve"> </w:t>
      </w:r>
      <w:r w:rsidRPr="002E0CCC">
        <w:rPr>
          <w:rFonts w:ascii="Consolas" w:hAnsi="Consolas" w:cs="Times New Roman"/>
          <w:color w:val="098658"/>
          <w:sz w:val="21"/>
          <w:szCs w:val="21"/>
        </w:rPr>
        <w:t>"1000"</w:t>
      </w:r>
      <w:r w:rsidRPr="002E0CCC">
        <w:rPr>
          <w:rFonts w:ascii="Consolas" w:hAnsi="Consolas" w:cs="Times New Roman"/>
          <w:sz w:val="21"/>
          <w:szCs w:val="21"/>
        </w:rPr>
        <w:t xml:space="preserve"> =&gt;</w:t>
      </w:r>
    </w:p>
    <w:p w14:paraId="08CEDB34"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ALUResultOut &lt;= STD_LOGIC_VECTOR(SIGNED(ReadData1) + </w:t>
      </w:r>
      <w:proofErr w:type="gramStart"/>
      <w:r w:rsidRPr="002E0CCC">
        <w:rPr>
          <w:rFonts w:ascii="Consolas" w:hAnsi="Consolas" w:cs="Times New Roman"/>
          <w:sz w:val="21"/>
          <w:szCs w:val="21"/>
        </w:rPr>
        <w:t>SIGNED(</w:t>
      </w:r>
      <w:proofErr w:type="gramEnd"/>
      <w:r w:rsidRPr="002E0CCC">
        <w:rPr>
          <w:rFonts w:ascii="Consolas" w:hAnsi="Consolas" w:cs="Times New Roman"/>
          <w:sz w:val="21"/>
          <w:szCs w:val="21"/>
        </w:rPr>
        <w:t>iTypeConstant));</w:t>
      </w:r>
    </w:p>
    <w:p w14:paraId="02BC1ADC"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 xml:space="preserve"> (STD_LOGIC_VECTOR(SIGNED(ReadData1) + </w:t>
      </w:r>
      <w:proofErr w:type="gramStart"/>
      <w:r w:rsidRPr="002E0CCC">
        <w:rPr>
          <w:rFonts w:ascii="Consolas" w:hAnsi="Consolas" w:cs="Times New Roman"/>
          <w:sz w:val="21"/>
          <w:szCs w:val="21"/>
        </w:rPr>
        <w:t>SIGNED(</w:t>
      </w:r>
      <w:proofErr w:type="gramEnd"/>
      <w:r w:rsidRPr="002E0CCC">
        <w:rPr>
          <w:rFonts w:ascii="Consolas" w:hAnsi="Consolas" w:cs="Times New Roman"/>
          <w:sz w:val="21"/>
          <w:szCs w:val="21"/>
        </w:rPr>
        <w:t xml:space="preserve">iTypeConstant))) = </w:t>
      </w:r>
      <w:r w:rsidRPr="002E0CCC">
        <w:rPr>
          <w:rFonts w:ascii="Consolas" w:hAnsi="Consolas" w:cs="Times New Roman"/>
          <w:color w:val="098658"/>
          <w:sz w:val="21"/>
          <w:szCs w:val="21"/>
        </w:rPr>
        <w:t>"0000000000000000"</w:t>
      </w:r>
      <w:r w:rsidRPr="002E0CCC">
        <w:rPr>
          <w:rFonts w:ascii="Consolas" w:hAnsi="Consolas" w:cs="Times New Roman"/>
          <w:sz w:val="21"/>
          <w:szCs w:val="21"/>
        </w:rPr>
        <w:t xml:space="preserve"> </w:t>
      </w:r>
      <w:r w:rsidRPr="002E0CCC">
        <w:rPr>
          <w:rFonts w:ascii="Consolas" w:hAnsi="Consolas" w:cs="Times New Roman"/>
          <w:color w:val="0000FF"/>
          <w:sz w:val="21"/>
          <w:szCs w:val="21"/>
        </w:rPr>
        <w:t>then</w:t>
      </w:r>
    </w:p>
    <w:p w14:paraId="055F098C"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'1'</w:t>
      </w:r>
      <w:r w:rsidRPr="002E0CCC">
        <w:rPr>
          <w:rFonts w:ascii="Consolas" w:hAnsi="Consolas" w:cs="Times New Roman"/>
          <w:sz w:val="21"/>
          <w:szCs w:val="21"/>
        </w:rPr>
        <w:t>;</w:t>
      </w:r>
    </w:p>
    <w:p w14:paraId="29FDE60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else</w:t>
      </w:r>
    </w:p>
    <w:p w14:paraId="0C6D69EE"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'0'</w:t>
      </w:r>
      <w:r w:rsidRPr="002E0CCC">
        <w:rPr>
          <w:rFonts w:ascii="Consolas" w:hAnsi="Consolas" w:cs="Times New Roman"/>
          <w:sz w:val="21"/>
          <w:szCs w:val="21"/>
        </w:rPr>
        <w:t>;</w:t>
      </w:r>
    </w:p>
    <w:p w14:paraId="5C85952E"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end</w:t>
      </w: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w:t>
      </w:r>
    </w:p>
    <w:p w14:paraId="0BB8F35F"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
    <w:p w14:paraId="515D43A6"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 Store word</w:t>
      </w:r>
    </w:p>
    <w:p w14:paraId="01F923BB"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When</w:t>
      </w:r>
      <w:r w:rsidRPr="002E0CCC">
        <w:rPr>
          <w:rFonts w:ascii="Consolas" w:hAnsi="Consolas" w:cs="Times New Roman"/>
          <w:sz w:val="21"/>
          <w:szCs w:val="21"/>
        </w:rPr>
        <w:t xml:space="preserve"> </w:t>
      </w:r>
      <w:r w:rsidRPr="002E0CCC">
        <w:rPr>
          <w:rFonts w:ascii="Consolas" w:hAnsi="Consolas" w:cs="Times New Roman"/>
          <w:color w:val="098658"/>
          <w:sz w:val="21"/>
          <w:szCs w:val="21"/>
        </w:rPr>
        <w:t>"1001"</w:t>
      </w:r>
      <w:r w:rsidRPr="002E0CCC">
        <w:rPr>
          <w:rFonts w:ascii="Consolas" w:hAnsi="Consolas" w:cs="Times New Roman"/>
          <w:sz w:val="21"/>
          <w:szCs w:val="21"/>
        </w:rPr>
        <w:t xml:space="preserve"> =&gt;</w:t>
      </w:r>
    </w:p>
    <w:p w14:paraId="4DDC6A0A"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ALUResultOut &lt;= STD_LOGIC_VECTOR(SIGNED(ReadData1) + </w:t>
      </w:r>
      <w:proofErr w:type="gramStart"/>
      <w:r w:rsidRPr="002E0CCC">
        <w:rPr>
          <w:rFonts w:ascii="Consolas" w:hAnsi="Consolas" w:cs="Times New Roman"/>
          <w:sz w:val="21"/>
          <w:szCs w:val="21"/>
        </w:rPr>
        <w:t>SIGNED(</w:t>
      </w:r>
      <w:proofErr w:type="gramEnd"/>
      <w:r w:rsidRPr="002E0CCC">
        <w:rPr>
          <w:rFonts w:ascii="Consolas" w:hAnsi="Consolas" w:cs="Times New Roman"/>
          <w:sz w:val="21"/>
          <w:szCs w:val="21"/>
        </w:rPr>
        <w:t>iTypeConstant));</w:t>
      </w:r>
    </w:p>
    <w:p w14:paraId="1BDCE8D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 xml:space="preserve"> (STD_LOGIC_VECTOR(SIGNED(ReadData1) + </w:t>
      </w:r>
      <w:proofErr w:type="gramStart"/>
      <w:r w:rsidRPr="002E0CCC">
        <w:rPr>
          <w:rFonts w:ascii="Consolas" w:hAnsi="Consolas" w:cs="Times New Roman"/>
          <w:sz w:val="21"/>
          <w:szCs w:val="21"/>
        </w:rPr>
        <w:t>SIGNED(</w:t>
      </w:r>
      <w:proofErr w:type="gramEnd"/>
      <w:r w:rsidRPr="002E0CCC">
        <w:rPr>
          <w:rFonts w:ascii="Consolas" w:hAnsi="Consolas" w:cs="Times New Roman"/>
          <w:sz w:val="21"/>
          <w:szCs w:val="21"/>
        </w:rPr>
        <w:t xml:space="preserve">iTypeConstant))) = </w:t>
      </w:r>
      <w:r w:rsidRPr="002E0CCC">
        <w:rPr>
          <w:rFonts w:ascii="Consolas" w:hAnsi="Consolas" w:cs="Times New Roman"/>
          <w:color w:val="098658"/>
          <w:sz w:val="21"/>
          <w:szCs w:val="21"/>
        </w:rPr>
        <w:t>"0000000000000000"</w:t>
      </w:r>
      <w:r w:rsidRPr="002E0CCC">
        <w:rPr>
          <w:rFonts w:ascii="Consolas" w:hAnsi="Consolas" w:cs="Times New Roman"/>
          <w:sz w:val="21"/>
          <w:szCs w:val="21"/>
        </w:rPr>
        <w:t xml:space="preserve"> </w:t>
      </w:r>
      <w:r w:rsidRPr="002E0CCC">
        <w:rPr>
          <w:rFonts w:ascii="Consolas" w:hAnsi="Consolas" w:cs="Times New Roman"/>
          <w:color w:val="0000FF"/>
          <w:sz w:val="21"/>
          <w:szCs w:val="21"/>
        </w:rPr>
        <w:t>then</w:t>
      </w:r>
    </w:p>
    <w:p w14:paraId="04DC429E"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'1'</w:t>
      </w:r>
      <w:r w:rsidRPr="002E0CCC">
        <w:rPr>
          <w:rFonts w:ascii="Consolas" w:hAnsi="Consolas" w:cs="Times New Roman"/>
          <w:sz w:val="21"/>
          <w:szCs w:val="21"/>
        </w:rPr>
        <w:t>;</w:t>
      </w:r>
    </w:p>
    <w:p w14:paraId="10F44CB7"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else</w:t>
      </w:r>
    </w:p>
    <w:p w14:paraId="072FCD7E"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'0'</w:t>
      </w:r>
      <w:r w:rsidRPr="002E0CCC">
        <w:rPr>
          <w:rFonts w:ascii="Consolas" w:hAnsi="Consolas" w:cs="Times New Roman"/>
          <w:sz w:val="21"/>
          <w:szCs w:val="21"/>
        </w:rPr>
        <w:t>;</w:t>
      </w:r>
    </w:p>
    <w:p w14:paraId="4FEB196A"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end</w:t>
      </w: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w:t>
      </w:r>
    </w:p>
    <w:p w14:paraId="093ACBA8"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
    <w:p w14:paraId="2FA39ED5"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 Branch on equal</w:t>
      </w:r>
    </w:p>
    <w:p w14:paraId="3311311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When</w:t>
      </w:r>
      <w:r w:rsidRPr="002E0CCC">
        <w:rPr>
          <w:rFonts w:ascii="Consolas" w:hAnsi="Consolas" w:cs="Times New Roman"/>
          <w:sz w:val="21"/>
          <w:szCs w:val="21"/>
        </w:rPr>
        <w:t xml:space="preserve"> </w:t>
      </w:r>
      <w:r w:rsidRPr="002E0CCC">
        <w:rPr>
          <w:rFonts w:ascii="Consolas" w:hAnsi="Consolas" w:cs="Times New Roman"/>
          <w:color w:val="098658"/>
          <w:sz w:val="21"/>
          <w:szCs w:val="21"/>
        </w:rPr>
        <w:t>"1010"</w:t>
      </w:r>
      <w:r w:rsidRPr="002E0CCC">
        <w:rPr>
          <w:rFonts w:ascii="Consolas" w:hAnsi="Consolas" w:cs="Times New Roman"/>
          <w:sz w:val="21"/>
          <w:szCs w:val="21"/>
        </w:rPr>
        <w:t xml:space="preserve"> =&gt;</w:t>
      </w:r>
    </w:p>
    <w:p w14:paraId="35940AEE"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ALUResultOut &lt;= STD_LOGIC_VECTOR(SIGNED(ReadData1) - SIGNED(RegToALUMuxIn));</w:t>
      </w:r>
    </w:p>
    <w:p w14:paraId="0B741751"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 xml:space="preserve"> ((SIGNED(ReadData1) - SIGNED(RegToALUMuxIn)) = </w:t>
      </w:r>
      <w:r w:rsidRPr="002E0CCC">
        <w:rPr>
          <w:rFonts w:ascii="Consolas" w:hAnsi="Consolas" w:cs="Times New Roman"/>
          <w:color w:val="098658"/>
          <w:sz w:val="21"/>
          <w:szCs w:val="21"/>
        </w:rPr>
        <w:t>"0000000000000000"</w:t>
      </w:r>
      <w:r w:rsidRPr="002E0CCC">
        <w:rPr>
          <w:rFonts w:ascii="Consolas" w:hAnsi="Consolas" w:cs="Times New Roman"/>
          <w:sz w:val="21"/>
          <w:szCs w:val="21"/>
        </w:rPr>
        <w:t xml:space="preserve">) </w:t>
      </w:r>
      <w:r w:rsidRPr="002E0CCC">
        <w:rPr>
          <w:rFonts w:ascii="Consolas" w:hAnsi="Consolas" w:cs="Times New Roman"/>
          <w:color w:val="0000FF"/>
          <w:sz w:val="21"/>
          <w:szCs w:val="21"/>
        </w:rPr>
        <w:t>then</w:t>
      </w:r>
    </w:p>
    <w:p w14:paraId="7FAF4382"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'1'</w:t>
      </w:r>
      <w:r w:rsidRPr="002E0CCC">
        <w:rPr>
          <w:rFonts w:ascii="Consolas" w:hAnsi="Consolas" w:cs="Times New Roman"/>
          <w:sz w:val="21"/>
          <w:szCs w:val="21"/>
        </w:rPr>
        <w:t>;</w:t>
      </w:r>
    </w:p>
    <w:p w14:paraId="01BDBE34"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else</w:t>
      </w:r>
      <w:r w:rsidRPr="002E0CCC">
        <w:rPr>
          <w:rFonts w:ascii="Consolas" w:hAnsi="Consolas" w:cs="Times New Roman"/>
          <w:sz w:val="21"/>
          <w:szCs w:val="21"/>
        </w:rPr>
        <w:t xml:space="preserve"> </w:t>
      </w:r>
    </w:p>
    <w:p w14:paraId="67367AA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'0'</w:t>
      </w:r>
      <w:r w:rsidRPr="002E0CCC">
        <w:rPr>
          <w:rFonts w:ascii="Consolas" w:hAnsi="Consolas" w:cs="Times New Roman"/>
          <w:sz w:val="21"/>
          <w:szCs w:val="21"/>
        </w:rPr>
        <w:t>;</w:t>
      </w:r>
    </w:p>
    <w:p w14:paraId="300B2CA3"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lastRenderedPageBreak/>
        <w:t xml:space="preserve">                  </w:t>
      </w:r>
      <w:r w:rsidRPr="002E0CCC">
        <w:rPr>
          <w:rFonts w:ascii="Consolas" w:hAnsi="Consolas" w:cs="Times New Roman"/>
          <w:color w:val="0000FF"/>
          <w:sz w:val="21"/>
          <w:szCs w:val="21"/>
        </w:rPr>
        <w:t>end</w:t>
      </w: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w:t>
      </w:r>
    </w:p>
    <w:p w14:paraId="37BC31E5"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w:t>
      </w:r>
    </w:p>
    <w:p w14:paraId="49D2FF6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 Branch on less than</w:t>
      </w:r>
    </w:p>
    <w:p w14:paraId="3E9BCFE8"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When</w:t>
      </w:r>
      <w:r w:rsidRPr="002E0CCC">
        <w:rPr>
          <w:rFonts w:ascii="Consolas" w:hAnsi="Consolas" w:cs="Times New Roman"/>
          <w:sz w:val="21"/>
          <w:szCs w:val="21"/>
        </w:rPr>
        <w:t xml:space="preserve"> </w:t>
      </w:r>
      <w:r w:rsidRPr="002E0CCC">
        <w:rPr>
          <w:rFonts w:ascii="Consolas" w:hAnsi="Consolas" w:cs="Times New Roman"/>
          <w:color w:val="098658"/>
          <w:sz w:val="21"/>
          <w:szCs w:val="21"/>
        </w:rPr>
        <w:t>"1011"</w:t>
      </w:r>
      <w:r w:rsidRPr="002E0CCC">
        <w:rPr>
          <w:rFonts w:ascii="Consolas" w:hAnsi="Consolas" w:cs="Times New Roman"/>
          <w:sz w:val="21"/>
          <w:szCs w:val="21"/>
        </w:rPr>
        <w:t xml:space="preserve"> =&gt;</w:t>
      </w:r>
    </w:p>
    <w:p w14:paraId="7A83BC7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ALUResultOut &lt;= STD_LOGIC_VECTOR(SIGNED(ReadData1) - SIGNED(RegToALUMuxIn));</w:t>
      </w:r>
    </w:p>
    <w:p w14:paraId="2AE107A1"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 xml:space="preserve"> ((SIGNED(ReadData1) &lt; SIGNED(RegToALUMuxIn))) </w:t>
      </w:r>
      <w:r w:rsidRPr="002E0CCC">
        <w:rPr>
          <w:rFonts w:ascii="Consolas" w:hAnsi="Consolas" w:cs="Times New Roman"/>
          <w:color w:val="0000FF"/>
          <w:sz w:val="21"/>
          <w:szCs w:val="21"/>
        </w:rPr>
        <w:t>then</w:t>
      </w:r>
      <w:r w:rsidRPr="002E0CCC">
        <w:rPr>
          <w:rFonts w:ascii="Consolas" w:hAnsi="Consolas" w:cs="Times New Roman"/>
          <w:sz w:val="21"/>
          <w:szCs w:val="21"/>
        </w:rPr>
        <w:t xml:space="preserve"> </w:t>
      </w:r>
      <w:r w:rsidRPr="002E0CCC">
        <w:rPr>
          <w:rFonts w:ascii="Consolas" w:hAnsi="Consolas" w:cs="Times New Roman"/>
          <w:color w:val="008000"/>
          <w:sz w:val="21"/>
          <w:szCs w:val="21"/>
        </w:rPr>
        <w:t>-- If less than zero goes high meaning we will branch.</w:t>
      </w:r>
    </w:p>
    <w:p w14:paraId="15EE778B"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'1'</w:t>
      </w:r>
      <w:r w:rsidRPr="002E0CCC">
        <w:rPr>
          <w:rFonts w:ascii="Consolas" w:hAnsi="Consolas" w:cs="Times New Roman"/>
          <w:sz w:val="21"/>
          <w:szCs w:val="21"/>
        </w:rPr>
        <w:t>;</w:t>
      </w:r>
    </w:p>
    <w:p w14:paraId="786CD0FB"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else</w:t>
      </w:r>
      <w:r w:rsidRPr="002E0CCC">
        <w:rPr>
          <w:rFonts w:ascii="Consolas" w:hAnsi="Consolas" w:cs="Times New Roman"/>
          <w:sz w:val="21"/>
          <w:szCs w:val="21"/>
        </w:rPr>
        <w:t xml:space="preserve"> </w:t>
      </w:r>
    </w:p>
    <w:p w14:paraId="019A23F3"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'0'</w:t>
      </w:r>
      <w:r w:rsidRPr="002E0CCC">
        <w:rPr>
          <w:rFonts w:ascii="Consolas" w:hAnsi="Consolas" w:cs="Times New Roman"/>
          <w:sz w:val="21"/>
          <w:szCs w:val="21"/>
        </w:rPr>
        <w:t>;</w:t>
      </w:r>
    </w:p>
    <w:p w14:paraId="1161D103"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end</w:t>
      </w: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w:t>
      </w:r>
    </w:p>
    <w:p w14:paraId="709C084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w:t>
      </w:r>
    </w:p>
    <w:p w14:paraId="2CF57261"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w:t>
      </w:r>
      <w:r w:rsidRPr="002E0CCC">
        <w:rPr>
          <w:rFonts w:ascii="Consolas" w:hAnsi="Consolas" w:cs="Times New Roman"/>
          <w:color w:val="008000"/>
          <w:sz w:val="21"/>
          <w:szCs w:val="21"/>
        </w:rPr>
        <w:t>-- Branch on greater than</w:t>
      </w:r>
    </w:p>
    <w:p w14:paraId="5F31BD7E"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When</w:t>
      </w:r>
      <w:r w:rsidRPr="002E0CCC">
        <w:rPr>
          <w:rFonts w:ascii="Consolas" w:hAnsi="Consolas" w:cs="Times New Roman"/>
          <w:sz w:val="21"/>
          <w:szCs w:val="21"/>
        </w:rPr>
        <w:t xml:space="preserve"> </w:t>
      </w:r>
      <w:r w:rsidRPr="002E0CCC">
        <w:rPr>
          <w:rFonts w:ascii="Consolas" w:hAnsi="Consolas" w:cs="Times New Roman"/>
          <w:color w:val="098658"/>
          <w:sz w:val="21"/>
          <w:szCs w:val="21"/>
        </w:rPr>
        <w:t>"1100"</w:t>
      </w:r>
      <w:r w:rsidRPr="002E0CCC">
        <w:rPr>
          <w:rFonts w:ascii="Consolas" w:hAnsi="Consolas" w:cs="Times New Roman"/>
          <w:sz w:val="21"/>
          <w:szCs w:val="21"/>
        </w:rPr>
        <w:t xml:space="preserve"> =&gt;</w:t>
      </w:r>
    </w:p>
    <w:p w14:paraId="123F64D7"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ALUResultOut &lt;= STD_LOGIC_VECTOR(SIGNED(ReadData1) - SIGNED(RegToALUMuxIn));</w:t>
      </w:r>
    </w:p>
    <w:p w14:paraId="250C4C52"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 xml:space="preserve"> ((SIGNED(ReadData1) &gt; SIGNED(RegToALUMuxIn))) </w:t>
      </w:r>
      <w:r w:rsidRPr="002E0CCC">
        <w:rPr>
          <w:rFonts w:ascii="Consolas" w:hAnsi="Consolas" w:cs="Times New Roman"/>
          <w:color w:val="0000FF"/>
          <w:sz w:val="21"/>
          <w:szCs w:val="21"/>
        </w:rPr>
        <w:t>then</w:t>
      </w:r>
      <w:r w:rsidRPr="002E0CCC">
        <w:rPr>
          <w:rFonts w:ascii="Consolas" w:hAnsi="Consolas" w:cs="Times New Roman"/>
          <w:sz w:val="21"/>
          <w:szCs w:val="21"/>
        </w:rPr>
        <w:t xml:space="preserve"> </w:t>
      </w:r>
      <w:r w:rsidRPr="002E0CCC">
        <w:rPr>
          <w:rFonts w:ascii="Consolas" w:hAnsi="Consolas" w:cs="Times New Roman"/>
          <w:color w:val="008000"/>
          <w:sz w:val="21"/>
          <w:szCs w:val="21"/>
        </w:rPr>
        <w:t>-- If less than zero goes high meaning we will branch.</w:t>
      </w:r>
    </w:p>
    <w:p w14:paraId="63D8B2D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'1'</w:t>
      </w:r>
      <w:r w:rsidRPr="002E0CCC">
        <w:rPr>
          <w:rFonts w:ascii="Consolas" w:hAnsi="Consolas" w:cs="Times New Roman"/>
          <w:sz w:val="21"/>
          <w:szCs w:val="21"/>
        </w:rPr>
        <w:t>;</w:t>
      </w:r>
    </w:p>
    <w:p w14:paraId="0B50CB47"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else</w:t>
      </w:r>
      <w:r w:rsidRPr="002E0CCC">
        <w:rPr>
          <w:rFonts w:ascii="Consolas" w:hAnsi="Consolas" w:cs="Times New Roman"/>
          <w:sz w:val="21"/>
          <w:szCs w:val="21"/>
        </w:rPr>
        <w:t xml:space="preserve"> </w:t>
      </w:r>
    </w:p>
    <w:p w14:paraId="359323FB"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'0'</w:t>
      </w:r>
      <w:r w:rsidRPr="002E0CCC">
        <w:rPr>
          <w:rFonts w:ascii="Consolas" w:hAnsi="Consolas" w:cs="Times New Roman"/>
          <w:sz w:val="21"/>
          <w:szCs w:val="21"/>
        </w:rPr>
        <w:t>;</w:t>
      </w:r>
    </w:p>
    <w:p w14:paraId="68D82F12"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end</w:t>
      </w: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 xml:space="preserve">; </w:t>
      </w:r>
    </w:p>
    <w:p w14:paraId="4892AC0A"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
    <w:p w14:paraId="3DDEE80E"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w:t>
      </w:r>
      <w:r w:rsidRPr="002E0CCC">
        <w:rPr>
          <w:rFonts w:ascii="Consolas" w:hAnsi="Consolas" w:cs="Times New Roman"/>
          <w:color w:val="008000"/>
          <w:sz w:val="21"/>
          <w:szCs w:val="21"/>
        </w:rPr>
        <w:t>-- Jump</w:t>
      </w:r>
    </w:p>
    <w:p w14:paraId="2B79348F"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When</w:t>
      </w:r>
      <w:r w:rsidRPr="002E0CCC">
        <w:rPr>
          <w:rFonts w:ascii="Consolas" w:hAnsi="Consolas" w:cs="Times New Roman"/>
          <w:sz w:val="21"/>
          <w:szCs w:val="21"/>
        </w:rPr>
        <w:t xml:space="preserve"> </w:t>
      </w:r>
      <w:r w:rsidRPr="002E0CCC">
        <w:rPr>
          <w:rFonts w:ascii="Consolas" w:hAnsi="Consolas" w:cs="Times New Roman"/>
          <w:color w:val="098658"/>
          <w:sz w:val="21"/>
          <w:szCs w:val="21"/>
        </w:rPr>
        <w:t>"1101"</w:t>
      </w:r>
      <w:r w:rsidRPr="002E0CCC">
        <w:rPr>
          <w:rFonts w:ascii="Consolas" w:hAnsi="Consolas" w:cs="Times New Roman"/>
          <w:sz w:val="21"/>
          <w:szCs w:val="21"/>
        </w:rPr>
        <w:t xml:space="preserve"> =&gt;</w:t>
      </w:r>
    </w:p>
    <w:p w14:paraId="63E212C3"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 We don't need these values so we just set to zeros.</w:t>
      </w:r>
    </w:p>
    <w:p w14:paraId="72F6A13F"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ALUResultOut &lt;= </w:t>
      </w:r>
      <w:r w:rsidRPr="002E0CCC">
        <w:rPr>
          <w:rFonts w:ascii="Consolas" w:hAnsi="Consolas" w:cs="Times New Roman"/>
          <w:color w:val="098658"/>
          <w:sz w:val="21"/>
          <w:szCs w:val="21"/>
        </w:rPr>
        <w:t>"0000000000000000"</w:t>
      </w:r>
      <w:r w:rsidRPr="002E0CCC">
        <w:rPr>
          <w:rFonts w:ascii="Consolas" w:hAnsi="Consolas" w:cs="Times New Roman"/>
          <w:sz w:val="21"/>
          <w:szCs w:val="21"/>
        </w:rPr>
        <w:t>;</w:t>
      </w:r>
    </w:p>
    <w:p w14:paraId="7A94E8FE"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'0'</w:t>
      </w:r>
      <w:r w:rsidRPr="002E0CCC">
        <w:rPr>
          <w:rFonts w:ascii="Consolas" w:hAnsi="Consolas" w:cs="Times New Roman"/>
          <w:sz w:val="21"/>
          <w:szCs w:val="21"/>
        </w:rPr>
        <w:t>;</w:t>
      </w:r>
    </w:p>
    <w:p w14:paraId="3DBB42E6"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
    <w:p w14:paraId="5402375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w:t>
      </w:r>
      <w:r w:rsidRPr="002E0CCC">
        <w:rPr>
          <w:rFonts w:ascii="Consolas" w:hAnsi="Consolas" w:cs="Times New Roman"/>
          <w:color w:val="008000"/>
          <w:sz w:val="21"/>
          <w:szCs w:val="21"/>
        </w:rPr>
        <w:t>-- Shift Left Logical</w:t>
      </w:r>
    </w:p>
    <w:p w14:paraId="7410D605"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When</w:t>
      </w:r>
      <w:r w:rsidRPr="002E0CCC">
        <w:rPr>
          <w:rFonts w:ascii="Consolas" w:hAnsi="Consolas" w:cs="Times New Roman"/>
          <w:sz w:val="21"/>
          <w:szCs w:val="21"/>
        </w:rPr>
        <w:t xml:space="preserve"> </w:t>
      </w:r>
      <w:r w:rsidRPr="002E0CCC">
        <w:rPr>
          <w:rFonts w:ascii="Consolas" w:hAnsi="Consolas" w:cs="Times New Roman"/>
          <w:color w:val="098658"/>
          <w:sz w:val="21"/>
          <w:szCs w:val="21"/>
        </w:rPr>
        <w:t>"1110"</w:t>
      </w:r>
      <w:r w:rsidRPr="002E0CCC">
        <w:rPr>
          <w:rFonts w:ascii="Consolas" w:hAnsi="Consolas" w:cs="Times New Roman"/>
          <w:sz w:val="21"/>
          <w:szCs w:val="21"/>
        </w:rPr>
        <w:t xml:space="preserve"> =&gt;</w:t>
      </w:r>
    </w:p>
    <w:p w14:paraId="44EF757A"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ALUResultOut &lt;= std_logic_vector(</w:t>
      </w:r>
      <w:proofErr w:type="gramStart"/>
      <w:r w:rsidRPr="002E0CCC">
        <w:rPr>
          <w:rFonts w:ascii="Consolas" w:hAnsi="Consolas" w:cs="Times New Roman"/>
          <w:sz w:val="21"/>
          <w:szCs w:val="21"/>
        </w:rPr>
        <w:t>unsigned(</w:t>
      </w:r>
      <w:proofErr w:type="gramEnd"/>
      <w:r w:rsidRPr="002E0CCC">
        <w:rPr>
          <w:rFonts w:ascii="Consolas" w:hAnsi="Consolas" w:cs="Times New Roman"/>
          <w:sz w:val="21"/>
          <w:szCs w:val="21"/>
        </w:rPr>
        <w:t xml:space="preserve">ReadData1) </w:t>
      </w:r>
      <w:r w:rsidRPr="002E0CCC">
        <w:rPr>
          <w:rFonts w:ascii="Consolas" w:hAnsi="Consolas" w:cs="Times New Roman"/>
          <w:color w:val="0000FF"/>
          <w:sz w:val="21"/>
          <w:szCs w:val="21"/>
        </w:rPr>
        <w:t>sll</w:t>
      </w:r>
      <w:r w:rsidRPr="002E0CCC">
        <w:rPr>
          <w:rFonts w:ascii="Consolas" w:hAnsi="Consolas" w:cs="Times New Roman"/>
          <w:sz w:val="21"/>
          <w:szCs w:val="21"/>
        </w:rPr>
        <w:t xml:space="preserve"> to_integer(unsigned(iTypeConstant)));</w:t>
      </w:r>
    </w:p>
    <w:p w14:paraId="317AA64F"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8000"/>
          <w:sz w:val="21"/>
          <w:szCs w:val="21"/>
        </w:rPr>
        <w:t>--ALUResultOut &lt;= std_logic_vector(shift_left(</w:t>
      </w:r>
      <w:proofErr w:type="gramStart"/>
      <w:r w:rsidRPr="002E0CCC">
        <w:rPr>
          <w:rFonts w:ascii="Consolas" w:hAnsi="Consolas" w:cs="Times New Roman"/>
          <w:color w:val="008000"/>
          <w:sz w:val="21"/>
          <w:szCs w:val="21"/>
        </w:rPr>
        <w:t>unsigned(</w:t>
      </w:r>
      <w:proofErr w:type="gramEnd"/>
      <w:r w:rsidRPr="002E0CCC">
        <w:rPr>
          <w:rFonts w:ascii="Consolas" w:hAnsi="Consolas" w:cs="Times New Roman"/>
          <w:color w:val="008000"/>
          <w:sz w:val="21"/>
          <w:szCs w:val="21"/>
        </w:rPr>
        <w:t xml:space="preserve">ReadData1), to_integer(unsigned(iTypeConstant))));                 </w:t>
      </w:r>
    </w:p>
    <w:p w14:paraId="494AE822"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
    <w:p w14:paraId="59B84C79"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w:t>
      </w:r>
      <w:r w:rsidRPr="002E0CCC">
        <w:rPr>
          <w:rFonts w:ascii="Consolas" w:hAnsi="Consolas" w:cs="Times New Roman"/>
          <w:color w:val="008000"/>
          <w:sz w:val="21"/>
          <w:szCs w:val="21"/>
        </w:rPr>
        <w:t>-- Jump Return</w:t>
      </w:r>
    </w:p>
    <w:p w14:paraId="0E5A9BEC"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When</w:t>
      </w:r>
      <w:r w:rsidRPr="002E0CCC">
        <w:rPr>
          <w:rFonts w:ascii="Consolas" w:hAnsi="Consolas" w:cs="Times New Roman"/>
          <w:sz w:val="21"/>
          <w:szCs w:val="21"/>
        </w:rPr>
        <w:t xml:space="preserve"> </w:t>
      </w:r>
      <w:r w:rsidRPr="002E0CCC">
        <w:rPr>
          <w:rFonts w:ascii="Consolas" w:hAnsi="Consolas" w:cs="Times New Roman"/>
          <w:color w:val="098658"/>
          <w:sz w:val="21"/>
          <w:szCs w:val="21"/>
        </w:rPr>
        <w:t>"1111"</w:t>
      </w:r>
      <w:r w:rsidRPr="002E0CCC">
        <w:rPr>
          <w:rFonts w:ascii="Consolas" w:hAnsi="Consolas" w:cs="Times New Roman"/>
          <w:sz w:val="21"/>
          <w:szCs w:val="21"/>
        </w:rPr>
        <w:t xml:space="preserve"> =&gt;</w:t>
      </w:r>
    </w:p>
    <w:p w14:paraId="451C57AB"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w:t>
      </w:r>
      <w:r w:rsidRPr="002E0CCC">
        <w:rPr>
          <w:rFonts w:ascii="Consolas" w:hAnsi="Consolas" w:cs="Times New Roman"/>
          <w:color w:val="008000"/>
          <w:sz w:val="21"/>
          <w:szCs w:val="21"/>
        </w:rPr>
        <w:t>-- We don't need these values so we just set to zeros.</w:t>
      </w:r>
    </w:p>
    <w:p w14:paraId="6B5C1808"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ALUResultOut &lt;= </w:t>
      </w:r>
      <w:r w:rsidRPr="002E0CCC">
        <w:rPr>
          <w:rFonts w:ascii="Consolas" w:hAnsi="Consolas" w:cs="Times New Roman"/>
          <w:color w:val="098658"/>
          <w:sz w:val="21"/>
          <w:szCs w:val="21"/>
        </w:rPr>
        <w:t>"0000000000000000"</w:t>
      </w:r>
      <w:r w:rsidRPr="002E0CCC">
        <w:rPr>
          <w:rFonts w:ascii="Consolas" w:hAnsi="Consolas" w:cs="Times New Roman"/>
          <w:sz w:val="21"/>
          <w:szCs w:val="21"/>
        </w:rPr>
        <w:t>;</w:t>
      </w:r>
    </w:p>
    <w:p w14:paraId="4712CDBD"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Zero &lt;= </w:t>
      </w:r>
      <w:r w:rsidRPr="002E0CCC">
        <w:rPr>
          <w:rFonts w:ascii="Consolas" w:hAnsi="Consolas" w:cs="Times New Roman"/>
          <w:color w:val="098658"/>
          <w:sz w:val="21"/>
          <w:szCs w:val="21"/>
        </w:rPr>
        <w:t>'0'</w:t>
      </w:r>
      <w:r w:rsidRPr="002E0CCC">
        <w:rPr>
          <w:rFonts w:ascii="Consolas" w:hAnsi="Consolas" w:cs="Times New Roman"/>
          <w:sz w:val="21"/>
          <w:szCs w:val="21"/>
        </w:rPr>
        <w:t>;</w:t>
      </w:r>
    </w:p>
    <w:p w14:paraId="376B959D"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
    <w:p w14:paraId="35578C97"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When</w:t>
      </w:r>
      <w:r w:rsidRPr="002E0CCC">
        <w:rPr>
          <w:rFonts w:ascii="Consolas" w:hAnsi="Consolas" w:cs="Times New Roman"/>
          <w:sz w:val="21"/>
          <w:szCs w:val="21"/>
        </w:rPr>
        <w:t xml:space="preserve"> </w:t>
      </w:r>
      <w:r w:rsidRPr="002E0CCC">
        <w:rPr>
          <w:rFonts w:ascii="Consolas" w:hAnsi="Consolas" w:cs="Times New Roman"/>
          <w:color w:val="0000FF"/>
          <w:sz w:val="21"/>
          <w:szCs w:val="21"/>
        </w:rPr>
        <w:t>others</w:t>
      </w:r>
      <w:r w:rsidRPr="002E0CCC">
        <w:rPr>
          <w:rFonts w:ascii="Consolas" w:hAnsi="Consolas" w:cs="Times New Roman"/>
          <w:sz w:val="21"/>
          <w:szCs w:val="21"/>
        </w:rPr>
        <w:t xml:space="preserve"> =&gt;</w:t>
      </w:r>
    </w:p>
    <w:p w14:paraId="7AB94D8D"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ALUResultOut &lt;= </w:t>
      </w:r>
      <w:r w:rsidRPr="002E0CCC">
        <w:rPr>
          <w:rFonts w:ascii="Consolas" w:hAnsi="Consolas" w:cs="Times New Roman"/>
          <w:color w:val="098658"/>
          <w:sz w:val="21"/>
          <w:szCs w:val="21"/>
        </w:rPr>
        <w:t>"0000000000000000"</w:t>
      </w:r>
      <w:r w:rsidRPr="002E0CCC">
        <w:rPr>
          <w:rFonts w:ascii="Consolas" w:hAnsi="Consolas" w:cs="Times New Roman"/>
          <w:sz w:val="21"/>
          <w:szCs w:val="21"/>
        </w:rPr>
        <w:t>;</w:t>
      </w:r>
    </w:p>
    <w:p w14:paraId="31E10C1D"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lastRenderedPageBreak/>
        <w:t xml:space="preserve">                Zero &lt;= </w:t>
      </w:r>
      <w:r w:rsidRPr="002E0CCC">
        <w:rPr>
          <w:rFonts w:ascii="Consolas" w:hAnsi="Consolas" w:cs="Times New Roman"/>
          <w:color w:val="098658"/>
          <w:sz w:val="21"/>
          <w:szCs w:val="21"/>
        </w:rPr>
        <w:t>'0'</w:t>
      </w:r>
      <w:r w:rsidRPr="002E0CCC">
        <w:rPr>
          <w:rFonts w:ascii="Consolas" w:hAnsi="Consolas" w:cs="Times New Roman"/>
          <w:sz w:val="21"/>
          <w:szCs w:val="21"/>
        </w:rPr>
        <w:t>;</w:t>
      </w:r>
    </w:p>
    <w:p w14:paraId="219A91F9"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
    <w:p w14:paraId="41DEC457"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end</w:t>
      </w:r>
      <w:r w:rsidRPr="002E0CCC">
        <w:rPr>
          <w:rFonts w:ascii="Consolas" w:hAnsi="Consolas" w:cs="Times New Roman"/>
          <w:sz w:val="21"/>
          <w:szCs w:val="21"/>
        </w:rPr>
        <w:t xml:space="preserve"> </w:t>
      </w:r>
      <w:r w:rsidRPr="002E0CCC">
        <w:rPr>
          <w:rFonts w:ascii="Consolas" w:hAnsi="Consolas" w:cs="Times New Roman"/>
          <w:color w:val="0000FF"/>
          <w:sz w:val="21"/>
          <w:szCs w:val="21"/>
        </w:rPr>
        <w:t>case</w:t>
      </w:r>
      <w:r w:rsidRPr="002E0CCC">
        <w:rPr>
          <w:rFonts w:ascii="Consolas" w:hAnsi="Consolas" w:cs="Times New Roman"/>
          <w:sz w:val="21"/>
          <w:szCs w:val="21"/>
        </w:rPr>
        <w:t>;</w:t>
      </w:r>
    </w:p>
    <w:p w14:paraId="1A1F1101"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end</w:t>
      </w: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w:t>
      </w:r>
    </w:p>
    <w:p w14:paraId="34DC0D35"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end</w:t>
      </w:r>
      <w:r w:rsidRPr="002E0CCC">
        <w:rPr>
          <w:rFonts w:ascii="Consolas" w:hAnsi="Consolas" w:cs="Times New Roman"/>
          <w:sz w:val="21"/>
          <w:szCs w:val="21"/>
        </w:rPr>
        <w:t xml:space="preserve"> </w:t>
      </w:r>
      <w:r w:rsidRPr="002E0CCC">
        <w:rPr>
          <w:rFonts w:ascii="Consolas" w:hAnsi="Consolas" w:cs="Times New Roman"/>
          <w:color w:val="0000FF"/>
          <w:sz w:val="21"/>
          <w:szCs w:val="21"/>
        </w:rPr>
        <w:t>process</w:t>
      </w:r>
      <w:r w:rsidRPr="002E0CCC">
        <w:rPr>
          <w:rFonts w:ascii="Consolas" w:hAnsi="Consolas" w:cs="Times New Roman"/>
          <w:sz w:val="21"/>
          <w:szCs w:val="21"/>
        </w:rPr>
        <w:t>;</w:t>
      </w:r>
    </w:p>
    <w:p w14:paraId="78F38CC8"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00FF"/>
          <w:sz w:val="21"/>
          <w:szCs w:val="21"/>
        </w:rPr>
        <w:t>end</w:t>
      </w:r>
      <w:r w:rsidRPr="002E0CCC">
        <w:rPr>
          <w:rFonts w:ascii="Consolas" w:hAnsi="Consolas" w:cs="Times New Roman"/>
          <w:sz w:val="21"/>
          <w:szCs w:val="21"/>
        </w:rPr>
        <w:t xml:space="preserve"> Behavioral;</w:t>
      </w:r>
    </w:p>
    <w:p w14:paraId="326CCF64" w14:textId="77777777" w:rsidR="002E0CCC" w:rsidRPr="002E0CCC" w:rsidRDefault="002E0CCC" w:rsidP="002E0CCC">
      <w:pPr>
        <w:shd w:val="clear" w:color="auto" w:fill="FFFFFF"/>
        <w:spacing w:line="285" w:lineRule="atLeast"/>
        <w:rPr>
          <w:rFonts w:ascii="Consolas" w:hAnsi="Consolas" w:cs="Times New Roman"/>
          <w:sz w:val="21"/>
          <w:szCs w:val="21"/>
        </w:rPr>
      </w:pPr>
    </w:p>
    <w:p w14:paraId="61443D38" w14:textId="77777777" w:rsidR="001B2162" w:rsidRPr="001B2162" w:rsidRDefault="001B2162" w:rsidP="00AE0599"/>
    <w:p w14:paraId="0B599135" w14:textId="20CA5028" w:rsidR="001B2162" w:rsidRDefault="001B2162" w:rsidP="00D367A0"/>
    <w:p w14:paraId="0C71DC29" w14:textId="602B3DE3" w:rsidR="001B2162" w:rsidRDefault="001B2162" w:rsidP="00D367A0"/>
    <w:p w14:paraId="36DDB649" w14:textId="72A6EC67" w:rsidR="001B2162" w:rsidRDefault="001B2162" w:rsidP="00D367A0"/>
    <w:p w14:paraId="08C81C1D" w14:textId="7FEB3F33" w:rsidR="001B2162" w:rsidRDefault="001B2162" w:rsidP="00D367A0"/>
    <w:p w14:paraId="7EE49058" w14:textId="218273E3" w:rsidR="001B2162" w:rsidRDefault="001B2162" w:rsidP="00D367A0"/>
    <w:p w14:paraId="24A47EF1" w14:textId="55A6B539" w:rsidR="001B2162" w:rsidRDefault="001B2162" w:rsidP="00D367A0"/>
    <w:p w14:paraId="77832518" w14:textId="7D32FE4E" w:rsidR="001B2162" w:rsidRDefault="001B2162" w:rsidP="00D367A0"/>
    <w:p w14:paraId="2852E874" w14:textId="0FAC7632" w:rsidR="001B2162" w:rsidRDefault="001B2162" w:rsidP="00D367A0"/>
    <w:p w14:paraId="663F1DA6" w14:textId="1E616012" w:rsidR="001B2162" w:rsidRDefault="001B2162" w:rsidP="00D367A0"/>
    <w:p w14:paraId="18AF4232" w14:textId="168B3FB9" w:rsidR="001B2162" w:rsidRDefault="001B2162" w:rsidP="00D367A0"/>
    <w:p w14:paraId="77186196" w14:textId="7D64BF55" w:rsidR="001B2162" w:rsidRDefault="001B2162" w:rsidP="00D367A0"/>
    <w:p w14:paraId="1D0D2C39" w14:textId="1D66426D" w:rsidR="001B2162" w:rsidRDefault="001B2162" w:rsidP="00D367A0"/>
    <w:p w14:paraId="770F2084" w14:textId="1A5F6EC0" w:rsidR="001B2162" w:rsidRDefault="001B2162" w:rsidP="00D367A0"/>
    <w:p w14:paraId="5A288CE5" w14:textId="60B22287" w:rsidR="001B2162" w:rsidRDefault="001B2162" w:rsidP="00D367A0"/>
    <w:p w14:paraId="2CE3801E" w14:textId="2EB6C808" w:rsidR="001B2162" w:rsidRDefault="001B2162" w:rsidP="00D367A0"/>
    <w:p w14:paraId="3524992C" w14:textId="581504A6" w:rsidR="001B2162" w:rsidRDefault="001B2162" w:rsidP="00D367A0"/>
    <w:p w14:paraId="39604213" w14:textId="3CD3B0B7" w:rsidR="001B2162" w:rsidRDefault="001B2162" w:rsidP="00D367A0"/>
    <w:p w14:paraId="202F1FD8" w14:textId="4AE56042" w:rsidR="001B2162" w:rsidRDefault="001B2162" w:rsidP="00D367A0"/>
    <w:p w14:paraId="5CAAA60E" w14:textId="19B15E60" w:rsidR="001B2162" w:rsidRDefault="001B2162" w:rsidP="00D367A0"/>
    <w:p w14:paraId="447E42F2" w14:textId="3ADB0EFD" w:rsidR="001B2162" w:rsidRDefault="001B2162" w:rsidP="00D367A0"/>
    <w:p w14:paraId="5A1B6028" w14:textId="08216082" w:rsidR="0063206D" w:rsidRDefault="0063206D" w:rsidP="00D367A0"/>
    <w:p w14:paraId="038012AD" w14:textId="63593A35" w:rsidR="00631DEE" w:rsidRDefault="00631DEE" w:rsidP="00D367A0"/>
    <w:p w14:paraId="711AE868" w14:textId="02E6C5DC" w:rsidR="00631DEE" w:rsidRDefault="00631DEE" w:rsidP="00D367A0"/>
    <w:p w14:paraId="6A413786" w14:textId="62FC0F22" w:rsidR="00A14B07" w:rsidRDefault="00A14B07" w:rsidP="00D367A0"/>
    <w:p w14:paraId="7ADD7B11" w14:textId="1DC734B6" w:rsidR="00A14B07" w:rsidRDefault="00A14B07" w:rsidP="00D367A0"/>
    <w:p w14:paraId="7E3DF591" w14:textId="2A02B882" w:rsidR="00A14B07" w:rsidRDefault="00A14B07" w:rsidP="00D367A0"/>
    <w:p w14:paraId="456D1E61" w14:textId="06335033" w:rsidR="00A14B07" w:rsidRDefault="00A14B07" w:rsidP="00D367A0"/>
    <w:p w14:paraId="799869A6" w14:textId="6719FD30" w:rsidR="00A14B07" w:rsidRDefault="00A14B07" w:rsidP="00D367A0"/>
    <w:p w14:paraId="6B130C40" w14:textId="54C9F014" w:rsidR="00A14B07" w:rsidRDefault="00A14B07" w:rsidP="00D367A0"/>
    <w:p w14:paraId="620C20C8" w14:textId="0652799E" w:rsidR="00A14B07" w:rsidRDefault="00A14B07" w:rsidP="00D367A0"/>
    <w:p w14:paraId="25105786" w14:textId="7EFA8133" w:rsidR="00A14B07" w:rsidRDefault="00A14B07" w:rsidP="00D367A0"/>
    <w:p w14:paraId="6B3B7357" w14:textId="62C4CD82" w:rsidR="00A14B07" w:rsidRDefault="00A14B07" w:rsidP="00D367A0"/>
    <w:p w14:paraId="330CECA3" w14:textId="11DEFF16" w:rsidR="00A14B07" w:rsidRDefault="00A14B07" w:rsidP="00D367A0"/>
    <w:p w14:paraId="32ECA89D" w14:textId="3C0D5CA9" w:rsidR="00A14B07" w:rsidRDefault="00A14B07" w:rsidP="00D367A0"/>
    <w:p w14:paraId="67A8A020" w14:textId="4B13D892" w:rsidR="00A14B07" w:rsidRDefault="00A14B07" w:rsidP="00D367A0"/>
    <w:p w14:paraId="536836EC" w14:textId="77777777" w:rsidR="00A14B07" w:rsidRDefault="00A14B07" w:rsidP="00D367A0"/>
    <w:p w14:paraId="37E3084A" w14:textId="0A47BDB2" w:rsidR="001B2162" w:rsidRDefault="001B2162" w:rsidP="00D367A0">
      <w:r>
        <w:lastRenderedPageBreak/>
        <w:t>ALUMux:</w:t>
      </w:r>
    </w:p>
    <w:p w14:paraId="29242DC1"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w:t>
      </w:r>
    </w:p>
    <w:p w14:paraId="6BFBFE6E"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Company: </w:t>
      </w:r>
    </w:p>
    <w:p w14:paraId="3D5CC071"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Engineer: </w:t>
      </w:r>
    </w:p>
    <w:p w14:paraId="2A4F79E8"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w:t>
      </w:r>
    </w:p>
    <w:p w14:paraId="46047E5D"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Create Date: 10/27/2022 06:45:00 PM</w:t>
      </w:r>
    </w:p>
    <w:p w14:paraId="3570A1C2"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Design Name: </w:t>
      </w:r>
    </w:p>
    <w:p w14:paraId="3CFA5F8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Module Name: ALUMux - Behavioral</w:t>
      </w:r>
    </w:p>
    <w:p w14:paraId="6C2E8B09"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Project Name: </w:t>
      </w:r>
    </w:p>
    <w:p w14:paraId="5098DACB"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Target Devices: </w:t>
      </w:r>
    </w:p>
    <w:p w14:paraId="130E87C6"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Tool Versions: </w:t>
      </w:r>
    </w:p>
    <w:p w14:paraId="2F7B6B3B"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Description: </w:t>
      </w:r>
    </w:p>
    <w:p w14:paraId="2CCD8808"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w:t>
      </w:r>
    </w:p>
    <w:p w14:paraId="63E86D53"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Dependencies: </w:t>
      </w:r>
    </w:p>
    <w:p w14:paraId="66B701DC"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w:t>
      </w:r>
    </w:p>
    <w:p w14:paraId="15CF46AA"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Revision:</w:t>
      </w:r>
    </w:p>
    <w:p w14:paraId="4BD6B742"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Revision 0.01 - File Created</w:t>
      </w:r>
    </w:p>
    <w:p w14:paraId="07412E1B"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Additional Comments:</w:t>
      </w:r>
    </w:p>
    <w:p w14:paraId="6A926E17"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xml:space="preserve">-- </w:t>
      </w:r>
    </w:p>
    <w:p w14:paraId="0E964F9C"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w:t>
      </w:r>
    </w:p>
    <w:p w14:paraId="3778D2B0" w14:textId="77777777" w:rsidR="002E0CCC" w:rsidRPr="002E0CCC" w:rsidRDefault="002E0CCC" w:rsidP="002E0CCC">
      <w:pPr>
        <w:shd w:val="clear" w:color="auto" w:fill="FFFFFF"/>
        <w:spacing w:after="240" w:line="285" w:lineRule="atLeast"/>
        <w:rPr>
          <w:rFonts w:ascii="Consolas" w:hAnsi="Consolas" w:cs="Times New Roman"/>
          <w:sz w:val="21"/>
          <w:szCs w:val="21"/>
        </w:rPr>
      </w:pPr>
    </w:p>
    <w:p w14:paraId="31377A9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00FF"/>
          <w:sz w:val="21"/>
          <w:szCs w:val="21"/>
        </w:rPr>
        <w:t>library</w:t>
      </w:r>
      <w:r w:rsidRPr="002E0CCC">
        <w:rPr>
          <w:rFonts w:ascii="Consolas" w:hAnsi="Consolas" w:cs="Times New Roman"/>
          <w:sz w:val="21"/>
          <w:szCs w:val="21"/>
        </w:rPr>
        <w:t xml:space="preserve"> IEEE;</w:t>
      </w:r>
    </w:p>
    <w:p w14:paraId="3865AADF"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00FF"/>
          <w:sz w:val="21"/>
          <w:szCs w:val="21"/>
        </w:rPr>
        <w:t>use</w:t>
      </w:r>
      <w:r w:rsidRPr="002E0CCC">
        <w:rPr>
          <w:rFonts w:ascii="Consolas" w:hAnsi="Consolas" w:cs="Times New Roman"/>
          <w:sz w:val="21"/>
          <w:szCs w:val="21"/>
        </w:rPr>
        <w:t xml:space="preserve"> IEEE.STD_LOGIC_1164.</w:t>
      </w:r>
      <w:r w:rsidRPr="002E0CCC">
        <w:rPr>
          <w:rFonts w:ascii="Consolas" w:hAnsi="Consolas" w:cs="Times New Roman"/>
          <w:color w:val="0000FF"/>
          <w:sz w:val="21"/>
          <w:szCs w:val="21"/>
        </w:rPr>
        <w:t>ALL</w:t>
      </w:r>
      <w:r w:rsidRPr="002E0CCC">
        <w:rPr>
          <w:rFonts w:ascii="Consolas" w:hAnsi="Consolas" w:cs="Times New Roman"/>
          <w:sz w:val="21"/>
          <w:szCs w:val="21"/>
        </w:rPr>
        <w:t>;</w:t>
      </w:r>
    </w:p>
    <w:p w14:paraId="2F590E92" w14:textId="77777777" w:rsidR="002E0CCC" w:rsidRPr="002E0CCC" w:rsidRDefault="002E0CCC" w:rsidP="002E0CCC">
      <w:pPr>
        <w:shd w:val="clear" w:color="auto" w:fill="FFFFFF"/>
        <w:spacing w:line="285" w:lineRule="atLeast"/>
        <w:rPr>
          <w:rFonts w:ascii="Consolas" w:hAnsi="Consolas" w:cs="Times New Roman"/>
          <w:sz w:val="21"/>
          <w:szCs w:val="21"/>
        </w:rPr>
      </w:pPr>
    </w:p>
    <w:p w14:paraId="0690BD8D"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Uncomment the following library declaration if using</w:t>
      </w:r>
    </w:p>
    <w:p w14:paraId="79C47AC6"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arithmetic functions with Signed or Unsigned values</w:t>
      </w:r>
    </w:p>
    <w:p w14:paraId="01A6F2BF"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00FF"/>
          <w:sz w:val="21"/>
          <w:szCs w:val="21"/>
        </w:rPr>
        <w:t>use</w:t>
      </w:r>
      <w:r w:rsidRPr="002E0CCC">
        <w:rPr>
          <w:rFonts w:ascii="Consolas" w:hAnsi="Consolas" w:cs="Times New Roman"/>
          <w:sz w:val="21"/>
          <w:szCs w:val="21"/>
        </w:rPr>
        <w:t xml:space="preserve"> IEEE.NUMERIC_STD.</w:t>
      </w:r>
      <w:r w:rsidRPr="002E0CCC">
        <w:rPr>
          <w:rFonts w:ascii="Consolas" w:hAnsi="Consolas" w:cs="Times New Roman"/>
          <w:color w:val="0000FF"/>
          <w:sz w:val="21"/>
          <w:szCs w:val="21"/>
        </w:rPr>
        <w:t>ALL</w:t>
      </w:r>
      <w:r w:rsidRPr="002E0CCC">
        <w:rPr>
          <w:rFonts w:ascii="Consolas" w:hAnsi="Consolas" w:cs="Times New Roman"/>
          <w:sz w:val="21"/>
          <w:szCs w:val="21"/>
        </w:rPr>
        <w:t>;</w:t>
      </w:r>
    </w:p>
    <w:p w14:paraId="7CBB43C1" w14:textId="77777777" w:rsidR="002E0CCC" w:rsidRPr="002E0CCC" w:rsidRDefault="002E0CCC" w:rsidP="002E0CCC">
      <w:pPr>
        <w:shd w:val="clear" w:color="auto" w:fill="FFFFFF"/>
        <w:spacing w:line="285" w:lineRule="atLeast"/>
        <w:rPr>
          <w:rFonts w:ascii="Consolas" w:hAnsi="Consolas" w:cs="Times New Roman"/>
          <w:sz w:val="21"/>
          <w:szCs w:val="21"/>
        </w:rPr>
      </w:pPr>
    </w:p>
    <w:p w14:paraId="3723301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Uncomment the following library declaration if instantiating</w:t>
      </w:r>
    </w:p>
    <w:p w14:paraId="5BF798DF"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 any Xilinx leaf cells in this code.</w:t>
      </w:r>
    </w:p>
    <w:p w14:paraId="44B092A8"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--library UNISIM;</w:t>
      </w:r>
    </w:p>
    <w:p w14:paraId="44F7033C"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8000"/>
          <w:sz w:val="21"/>
          <w:szCs w:val="21"/>
        </w:rPr>
        <w:t>--use UNISIM.VComponents.all;</w:t>
      </w:r>
    </w:p>
    <w:p w14:paraId="5343E438" w14:textId="77777777" w:rsidR="002E0CCC" w:rsidRPr="002E0CCC" w:rsidRDefault="002E0CCC" w:rsidP="002E0CCC">
      <w:pPr>
        <w:shd w:val="clear" w:color="auto" w:fill="FFFFFF"/>
        <w:spacing w:line="285" w:lineRule="atLeast"/>
        <w:rPr>
          <w:rFonts w:ascii="Consolas" w:hAnsi="Consolas" w:cs="Times New Roman"/>
          <w:sz w:val="21"/>
          <w:szCs w:val="21"/>
        </w:rPr>
      </w:pPr>
    </w:p>
    <w:p w14:paraId="6E9726DC"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00FF"/>
          <w:sz w:val="21"/>
          <w:szCs w:val="21"/>
        </w:rPr>
        <w:t>entity</w:t>
      </w:r>
      <w:r w:rsidRPr="002E0CCC">
        <w:rPr>
          <w:rFonts w:ascii="Consolas" w:hAnsi="Consolas" w:cs="Times New Roman"/>
          <w:sz w:val="21"/>
          <w:szCs w:val="21"/>
        </w:rPr>
        <w:t xml:space="preserve"> ALUMux </w:t>
      </w:r>
      <w:r w:rsidRPr="002E0CCC">
        <w:rPr>
          <w:rFonts w:ascii="Consolas" w:hAnsi="Consolas" w:cs="Times New Roman"/>
          <w:color w:val="0000FF"/>
          <w:sz w:val="21"/>
          <w:szCs w:val="21"/>
        </w:rPr>
        <w:t>is</w:t>
      </w:r>
    </w:p>
    <w:p w14:paraId="37BAC30E"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Port</w:t>
      </w:r>
      <w:r w:rsidRPr="002E0CCC">
        <w:rPr>
          <w:rFonts w:ascii="Consolas" w:hAnsi="Consolas" w:cs="Times New Roman"/>
          <w:sz w:val="21"/>
          <w:szCs w:val="21"/>
        </w:rPr>
        <w:t xml:space="preserve"> (ReadData</w:t>
      </w:r>
      <w:proofErr w:type="gramStart"/>
      <w:r w:rsidRPr="002E0CCC">
        <w:rPr>
          <w:rFonts w:ascii="Consolas" w:hAnsi="Consolas" w:cs="Times New Roman"/>
          <w:sz w:val="21"/>
          <w:szCs w:val="21"/>
        </w:rPr>
        <w:t>2 :</w:t>
      </w:r>
      <w:proofErr w:type="gramEnd"/>
      <w:r w:rsidRPr="002E0CCC">
        <w:rPr>
          <w:rFonts w:ascii="Consolas" w:hAnsi="Consolas" w:cs="Times New Roman"/>
          <w:sz w:val="21"/>
          <w:szCs w:val="21"/>
        </w:rPr>
        <w:t xml:space="preserve"> </w:t>
      </w:r>
      <w:r w:rsidRPr="002E0CCC">
        <w:rPr>
          <w:rFonts w:ascii="Consolas" w:hAnsi="Consolas" w:cs="Times New Roman"/>
          <w:color w:val="0000FF"/>
          <w:sz w:val="21"/>
          <w:szCs w:val="21"/>
        </w:rPr>
        <w:t>in</w:t>
      </w:r>
      <w:r w:rsidRPr="002E0CCC">
        <w:rPr>
          <w:rFonts w:ascii="Consolas" w:hAnsi="Consolas" w:cs="Times New Roman"/>
          <w:sz w:val="21"/>
          <w:szCs w:val="21"/>
        </w:rPr>
        <w:t xml:space="preserve"> STD_LOGIC_VECTOR(</w:t>
      </w:r>
      <w:r w:rsidRPr="002E0CCC">
        <w:rPr>
          <w:rFonts w:ascii="Consolas" w:hAnsi="Consolas" w:cs="Times New Roman"/>
          <w:color w:val="098658"/>
          <w:sz w:val="21"/>
          <w:szCs w:val="21"/>
        </w:rPr>
        <w:t>15</w:t>
      </w:r>
      <w:r w:rsidRPr="002E0CCC">
        <w:rPr>
          <w:rFonts w:ascii="Consolas" w:hAnsi="Consolas" w:cs="Times New Roman"/>
          <w:sz w:val="21"/>
          <w:szCs w:val="21"/>
        </w:rPr>
        <w:t xml:space="preserve"> </w:t>
      </w:r>
      <w:r w:rsidRPr="002E0CCC">
        <w:rPr>
          <w:rFonts w:ascii="Consolas" w:hAnsi="Consolas" w:cs="Times New Roman"/>
          <w:color w:val="0000FF"/>
          <w:sz w:val="21"/>
          <w:szCs w:val="21"/>
        </w:rPr>
        <w:t>downto</w:t>
      </w:r>
      <w:r w:rsidRPr="002E0CCC">
        <w:rPr>
          <w:rFonts w:ascii="Consolas" w:hAnsi="Consolas" w:cs="Times New Roman"/>
          <w:sz w:val="21"/>
          <w:szCs w:val="21"/>
        </w:rPr>
        <w:t xml:space="preserve"> </w:t>
      </w:r>
      <w:r w:rsidRPr="002E0CCC">
        <w:rPr>
          <w:rFonts w:ascii="Consolas" w:hAnsi="Consolas" w:cs="Times New Roman"/>
          <w:color w:val="098658"/>
          <w:sz w:val="21"/>
          <w:szCs w:val="21"/>
        </w:rPr>
        <w:t>0</w:t>
      </w:r>
      <w:r w:rsidRPr="002E0CCC">
        <w:rPr>
          <w:rFonts w:ascii="Consolas" w:hAnsi="Consolas" w:cs="Times New Roman"/>
          <w:sz w:val="21"/>
          <w:szCs w:val="21"/>
        </w:rPr>
        <w:t>);</w:t>
      </w:r>
    </w:p>
    <w:p w14:paraId="12D9B0C1"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roofErr w:type="gramStart"/>
      <w:r w:rsidRPr="002E0CCC">
        <w:rPr>
          <w:rFonts w:ascii="Consolas" w:hAnsi="Consolas" w:cs="Times New Roman"/>
          <w:sz w:val="21"/>
          <w:szCs w:val="21"/>
        </w:rPr>
        <w:t>SignExtend :</w:t>
      </w:r>
      <w:proofErr w:type="gramEnd"/>
      <w:r w:rsidRPr="002E0CCC">
        <w:rPr>
          <w:rFonts w:ascii="Consolas" w:hAnsi="Consolas" w:cs="Times New Roman"/>
          <w:sz w:val="21"/>
          <w:szCs w:val="21"/>
        </w:rPr>
        <w:t xml:space="preserve"> </w:t>
      </w:r>
      <w:r w:rsidRPr="002E0CCC">
        <w:rPr>
          <w:rFonts w:ascii="Consolas" w:hAnsi="Consolas" w:cs="Times New Roman"/>
          <w:color w:val="0000FF"/>
          <w:sz w:val="21"/>
          <w:szCs w:val="21"/>
        </w:rPr>
        <w:t>in</w:t>
      </w:r>
      <w:r w:rsidRPr="002E0CCC">
        <w:rPr>
          <w:rFonts w:ascii="Consolas" w:hAnsi="Consolas" w:cs="Times New Roman"/>
          <w:sz w:val="21"/>
          <w:szCs w:val="21"/>
        </w:rPr>
        <w:t xml:space="preserve"> STD_LOGIC_VECTOR(</w:t>
      </w:r>
      <w:r w:rsidRPr="002E0CCC">
        <w:rPr>
          <w:rFonts w:ascii="Consolas" w:hAnsi="Consolas" w:cs="Times New Roman"/>
          <w:color w:val="098658"/>
          <w:sz w:val="21"/>
          <w:szCs w:val="21"/>
        </w:rPr>
        <w:t>15</w:t>
      </w:r>
      <w:r w:rsidRPr="002E0CCC">
        <w:rPr>
          <w:rFonts w:ascii="Consolas" w:hAnsi="Consolas" w:cs="Times New Roman"/>
          <w:sz w:val="21"/>
          <w:szCs w:val="21"/>
        </w:rPr>
        <w:t xml:space="preserve"> </w:t>
      </w:r>
      <w:r w:rsidRPr="002E0CCC">
        <w:rPr>
          <w:rFonts w:ascii="Consolas" w:hAnsi="Consolas" w:cs="Times New Roman"/>
          <w:color w:val="0000FF"/>
          <w:sz w:val="21"/>
          <w:szCs w:val="21"/>
        </w:rPr>
        <w:t>downto</w:t>
      </w:r>
      <w:r w:rsidRPr="002E0CCC">
        <w:rPr>
          <w:rFonts w:ascii="Consolas" w:hAnsi="Consolas" w:cs="Times New Roman"/>
          <w:sz w:val="21"/>
          <w:szCs w:val="21"/>
        </w:rPr>
        <w:t xml:space="preserve"> </w:t>
      </w:r>
      <w:r w:rsidRPr="002E0CCC">
        <w:rPr>
          <w:rFonts w:ascii="Consolas" w:hAnsi="Consolas" w:cs="Times New Roman"/>
          <w:color w:val="098658"/>
          <w:sz w:val="21"/>
          <w:szCs w:val="21"/>
        </w:rPr>
        <w:t>0</w:t>
      </w:r>
      <w:r w:rsidRPr="002E0CCC">
        <w:rPr>
          <w:rFonts w:ascii="Consolas" w:hAnsi="Consolas" w:cs="Times New Roman"/>
          <w:sz w:val="21"/>
          <w:szCs w:val="21"/>
        </w:rPr>
        <w:t>);</w:t>
      </w:r>
    </w:p>
    <w:p w14:paraId="445E8639"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proofErr w:type="gramStart"/>
      <w:r w:rsidRPr="002E0CCC">
        <w:rPr>
          <w:rFonts w:ascii="Consolas" w:hAnsi="Consolas" w:cs="Times New Roman"/>
          <w:sz w:val="21"/>
          <w:szCs w:val="21"/>
        </w:rPr>
        <w:t>ALUSrc  :</w:t>
      </w:r>
      <w:proofErr w:type="gramEnd"/>
      <w:r w:rsidRPr="002E0CCC">
        <w:rPr>
          <w:rFonts w:ascii="Consolas" w:hAnsi="Consolas" w:cs="Times New Roman"/>
          <w:sz w:val="21"/>
          <w:szCs w:val="21"/>
        </w:rPr>
        <w:t xml:space="preserve"> </w:t>
      </w:r>
      <w:r w:rsidRPr="002E0CCC">
        <w:rPr>
          <w:rFonts w:ascii="Consolas" w:hAnsi="Consolas" w:cs="Times New Roman"/>
          <w:color w:val="0000FF"/>
          <w:sz w:val="21"/>
          <w:szCs w:val="21"/>
        </w:rPr>
        <w:t>in</w:t>
      </w:r>
      <w:r w:rsidRPr="002E0CCC">
        <w:rPr>
          <w:rFonts w:ascii="Consolas" w:hAnsi="Consolas" w:cs="Times New Roman"/>
          <w:sz w:val="21"/>
          <w:szCs w:val="21"/>
        </w:rPr>
        <w:t xml:space="preserve"> STD_LOGIC;</w:t>
      </w:r>
    </w:p>
    <w:p w14:paraId="795015B1"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ALUMuxOut </w:t>
      </w:r>
      <w:proofErr w:type="gramStart"/>
      <w:r w:rsidRPr="002E0CCC">
        <w:rPr>
          <w:rFonts w:ascii="Consolas" w:hAnsi="Consolas" w:cs="Times New Roman"/>
          <w:sz w:val="21"/>
          <w:szCs w:val="21"/>
        </w:rPr>
        <w:t>  :</w:t>
      </w:r>
      <w:proofErr w:type="gramEnd"/>
      <w:r w:rsidRPr="002E0CCC">
        <w:rPr>
          <w:rFonts w:ascii="Consolas" w:hAnsi="Consolas" w:cs="Times New Roman"/>
          <w:sz w:val="21"/>
          <w:szCs w:val="21"/>
        </w:rPr>
        <w:t xml:space="preserve"> </w:t>
      </w:r>
      <w:r w:rsidRPr="002E0CCC">
        <w:rPr>
          <w:rFonts w:ascii="Consolas" w:hAnsi="Consolas" w:cs="Times New Roman"/>
          <w:color w:val="0000FF"/>
          <w:sz w:val="21"/>
          <w:szCs w:val="21"/>
        </w:rPr>
        <w:t>out</w:t>
      </w:r>
      <w:r w:rsidRPr="002E0CCC">
        <w:rPr>
          <w:rFonts w:ascii="Consolas" w:hAnsi="Consolas" w:cs="Times New Roman"/>
          <w:sz w:val="21"/>
          <w:szCs w:val="21"/>
        </w:rPr>
        <w:t xml:space="preserve"> STD_LOGIC_VECTOR(</w:t>
      </w:r>
      <w:r w:rsidRPr="002E0CCC">
        <w:rPr>
          <w:rFonts w:ascii="Consolas" w:hAnsi="Consolas" w:cs="Times New Roman"/>
          <w:color w:val="098658"/>
          <w:sz w:val="21"/>
          <w:szCs w:val="21"/>
        </w:rPr>
        <w:t>15</w:t>
      </w:r>
      <w:r w:rsidRPr="002E0CCC">
        <w:rPr>
          <w:rFonts w:ascii="Consolas" w:hAnsi="Consolas" w:cs="Times New Roman"/>
          <w:sz w:val="21"/>
          <w:szCs w:val="21"/>
        </w:rPr>
        <w:t xml:space="preserve"> </w:t>
      </w:r>
      <w:r w:rsidRPr="002E0CCC">
        <w:rPr>
          <w:rFonts w:ascii="Consolas" w:hAnsi="Consolas" w:cs="Times New Roman"/>
          <w:color w:val="0000FF"/>
          <w:sz w:val="21"/>
          <w:szCs w:val="21"/>
        </w:rPr>
        <w:t>downto</w:t>
      </w:r>
      <w:r w:rsidRPr="002E0CCC">
        <w:rPr>
          <w:rFonts w:ascii="Consolas" w:hAnsi="Consolas" w:cs="Times New Roman"/>
          <w:sz w:val="21"/>
          <w:szCs w:val="21"/>
        </w:rPr>
        <w:t xml:space="preserve"> </w:t>
      </w:r>
      <w:r w:rsidRPr="002E0CCC">
        <w:rPr>
          <w:rFonts w:ascii="Consolas" w:hAnsi="Consolas" w:cs="Times New Roman"/>
          <w:color w:val="098658"/>
          <w:sz w:val="21"/>
          <w:szCs w:val="21"/>
        </w:rPr>
        <w:t>0</w:t>
      </w:r>
      <w:r w:rsidRPr="002E0CCC">
        <w:rPr>
          <w:rFonts w:ascii="Consolas" w:hAnsi="Consolas" w:cs="Times New Roman"/>
          <w:sz w:val="21"/>
          <w:szCs w:val="21"/>
        </w:rPr>
        <w:t>));</w:t>
      </w:r>
    </w:p>
    <w:p w14:paraId="105D111A"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00FF"/>
          <w:sz w:val="21"/>
          <w:szCs w:val="21"/>
        </w:rPr>
        <w:t>end</w:t>
      </w:r>
      <w:r w:rsidRPr="002E0CCC">
        <w:rPr>
          <w:rFonts w:ascii="Consolas" w:hAnsi="Consolas" w:cs="Times New Roman"/>
          <w:sz w:val="21"/>
          <w:szCs w:val="21"/>
        </w:rPr>
        <w:t xml:space="preserve"> ALUMux;</w:t>
      </w:r>
    </w:p>
    <w:p w14:paraId="5D65D834" w14:textId="77777777" w:rsidR="002E0CCC" w:rsidRPr="002E0CCC" w:rsidRDefault="002E0CCC" w:rsidP="002E0CCC">
      <w:pPr>
        <w:shd w:val="clear" w:color="auto" w:fill="FFFFFF"/>
        <w:spacing w:line="285" w:lineRule="atLeast"/>
        <w:rPr>
          <w:rFonts w:ascii="Consolas" w:hAnsi="Consolas" w:cs="Times New Roman"/>
          <w:sz w:val="21"/>
          <w:szCs w:val="21"/>
        </w:rPr>
      </w:pPr>
    </w:p>
    <w:p w14:paraId="272420DA"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00FF"/>
          <w:sz w:val="21"/>
          <w:szCs w:val="21"/>
        </w:rPr>
        <w:t>architecture</w:t>
      </w:r>
      <w:r w:rsidRPr="002E0CCC">
        <w:rPr>
          <w:rFonts w:ascii="Consolas" w:hAnsi="Consolas" w:cs="Times New Roman"/>
          <w:sz w:val="21"/>
          <w:szCs w:val="21"/>
        </w:rPr>
        <w:t xml:space="preserve"> Behavioral </w:t>
      </w:r>
      <w:r w:rsidRPr="002E0CCC">
        <w:rPr>
          <w:rFonts w:ascii="Consolas" w:hAnsi="Consolas" w:cs="Times New Roman"/>
          <w:color w:val="0000FF"/>
          <w:sz w:val="21"/>
          <w:szCs w:val="21"/>
        </w:rPr>
        <w:t>of</w:t>
      </w:r>
      <w:r w:rsidRPr="002E0CCC">
        <w:rPr>
          <w:rFonts w:ascii="Consolas" w:hAnsi="Consolas" w:cs="Times New Roman"/>
          <w:sz w:val="21"/>
          <w:szCs w:val="21"/>
        </w:rPr>
        <w:t xml:space="preserve"> ALUMux </w:t>
      </w:r>
      <w:r w:rsidRPr="002E0CCC">
        <w:rPr>
          <w:rFonts w:ascii="Consolas" w:hAnsi="Consolas" w:cs="Times New Roman"/>
          <w:color w:val="0000FF"/>
          <w:sz w:val="21"/>
          <w:szCs w:val="21"/>
        </w:rPr>
        <w:t>is</w:t>
      </w:r>
    </w:p>
    <w:p w14:paraId="300D1C7E" w14:textId="77777777" w:rsidR="002E0CCC" w:rsidRPr="002E0CCC" w:rsidRDefault="002E0CCC" w:rsidP="002E0CCC">
      <w:pPr>
        <w:shd w:val="clear" w:color="auto" w:fill="FFFFFF"/>
        <w:spacing w:line="285" w:lineRule="atLeast"/>
        <w:rPr>
          <w:rFonts w:ascii="Consolas" w:hAnsi="Consolas" w:cs="Times New Roman"/>
          <w:sz w:val="21"/>
          <w:szCs w:val="21"/>
        </w:rPr>
      </w:pPr>
    </w:p>
    <w:p w14:paraId="020AEAB0"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00FF"/>
          <w:sz w:val="21"/>
          <w:szCs w:val="21"/>
        </w:rPr>
        <w:lastRenderedPageBreak/>
        <w:t>begin</w:t>
      </w:r>
    </w:p>
    <w:p w14:paraId="77DA1E67"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w:t>
      </w:r>
    </w:p>
    <w:p w14:paraId="05CD45AB"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process</w:t>
      </w:r>
      <w:r w:rsidRPr="002E0CCC">
        <w:rPr>
          <w:rFonts w:ascii="Consolas" w:hAnsi="Consolas" w:cs="Times New Roman"/>
          <w:sz w:val="21"/>
          <w:szCs w:val="21"/>
        </w:rPr>
        <w:t xml:space="preserve"> (ReadData2, ALUSrc, SignExtend) </w:t>
      </w:r>
    </w:p>
    <w:p w14:paraId="2EF6590F"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w:t>
      </w:r>
      <w:r w:rsidRPr="002E0CCC">
        <w:rPr>
          <w:rFonts w:ascii="Consolas" w:hAnsi="Consolas" w:cs="Times New Roman"/>
          <w:color w:val="0000FF"/>
          <w:sz w:val="21"/>
          <w:szCs w:val="21"/>
        </w:rPr>
        <w:t>begin</w:t>
      </w:r>
    </w:p>
    <w:p w14:paraId="3BC3672C"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 xml:space="preserve"> (ALUSrc = </w:t>
      </w:r>
      <w:r w:rsidRPr="002E0CCC">
        <w:rPr>
          <w:rFonts w:ascii="Consolas" w:hAnsi="Consolas" w:cs="Times New Roman"/>
          <w:color w:val="098658"/>
          <w:sz w:val="21"/>
          <w:szCs w:val="21"/>
        </w:rPr>
        <w:t>'0'</w:t>
      </w:r>
      <w:r w:rsidRPr="002E0CCC">
        <w:rPr>
          <w:rFonts w:ascii="Consolas" w:hAnsi="Consolas" w:cs="Times New Roman"/>
          <w:sz w:val="21"/>
          <w:szCs w:val="21"/>
        </w:rPr>
        <w:t xml:space="preserve">) </w:t>
      </w:r>
      <w:r w:rsidRPr="002E0CCC">
        <w:rPr>
          <w:rFonts w:ascii="Consolas" w:hAnsi="Consolas" w:cs="Times New Roman"/>
          <w:color w:val="0000FF"/>
          <w:sz w:val="21"/>
          <w:szCs w:val="21"/>
        </w:rPr>
        <w:t>then</w:t>
      </w:r>
    </w:p>
    <w:p w14:paraId="5259CAD7"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ALUMuxOut &lt;= ReadData2;</w:t>
      </w:r>
    </w:p>
    <w:p w14:paraId="59C77B5C"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elsif</w:t>
      </w:r>
      <w:r w:rsidRPr="002E0CCC">
        <w:rPr>
          <w:rFonts w:ascii="Consolas" w:hAnsi="Consolas" w:cs="Times New Roman"/>
          <w:sz w:val="21"/>
          <w:szCs w:val="21"/>
        </w:rPr>
        <w:t xml:space="preserve"> (ALUSrc = </w:t>
      </w:r>
      <w:r w:rsidRPr="002E0CCC">
        <w:rPr>
          <w:rFonts w:ascii="Consolas" w:hAnsi="Consolas" w:cs="Times New Roman"/>
          <w:color w:val="098658"/>
          <w:sz w:val="21"/>
          <w:szCs w:val="21"/>
        </w:rPr>
        <w:t>'1'</w:t>
      </w:r>
      <w:r w:rsidRPr="002E0CCC">
        <w:rPr>
          <w:rFonts w:ascii="Consolas" w:hAnsi="Consolas" w:cs="Times New Roman"/>
          <w:sz w:val="21"/>
          <w:szCs w:val="21"/>
        </w:rPr>
        <w:t xml:space="preserve">) </w:t>
      </w:r>
      <w:r w:rsidRPr="002E0CCC">
        <w:rPr>
          <w:rFonts w:ascii="Consolas" w:hAnsi="Consolas" w:cs="Times New Roman"/>
          <w:color w:val="0000FF"/>
          <w:sz w:val="21"/>
          <w:szCs w:val="21"/>
        </w:rPr>
        <w:t>then</w:t>
      </w:r>
    </w:p>
    <w:p w14:paraId="54D46FC8"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ALUMuxOut &lt;= SignExtend;</w:t>
      </w:r>
    </w:p>
    <w:p w14:paraId="74D1330E"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else</w:t>
      </w:r>
    </w:p>
    <w:p w14:paraId="18A09367"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ALUMuxOut &lt;= </w:t>
      </w:r>
      <w:r w:rsidRPr="002E0CCC">
        <w:rPr>
          <w:rFonts w:ascii="Consolas" w:hAnsi="Consolas" w:cs="Times New Roman"/>
          <w:color w:val="098658"/>
          <w:sz w:val="21"/>
          <w:szCs w:val="21"/>
        </w:rPr>
        <w:t>"HHHHHHHHHHHHHHHH"</w:t>
      </w:r>
      <w:r w:rsidRPr="002E0CCC">
        <w:rPr>
          <w:rFonts w:ascii="Consolas" w:hAnsi="Consolas" w:cs="Times New Roman"/>
          <w:sz w:val="21"/>
          <w:szCs w:val="21"/>
        </w:rPr>
        <w:t>;</w:t>
      </w:r>
    </w:p>
    <w:p w14:paraId="63439EDF"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end</w:t>
      </w:r>
      <w:r w:rsidRPr="002E0CCC">
        <w:rPr>
          <w:rFonts w:ascii="Consolas" w:hAnsi="Consolas" w:cs="Times New Roman"/>
          <w:sz w:val="21"/>
          <w:szCs w:val="21"/>
        </w:rPr>
        <w:t xml:space="preserve"> </w:t>
      </w:r>
      <w:r w:rsidRPr="002E0CCC">
        <w:rPr>
          <w:rFonts w:ascii="Consolas" w:hAnsi="Consolas" w:cs="Times New Roman"/>
          <w:color w:val="0000FF"/>
          <w:sz w:val="21"/>
          <w:szCs w:val="21"/>
        </w:rPr>
        <w:t>if</w:t>
      </w:r>
      <w:r w:rsidRPr="002E0CCC">
        <w:rPr>
          <w:rFonts w:ascii="Consolas" w:hAnsi="Consolas" w:cs="Times New Roman"/>
          <w:sz w:val="21"/>
          <w:szCs w:val="21"/>
        </w:rPr>
        <w:t>;</w:t>
      </w:r>
    </w:p>
    <w:p w14:paraId="3432C3A7"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sz w:val="21"/>
          <w:szCs w:val="21"/>
        </w:rPr>
        <w:t xml:space="preserve">    </w:t>
      </w:r>
      <w:r w:rsidRPr="002E0CCC">
        <w:rPr>
          <w:rFonts w:ascii="Consolas" w:hAnsi="Consolas" w:cs="Times New Roman"/>
          <w:color w:val="0000FF"/>
          <w:sz w:val="21"/>
          <w:szCs w:val="21"/>
        </w:rPr>
        <w:t>end</w:t>
      </w:r>
      <w:r w:rsidRPr="002E0CCC">
        <w:rPr>
          <w:rFonts w:ascii="Consolas" w:hAnsi="Consolas" w:cs="Times New Roman"/>
          <w:sz w:val="21"/>
          <w:szCs w:val="21"/>
        </w:rPr>
        <w:t xml:space="preserve"> </w:t>
      </w:r>
      <w:r w:rsidRPr="002E0CCC">
        <w:rPr>
          <w:rFonts w:ascii="Consolas" w:hAnsi="Consolas" w:cs="Times New Roman"/>
          <w:color w:val="0000FF"/>
          <w:sz w:val="21"/>
          <w:szCs w:val="21"/>
        </w:rPr>
        <w:t>process</w:t>
      </w:r>
      <w:r w:rsidRPr="002E0CCC">
        <w:rPr>
          <w:rFonts w:ascii="Consolas" w:hAnsi="Consolas" w:cs="Times New Roman"/>
          <w:sz w:val="21"/>
          <w:szCs w:val="21"/>
        </w:rPr>
        <w:t>;</w:t>
      </w:r>
    </w:p>
    <w:p w14:paraId="1A88B410" w14:textId="77777777" w:rsidR="002E0CCC" w:rsidRPr="002E0CCC" w:rsidRDefault="002E0CCC" w:rsidP="002E0CCC">
      <w:pPr>
        <w:shd w:val="clear" w:color="auto" w:fill="FFFFFF"/>
        <w:spacing w:line="285" w:lineRule="atLeast"/>
        <w:rPr>
          <w:rFonts w:ascii="Consolas" w:hAnsi="Consolas" w:cs="Times New Roman"/>
          <w:sz w:val="21"/>
          <w:szCs w:val="21"/>
        </w:rPr>
      </w:pPr>
    </w:p>
    <w:p w14:paraId="09708DDA" w14:textId="77777777" w:rsidR="002E0CCC" w:rsidRPr="002E0CCC" w:rsidRDefault="002E0CCC" w:rsidP="002E0CCC">
      <w:pPr>
        <w:shd w:val="clear" w:color="auto" w:fill="FFFFFF"/>
        <w:spacing w:line="285" w:lineRule="atLeast"/>
        <w:rPr>
          <w:rFonts w:ascii="Consolas" w:hAnsi="Consolas" w:cs="Times New Roman"/>
          <w:sz w:val="21"/>
          <w:szCs w:val="21"/>
        </w:rPr>
      </w:pPr>
      <w:r w:rsidRPr="002E0CCC">
        <w:rPr>
          <w:rFonts w:ascii="Consolas" w:hAnsi="Consolas" w:cs="Times New Roman"/>
          <w:color w:val="0000FF"/>
          <w:sz w:val="21"/>
          <w:szCs w:val="21"/>
        </w:rPr>
        <w:t>end</w:t>
      </w:r>
      <w:r w:rsidRPr="002E0CCC">
        <w:rPr>
          <w:rFonts w:ascii="Consolas" w:hAnsi="Consolas" w:cs="Times New Roman"/>
          <w:sz w:val="21"/>
          <w:szCs w:val="21"/>
        </w:rPr>
        <w:t xml:space="preserve"> Behavioral;</w:t>
      </w:r>
    </w:p>
    <w:p w14:paraId="3DFE94F9" w14:textId="77777777" w:rsidR="002E0CCC" w:rsidRPr="002E0CCC" w:rsidRDefault="002E0CCC" w:rsidP="002E0CCC">
      <w:pPr>
        <w:shd w:val="clear" w:color="auto" w:fill="FFFFFF"/>
        <w:spacing w:line="285" w:lineRule="atLeast"/>
        <w:rPr>
          <w:rFonts w:ascii="Consolas" w:hAnsi="Consolas" w:cs="Times New Roman"/>
          <w:sz w:val="21"/>
          <w:szCs w:val="21"/>
        </w:rPr>
      </w:pPr>
    </w:p>
    <w:p w14:paraId="7D45053D" w14:textId="4BEAC16E" w:rsidR="001B2162" w:rsidRDefault="001B2162" w:rsidP="00D367A0"/>
    <w:p w14:paraId="080B6458" w14:textId="75F22054" w:rsidR="001B2162" w:rsidRDefault="001B2162" w:rsidP="00D367A0"/>
    <w:p w14:paraId="1F7033EF" w14:textId="2E852A79" w:rsidR="001B2162" w:rsidRDefault="001B2162" w:rsidP="00D367A0"/>
    <w:p w14:paraId="45BB24D8" w14:textId="378157D9" w:rsidR="001B2162" w:rsidRDefault="001B2162" w:rsidP="00D367A0"/>
    <w:p w14:paraId="7813F074" w14:textId="2FFC7D11" w:rsidR="001B2162" w:rsidRDefault="001B2162" w:rsidP="00D367A0"/>
    <w:p w14:paraId="0456B073" w14:textId="0CBBD2E5" w:rsidR="001B2162" w:rsidRDefault="001B2162" w:rsidP="00D367A0"/>
    <w:p w14:paraId="1C9647A0" w14:textId="4C4693F3" w:rsidR="001B2162" w:rsidRDefault="001B2162" w:rsidP="00D367A0"/>
    <w:p w14:paraId="4AA6AE6A" w14:textId="777DE9E0" w:rsidR="001B2162" w:rsidRDefault="001B2162" w:rsidP="00D367A0"/>
    <w:p w14:paraId="3482409E" w14:textId="03F5CC30" w:rsidR="001B2162" w:rsidRDefault="001B2162" w:rsidP="00D367A0"/>
    <w:p w14:paraId="07A6F84D" w14:textId="2B90518E" w:rsidR="001B2162" w:rsidRDefault="001B2162" w:rsidP="00D367A0"/>
    <w:p w14:paraId="5A95752C" w14:textId="32BD08DA" w:rsidR="001B2162" w:rsidRDefault="001B2162" w:rsidP="00D367A0"/>
    <w:p w14:paraId="1909744E" w14:textId="1ABF9766" w:rsidR="001B2162" w:rsidRDefault="001B2162" w:rsidP="00D367A0"/>
    <w:p w14:paraId="431FED56" w14:textId="3AE0C872" w:rsidR="001B2162" w:rsidRDefault="001B2162" w:rsidP="00D367A0"/>
    <w:p w14:paraId="5C768CD6" w14:textId="4B05DC43" w:rsidR="001B2162" w:rsidRDefault="001B2162" w:rsidP="00D367A0"/>
    <w:p w14:paraId="3ADFCD1C" w14:textId="36CC6BB0" w:rsidR="001B2162" w:rsidRDefault="001B2162" w:rsidP="00D367A0"/>
    <w:p w14:paraId="5B4C0179" w14:textId="0DE16430" w:rsidR="001B2162" w:rsidRDefault="001B2162" w:rsidP="00D367A0"/>
    <w:p w14:paraId="1ACD4820" w14:textId="5054C06D" w:rsidR="001B2162" w:rsidRDefault="001B2162" w:rsidP="00D367A0"/>
    <w:p w14:paraId="5E66F667" w14:textId="2F07C155" w:rsidR="001B2162" w:rsidRDefault="001B2162" w:rsidP="00D367A0"/>
    <w:p w14:paraId="5790B3A4" w14:textId="65488BA5" w:rsidR="001B2162" w:rsidRDefault="001B2162" w:rsidP="00D367A0"/>
    <w:p w14:paraId="2B221674" w14:textId="55C42DFD" w:rsidR="001B2162" w:rsidRDefault="001B2162" w:rsidP="00D367A0"/>
    <w:p w14:paraId="6225388C" w14:textId="48F73371" w:rsidR="001B2162" w:rsidRDefault="001B2162" w:rsidP="00D367A0"/>
    <w:p w14:paraId="4E7D550F" w14:textId="39350694" w:rsidR="001B2162" w:rsidRDefault="001B2162" w:rsidP="00D367A0"/>
    <w:p w14:paraId="424A2558" w14:textId="3187890C" w:rsidR="001B2162" w:rsidRDefault="001B2162" w:rsidP="00D367A0"/>
    <w:p w14:paraId="37A1504D" w14:textId="429263A1" w:rsidR="001B2162" w:rsidRDefault="001B2162" w:rsidP="00D367A0"/>
    <w:p w14:paraId="0504E02C" w14:textId="2718B2CE" w:rsidR="001B2162" w:rsidRDefault="001B2162" w:rsidP="00D367A0"/>
    <w:p w14:paraId="799052DD" w14:textId="30C7D3CF" w:rsidR="001B2162" w:rsidRDefault="001B2162" w:rsidP="00D367A0"/>
    <w:p w14:paraId="7D1578D9" w14:textId="3BCA1611" w:rsidR="001B2162" w:rsidRDefault="001B2162" w:rsidP="00D367A0"/>
    <w:p w14:paraId="2B716BBF" w14:textId="0C81ECF3" w:rsidR="003F0DA7" w:rsidRDefault="003F0DA7" w:rsidP="00D367A0"/>
    <w:p w14:paraId="6F6BCD50" w14:textId="77777777" w:rsidR="00A14B07" w:rsidRDefault="00A14B07" w:rsidP="00D367A0"/>
    <w:p w14:paraId="44C7E79C" w14:textId="7366D059" w:rsidR="001B2162" w:rsidRDefault="001B2162" w:rsidP="00D367A0">
      <w:r>
        <w:lastRenderedPageBreak/>
        <w:t>BranchJumpAdder:</w:t>
      </w:r>
    </w:p>
    <w:p w14:paraId="3225092E"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w:t>
      </w:r>
    </w:p>
    <w:p w14:paraId="51DDE7AD"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 xml:space="preserve">-- Company: </w:t>
      </w:r>
    </w:p>
    <w:p w14:paraId="490DBA01"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 xml:space="preserve">-- Engineer: </w:t>
      </w:r>
    </w:p>
    <w:p w14:paraId="2EA59041"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 xml:space="preserve">-- </w:t>
      </w:r>
    </w:p>
    <w:p w14:paraId="209BE9ED"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 Create Date: 10/28/2022 12:46:54 AM</w:t>
      </w:r>
    </w:p>
    <w:p w14:paraId="1869FA8C"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 xml:space="preserve">-- Design Name: </w:t>
      </w:r>
    </w:p>
    <w:p w14:paraId="34BD9158"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 Module Name: BranchJumpAdder - Behavioral</w:t>
      </w:r>
    </w:p>
    <w:p w14:paraId="677DB78E"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 xml:space="preserve">-- Project Name: </w:t>
      </w:r>
    </w:p>
    <w:p w14:paraId="5CF7B394"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 xml:space="preserve">-- Target Devices: </w:t>
      </w:r>
    </w:p>
    <w:p w14:paraId="25B10B4F"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 xml:space="preserve">-- Tool Versions: </w:t>
      </w:r>
    </w:p>
    <w:p w14:paraId="140BA7AC"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 xml:space="preserve">-- Description: </w:t>
      </w:r>
    </w:p>
    <w:p w14:paraId="1E2C4063"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 xml:space="preserve">-- </w:t>
      </w:r>
    </w:p>
    <w:p w14:paraId="22AED3B5"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 xml:space="preserve">-- Dependencies: </w:t>
      </w:r>
    </w:p>
    <w:p w14:paraId="27FC9402"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 xml:space="preserve">-- </w:t>
      </w:r>
    </w:p>
    <w:p w14:paraId="1FC6CE9F"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 Revision:</w:t>
      </w:r>
    </w:p>
    <w:p w14:paraId="28F15E97"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 Revision 0.01 - File Created</w:t>
      </w:r>
    </w:p>
    <w:p w14:paraId="4EC67C81"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 Additional Comments:</w:t>
      </w:r>
    </w:p>
    <w:p w14:paraId="2FA33CCD"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 xml:space="preserve">-- </w:t>
      </w:r>
    </w:p>
    <w:p w14:paraId="24605971"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w:t>
      </w:r>
    </w:p>
    <w:p w14:paraId="1F541D25" w14:textId="77777777" w:rsidR="006D378B" w:rsidRPr="006D378B" w:rsidRDefault="006D378B" w:rsidP="006D378B">
      <w:pPr>
        <w:shd w:val="clear" w:color="auto" w:fill="FFFFFF"/>
        <w:spacing w:after="240" w:line="285" w:lineRule="atLeast"/>
        <w:rPr>
          <w:rFonts w:ascii="Consolas" w:hAnsi="Consolas" w:cs="Times New Roman"/>
          <w:sz w:val="21"/>
          <w:szCs w:val="21"/>
        </w:rPr>
      </w:pPr>
    </w:p>
    <w:p w14:paraId="78EEC6CA"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00FF"/>
          <w:sz w:val="21"/>
          <w:szCs w:val="21"/>
        </w:rPr>
        <w:t>library</w:t>
      </w:r>
      <w:r w:rsidRPr="006D378B">
        <w:rPr>
          <w:rFonts w:ascii="Consolas" w:hAnsi="Consolas" w:cs="Times New Roman"/>
          <w:sz w:val="21"/>
          <w:szCs w:val="21"/>
        </w:rPr>
        <w:t xml:space="preserve"> IEEE;  </w:t>
      </w:r>
    </w:p>
    <w:p w14:paraId="7B4D35FB"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00FF"/>
          <w:sz w:val="21"/>
          <w:szCs w:val="21"/>
        </w:rPr>
        <w:t>use</w:t>
      </w:r>
      <w:r w:rsidRPr="006D378B">
        <w:rPr>
          <w:rFonts w:ascii="Consolas" w:hAnsi="Consolas" w:cs="Times New Roman"/>
          <w:sz w:val="21"/>
          <w:szCs w:val="21"/>
        </w:rPr>
        <w:t xml:space="preserve"> IEEE.STD_LOGIC_1164.</w:t>
      </w:r>
      <w:r w:rsidRPr="006D378B">
        <w:rPr>
          <w:rFonts w:ascii="Consolas" w:hAnsi="Consolas" w:cs="Times New Roman"/>
          <w:color w:val="0000FF"/>
          <w:sz w:val="21"/>
          <w:szCs w:val="21"/>
        </w:rPr>
        <w:t>ALL</w:t>
      </w:r>
      <w:r w:rsidRPr="006D378B">
        <w:rPr>
          <w:rFonts w:ascii="Consolas" w:hAnsi="Consolas" w:cs="Times New Roman"/>
          <w:sz w:val="21"/>
          <w:szCs w:val="21"/>
        </w:rPr>
        <w:t>;</w:t>
      </w:r>
    </w:p>
    <w:p w14:paraId="5C1CCF19"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00FF"/>
          <w:sz w:val="21"/>
          <w:szCs w:val="21"/>
        </w:rPr>
        <w:t>use</w:t>
      </w:r>
      <w:r w:rsidRPr="006D378B">
        <w:rPr>
          <w:rFonts w:ascii="Consolas" w:hAnsi="Consolas" w:cs="Times New Roman"/>
          <w:sz w:val="21"/>
          <w:szCs w:val="21"/>
        </w:rPr>
        <w:t xml:space="preserve"> IEEE.STD_LOGIC_UNSIGNED.</w:t>
      </w:r>
      <w:r w:rsidRPr="006D378B">
        <w:rPr>
          <w:rFonts w:ascii="Consolas" w:hAnsi="Consolas" w:cs="Times New Roman"/>
          <w:color w:val="0000FF"/>
          <w:sz w:val="21"/>
          <w:szCs w:val="21"/>
        </w:rPr>
        <w:t>ALL</w:t>
      </w:r>
      <w:r w:rsidRPr="006D378B">
        <w:rPr>
          <w:rFonts w:ascii="Consolas" w:hAnsi="Consolas" w:cs="Times New Roman"/>
          <w:sz w:val="21"/>
          <w:szCs w:val="21"/>
        </w:rPr>
        <w:t>;</w:t>
      </w:r>
    </w:p>
    <w:p w14:paraId="5841E818"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 Uncomment the following library declaration if using</w:t>
      </w:r>
    </w:p>
    <w:p w14:paraId="7371BDC7"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 arithmetic functions with Signed or Unsigned values</w:t>
      </w:r>
    </w:p>
    <w:p w14:paraId="6D8A6C0F"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00FF"/>
          <w:sz w:val="21"/>
          <w:szCs w:val="21"/>
        </w:rPr>
        <w:t>use</w:t>
      </w:r>
      <w:r w:rsidRPr="006D378B">
        <w:rPr>
          <w:rFonts w:ascii="Consolas" w:hAnsi="Consolas" w:cs="Times New Roman"/>
          <w:sz w:val="21"/>
          <w:szCs w:val="21"/>
        </w:rPr>
        <w:t xml:space="preserve"> IEEE.NUMERIC_STD.</w:t>
      </w:r>
      <w:r w:rsidRPr="006D378B">
        <w:rPr>
          <w:rFonts w:ascii="Consolas" w:hAnsi="Consolas" w:cs="Times New Roman"/>
          <w:color w:val="0000FF"/>
          <w:sz w:val="21"/>
          <w:szCs w:val="21"/>
        </w:rPr>
        <w:t>ALL</w:t>
      </w:r>
      <w:r w:rsidRPr="006D378B">
        <w:rPr>
          <w:rFonts w:ascii="Consolas" w:hAnsi="Consolas" w:cs="Times New Roman"/>
          <w:sz w:val="21"/>
          <w:szCs w:val="21"/>
        </w:rPr>
        <w:t>;</w:t>
      </w:r>
    </w:p>
    <w:p w14:paraId="72606386" w14:textId="77777777" w:rsidR="006D378B" w:rsidRPr="006D378B" w:rsidRDefault="006D378B" w:rsidP="006D378B">
      <w:pPr>
        <w:shd w:val="clear" w:color="auto" w:fill="FFFFFF"/>
        <w:spacing w:line="285" w:lineRule="atLeast"/>
        <w:rPr>
          <w:rFonts w:ascii="Consolas" w:hAnsi="Consolas" w:cs="Times New Roman"/>
          <w:sz w:val="21"/>
          <w:szCs w:val="21"/>
        </w:rPr>
      </w:pPr>
    </w:p>
    <w:p w14:paraId="76D6F10E"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 Uncomment the following library declaration if instantiating</w:t>
      </w:r>
    </w:p>
    <w:p w14:paraId="2EEA9D26"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 any Xilinx leaf cells in this code.</w:t>
      </w:r>
    </w:p>
    <w:p w14:paraId="799B8667"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--library UNISIM;</w:t>
      </w:r>
    </w:p>
    <w:p w14:paraId="5E80282F"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8000"/>
          <w:sz w:val="21"/>
          <w:szCs w:val="21"/>
        </w:rPr>
        <w:t>--use UNISIM.VComponents.all;</w:t>
      </w:r>
    </w:p>
    <w:p w14:paraId="75927C32" w14:textId="77777777" w:rsidR="006D378B" w:rsidRPr="006D378B" w:rsidRDefault="006D378B" w:rsidP="006D378B">
      <w:pPr>
        <w:shd w:val="clear" w:color="auto" w:fill="FFFFFF"/>
        <w:spacing w:line="285" w:lineRule="atLeast"/>
        <w:rPr>
          <w:rFonts w:ascii="Consolas" w:hAnsi="Consolas" w:cs="Times New Roman"/>
          <w:sz w:val="21"/>
          <w:szCs w:val="21"/>
        </w:rPr>
      </w:pPr>
    </w:p>
    <w:p w14:paraId="0FB3844D"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00FF"/>
          <w:sz w:val="21"/>
          <w:szCs w:val="21"/>
        </w:rPr>
        <w:t>entity</w:t>
      </w:r>
      <w:r w:rsidRPr="006D378B">
        <w:rPr>
          <w:rFonts w:ascii="Consolas" w:hAnsi="Consolas" w:cs="Times New Roman"/>
          <w:sz w:val="21"/>
          <w:szCs w:val="21"/>
        </w:rPr>
        <w:t xml:space="preserve"> BranchJumpAdder </w:t>
      </w:r>
      <w:r w:rsidRPr="006D378B">
        <w:rPr>
          <w:rFonts w:ascii="Consolas" w:hAnsi="Consolas" w:cs="Times New Roman"/>
          <w:color w:val="0000FF"/>
          <w:sz w:val="21"/>
          <w:szCs w:val="21"/>
        </w:rPr>
        <w:t>is</w:t>
      </w:r>
    </w:p>
    <w:p w14:paraId="74E73471"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sz w:val="21"/>
          <w:szCs w:val="21"/>
        </w:rPr>
        <w:t>   </w:t>
      </w:r>
      <w:r w:rsidRPr="006D378B">
        <w:rPr>
          <w:rFonts w:ascii="Consolas" w:hAnsi="Consolas" w:cs="Times New Roman"/>
          <w:color w:val="0000FF"/>
          <w:sz w:val="21"/>
          <w:szCs w:val="21"/>
        </w:rPr>
        <w:t>Port</w:t>
      </w:r>
      <w:r w:rsidRPr="006D378B">
        <w:rPr>
          <w:rFonts w:ascii="Consolas" w:hAnsi="Consolas" w:cs="Times New Roman"/>
          <w:sz w:val="21"/>
          <w:szCs w:val="21"/>
        </w:rPr>
        <w:t xml:space="preserve"> (</w:t>
      </w:r>
      <w:proofErr w:type="gramStart"/>
      <w:r w:rsidRPr="006D378B">
        <w:rPr>
          <w:rFonts w:ascii="Consolas" w:hAnsi="Consolas" w:cs="Times New Roman"/>
          <w:sz w:val="21"/>
          <w:szCs w:val="21"/>
        </w:rPr>
        <w:t>ShiftInput :</w:t>
      </w:r>
      <w:proofErr w:type="gramEnd"/>
      <w:r w:rsidRPr="006D378B">
        <w:rPr>
          <w:rFonts w:ascii="Consolas" w:hAnsi="Consolas" w:cs="Times New Roman"/>
          <w:sz w:val="21"/>
          <w:szCs w:val="21"/>
        </w:rPr>
        <w:t xml:space="preserve"> </w:t>
      </w:r>
      <w:r w:rsidRPr="006D378B">
        <w:rPr>
          <w:rFonts w:ascii="Consolas" w:hAnsi="Consolas" w:cs="Times New Roman"/>
          <w:color w:val="0000FF"/>
          <w:sz w:val="21"/>
          <w:szCs w:val="21"/>
        </w:rPr>
        <w:t>in</w:t>
      </w:r>
      <w:r w:rsidRPr="006D378B">
        <w:rPr>
          <w:rFonts w:ascii="Consolas" w:hAnsi="Consolas" w:cs="Times New Roman"/>
          <w:sz w:val="21"/>
          <w:szCs w:val="21"/>
        </w:rPr>
        <w:t xml:space="preserve"> STD_LOGIC_VECTOR(</w:t>
      </w:r>
      <w:r w:rsidRPr="006D378B">
        <w:rPr>
          <w:rFonts w:ascii="Consolas" w:hAnsi="Consolas" w:cs="Times New Roman"/>
          <w:color w:val="098658"/>
          <w:sz w:val="21"/>
          <w:szCs w:val="21"/>
        </w:rPr>
        <w:t>15</w:t>
      </w:r>
      <w:r w:rsidRPr="006D378B">
        <w:rPr>
          <w:rFonts w:ascii="Consolas" w:hAnsi="Consolas" w:cs="Times New Roman"/>
          <w:sz w:val="21"/>
          <w:szCs w:val="21"/>
        </w:rPr>
        <w:t xml:space="preserve"> </w:t>
      </w:r>
      <w:r w:rsidRPr="006D378B">
        <w:rPr>
          <w:rFonts w:ascii="Consolas" w:hAnsi="Consolas" w:cs="Times New Roman"/>
          <w:color w:val="0000FF"/>
          <w:sz w:val="21"/>
          <w:szCs w:val="21"/>
        </w:rPr>
        <w:t>downto</w:t>
      </w:r>
      <w:r w:rsidRPr="006D378B">
        <w:rPr>
          <w:rFonts w:ascii="Consolas" w:hAnsi="Consolas" w:cs="Times New Roman"/>
          <w:sz w:val="21"/>
          <w:szCs w:val="21"/>
        </w:rPr>
        <w:t xml:space="preserve"> </w:t>
      </w:r>
      <w:r w:rsidRPr="006D378B">
        <w:rPr>
          <w:rFonts w:ascii="Consolas" w:hAnsi="Consolas" w:cs="Times New Roman"/>
          <w:color w:val="098658"/>
          <w:sz w:val="21"/>
          <w:szCs w:val="21"/>
        </w:rPr>
        <w:t>0</w:t>
      </w:r>
      <w:r w:rsidRPr="006D378B">
        <w:rPr>
          <w:rFonts w:ascii="Consolas" w:hAnsi="Consolas" w:cs="Times New Roman"/>
          <w:sz w:val="21"/>
          <w:szCs w:val="21"/>
        </w:rPr>
        <w:t>);</w:t>
      </w:r>
    </w:p>
    <w:p w14:paraId="64D3D546"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sz w:val="21"/>
          <w:szCs w:val="21"/>
        </w:rPr>
        <w:t>         </w:t>
      </w:r>
      <w:proofErr w:type="gramStart"/>
      <w:r w:rsidRPr="006D378B">
        <w:rPr>
          <w:rFonts w:ascii="Consolas" w:hAnsi="Consolas" w:cs="Times New Roman"/>
          <w:sz w:val="21"/>
          <w:szCs w:val="21"/>
        </w:rPr>
        <w:t>PCAddress :</w:t>
      </w:r>
      <w:proofErr w:type="gramEnd"/>
      <w:r w:rsidRPr="006D378B">
        <w:rPr>
          <w:rFonts w:ascii="Consolas" w:hAnsi="Consolas" w:cs="Times New Roman"/>
          <w:sz w:val="21"/>
          <w:szCs w:val="21"/>
        </w:rPr>
        <w:t xml:space="preserve"> </w:t>
      </w:r>
      <w:r w:rsidRPr="006D378B">
        <w:rPr>
          <w:rFonts w:ascii="Consolas" w:hAnsi="Consolas" w:cs="Times New Roman"/>
          <w:color w:val="0000FF"/>
          <w:sz w:val="21"/>
          <w:szCs w:val="21"/>
        </w:rPr>
        <w:t>in</w:t>
      </w:r>
      <w:r w:rsidRPr="006D378B">
        <w:rPr>
          <w:rFonts w:ascii="Consolas" w:hAnsi="Consolas" w:cs="Times New Roman"/>
          <w:sz w:val="21"/>
          <w:szCs w:val="21"/>
        </w:rPr>
        <w:t xml:space="preserve"> STD_LOGIC_VECTOR(</w:t>
      </w:r>
      <w:r w:rsidRPr="006D378B">
        <w:rPr>
          <w:rFonts w:ascii="Consolas" w:hAnsi="Consolas" w:cs="Times New Roman"/>
          <w:color w:val="098658"/>
          <w:sz w:val="21"/>
          <w:szCs w:val="21"/>
        </w:rPr>
        <w:t>15</w:t>
      </w:r>
      <w:r w:rsidRPr="006D378B">
        <w:rPr>
          <w:rFonts w:ascii="Consolas" w:hAnsi="Consolas" w:cs="Times New Roman"/>
          <w:sz w:val="21"/>
          <w:szCs w:val="21"/>
        </w:rPr>
        <w:t xml:space="preserve"> </w:t>
      </w:r>
      <w:r w:rsidRPr="006D378B">
        <w:rPr>
          <w:rFonts w:ascii="Consolas" w:hAnsi="Consolas" w:cs="Times New Roman"/>
          <w:color w:val="0000FF"/>
          <w:sz w:val="21"/>
          <w:szCs w:val="21"/>
        </w:rPr>
        <w:t>downto</w:t>
      </w:r>
      <w:r w:rsidRPr="006D378B">
        <w:rPr>
          <w:rFonts w:ascii="Consolas" w:hAnsi="Consolas" w:cs="Times New Roman"/>
          <w:sz w:val="21"/>
          <w:szCs w:val="21"/>
        </w:rPr>
        <w:t xml:space="preserve"> </w:t>
      </w:r>
      <w:r w:rsidRPr="006D378B">
        <w:rPr>
          <w:rFonts w:ascii="Consolas" w:hAnsi="Consolas" w:cs="Times New Roman"/>
          <w:color w:val="098658"/>
          <w:sz w:val="21"/>
          <w:szCs w:val="21"/>
        </w:rPr>
        <w:t>0</w:t>
      </w:r>
      <w:r w:rsidRPr="006D378B">
        <w:rPr>
          <w:rFonts w:ascii="Consolas" w:hAnsi="Consolas" w:cs="Times New Roman"/>
          <w:sz w:val="21"/>
          <w:szCs w:val="21"/>
        </w:rPr>
        <w:t>);</w:t>
      </w:r>
    </w:p>
    <w:p w14:paraId="2DA9D2F2"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sz w:val="21"/>
          <w:szCs w:val="21"/>
        </w:rPr>
        <w:t>         </w:t>
      </w:r>
      <w:proofErr w:type="gramStart"/>
      <w:r w:rsidRPr="006D378B">
        <w:rPr>
          <w:rFonts w:ascii="Consolas" w:hAnsi="Consolas" w:cs="Times New Roman"/>
          <w:sz w:val="21"/>
          <w:szCs w:val="21"/>
        </w:rPr>
        <w:t>ALUResult  :</w:t>
      </w:r>
      <w:proofErr w:type="gramEnd"/>
      <w:r w:rsidRPr="006D378B">
        <w:rPr>
          <w:rFonts w:ascii="Consolas" w:hAnsi="Consolas" w:cs="Times New Roman"/>
          <w:sz w:val="21"/>
          <w:szCs w:val="21"/>
        </w:rPr>
        <w:t xml:space="preserve"> </w:t>
      </w:r>
      <w:r w:rsidRPr="006D378B">
        <w:rPr>
          <w:rFonts w:ascii="Consolas" w:hAnsi="Consolas" w:cs="Times New Roman"/>
          <w:color w:val="0000FF"/>
          <w:sz w:val="21"/>
          <w:szCs w:val="21"/>
        </w:rPr>
        <w:t>out</w:t>
      </w:r>
      <w:r w:rsidRPr="006D378B">
        <w:rPr>
          <w:rFonts w:ascii="Consolas" w:hAnsi="Consolas" w:cs="Times New Roman"/>
          <w:sz w:val="21"/>
          <w:szCs w:val="21"/>
        </w:rPr>
        <w:t xml:space="preserve"> STD_LOGIC_VECTOR(</w:t>
      </w:r>
      <w:r w:rsidRPr="006D378B">
        <w:rPr>
          <w:rFonts w:ascii="Consolas" w:hAnsi="Consolas" w:cs="Times New Roman"/>
          <w:color w:val="098658"/>
          <w:sz w:val="21"/>
          <w:szCs w:val="21"/>
        </w:rPr>
        <w:t>15</w:t>
      </w:r>
      <w:r w:rsidRPr="006D378B">
        <w:rPr>
          <w:rFonts w:ascii="Consolas" w:hAnsi="Consolas" w:cs="Times New Roman"/>
          <w:sz w:val="21"/>
          <w:szCs w:val="21"/>
        </w:rPr>
        <w:t xml:space="preserve"> </w:t>
      </w:r>
      <w:r w:rsidRPr="006D378B">
        <w:rPr>
          <w:rFonts w:ascii="Consolas" w:hAnsi="Consolas" w:cs="Times New Roman"/>
          <w:color w:val="0000FF"/>
          <w:sz w:val="21"/>
          <w:szCs w:val="21"/>
        </w:rPr>
        <w:t>downto</w:t>
      </w:r>
      <w:r w:rsidRPr="006D378B">
        <w:rPr>
          <w:rFonts w:ascii="Consolas" w:hAnsi="Consolas" w:cs="Times New Roman"/>
          <w:sz w:val="21"/>
          <w:szCs w:val="21"/>
        </w:rPr>
        <w:t xml:space="preserve"> </w:t>
      </w:r>
      <w:r w:rsidRPr="006D378B">
        <w:rPr>
          <w:rFonts w:ascii="Consolas" w:hAnsi="Consolas" w:cs="Times New Roman"/>
          <w:color w:val="098658"/>
          <w:sz w:val="21"/>
          <w:szCs w:val="21"/>
        </w:rPr>
        <w:t>0</w:t>
      </w:r>
      <w:r w:rsidRPr="006D378B">
        <w:rPr>
          <w:rFonts w:ascii="Consolas" w:hAnsi="Consolas" w:cs="Times New Roman"/>
          <w:sz w:val="21"/>
          <w:szCs w:val="21"/>
        </w:rPr>
        <w:t>));</w:t>
      </w:r>
    </w:p>
    <w:p w14:paraId="670E52B2"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00FF"/>
          <w:sz w:val="21"/>
          <w:szCs w:val="21"/>
        </w:rPr>
        <w:t>end</w:t>
      </w:r>
      <w:r w:rsidRPr="006D378B">
        <w:rPr>
          <w:rFonts w:ascii="Consolas" w:hAnsi="Consolas" w:cs="Times New Roman"/>
          <w:sz w:val="21"/>
          <w:szCs w:val="21"/>
        </w:rPr>
        <w:t xml:space="preserve"> BranchJumpAdder;</w:t>
      </w:r>
    </w:p>
    <w:p w14:paraId="2B876D21" w14:textId="77777777" w:rsidR="006D378B" w:rsidRPr="006D378B" w:rsidRDefault="006D378B" w:rsidP="006D378B">
      <w:pPr>
        <w:shd w:val="clear" w:color="auto" w:fill="FFFFFF"/>
        <w:spacing w:line="285" w:lineRule="atLeast"/>
        <w:rPr>
          <w:rFonts w:ascii="Consolas" w:hAnsi="Consolas" w:cs="Times New Roman"/>
          <w:sz w:val="21"/>
          <w:szCs w:val="21"/>
        </w:rPr>
      </w:pPr>
    </w:p>
    <w:p w14:paraId="05724523"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00FF"/>
          <w:sz w:val="21"/>
          <w:szCs w:val="21"/>
        </w:rPr>
        <w:t>architecture</w:t>
      </w:r>
      <w:r w:rsidRPr="006D378B">
        <w:rPr>
          <w:rFonts w:ascii="Consolas" w:hAnsi="Consolas" w:cs="Times New Roman"/>
          <w:sz w:val="21"/>
          <w:szCs w:val="21"/>
        </w:rPr>
        <w:t xml:space="preserve"> Behavioral </w:t>
      </w:r>
      <w:r w:rsidRPr="006D378B">
        <w:rPr>
          <w:rFonts w:ascii="Consolas" w:hAnsi="Consolas" w:cs="Times New Roman"/>
          <w:color w:val="0000FF"/>
          <w:sz w:val="21"/>
          <w:szCs w:val="21"/>
        </w:rPr>
        <w:t>of</w:t>
      </w:r>
      <w:r w:rsidRPr="006D378B">
        <w:rPr>
          <w:rFonts w:ascii="Consolas" w:hAnsi="Consolas" w:cs="Times New Roman"/>
          <w:sz w:val="21"/>
          <w:szCs w:val="21"/>
        </w:rPr>
        <w:t xml:space="preserve"> BranchJumpAdder </w:t>
      </w:r>
      <w:r w:rsidRPr="006D378B">
        <w:rPr>
          <w:rFonts w:ascii="Consolas" w:hAnsi="Consolas" w:cs="Times New Roman"/>
          <w:color w:val="0000FF"/>
          <w:sz w:val="21"/>
          <w:szCs w:val="21"/>
        </w:rPr>
        <w:t>is</w:t>
      </w:r>
    </w:p>
    <w:p w14:paraId="0BD30165" w14:textId="77777777" w:rsidR="006D378B" w:rsidRPr="006D378B" w:rsidRDefault="006D378B" w:rsidP="006D378B">
      <w:pPr>
        <w:shd w:val="clear" w:color="auto" w:fill="FFFFFF"/>
        <w:spacing w:line="285" w:lineRule="atLeast"/>
        <w:rPr>
          <w:rFonts w:ascii="Consolas" w:hAnsi="Consolas" w:cs="Times New Roman"/>
          <w:sz w:val="21"/>
          <w:szCs w:val="21"/>
        </w:rPr>
      </w:pPr>
    </w:p>
    <w:p w14:paraId="38E94394"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00FF"/>
          <w:sz w:val="21"/>
          <w:szCs w:val="21"/>
        </w:rPr>
        <w:t>begin</w:t>
      </w:r>
    </w:p>
    <w:p w14:paraId="67D24DF8" w14:textId="77777777" w:rsidR="006D378B" w:rsidRPr="006D378B" w:rsidRDefault="006D378B" w:rsidP="006D378B">
      <w:pPr>
        <w:shd w:val="clear" w:color="auto" w:fill="FFFFFF"/>
        <w:spacing w:line="285" w:lineRule="atLeast"/>
        <w:rPr>
          <w:rFonts w:ascii="Consolas" w:hAnsi="Consolas" w:cs="Times New Roman"/>
          <w:sz w:val="21"/>
          <w:szCs w:val="21"/>
        </w:rPr>
      </w:pPr>
    </w:p>
    <w:p w14:paraId="0A060EB2"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sz w:val="21"/>
          <w:szCs w:val="21"/>
        </w:rPr>
        <w:t xml:space="preserve">    </w:t>
      </w:r>
      <w:proofErr w:type="gramStart"/>
      <w:r w:rsidRPr="006D378B">
        <w:rPr>
          <w:rFonts w:ascii="Consolas" w:hAnsi="Consolas" w:cs="Times New Roman"/>
          <w:color w:val="0000FF"/>
          <w:sz w:val="21"/>
          <w:szCs w:val="21"/>
        </w:rPr>
        <w:t>process</w:t>
      </w:r>
      <w:r w:rsidRPr="006D378B">
        <w:rPr>
          <w:rFonts w:ascii="Consolas" w:hAnsi="Consolas" w:cs="Times New Roman"/>
          <w:sz w:val="21"/>
          <w:szCs w:val="21"/>
        </w:rPr>
        <w:t>(</w:t>
      </w:r>
      <w:proofErr w:type="gramEnd"/>
      <w:r w:rsidRPr="006D378B">
        <w:rPr>
          <w:rFonts w:ascii="Consolas" w:hAnsi="Consolas" w:cs="Times New Roman"/>
          <w:sz w:val="21"/>
          <w:szCs w:val="21"/>
        </w:rPr>
        <w:t>PCAddress)</w:t>
      </w:r>
    </w:p>
    <w:p w14:paraId="256E6FD9"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sz w:val="21"/>
          <w:szCs w:val="21"/>
        </w:rPr>
        <w:t xml:space="preserve">    </w:t>
      </w:r>
      <w:r w:rsidRPr="006D378B">
        <w:rPr>
          <w:rFonts w:ascii="Consolas" w:hAnsi="Consolas" w:cs="Times New Roman"/>
          <w:color w:val="0000FF"/>
          <w:sz w:val="21"/>
          <w:szCs w:val="21"/>
        </w:rPr>
        <w:t>begin</w:t>
      </w:r>
    </w:p>
    <w:p w14:paraId="18C59F9E"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sz w:val="21"/>
          <w:szCs w:val="21"/>
        </w:rPr>
        <w:t>         ALUResult &lt;= std_logic_vector(</w:t>
      </w:r>
      <w:proofErr w:type="gramStart"/>
      <w:r w:rsidRPr="006D378B">
        <w:rPr>
          <w:rFonts w:ascii="Consolas" w:hAnsi="Consolas" w:cs="Times New Roman"/>
          <w:sz w:val="21"/>
          <w:szCs w:val="21"/>
        </w:rPr>
        <w:t>signed(</w:t>
      </w:r>
      <w:proofErr w:type="gramEnd"/>
      <w:r w:rsidRPr="006D378B">
        <w:rPr>
          <w:rFonts w:ascii="Consolas" w:hAnsi="Consolas" w:cs="Times New Roman"/>
          <w:sz w:val="21"/>
          <w:szCs w:val="21"/>
        </w:rPr>
        <w:t xml:space="preserve">ShiftInput) + signed(PCAddress)); </w:t>
      </w:r>
      <w:r w:rsidRPr="006D378B">
        <w:rPr>
          <w:rFonts w:ascii="Consolas" w:hAnsi="Consolas" w:cs="Times New Roman"/>
          <w:color w:val="008000"/>
          <w:sz w:val="21"/>
          <w:szCs w:val="21"/>
        </w:rPr>
        <w:t>--Adding the two 16-bit addresses.</w:t>
      </w:r>
    </w:p>
    <w:p w14:paraId="70892452"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sz w:val="21"/>
          <w:szCs w:val="21"/>
        </w:rPr>
        <w:t xml:space="preserve">    </w:t>
      </w:r>
      <w:r w:rsidRPr="006D378B">
        <w:rPr>
          <w:rFonts w:ascii="Consolas" w:hAnsi="Consolas" w:cs="Times New Roman"/>
          <w:color w:val="0000FF"/>
          <w:sz w:val="21"/>
          <w:szCs w:val="21"/>
        </w:rPr>
        <w:t>end</w:t>
      </w:r>
      <w:r w:rsidRPr="006D378B">
        <w:rPr>
          <w:rFonts w:ascii="Consolas" w:hAnsi="Consolas" w:cs="Times New Roman"/>
          <w:sz w:val="21"/>
          <w:szCs w:val="21"/>
        </w:rPr>
        <w:t xml:space="preserve"> </w:t>
      </w:r>
      <w:r w:rsidRPr="006D378B">
        <w:rPr>
          <w:rFonts w:ascii="Consolas" w:hAnsi="Consolas" w:cs="Times New Roman"/>
          <w:color w:val="0000FF"/>
          <w:sz w:val="21"/>
          <w:szCs w:val="21"/>
        </w:rPr>
        <w:t>process</w:t>
      </w:r>
      <w:r w:rsidRPr="006D378B">
        <w:rPr>
          <w:rFonts w:ascii="Consolas" w:hAnsi="Consolas" w:cs="Times New Roman"/>
          <w:sz w:val="21"/>
          <w:szCs w:val="21"/>
        </w:rPr>
        <w:t>;</w:t>
      </w:r>
    </w:p>
    <w:p w14:paraId="58435945" w14:textId="77777777" w:rsidR="006D378B" w:rsidRPr="006D378B" w:rsidRDefault="006D378B" w:rsidP="006D378B">
      <w:pPr>
        <w:shd w:val="clear" w:color="auto" w:fill="FFFFFF"/>
        <w:spacing w:line="285" w:lineRule="atLeast"/>
        <w:rPr>
          <w:rFonts w:ascii="Consolas" w:hAnsi="Consolas" w:cs="Times New Roman"/>
          <w:sz w:val="21"/>
          <w:szCs w:val="21"/>
        </w:rPr>
      </w:pPr>
    </w:p>
    <w:p w14:paraId="2AC49318" w14:textId="77777777" w:rsidR="006D378B" w:rsidRPr="006D378B" w:rsidRDefault="006D378B" w:rsidP="006D378B">
      <w:pPr>
        <w:shd w:val="clear" w:color="auto" w:fill="FFFFFF"/>
        <w:spacing w:line="285" w:lineRule="atLeast"/>
        <w:rPr>
          <w:rFonts w:ascii="Consolas" w:hAnsi="Consolas" w:cs="Times New Roman"/>
          <w:sz w:val="21"/>
          <w:szCs w:val="21"/>
        </w:rPr>
      </w:pPr>
      <w:r w:rsidRPr="006D378B">
        <w:rPr>
          <w:rFonts w:ascii="Consolas" w:hAnsi="Consolas" w:cs="Times New Roman"/>
          <w:color w:val="0000FF"/>
          <w:sz w:val="21"/>
          <w:szCs w:val="21"/>
        </w:rPr>
        <w:t>end</w:t>
      </w:r>
      <w:r w:rsidRPr="006D378B">
        <w:rPr>
          <w:rFonts w:ascii="Consolas" w:hAnsi="Consolas" w:cs="Times New Roman"/>
          <w:sz w:val="21"/>
          <w:szCs w:val="21"/>
        </w:rPr>
        <w:t xml:space="preserve"> Behavioral;</w:t>
      </w:r>
    </w:p>
    <w:p w14:paraId="524BD031" w14:textId="77777777" w:rsidR="006D378B" w:rsidRPr="006D378B" w:rsidRDefault="006D378B" w:rsidP="006D378B">
      <w:pPr>
        <w:shd w:val="clear" w:color="auto" w:fill="FFFFFF"/>
        <w:spacing w:line="285" w:lineRule="atLeast"/>
        <w:rPr>
          <w:rFonts w:ascii="Consolas" w:hAnsi="Consolas" w:cs="Times New Roman"/>
          <w:sz w:val="21"/>
          <w:szCs w:val="21"/>
        </w:rPr>
      </w:pPr>
    </w:p>
    <w:p w14:paraId="3032B9D3" w14:textId="77777777" w:rsidR="00DD5EB6" w:rsidRPr="00DD5EB6" w:rsidRDefault="00DD5EB6" w:rsidP="00AE0599"/>
    <w:p w14:paraId="4A53CFC1" w14:textId="77777777" w:rsidR="001B2162" w:rsidRDefault="001B2162" w:rsidP="00D367A0"/>
    <w:p w14:paraId="4610554C" w14:textId="64CF21D0" w:rsidR="00DD5EB6" w:rsidRDefault="00DD5EB6" w:rsidP="00D367A0"/>
    <w:p w14:paraId="087CB43B" w14:textId="331AE0D3" w:rsidR="00DD5EB6" w:rsidRDefault="00DD5EB6" w:rsidP="00D367A0"/>
    <w:p w14:paraId="292FCAA2" w14:textId="297D635F" w:rsidR="00DD5EB6" w:rsidRDefault="00DD5EB6" w:rsidP="00D367A0"/>
    <w:p w14:paraId="4A5A0808" w14:textId="7AF2F08C" w:rsidR="00DD5EB6" w:rsidRDefault="00DD5EB6" w:rsidP="00D367A0"/>
    <w:p w14:paraId="55031C4D" w14:textId="7361901C" w:rsidR="00DD5EB6" w:rsidRDefault="00DD5EB6" w:rsidP="00D367A0"/>
    <w:p w14:paraId="00E26FB9" w14:textId="09E4AEE7" w:rsidR="00DD5EB6" w:rsidRDefault="00DD5EB6" w:rsidP="00D367A0"/>
    <w:p w14:paraId="25168B38" w14:textId="6CE7A444" w:rsidR="00DD5EB6" w:rsidRDefault="00DD5EB6" w:rsidP="00D367A0"/>
    <w:p w14:paraId="0D95C0C0" w14:textId="4510412B" w:rsidR="00DD5EB6" w:rsidRDefault="00DD5EB6" w:rsidP="00D367A0"/>
    <w:p w14:paraId="1BA0EA09" w14:textId="073F25D4" w:rsidR="00DD5EB6" w:rsidRDefault="00DD5EB6" w:rsidP="00D367A0"/>
    <w:p w14:paraId="1C9ADF3B" w14:textId="7C728A29" w:rsidR="00DD5EB6" w:rsidRDefault="00DD5EB6" w:rsidP="00D367A0"/>
    <w:p w14:paraId="512B3BC8" w14:textId="02A14F49" w:rsidR="00DD5EB6" w:rsidRDefault="00DD5EB6" w:rsidP="00D367A0"/>
    <w:p w14:paraId="016B5F04" w14:textId="0F28D87A" w:rsidR="00DD5EB6" w:rsidRDefault="00DD5EB6" w:rsidP="00D367A0"/>
    <w:p w14:paraId="2D057763" w14:textId="45C1EB16" w:rsidR="00DD5EB6" w:rsidRDefault="00DD5EB6" w:rsidP="00D367A0"/>
    <w:p w14:paraId="3B647A0B" w14:textId="18AAC3AD" w:rsidR="00DD5EB6" w:rsidRDefault="00DD5EB6" w:rsidP="00D367A0"/>
    <w:p w14:paraId="6A2188DB" w14:textId="238C1E90" w:rsidR="00DD5EB6" w:rsidRDefault="00DD5EB6" w:rsidP="00D367A0"/>
    <w:p w14:paraId="517D4E75" w14:textId="4F37B7AB" w:rsidR="00DD5EB6" w:rsidRDefault="00DD5EB6" w:rsidP="00D367A0"/>
    <w:p w14:paraId="278DFACE" w14:textId="0CDB88F4" w:rsidR="00DD5EB6" w:rsidRDefault="00DD5EB6" w:rsidP="00D367A0"/>
    <w:p w14:paraId="5D21C37E" w14:textId="7355A438" w:rsidR="00DD5EB6" w:rsidRDefault="00DD5EB6" w:rsidP="00D367A0"/>
    <w:p w14:paraId="3789E451" w14:textId="4008C786" w:rsidR="00DD5EB6" w:rsidRDefault="00DD5EB6" w:rsidP="00D367A0"/>
    <w:p w14:paraId="2BDB4030" w14:textId="153A497B" w:rsidR="00DD5EB6" w:rsidRDefault="00DD5EB6" w:rsidP="00D367A0"/>
    <w:p w14:paraId="7821B791" w14:textId="408C253F" w:rsidR="00DD5EB6" w:rsidRDefault="00DD5EB6" w:rsidP="00D367A0"/>
    <w:p w14:paraId="5B7DA732" w14:textId="7E8403AD" w:rsidR="00DD5EB6" w:rsidRDefault="00DD5EB6" w:rsidP="00D367A0"/>
    <w:p w14:paraId="298DEDDF" w14:textId="44EB5EC0" w:rsidR="00DD5EB6" w:rsidRDefault="00DD5EB6" w:rsidP="00D367A0"/>
    <w:p w14:paraId="149EC451" w14:textId="29DE25BA" w:rsidR="00DD5EB6" w:rsidRDefault="00DD5EB6" w:rsidP="00D367A0"/>
    <w:p w14:paraId="4A5A234A" w14:textId="7F08BC19" w:rsidR="00DD5EB6" w:rsidRDefault="00DD5EB6" w:rsidP="00D367A0"/>
    <w:p w14:paraId="1E560137" w14:textId="15B06842" w:rsidR="00DD5EB6" w:rsidRDefault="00DD5EB6" w:rsidP="00D367A0"/>
    <w:p w14:paraId="2B9C588F" w14:textId="27FE42B6" w:rsidR="00A14B07" w:rsidRDefault="00A14B07" w:rsidP="00D367A0"/>
    <w:p w14:paraId="60521502" w14:textId="47FCE636" w:rsidR="00A14B07" w:rsidRDefault="00A14B07" w:rsidP="00D367A0"/>
    <w:p w14:paraId="4C188274" w14:textId="63517800" w:rsidR="00A14B07" w:rsidRDefault="00A14B07" w:rsidP="00D367A0"/>
    <w:p w14:paraId="47758C5D" w14:textId="0396A900" w:rsidR="00A14B07" w:rsidRDefault="00A14B07" w:rsidP="00D367A0"/>
    <w:p w14:paraId="45DE16FA" w14:textId="74245493" w:rsidR="00A14B07" w:rsidRDefault="00A14B07" w:rsidP="00D367A0"/>
    <w:p w14:paraId="30CD90DA" w14:textId="593AC200" w:rsidR="00A14B07" w:rsidRDefault="00A14B07" w:rsidP="00D367A0"/>
    <w:p w14:paraId="3E316CCA" w14:textId="77777777" w:rsidR="00A14B07" w:rsidRDefault="00A14B07" w:rsidP="00D367A0"/>
    <w:p w14:paraId="5217F719" w14:textId="6BED0F74" w:rsidR="00DD5EB6" w:rsidRDefault="00DD5EB6" w:rsidP="00D367A0">
      <w:r>
        <w:lastRenderedPageBreak/>
        <w:t>BranchMux:</w:t>
      </w:r>
    </w:p>
    <w:p w14:paraId="226C52C9"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w:t>
      </w:r>
    </w:p>
    <w:p w14:paraId="30B0A6C3"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 xml:space="preserve">-- Company: </w:t>
      </w:r>
    </w:p>
    <w:p w14:paraId="03FA5418"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 xml:space="preserve">-- Engineer: </w:t>
      </w:r>
    </w:p>
    <w:p w14:paraId="3578DA9C"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 xml:space="preserve">-- </w:t>
      </w:r>
    </w:p>
    <w:p w14:paraId="78676DDB"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 Create Date: 10/27/2022 06:55:12 PM</w:t>
      </w:r>
    </w:p>
    <w:p w14:paraId="32EE6CEF"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 xml:space="preserve">-- Design Name: </w:t>
      </w:r>
    </w:p>
    <w:p w14:paraId="7FD5E8C2"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 Module Name: BranchMux - Behavioral</w:t>
      </w:r>
    </w:p>
    <w:p w14:paraId="4C4F55CF"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 xml:space="preserve">-- Project Name: </w:t>
      </w:r>
    </w:p>
    <w:p w14:paraId="1A9BBF71"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 xml:space="preserve">-- Target Devices: </w:t>
      </w:r>
    </w:p>
    <w:p w14:paraId="640C1256"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 xml:space="preserve">-- Tool Versions: </w:t>
      </w:r>
    </w:p>
    <w:p w14:paraId="3E28679A"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 xml:space="preserve">-- Description: </w:t>
      </w:r>
    </w:p>
    <w:p w14:paraId="2F1B4A2D"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 xml:space="preserve">-- </w:t>
      </w:r>
    </w:p>
    <w:p w14:paraId="44F961E9"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 xml:space="preserve">-- Dependencies: </w:t>
      </w:r>
    </w:p>
    <w:p w14:paraId="2E2DFF03"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 xml:space="preserve">-- </w:t>
      </w:r>
    </w:p>
    <w:p w14:paraId="359CE7FD"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 Revision:</w:t>
      </w:r>
    </w:p>
    <w:p w14:paraId="5F7C9CD7"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 Revision 0.01 - File Created</w:t>
      </w:r>
    </w:p>
    <w:p w14:paraId="4A99CC55"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 Additional Comments:</w:t>
      </w:r>
    </w:p>
    <w:p w14:paraId="0940A5C2"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 xml:space="preserve">-- </w:t>
      </w:r>
    </w:p>
    <w:p w14:paraId="1023C4E4"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w:t>
      </w:r>
    </w:p>
    <w:p w14:paraId="47452842" w14:textId="77777777" w:rsidR="00FB7A53" w:rsidRPr="00FB7A53" w:rsidRDefault="00FB7A53" w:rsidP="00FB7A53">
      <w:pPr>
        <w:shd w:val="clear" w:color="auto" w:fill="FFFFFF"/>
        <w:spacing w:after="240" w:line="285" w:lineRule="atLeast"/>
        <w:rPr>
          <w:rFonts w:ascii="Consolas" w:hAnsi="Consolas" w:cs="Times New Roman"/>
          <w:sz w:val="21"/>
          <w:szCs w:val="21"/>
        </w:rPr>
      </w:pPr>
    </w:p>
    <w:p w14:paraId="4326461E"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00FF"/>
          <w:sz w:val="21"/>
          <w:szCs w:val="21"/>
        </w:rPr>
        <w:t>library</w:t>
      </w:r>
      <w:r w:rsidRPr="00FB7A53">
        <w:rPr>
          <w:rFonts w:ascii="Consolas" w:hAnsi="Consolas" w:cs="Times New Roman"/>
          <w:sz w:val="21"/>
          <w:szCs w:val="21"/>
        </w:rPr>
        <w:t xml:space="preserve"> IEEE;</w:t>
      </w:r>
    </w:p>
    <w:p w14:paraId="2E5CB415"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00FF"/>
          <w:sz w:val="21"/>
          <w:szCs w:val="21"/>
        </w:rPr>
        <w:t>use</w:t>
      </w:r>
      <w:r w:rsidRPr="00FB7A53">
        <w:rPr>
          <w:rFonts w:ascii="Consolas" w:hAnsi="Consolas" w:cs="Times New Roman"/>
          <w:sz w:val="21"/>
          <w:szCs w:val="21"/>
        </w:rPr>
        <w:t xml:space="preserve"> IEEE.STD_LOGIC_1164.</w:t>
      </w:r>
      <w:r w:rsidRPr="00FB7A53">
        <w:rPr>
          <w:rFonts w:ascii="Consolas" w:hAnsi="Consolas" w:cs="Times New Roman"/>
          <w:color w:val="0000FF"/>
          <w:sz w:val="21"/>
          <w:szCs w:val="21"/>
        </w:rPr>
        <w:t>ALL</w:t>
      </w:r>
      <w:r w:rsidRPr="00FB7A53">
        <w:rPr>
          <w:rFonts w:ascii="Consolas" w:hAnsi="Consolas" w:cs="Times New Roman"/>
          <w:sz w:val="21"/>
          <w:szCs w:val="21"/>
        </w:rPr>
        <w:t>;</w:t>
      </w:r>
    </w:p>
    <w:p w14:paraId="35755289" w14:textId="77777777" w:rsidR="00FB7A53" w:rsidRPr="00FB7A53" w:rsidRDefault="00FB7A53" w:rsidP="00FB7A53">
      <w:pPr>
        <w:shd w:val="clear" w:color="auto" w:fill="FFFFFF"/>
        <w:spacing w:line="285" w:lineRule="atLeast"/>
        <w:rPr>
          <w:rFonts w:ascii="Consolas" w:hAnsi="Consolas" w:cs="Times New Roman"/>
          <w:sz w:val="21"/>
          <w:szCs w:val="21"/>
        </w:rPr>
      </w:pPr>
    </w:p>
    <w:p w14:paraId="70EC217E"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 Uncomment the following library declaration if using</w:t>
      </w:r>
    </w:p>
    <w:p w14:paraId="2DCDC2CE"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 arithmetic functions with Signed or Unsigned values</w:t>
      </w:r>
    </w:p>
    <w:p w14:paraId="49B71F31"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00FF"/>
          <w:sz w:val="21"/>
          <w:szCs w:val="21"/>
        </w:rPr>
        <w:t>use</w:t>
      </w:r>
      <w:r w:rsidRPr="00FB7A53">
        <w:rPr>
          <w:rFonts w:ascii="Consolas" w:hAnsi="Consolas" w:cs="Times New Roman"/>
          <w:sz w:val="21"/>
          <w:szCs w:val="21"/>
        </w:rPr>
        <w:t xml:space="preserve"> IEEE.NUMERIC_STD.</w:t>
      </w:r>
      <w:r w:rsidRPr="00FB7A53">
        <w:rPr>
          <w:rFonts w:ascii="Consolas" w:hAnsi="Consolas" w:cs="Times New Roman"/>
          <w:color w:val="0000FF"/>
          <w:sz w:val="21"/>
          <w:szCs w:val="21"/>
        </w:rPr>
        <w:t>ALL</w:t>
      </w:r>
      <w:r w:rsidRPr="00FB7A53">
        <w:rPr>
          <w:rFonts w:ascii="Consolas" w:hAnsi="Consolas" w:cs="Times New Roman"/>
          <w:sz w:val="21"/>
          <w:szCs w:val="21"/>
        </w:rPr>
        <w:t>;</w:t>
      </w:r>
    </w:p>
    <w:p w14:paraId="11348A26" w14:textId="77777777" w:rsidR="00FB7A53" w:rsidRPr="00FB7A53" w:rsidRDefault="00FB7A53" w:rsidP="00FB7A53">
      <w:pPr>
        <w:shd w:val="clear" w:color="auto" w:fill="FFFFFF"/>
        <w:spacing w:line="285" w:lineRule="atLeast"/>
        <w:rPr>
          <w:rFonts w:ascii="Consolas" w:hAnsi="Consolas" w:cs="Times New Roman"/>
          <w:sz w:val="21"/>
          <w:szCs w:val="21"/>
        </w:rPr>
      </w:pPr>
    </w:p>
    <w:p w14:paraId="27A48423"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 Uncomment the following library declaration if instantiating</w:t>
      </w:r>
    </w:p>
    <w:p w14:paraId="6D6DEC42"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 any Xilinx leaf cells in this code.</w:t>
      </w:r>
    </w:p>
    <w:p w14:paraId="2D0D8D00"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--library UNISIM;</w:t>
      </w:r>
    </w:p>
    <w:p w14:paraId="7BE6F790"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8000"/>
          <w:sz w:val="21"/>
          <w:szCs w:val="21"/>
        </w:rPr>
        <w:t>--use UNISIM.VComponents.all;</w:t>
      </w:r>
    </w:p>
    <w:p w14:paraId="66B442DA" w14:textId="77777777" w:rsidR="00FB7A53" w:rsidRPr="00FB7A53" w:rsidRDefault="00FB7A53" w:rsidP="00FB7A53">
      <w:pPr>
        <w:shd w:val="clear" w:color="auto" w:fill="FFFFFF"/>
        <w:spacing w:line="285" w:lineRule="atLeast"/>
        <w:rPr>
          <w:rFonts w:ascii="Consolas" w:hAnsi="Consolas" w:cs="Times New Roman"/>
          <w:sz w:val="21"/>
          <w:szCs w:val="21"/>
        </w:rPr>
      </w:pPr>
    </w:p>
    <w:p w14:paraId="2C7582A2"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00FF"/>
          <w:sz w:val="21"/>
          <w:szCs w:val="21"/>
        </w:rPr>
        <w:t>entity</w:t>
      </w:r>
      <w:r w:rsidRPr="00FB7A53">
        <w:rPr>
          <w:rFonts w:ascii="Consolas" w:hAnsi="Consolas" w:cs="Times New Roman"/>
          <w:sz w:val="21"/>
          <w:szCs w:val="21"/>
        </w:rPr>
        <w:t xml:space="preserve"> BranchMux </w:t>
      </w:r>
      <w:r w:rsidRPr="00FB7A53">
        <w:rPr>
          <w:rFonts w:ascii="Consolas" w:hAnsi="Consolas" w:cs="Times New Roman"/>
          <w:color w:val="0000FF"/>
          <w:sz w:val="21"/>
          <w:szCs w:val="21"/>
        </w:rPr>
        <w:t>is</w:t>
      </w:r>
    </w:p>
    <w:p w14:paraId="332147BC"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sz w:val="21"/>
          <w:szCs w:val="21"/>
        </w:rPr>
        <w:t xml:space="preserve">  </w:t>
      </w:r>
      <w:r w:rsidRPr="00FB7A53">
        <w:rPr>
          <w:rFonts w:ascii="Consolas" w:hAnsi="Consolas" w:cs="Times New Roman"/>
          <w:color w:val="0000FF"/>
          <w:sz w:val="21"/>
          <w:szCs w:val="21"/>
        </w:rPr>
        <w:t>Port</w:t>
      </w:r>
      <w:r w:rsidRPr="00FB7A53">
        <w:rPr>
          <w:rFonts w:ascii="Consolas" w:hAnsi="Consolas" w:cs="Times New Roman"/>
          <w:sz w:val="21"/>
          <w:szCs w:val="21"/>
        </w:rPr>
        <w:t xml:space="preserve"> (</w:t>
      </w:r>
      <w:proofErr w:type="gramStart"/>
      <w:r w:rsidRPr="00FB7A53">
        <w:rPr>
          <w:rFonts w:ascii="Consolas" w:hAnsi="Consolas" w:cs="Times New Roman"/>
          <w:sz w:val="21"/>
          <w:szCs w:val="21"/>
        </w:rPr>
        <w:t>PCPlusFour :</w:t>
      </w:r>
      <w:proofErr w:type="gramEnd"/>
      <w:r w:rsidRPr="00FB7A53">
        <w:rPr>
          <w:rFonts w:ascii="Consolas" w:hAnsi="Consolas" w:cs="Times New Roman"/>
          <w:sz w:val="21"/>
          <w:szCs w:val="21"/>
        </w:rPr>
        <w:t xml:space="preserve"> </w:t>
      </w:r>
      <w:r w:rsidRPr="00FB7A53">
        <w:rPr>
          <w:rFonts w:ascii="Consolas" w:hAnsi="Consolas" w:cs="Times New Roman"/>
          <w:color w:val="0000FF"/>
          <w:sz w:val="21"/>
          <w:szCs w:val="21"/>
        </w:rPr>
        <w:t>in</w:t>
      </w:r>
      <w:r w:rsidRPr="00FB7A53">
        <w:rPr>
          <w:rFonts w:ascii="Consolas" w:hAnsi="Consolas" w:cs="Times New Roman"/>
          <w:sz w:val="21"/>
          <w:szCs w:val="21"/>
        </w:rPr>
        <w:t xml:space="preserve"> STD_LOGIC_VECTOR(</w:t>
      </w:r>
      <w:r w:rsidRPr="00FB7A53">
        <w:rPr>
          <w:rFonts w:ascii="Consolas" w:hAnsi="Consolas" w:cs="Times New Roman"/>
          <w:color w:val="098658"/>
          <w:sz w:val="21"/>
          <w:szCs w:val="21"/>
        </w:rPr>
        <w:t>15</w:t>
      </w:r>
      <w:r w:rsidRPr="00FB7A53">
        <w:rPr>
          <w:rFonts w:ascii="Consolas" w:hAnsi="Consolas" w:cs="Times New Roman"/>
          <w:sz w:val="21"/>
          <w:szCs w:val="21"/>
        </w:rPr>
        <w:t xml:space="preserve"> </w:t>
      </w:r>
      <w:r w:rsidRPr="00FB7A53">
        <w:rPr>
          <w:rFonts w:ascii="Consolas" w:hAnsi="Consolas" w:cs="Times New Roman"/>
          <w:color w:val="0000FF"/>
          <w:sz w:val="21"/>
          <w:szCs w:val="21"/>
        </w:rPr>
        <w:t>downto</w:t>
      </w:r>
      <w:r w:rsidRPr="00FB7A53">
        <w:rPr>
          <w:rFonts w:ascii="Consolas" w:hAnsi="Consolas" w:cs="Times New Roman"/>
          <w:sz w:val="21"/>
          <w:szCs w:val="21"/>
        </w:rPr>
        <w:t xml:space="preserve"> </w:t>
      </w:r>
      <w:r w:rsidRPr="00FB7A53">
        <w:rPr>
          <w:rFonts w:ascii="Consolas" w:hAnsi="Consolas" w:cs="Times New Roman"/>
          <w:color w:val="098658"/>
          <w:sz w:val="21"/>
          <w:szCs w:val="21"/>
        </w:rPr>
        <w:t>0</w:t>
      </w:r>
      <w:r w:rsidRPr="00FB7A53">
        <w:rPr>
          <w:rFonts w:ascii="Consolas" w:hAnsi="Consolas" w:cs="Times New Roman"/>
          <w:sz w:val="21"/>
          <w:szCs w:val="21"/>
        </w:rPr>
        <w:t>);</w:t>
      </w:r>
    </w:p>
    <w:p w14:paraId="1EC9CAB2"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sz w:val="21"/>
          <w:szCs w:val="21"/>
        </w:rPr>
        <w:t xml:space="preserve">        </w:t>
      </w:r>
      <w:proofErr w:type="gramStart"/>
      <w:r w:rsidRPr="00FB7A53">
        <w:rPr>
          <w:rFonts w:ascii="Consolas" w:hAnsi="Consolas" w:cs="Times New Roman"/>
          <w:sz w:val="21"/>
          <w:szCs w:val="21"/>
        </w:rPr>
        <w:t>BranchALUResult :</w:t>
      </w:r>
      <w:proofErr w:type="gramEnd"/>
      <w:r w:rsidRPr="00FB7A53">
        <w:rPr>
          <w:rFonts w:ascii="Consolas" w:hAnsi="Consolas" w:cs="Times New Roman"/>
          <w:sz w:val="21"/>
          <w:szCs w:val="21"/>
        </w:rPr>
        <w:t xml:space="preserve"> </w:t>
      </w:r>
      <w:r w:rsidRPr="00FB7A53">
        <w:rPr>
          <w:rFonts w:ascii="Consolas" w:hAnsi="Consolas" w:cs="Times New Roman"/>
          <w:color w:val="0000FF"/>
          <w:sz w:val="21"/>
          <w:szCs w:val="21"/>
        </w:rPr>
        <w:t>in</w:t>
      </w:r>
      <w:r w:rsidRPr="00FB7A53">
        <w:rPr>
          <w:rFonts w:ascii="Consolas" w:hAnsi="Consolas" w:cs="Times New Roman"/>
          <w:sz w:val="21"/>
          <w:szCs w:val="21"/>
        </w:rPr>
        <w:t xml:space="preserve"> STD_LOGIC_VECTOR(</w:t>
      </w:r>
      <w:r w:rsidRPr="00FB7A53">
        <w:rPr>
          <w:rFonts w:ascii="Consolas" w:hAnsi="Consolas" w:cs="Times New Roman"/>
          <w:color w:val="098658"/>
          <w:sz w:val="21"/>
          <w:szCs w:val="21"/>
        </w:rPr>
        <w:t>15</w:t>
      </w:r>
      <w:r w:rsidRPr="00FB7A53">
        <w:rPr>
          <w:rFonts w:ascii="Consolas" w:hAnsi="Consolas" w:cs="Times New Roman"/>
          <w:sz w:val="21"/>
          <w:szCs w:val="21"/>
        </w:rPr>
        <w:t xml:space="preserve"> </w:t>
      </w:r>
      <w:r w:rsidRPr="00FB7A53">
        <w:rPr>
          <w:rFonts w:ascii="Consolas" w:hAnsi="Consolas" w:cs="Times New Roman"/>
          <w:color w:val="0000FF"/>
          <w:sz w:val="21"/>
          <w:szCs w:val="21"/>
        </w:rPr>
        <w:t>downto</w:t>
      </w:r>
      <w:r w:rsidRPr="00FB7A53">
        <w:rPr>
          <w:rFonts w:ascii="Consolas" w:hAnsi="Consolas" w:cs="Times New Roman"/>
          <w:sz w:val="21"/>
          <w:szCs w:val="21"/>
        </w:rPr>
        <w:t xml:space="preserve"> </w:t>
      </w:r>
      <w:r w:rsidRPr="00FB7A53">
        <w:rPr>
          <w:rFonts w:ascii="Consolas" w:hAnsi="Consolas" w:cs="Times New Roman"/>
          <w:color w:val="098658"/>
          <w:sz w:val="21"/>
          <w:szCs w:val="21"/>
        </w:rPr>
        <w:t>0</w:t>
      </w:r>
      <w:r w:rsidRPr="00FB7A53">
        <w:rPr>
          <w:rFonts w:ascii="Consolas" w:hAnsi="Consolas" w:cs="Times New Roman"/>
          <w:sz w:val="21"/>
          <w:szCs w:val="21"/>
        </w:rPr>
        <w:t>);</w:t>
      </w:r>
    </w:p>
    <w:p w14:paraId="3E71C882"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sz w:val="21"/>
          <w:szCs w:val="21"/>
        </w:rPr>
        <w:t xml:space="preserve">        </w:t>
      </w:r>
      <w:r w:rsidRPr="00FB7A53">
        <w:rPr>
          <w:rFonts w:ascii="Consolas" w:hAnsi="Consolas" w:cs="Times New Roman"/>
          <w:color w:val="008000"/>
          <w:sz w:val="21"/>
          <w:szCs w:val="21"/>
        </w:rPr>
        <w:t>--</w:t>
      </w:r>
      <w:proofErr w:type="gramStart"/>
      <w:r w:rsidRPr="00FB7A53">
        <w:rPr>
          <w:rFonts w:ascii="Consolas" w:hAnsi="Consolas" w:cs="Times New Roman"/>
          <w:color w:val="008000"/>
          <w:sz w:val="21"/>
          <w:szCs w:val="21"/>
        </w:rPr>
        <w:t>PCSrc  :</w:t>
      </w:r>
      <w:proofErr w:type="gramEnd"/>
      <w:r w:rsidRPr="00FB7A53">
        <w:rPr>
          <w:rFonts w:ascii="Consolas" w:hAnsi="Consolas" w:cs="Times New Roman"/>
          <w:color w:val="008000"/>
          <w:sz w:val="21"/>
          <w:szCs w:val="21"/>
        </w:rPr>
        <w:t xml:space="preserve"> in STD_LOGIC;</w:t>
      </w:r>
    </w:p>
    <w:p w14:paraId="2E2605C2"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sz w:val="21"/>
          <w:szCs w:val="21"/>
        </w:rPr>
        <w:t xml:space="preserve">        </w:t>
      </w:r>
      <w:proofErr w:type="gramStart"/>
      <w:r w:rsidRPr="00FB7A53">
        <w:rPr>
          <w:rFonts w:ascii="Consolas" w:hAnsi="Consolas" w:cs="Times New Roman"/>
          <w:sz w:val="21"/>
          <w:szCs w:val="21"/>
        </w:rPr>
        <w:t>Zero :</w:t>
      </w:r>
      <w:proofErr w:type="gramEnd"/>
      <w:r w:rsidRPr="00FB7A53">
        <w:rPr>
          <w:rFonts w:ascii="Consolas" w:hAnsi="Consolas" w:cs="Times New Roman"/>
          <w:sz w:val="21"/>
          <w:szCs w:val="21"/>
        </w:rPr>
        <w:t xml:space="preserve"> </w:t>
      </w:r>
      <w:r w:rsidRPr="00FB7A53">
        <w:rPr>
          <w:rFonts w:ascii="Consolas" w:hAnsi="Consolas" w:cs="Times New Roman"/>
          <w:color w:val="0000FF"/>
          <w:sz w:val="21"/>
          <w:szCs w:val="21"/>
        </w:rPr>
        <w:t>in</w:t>
      </w:r>
      <w:r w:rsidRPr="00FB7A53">
        <w:rPr>
          <w:rFonts w:ascii="Consolas" w:hAnsi="Consolas" w:cs="Times New Roman"/>
          <w:sz w:val="21"/>
          <w:szCs w:val="21"/>
        </w:rPr>
        <w:t xml:space="preserve"> std_logic;</w:t>
      </w:r>
    </w:p>
    <w:p w14:paraId="03B7B7DA"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sz w:val="21"/>
          <w:szCs w:val="21"/>
        </w:rPr>
        <w:t xml:space="preserve">        </w:t>
      </w:r>
      <w:proofErr w:type="gramStart"/>
      <w:r w:rsidRPr="00FB7A53">
        <w:rPr>
          <w:rFonts w:ascii="Consolas" w:hAnsi="Consolas" w:cs="Times New Roman"/>
          <w:sz w:val="21"/>
          <w:szCs w:val="21"/>
        </w:rPr>
        <w:t>Branch :</w:t>
      </w:r>
      <w:proofErr w:type="gramEnd"/>
      <w:r w:rsidRPr="00FB7A53">
        <w:rPr>
          <w:rFonts w:ascii="Consolas" w:hAnsi="Consolas" w:cs="Times New Roman"/>
          <w:sz w:val="21"/>
          <w:szCs w:val="21"/>
        </w:rPr>
        <w:t xml:space="preserve"> </w:t>
      </w:r>
      <w:r w:rsidRPr="00FB7A53">
        <w:rPr>
          <w:rFonts w:ascii="Consolas" w:hAnsi="Consolas" w:cs="Times New Roman"/>
          <w:color w:val="0000FF"/>
          <w:sz w:val="21"/>
          <w:szCs w:val="21"/>
        </w:rPr>
        <w:t>in</w:t>
      </w:r>
      <w:r w:rsidRPr="00FB7A53">
        <w:rPr>
          <w:rFonts w:ascii="Consolas" w:hAnsi="Consolas" w:cs="Times New Roman"/>
          <w:sz w:val="21"/>
          <w:szCs w:val="21"/>
        </w:rPr>
        <w:t xml:space="preserve"> std_logic;</w:t>
      </w:r>
    </w:p>
    <w:p w14:paraId="3A14C78A"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sz w:val="21"/>
          <w:szCs w:val="21"/>
        </w:rPr>
        <w:t xml:space="preserve">        NextPC </w:t>
      </w:r>
      <w:proofErr w:type="gramStart"/>
      <w:r w:rsidRPr="00FB7A53">
        <w:rPr>
          <w:rFonts w:ascii="Consolas" w:hAnsi="Consolas" w:cs="Times New Roman"/>
          <w:sz w:val="21"/>
          <w:szCs w:val="21"/>
        </w:rPr>
        <w:t>  :</w:t>
      </w:r>
      <w:proofErr w:type="gramEnd"/>
      <w:r w:rsidRPr="00FB7A53">
        <w:rPr>
          <w:rFonts w:ascii="Consolas" w:hAnsi="Consolas" w:cs="Times New Roman"/>
          <w:sz w:val="21"/>
          <w:szCs w:val="21"/>
        </w:rPr>
        <w:t xml:space="preserve"> </w:t>
      </w:r>
      <w:r w:rsidRPr="00FB7A53">
        <w:rPr>
          <w:rFonts w:ascii="Consolas" w:hAnsi="Consolas" w:cs="Times New Roman"/>
          <w:color w:val="0000FF"/>
          <w:sz w:val="21"/>
          <w:szCs w:val="21"/>
        </w:rPr>
        <w:t>out</w:t>
      </w:r>
      <w:r w:rsidRPr="00FB7A53">
        <w:rPr>
          <w:rFonts w:ascii="Consolas" w:hAnsi="Consolas" w:cs="Times New Roman"/>
          <w:sz w:val="21"/>
          <w:szCs w:val="21"/>
        </w:rPr>
        <w:t xml:space="preserve"> STD_LOGIC_VECTOR(</w:t>
      </w:r>
      <w:r w:rsidRPr="00FB7A53">
        <w:rPr>
          <w:rFonts w:ascii="Consolas" w:hAnsi="Consolas" w:cs="Times New Roman"/>
          <w:color w:val="098658"/>
          <w:sz w:val="21"/>
          <w:szCs w:val="21"/>
        </w:rPr>
        <w:t>15</w:t>
      </w:r>
      <w:r w:rsidRPr="00FB7A53">
        <w:rPr>
          <w:rFonts w:ascii="Consolas" w:hAnsi="Consolas" w:cs="Times New Roman"/>
          <w:sz w:val="21"/>
          <w:szCs w:val="21"/>
        </w:rPr>
        <w:t xml:space="preserve"> </w:t>
      </w:r>
      <w:r w:rsidRPr="00FB7A53">
        <w:rPr>
          <w:rFonts w:ascii="Consolas" w:hAnsi="Consolas" w:cs="Times New Roman"/>
          <w:color w:val="0000FF"/>
          <w:sz w:val="21"/>
          <w:szCs w:val="21"/>
        </w:rPr>
        <w:t>downto</w:t>
      </w:r>
      <w:r w:rsidRPr="00FB7A53">
        <w:rPr>
          <w:rFonts w:ascii="Consolas" w:hAnsi="Consolas" w:cs="Times New Roman"/>
          <w:sz w:val="21"/>
          <w:szCs w:val="21"/>
        </w:rPr>
        <w:t xml:space="preserve"> </w:t>
      </w:r>
      <w:r w:rsidRPr="00FB7A53">
        <w:rPr>
          <w:rFonts w:ascii="Consolas" w:hAnsi="Consolas" w:cs="Times New Roman"/>
          <w:color w:val="098658"/>
          <w:sz w:val="21"/>
          <w:szCs w:val="21"/>
        </w:rPr>
        <w:t>0</w:t>
      </w:r>
      <w:r w:rsidRPr="00FB7A53">
        <w:rPr>
          <w:rFonts w:ascii="Consolas" w:hAnsi="Consolas" w:cs="Times New Roman"/>
          <w:sz w:val="21"/>
          <w:szCs w:val="21"/>
        </w:rPr>
        <w:t>));</w:t>
      </w:r>
    </w:p>
    <w:p w14:paraId="4A37CC74"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00FF"/>
          <w:sz w:val="21"/>
          <w:szCs w:val="21"/>
        </w:rPr>
        <w:t>end</w:t>
      </w:r>
      <w:r w:rsidRPr="00FB7A53">
        <w:rPr>
          <w:rFonts w:ascii="Consolas" w:hAnsi="Consolas" w:cs="Times New Roman"/>
          <w:sz w:val="21"/>
          <w:szCs w:val="21"/>
        </w:rPr>
        <w:t xml:space="preserve"> BranchMux;</w:t>
      </w:r>
    </w:p>
    <w:p w14:paraId="59AB5761" w14:textId="77777777" w:rsidR="00FB7A53" w:rsidRPr="00FB7A53" w:rsidRDefault="00FB7A53" w:rsidP="00FB7A53">
      <w:pPr>
        <w:shd w:val="clear" w:color="auto" w:fill="FFFFFF"/>
        <w:spacing w:line="285" w:lineRule="atLeast"/>
        <w:rPr>
          <w:rFonts w:ascii="Consolas" w:hAnsi="Consolas" w:cs="Times New Roman"/>
          <w:sz w:val="21"/>
          <w:szCs w:val="21"/>
        </w:rPr>
      </w:pPr>
    </w:p>
    <w:p w14:paraId="1D440AE4"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00FF"/>
          <w:sz w:val="21"/>
          <w:szCs w:val="21"/>
        </w:rPr>
        <w:lastRenderedPageBreak/>
        <w:t>architecture</w:t>
      </w:r>
      <w:r w:rsidRPr="00FB7A53">
        <w:rPr>
          <w:rFonts w:ascii="Consolas" w:hAnsi="Consolas" w:cs="Times New Roman"/>
          <w:sz w:val="21"/>
          <w:szCs w:val="21"/>
        </w:rPr>
        <w:t xml:space="preserve"> Behavioral </w:t>
      </w:r>
      <w:r w:rsidRPr="00FB7A53">
        <w:rPr>
          <w:rFonts w:ascii="Consolas" w:hAnsi="Consolas" w:cs="Times New Roman"/>
          <w:color w:val="0000FF"/>
          <w:sz w:val="21"/>
          <w:szCs w:val="21"/>
        </w:rPr>
        <w:t>of</w:t>
      </w:r>
      <w:r w:rsidRPr="00FB7A53">
        <w:rPr>
          <w:rFonts w:ascii="Consolas" w:hAnsi="Consolas" w:cs="Times New Roman"/>
          <w:sz w:val="21"/>
          <w:szCs w:val="21"/>
        </w:rPr>
        <w:t xml:space="preserve"> BranchMux </w:t>
      </w:r>
      <w:r w:rsidRPr="00FB7A53">
        <w:rPr>
          <w:rFonts w:ascii="Consolas" w:hAnsi="Consolas" w:cs="Times New Roman"/>
          <w:color w:val="0000FF"/>
          <w:sz w:val="21"/>
          <w:szCs w:val="21"/>
        </w:rPr>
        <w:t>is</w:t>
      </w:r>
    </w:p>
    <w:p w14:paraId="5662A0D2"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00FF"/>
          <w:sz w:val="21"/>
          <w:szCs w:val="21"/>
        </w:rPr>
        <w:t>signal</w:t>
      </w:r>
      <w:r w:rsidRPr="00FB7A53">
        <w:rPr>
          <w:rFonts w:ascii="Consolas" w:hAnsi="Consolas" w:cs="Times New Roman"/>
          <w:sz w:val="21"/>
          <w:szCs w:val="21"/>
        </w:rPr>
        <w:t xml:space="preserve"> </w:t>
      </w:r>
      <w:proofErr w:type="gramStart"/>
      <w:r w:rsidRPr="00FB7A53">
        <w:rPr>
          <w:rFonts w:ascii="Consolas" w:hAnsi="Consolas" w:cs="Times New Roman"/>
          <w:sz w:val="21"/>
          <w:szCs w:val="21"/>
        </w:rPr>
        <w:t>PCSrc :</w:t>
      </w:r>
      <w:proofErr w:type="gramEnd"/>
      <w:r w:rsidRPr="00FB7A53">
        <w:rPr>
          <w:rFonts w:ascii="Consolas" w:hAnsi="Consolas" w:cs="Times New Roman"/>
          <w:sz w:val="21"/>
          <w:szCs w:val="21"/>
        </w:rPr>
        <w:t xml:space="preserve"> std_logic;</w:t>
      </w:r>
    </w:p>
    <w:p w14:paraId="20C089E2"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00FF"/>
          <w:sz w:val="21"/>
          <w:szCs w:val="21"/>
        </w:rPr>
        <w:t>begin</w:t>
      </w:r>
    </w:p>
    <w:p w14:paraId="157664AB"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sz w:val="21"/>
          <w:szCs w:val="21"/>
        </w:rPr>
        <w:t xml:space="preserve">PCSrc &lt;= (Zero </w:t>
      </w:r>
      <w:r w:rsidRPr="00FB7A53">
        <w:rPr>
          <w:rFonts w:ascii="Consolas" w:hAnsi="Consolas" w:cs="Times New Roman"/>
          <w:color w:val="0000FF"/>
          <w:sz w:val="21"/>
          <w:szCs w:val="21"/>
        </w:rPr>
        <w:t>and</w:t>
      </w:r>
      <w:r w:rsidRPr="00FB7A53">
        <w:rPr>
          <w:rFonts w:ascii="Consolas" w:hAnsi="Consolas" w:cs="Times New Roman"/>
          <w:sz w:val="21"/>
          <w:szCs w:val="21"/>
        </w:rPr>
        <w:t xml:space="preserve"> Branch);</w:t>
      </w:r>
    </w:p>
    <w:p w14:paraId="7A00A51F"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00FF"/>
          <w:sz w:val="21"/>
          <w:szCs w:val="21"/>
        </w:rPr>
        <w:t>process</w:t>
      </w:r>
      <w:r w:rsidRPr="00FB7A53">
        <w:rPr>
          <w:rFonts w:ascii="Consolas" w:hAnsi="Consolas" w:cs="Times New Roman"/>
          <w:sz w:val="21"/>
          <w:szCs w:val="21"/>
        </w:rPr>
        <w:t xml:space="preserve"> (PCPlusFour, BranchALUResult) </w:t>
      </w:r>
    </w:p>
    <w:p w14:paraId="05CB8E87"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sz w:val="21"/>
          <w:szCs w:val="21"/>
        </w:rPr>
        <w:t>   </w:t>
      </w:r>
      <w:r w:rsidRPr="00FB7A53">
        <w:rPr>
          <w:rFonts w:ascii="Consolas" w:hAnsi="Consolas" w:cs="Times New Roman"/>
          <w:color w:val="0000FF"/>
          <w:sz w:val="21"/>
          <w:szCs w:val="21"/>
        </w:rPr>
        <w:t>begin</w:t>
      </w:r>
    </w:p>
    <w:p w14:paraId="6D2772AF"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sz w:val="21"/>
          <w:szCs w:val="21"/>
        </w:rPr>
        <w:t xml:space="preserve">    </w:t>
      </w:r>
      <w:r w:rsidRPr="00FB7A53">
        <w:rPr>
          <w:rFonts w:ascii="Consolas" w:hAnsi="Consolas" w:cs="Times New Roman"/>
          <w:color w:val="0000FF"/>
          <w:sz w:val="21"/>
          <w:szCs w:val="21"/>
        </w:rPr>
        <w:t>if</w:t>
      </w:r>
      <w:r w:rsidRPr="00FB7A53">
        <w:rPr>
          <w:rFonts w:ascii="Consolas" w:hAnsi="Consolas" w:cs="Times New Roman"/>
          <w:sz w:val="21"/>
          <w:szCs w:val="21"/>
        </w:rPr>
        <w:t xml:space="preserve"> (PCSrc = </w:t>
      </w:r>
      <w:r w:rsidRPr="00FB7A53">
        <w:rPr>
          <w:rFonts w:ascii="Consolas" w:hAnsi="Consolas" w:cs="Times New Roman"/>
          <w:color w:val="098658"/>
          <w:sz w:val="21"/>
          <w:szCs w:val="21"/>
        </w:rPr>
        <w:t>'0'</w:t>
      </w:r>
      <w:r w:rsidRPr="00FB7A53">
        <w:rPr>
          <w:rFonts w:ascii="Consolas" w:hAnsi="Consolas" w:cs="Times New Roman"/>
          <w:sz w:val="21"/>
          <w:szCs w:val="21"/>
        </w:rPr>
        <w:t xml:space="preserve">) </w:t>
      </w:r>
      <w:r w:rsidRPr="00FB7A53">
        <w:rPr>
          <w:rFonts w:ascii="Consolas" w:hAnsi="Consolas" w:cs="Times New Roman"/>
          <w:color w:val="0000FF"/>
          <w:sz w:val="21"/>
          <w:szCs w:val="21"/>
        </w:rPr>
        <w:t>then</w:t>
      </w:r>
    </w:p>
    <w:p w14:paraId="1D6792C5"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sz w:val="21"/>
          <w:szCs w:val="21"/>
        </w:rPr>
        <w:t>        NextPC &lt;= PCPlusFour;</w:t>
      </w:r>
    </w:p>
    <w:p w14:paraId="29765853"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sz w:val="21"/>
          <w:szCs w:val="21"/>
        </w:rPr>
        <w:t xml:space="preserve">    </w:t>
      </w:r>
      <w:r w:rsidRPr="00FB7A53">
        <w:rPr>
          <w:rFonts w:ascii="Consolas" w:hAnsi="Consolas" w:cs="Times New Roman"/>
          <w:color w:val="0000FF"/>
          <w:sz w:val="21"/>
          <w:szCs w:val="21"/>
        </w:rPr>
        <w:t>elsif</w:t>
      </w:r>
      <w:r w:rsidRPr="00FB7A53">
        <w:rPr>
          <w:rFonts w:ascii="Consolas" w:hAnsi="Consolas" w:cs="Times New Roman"/>
          <w:sz w:val="21"/>
          <w:szCs w:val="21"/>
        </w:rPr>
        <w:t xml:space="preserve"> (PCSrc = </w:t>
      </w:r>
      <w:r w:rsidRPr="00FB7A53">
        <w:rPr>
          <w:rFonts w:ascii="Consolas" w:hAnsi="Consolas" w:cs="Times New Roman"/>
          <w:color w:val="098658"/>
          <w:sz w:val="21"/>
          <w:szCs w:val="21"/>
        </w:rPr>
        <w:t>'1'</w:t>
      </w:r>
      <w:r w:rsidRPr="00FB7A53">
        <w:rPr>
          <w:rFonts w:ascii="Consolas" w:hAnsi="Consolas" w:cs="Times New Roman"/>
          <w:sz w:val="21"/>
          <w:szCs w:val="21"/>
        </w:rPr>
        <w:t xml:space="preserve">) </w:t>
      </w:r>
      <w:r w:rsidRPr="00FB7A53">
        <w:rPr>
          <w:rFonts w:ascii="Consolas" w:hAnsi="Consolas" w:cs="Times New Roman"/>
          <w:color w:val="0000FF"/>
          <w:sz w:val="21"/>
          <w:szCs w:val="21"/>
        </w:rPr>
        <w:t>then</w:t>
      </w:r>
    </w:p>
    <w:p w14:paraId="3C2729F1"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sz w:val="21"/>
          <w:szCs w:val="21"/>
        </w:rPr>
        <w:t>        NextPC &lt;= BranchALUResult;</w:t>
      </w:r>
    </w:p>
    <w:p w14:paraId="4580C875"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sz w:val="21"/>
          <w:szCs w:val="21"/>
        </w:rPr>
        <w:t xml:space="preserve">    </w:t>
      </w:r>
      <w:r w:rsidRPr="00FB7A53">
        <w:rPr>
          <w:rFonts w:ascii="Consolas" w:hAnsi="Consolas" w:cs="Times New Roman"/>
          <w:color w:val="0000FF"/>
          <w:sz w:val="21"/>
          <w:szCs w:val="21"/>
        </w:rPr>
        <w:t>else</w:t>
      </w:r>
    </w:p>
    <w:p w14:paraId="78971C66"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sz w:val="21"/>
          <w:szCs w:val="21"/>
        </w:rPr>
        <w:t xml:space="preserve">        NextPC &lt;= </w:t>
      </w:r>
      <w:r w:rsidRPr="00FB7A53">
        <w:rPr>
          <w:rFonts w:ascii="Consolas" w:hAnsi="Consolas" w:cs="Times New Roman"/>
          <w:color w:val="098658"/>
          <w:sz w:val="21"/>
          <w:szCs w:val="21"/>
        </w:rPr>
        <w:t>"HHHHHHHHHHHHHHHH"</w:t>
      </w:r>
      <w:r w:rsidRPr="00FB7A53">
        <w:rPr>
          <w:rFonts w:ascii="Consolas" w:hAnsi="Consolas" w:cs="Times New Roman"/>
          <w:sz w:val="21"/>
          <w:szCs w:val="21"/>
        </w:rPr>
        <w:t>;</w:t>
      </w:r>
    </w:p>
    <w:p w14:paraId="58296479"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sz w:val="21"/>
          <w:szCs w:val="21"/>
        </w:rPr>
        <w:t xml:space="preserve">    </w:t>
      </w:r>
      <w:r w:rsidRPr="00FB7A53">
        <w:rPr>
          <w:rFonts w:ascii="Consolas" w:hAnsi="Consolas" w:cs="Times New Roman"/>
          <w:color w:val="0000FF"/>
          <w:sz w:val="21"/>
          <w:szCs w:val="21"/>
        </w:rPr>
        <w:t>end</w:t>
      </w:r>
      <w:r w:rsidRPr="00FB7A53">
        <w:rPr>
          <w:rFonts w:ascii="Consolas" w:hAnsi="Consolas" w:cs="Times New Roman"/>
          <w:sz w:val="21"/>
          <w:szCs w:val="21"/>
        </w:rPr>
        <w:t xml:space="preserve"> </w:t>
      </w:r>
      <w:r w:rsidRPr="00FB7A53">
        <w:rPr>
          <w:rFonts w:ascii="Consolas" w:hAnsi="Consolas" w:cs="Times New Roman"/>
          <w:color w:val="0000FF"/>
          <w:sz w:val="21"/>
          <w:szCs w:val="21"/>
        </w:rPr>
        <w:t>if</w:t>
      </w:r>
      <w:r w:rsidRPr="00FB7A53">
        <w:rPr>
          <w:rFonts w:ascii="Consolas" w:hAnsi="Consolas" w:cs="Times New Roman"/>
          <w:sz w:val="21"/>
          <w:szCs w:val="21"/>
        </w:rPr>
        <w:t>;</w:t>
      </w:r>
    </w:p>
    <w:p w14:paraId="470053B1"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sz w:val="21"/>
          <w:szCs w:val="21"/>
        </w:rPr>
        <w:t>   </w:t>
      </w:r>
    </w:p>
    <w:p w14:paraId="7297900E"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sz w:val="21"/>
          <w:szCs w:val="21"/>
        </w:rPr>
        <w:t xml:space="preserve">    </w:t>
      </w:r>
      <w:r w:rsidRPr="00FB7A53">
        <w:rPr>
          <w:rFonts w:ascii="Consolas" w:hAnsi="Consolas" w:cs="Times New Roman"/>
          <w:color w:val="0000FF"/>
          <w:sz w:val="21"/>
          <w:szCs w:val="21"/>
        </w:rPr>
        <w:t>end</w:t>
      </w:r>
      <w:r w:rsidRPr="00FB7A53">
        <w:rPr>
          <w:rFonts w:ascii="Consolas" w:hAnsi="Consolas" w:cs="Times New Roman"/>
          <w:sz w:val="21"/>
          <w:szCs w:val="21"/>
        </w:rPr>
        <w:t xml:space="preserve"> </w:t>
      </w:r>
      <w:r w:rsidRPr="00FB7A53">
        <w:rPr>
          <w:rFonts w:ascii="Consolas" w:hAnsi="Consolas" w:cs="Times New Roman"/>
          <w:color w:val="0000FF"/>
          <w:sz w:val="21"/>
          <w:szCs w:val="21"/>
        </w:rPr>
        <w:t>process</w:t>
      </w:r>
      <w:r w:rsidRPr="00FB7A53">
        <w:rPr>
          <w:rFonts w:ascii="Consolas" w:hAnsi="Consolas" w:cs="Times New Roman"/>
          <w:sz w:val="21"/>
          <w:szCs w:val="21"/>
        </w:rPr>
        <w:t>;</w:t>
      </w:r>
    </w:p>
    <w:p w14:paraId="3B7E525C" w14:textId="77777777" w:rsidR="00FB7A53" w:rsidRPr="00FB7A53" w:rsidRDefault="00FB7A53" w:rsidP="00FB7A53">
      <w:pPr>
        <w:shd w:val="clear" w:color="auto" w:fill="FFFFFF"/>
        <w:spacing w:line="285" w:lineRule="atLeast"/>
        <w:rPr>
          <w:rFonts w:ascii="Consolas" w:hAnsi="Consolas" w:cs="Times New Roman"/>
          <w:sz w:val="21"/>
          <w:szCs w:val="21"/>
        </w:rPr>
      </w:pPr>
    </w:p>
    <w:p w14:paraId="782A7533" w14:textId="77777777" w:rsidR="00FB7A53" w:rsidRPr="00FB7A53" w:rsidRDefault="00FB7A53" w:rsidP="00FB7A53">
      <w:pPr>
        <w:shd w:val="clear" w:color="auto" w:fill="FFFFFF"/>
        <w:spacing w:line="285" w:lineRule="atLeast"/>
        <w:rPr>
          <w:rFonts w:ascii="Consolas" w:hAnsi="Consolas" w:cs="Times New Roman"/>
          <w:sz w:val="21"/>
          <w:szCs w:val="21"/>
        </w:rPr>
      </w:pPr>
      <w:r w:rsidRPr="00FB7A53">
        <w:rPr>
          <w:rFonts w:ascii="Consolas" w:hAnsi="Consolas" w:cs="Times New Roman"/>
          <w:color w:val="0000FF"/>
          <w:sz w:val="21"/>
          <w:szCs w:val="21"/>
        </w:rPr>
        <w:t>end</w:t>
      </w:r>
      <w:r w:rsidRPr="00FB7A53">
        <w:rPr>
          <w:rFonts w:ascii="Consolas" w:hAnsi="Consolas" w:cs="Times New Roman"/>
          <w:sz w:val="21"/>
          <w:szCs w:val="21"/>
        </w:rPr>
        <w:t xml:space="preserve"> Behavioral;</w:t>
      </w:r>
    </w:p>
    <w:p w14:paraId="0FDF274E" w14:textId="77777777" w:rsidR="00FB7A53" w:rsidRPr="00FB7A53" w:rsidRDefault="00FB7A53" w:rsidP="00FB7A53">
      <w:pPr>
        <w:shd w:val="clear" w:color="auto" w:fill="FFFFFF"/>
        <w:spacing w:line="285" w:lineRule="atLeast"/>
        <w:rPr>
          <w:rFonts w:ascii="Consolas" w:hAnsi="Consolas" w:cs="Times New Roman"/>
          <w:sz w:val="21"/>
          <w:szCs w:val="21"/>
        </w:rPr>
      </w:pPr>
    </w:p>
    <w:p w14:paraId="4970BDD1" w14:textId="60510B5D" w:rsidR="00DD5EB6" w:rsidRDefault="00DD5EB6" w:rsidP="00AE0599"/>
    <w:p w14:paraId="202DD417" w14:textId="192E4003" w:rsidR="00DD5EB6" w:rsidRDefault="00DD5EB6" w:rsidP="00AE0599"/>
    <w:p w14:paraId="1E5A7BC6" w14:textId="79510698" w:rsidR="00DD5EB6" w:rsidRDefault="00DD5EB6" w:rsidP="00AE0599"/>
    <w:p w14:paraId="2B8E30C8" w14:textId="08F22DD2" w:rsidR="00DD5EB6" w:rsidRDefault="00DD5EB6" w:rsidP="00AE0599"/>
    <w:p w14:paraId="4DD47781" w14:textId="6AF95BC3" w:rsidR="00DD5EB6" w:rsidRDefault="00DD5EB6" w:rsidP="00AE0599"/>
    <w:p w14:paraId="7B42481D" w14:textId="38D57F8A" w:rsidR="00DD5EB6" w:rsidRDefault="00DD5EB6" w:rsidP="00AE0599"/>
    <w:p w14:paraId="718AA679" w14:textId="6F216BE3" w:rsidR="00DD5EB6" w:rsidRDefault="00DD5EB6" w:rsidP="00AE0599"/>
    <w:p w14:paraId="7034CE16" w14:textId="34D30E1D" w:rsidR="00DD5EB6" w:rsidRDefault="00DD5EB6" w:rsidP="00AE0599"/>
    <w:p w14:paraId="1FD14C93" w14:textId="3B73554E" w:rsidR="00DD5EB6" w:rsidRDefault="00DD5EB6" w:rsidP="00AE0599"/>
    <w:p w14:paraId="529C6A20" w14:textId="55A030D4" w:rsidR="00DD5EB6" w:rsidRDefault="00DD5EB6" w:rsidP="00AE0599"/>
    <w:p w14:paraId="7D7E21BC" w14:textId="6AE118A3" w:rsidR="00DD5EB6" w:rsidRDefault="00DD5EB6" w:rsidP="00AE0599"/>
    <w:p w14:paraId="587B226B" w14:textId="06E450CB" w:rsidR="00DD5EB6" w:rsidRDefault="00DD5EB6" w:rsidP="00AE0599"/>
    <w:p w14:paraId="7FFC4120" w14:textId="0B5B7079" w:rsidR="00DD5EB6" w:rsidRDefault="00DD5EB6" w:rsidP="00AE0599"/>
    <w:p w14:paraId="4DF69192" w14:textId="073B700D" w:rsidR="00DD5EB6" w:rsidRDefault="00DD5EB6" w:rsidP="00AE0599"/>
    <w:p w14:paraId="0E464651" w14:textId="39044F9E" w:rsidR="00DD5EB6" w:rsidRDefault="00DD5EB6" w:rsidP="00AE0599"/>
    <w:p w14:paraId="756F3118" w14:textId="45BB579C" w:rsidR="00DD5EB6" w:rsidRDefault="00DD5EB6" w:rsidP="00AE0599"/>
    <w:p w14:paraId="3F1CD91C" w14:textId="50C1CE0E" w:rsidR="00DD5EB6" w:rsidRDefault="00DD5EB6" w:rsidP="00AE0599"/>
    <w:p w14:paraId="360AC27B" w14:textId="55D3C8E4" w:rsidR="00DD5EB6" w:rsidRDefault="00DD5EB6" w:rsidP="00AE0599"/>
    <w:p w14:paraId="38CEB55C" w14:textId="6D105ECA" w:rsidR="00DD5EB6" w:rsidRDefault="00DD5EB6" w:rsidP="00AE0599"/>
    <w:p w14:paraId="28115974" w14:textId="3CA18A89" w:rsidR="00DD5EB6" w:rsidRDefault="00DD5EB6" w:rsidP="00AE0599"/>
    <w:p w14:paraId="1C4C89FB" w14:textId="3F561E5A" w:rsidR="00DD5EB6" w:rsidRDefault="00DD5EB6" w:rsidP="00AE0599"/>
    <w:p w14:paraId="65D73710" w14:textId="0C684EE3" w:rsidR="00DD5EB6" w:rsidRDefault="00DD5EB6" w:rsidP="00AE0599"/>
    <w:p w14:paraId="459EE758" w14:textId="2AC2364F" w:rsidR="00DD5EB6" w:rsidRDefault="00DD5EB6" w:rsidP="00AE0599"/>
    <w:p w14:paraId="77AA3B34" w14:textId="77777777" w:rsidR="00A14B07" w:rsidRDefault="00A14B07" w:rsidP="00AE0599"/>
    <w:p w14:paraId="231A8853" w14:textId="4BEC91EC" w:rsidR="00DD5EB6" w:rsidRDefault="00DD5EB6" w:rsidP="00AE0599"/>
    <w:p w14:paraId="4BFA4324" w14:textId="04660390" w:rsidR="00DD5EB6" w:rsidRDefault="00DD5EB6" w:rsidP="00AE0599"/>
    <w:p w14:paraId="58A35EF0" w14:textId="52A9A9AB" w:rsidR="00DD5EB6" w:rsidRDefault="00DD5EB6" w:rsidP="00AE0599">
      <w:r>
        <w:lastRenderedPageBreak/>
        <w:t>ControlUnit:</w:t>
      </w:r>
    </w:p>
    <w:p w14:paraId="7B647874"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w:t>
      </w:r>
    </w:p>
    <w:p w14:paraId="586DFED6"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 xml:space="preserve">-- Company: </w:t>
      </w:r>
    </w:p>
    <w:p w14:paraId="0ED64BF6"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 xml:space="preserve">-- Engineer: </w:t>
      </w:r>
    </w:p>
    <w:p w14:paraId="4E2CC547"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 xml:space="preserve">-- </w:t>
      </w:r>
    </w:p>
    <w:p w14:paraId="26991561"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 Create Date: 11/03/2022 05:02:03 PM</w:t>
      </w:r>
    </w:p>
    <w:p w14:paraId="59D5E2E2"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 xml:space="preserve">-- Design Name: </w:t>
      </w:r>
    </w:p>
    <w:p w14:paraId="7D6DDE3A"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 Module Name: ControlUnit - Behavioral</w:t>
      </w:r>
    </w:p>
    <w:p w14:paraId="7AF34703"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 xml:space="preserve">-- Project Name: </w:t>
      </w:r>
    </w:p>
    <w:p w14:paraId="61F82650"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 xml:space="preserve">-- Target Devices: </w:t>
      </w:r>
    </w:p>
    <w:p w14:paraId="07E2BE62"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 xml:space="preserve">-- Tool Versions: </w:t>
      </w:r>
    </w:p>
    <w:p w14:paraId="20AE579F"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 xml:space="preserve">-- Description: </w:t>
      </w:r>
    </w:p>
    <w:p w14:paraId="5B643412"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 xml:space="preserve">-- </w:t>
      </w:r>
    </w:p>
    <w:p w14:paraId="2E2E710E"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 xml:space="preserve">-- Dependencies: </w:t>
      </w:r>
    </w:p>
    <w:p w14:paraId="46B3E9BF"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 xml:space="preserve">-- </w:t>
      </w:r>
    </w:p>
    <w:p w14:paraId="7F1B1F0C"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 Revision:</w:t>
      </w:r>
    </w:p>
    <w:p w14:paraId="4E830752"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 Revision 0.01 - File Created</w:t>
      </w:r>
    </w:p>
    <w:p w14:paraId="13BCA74A"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 Additional Comments:</w:t>
      </w:r>
    </w:p>
    <w:p w14:paraId="476A74D5"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 xml:space="preserve">-- </w:t>
      </w:r>
    </w:p>
    <w:p w14:paraId="5A10FCFF"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w:t>
      </w:r>
    </w:p>
    <w:p w14:paraId="58C6B8DF" w14:textId="77777777" w:rsidR="00E678F0" w:rsidRPr="00E678F0" w:rsidRDefault="00E678F0" w:rsidP="00E678F0">
      <w:pPr>
        <w:shd w:val="clear" w:color="auto" w:fill="FFFFFF"/>
        <w:spacing w:after="240" w:line="285" w:lineRule="atLeast"/>
        <w:rPr>
          <w:rFonts w:ascii="Consolas" w:hAnsi="Consolas" w:cs="Times New Roman"/>
          <w:sz w:val="21"/>
          <w:szCs w:val="21"/>
        </w:rPr>
      </w:pPr>
    </w:p>
    <w:p w14:paraId="5AAF34FA"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00FF"/>
          <w:sz w:val="21"/>
          <w:szCs w:val="21"/>
        </w:rPr>
        <w:t>library</w:t>
      </w:r>
      <w:r w:rsidRPr="00E678F0">
        <w:rPr>
          <w:rFonts w:ascii="Consolas" w:hAnsi="Consolas" w:cs="Times New Roman"/>
          <w:sz w:val="21"/>
          <w:szCs w:val="21"/>
        </w:rPr>
        <w:t xml:space="preserve"> IEEE;</w:t>
      </w:r>
    </w:p>
    <w:p w14:paraId="0E903F3A"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00FF"/>
          <w:sz w:val="21"/>
          <w:szCs w:val="21"/>
        </w:rPr>
        <w:t>use</w:t>
      </w:r>
      <w:r w:rsidRPr="00E678F0">
        <w:rPr>
          <w:rFonts w:ascii="Consolas" w:hAnsi="Consolas" w:cs="Times New Roman"/>
          <w:sz w:val="21"/>
          <w:szCs w:val="21"/>
        </w:rPr>
        <w:t xml:space="preserve"> IEEE.STD_LOGIC_1164.</w:t>
      </w:r>
      <w:r w:rsidRPr="00E678F0">
        <w:rPr>
          <w:rFonts w:ascii="Consolas" w:hAnsi="Consolas" w:cs="Times New Roman"/>
          <w:color w:val="0000FF"/>
          <w:sz w:val="21"/>
          <w:szCs w:val="21"/>
        </w:rPr>
        <w:t>ALL</w:t>
      </w:r>
      <w:r w:rsidRPr="00E678F0">
        <w:rPr>
          <w:rFonts w:ascii="Consolas" w:hAnsi="Consolas" w:cs="Times New Roman"/>
          <w:sz w:val="21"/>
          <w:szCs w:val="21"/>
        </w:rPr>
        <w:t>;</w:t>
      </w:r>
    </w:p>
    <w:p w14:paraId="4ED656D5" w14:textId="77777777" w:rsidR="00E678F0" w:rsidRPr="00E678F0" w:rsidRDefault="00E678F0" w:rsidP="00E678F0">
      <w:pPr>
        <w:shd w:val="clear" w:color="auto" w:fill="FFFFFF"/>
        <w:spacing w:line="285" w:lineRule="atLeast"/>
        <w:rPr>
          <w:rFonts w:ascii="Consolas" w:hAnsi="Consolas" w:cs="Times New Roman"/>
          <w:sz w:val="21"/>
          <w:szCs w:val="21"/>
        </w:rPr>
      </w:pPr>
    </w:p>
    <w:p w14:paraId="0FCDFD27"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 Uncomment the following library declaration if using</w:t>
      </w:r>
    </w:p>
    <w:p w14:paraId="6C75777D"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 arithmetic functions with Signed or Unsigned values</w:t>
      </w:r>
    </w:p>
    <w:p w14:paraId="7175EAB2"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--use IEEE.NUMERIC_STD.ALL;</w:t>
      </w:r>
    </w:p>
    <w:p w14:paraId="53B9AB45" w14:textId="77777777" w:rsidR="00E678F0" w:rsidRPr="00E678F0" w:rsidRDefault="00E678F0" w:rsidP="00E678F0">
      <w:pPr>
        <w:shd w:val="clear" w:color="auto" w:fill="FFFFFF"/>
        <w:spacing w:line="285" w:lineRule="atLeast"/>
        <w:rPr>
          <w:rFonts w:ascii="Consolas" w:hAnsi="Consolas" w:cs="Times New Roman"/>
          <w:sz w:val="21"/>
          <w:szCs w:val="21"/>
        </w:rPr>
      </w:pPr>
    </w:p>
    <w:p w14:paraId="14EC529B"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 Uncomment the following library declaration if instantiating</w:t>
      </w:r>
    </w:p>
    <w:p w14:paraId="4929C44C"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 any Xilinx leaf cells in this code.</w:t>
      </w:r>
    </w:p>
    <w:p w14:paraId="625C7618"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--library UNISIM;</w:t>
      </w:r>
    </w:p>
    <w:p w14:paraId="102B526F"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8000"/>
          <w:sz w:val="21"/>
          <w:szCs w:val="21"/>
        </w:rPr>
        <w:t>--use UNISIM.VComponents.all;</w:t>
      </w:r>
    </w:p>
    <w:p w14:paraId="69062C63" w14:textId="77777777" w:rsidR="00E678F0" w:rsidRPr="00E678F0" w:rsidRDefault="00E678F0" w:rsidP="00E678F0">
      <w:pPr>
        <w:shd w:val="clear" w:color="auto" w:fill="FFFFFF"/>
        <w:spacing w:line="285" w:lineRule="atLeast"/>
        <w:rPr>
          <w:rFonts w:ascii="Consolas" w:hAnsi="Consolas" w:cs="Times New Roman"/>
          <w:sz w:val="21"/>
          <w:szCs w:val="21"/>
        </w:rPr>
      </w:pPr>
    </w:p>
    <w:p w14:paraId="2CE1B76B"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00FF"/>
          <w:sz w:val="21"/>
          <w:szCs w:val="21"/>
        </w:rPr>
        <w:t>entity</w:t>
      </w:r>
      <w:r w:rsidRPr="00E678F0">
        <w:rPr>
          <w:rFonts w:ascii="Consolas" w:hAnsi="Consolas" w:cs="Times New Roman"/>
          <w:sz w:val="21"/>
          <w:szCs w:val="21"/>
        </w:rPr>
        <w:t xml:space="preserve"> ControlUnit </w:t>
      </w:r>
      <w:r w:rsidRPr="00E678F0">
        <w:rPr>
          <w:rFonts w:ascii="Consolas" w:hAnsi="Consolas" w:cs="Times New Roman"/>
          <w:color w:val="0000FF"/>
          <w:sz w:val="21"/>
          <w:szCs w:val="21"/>
        </w:rPr>
        <w:t>is</w:t>
      </w:r>
    </w:p>
    <w:p w14:paraId="6A465B76"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r w:rsidRPr="00E678F0">
        <w:rPr>
          <w:rFonts w:ascii="Consolas" w:hAnsi="Consolas" w:cs="Times New Roman"/>
          <w:color w:val="0000FF"/>
          <w:sz w:val="21"/>
          <w:szCs w:val="21"/>
        </w:rPr>
        <w:t>Port</w:t>
      </w:r>
      <w:r w:rsidRPr="00E678F0">
        <w:rPr>
          <w:rFonts w:ascii="Consolas" w:hAnsi="Consolas" w:cs="Times New Roman"/>
          <w:sz w:val="21"/>
          <w:szCs w:val="21"/>
        </w:rPr>
        <w:t xml:space="preserve"> (</w:t>
      </w:r>
      <w:proofErr w:type="gramStart"/>
      <w:r w:rsidRPr="00E678F0">
        <w:rPr>
          <w:rFonts w:ascii="Consolas" w:hAnsi="Consolas" w:cs="Times New Roman"/>
          <w:sz w:val="21"/>
          <w:szCs w:val="21"/>
        </w:rPr>
        <w:t>InstOpCode :</w:t>
      </w:r>
      <w:proofErr w:type="gramEnd"/>
      <w:r w:rsidRPr="00E678F0">
        <w:rPr>
          <w:rFonts w:ascii="Consolas" w:hAnsi="Consolas" w:cs="Times New Roman"/>
          <w:sz w:val="21"/>
          <w:szCs w:val="21"/>
        </w:rPr>
        <w:t xml:space="preserve"> </w:t>
      </w:r>
      <w:r w:rsidRPr="00E678F0">
        <w:rPr>
          <w:rFonts w:ascii="Consolas" w:hAnsi="Consolas" w:cs="Times New Roman"/>
          <w:color w:val="0000FF"/>
          <w:sz w:val="21"/>
          <w:szCs w:val="21"/>
        </w:rPr>
        <w:t>in</w:t>
      </w:r>
      <w:r w:rsidRPr="00E678F0">
        <w:rPr>
          <w:rFonts w:ascii="Consolas" w:hAnsi="Consolas" w:cs="Times New Roman"/>
          <w:sz w:val="21"/>
          <w:szCs w:val="21"/>
        </w:rPr>
        <w:t xml:space="preserve"> STD_LOGIC_VECTOR(</w:t>
      </w:r>
      <w:r w:rsidRPr="00E678F0">
        <w:rPr>
          <w:rFonts w:ascii="Consolas" w:hAnsi="Consolas" w:cs="Times New Roman"/>
          <w:color w:val="098658"/>
          <w:sz w:val="21"/>
          <w:szCs w:val="21"/>
        </w:rPr>
        <w:t>15</w:t>
      </w:r>
      <w:r w:rsidRPr="00E678F0">
        <w:rPr>
          <w:rFonts w:ascii="Consolas" w:hAnsi="Consolas" w:cs="Times New Roman"/>
          <w:sz w:val="21"/>
          <w:szCs w:val="21"/>
        </w:rPr>
        <w:t xml:space="preserve"> </w:t>
      </w:r>
      <w:r w:rsidRPr="00E678F0">
        <w:rPr>
          <w:rFonts w:ascii="Consolas" w:hAnsi="Consolas" w:cs="Times New Roman"/>
          <w:color w:val="0000FF"/>
          <w:sz w:val="21"/>
          <w:szCs w:val="21"/>
        </w:rPr>
        <w:t>downto</w:t>
      </w:r>
      <w:r w:rsidRPr="00E678F0">
        <w:rPr>
          <w:rFonts w:ascii="Consolas" w:hAnsi="Consolas" w:cs="Times New Roman"/>
          <w:sz w:val="21"/>
          <w:szCs w:val="21"/>
        </w:rPr>
        <w:t xml:space="preserve"> </w:t>
      </w:r>
      <w:r w:rsidRPr="00E678F0">
        <w:rPr>
          <w:rFonts w:ascii="Consolas" w:hAnsi="Consolas" w:cs="Times New Roman"/>
          <w:color w:val="098658"/>
          <w:sz w:val="21"/>
          <w:szCs w:val="21"/>
        </w:rPr>
        <w:t>0</w:t>
      </w:r>
      <w:r w:rsidRPr="00E678F0">
        <w:rPr>
          <w:rFonts w:ascii="Consolas" w:hAnsi="Consolas" w:cs="Times New Roman"/>
          <w:sz w:val="21"/>
          <w:szCs w:val="21"/>
        </w:rPr>
        <w:t>);</w:t>
      </w:r>
    </w:p>
    <w:p w14:paraId="282FA4AC"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roofErr w:type="gramStart"/>
      <w:r w:rsidRPr="00E678F0">
        <w:rPr>
          <w:rFonts w:ascii="Consolas" w:hAnsi="Consolas" w:cs="Times New Roman"/>
          <w:sz w:val="21"/>
          <w:szCs w:val="21"/>
        </w:rPr>
        <w:t>RegDst  :</w:t>
      </w:r>
      <w:proofErr w:type="gramEnd"/>
      <w:r w:rsidRPr="00E678F0">
        <w:rPr>
          <w:rFonts w:ascii="Consolas" w:hAnsi="Consolas" w:cs="Times New Roman"/>
          <w:sz w:val="21"/>
          <w:szCs w:val="21"/>
        </w:rPr>
        <w:t xml:space="preserve"> </w:t>
      </w:r>
      <w:r w:rsidRPr="00E678F0">
        <w:rPr>
          <w:rFonts w:ascii="Consolas" w:hAnsi="Consolas" w:cs="Times New Roman"/>
          <w:color w:val="0000FF"/>
          <w:sz w:val="21"/>
          <w:szCs w:val="21"/>
        </w:rPr>
        <w:t>out</w:t>
      </w:r>
      <w:r w:rsidRPr="00E678F0">
        <w:rPr>
          <w:rFonts w:ascii="Consolas" w:hAnsi="Consolas" w:cs="Times New Roman"/>
          <w:sz w:val="21"/>
          <w:szCs w:val="21"/>
        </w:rPr>
        <w:t xml:space="preserve"> STD_LOGIC;</w:t>
      </w:r>
    </w:p>
    <w:p w14:paraId="46CD160D"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roofErr w:type="gramStart"/>
      <w:r w:rsidRPr="00E678F0">
        <w:rPr>
          <w:rFonts w:ascii="Consolas" w:hAnsi="Consolas" w:cs="Times New Roman"/>
          <w:sz w:val="21"/>
          <w:szCs w:val="21"/>
        </w:rPr>
        <w:t>Jump  :</w:t>
      </w:r>
      <w:proofErr w:type="gramEnd"/>
      <w:r w:rsidRPr="00E678F0">
        <w:rPr>
          <w:rFonts w:ascii="Consolas" w:hAnsi="Consolas" w:cs="Times New Roman"/>
          <w:sz w:val="21"/>
          <w:szCs w:val="21"/>
        </w:rPr>
        <w:t xml:space="preserve"> </w:t>
      </w:r>
      <w:r w:rsidRPr="00E678F0">
        <w:rPr>
          <w:rFonts w:ascii="Consolas" w:hAnsi="Consolas" w:cs="Times New Roman"/>
          <w:color w:val="0000FF"/>
          <w:sz w:val="21"/>
          <w:szCs w:val="21"/>
        </w:rPr>
        <w:t>out</w:t>
      </w:r>
      <w:r w:rsidRPr="00E678F0">
        <w:rPr>
          <w:rFonts w:ascii="Consolas" w:hAnsi="Consolas" w:cs="Times New Roman"/>
          <w:sz w:val="21"/>
          <w:szCs w:val="21"/>
        </w:rPr>
        <w:t xml:space="preserve"> STD_LOGIC;</w:t>
      </w:r>
    </w:p>
    <w:p w14:paraId="44D3DA12"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roofErr w:type="gramStart"/>
      <w:r w:rsidRPr="00E678F0">
        <w:rPr>
          <w:rFonts w:ascii="Consolas" w:hAnsi="Consolas" w:cs="Times New Roman"/>
          <w:sz w:val="21"/>
          <w:szCs w:val="21"/>
        </w:rPr>
        <w:t>Branch  :</w:t>
      </w:r>
      <w:proofErr w:type="gramEnd"/>
      <w:r w:rsidRPr="00E678F0">
        <w:rPr>
          <w:rFonts w:ascii="Consolas" w:hAnsi="Consolas" w:cs="Times New Roman"/>
          <w:sz w:val="21"/>
          <w:szCs w:val="21"/>
        </w:rPr>
        <w:t xml:space="preserve"> </w:t>
      </w:r>
      <w:r w:rsidRPr="00E678F0">
        <w:rPr>
          <w:rFonts w:ascii="Consolas" w:hAnsi="Consolas" w:cs="Times New Roman"/>
          <w:color w:val="0000FF"/>
          <w:sz w:val="21"/>
          <w:szCs w:val="21"/>
        </w:rPr>
        <w:t>out</w:t>
      </w:r>
      <w:r w:rsidRPr="00E678F0">
        <w:rPr>
          <w:rFonts w:ascii="Consolas" w:hAnsi="Consolas" w:cs="Times New Roman"/>
          <w:sz w:val="21"/>
          <w:szCs w:val="21"/>
        </w:rPr>
        <w:t xml:space="preserve"> STD_LOGIC;</w:t>
      </w:r>
    </w:p>
    <w:p w14:paraId="0E61CD38"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roofErr w:type="gramStart"/>
      <w:r w:rsidRPr="00E678F0">
        <w:rPr>
          <w:rFonts w:ascii="Consolas" w:hAnsi="Consolas" w:cs="Times New Roman"/>
          <w:sz w:val="21"/>
          <w:szCs w:val="21"/>
        </w:rPr>
        <w:t>MemRead  :</w:t>
      </w:r>
      <w:proofErr w:type="gramEnd"/>
      <w:r w:rsidRPr="00E678F0">
        <w:rPr>
          <w:rFonts w:ascii="Consolas" w:hAnsi="Consolas" w:cs="Times New Roman"/>
          <w:sz w:val="21"/>
          <w:szCs w:val="21"/>
        </w:rPr>
        <w:t xml:space="preserve"> </w:t>
      </w:r>
      <w:r w:rsidRPr="00E678F0">
        <w:rPr>
          <w:rFonts w:ascii="Consolas" w:hAnsi="Consolas" w:cs="Times New Roman"/>
          <w:color w:val="0000FF"/>
          <w:sz w:val="21"/>
          <w:szCs w:val="21"/>
        </w:rPr>
        <w:t>out</w:t>
      </w:r>
      <w:r w:rsidRPr="00E678F0">
        <w:rPr>
          <w:rFonts w:ascii="Consolas" w:hAnsi="Consolas" w:cs="Times New Roman"/>
          <w:sz w:val="21"/>
          <w:szCs w:val="21"/>
        </w:rPr>
        <w:t xml:space="preserve"> STD_LOGIC;</w:t>
      </w:r>
    </w:p>
    <w:p w14:paraId="590A874D"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roofErr w:type="gramStart"/>
      <w:r w:rsidRPr="00E678F0">
        <w:rPr>
          <w:rFonts w:ascii="Consolas" w:hAnsi="Consolas" w:cs="Times New Roman"/>
          <w:sz w:val="21"/>
          <w:szCs w:val="21"/>
        </w:rPr>
        <w:t>MemToReg  :</w:t>
      </w:r>
      <w:proofErr w:type="gramEnd"/>
      <w:r w:rsidRPr="00E678F0">
        <w:rPr>
          <w:rFonts w:ascii="Consolas" w:hAnsi="Consolas" w:cs="Times New Roman"/>
          <w:sz w:val="21"/>
          <w:szCs w:val="21"/>
        </w:rPr>
        <w:t xml:space="preserve"> </w:t>
      </w:r>
      <w:r w:rsidRPr="00E678F0">
        <w:rPr>
          <w:rFonts w:ascii="Consolas" w:hAnsi="Consolas" w:cs="Times New Roman"/>
          <w:color w:val="0000FF"/>
          <w:sz w:val="21"/>
          <w:szCs w:val="21"/>
        </w:rPr>
        <w:t>out</w:t>
      </w:r>
      <w:r w:rsidRPr="00E678F0">
        <w:rPr>
          <w:rFonts w:ascii="Consolas" w:hAnsi="Consolas" w:cs="Times New Roman"/>
          <w:sz w:val="21"/>
          <w:szCs w:val="21"/>
        </w:rPr>
        <w:t xml:space="preserve"> STD_LOGIC;</w:t>
      </w:r>
    </w:p>
    <w:p w14:paraId="03F58A64"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roofErr w:type="gramStart"/>
      <w:r w:rsidRPr="00E678F0">
        <w:rPr>
          <w:rFonts w:ascii="Consolas" w:hAnsi="Consolas" w:cs="Times New Roman"/>
          <w:sz w:val="21"/>
          <w:szCs w:val="21"/>
        </w:rPr>
        <w:t>ALUOpCode  :</w:t>
      </w:r>
      <w:proofErr w:type="gramEnd"/>
      <w:r w:rsidRPr="00E678F0">
        <w:rPr>
          <w:rFonts w:ascii="Consolas" w:hAnsi="Consolas" w:cs="Times New Roman"/>
          <w:sz w:val="21"/>
          <w:szCs w:val="21"/>
        </w:rPr>
        <w:t xml:space="preserve"> </w:t>
      </w:r>
      <w:r w:rsidRPr="00E678F0">
        <w:rPr>
          <w:rFonts w:ascii="Consolas" w:hAnsi="Consolas" w:cs="Times New Roman"/>
          <w:color w:val="0000FF"/>
          <w:sz w:val="21"/>
          <w:szCs w:val="21"/>
        </w:rPr>
        <w:t>out</w:t>
      </w:r>
      <w:r w:rsidRPr="00E678F0">
        <w:rPr>
          <w:rFonts w:ascii="Consolas" w:hAnsi="Consolas" w:cs="Times New Roman"/>
          <w:sz w:val="21"/>
          <w:szCs w:val="21"/>
        </w:rPr>
        <w:t xml:space="preserve"> STD_LOGIC_VECTOR(</w:t>
      </w:r>
      <w:r w:rsidRPr="00E678F0">
        <w:rPr>
          <w:rFonts w:ascii="Consolas" w:hAnsi="Consolas" w:cs="Times New Roman"/>
          <w:color w:val="098658"/>
          <w:sz w:val="21"/>
          <w:szCs w:val="21"/>
        </w:rPr>
        <w:t>3</w:t>
      </w:r>
      <w:r w:rsidRPr="00E678F0">
        <w:rPr>
          <w:rFonts w:ascii="Consolas" w:hAnsi="Consolas" w:cs="Times New Roman"/>
          <w:sz w:val="21"/>
          <w:szCs w:val="21"/>
        </w:rPr>
        <w:t xml:space="preserve"> </w:t>
      </w:r>
      <w:r w:rsidRPr="00E678F0">
        <w:rPr>
          <w:rFonts w:ascii="Consolas" w:hAnsi="Consolas" w:cs="Times New Roman"/>
          <w:color w:val="0000FF"/>
          <w:sz w:val="21"/>
          <w:szCs w:val="21"/>
        </w:rPr>
        <w:t>downto</w:t>
      </w:r>
      <w:r w:rsidRPr="00E678F0">
        <w:rPr>
          <w:rFonts w:ascii="Consolas" w:hAnsi="Consolas" w:cs="Times New Roman"/>
          <w:sz w:val="21"/>
          <w:szCs w:val="21"/>
        </w:rPr>
        <w:t xml:space="preserve"> </w:t>
      </w:r>
      <w:r w:rsidRPr="00E678F0">
        <w:rPr>
          <w:rFonts w:ascii="Consolas" w:hAnsi="Consolas" w:cs="Times New Roman"/>
          <w:color w:val="098658"/>
          <w:sz w:val="21"/>
          <w:szCs w:val="21"/>
        </w:rPr>
        <w:t>0</w:t>
      </w:r>
      <w:r w:rsidRPr="00E678F0">
        <w:rPr>
          <w:rFonts w:ascii="Consolas" w:hAnsi="Consolas" w:cs="Times New Roman"/>
          <w:sz w:val="21"/>
          <w:szCs w:val="21"/>
        </w:rPr>
        <w:t>);</w:t>
      </w:r>
    </w:p>
    <w:p w14:paraId="7DCAC3A4"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roofErr w:type="gramStart"/>
      <w:r w:rsidRPr="00E678F0">
        <w:rPr>
          <w:rFonts w:ascii="Consolas" w:hAnsi="Consolas" w:cs="Times New Roman"/>
          <w:sz w:val="21"/>
          <w:szCs w:val="21"/>
        </w:rPr>
        <w:t>MemWrite  :</w:t>
      </w:r>
      <w:proofErr w:type="gramEnd"/>
      <w:r w:rsidRPr="00E678F0">
        <w:rPr>
          <w:rFonts w:ascii="Consolas" w:hAnsi="Consolas" w:cs="Times New Roman"/>
          <w:sz w:val="21"/>
          <w:szCs w:val="21"/>
        </w:rPr>
        <w:t xml:space="preserve"> </w:t>
      </w:r>
      <w:r w:rsidRPr="00E678F0">
        <w:rPr>
          <w:rFonts w:ascii="Consolas" w:hAnsi="Consolas" w:cs="Times New Roman"/>
          <w:color w:val="0000FF"/>
          <w:sz w:val="21"/>
          <w:szCs w:val="21"/>
        </w:rPr>
        <w:t>out</w:t>
      </w:r>
      <w:r w:rsidRPr="00E678F0">
        <w:rPr>
          <w:rFonts w:ascii="Consolas" w:hAnsi="Consolas" w:cs="Times New Roman"/>
          <w:sz w:val="21"/>
          <w:szCs w:val="21"/>
        </w:rPr>
        <w:t xml:space="preserve"> STD_LOGIC;</w:t>
      </w:r>
    </w:p>
    <w:p w14:paraId="66C055F3"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lastRenderedPageBreak/>
        <w:t xml:space="preserve">        </w:t>
      </w:r>
      <w:proofErr w:type="gramStart"/>
      <w:r w:rsidRPr="00E678F0">
        <w:rPr>
          <w:rFonts w:ascii="Consolas" w:hAnsi="Consolas" w:cs="Times New Roman"/>
          <w:sz w:val="21"/>
          <w:szCs w:val="21"/>
        </w:rPr>
        <w:t>ALUSrc  :</w:t>
      </w:r>
      <w:proofErr w:type="gramEnd"/>
      <w:r w:rsidRPr="00E678F0">
        <w:rPr>
          <w:rFonts w:ascii="Consolas" w:hAnsi="Consolas" w:cs="Times New Roman"/>
          <w:sz w:val="21"/>
          <w:szCs w:val="21"/>
        </w:rPr>
        <w:t xml:space="preserve"> </w:t>
      </w:r>
      <w:r w:rsidRPr="00E678F0">
        <w:rPr>
          <w:rFonts w:ascii="Consolas" w:hAnsi="Consolas" w:cs="Times New Roman"/>
          <w:color w:val="0000FF"/>
          <w:sz w:val="21"/>
          <w:szCs w:val="21"/>
        </w:rPr>
        <w:t>out</w:t>
      </w:r>
      <w:r w:rsidRPr="00E678F0">
        <w:rPr>
          <w:rFonts w:ascii="Consolas" w:hAnsi="Consolas" w:cs="Times New Roman"/>
          <w:sz w:val="21"/>
          <w:szCs w:val="21"/>
        </w:rPr>
        <w:t xml:space="preserve"> STD_LOGIC;</w:t>
      </w:r>
    </w:p>
    <w:p w14:paraId="7BAE305A"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roofErr w:type="gramStart"/>
      <w:r w:rsidRPr="00E678F0">
        <w:rPr>
          <w:rFonts w:ascii="Consolas" w:hAnsi="Consolas" w:cs="Times New Roman"/>
          <w:sz w:val="21"/>
          <w:szCs w:val="21"/>
        </w:rPr>
        <w:t>RegWrite  :</w:t>
      </w:r>
      <w:proofErr w:type="gramEnd"/>
      <w:r w:rsidRPr="00E678F0">
        <w:rPr>
          <w:rFonts w:ascii="Consolas" w:hAnsi="Consolas" w:cs="Times New Roman"/>
          <w:sz w:val="21"/>
          <w:szCs w:val="21"/>
        </w:rPr>
        <w:t xml:space="preserve"> </w:t>
      </w:r>
      <w:r w:rsidRPr="00E678F0">
        <w:rPr>
          <w:rFonts w:ascii="Consolas" w:hAnsi="Consolas" w:cs="Times New Roman"/>
          <w:color w:val="0000FF"/>
          <w:sz w:val="21"/>
          <w:szCs w:val="21"/>
        </w:rPr>
        <w:t>out</w:t>
      </w:r>
      <w:r w:rsidRPr="00E678F0">
        <w:rPr>
          <w:rFonts w:ascii="Consolas" w:hAnsi="Consolas" w:cs="Times New Roman"/>
          <w:sz w:val="21"/>
          <w:szCs w:val="21"/>
        </w:rPr>
        <w:t xml:space="preserve"> STD_LOGIC);</w:t>
      </w:r>
    </w:p>
    <w:p w14:paraId="6481EE2B"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00FF"/>
          <w:sz w:val="21"/>
          <w:szCs w:val="21"/>
        </w:rPr>
        <w:t>end</w:t>
      </w:r>
      <w:r w:rsidRPr="00E678F0">
        <w:rPr>
          <w:rFonts w:ascii="Consolas" w:hAnsi="Consolas" w:cs="Times New Roman"/>
          <w:sz w:val="21"/>
          <w:szCs w:val="21"/>
        </w:rPr>
        <w:t xml:space="preserve"> ControlUnit;</w:t>
      </w:r>
    </w:p>
    <w:p w14:paraId="679AE307" w14:textId="77777777" w:rsidR="00E678F0" w:rsidRPr="00E678F0" w:rsidRDefault="00E678F0" w:rsidP="00E678F0">
      <w:pPr>
        <w:shd w:val="clear" w:color="auto" w:fill="FFFFFF"/>
        <w:spacing w:line="285" w:lineRule="atLeast"/>
        <w:rPr>
          <w:rFonts w:ascii="Consolas" w:hAnsi="Consolas" w:cs="Times New Roman"/>
          <w:sz w:val="21"/>
          <w:szCs w:val="21"/>
        </w:rPr>
      </w:pPr>
    </w:p>
    <w:p w14:paraId="3C04639A"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00FF"/>
          <w:sz w:val="21"/>
          <w:szCs w:val="21"/>
        </w:rPr>
        <w:t>architecture</w:t>
      </w:r>
      <w:r w:rsidRPr="00E678F0">
        <w:rPr>
          <w:rFonts w:ascii="Consolas" w:hAnsi="Consolas" w:cs="Times New Roman"/>
          <w:sz w:val="21"/>
          <w:szCs w:val="21"/>
        </w:rPr>
        <w:t xml:space="preserve"> Behavioral </w:t>
      </w:r>
      <w:r w:rsidRPr="00E678F0">
        <w:rPr>
          <w:rFonts w:ascii="Consolas" w:hAnsi="Consolas" w:cs="Times New Roman"/>
          <w:color w:val="0000FF"/>
          <w:sz w:val="21"/>
          <w:szCs w:val="21"/>
        </w:rPr>
        <w:t>of</w:t>
      </w:r>
      <w:r w:rsidRPr="00E678F0">
        <w:rPr>
          <w:rFonts w:ascii="Consolas" w:hAnsi="Consolas" w:cs="Times New Roman"/>
          <w:sz w:val="21"/>
          <w:szCs w:val="21"/>
        </w:rPr>
        <w:t xml:space="preserve"> ControlUnit </w:t>
      </w:r>
      <w:r w:rsidRPr="00E678F0">
        <w:rPr>
          <w:rFonts w:ascii="Consolas" w:hAnsi="Consolas" w:cs="Times New Roman"/>
          <w:color w:val="0000FF"/>
          <w:sz w:val="21"/>
          <w:szCs w:val="21"/>
        </w:rPr>
        <w:t>is</w:t>
      </w:r>
    </w:p>
    <w:p w14:paraId="0F6DDF8B" w14:textId="77777777" w:rsidR="00E678F0" w:rsidRPr="00E678F0" w:rsidRDefault="00E678F0" w:rsidP="00E678F0">
      <w:pPr>
        <w:shd w:val="clear" w:color="auto" w:fill="FFFFFF"/>
        <w:spacing w:line="285" w:lineRule="atLeast"/>
        <w:rPr>
          <w:rFonts w:ascii="Consolas" w:hAnsi="Consolas" w:cs="Times New Roman"/>
          <w:sz w:val="21"/>
          <w:szCs w:val="21"/>
        </w:rPr>
      </w:pPr>
    </w:p>
    <w:p w14:paraId="05258DC0"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00FF"/>
          <w:sz w:val="21"/>
          <w:szCs w:val="21"/>
        </w:rPr>
        <w:t>begin</w:t>
      </w:r>
    </w:p>
    <w:p w14:paraId="0CBB9F59" w14:textId="77777777" w:rsidR="00E678F0" w:rsidRPr="00E678F0" w:rsidRDefault="00E678F0" w:rsidP="00E678F0">
      <w:pPr>
        <w:shd w:val="clear" w:color="auto" w:fill="FFFFFF"/>
        <w:spacing w:line="285" w:lineRule="atLeast"/>
        <w:rPr>
          <w:rFonts w:ascii="Consolas" w:hAnsi="Consolas" w:cs="Times New Roman"/>
          <w:sz w:val="21"/>
          <w:szCs w:val="21"/>
        </w:rPr>
      </w:pPr>
    </w:p>
    <w:p w14:paraId="14DCCD56" w14:textId="77777777" w:rsidR="00E678F0" w:rsidRPr="00E678F0" w:rsidRDefault="00E678F0" w:rsidP="00E678F0">
      <w:pPr>
        <w:shd w:val="clear" w:color="auto" w:fill="FFFFFF"/>
        <w:spacing w:line="285" w:lineRule="atLeast"/>
        <w:rPr>
          <w:rFonts w:ascii="Consolas" w:hAnsi="Consolas" w:cs="Times New Roman"/>
          <w:sz w:val="21"/>
          <w:szCs w:val="21"/>
        </w:rPr>
      </w:pPr>
      <w:proofErr w:type="gramStart"/>
      <w:r w:rsidRPr="00E678F0">
        <w:rPr>
          <w:rFonts w:ascii="Consolas" w:hAnsi="Consolas" w:cs="Times New Roman"/>
          <w:color w:val="0000FF"/>
          <w:sz w:val="21"/>
          <w:szCs w:val="21"/>
        </w:rPr>
        <w:t>Process</w:t>
      </w:r>
      <w:r w:rsidRPr="00E678F0">
        <w:rPr>
          <w:rFonts w:ascii="Consolas" w:hAnsi="Consolas" w:cs="Times New Roman"/>
          <w:sz w:val="21"/>
          <w:szCs w:val="21"/>
        </w:rPr>
        <w:t>(</w:t>
      </w:r>
      <w:proofErr w:type="gramEnd"/>
      <w:r w:rsidRPr="00E678F0">
        <w:rPr>
          <w:rFonts w:ascii="Consolas" w:hAnsi="Consolas" w:cs="Times New Roman"/>
          <w:sz w:val="21"/>
          <w:szCs w:val="21"/>
        </w:rPr>
        <w:t xml:space="preserve">InstOpCode) </w:t>
      </w:r>
      <w:r w:rsidRPr="00E678F0">
        <w:rPr>
          <w:rFonts w:ascii="Consolas" w:hAnsi="Consolas" w:cs="Times New Roman"/>
          <w:color w:val="0000FF"/>
          <w:sz w:val="21"/>
          <w:szCs w:val="21"/>
        </w:rPr>
        <w:t>is</w:t>
      </w:r>
    </w:p>
    <w:p w14:paraId="75BE11F6"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00FF"/>
          <w:sz w:val="21"/>
          <w:szCs w:val="21"/>
        </w:rPr>
        <w:t>begin</w:t>
      </w:r>
    </w:p>
    <w:p w14:paraId="17C413A3"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
    <w:p w14:paraId="58322510"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r w:rsidRPr="00E678F0">
        <w:rPr>
          <w:rFonts w:ascii="Consolas" w:hAnsi="Consolas" w:cs="Times New Roman"/>
          <w:color w:val="0000FF"/>
          <w:sz w:val="21"/>
          <w:szCs w:val="21"/>
        </w:rPr>
        <w:t>CASE</w:t>
      </w:r>
      <w:r w:rsidRPr="00E678F0">
        <w:rPr>
          <w:rFonts w:ascii="Consolas" w:hAnsi="Consolas" w:cs="Times New Roman"/>
          <w:sz w:val="21"/>
          <w:szCs w:val="21"/>
        </w:rPr>
        <w:t xml:space="preserve"> </w:t>
      </w:r>
      <w:proofErr w:type="gramStart"/>
      <w:r w:rsidRPr="00E678F0">
        <w:rPr>
          <w:rFonts w:ascii="Consolas" w:hAnsi="Consolas" w:cs="Times New Roman"/>
          <w:sz w:val="21"/>
          <w:szCs w:val="21"/>
        </w:rPr>
        <w:t>InstOpCode(</w:t>
      </w:r>
      <w:proofErr w:type="gramEnd"/>
      <w:r w:rsidRPr="00E678F0">
        <w:rPr>
          <w:rFonts w:ascii="Consolas" w:hAnsi="Consolas" w:cs="Times New Roman"/>
          <w:color w:val="098658"/>
          <w:sz w:val="21"/>
          <w:szCs w:val="21"/>
        </w:rPr>
        <w:t>15</w:t>
      </w:r>
      <w:r w:rsidRPr="00E678F0">
        <w:rPr>
          <w:rFonts w:ascii="Consolas" w:hAnsi="Consolas" w:cs="Times New Roman"/>
          <w:sz w:val="21"/>
          <w:szCs w:val="21"/>
        </w:rPr>
        <w:t xml:space="preserve"> </w:t>
      </w:r>
      <w:r w:rsidRPr="00E678F0">
        <w:rPr>
          <w:rFonts w:ascii="Consolas" w:hAnsi="Consolas" w:cs="Times New Roman"/>
          <w:color w:val="0000FF"/>
          <w:sz w:val="21"/>
          <w:szCs w:val="21"/>
        </w:rPr>
        <w:t>downto</w:t>
      </w:r>
      <w:r w:rsidRPr="00E678F0">
        <w:rPr>
          <w:rFonts w:ascii="Consolas" w:hAnsi="Consolas" w:cs="Times New Roman"/>
          <w:sz w:val="21"/>
          <w:szCs w:val="21"/>
        </w:rPr>
        <w:t xml:space="preserve"> </w:t>
      </w:r>
      <w:r w:rsidRPr="00E678F0">
        <w:rPr>
          <w:rFonts w:ascii="Consolas" w:hAnsi="Consolas" w:cs="Times New Roman"/>
          <w:color w:val="098658"/>
          <w:sz w:val="21"/>
          <w:szCs w:val="21"/>
        </w:rPr>
        <w:t>12</w:t>
      </w:r>
      <w:r w:rsidRPr="00E678F0">
        <w:rPr>
          <w:rFonts w:ascii="Consolas" w:hAnsi="Consolas" w:cs="Times New Roman"/>
          <w:sz w:val="21"/>
          <w:szCs w:val="21"/>
        </w:rPr>
        <w:t xml:space="preserve">) </w:t>
      </w:r>
      <w:r w:rsidRPr="00E678F0">
        <w:rPr>
          <w:rFonts w:ascii="Consolas" w:hAnsi="Consolas" w:cs="Times New Roman"/>
          <w:color w:val="0000FF"/>
          <w:sz w:val="21"/>
          <w:szCs w:val="21"/>
        </w:rPr>
        <w:t>is</w:t>
      </w:r>
      <w:r w:rsidRPr="00E678F0">
        <w:rPr>
          <w:rFonts w:ascii="Consolas" w:hAnsi="Consolas" w:cs="Times New Roman"/>
          <w:sz w:val="21"/>
          <w:szCs w:val="21"/>
        </w:rPr>
        <w:t xml:space="preserve">   </w:t>
      </w:r>
    </w:p>
    <w:p w14:paraId="16C4B048"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r w:rsidRPr="00E678F0">
        <w:rPr>
          <w:rFonts w:ascii="Consolas" w:hAnsi="Consolas" w:cs="Times New Roman"/>
          <w:color w:val="0000FF"/>
          <w:sz w:val="21"/>
          <w:szCs w:val="21"/>
        </w:rPr>
        <w:t>When</w:t>
      </w:r>
      <w:r w:rsidRPr="00E678F0">
        <w:rPr>
          <w:rFonts w:ascii="Consolas" w:hAnsi="Consolas" w:cs="Times New Roman"/>
          <w:sz w:val="21"/>
          <w:szCs w:val="21"/>
        </w:rPr>
        <w:t xml:space="preserve"> </w:t>
      </w:r>
      <w:r w:rsidRPr="00E678F0">
        <w:rPr>
          <w:rFonts w:ascii="Consolas" w:hAnsi="Consolas" w:cs="Times New Roman"/>
          <w:color w:val="098658"/>
          <w:sz w:val="21"/>
          <w:szCs w:val="21"/>
        </w:rPr>
        <w:t>"0000"</w:t>
      </w:r>
      <w:r w:rsidRPr="00E678F0">
        <w:rPr>
          <w:rFonts w:ascii="Consolas" w:hAnsi="Consolas" w:cs="Times New Roman"/>
          <w:sz w:val="21"/>
          <w:szCs w:val="21"/>
        </w:rPr>
        <w:t xml:space="preserve"> =&gt; </w:t>
      </w:r>
      <w:r w:rsidRPr="00E678F0">
        <w:rPr>
          <w:rFonts w:ascii="Consolas" w:hAnsi="Consolas" w:cs="Times New Roman"/>
          <w:color w:val="008000"/>
          <w:sz w:val="21"/>
          <w:szCs w:val="21"/>
        </w:rPr>
        <w:t>-- Add (R-type)</w:t>
      </w:r>
    </w:p>
    <w:p w14:paraId="12AB68FD"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RegDst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54E7798A"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Jump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4F2E95D9"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Branch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49378331"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MemRead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71B0D513"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MemToReg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27EB37C9"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MemWrite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05C7D37E"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ALUSrc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5E094876"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RegWrite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252DBFD8"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ALUOpCode &lt;= </w:t>
      </w:r>
      <w:r w:rsidRPr="00E678F0">
        <w:rPr>
          <w:rFonts w:ascii="Consolas" w:hAnsi="Consolas" w:cs="Times New Roman"/>
          <w:color w:val="098658"/>
          <w:sz w:val="21"/>
          <w:szCs w:val="21"/>
        </w:rPr>
        <w:t>"0000"</w:t>
      </w:r>
      <w:r w:rsidRPr="00E678F0">
        <w:rPr>
          <w:rFonts w:ascii="Consolas" w:hAnsi="Consolas" w:cs="Times New Roman"/>
          <w:sz w:val="21"/>
          <w:szCs w:val="21"/>
        </w:rPr>
        <w:t>;</w:t>
      </w:r>
    </w:p>
    <w:p w14:paraId="6725874D"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
    <w:p w14:paraId="25C479E7"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r w:rsidRPr="00E678F0">
        <w:rPr>
          <w:rFonts w:ascii="Consolas" w:hAnsi="Consolas" w:cs="Times New Roman"/>
          <w:color w:val="0000FF"/>
          <w:sz w:val="21"/>
          <w:szCs w:val="21"/>
        </w:rPr>
        <w:t>When</w:t>
      </w:r>
      <w:r w:rsidRPr="00E678F0">
        <w:rPr>
          <w:rFonts w:ascii="Consolas" w:hAnsi="Consolas" w:cs="Times New Roman"/>
          <w:sz w:val="21"/>
          <w:szCs w:val="21"/>
        </w:rPr>
        <w:t xml:space="preserve"> </w:t>
      </w:r>
      <w:r w:rsidRPr="00E678F0">
        <w:rPr>
          <w:rFonts w:ascii="Consolas" w:hAnsi="Consolas" w:cs="Times New Roman"/>
          <w:color w:val="098658"/>
          <w:sz w:val="21"/>
          <w:szCs w:val="21"/>
        </w:rPr>
        <w:t>"0001"</w:t>
      </w:r>
      <w:r w:rsidRPr="00E678F0">
        <w:rPr>
          <w:rFonts w:ascii="Consolas" w:hAnsi="Consolas" w:cs="Times New Roman"/>
          <w:sz w:val="21"/>
          <w:szCs w:val="21"/>
        </w:rPr>
        <w:t xml:space="preserve"> =&gt; </w:t>
      </w:r>
      <w:r w:rsidRPr="00E678F0">
        <w:rPr>
          <w:rFonts w:ascii="Consolas" w:hAnsi="Consolas" w:cs="Times New Roman"/>
          <w:color w:val="008000"/>
          <w:sz w:val="21"/>
          <w:szCs w:val="21"/>
        </w:rPr>
        <w:t>-- Sub (R-type)</w:t>
      </w:r>
    </w:p>
    <w:p w14:paraId="7D856017"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RegDst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00C45602"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Jump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072443C0"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Branch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1547D8FF"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MemRead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005C6F1E"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MemToReg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751F7DC4"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MemWrite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5428C2AD"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ALUSrc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3AC137D9"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RegWrite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218840DF"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ALUOpCode &lt;= </w:t>
      </w:r>
      <w:r w:rsidRPr="00E678F0">
        <w:rPr>
          <w:rFonts w:ascii="Consolas" w:hAnsi="Consolas" w:cs="Times New Roman"/>
          <w:color w:val="098658"/>
          <w:sz w:val="21"/>
          <w:szCs w:val="21"/>
        </w:rPr>
        <w:t>"0001"</w:t>
      </w:r>
      <w:r w:rsidRPr="00E678F0">
        <w:rPr>
          <w:rFonts w:ascii="Consolas" w:hAnsi="Consolas" w:cs="Times New Roman"/>
          <w:sz w:val="21"/>
          <w:szCs w:val="21"/>
        </w:rPr>
        <w:t>;</w:t>
      </w:r>
    </w:p>
    <w:p w14:paraId="032D77F8"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
    <w:p w14:paraId="0260071E"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r w:rsidRPr="00E678F0">
        <w:rPr>
          <w:rFonts w:ascii="Consolas" w:hAnsi="Consolas" w:cs="Times New Roman"/>
          <w:color w:val="0000FF"/>
          <w:sz w:val="21"/>
          <w:szCs w:val="21"/>
        </w:rPr>
        <w:t>When</w:t>
      </w:r>
      <w:r w:rsidRPr="00E678F0">
        <w:rPr>
          <w:rFonts w:ascii="Consolas" w:hAnsi="Consolas" w:cs="Times New Roman"/>
          <w:sz w:val="21"/>
          <w:szCs w:val="21"/>
        </w:rPr>
        <w:t xml:space="preserve"> </w:t>
      </w:r>
      <w:r w:rsidRPr="00E678F0">
        <w:rPr>
          <w:rFonts w:ascii="Consolas" w:hAnsi="Consolas" w:cs="Times New Roman"/>
          <w:color w:val="098658"/>
          <w:sz w:val="21"/>
          <w:szCs w:val="21"/>
        </w:rPr>
        <w:t>"0010"</w:t>
      </w:r>
      <w:r w:rsidRPr="00E678F0">
        <w:rPr>
          <w:rFonts w:ascii="Consolas" w:hAnsi="Consolas" w:cs="Times New Roman"/>
          <w:sz w:val="21"/>
          <w:szCs w:val="21"/>
        </w:rPr>
        <w:t xml:space="preserve"> =&gt; </w:t>
      </w:r>
      <w:r w:rsidRPr="00E678F0">
        <w:rPr>
          <w:rFonts w:ascii="Consolas" w:hAnsi="Consolas" w:cs="Times New Roman"/>
          <w:color w:val="008000"/>
          <w:sz w:val="21"/>
          <w:szCs w:val="21"/>
        </w:rPr>
        <w:t>-- Or (R-type)</w:t>
      </w:r>
    </w:p>
    <w:p w14:paraId="38FDA8D9"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RegDst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764357FA"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Jump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10931180"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Branch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751322C1"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MemRead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7A293C59"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MemToReg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1AFD1473"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MemWrite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7A064BD4"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ALUSrc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5E97EBDD"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RegWrite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05407433"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ALUOpCode &lt;= </w:t>
      </w:r>
      <w:r w:rsidRPr="00E678F0">
        <w:rPr>
          <w:rFonts w:ascii="Consolas" w:hAnsi="Consolas" w:cs="Times New Roman"/>
          <w:color w:val="098658"/>
          <w:sz w:val="21"/>
          <w:szCs w:val="21"/>
        </w:rPr>
        <w:t>"0010"</w:t>
      </w:r>
      <w:r w:rsidRPr="00E678F0">
        <w:rPr>
          <w:rFonts w:ascii="Consolas" w:hAnsi="Consolas" w:cs="Times New Roman"/>
          <w:sz w:val="21"/>
          <w:szCs w:val="21"/>
        </w:rPr>
        <w:t>;</w:t>
      </w:r>
    </w:p>
    <w:p w14:paraId="14B6861F"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
    <w:p w14:paraId="39441294"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lastRenderedPageBreak/>
        <w:t xml:space="preserve">        </w:t>
      </w:r>
      <w:r w:rsidRPr="00E678F0">
        <w:rPr>
          <w:rFonts w:ascii="Consolas" w:hAnsi="Consolas" w:cs="Times New Roman"/>
          <w:color w:val="0000FF"/>
          <w:sz w:val="21"/>
          <w:szCs w:val="21"/>
        </w:rPr>
        <w:t>When</w:t>
      </w:r>
      <w:r w:rsidRPr="00E678F0">
        <w:rPr>
          <w:rFonts w:ascii="Consolas" w:hAnsi="Consolas" w:cs="Times New Roman"/>
          <w:sz w:val="21"/>
          <w:szCs w:val="21"/>
        </w:rPr>
        <w:t xml:space="preserve"> </w:t>
      </w:r>
      <w:r w:rsidRPr="00E678F0">
        <w:rPr>
          <w:rFonts w:ascii="Consolas" w:hAnsi="Consolas" w:cs="Times New Roman"/>
          <w:color w:val="098658"/>
          <w:sz w:val="21"/>
          <w:szCs w:val="21"/>
        </w:rPr>
        <w:t>"0011"</w:t>
      </w:r>
      <w:r w:rsidRPr="00E678F0">
        <w:rPr>
          <w:rFonts w:ascii="Consolas" w:hAnsi="Consolas" w:cs="Times New Roman"/>
          <w:sz w:val="21"/>
          <w:szCs w:val="21"/>
        </w:rPr>
        <w:t xml:space="preserve"> =&gt; </w:t>
      </w:r>
      <w:r w:rsidRPr="00E678F0">
        <w:rPr>
          <w:rFonts w:ascii="Consolas" w:hAnsi="Consolas" w:cs="Times New Roman"/>
          <w:color w:val="008000"/>
          <w:sz w:val="21"/>
          <w:szCs w:val="21"/>
        </w:rPr>
        <w:t>-- Xor (R-type)</w:t>
      </w:r>
    </w:p>
    <w:p w14:paraId="03897DE7"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RegDst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4CAFBAFE"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Jump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0CA58555"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Branch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44F8C64D"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MemRead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16DC4933"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MemToReg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1BF0D91C"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MemWrite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01C5C7C4"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ALUSrc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1B8D4D59"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RegWrite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16DD0A15"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ALUOpCode &lt;= </w:t>
      </w:r>
      <w:r w:rsidRPr="00E678F0">
        <w:rPr>
          <w:rFonts w:ascii="Consolas" w:hAnsi="Consolas" w:cs="Times New Roman"/>
          <w:color w:val="098658"/>
          <w:sz w:val="21"/>
          <w:szCs w:val="21"/>
        </w:rPr>
        <w:t>"0011"</w:t>
      </w:r>
      <w:r w:rsidRPr="00E678F0">
        <w:rPr>
          <w:rFonts w:ascii="Consolas" w:hAnsi="Consolas" w:cs="Times New Roman"/>
          <w:sz w:val="21"/>
          <w:szCs w:val="21"/>
        </w:rPr>
        <w:t>;</w:t>
      </w:r>
    </w:p>
    <w:p w14:paraId="38D87B55"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
    <w:p w14:paraId="64002C17"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r w:rsidRPr="00E678F0">
        <w:rPr>
          <w:rFonts w:ascii="Consolas" w:hAnsi="Consolas" w:cs="Times New Roman"/>
          <w:color w:val="0000FF"/>
          <w:sz w:val="21"/>
          <w:szCs w:val="21"/>
        </w:rPr>
        <w:t>When</w:t>
      </w:r>
      <w:r w:rsidRPr="00E678F0">
        <w:rPr>
          <w:rFonts w:ascii="Consolas" w:hAnsi="Consolas" w:cs="Times New Roman"/>
          <w:sz w:val="21"/>
          <w:szCs w:val="21"/>
        </w:rPr>
        <w:t xml:space="preserve"> </w:t>
      </w:r>
      <w:r w:rsidRPr="00E678F0">
        <w:rPr>
          <w:rFonts w:ascii="Consolas" w:hAnsi="Consolas" w:cs="Times New Roman"/>
          <w:color w:val="098658"/>
          <w:sz w:val="21"/>
          <w:szCs w:val="21"/>
        </w:rPr>
        <w:t>"0100"</w:t>
      </w:r>
      <w:r w:rsidRPr="00E678F0">
        <w:rPr>
          <w:rFonts w:ascii="Consolas" w:hAnsi="Consolas" w:cs="Times New Roman"/>
          <w:sz w:val="21"/>
          <w:szCs w:val="21"/>
        </w:rPr>
        <w:t xml:space="preserve"> =&gt; </w:t>
      </w:r>
      <w:r w:rsidRPr="00E678F0">
        <w:rPr>
          <w:rFonts w:ascii="Consolas" w:hAnsi="Consolas" w:cs="Times New Roman"/>
          <w:color w:val="008000"/>
          <w:sz w:val="21"/>
          <w:szCs w:val="21"/>
        </w:rPr>
        <w:t>-- mul (I-type)</w:t>
      </w:r>
    </w:p>
    <w:p w14:paraId="75A861BE"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RegDst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57BAABBC"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Jump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2F5B32ED"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Branch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58BD6997"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MemRead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7588A83C"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MemToReg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16AAF298"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MemWrite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3729812B"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ALUSrc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4E4D2131"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RegWrite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7FFF3514"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ALUOpCode &lt;= </w:t>
      </w:r>
      <w:r w:rsidRPr="00E678F0">
        <w:rPr>
          <w:rFonts w:ascii="Consolas" w:hAnsi="Consolas" w:cs="Times New Roman"/>
          <w:color w:val="098658"/>
          <w:sz w:val="21"/>
          <w:szCs w:val="21"/>
        </w:rPr>
        <w:t>"0100"</w:t>
      </w:r>
      <w:r w:rsidRPr="00E678F0">
        <w:rPr>
          <w:rFonts w:ascii="Consolas" w:hAnsi="Consolas" w:cs="Times New Roman"/>
          <w:sz w:val="21"/>
          <w:szCs w:val="21"/>
        </w:rPr>
        <w:t>;</w:t>
      </w:r>
    </w:p>
    <w:p w14:paraId="7CA45020"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
    <w:p w14:paraId="46A2D23D"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r w:rsidRPr="00E678F0">
        <w:rPr>
          <w:rFonts w:ascii="Consolas" w:hAnsi="Consolas" w:cs="Times New Roman"/>
          <w:color w:val="0000FF"/>
          <w:sz w:val="21"/>
          <w:szCs w:val="21"/>
        </w:rPr>
        <w:t>When</w:t>
      </w:r>
      <w:r w:rsidRPr="00E678F0">
        <w:rPr>
          <w:rFonts w:ascii="Consolas" w:hAnsi="Consolas" w:cs="Times New Roman"/>
          <w:sz w:val="21"/>
          <w:szCs w:val="21"/>
        </w:rPr>
        <w:t xml:space="preserve"> </w:t>
      </w:r>
      <w:r w:rsidRPr="00E678F0">
        <w:rPr>
          <w:rFonts w:ascii="Consolas" w:hAnsi="Consolas" w:cs="Times New Roman"/>
          <w:color w:val="098658"/>
          <w:sz w:val="21"/>
          <w:szCs w:val="21"/>
        </w:rPr>
        <w:t>"0101"</w:t>
      </w:r>
      <w:r w:rsidRPr="00E678F0">
        <w:rPr>
          <w:rFonts w:ascii="Consolas" w:hAnsi="Consolas" w:cs="Times New Roman"/>
          <w:sz w:val="21"/>
          <w:szCs w:val="21"/>
        </w:rPr>
        <w:t xml:space="preserve"> =&gt; </w:t>
      </w:r>
      <w:r w:rsidRPr="00E678F0">
        <w:rPr>
          <w:rFonts w:ascii="Consolas" w:hAnsi="Consolas" w:cs="Times New Roman"/>
          <w:color w:val="008000"/>
          <w:sz w:val="21"/>
          <w:szCs w:val="21"/>
        </w:rPr>
        <w:t>-- div (I-type)</w:t>
      </w:r>
    </w:p>
    <w:p w14:paraId="6F683650"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RegDst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0BF89832"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Jump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5AF376D3"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Branch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4922737D"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MemRead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49B55F65"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MemToReg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4E198F7D"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MemWrite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45A29A88"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ALUSrc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0A0F315F"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RegWrite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03E5B473"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ALUOpCode &lt;= </w:t>
      </w:r>
      <w:r w:rsidRPr="00E678F0">
        <w:rPr>
          <w:rFonts w:ascii="Consolas" w:hAnsi="Consolas" w:cs="Times New Roman"/>
          <w:color w:val="098658"/>
          <w:sz w:val="21"/>
          <w:szCs w:val="21"/>
        </w:rPr>
        <w:t>"0101"</w:t>
      </w:r>
      <w:r w:rsidRPr="00E678F0">
        <w:rPr>
          <w:rFonts w:ascii="Consolas" w:hAnsi="Consolas" w:cs="Times New Roman"/>
          <w:sz w:val="21"/>
          <w:szCs w:val="21"/>
        </w:rPr>
        <w:t>;</w:t>
      </w:r>
    </w:p>
    <w:p w14:paraId="1E485654"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
    <w:p w14:paraId="582490FB"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r w:rsidRPr="00E678F0">
        <w:rPr>
          <w:rFonts w:ascii="Consolas" w:hAnsi="Consolas" w:cs="Times New Roman"/>
          <w:color w:val="0000FF"/>
          <w:sz w:val="21"/>
          <w:szCs w:val="21"/>
        </w:rPr>
        <w:t>When</w:t>
      </w:r>
      <w:r w:rsidRPr="00E678F0">
        <w:rPr>
          <w:rFonts w:ascii="Consolas" w:hAnsi="Consolas" w:cs="Times New Roman"/>
          <w:sz w:val="21"/>
          <w:szCs w:val="21"/>
        </w:rPr>
        <w:t xml:space="preserve"> </w:t>
      </w:r>
      <w:r w:rsidRPr="00E678F0">
        <w:rPr>
          <w:rFonts w:ascii="Consolas" w:hAnsi="Consolas" w:cs="Times New Roman"/>
          <w:color w:val="098658"/>
          <w:sz w:val="21"/>
          <w:szCs w:val="21"/>
        </w:rPr>
        <w:t>"0110"</w:t>
      </w:r>
      <w:r w:rsidRPr="00E678F0">
        <w:rPr>
          <w:rFonts w:ascii="Consolas" w:hAnsi="Consolas" w:cs="Times New Roman"/>
          <w:sz w:val="21"/>
          <w:szCs w:val="21"/>
        </w:rPr>
        <w:t xml:space="preserve"> =&gt; </w:t>
      </w:r>
      <w:r w:rsidRPr="00E678F0">
        <w:rPr>
          <w:rFonts w:ascii="Consolas" w:hAnsi="Consolas" w:cs="Times New Roman"/>
          <w:color w:val="008000"/>
          <w:sz w:val="21"/>
          <w:szCs w:val="21"/>
        </w:rPr>
        <w:t>-- addi (I-type)</w:t>
      </w:r>
    </w:p>
    <w:p w14:paraId="0DDADD6E"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RegDst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206D7C2F"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Jump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2341EBE5"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Branch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33037B58"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MemRead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279FBFEE"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MemToReg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3692C296"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MemWrite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373FC604"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ALUSrc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249C52E8"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RegWrite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1C2564C0"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ALUOpCode &lt;= </w:t>
      </w:r>
      <w:r w:rsidRPr="00E678F0">
        <w:rPr>
          <w:rFonts w:ascii="Consolas" w:hAnsi="Consolas" w:cs="Times New Roman"/>
          <w:color w:val="098658"/>
          <w:sz w:val="21"/>
          <w:szCs w:val="21"/>
        </w:rPr>
        <w:t>"0110"</w:t>
      </w:r>
      <w:r w:rsidRPr="00E678F0">
        <w:rPr>
          <w:rFonts w:ascii="Consolas" w:hAnsi="Consolas" w:cs="Times New Roman"/>
          <w:sz w:val="21"/>
          <w:szCs w:val="21"/>
        </w:rPr>
        <w:t>;</w:t>
      </w:r>
    </w:p>
    <w:p w14:paraId="6196E4C0"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w:t>
      </w:r>
    </w:p>
    <w:p w14:paraId="74D29322"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r w:rsidRPr="00E678F0">
        <w:rPr>
          <w:rFonts w:ascii="Consolas" w:hAnsi="Consolas" w:cs="Times New Roman"/>
          <w:color w:val="0000FF"/>
          <w:sz w:val="21"/>
          <w:szCs w:val="21"/>
        </w:rPr>
        <w:t>When</w:t>
      </w:r>
      <w:r w:rsidRPr="00E678F0">
        <w:rPr>
          <w:rFonts w:ascii="Consolas" w:hAnsi="Consolas" w:cs="Times New Roman"/>
          <w:sz w:val="21"/>
          <w:szCs w:val="21"/>
        </w:rPr>
        <w:t xml:space="preserve"> </w:t>
      </w:r>
      <w:r w:rsidRPr="00E678F0">
        <w:rPr>
          <w:rFonts w:ascii="Consolas" w:hAnsi="Consolas" w:cs="Times New Roman"/>
          <w:color w:val="098658"/>
          <w:sz w:val="21"/>
          <w:szCs w:val="21"/>
        </w:rPr>
        <w:t>"0111"</w:t>
      </w:r>
      <w:r w:rsidRPr="00E678F0">
        <w:rPr>
          <w:rFonts w:ascii="Consolas" w:hAnsi="Consolas" w:cs="Times New Roman"/>
          <w:sz w:val="21"/>
          <w:szCs w:val="21"/>
        </w:rPr>
        <w:t xml:space="preserve"> =&gt; </w:t>
      </w:r>
      <w:r w:rsidRPr="00E678F0">
        <w:rPr>
          <w:rFonts w:ascii="Consolas" w:hAnsi="Consolas" w:cs="Times New Roman"/>
          <w:color w:val="008000"/>
          <w:sz w:val="21"/>
          <w:szCs w:val="21"/>
        </w:rPr>
        <w:t>-- subi (I-type)</w:t>
      </w:r>
    </w:p>
    <w:p w14:paraId="4D636315"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lastRenderedPageBreak/>
        <w:t xml:space="preserve">            RegDst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78DCED79"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Jump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4E8F3AC9"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Branch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67CF065C"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MemRead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0C33F35B"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MemToReg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400BAE2B"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MemWrite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1B2585BC"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ALUSrc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0988362C"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RegWrite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4992E44A"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ALUOpCode &lt;= </w:t>
      </w:r>
      <w:r w:rsidRPr="00E678F0">
        <w:rPr>
          <w:rFonts w:ascii="Consolas" w:hAnsi="Consolas" w:cs="Times New Roman"/>
          <w:color w:val="098658"/>
          <w:sz w:val="21"/>
          <w:szCs w:val="21"/>
        </w:rPr>
        <w:t>"0111"</w:t>
      </w:r>
      <w:r w:rsidRPr="00E678F0">
        <w:rPr>
          <w:rFonts w:ascii="Consolas" w:hAnsi="Consolas" w:cs="Times New Roman"/>
          <w:sz w:val="21"/>
          <w:szCs w:val="21"/>
        </w:rPr>
        <w:t>;</w:t>
      </w:r>
    </w:p>
    <w:p w14:paraId="234CCE77"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w:t>
      </w:r>
    </w:p>
    <w:p w14:paraId="54996E11"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r w:rsidRPr="00E678F0">
        <w:rPr>
          <w:rFonts w:ascii="Consolas" w:hAnsi="Consolas" w:cs="Times New Roman"/>
          <w:color w:val="0000FF"/>
          <w:sz w:val="21"/>
          <w:szCs w:val="21"/>
        </w:rPr>
        <w:t>When</w:t>
      </w:r>
      <w:r w:rsidRPr="00E678F0">
        <w:rPr>
          <w:rFonts w:ascii="Consolas" w:hAnsi="Consolas" w:cs="Times New Roman"/>
          <w:sz w:val="21"/>
          <w:szCs w:val="21"/>
        </w:rPr>
        <w:t xml:space="preserve"> </w:t>
      </w:r>
      <w:r w:rsidRPr="00E678F0">
        <w:rPr>
          <w:rFonts w:ascii="Consolas" w:hAnsi="Consolas" w:cs="Times New Roman"/>
          <w:color w:val="098658"/>
          <w:sz w:val="21"/>
          <w:szCs w:val="21"/>
        </w:rPr>
        <w:t>"1000"</w:t>
      </w:r>
      <w:r w:rsidRPr="00E678F0">
        <w:rPr>
          <w:rFonts w:ascii="Consolas" w:hAnsi="Consolas" w:cs="Times New Roman"/>
          <w:sz w:val="21"/>
          <w:szCs w:val="21"/>
        </w:rPr>
        <w:t xml:space="preserve"> =&gt; </w:t>
      </w:r>
      <w:r w:rsidRPr="00E678F0">
        <w:rPr>
          <w:rFonts w:ascii="Consolas" w:hAnsi="Consolas" w:cs="Times New Roman"/>
          <w:color w:val="008000"/>
          <w:sz w:val="21"/>
          <w:szCs w:val="21"/>
        </w:rPr>
        <w:t>-- lw (I-type)</w:t>
      </w:r>
    </w:p>
    <w:p w14:paraId="1D205CEB"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RegDst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7D995592"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Jump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7E74B6B3"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Branch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5E91EA2F"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MemRead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1ED20257"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MemToReg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79B08158"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MemWrite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035F0096"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ALUSrc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6EA63875"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RegWrite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79D0C2A8"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ALUOpCode &lt;= </w:t>
      </w:r>
      <w:r w:rsidRPr="00E678F0">
        <w:rPr>
          <w:rFonts w:ascii="Consolas" w:hAnsi="Consolas" w:cs="Times New Roman"/>
          <w:color w:val="098658"/>
          <w:sz w:val="21"/>
          <w:szCs w:val="21"/>
        </w:rPr>
        <w:t>"1000"</w:t>
      </w:r>
      <w:r w:rsidRPr="00E678F0">
        <w:rPr>
          <w:rFonts w:ascii="Consolas" w:hAnsi="Consolas" w:cs="Times New Roman"/>
          <w:sz w:val="21"/>
          <w:szCs w:val="21"/>
        </w:rPr>
        <w:t>;</w:t>
      </w:r>
    </w:p>
    <w:p w14:paraId="58C8A56F"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
    <w:p w14:paraId="247F7DA6"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r w:rsidRPr="00E678F0">
        <w:rPr>
          <w:rFonts w:ascii="Consolas" w:hAnsi="Consolas" w:cs="Times New Roman"/>
          <w:color w:val="0000FF"/>
          <w:sz w:val="21"/>
          <w:szCs w:val="21"/>
        </w:rPr>
        <w:t>When</w:t>
      </w:r>
      <w:r w:rsidRPr="00E678F0">
        <w:rPr>
          <w:rFonts w:ascii="Consolas" w:hAnsi="Consolas" w:cs="Times New Roman"/>
          <w:sz w:val="21"/>
          <w:szCs w:val="21"/>
        </w:rPr>
        <w:t xml:space="preserve"> </w:t>
      </w:r>
      <w:r w:rsidRPr="00E678F0">
        <w:rPr>
          <w:rFonts w:ascii="Consolas" w:hAnsi="Consolas" w:cs="Times New Roman"/>
          <w:color w:val="098658"/>
          <w:sz w:val="21"/>
          <w:szCs w:val="21"/>
        </w:rPr>
        <w:t>"1001"</w:t>
      </w:r>
      <w:r w:rsidRPr="00E678F0">
        <w:rPr>
          <w:rFonts w:ascii="Consolas" w:hAnsi="Consolas" w:cs="Times New Roman"/>
          <w:sz w:val="21"/>
          <w:szCs w:val="21"/>
        </w:rPr>
        <w:t xml:space="preserve"> =&gt; </w:t>
      </w:r>
      <w:r w:rsidRPr="00E678F0">
        <w:rPr>
          <w:rFonts w:ascii="Consolas" w:hAnsi="Consolas" w:cs="Times New Roman"/>
          <w:color w:val="008000"/>
          <w:sz w:val="21"/>
          <w:szCs w:val="21"/>
        </w:rPr>
        <w:t>-- sw (I-type)</w:t>
      </w:r>
    </w:p>
    <w:p w14:paraId="4A04197A"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RegDst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1A5244CD"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Jump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61261A07"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Branch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0DC1692B"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MemRead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4FEC5C4E"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MemToReg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399DF354"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MemWrite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7B8CB2EE"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ALUSrc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5FB9575C"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RegWrite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64594AD9"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ALUOpCode &lt;= </w:t>
      </w:r>
      <w:r w:rsidRPr="00E678F0">
        <w:rPr>
          <w:rFonts w:ascii="Consolas" w:hAnsi="Consolas" w:cs="Times New Roman"/>
          <w:color w:val="098658"/>
          <w:sz w:val="21"/>
          <w:szCs w:val="21"/>
        </w:rPr>
        <w:t>"1001"</w:t>
      </w:r>
      <w:r w:rsidRPr="00E678F0">
        <w:rPr>
          <w:rFonts w:ascii="Consolas" w:hAnsi="Consolas" w:cs="Times New Roman"/>
          <w:sz w:val="21"/>
          <w:szCs w:val="21"/>
        </w:rPr>
        <w:t>;</w:t>
      </w:r>
    </w:p>
    <w:p w14:paraId="50994C49"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
    <w:p w14:paraId="2410641D"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r w:rsidRPr="00E678F0">
        <w:rPr>
          <w:rFonts w:ascii="Consolas" w:hAnsi="Consolas" w:cs="Times New Roman"/>
          <w:color w:val="0000FF"/>
          <w:sz w:val="21"/>
          <w:szCs w:val="21"/>
        </w:rPr>
        <w:t>When</w:t>
      </w:r>
      <w:r w:rsidRPr="00E678F0">
        <w:rPr>
          <w:rFonts w:ascii="Consolas" w:hAnsi="Consolas" w:cs="Times New Roman"/>
          <w:sz w:val="21"/>
          <w:szCs w:val="21"/>
        </w:rPr>
        <w:t xml:space="preserve"> </w:t>
      </w:r>
      <w:r w:rsidRPr="00E678F0">
        <w:rPr>
          <w:rFonts w:ascii="Consolas" w:hAnsi="Consolas" w:cs="Times New Roman"/>
          <w:color w:val="098658"/>
          <w:sz w:val="21"/>
          <w:szCs w:val="21"/>
        </w:rPr>
        <w:t>"1010"</w:t>
      </w:r>
      <w:r w:rsidRPr="00E678F0">
        <w:rPr>
          <w:rFonts w:ascii="Consolas" w:hAnsi="Consolas" w:cs="Times New Roman"/>
          <w:sz w:val="21"/>
          <w:szCs w:val="21"/>
        </w:rPr>
        <w:t xml:space="preserve"> =&gt; </w:t>
      </w:r>
      <w:r w:rsidRPr="00E678F0">
        <w:rPr>
          <w:rFonts w:ascii="Consolas" w:hAnsi="Consolas" w:cs="Times New Roman"/>
          <w:color w:val="008000"/>
          <w:sz w:val="21"/>
          <w:szCs w:val="21"/>
        </w:rPr>
        <w:t>-- beq (I-type)</w:t>
      </w:r>
    </w:p>
    <w:p w14:paraId="23DD6CFA"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RegDst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00AA6E64"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Jump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2559B551"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Branch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7D8DA6BC"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MemRead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3E427C7C"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MemToReg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17AE7EC9"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MemWrite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1C42A16A"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ALUSrc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4337226B"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RegWrite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35304494"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ALUOpCode &lt;= </w:t>
      </w:r>
      <w:r w:rsidRPr="00E678F0">
        <w:rPr>
          <w:rFonts w:ascii="Consolas" w:hAnsi="Consolas" w:cs="Times New Roman"/>
          <w:color w:val="098658"/>
          <w:sz w:val="21"/>
          <w:szCs w:val="21"/>
        </w:rPr>
        <w:t>"1010"</w:t>
      </w:r>
      <w:r w:rsidRPr="00E678F0">
        <w:rPr>
          <w:rFonts w:ascii="Consolas" w:hAnsi="Consolas" w:cs="Times New Roman"/>
          <w:sz w:val="21"/>
          <w:szCs w:val="21"/>
        </w:rPr>
        <w:t>;</w:t>
      </w:r>
    </w:p>
    <w:p w14:paraId="17C3B636"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
    <w:p w14:paraId="4A32044B"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r w:rsidRPr="00E678F0">
        <w:rPr>
          <w:rFonts w:ascii="Consolas" w:hAnsi="Consolas" w:cs="Times New Roman"/>
          <w:color w:val="0000FF"/>
          <w:sz w:val="21"/>
          <w:szCs w:val="21"/>
        </w:rPr>
        <w:t>When</w:t>
      </w:r>
      <w:r w:rsidRPr="00E678F0">
        <w:rPr>
          <w:rFonts w:ascii="Consolas" w:hAnsi="Consolas" w:cs="Times New Roman"/>
          <w:sz w:val="21"/>
          <w:szCs w:val="21"/>
        </w:rPr>
        <w:t xml:space="preserve"> </w:t>
      </w:r>
      <w:r w:rsidRPr="00E678F0">
        <w:rPr>
          <w:rFonts w:ascii="Consolas" w:hAnsi="Consolas" w:cs="Times New Roman"/>
          <w:color w:val="098658"/>
          <w:sz w:val="21"/>
          <w:szCs w:val="21"/>
        </w:rPr>
        <w:t>"1011"</w:t>
      </w:r>
      <w:r w:rsidRPr="00E678F0">
        <w:rPr>
          <w:rFonts w:ascii="Consolas" w:hAnsi="Consolas" w:cs="Times New Roman"/>
          <w:sz w:val="21"/>
          <w:szCs w:val="21"/>
        </w:rPr>
        <w:t xml:space="preserve"> =&gt; </w:t>
      </w:r>
      <w:r w:rsidRPr="00E678F0">
        <w:rPr>
          <w:rFonts w:ascii="Consolas" w:hAnsi="Consolas" w:cs="Times New Roman"/>
          <w:color w:val="008000"/>
          <w:sz w:val="21"/>
          <w:szCs w:val="21"/>
        </w:rPr>
        <w:t>--blt (I-type)</w:t>
      </w:r>
    </w:p>
    <w:p w14:paraId="7BDB8071"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RegDst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2EDB6F08"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lastRenderedPageBreak/>
        <w:t xml:space="preserve">            Jump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333F42AD"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Branch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1CEDA63D"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MemRead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640F3F42"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MemToReg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37FAC3A8"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MemWrite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2A30E776"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ALUSrc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312C7522"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RegWrite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119655F9"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ALUOpCode &lt;= </w:t>
      </w:r>
      <w:r w:rsidRPr="00E678F0">
        <w:rPr>
          <w:rFonts w:ascii="Consolas" w:hAnsi="Consolas" w:cs="Times New Roman"/>
          <w:color w:val="098658"/>
          <w:sz w:val="21"/>
          <w:szCs w:val="21"/>
        </w:rPr>
        <w:t>"1011"</w:t>
      </w:r>
      <w:r w:rsidRPr="00E678F0">
        <w:rPr>
          <w:rFonts w:ascii="Consolas" w:hAnsi="Consolas" w:cs="Times New Roman"/>
          <w:sz w:val="21"/>
          <w:szCs w:val="21"/>
        </w:rPr>
        <w:t>;</w:t>
      </w:r>
    </w:p>
    <w:p w14:paraId="4F6CE2E9"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
    <w:p w14:paraId="1F49D9FD"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r w:rsidRPr="00E678F0">
        <w:rPr>
          <w:rFonts w:ascii="Consolas" w:hAnsi="Consolas" w:cs="Times New Roman"/>
          <w:color w:val="0000FF"/>
          <w:sz w:val="21"/>
          <w:szCs w:val="21"/>
        </w:rPr>
        <w:t>When</w:t>
      </w:r>
      <w:r w:rsidRPr="00E678F0">
        <w:rPr>
          <w:rFonts w:ascii="Consolas" w:hAnsi="Consolas" w:cs="Times New Roman"/>
          <w:sz w:val="21"/>
          <w:szCs w:val="21"/>
        </w:rPr>
        <w:t xml:space="preserve"> </w:t>
      </w:r>
      <w:r w:rsidRPr="00E678F0">
        <w:rPr>
          <w:rFonts w:ascii="Consolas" w:hAnsi="Consolas" w:cs="Times New Roman"/>
          <w:color w:val="098658"/>
          <w:sz w:val="21"/>
          <w:szCs w:val="21"/>
        </w:rPr>
        <w:t>"1100"</w:t>
      </w:r>
      <w:r w:rsidRPr="00E678F0">
        <w:rPr>
          <w:rFonts w:ascii="Consolas" w:hAnsi="Consolas" w:cs="Times New Roman"/>
          <w:sz w:val="21"/>
          <w:szCs w:val="21"/>
        </w:rPr>
        <w:t xml:space="preserve"> =&gt; </w:t>
      </w:r>
      <w:r w:rsidRPr="00E678F0">
        <w:rPr>
          <w:rFonts w:ascii="Consolas" w:hAnsi="Consolas" w:cs="Times New Roman"/>
          <w:color w:val="008000"/>
          <w:sz w:val="21"/>
          <w:szCs w:val="21"/>
        </w:rPr>
        <w:t>--bgt (I-type)</w:t>
      </w:r>
    </w:p>
    <w:p w14:paraId="6F3C947A"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RegDst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0218F6CC"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Jump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12C0A7EF"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Branch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03F73BAB"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MemRead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3EB8D04F"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MemToReg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531C4196"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MemWrite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7E0CFDFE"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ALUSrc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5378E5B2"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RegWrite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6010B135"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ALUOpCode &lt;= </w:t>
      </w:r>
      <w:r w:rsidRPr="00E678F0">
        <w:rPr>
          <w:rFonts w:ascii="Consolas" w:hAnsi="Consolas" w:cs="Times New Roman"/>
          <w:color w:val="098658"/>
          <w:sz w:val="21"/>
          <w:szCs w:val="21"/>
        </w:rPr>
        <w:t>"1100"</w:t>
      </w:r>
      <w:r w:rsidRPr="00E678F0">
        <w:rPr>
          <w:rFonts w:ascii="Consolas" w:hAnsi="Consolas" w:cs="Times New Roman"/>
          <w:sz w:val="21"/>
          <w:szCs w:val="21"/>
        </w:rPr>
        <w:t>;</w:t>
      </w:r>
    </w:p>
    <w:p w14:paraId="7B6B2C65"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
    <w:p w14:paraId="59931F58"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r w:rsidRPr="00E678F0">
        <w:rPr>
          <w:rFonts w:ascii="Consolas" w:hAnsi="Consolas" w:cs="Times New Roman"/>
          <w:color w:val="0000FF"/>
          <w:sz w:val="21"/>
          <w:szCs w:val="21"/>
        </w:rPr>
        <w:t>When</w:t>
      </w:r>
      <w:r w:rsidRPr="00E678F0">
        <w:rPr>
          <w:rFonts w:ascii="Consolas" w:hAnsi="Consolas" w:cs="Times New Roman"/>
          <w:sz w:val="21"/>
          <w:szCs w:val="21"/>
        </w:rPr>
        <w:t xml:space="preserve"> </w:t>
      </w:r>
      <w:r w:rsidRPr="00E678F0">
        <w:rPr>
          <w:rFonts w:ascii="Consolas" w:hAnsi="Consolas" w:cs="Times New Roman"/>
          <w:color w:val="098658"/>
          <w:sz w:val="21"/>
          <w:szCs w:val="21"/>
        </w:rPr>
        <w:t>"1110"</w:t>
      </w:r>
      <w:r w:rsidRPr="00E678F0">
        <w:rPr>
          <w:rFonts w:ascii="Consolas" w:hAnsi="Consolas" w:cs="Times New Roman"/>
          <w:sz w:val="21"/>
          <w:szCs w:val="21"/>
        </w:rPr>
        <w:t xml:space="preserve"> =&gt; </w:t>
      </w:r>
      <w:r w:rsidRPr="00E678F0">
        <w:rPr>
          <w:rFonts w:ascii="Consolas" w:hAnsi="Consolas" w:cs="Times New Roman"/>
          <w:color w:val="008000"/>
          <w:sz w:val="21"/>
          <w:szCs w:val="21"/>
        </w:rPr>
        <w:t>-- sll (I-type)</w:t>
      </w:r>
    </w:p>
    <w:p w14:paraId="7C264829"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RegDst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63AB3AE3"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Jump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3AFF092E"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Branch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65100712"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MemRead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32EC23D1"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MemToReg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2826E072"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MemWrite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767D2EE2"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ALUSrc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3B7C7A28"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RegWrite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3167134B"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ALUOpCode &lt;= </w:t>
      </w:r>
      <w:r w:rsidRPr="00E678F0">
        <w:rPr>
          <w:rFonts w:ascii="Consolas" w:hAnsi="Consolas" w:cs="Times New Roman"/>
          <w:color w:val="098658"/>
          <w:sz w:val="21"/>
          <w:szCs w:val="21"/>
        </w:rPr>
        <w:t>"1110"</w:t>
      </w:r>
      <w:r w:rsidRPr="00E678F0">
        <w:rPr>
          <w:rFonts w:ascii="Consolas" w:hAnsi="Consolas" w:cs="Times New Roman"/>
          <w:sz w:val="21"/>
          <w:szCs w:val="21"/>
        </w:rPr>
        <w:t>;</w:t>
      </w:r>
    </w:p>
    <w:p w14:paraId="5A5BF804"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
    <w:p w14:paraId="15468E24"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r w:rsidRPr="00E678F0">
        <w:rPr>
          <w:rFonts w:ascii="Consolas" w:hAnsi="Consolas" w:cs="Times New Roman"/>
          <w:color w:val="0000FF"/>
          <w:sz w:val="21"/>
          <w:szCs w:val="21"/>
        </w:rPr>
        <w:t>When</w:t>
      </w:r>
      <w:r w:rsidRPr="00E678F0">
        <w:rPr>
          <w:rFonts w:ascii="Consolas" w:hAnsi="Consolas" w:cs="Times New Roman"/>
          <w:sz w:val="21"/>
          <w:szCs w:val="21"/>
        </w:rPr>
        <w:t xml:space="preserve"> </w:t>
      </w:r>
      <w:r w:rsidRPr="00E678F0">
        <w:rPr>
          <w:rFonts w:ascii="Consolas" w:hAnsi="Consolas" w:cs="Times New Roman"/>
          <w:color w:val="098658"/>
          <w:sz w:val="21"/>
          <w:szCs w:val="21"/>
        </w:rPr>
        <w:t>"1101"</w:t>
      </w:r>
      <w:r w:rsidRPr="00E678F0">
        <w:rPr>
          <w:rFonts w:ascii="Consolas" w:hAnsi="Consolas" w:cs="Times New Roman"/>
          <w:sz w:val="21"/>
          <w:szCs w:val="21"/>
        </w:rPr>
        <w:t xml:space="preserve"> =&gt; </w:t>
      </w:r>
      <w:r w:rsidRPr="00E678F0">
        <w:rPr>
          <w:rFonts w:ascii="Consolas" w:hAnsi="Consolas" w:cs="Times New Roman"/>
          <w:color w:val="008000"/>
          <w:sz w:val="21"/>
          <w:szCs w:val="21"/>
        </w:rPr>
        <w:t>-- j (J-type)</w:t>
      </w:r>
    </w:p>
    <w:p w14:paraId="4EC7C901"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RegDst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6177019B"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Jump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2D8573C6"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Branch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73B72BF3"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MemRead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551DEBE2"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MemToReg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77EF1870"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MemWrite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2A896AA3"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ALUSrc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74CCC30F"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RegWrite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6E63FA1A"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ALUOpCode &lt;= </w:t>
      </w:r>
      <w:r w:rsidRPr="00E678F0">
        <w:rPr>
          <w:rFonts w:ascii="Consolas" w:hAnsi="Consolas" w:cs="Times New Roman"/>
          <w:color w:val="098658"/>
          <w:sz w:val="21"/>
          <w:szCs w:val="21"/>
        </w:rPr>
        <w:t>"1101"</w:t>
      </w:r>
      <w:r w:rsidRPr="00E678F0">
        <w:rPr>
          <w:rFonts w:ascii="Consolas" w:hAnsi="Consolas" w:cs="Times New Roman"/>
          <w:sz w:val="21"/>
          <w:szCs w:val="21"/>
        </w:rPr>
        <w:t>;</w:t>
      </w:r>
    </w:p>
    <w:p w14:paraId="0C7EA7C4"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
    <w:p w14:paraId="71F6C877"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r w:rsidRPr="00E678F0">
        <w:rPr>
          <w:rFonts w:ascii="Consolas" w:hAnsi="Consolas" w:cs="Times New Roman"/>
          <w:color w:val="0000FF"/>
          <w:sz w:val="21"/>
          <w:szCs w:val="21"/>
        </w:rPr>
        <w:t>When</w:t>
      </w:r>
      <w:r w:rsidRPr="00E678F0">
        <w:rPr>
          <w:rFonts w:ascii="Consolas" w:hAnsi="Consolas" w:cs="Times New Roman"/>
          <w:sz w:val="21"/>
          <w:szCs w:val="21"/>
        </w:rPr>
        <w:t xml:space="preserve"> </w:t>
      </w:r>
      <w:r w:rsidRPr="00E678F0">
        <w:rPr>
          <w:rFonts w:ascii="Consolas" w:hAnsi="Consolas" w:cs="Times New Roman"/>
          <w:color w:val="098658"/>
          <w:sz w:val="21"/>
          <w:szCs w:val="21"/>
        </w:rPr>
        <w:t>"1111"</w:t>
      </w:r>
      <w:r w:rsidRPr="00E678F0">
        <w:rPr>
          <w:rFonts w:ascii="Consolas" w:hAnsi="Consolas" w:cs="Times New Roman"/>
          <w:sz w:val="21"/>
          <w:szCs w:val="21"/>
        </w:rPr>
        <w:t xml:space="preserve"> =&gt; </w:t>
      </w:r>
      <w:r w:rsidRPr="00E678F0">
        <w:rPr>
          <w:rFonts w:ascii="Consolas" w:hAnsi="Consolas" w:cs="Times New Roman"/>
          <w:color w:val="008000"/>
          <w:sz w:val="21"/>
          <w:szCs w:val="21"/>
        </w:rPr>
        <w:t>-- jr (J-type)</w:t>
      </w:r>
    </w:p>
    <w:p w14:paraId="23757B43"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RegDst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6D0680E5"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Jump &lt;= </w:t>
      </w:r>
      <w:r w:rsidRPr="00E678F0">
        <w:rPr>
          <w:rFonts w:ascii="Consolas" w:hAnsi="Consolas" w:cs="Times New Roman"/>
          <w:color w:val="098658"/>
          <w:sz w:val="21"/>
          <w:szCs w:val="21"/>
        </w:rPr>
        <w:t>'1'</w:t>
      </w:r>
      <w:r w:rsidRPr="00E678F0">
        <w:rPr>
          <w:rFonts w:ascii="Consolas" w:hAnsi="Consolas" w:cs="Times New Roman"/>
          <w:sz w:val="21"/>
          <w:szCs w:val="21"/>
        </w:rPr>
        <w:t>;</w:t>
      </w:r>
    </w:p>
    <w:p w14:paraId="2D8BBCF1"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lastRenderedPageBreak/>
        <w:t xml:space="preserve">            Branch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64DC24D1"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MemRead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6C7D59C3"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MemToReg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1FE98700"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MemWrite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5CECD9E6"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ALUSrc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057030AA"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RegWrite &lt;= </w:t>
      </w:r>
      <w:r w:rsidRPr="00E678F0">
        <w:rPr>
          <w:rFonts w:ascii="Consolas" w:hAnsi="Consolas" w:cs="Times New Roman"/>
          <w:color w:val="098658"/>
          <w:sz w:val="21"/>
          <w:szCs w:val="21"/>
        </w:rPr>
        <w:t>'0'</w:t>
      </w:r>
      <w:r w:rsidRPr="00E678F0">
        <w:rPr>
          <w:rFonts w:ascii="Consolas" w:hAnsi="Consolas" w:cs="Times New Roman"/>
          <w:sz w:val="21"/>
          <w:szCs w:val="21"/>
        </w:rPr>
        <w:t>;</w:t>
      </w:r>
    </w:p>
    <w:p w14:paraId="3C0790A5"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ALUOpCode &lt;= </w:t>
      </w:r>
      <w:r w:rsidRPr="00E678F0">
        <w:rPr>
          <w:rFonts w:ascii="Consolas" w:hAnsi="Consolas" w:cs="Times New Roman"/>
          <w:color w:val="098658"/>
          <w:sz w:val="21"/>
          <w:szCs w:val="21"/>
        </w:rPr>
        <w:t>"1111"</w:t>
      </w:r>
      <w:r w:rsidRPr="00E678F0">
        <w:rPr>
          <w:rFonts w:ascii="Consolas" w:hAnsi="Consolas" w:cs="Times New Roman"/>
          <w:sz w:val="21"/>
          <w:szCs w:val="21"/>
        </w:rPr>
        <w:t>;</w:t>
      </w:r>
    </w:p>
    <w:p w14:paraId="0944EE33"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
    <w:p w14:paraId="3472CF5A"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r w:rsidRPr="00E678F0">
        <w:rPr>
          <w:rFonts w:ascii="Consolas" w:hAnsi="Consolas" w:cs="Times New Roman"/>
          <w:color w:val="0000FF"/>
          <w:sz w:val="21"/>
          <w:szCs w:val="21"/>
        </w:rPr>
        <w:t>When</w:t>
      </w:r>
      <w:r w:rsidRPr="00E678F0">
        <w:rPr>
          <w:rFonts w:ascii="Consolas" w:hAnsi="Consolas" w:cs="Times New Roman"/>
          <w:sz w:val="21"/>
          <w:szCs w:val="21"/>
        </w:rPr>
        <w:t xml:space="preserve"> </w:t>
      </w:r>
      <w:r w:rsidRPr="00E678F0">
        <w:rPr>
          <w:rFonts w:ascii="Consolas" w:hAnsi="Consolas" w:cs="Times New Roman"/>
          <w:color w:val="0000FF"/>
          <w:sz w:val="21"/>
          <w:szCs w:val="21"/>
        </w:rPr>
        <w:t>Others</w:t>
      </w:r>
      <w:r w:rsidRPr="00E678F0">
        <w:rPr>
          <w:rFonts w:ascii="Consolas" w:hAnsi="Consolas" w:cs="Times New Roman"/>
          <w:sz w:val="21"/>
          <w:szCs w:val="21"/>
        </w:rPr>
        <w:t xml:space="preserve"> =&gt;</w:t>
      </w:r>
    </w:p>
    <w:p w14:paraId="33898BB5"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RegDst &lt;= </w:t>
      </w:r>
      <w:r w:rsidRPr="00E678F0">
        <w:rPr>
          <w:rFonts w:ascii="Consolas" w:hAnsi="Consolas" w:cs="Times New Roman"/>
          <w:color w:val="098658"/>
          <w:sz w:val="21"/>
          <w:szCs w:val="21"/>
        </w:rPr>
        <w:t>'X'</w:t>
      </w:r>
      <w:r w:rsidRPr="00E678F0">
        <w:rPr>
          <w:rFonts w:ascii="Consolas" w:hAnsi="Consolas" w:cs="Times New Roman"/>
          <w:sz w:val="21"/>
          <w:szCs w:val="21"/>
        </w:rPr>
        <w:t>;</w:t>
      </w:r>
    </w:p>
    <w:p w14:paraId="3EC17AB1"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Jump &lt;= </w:t>
      </w:r>
      <w:r w:rsidRPr="00E678F0">
        <w:rPr>
          <w:rFonts w:ascii="Consolas" w:hAnsi="Consolas" w:cs="Times New Roman"/>
          <w:color w:val="098658"/>
          <w:sz w:val="21"/>
          <w:szCs w:val="21"/>
        </w:rPr>
        <w:t>'X'</w:t>
      </w:r>
      <w:r w:rsidRPr="00E678F0">
        <w:rPr>
          <w:rFonts w:ascii="Consolas" w:hAnsi="Consolas" w:cs="Times New Roman"/>
          <w:sz w:val="21"/>
          <w:szCs w:val="21"/>
        </w:rPr>
        <w:t>;</w:t>
      </w:r>
    </w:p>
    <w:p w14:paraId="1F8CAD46"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Branch &lt;= </w:t>
      </w:r>
      <w:r w:rsidRPr="00E678F0">
        <w:rPr>
          <w:rFonts w:ascii="Consolas" w:hAnsi="Consolas" w:cs="Times New Roman"/>
          <w:color w:val="098658"/>
          <w:sz w:val="21"/>
          <w:szCs w:val="21"/>
        </w:rPr>
        <w:t>'X'</w:t>
      </w:r>
      <w:r w:rsidRPr="00E678F0">
        <w:rPr>
          <w:rFonts w:ascii="Consolas" w:hAnsi="Consolas" w:cs="Times New Roman"/>
          <w:sz w:val="21"/>
          <w:szCs w:val="21"/>
        </w:rPr>
        <w:t>;</w:t>
      </w:r>
    </w:p>
    <w:p w14:paraId="72E00927"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MemRead &lt;= </w:t>
      </w:r>
      <w:r w:rsidRPr="00E678F0">
        <w:rPr>
          <w:rFonts w:ascii="Consolas" w:hAnsi="Consolas" w:cs="Times New Roman"/>
          <w:color w:val="098658"/>
          <w:sz w:val="21"/>
          <w:szCs w:val="21"/>
        </w:rPr>
        <w:t>'X'</w:t>
      </w:r>
      <w:r w:rsidRPr="00E678F0">
        <w:rPr>
          <w:rFonts w:ascii="Consolas" w:hAnsi="Consolas" w:cs="Times New Roman"/>
          <w:sz w:val="21"/>
          <w:szCs w:val="21"/>
        </w:rPr>
        <w:t>;</w:t>
      </w:r>
    </w:p>
    <w:p w14:paraId="17CC1C40"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MemToReg &lt;= </w:t>
      </w:r>
      <w:r w:rsidRPr="00E678F0">
        <w:rPr>
          <w:rFonts w:ascii="Consolas" w:hAnsi="Consolas" w:cs="Times New Roman"/>
          <w:color w:val="098658"/>
          <w:sz w:val="21"/>
          <w:szCs w:val="21"/>
        </w:rPr>
        <w:t>'X'</w:t>
      </w:r>
      <w:r w:rsidRPr="00E678F0">
        <w:rPr>
          <w:rFonts w:ascii="Consolas" w:hAnsi="Consolas" w:cs="Times New Roman"/>
          <w:sz w:val="21"/>
          <w:szCs w:val="21"/>
        </w:rPr>
        <w:t>;</w:t>
      </w:r>
    </w:p>
    <w:p w14:paraId="0C647920"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MemWrite &lt;= </w:t>
      </w:r>
      <w:r w:rsidRPr="00E678F0">
        <w:rPr>
          <w:rFonts w:ascii="Consolas" w:hAnsi="Consolas" w:cs="Times New Roman"/>
          <w:color w:val="098658"/>
          <w:sz w:val="21"/>
          <w:szCs w:val="21"/>
        </w:rPr>
        <w:t>'X'</w:t>
      </w:r>
      <w:r w:rsidRPr="00E678F0">
        <w:rPr>
          <w:rFonts w:ascii="Consolas" w:hAnsi="Consolas" w:cs="Times New Roman"/>
          <w:sz w:val="21"/>
          <w:szCs w:val="21"/>
        </w:rPr>
        <w:t>;</w:t>
      </w:r>
    </w:p>
    <w:p w14:paraId="05878B1C"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ALUSrc &lt;= </w:t>
      </w:r>
      <w:r w:rsidRPr="00E678F0">
        <w:rPr>
          <w:rFonts w:ascii="Consolas" w:hAnsi="Consolas" w:cs="Times New Roman"/>
          <w:color w:val="098658"/>
          <w:sz w:val="21"/>
          <w:szCs w:val="21"/>
        </w:rPr>
        <w:t>'X'</w:t>
      </w:r>
      <w:r w:rsidRPr="00E678F0">
        <w:rPr>
          <w:rFonts w:ascii="Consolas" w:hAnsi="Consolas" w:cs="Times New Roman"/>
          <w:sz w:val="21"/>
          <w:szCs w:val="21"/>
        </w:rPr>
        <w:t>;</w:t>
      </w:r>
    </w:p>
    <w:p w14:paraId="3BF0536A"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RegWrite &lt;= </w:t>
      </w:r>
      <w:r w:rsidRPr="00E678F0">
        <w:rPr>
          <w:rFonts w:ascii="Consolas" w:hAnsi="Consolas" w:cs="Times New Roman"/>
          <w:color w:val="098658"/>
          <w:sz w:val="21"/>
          <w:szCs w:val="21"/>
        </w:rPr>
        <w:t>'X'</w:t>
      </w:r>
      <w:r w:rsidRPr="00E678F0">
        <w:rPr>
          <w:rFonts w:ascii="Consolas" w:hAnsi="Consolas" w:cs="Times New Roman"/>
          <w:sz w:val="21"/>
          <w:szCs w:val="21"/>
        </w:rPr>
        <w:t>;</w:t>
      </w:r>
    </w:p>
    <w:p w14:paraId="0DBCE3BA"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ALUOpCode &lt;= </w:t>
      </w:r>
      <w:r w:rsidRPr="00E678F0">
        <w:rPr>
          <w:rFonts w:ascii="Consolas" w:hAnsi="Consolas" w:cs="Times New Roman"/>
          <w:color w:val="098658"/>
          <w:sz w:val="21"/>
          <w:szCs w:val="21"/>
        </w:rPr>
        <w:t>"XXXX"</w:t>
      </w:r>
      <w:r w:rsidRPr="00E678F0">
        <w:rPr>
          <w:rFonts w:ascii="Consolas" w:hAnsi="Consolas" w:cs="Times New Roman"/>
          <w:sz w:val="21"/>
          <w:szCs w:val="21"/>
        </w:rPr>
        <w:t>;</w:t>
      </w:r>
    </w:p>
    <w:p w14:paraId="2278FE5C"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p>
    <w:p w14:paraId="16C2D435"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sz w:val="21"/>
          <w:szCs w:val="21"/>
        </w:rPr>
        <w:t xml:space="preserve">    </w:t>
      </w:r>
      <w:r w:rsidRPr="00E678F0">
        <w:rPr>
          <w:rFonts w:ascii="Consolas" w:hAnsi="Consolas" w:cs="Times New Roman"/>
          <w:color w:val="0000FF"/>
          <w:sz w:val="21"/>
          <w:szCs w:val="21"/>
        </w:rPr>
        <w:t>end</w:t>
      </w:r>
      <w:r w:rsidRPr="00E678F0">
        <w:rPr>
          <w:rFonts w:ascii="Consolas" w:hAnsi="Consolas" w:cs="Times New Roman"/>
          <w:sz w:val="21"/>
          <w:szCs w:val="21"/>
        </w:rPr>
        <w:t xml:space="preserve"> </w:t>
      </w:r>
      <w:r w:rsidRPr="00E678F0">
        <w:rPr>
          <w:rFonts w:ascii="Consolas" w:hAnsi="Consolas" w:cs="Times New Roman"/>
          <w:color w:val="0000FF"/>
          <w:sz w:val="21"/>
          <w:szCs w:val="21"/>
        </w:rPr>
        <w:t>CASE</w:t>
      </w:r>
      <w:r w:rsidRPr="00E678F0">
        <w:rPr>
          <w:rFonts w:ascii="Consolas" w:hAnsi="Consolas" w:cs="Times New Roman"/>
          <w:sz w:val="21"/>
          <w:szCs w:val="21"/>
        </w:rPr>
        <w:t>;</w:t>
      </w:r>
    </w:p>
    <w:p w14:paraId="4B53C55A"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00FF"/>
          <w:sz w:val="21"/>
          <w:szCs w:val="21"/>
        </w:rPr>
        <w:t>end</w:t>
      </w:r>
      <w:r w:rsidRPr="00E678F0">
        <w:rPr>
          <w:rFonts w:ascii="Consolas" w:hAnsi="Consolas" w:cs="Times New Roman"/>
          <w:sz w:val="21"/>
          <w:szCs w:val="21"/>
        </w:rPr>
        <w:t xml:space="preserve"> </w:t>
      </w:r>
      <w:r w:rsidRPr="00E678F0">
        <w:rPr>
          <w:rFonts w:ascii="Consolas" w:hAnsi="Consolas" w:cs="Times New Roman"/>
          <w:color w:val="0000FF"/>
          <w:sz w:val="21"/>
          <w:szCs w:val="21"/>
        </w:rPr>
        <w:t>process</w:t>
      </w:r>
      <w:r w:rsidRPr="00E678F0">
        <w:rPr>
          <w:rFonts w:ascii="Consolas" w:hAnsi="Consolas" w:cs="Times New Roman"/>
          <w:sz w:val="21"/>
          <w:szCs w:val="21"/>
        </w:rPr>
        <w:t>;</w:t>
      </w:r>
    </w:p>
    <w:p w14:paraId="67C6EE33" w14:textId="77777777" w:rsidR="00E678F0" w:rsidRPr="00E678F0" w:rsidRDefault="00E678F0" w:rsidP="00E678F0">
      <w:pPr>
        <w:shd w:val="clear" w:color="auto" w:fill="FFFFFF"/>
        <w:spacing w:line="285" w:lineRule="atLeast"/>
        <w:rPr>
          <w:rFonts w:ascii="Consolas" w:hAnsi="Consolas" w:cs="Times New Roman"/>
          <w:sz w:val="21"/>
          <w:szCs w:val="21"/>
        </w:rPr>
      </w:pPr>
    </w:p>
    <w:p w14:paraId="55AD18EE" w14:textId="77777777" w:rsidR="00E678F0" w:rsidRPr="00E678F0" w:rsidRDefault="00E678F0" w:rsidP="00E678F0">
      <w:pPr>
        <w:shd w:val="clear" w:color="auto" w:fill="FFFFFF"/>
        <w:spacing w:line="285" w:lineRule="atLeast"/>
        <w:rPr>
          <w:rFonts w:ascii="Consolas" w:hAnsi="Consolas" w:cs="Times New Roman"/>
          <w:sz w:val="21"/>
          <w:szCs w:val="21"/>
        </w:rPr>
      </w:pPr>
      <w:r w:rsidRPr="00E678F0">
        <w:rPr>
          <w:rFonts w:ascii="Consolas" w:hAnsi="Consolas" w:cs="Times New Roman"/>
          <w:color w:val="0000FF"/>
          <w:sz w:val="21"/>
          <w:szCs w:val="21"/>
        </w:rPr>
        <w:t>end</w:t>
      </w:r>
      <w:r w:rsidRPr="00E678F0">
        <w:rPr>
          <w:rFonts w:ascii="Consolas" w:hAnsi="Consolas" w:cs="Times New Roman"/>
          <w:sz w:val="21"/>
          <w:szCs w:val="21"/>
        </w:rPr>
        <w:t xml:space="preserve"> Behavioral;</w:t>
      </w:r>
    </w:p>
    <w:p w14:paraId="6CA24CB5" w14:textId="77777777" w:rsidR="00E678F0" w:rsidRPr="00E678F0" w:rsidRDefault="00E678F0" w:rsidP="00E678F0">
      <w:pPr>
        <w:shd w:val="clear" w:color="auto" w:fill="FFFFFF"/>
        <w:spacing w:line="285" w:lineRule="atLeast"/>
        <w:rPr>
          <w:rFonts w:ascii="Consolas" w:hAnsi="Consolas" w:cs="Times New Roman"/>
          <w:sz w:val="21"/>
          <w:szCs w:val="21"/>
        </w:rPr>
      </w:pPr>
    </w:p>
    <w:p w14:paraId="172F8428" w14:textId="77777777" w:rsidR="00DD5EB6" w:rsidRPr="00DD5EB6" w:rsidRDefault="00DD5EB6" w:rsidP="00AE0599"/>
    <w:p w14:paraId="51DEE58E" w14:textId="3476F3D9" w:rsidR="00DD5EB6" w:rsidRPr="00DD5EB6" w:rsidRDefault="00DD5EB6" w:rsidP="00AE0599"/>
    <w:p w14:paraId="0076D8DE" w14:textId="77777777" w:rsidR="00DD5EB6" w:rsidRDefault="00DD5EB6" w:rsidP="00D367A0"/>
    <w:p w14:paraId="3F5083E5" w14:textId="77777777" w:rsidR="00D367A0" w:rsidRPr="00D367A0" w:rsidRDefault="00D367A0" w:rsidP="00D367A0"/>
    <w:p w14:paraId="0A96D282" w14:textId="77777777" w:rsidR="00351BF0" w:rsidRDefault="00351BF0" w:rsidP="00645BF1"/>
    <w:p w14:paraId="0D0D6DBD" w14:textId="573793F8" w:rsidR="00FB6EDA" w:rsidRDefault="00FB6EDA" w:rsidP="00645BF1"/>
    <w:p w14:paraId="0A3486A9" w14:textId="1C1EB4A6" w:rsidR="00FB6EDA" w:rsidRDefault="00FB6EDA" w:rsidP="00645BF1"/>
    <w:p w14:paraId="61050112" w14:textId="1806F54B" w:rsidR="00FB6EDA" w:rsidRDefault="00FB6EDA" w:rsidP="00645BF1"/>
    <w:p w14:paraId="5DFD0B59" w14:textId="4FA92BA6" w:rsidR="00FB6EDA" w:rsidRDefault="00FB6EDA" w:rsidP="00645BF1"/>
    <w:p w14:paraId="27FC62BC" w14:textId="1864A190" w:rsidR="00FB6EDA" w:rsidRDefault="00FB6EDA" w:rsidP="00645BF1"/>
    <w:p w14:paraId="6796CDED" w14:textId="1F66FB47" w:rsidR="00FB6EDA" w:rsidRDefault="00FB6EDA" w:rsidP="00645BF1"/>
    <w:p w14:paraId="4CC2A823" w14:textId="62B91C48" w:rsidR="00FB6EDA" w:rsidRDefault="00FB6EDA" w:rsidP="00645BF1"/>
    <w:p w14:paraId="727EE0A0" w14:textId="087C5E9A" w:rsidR="00FB6EDA" w:rsidRDefault="00FB6EDA" w:rsidP="00645BF1"/>
    <w:p w14:paraId="2645F2D1" w14:textId="64811098" w:rsidR="00FB6EDA" w:rsidRDefault="00FB6EDA" w:rsidP="00645BF1"/>
    <w:p w14:paraId="46667ACC" w14:textId="6481CD4F" w:rsidR="00FB6EDA" w:rsidRDefault="00FB6EDA" w:rsidP="00645BF1"/>
    <w:p w14:paraId="62AE2A70" w14:textId="4E9EE341" w:rsidR="00FB6EDA" w:rsidRDefault="00FB6EDA" w:rsidP="00645BF1"/>
    <w:p w14:paraId="408102EA" w14:textId="30599DBB" w:rsidR="00FB6EDA" w:rsidRDefault="00FB6EDA" w:rsidP="00645BF1"/>
    <w:p w14:paraId="1880ED92" w14:textId="2C7094E7" w:rsidR="00FB6EDA" w:rsidRDefault="00FB6EDA" w:rsidP="00645BF1"/>
    <w:p w14:paraId="760D2BDF" w14:textId="77777777" w:rsidR="00A14B07" w:rsidRDefault="00A14B07" w:rsidP="00645BF1"/>
    <w:p w14:paraId="785A5C02" w14:textId="4539CE97" w:rsidR="00FB6EDA" w:rsidRDefault="00FB6EDA" w:rsidP="00645BF1"/>
    <w:p w14:paraId="0A573461" w14:textId="669388DF" w:rsidR="00FB6EDA" w:rsidRDefault="00FB6EDA" w:rsidP="00645BF1">
      <w:r>
        <w:lastRenderedPageBreak/>
        <w:t>DataMemory:</w:t>
      </w:r>
    </w:p>
    <w:p w14:paraId="447FC3D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w:t>
      </w:r>
    </w:p>
    <w:p w14:paraId="7488C6B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Company: </w:t>
      </w:r>
    </w:p>
    <w:p w14:paraId="3E3BB8B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Engineer: </w:t>
      </w:r>
    </w:p>
    <w:p w14:paraId="142914E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w:t>
      </w:r>
    </w:p>
    <w:p w14:paraId="07148B8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Create Date: 10/27/2022 09:05:16 PM</w:t>
      </w:r>
    </w:p>
    <w:p w14:paraId="3A39CC8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Design Name: </w:t>
      </w:r>
    </w:p>
    <w:p w14:paraId="5668350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Module Name: DataMemory - Behavioral</w:t>
      </w:r>
    </w:p>
    <w:p w14:paraId="76C638A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Project Name: </w:t>
      </w:r>
    </w:p>
    <w:p w14:paraId="2D78884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Target Devices: </w:t>
      </w:r>
    </w:p>
    <w:p w14:paraId="0411FB2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Tool Versions: </w:t>
      </w:r>
    </w:p>
    <w:p w14:paraId="40DD6A8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Description: </w:t>
      </w:r>
    </w:p>
    <w:p w14:paraId="094B8E1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w:t>
      </w:r>
    </w:p>
    <w:p w14:paraId="3296B6D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Dependencies: </w:t>
      </w:r>
    </w:p>
    <w:p w14:paraId="5AF014B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w:t>
      </w:r>
    </w:p>
    <w:p w14:paraId="4757917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Revision:</w:t>
      </w:r>
    </w:p>
    <w:p w14:paraId="0573512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Revision 0.01 - File Created</w:t>
      </w:r>
    </w:p>
    <w:p w14:paraId="33FDFCD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Additional Comments:</w:t>
      </w:r>
    </w:p>
    <w:p w14:paraId="31DAC27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w:t>
      </w:r>
    </w:p>
    <w:p w14:paraId="306325B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w:t>
      </w:r>
    </w:p>
    <w:p w14:paraId="66AA0F07" w14:textId="77777777" w:rsidR="00670347" w:rsidRPr="00670347" w:rsidRDefault="00670347" w:rsidP="00670347">
      <w:pPr>
        <w:shd w:val="clear" w:color="auto" w:fill="FFFFFF"/>
        <w:spacing w:after="240" w:line="285" w:lineRule="atLeast"/>
        <w:rPr>
          <w:rFonts w:ascii="Consolas" w:hAnsi="Consolas" w:cs="Times New Roman"/>
          <w:sz w:val="21"/>
          <w:szCs w:val="21"/>
        </w:rPr>
      </w:pPr>
    </w:p>
    <w:p w14:paraId="250F78E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library</w:t>
      </w:r>
      <w:r w:rsidRPr="00670347">
        <w:rPr>
          <w:rFonts w:ascii="Consolas" w:hAnsi="Consolas" w:cs="Times New Roman"/>
          <w:sz w:val="21"/>
          <w:szCs w:val="21"/>
        </w:rPr>
        <w:t xml:space="preserve"> IEEE;</w:t>
      </w:r>
    </w:p>
    <w:p w14:paraId="5D9EFFD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use</w:t>
      </w:r>
      <w:r w:rsidRPr="00670347">
        <w:rPr>
          <w:rFonts w:ascii="Consolas" w:hAnsi="Consolas" w:cs="Times New Roman"/>
          <w:sz w:val="21"/>
          <w:szCs w:val="21"/>
        </w:rPr>
        <w:t xml:space="preserve"> IEEE.STD_LOGIC_1164.</w:t>
      </w:r>
      <w:r w:rsidRPr="00670347">
        <w:rPr>
          <w:rFonts w:ascii="Consolas" w:hAnsi="Consolas" w:cs="Times New Roman"/>
          <w:color w:val="0000FF"/>
          <w:sz w:val="21"/>
          <w:szCs w:val="21"/>
        </w:rPr>
        <w:t>ALL</w:t>
      </w:r>
      <w:r w:rsidRPr="00670347">
        <w:rPr>
          <w:rFonts w:ascii="Consolas" w:hAnsi="Consolas" w:cs="Times New Roman"/>
          <w:sz w:val="21"/>
          <w:szCs w:val="21"/>
        </w:rPr>
        <w:t>;</w:t>
      </w:r>
    </w:p>
    <w:p w14:paraId="37C938CA" w14:textId="77777777" w:rsidR="00670347" w:rsidRPr="00670347" w:rsidRDefault="00670347" w:rsidP="00670347">
      <w:pPr>
        <w:shd w:val="clear" w:color="auto" w:fill="FFFFFF"/>
        <w:spacing w:line="285" w:lineRule="atLeast"/>
        <w:rPr>
          <w:rFonts w:ascii="Consolas" w:hAnsi="Consolas" w:cs="Times New Roman"/>
          <w:sz w:val="21"/>
          <w:szCs w:val="21"/>
        </w:rPr>
      </w:pPr>
    </w:p>
    <w:p w14:paraId="3D946FE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Uncomment the following library declaration if using</w:t>
      </w:r>
    </w:p>
    <w:p w14:paraId="0294E40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arithmetic functions with Signed or Unsigned values</w:t>
      </w:r>
    </w:p>
    <w:p w14:paraId="24FDB45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use</w:t>
      </w:r>
      <w:r w:rsidRPr="00670347">
        <w:rPr>
          <w:rFonts w:ascii="Consolas" w:hAnsi="Consolas" w:cs="Times New Roman"/>
          <w:sz w:val="21"/>
          <w:szCs w:val="21"/>
        </w:rPr>
        <w:t xml:space="preserve"> IEEE.NUMERIC_STD.</w:t>
      </w:r>
      <w:r w:rsidRPr="00670347">
        <w:rPr>
          <w:rFonts w:ascii="Consolas" w:hAnsi="Consolas" w:cs="Times New Roman"/>
          <w:color w:val="0000FF"/>
          <w:sz w:val="21"/>
          <w:szCs w:val="21"/>
        </w:rPr>
        <w:t>ALL</w:t>
      </w:r>
      <w:r w:rsidRPr="00670347">
        <w:rPr>
          <w:rFonts w:ascii="Consolas" w:hAnsi="Consolas" w:cs="Times New Roman"/>
          <w:sz w:val="21"/>
          <w:szCs w:val="21"/>
        </w:rPr>
        <w:t>;</w:t>
      </w:r>
    </w:p>
    <w:p w14:paraId="33FC63D9" w14:textId="77777777" w:rsidR="00670347" w:rsidRPr="00670347" w:rsidRDefault="00670347" w:rsidP="00670347">
      <w:pPr>
        <w:shd w:val="clear" w:color="auto" w:fill="FFFFFF"/>
        <w:spacing w:line="285" w:lineRule="atLeast"/>
        <w:rPr>
          <w:rFonts w:ascii="Consolas" w:hAnsi="Consolas" w:cs="Times New Roman"/>
          <w:sz w:val="21"/>
          <w:szCs w:val="21"/>
        </w:rPr>
      </w:pPr>
    </w:p>
    <w:p w14:paraId="748F381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Uncomment the following library declaration if instantiating</w:t>
      </w:r>
    </w:p>
    <w:p w14:paraId="35670C3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any Xilinx leaf cells in this code.</w:t>
      </w:r>
    </w:p>
    <w:p w14:paraId="4D4D6A2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--library UNISIM;</w:t>
      </w:r>
    </w:p>
    <w:p w14:paraId="2DEF67B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--use UNISIM.VComponents.all;</w:t>
      </w:r>
    </w:p>
    <w:p w14:paraId="546B8F42" w14:textId="77777777" w:rsidR="00670347" w:rsidRPr="00670347" w:rsidRDefault="00670347" w:rsidP="00670347">
      <w:pPr>
        <w:shd w:val="clear" w:color="auto" w:fill="FFFFFF"/>
        <w:spacing w:line="285" w:lineRule="atLeast"/>
        <w:rPr>
          <w:rFonts w:ascii="Consolas" w:hAnsi="Consolas" w:cs="Times New Roman"/>
          <w:sz w:val="21"/>
          <w:szCs w:val="21"/>
        </w:rPr>
      </w:pPr>
    </w:p>
    <w:p w14:paraId="3D63A96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entity</w:t>
      </w:r>
      <w:r w:rsidRPr="00670347">
        <w:rPr>
          <w:rFonts w:ascii="Consolas" w:hAnsi="Consolas" w:cs="Times New Roman"/>
          <w:sz w:val="21"/>
          <w:szCs w:val="21"/>
        </w:rPr>
        <w:t xml:space="preserve"> DataMemory </w:t>
      </w:r>
      <w:r w:rsidRPr="00670347">
        <w:rPr>
          <w:rFonts w:ascii="Consolas" w:hAnsi="Consolas" w:cs="Times New Roman"/>
          <w:color w:val="0000FF"/>
          <w:sz w:val="21"/>
          <w:szCs w:val="21"/>
        </w:rPr>
        <w:t>is</w:t>
      </w:r>
    </w:p>
    <w:p w14:paraId="3366806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Zero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w:t>
      </w:r>
    </w:p>
    <w:p w14:paraId="7E58BAC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clk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w:t>
      </w:r>
    </w:p>
    <w:p w14:paraId="2D02F39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WriteData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654876D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ALUResult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280522A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MemWrite  </w:t>
      </w:r>
      <w:proofErr w:type="gramStart"/>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w:t>
      </w:r>
    </w:p>
    <w:p w14:paraId="680E374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MemRead   </w:t>
      </w:r>
      <w:proofErr w:type="gramStart"/>
      <w:r w:rsidRPr="00670347">
        <w:rPr>
          <w:rFonts w:ascii="Consolas" w:hAnsi="Consolas" w:cs="Times New Roman"/>
          <w:sz w:val="21"/>
          <w:szCs w:val="21"/>
        </w:rPr>
        <w: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w:t>
      </w:r>
    </w:p>
    <w:p w14:paraId="046A9E5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ReadData  </w:t>
      </w:r>
      <w:proofErr w:type="gramStart"/>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094A494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end</w:t>
      </w:r>
      <w:r w:rsidRPr="00670347">
        <w:rPr>
          <w:rFonts w:ascii="Consolas" w:hAnsi="Consolas" w:cs="Times New Roman"/>
          <w:sz w:val="21"/>
          <w:szCs w:val="21"/>
        </w:rPr>
        <w:t xml:space="preserve"> DataMemory;</w:t>
      </w:r>
    </w:p>
    <w:p w14:paraId="01E8F292" w14:textId="77777777" w:rsidR="00670347" w:rsidRPr="00670347" w:rsidRDefault="00670347" w:rsidP="00670347">
      <w:pPr>
        <w:shd w:val="clear" w:color="auto" w:fill="FFFFFF"/>
        <w:spacing w:line="285" w:lineRule="atLeast"/>
        <w:rPr>
          <w:rFonts w:ascii="Consolas" w:hAnsi="Consolas" w:cs="Times New Roman"/>
          <w:sz w:val="21"/>
          <w:szCs w:val="21"/>
        </w:rPr>
      </w:pPr>
    </w:p>
    <w:p w14:paraId="60AE881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architecture</w:t>
      </w:r>
      <w:r w:rsidRPr="00670347">
        <w:rPr>
          <w:rFonts w:ascii="Consolas" w:hAnsi="Consolas" w:cs="Times New Roman"/>
          <w:sz w:val="21"/>
          <w:szCs w:val="21"/>
        </w:rPr>
        <w:t xml:space="preserve"> Behavioral </w:t>
      </w:r>
      <w:r w:rsidRPr="00670347">
        <w:rPr>
          <w:rFonts w:ascii="Consolas" w:hAnsi="Consolas" w:cs="Times New Roman"/>
          <w:color w:val="0000FF"/>
          <w:sz w:val="21"/>
          <w:szCs w:val="21"/>
        </w:rPr>
        <w:t>of</w:t>
      </w:r>
      <w:r w:rsidRPr="00670347">
        <w:rPr>
          <w:rFonts w:ascii="Consolas" w:hAnsi="Consolas" w:cs="Times New Roman"/>
          <w:sz w:val="21"/>
          <w:szCs w:val="21"/>
        </w:rPr>
        <w:t xml:space="preserve"> DataMemory </w:t>
      </w:r>
      <w:r w:rsidRPr="00670347">
        <w:rPr>
          <w:rFonts w:ascii="Consolas" w:hAnsi="Consolas" w:cs="Times New Roman"/>
          <w:color w:val="0000FF"/>
          <w:sz w:val="21"/>
          <w:szCs w:val="21"/>
        </w:rPr>
        <w:t>is</w:t>
      </w:r>
    </w:p>
    <w:p w14:paraId="22A84F13" w14:textId="77777777" w:rsidR="00670347" w:rsidRPr="00670347" w:rsidRDefault="00670347" w:rsidP="00670347">
      <w:pPr>
        <w:shd w:val="clear" w:color="auto" w:fill="FFFFFF"/>
        <w:spacing w:line="285" w:lineRule="atLeast"/>
        <w:rPr>
          <w:rFonts w:ascii="Consolas" w:hAnsi="Consolas" w:cs="Times New Roman"/>
          <w:sz w:val="21"/>
          <w:szCs w:val="21"/>
        </w:rPr>
      </w:pPr>
    </w:p>
    <w:p w14:paraId="2DEE5F8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type</w:t>
      </w:r>
      <w:r w:rsidRPr="00670347">
        <w:rPr>
          <w:rFonts w:ascii="Consolas" w:hAnsi="Consolas" w:cs="Times New Roman"/>
          <w:sz w:val="21"/>
          <w:szCs w:val="21"/>
        </w:rPr>
        <w:t xml:space="preserve"> DataMem </w:t>
      </w:r>
      <w:r w:rsidRPr="00670347">
        <w:rPr>
          <w:rFonts w:ascii="Consolas" w:hAnsi="Consolas" w:cs="Times New Roman"/>
          <w:color w:val="0000FF"/>
          <w:sz w:val="21"/>
          <w:szCs w:val="21"/>
        </w:rPr>
        <w:t>is</w:t>
      </w:r>
      <w:r w:rsidRPr="00670347">
        <w:rPr>
          <w:rFonts w:ascii="Consolas" w:hAnsi="Consolas" w:cs="Times New Roman"/>
          <w:sz w:val="21"/>
          <w:szCs w:val="21"/>
        </w:rPr>
        <w:t xml:space="preserve"> </w:t>
      </w:r>
      <w:r w:rsidRPr="00670347">
        <w:rPr>
          <w:rFonts w:ascii="Consolas" w:hAnsi="Consolas" w:cs="Times New Roman"/>
          <w:color w:val="0000FF"/>
          <w:sz w:val="21"/>
          <w:szCs w:val="21"/>
        </w:rPr>
        <w:t>array</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w:t>
      </w:r>
      <w:r w:rsidRPr="00670347">
        <w:rPr>
          <w:rFonts w:ascii="Consolas" w:hAnsi="Consolas" w:cs="Times New Roman"/>
          <w:color w:val="0000FF"/>
          <w:sz w:val="21"/>
          <w:szCs w:val="21"/>
        </w:rPr>
        <w:t>to</w:t>
      </w:r>
      <w:r w:rsidRPr="00670347">
        <w:rPr>
          <w:rFonts w:ascii="Consolas" w:hAnsi="Consolas" w:cs="Times New Roman"/>
          <w:sz w:val="21"/>
          <w:szCs w:val="21"/>
        </w:rPr>
        <w:t xml:space="preserve"> </w:t>
      </w:r>
      <w:r w:rsidRPr="00670347">
        <w:rPr>
          <w:rFonts w:ascii="Consolas" w:hAnsi="Consolas" w:cs="Times New Roman"/>
          <w:color w:val="098658"/>
          <w:sz w:val="21"/>
          <w:szCs w:val="21"/>
        </w:rPr>
        <w:t>255</w:t>
      </w:r>
      <w:r w:rsidRPr="00670347">
        <w:rPr>
          <w:rFonts w:ascii="Consolas" w:hAnsi="Consolas" w:cs="Times New Roman"/>
          <w:sz w:val="21"/>
          <w:szCs w:val="21"/>
        </w:rPr>
        <w:t xml:space="preserve">) </w:t>
      </w:r>
      <w:r w:rsidRPr="00670347">
        <w:rPr>
          <w:rFonts w:ascii="Consolas" w:hAnsi="Consolas" w:cs="Times New Roman"/>
          <w:color w:val="0000FF"/>
          <w:sz w:val="21"/>
          <w:szCs w:val="21"/>
        </w:rPr>
        <w:t>of</w:t>
      </w:r>
      <w:r w:rsidRPr="00670347">
        <w:rPr>
          <w:rFonts w:ascii="Consolas" w:hAnsi="Consolas" w:cs="Times New Roman"/>
          <w:sz w:val="21"/>
          <w:szCs w:val="21"/>
        </w:rPr>
        <w:t xml:space="preserve"> STD_LOGIC_</w:t>
      </w:r>
      <w:proofErr w:type="gramStart"/>
      <w:r w:rsidRPr="00670347">
        <w:rPr>
          <w:rFonts w:ascii="Consolas" w:hAnsi="Consolas" w:cs="Times New Roman"/>
          <w:sz w:val="21"/>
          <w:szCs w:val="21"/>
        </w:rPr>
        <w:t>VECTOR(</w:t>
      </w:r>
      <w:proofErr w:type="gramEnd"/>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2CD3666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LongAssMemorySignal :</w:t>
      </w:r>
      <w:proofErr w:type="gramEnd"/>
      <w:r w:rsidRPr="00670347">
        <w:rPr>
          <w:rFonts w:ascii="Consolas" w:hAnsi="Consolas" w:cs="Times New Roman"/>
          <w:sz w:val="21"/>
          <w:szCs w:val="21"/>
        </w:rPr>
        <w:t xml:space="preserve"> DataMem := (</w:t>
      </w:r>
    </w:p>
    <w:p w14:paraId="450D602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x"0101"</w:t>
      </w:r>
      <w:r w:rsidRPr="00670347">
        <w:rPr>
          <w:rFonts w:ascii="Consolas" w:hAnsi="Consolas" w:cs="Times New Roman"/>
          <w:sz w:val="21"/>
          <w:szCs w:val="21"/>
        </w:rPr>
        <w:t>,</w:t>
      </w:r>
    </w:p>
    <w:p w14:paraId="2D2DA77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x"0101"</w:t>
      </w:r>
      <w:r w:rsidRPr="00670347">
        <w:rPr>
          <w:rFonts w:ascii="Consolas" w:hAnsi="Consolas" w:cs="Times New Roman"/>
          <w:sz w:val="21"/>
          <w:szCs w:val="21"/>
        </w:rPr>
        <w:t>,</w:t>
      </w:r>
    </w:p>
    <w:p w14:paraId="4B7EFD3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x"0110"</w:t>
      </w:r>
      <w:r w:rsidRPr="00670347">
        <w:rPr>
          <w:rFonts w:ascii="Consolas" w:hAnsi="Consolas" w:cs="Times New Roman"/>
          <w:sz w:val="21"/>
          <w:szCs w:val="21"/>
        </w:rPr>
        <w:t>,</w:t>
      </w:r>
    </w:p>
    <w:p w14:paraId="61C3FCA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x"0011"</w:t>
      </w:r>
      <w:r w:rsidRPr="00670347">
        <w:rPr>
          <w:rFonts w:ascii="Consolas" w:hAnsi="Consolas" w:cs="Times New Roman"/>
          <w:sz w:val="21"/>
          <w:szCs w:val="21"/>
        </w:rPr>
        <w:t>,</w:t>
      </w:r>
    </w:p>
    <w:p w14:paraId="36C10AF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x"00F0"</w:t>
      </w:r>
      <w:r w:rsidRPr="00670347">
        <w:rPr>
          <w:rFonts w:ascii="Consolas" w:hAnsi="Consolas" w:cs="Times New Roman"/>
          <w:sz w:val="21"/>
          <w:szCs w:val="21"/>
        </w:rPr>
        <w:t>,</w:t>
      </w:r>
    </w:p>
    <w:p w14:paraId="26CF176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x"00FF"</w:t>
      </w:r>
      <w:r w:rsidRPr="00670347">
        <w:rPr>
          <w:rFonts w:ascii="Consolas" w:hAnsi="Consolas" w:cs="Times New Roman"/>
          <w:sz w:val="21"/>
          <w:szCs w:val="21"/>
        </w:rPr>
        <w:t>,</w:t>
      </w:r>
    </w:p>
    <w:p w14:paraId="71C08FB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x"0005"</w:t>
      </w:r>
      <w:r w:rsidRPr="00670347">
        <w:rPr>
          <w:rFonts w:ascii="Consolas" w:hAnsi="Consolas" w:cs="Times New Roman"/>
          <w:sz w:val="21"/>
          <w:szCs w:val="21"/>
        </w:rPr>
        <w:t>,</w:t>
      </w:r>
    </w:p>
    <w:p w14:paraId="035586F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x"0006"</w:t>
      </w:r>
      <w:r w:rsidRPr="00670347">
        <w:rPr>
          <w:rFonts w:ascii="Consolas" w:hAnsi="Consolas" w:cs="Times New Roman"/>
          <w:sz w:val="21"/>
          <w:szCs w:val="21"/>
        </w:rPr>
        <w:t>,</w:t>
      </w:r>
    </w:p>
    <w:p w14:paraId="0328845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x"0007"</w:t>
      </w:r>
      <w:r w:rsidRPr="00670347">
        <w:rPr>
          <w:rFonts w:ascii="Consolas" w:hAnsi="Consolas" w:cs="Times New Roman"/>
          <w:sz w:val="21"/>
          <w:szCs w:val="21"/>
        </w:rPr>
        <w:t>,</w:t>
      </w:r>
    </w:p>
    <w:p w14:paraId="4469845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x"0008"</w:t>
      </w:r>
      <w:r w:rsidRPr="00670347">
        <w:rPr>
          <w:rFonts w:ascii="Consolas" w:hAnsi="Consolas" w:cs="Times New Roman"/>
          <w:sz w:val="21"/>
          <w:szCs w:val="21"/>
        </w:rPr>
        <w:t>,</w:t>
      </w:r>
    </w:p>
    <w:p w14:paraId="1F07318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x"0009"</w:t>
      </w:r>
      <w:r w:rsidRPr="00670347">
        <w:rPr>
          <w:rFonts w:ascii="Consolas" w:hAnsi="Consolas" w:cs="Times New Roman"/>
          <w:sz w:val="21"/>
          <w:szCs w:val="21"/>
        </w:rPr>
        <w:t>,</w:t>
      </w:r>
    </w:p>
    <w:p w14:paraId="72033DA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x"000A"</w:t>
      </w:r>
      <w:r w:rsidRPr="00670347">
        <w:rPr>
          <w:rFonts w:ascii="Consolas" w:hAnsi="Consolas" w:cs="Times New Roman"/>
          <w:sz w:val="21"/>
          <w:szCs w:val="21"/>
        </w:rPr>
        <w:t>,</w:t>
      </w:r>
    </w:p>
    <w:p w14:paraId="0160884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x"000B"</w:t>
      </w:r>
      <w:r w:rsidRPr="00670347">
        <w:rPr>
          <w:rFonts w:ascii="Consolas" w:hAnsi="Consolas" w:cs="Times New Roman"/>
          <w:sz w:val="21"/>
          <w:szCs w:val="21"/>
        </w:rPr>
        <w:t>,</w:t>
      </w:r>
    </w:p>
    <w:p w14:paraId="6F58112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x"000C"</w:t>
      </w:r>
      <w:r w:rsidRPr="00670347">
        <w:rPr>
          <w:rFonts w:ascii="Consolas" w:hAnsi="Consolas" w:cs="Times New Roman"/>
          <w:sz w:val="21"/>
          <w:szCs w:val="21"/>
        </w:rPr>
        <w:t>,</w:t>
      </w:r>
    </w:p>
    <w:p w14:paraId="2096384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x"000D"</w:t>
      </w:r>
      <w:r w:rsidRPr="00670347">
        <w:rPr>
          <w:rFonts w:ascii="Consolas" w:hAnsi="Consolas" w:cs="Times New Roman"/>
          <w:sz w:val="21"/>
          <w:szCs w:val="21"/>
        </w:rPr>
        <w:t>,</w:t>
      </w:r>
    </w:p>
    <w:p w14:paraId="3DFA6CB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x"000E"</w:t>
      </w:r>
      <w:r w:rsidRPr="00670347">
        <w:rPr>
          <w:rFonts w:ascii="Consolas" w:hAnsi="Consolas" w:cs="Times New Roman"/>
          <w:sz w:val="21"/>
          <w:szCs w:val="21"/>
        </w:rPr>
        <w:t>,</w:t>
      </w:r>
    </w:p>
    <w:p w14:paraId="4B2874C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x"0101"</w:t>
      </w:r>
      <w:r w:rsidRPr="00670347">
        <w:rPr>
          <w:rFonts w:ascii="Consolas" w:hAnsi="Consolas" w:cs="Times New Roman"/>
          <w:sz w:val="21"/>
          <w:szCs w:val="21"/>
        </w:rPr>
        <w:t xml:space="preserve">, </w:t>
      </w:r>
      <w:r w:rsidRPr="00670347">
        <w:rPr>
          <w:rFonts w:ascii="Consolas" w:hAnsi="Consolas" w:cs="Times New Roman"/>
          <w:color w:val="008000"/>
          <w:sz w:val="21"/>
          <w:szCs w:val="21"/>
        </w:rPr>
        <w:t>--0000000100000001</w:t>
      </w:r>
    </w:p>
    <w:p w14:paraId="6A15C6A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x"0101"</w:t>
      </w:r>
      <w:r w:rsidRPr="00670347">
        <w:rPr>
          <w:rFonts w:ascii="Consolas" w:hAnsi="Consolas" w:cs="Times New Roman"/>
          <w:sz w:val="21"/>
          <w:szCs w:val="21"/>
        </w:rPr>
        <w:t>,</w:t>
      </w:r>
    </w:p>
    <w:p w14:paraId="6072908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x"0110"</w:t>
      </w:r>
      <w:r w:rsidRPr="00670347">
        <w:rPr>
          <w:rFonts w:ascii="Consolas" w:hAnsi="Consolas" w:cs="Times New Roman"/>
          <w:sz w:val="21"/>
          <w:szCs w:val="21"/>
        </w:rPr>
        <w:t xml:space="preserve">, </w:t>
      </w:r>
      <w:r w:rsidRPr="00670347">
        <w:rPr>
          <w:rFonts w:ascii="Consolas" w:hAnsi="Consolas" w:cs="Times New Roman"/>
          <w:color w:val="008000"/>
          <w:sz w:val="21"/>
          <w:szCs w:val="21"/>
        </w:rPr>
        <w:t>--</w:t>
      </w:r>
    </w:p>
    <w:p w14:paraId="261FEDD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x"00F0"</w:t>
      </w:r>
      <w:r w:rsidRPr="00670347">
        <w:rPr>
          <w:rFonts w:ascii="Consolas" w:hAnsi="Consolas" w:cs="Times New Roman"/>
          <w:sz w:val="21"/>
          <w:szCs w:val="21"/>
        </w:rPr>
        <w:t>,</w:t>
      </w:r>
    </w:p>
    <w:p w14:paraId="31F4975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x"0011"</w:t>
      </w:r>
      <w:r w:rsidRPr="00670347">
        <w:rPr>
          <w:rFonts w:ascii="Consolas" w:hAnsi="Consolas" w:cs="Times New Roman"/>
          <w:sz w:val="21"/>
          <w:szCs w:val="21"/>
        </w:rPr>
        <w:t xml:space="preserve">, </w:t>
      </w:r>
      <w:r w:rsidRPr="00670347">
        <w:rPr>
          <w:rFonts w:ascii="Consolas" w:hAnsi="Consolas" w:cs="Times New Roman"/>
          <w:color w:val="008000"/>
          <w:sz w:val="21"/>
          <w:szCs w:val="21"/>
        </w:rPr>
        <w:t>--</w:t>
      </w:r>
    </w:p>
    <w:p w14:paraId="0F5FBC7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x"0000"</w:t>
      </w:r>
      <w:r w:rsidRPr="00670347">
        <w:rPr>
          <w:rFonts w:ascii="Consolas" w:hAnsi="Consolas" w:cs="Times New Roman"/>
          <w:sz w:val="21"/>
          <w:szCs w:val="21"/>
        </w:rPr>
        <w:t>,</w:t>
      </w:r>
    </w:p>
    <w:p w14:paraId="66CD76A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x"00F0"</w:t>
      </w:r>
      <w:r w:rsidRPr="00670347">
        <w:rPr>
          <w:rFonts w:ascii="Consolas" w:hAnsi="Consolas" w:cs="Times New Roman"/>
          <w:sz w:val="21"/>
          <w:szCs w:val="21"/>
        </w:rPr>
        <w:t xml:space="preserve">, </w:t>
      </w:r>
      <w:r w:rsidRPr="00670347">
        <w:rPr>
          <w:rFonts w:ascii="Consolas" w:hAnsi="Consolas" w:cs="Times New Roman"/>
          <w:color w:val="008000"/>
          <w:sz w:val="21"/>
          <w:szCs w:val="21"/>
        </w:rPr>
        <w:t>--</w:t>
      </w:r>
    </w:p>
    <w:p w14:paraId="734E77B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x"0016"</w:t>
      </w:r>
      <w:r w:rsidRPr="00670347">
        <w:rPr>
          <w:rFonts w:ascii="Consolas" w:hAnsi="Consolas" w:cs="Times New Roman"/>
          <w:sz w:val="21"/>
          <w:szCs w:val="21"/>
        </w:rPr>
        <w:t>,</w:t>
      </w:r>
    </w:p>
    <w:p w14:paraId="2454133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x"0000"</w:t>
      </w:r>
      <w:r w:rsidRPr="00670347">
        <w:rPr>
          <w:rFonts w:ascii="Consolas" w:hAnsi="Consolas" w:cs="Times New Roman"/>
          <w:sz w:val="21"/>
          <w:szCs w:val="21"/>
        </w:rPr>
        <w:t xml:space="preserve">, </w:t>
      </w:r>
      <w:r w:rsidRPr="00670347">
        <w:rPr>
          <w:rFonts w:ascii="Consolas" w:hAnsi="Consolas" w:cs="Times New Roman"/>
          <w:color w:val="008000"/>
          <w:sz w:val="21"/>
          <w:szCs w:val="21"/>
        </w:rPr>
        <w:t>--</w:t>
      </w:r>
    </w:p>
    <w:p w14:paraId="48719CD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x"0018"</w:t>
      </w:r>
      <w:r w:rsidRPr="00670347">
        <w:rPr>
          <w:rFonts w:ascii="Consolas" w:hAnsi="Consolas" w:cs="Times New Roman"/>
          <w:sz w:val="21"/>
          <w:szCs w:val="21"/>
        </w:rPr>
        <w:t>,</w:t>
      </w:r>
    </w:p>
    <w:p w14:paraId="4999B91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x"0019"</w:t>
      </w:r>
      <w:r w:rsidRPr="00670347">
        <w:rPr>
          <w:rFonts w:ascii="Consolas" w:hAnsi="Consolas" w:cs="Times New Roman"/>
          <w:sz w:val="21"/>
          <w:szCs w:val="21"/>
        </w:rPr>
        <w:t>,</w:t>
      </w:r>
    </w:p>
    <w:p w14:paraId="295FA0C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x"001A"</w:t>
      </w:r>
      <w:r w:rsidRPr="00670347">
        <w:rPr>
          <w:rFonts w:ascii="Consolas" w:hAnsi="Consolas" w:cs="Times New Roman"/>
          <w:sz w:val="21"/>
          <w:szCs w:val="21"/>
        </w:rPr>
        <w:t>,</w:t>
      </w:r>
    </w:p>
    <w:p w14:paraId="54A77C7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x"001B"</w:t>
      </w:r>
      <w:r w:rsidRPr="00670347">
        <w:rPr>
          <w:rFonts w:ascii="Consolas" w:hAnsi="Consolas" w:cs="Times New Roman"/>
          <w:sz w:val="21"/>
          <w:szCs w:val="21"/>
        </w:rPr>
        <w:t>,</w:t>
      </w:r>
    </w:p>
    <w:p w14:paraId="385F6F7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x"001C"</w:t>
      </w:r>
      <w:r w:rsidRPr="00670347">
        <w:rPr>
          <w:rFonts w:ascii="Consolas" w:hAnsi="Consolas" w:cs="Times New Roman"/>
          <w:sz w:val="21"/>
          <w:szCs w:val="21"/>
        </w:rPr>
        <w:t>,</w:t>
      </w:r>
    </w:p>
    <w:p w14:paraId="40453BC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x"001D"</w:t>
      </w:r>
      <w:r w:rsidRPr="00670347">
        <w:rPr>
          <w:rFonts w:ascii="Consolas" w:hAnsi="Consolas" w:cs="Times New Roman"/>
          <w:sz w:val="21"/>
          <w:szCs w:val="21"/>
        </w:rPr>
        <w:t>,</w:t>
      </w:r>
    </w:p>
    <w:p w14:paraId="3B13C0B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x"001E"</w:t>
      </w:r>
      <w:r w:rsidRPr="00670347">
        <w:rPr>
          <w:rFonts w:ascii="Consolas" w:hAnsi="Consolas" w:cs="Times New Roman"/>
          <w:sz w:val="21"/>
          <w:szCs w:val="21"/>
        </w:rPr>
        <w:t>,</w:t>
      </w:r>
    </w:p>
    <w:p w14:paraId="7FD55B3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x"001F"</w:t>
      </w:r>
      <w:r w:rsidRPr="00670347">
        <w:rPr>
          <w:rFonts w:ascii="Consolas" w:hAnsi="Consolas" w:cs="Times New Roman"/>
          <w:sz w:val="21"/>
          <w:szCs w:val="21"/>
        </w:rPr>
        <w:t>,</w:t>
      </w:r>
    </w:p>
    <w:p w14:paraId="371916F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x"0020"</w:t>
      </w:r>
      <w:r w:rsidRPr="00670347">
        <w:rPr>
          <w:rFonts w:ascii="Consolas" w:hAnsi="Consolas" w:cs="Times New Roman"/>
          <w:sz w:val="21"/>
          <w:szCs w:val="21"/>
        </w:rPr>
        <w:t>,</w:t>
      </w:r>
    </w:p>
    <w:p w14:paraId="5891B37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x"0021"</w:t>
      </w:r>
      <w:r w:rsidRPr="00670347">
        <w:rPr>
          <w:rFonts w:ascii="Consolas" w:hAnsi="Consolas" w:cs="Times New Roman"/>
          <w:sz w:val="21"/>
          <w:szCs w:val="21"/>
        </w:rPr>
        <w:t>,</w:t>
      </w:r>
    </w:p>
    <w:p w14:paraId="689E40C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x"0022"</w:t>
      </w:r>
      <w:r w:rsidRPr="00670347">
        <w:rPr>
          <w:rFonts w:ascii="Consolas" w:hAnsi="Consolas" w:cs="Times New Roman"/>
          <w:sz w:val="21"/>
          <w:szCs w:val="21"/>
        </w:rPr>
        <w:t>,</w:t>
      </w:r>
    </w:p>
    <w:p w14:paraId="1A290C9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x"0023"</w:t>
      </w:r>
      <w:r w:rsidRPr="00670347">
        <w:rPr>
          <w:rFonts w:ascii="Consolas" w:hAnsi="Consolas" w:cs="Times New Roman"/>
          <w:sz w:val="21"/>
          <w:szCs w:val="21"/>
        </w:rPr>
        <w:t>,</w:t>
      </w:r>
    </w:p>
    <w:p w14:paraId="33D5741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x"0024"</w:t>
      </w:r>
      <w:r w:rsidRPr="00670347">
        <w:rPr>
          <w:rFonts w:ascii="Consolas" w:hAnsi="Consolas" w:cs="Times New Roman"/>
          <w:sz w:val="21"/>
          <w:szCs w:val="21"/>
        </w:rPr>
        <w:t>,</w:t>
      </w:r>
    </w:p>
    <w:p w14:paraId="1ED48CA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x"0025"</w:t>
      </w:r>
      <w:r w:rsidRPr="00670347">
        <w:rPr>
          <w:rFonts w:ascii="Consolas" w:hAnsi="Consolas" w:cs="Times New Roman"/>
          <w:sz w:val="21"/>
          <w:szCs w:val="21"/>
        </w:rPr>
        <w:t>,</w:t>
      </w:r>
    </w:p>
    <w:p w14:paraId="5B2394E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x"0026"</w:t>
      </w:r>
      <w:r w:rsidRPr="00670347">
        <w:rPr>
          <w:rFonts w:ascii="Consolas" w:hAnsi="Consolas" w:cs="Times New Roman"/>
          <w:sz w:val="21"/>
          <w:szCs w:val="21"/>
        </w:rPr>
        <w:t>,</w:t>
      </w:r>
    </w:p>
    <w:p w14:paraId="7F14B71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lastRenderedPageBreak/>
        <w:t xml:space="preserve">    </w:t>
      </w:r>
      <w:r w:rsidRPr="00670347">
        <w:rPr>
          <w:rFonts w:ascii="Consolas" w:hAnsi="Consolas" w:cs="Times New Roman"/>
          <w:color w:val="098658"/>
          <w:sz w:val="21"/>
          <w:szCs w:val="21"/>
        </w:rPr>
        <w:t>x"0027"</w:t>
      </w:r>
      <w:r w:rsidRPr="00670347">
        <w:rPr>
          <w:rFonts w:ascii="Consolas" w:hAnsi="Consolas" w:cs="Times New Roman"/>
          <w:sz w:val="21"/>
          <w:szCs w:val="21"/>
        </w:rPr>
        <w:t>,</w:t>
      </w:r>
    </w:p>
    <w:p w14:paraId="58C0BE4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x"0028"</w:t>
      </w:r>
      <w:r w:rsidRPr="00670347">
        <w:rPr>
          <w:rFonts w:ascii="Consolas" w:hAnsi="Consolas" w:cs="Times New Roman"/>
          <w:sz w:val="21"/>
          <w:szCs w:val="21"/>
        </w:rPr>
        <w:t>,</w:t>
      </w:r>
    </w:p>
    <w:p w14:paraId="75508A3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x"0029"</w:t>
      </w:r>
      <w:r w:rsidRPr="00670347">
        <w:rPr>
          <w:rFonts w:ascii="Consolas" w:hAnsi="Consolas" w:cs="Times New Roman"/>
          <w:sz w:val="21"/>
          <w:szCs w:val="21"/>
        </w:rPr>
        <w:t>,</w:t>
      </w:r>
    </w:p>
    <w:p w14:paraId="2DD3A42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x"002A"</w:t>
      </w:r>
      <w:r w:rsidRPr="00670347">
        <w:rPr>
          <w:rFonts w:ascii="Consolas" w:hAnsi="Consolas" w:cs="Times New Roman"/>
          <w:sz w:val="21"/>
          <w:szCs w:val="21"/>
        </w:rPr>
        <w:t>,</w:t>
      </w:r>
    </w:p>
    <w:p w14:paraId="2B4CE79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x"002B"</w:t>
      </w:r>
      <w:r w:rsidRPr="00670347">
        <w:rPr>
          <w:rFonts w:ascii="Consolas" w:hAnsi="Consolas" w:cs="Times New Roman"/>
          <w:sz w:val="21"/>
          <w:szCs w:val="21"/>
        </w:rPr>
        <w:t>,</w:t>
      </w:r>
    </w:p>
    <w:p w14:paraId="405DAF5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x"002C"</w:t>
      </w:r>
      <w:r w:rsidRPr="00670347">
        <w:rPr>
          <w:rFonts w:ascii="Consolas" w:hAnsi="Consolas" w:cs="Times New Roman"/>
          <w:sz w:val="21"/>
          <w:szCs w:val="21"/>
        </w:rPr>
        <w:t>,</w:t>
      </w:r>
    </w:p>
    <w:p w14:paraId="651CD03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x"002D"</w:t>
      </w:r>
      <w:r w:rsidRPr="00670347">
        <w:rPr>
          <w:rFonts w:ascii="Consolas" w:hAnsi="Consolas" w:cs="Times New Roman"/>
          <w:sz w:val="21"/>
          <w:szCs w:val="21"/>
        </w:rPr>
        <w:t>,</w:t>
      </w:r>
    </w:p>
    <w:p w14:paraId="1D6C6A2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x"002E"</w:t>
      </w:r>
      <w:r w:rsidRPr="00670347">
        <w:rPr>
          <w:rFonts w:ascii="Consolas" w:hAnsi="Consolas" w:cs="Times New Roman"/>
          <w:sz w:val="21"/>
          <w:szCs w:val="21"/>
        </w:rPr>
        <w:t>,</w:t>
      </w:r>
    </w:p>
    <w:p w14:paraId="63313F6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x"002F"</w:t>
      </w:r>
      <w:r w:rsidRPr="00670347">
        <w:rPr>
          <w:rFonts w:ascii="Consolas" w:hAnsi="Consolas" w:cs="Times New Roman"/>
          <w:sz w:val="21"/>
          <w:szCs w:val="21"/>
        </w:rPr>
        <w:t>,</w:t>
      </w:r>
    </w:p>
    <w:p w14:paraId="7359EEB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x"0030"</w:t>
      </w:r>
      <w:r w:rsidRPr="00670347">
        <w:rPr>
          <w:rFonts w:ascii="Consolas" w:hAnsi="Consolas" w:cs="Times New Roman"/>
          <w:sz w:val="21"/>
          <w:szCs w:val="21"/>
        </w:rPr>
        <w:t>,</w:t>
      </w:r>
    </w:p>
    <w:p w14:paraId="5C28BBD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x"0031"</w:t>
      </w:r>
      <w:r w:rsidRPr="00670347">
        <w:rPr>
          <w:rFonts w:ascii="Consolas" w:hAnsi="Consolas" w:cs="Times New Roman"/>
          <w:sz w:val="21"/>
          <w:szCs w:val="21"/>
        </w:rPr>
        <w:t>,</w:t>
      </w:r>
    </w:p>
    <w:p w14:paraId="21BA6E8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x"0032"</w:t>
      </w:r>
      <w:r w:rsidRPr="00670347">
        <w:rPr>
          <w:rFonts w:ascii="Consolas" w:hAnsi="Consolas" w:cs="Times New Roman"/>
          <w:sz w:val="21"/>
          <w:szCs w:val="21"/>
        </w:rPr>
        <w:t>,</w:t>
      </w:r>
    </w:p>
    <w:p w14:paraId="082F524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x"0033"</w:t>
      </w:r>
      <w:r w:rsidRPr="00670347">
        <w:rPr>
          <w:rFonts w:ascii="Consolas" w:hAnsi="Consolas" w:cs="Times New Roman"/>
          <w:sz w:val="21"/>
          <w:szCs w:val="21"/>
        </w:rPr>
        <w:t>,</w:t>
      </w:r>
    </w:p>
    <w:p w14:paraId="1A74B68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x"0034"</w:t>
      </w:r>
      <w:r w:rsidRPr="00670347">
        <w:rPr>
          <w:rFonts w:ascii="Consolas" w:hAnsi="Consolas" w:cs="Times New Roman"/>
          <w:sz w:val="21"/>
          <w:szCs w:val="21"/>
        </w:rPr>
        <w:t>,</w:t>
      </w:r>
    </w:p>
    <w:p w14:paraId="0A8B242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x"0035"</w:t>
      </w:r>
      <w:r w:rsidRPr="00670347">
        <w:rPr>
          <w:rFonts w:ascii="Consolas" w:hAnsi="Consolas" w:cs="Times New Roman"/>
          <w:sz w:val="21"/>
          <w:szCs w:val="21"/>
        </w:rPr>
        <w:t>,</w:t>
      </w:r>
    </w:p>
    <w:p w14:paraId="16F5934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x"0036"</w:t>
      </w:r>
      <w:r w:rsidRPr="00670347">
        <w:rPr>
          <w:rFonts w:ascii="Consolas" w:hAnsi="Consolas" w:cs="Times New Roman"/>
          <w:sz w:val="21"/>
          <w:szCs w:val="21"/>
        </w:rPr>
        <w:t>,</w:t>
      </w:r>
    </w:p>
    <w:p w14:paraId="661EDDD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x"0037"</w:t>
      </w:r>
      <w:r w:rsidRPr="00670347">
        <w:rPr>
          <w:rFonts w:ascii="Consolas" w:hAnsi="Consolas" w:cs="Times New Roman"/>
          <w:sz w:val="21"/>
          <w:szCs w:val="21"/>
        </w:rPr>
        <w:t>,</w:t>
      </w:r>
    </w:p>
    <w:p w14:paraId="4932121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x"0038"</w:t>
      </w:r>
      <w:r w:rsidRPr="00670347">
        <w:rPr>
          <w:rFonts w:ascii="Consolas" w:hAnsi="Consolas" w:cs="Times New Roman"/>
          <w:sz w:val="21"/>
          <w:szCs w:val="21"/>
        </w:rPr>
        <w:t>,</w:t>
      </w:r>
    </w:p>
    <w:p w14:paraId="20EC0B8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x"0039"</w:t>
      </w:r>
      <w:r w:rsidRPr="00670347">
        <w:rPr>
          <w:rFonts w:ascii="Consolas" w:hAnsi="Consolas" w:cs="Times New Roman"/>
          <w:sz w:val="21"/>
          <w:szCs w:val="21"/>
        </w:rPr>
        <w:t>,</w:t>
      </w:r>
    </w:p>
    <w:p w14:paraId="1A828BA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x"003A"</w:t>
      </w:r>
      <w:r w:rsidRPr="00670347">
        <w:rPr>
          <w:rFonts w:ascii="Consolas" w:hAnsi="Consolas" w:cs="Times New Roman"/>
          <w:sz w:val="21"/>
          <w:szCs w:val="21"/>
        </w:rPr>
        <w:t>,</w:t>
      </w:r>
    </w:p>
    <w:p w14:paraId="1D34C1E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x"003B"</w:t>
      </w:r>
      <w:r w:rsidRPr="00670347">
        <w:rPr>
          <w:rFonts w:ascii="Consolas" w:hAnsi="Consolas" w:cs="Times New Roman"/>
          <w:sz w:val="21"/>
          <w:szCs w:val="21"/>
        </w:rPr>
        <w:t>,</w:t>
      </w:r>
    </w:p>
    <w:p w14:paraId="0BFF061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x"003C"</w:t>
      </w:r>
      <w:r w:rsidRPr="00670347">
        <w:rPr>
          <w:rFonts w:ascii="Consolas" w:hAnsi="Consolas" w:cs="Times New Roman"/>
          <w:sz w:val="21"/>
          <w:szCs w:val="21"/>
        </w:rPr>
        <w:t>,</w:t>
      </w:r>
    </w:p>
    <w:p w14:paraId="51999E6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x"003D"</w:t>
      </w:r>
      <w:r w:rsidRPr="00670347">
        <w:rPr>
          <w:rFonts w:ascii="Consolas" w:hAnsi="Consolas" w:cs="Times New Roman"/>
          <w:sz w:val="21"/>
          <w:szCs w:val="21"/>
        </w:rPr>
        <w:t>,</w:t>
      </w:r>
    </w:p>
    <w:p w14:paraId="0D5E036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x"003E"</w:t>
      </w:r>
      <w:r w:rsidRPr="00670347">
        <w:rPr>
          <w:rFonts w:ascii="Consolas" w:hAnsi="Consolas" w:cs="Times New Roman"/>
          <w:sz w:val="21"/>
          <w:szCs w:val="21"/>
        </w:rPr>
        <w:t>,</w:t>
      </w:r>
    </w:p>
    <w:p w14:paraId="6AB4315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x"003F"</w:t>
      </w:r>
      <w:r w:rsidRPr="00670347">
        <w:rPr>
          <w:rFonts w:ascii="Consolas" w:hAnsi="Consolas" w:cs="Times New Roman"/>
          <w:sz w:val="21"/>
          <w:szCs w:val="21"/>
        </w:rPr>
        <w:t>,</w:t>
      </w:r>
    </w:p>
    <w:p w14:paraId="1DD5008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x"0040"</w:t>
      </w:r>
      <w:r w:rsidRPr="00670347">
        <w:rPr>
          <w:rFonts w:ascii="Consolas" w:hAnsi="Consolas" w:cs="Times New Roman"/>
          <w:sz w:val="21"/>
          <w:szCs w:val="21"/>
        </w:rPr>
        <w:t>,</w:t>
      </w:r>
    </w:p>
    <w:p w14:paraId="0F8186B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x"0041"</w:t>
      </w:r>
      <w:r w:rsidRPr="00670347">
        <w:rPr>
          <w:rFonts w:ascii="Consolas" w:hAnsi="Consolas" w:cs="Times New Roman"/>
          <w:sz w:val="21"/>
          <w:szCs w:val="21"/>
        </w:rPr>
        <w:t>,</w:t>
      </w:r>
    </w:p>
    <w:p w14:paraId="771B091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x"0042"</w:t>
      </w:r>
      <w:r w:rsidRPr="00670347">
        <w:rPr>
          <w:rFonts w:ascii="Consolas" w:hAnsi="Consolas" w:cs="Times New Roman"/>
          <w:sz w:val="21"/>
          <w:szCs w:val="21"/>
        </w:rPr>
        <w:t>,</w:t>
      </w:r>
    </w:p>
    <w:p w14:paraId="633921B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x"0043"</w:t>
      </w:r>
      <w:r w:rsidRPr="00670347">
        <w:rPr>
          <w:rFonts w:ascii="Consolas" w:hAnsi="Consolas" w:cs="Times New Roman"/>
          <w:sz w:val="21"/>
          <w:szCs w:val="21"/>
        </w:rPr>
        <w:t>,</w:t>
      </w:r>
    </w:p>
    <w:p w14:paraId="21CFE35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x"0044"</w:t>
      </w:r>
      <w:r w:rsidRPr="00670347">
        <w:rPr>
          <w:rFonts w:ascii="Consolas" w:hAnsi="Consolas" w:cs="Times New Roman"/>
          <w:sz w:val="21"/>
          <w:szCs w:val="21"/>
        </w:rPr>
        <w:t>,</w:t>
      </w:r>
    </w:p>
    <w:p w14:paraId="3F525E3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x"0045"</w:t>
      </w:r>
      <w:r w:rsidRPr="00670347">
        <w:rPr>
          <w:rFonts w:ascii="Consolas" w:hAnsi="Consolas" w:cs="Times New Roman"/>
          <w:sz w:val="21"/>
          <w:szCs w:val="21"/>
        </w:rPr>
        <w:t>,</w:t>
      </w:r>
    </w:p>
    <w:p w14:paraId="55F578B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x"0046"</w:t>
      </w:r>
      <w:r w:rsidRPr="00670347">
        <w:rPr>
          <w:rFonts w:ascii="Consolas" w:hAnsi="Consolas" w:cs="Times New Roman"/>
          <w:sz w:val="21"/>
          <w:szCs w:val="21"/>
        </w:rPr>
        <w:t>,</w:t>
      </w:r>
    </w:p>
    <w:p w14:paraId="4524CD5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x"0047"</w:t>
      </w:r>
      <w:r w:rsidRPr="00670347">
        <w:rPr>
          <w:rFonts w:ascii="Consolas" w:hAnsi="Consolas" w:cs="Times New Roman"/>
          <w:sz w:val="21"/>
          <w:szCs w:val="21"/>
        </w:rPr>
        <w:t>,</w:t>
      </w:r>
    </w:p>
    <w:p w14:paraId="2FE53ED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x"0048"</w:t>
      </w:r>
      <w:r w:rsidRPr="00670347">
        <w:rPr>
          <w:rFonts w:ascii="Consolas" w:hAnsi="Consolas" w:cs="Times New Roman"/>
          <w:sz w:val="21"/>
          <w:szCs w:val="21"/>
        </w:rPr>
        <w:t>,</w:t>
      </w:r>
    </w:p>
    <w:p w14:paraId="08A7C01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x"0049"</w:t>
      </w:r>
      <w:r w:rsidRPr="00670347">
        <w:rPr>
          <w:rFonts w:ascii="Consolas" w:hAnsi="Consolas" w:cs="Times New Roman"/>
          <w:sz w:val="21"/>
          <w:szCs w:val="21"/>
        </w:rPr>
        <w:t>,</w:t>
      </w:r>
    </w:p>
    <w:p w14:paraId="2680852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x"004A"</w:t>
      </w:r>
      <w:r w:rsidRPr="00670347">
        <w:rPr>
          <w:rFonts w:ascii="Consolas" w:hAnsi="Consolas" w:cs="Times New Roman"/>
          <w:sz w:val="21"/>
          <w:szCs w:val="21"/>
        </w:rPr>
        <w:t>,</w:t>
      </w:r>
    </w:p>
    <w:p w14:paraId="2B81D4E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x"004B"</w:t>
      </w:r>
      <w:r w:rsidRPr="00670347">
        <w:rPr>
          <w:rFonts w:ascii="Consolas" w:hAnsi="Consolas" w:cs="Times New Roman"/>
          <w:sz w:val="21"/>
          <w:szCs w:val="21"/>
        </w:rPr>
        <w:t>,</w:t>
      </w:r>
    </w:p>
    <w:p w14:paraId="2ED0AB2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x"004C"</w:t>
      </w:r>
      <w:r w:rsidRPr="00670347">
        <w:rPr>
          <w:rFonts w:ascii="Consolas" w:hAnsi="Consolas" w:cs="Times New Roman"/>
          <w:sz w:val="21"/>
          <w:szCs w:val="21"/>
        </w:rPr>
        <w:t>,</w:t>
      </w:r>
    </w:p>
    <w:p w14:paraId="1642FB3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x"004D"</w:t>
      </w:r>
      <w:r w:rsidRPr="00670347">
        <w:rPr>
          <w:rFonts w:ascii="Consolas" w:hAnsi="Consolas" w:cs="Times New Roman"/>
          <w:sz w:val="21"/>
          <w:szCs w:val="21"/>
        </w:rPr>
        <w:t>,</w:t>
      </w:r>
    </w:p>
    <w:p w14:paraId="22AB629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x"004E"</w:t>
      </w:r>
      <w:r w:rsidRPr="00670347">
        <w:rPr>
          <w:rFonts w:ascii="Consolas" w:hAnsi="Consolas" w:cs="Times New Roman"/>
          <w:sz w:val="21"/>
          <w:szCs w:val="21"/>
        </w:rPr>
        <w:t>,</w:t>
      </w:r>
    </w:p>
    <w:p w14:paraId="23F201E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x"004F"</w:t>
      </w:r>
      <w:r w:rsidRPr="00670347">
        <w:rPr>
          <w:rFonts w:ascii="Consolas" w:hAnsi="Consolas" w:cs="Times New Roman"/>
          <w:sz w:val="21"/>
          <w:szCs w:val="21"/>
        </w:rPr>
        <w:t>,</w:t>
      </w:r>
    </w:p>
    <w:p w14:paraId="163F42C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x"0050"</w:t>
      </w:r>
      <w:r w:rsidRPr="00670347">
        <w:rPr>
          <w:rFonts w:ascii="Consolas" w:hAnsi="Consolas" w:cs="Times New Roman"/>
          <w:sz w:val="21"/>
          <w:szCs w:val="21"/>
        </w:rPr>
        <w:t>,</w:t>
      </w:r>
    </w:p>
    <w:p w14:paraId="13F2641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x"0051"</w:t>
      </w:r>
      <w:r w:rsidRPr="00670347">
        <w:rPr>
          <w:rFonts w:ascii="Consolas" w:hAnsi="Consolas" w:cs="Times New Roman"/>
          <w:sz w:val="21"/>
          <w:szCs w:val="21"/>
        </w:rPr>
        <w:t>,</w:t>
      </w:r>
    </w:p>
    <w:p w14:paraId="54F6102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x"0052"</w:t>
      </w:r>
      <w:r w:rsidRPr="00670347">
        <w:rPr>
          <w:rFonts w:ascii="Consolas" w:hAnsi="Consolas" w:cs="Times New Roman"/>
          <w:sz w:val="21"/>
          <w:szCs w:val="21"/>
        </w:rPr>
        <w:t>,</w:t>
      </w:r>
    </w:p>
    <w:p w14:paraId="7ED7A86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x"0053"</w:t>
      </w:r>
      <w:r w:rsidRPr="00670347">
        <w:rPr>
          <w:rFonts w:ascii="Consolas" w:hAnsi="Consolas" w:cs="Times New Roman"/>
          <w:sz w:val="21"/>
          <w:szCs w:val="21"/>
        </w:rPr>
        <w:t>,</w:t>
      </w:r>
    </w:p>
    <w:p w14:paraId="32643C4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lastRenderedPageBreak/>
        <w:t xml:space="preserve">    </w:t>
      </w:r>
      <w:r w:rsidRPr="00670347">
        <w:rPr>
          <w:rFonts w:ascii="Consolas" w:hAnsi="Consolas" w:cs="Times New Roman"/>
          <w:color w:val="098658"/>
          <w:sz w:val="21"/>
          <w:szCs w:val="21"/>
        </w:rPr>
        <w:t>x"0054"</w:t>
      </w:r>
      <w:r w:rsidRPr="00670347">
        <w:rPr>
          <w:rFonts w:ascii="Consolas" w:hAnsi="Consolas" w:cs="Times New Roman"/>
          <w:sz w:val="21"/>
          <w:szCs w:val="21"/>
        </w:rPr>
        <w:t>,</w:t>
      </w:r>
    </w:p>
    <w:p w14:paraId="4A6946E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x"0055"</w:t>
      </w:r>
      <w:r w:rsidRPr="00670347">
        <w:rPr>
          <w:rFonts w:ascii="Consolas" w:hAnsi="Consolas" w:cs="Times New Roman"/>
          <w:sz w:val="21"/>
          <w:szCs w:val="21"/>
        </w:rPr>
        <w:t>,</w:t>
      </w:r>
    </w:p>
    <w:p w14:paraId="43D3222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x"0056"</w:t>
      </w:r>
      <w:r w:rsidRPr="00670347">
        <w:rPr>
          <w:rFonts w:ascii="Consolas" w:hAnsi="Consolas" w:cs="Times New Roman"/>
          <w:sz w:val="21"/>
          <w:szCs w:val="21"/>
        </w:rPr>
        <w:t>,</w:t>
      </w:r>
    </w:p>
    <w:p w14:paraId="15D3130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x"0057"</w:t>
      </w:r>
      <w:r w:rsidRPr="00670347">
        <w:rPr>
          <w:rFonts w:ascii="Consolas" w:hAnsi="Consolas" w:cs="Times New Roman"/>
          <w:sz w:val="21"/>
          <w:szCs w:val="21"/>
        </w:rPr>
        <w:t>,</w:t>
      </w:r>
    </w:p>
    <w:p w14:paraId="5D8CF47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x"0058"</w:t>
      </w:r>
      <w:r w:rsidRPr="00670347">
        <w:rPr>
          <w:rFonts w:ascii="Consolas" w:hAnsi="Consolas" w:cs="Times New Roman"/>
          <w:sz w:val="21"/>
          <w:szCs w:val="21"/>
        </w:rPr>
        <w:t>,</w:t>
      </w:r>
    </w:p>
    <w:p w14:paraId="038B50A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x"0059"</w:t>
      </w:r>
      <w:r w:rsidRPr="00670347">
        <w:rPr>
          <w:rFonts w:ascii="Consolas" w:hAnsi="Consolas" w:cs="Times New Roman"/>
          <w:sz w:val="21"/>
          <w:szCs w:val="21"/>
        </w:rPr>
        <w:t>,</w:t>
      </w:r>
    </w:p>
    <w:p w14:paraId="12A2AF5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x"005A"</w:t>
      </w:r>
      <w:r w:rsidRPr="00670347">
        <w:rPr>
          <w:rFonts w:ascii="Consolas" w:hAnsi="Consolas" w:cs="Times New Roman"/>
          <w:sz w:val="21"/>
          <w:szCs w:val="21"/>
        </w:rPr>
        <w:t>,</w:t>
      </w:r>
    </w:p>
    <w:p w14:paraId="062DD38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x"005B"</w:t>
      </w:r>
      <w:r w:rsidRPr="00670347">
        <w:rPr>
          <w:rFonts w:ascii="Consolas" w:hAnsi="Consolas" w:cs="Times New Roman"/>
          <w:sz w:val="21"/>
          <w:szCs w:val="21"/>
        </w:rPr>
        <w:t>,</w:t>
      </w:r>
    </w:p>
    <w:p w14:paraId="2717E47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x"005C"</w:t>
      </w:r>
      <w:r w:rsidRPr="00670347">
        <w:rPr>
          <w:rFonts w:ascii="Consolas" w:hAnsi="Consolas" w:cs="Times New Roman"/>
          <w:sz w:val="21"/>
          <w:szCs w:val="21"/>
        </w:rPr>
        <w:t>,</w:t>
      </w:r>
    </w:p>
    <w:p w14:paraId="5AA4729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x"005D"</w:t>
      </w:r>
      <w:r w:rsidRPr="00670347">
        <w:rPr>
          <w:rFonts w:ascii="Consolas" w:hAnsi="Consolas" w:cs="Times New Roman"/>
          <w:sz w:val="21"/>
          <w:szCs w:val="21"/>
        </w:rPr>
        <w:t>,</w:t>
      </w:r>
    </w:p>
    <w:p w14:paraId="71CCB7A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x"005E"</w:t>
      </w:r>
      <w:r w:rsidRPr="00670347">
        <w:rPr>
          <w:rFonts w:ascii="Consolas" w:hAnsi="Consolas" w:cs="Times New Roman"/>
          <w:sz w:val="21"/>
          <w:szCs w:val="21"/>
        </w:rPr>
        <w:t>,</w:t>
      </w:r>
    </w:p>
    <w:p w14:paraId="55AEC00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x"005F"</w:t>
      </w:r>
      <w:r w:rsidRPr="00670347">
        <w:rPr>
          <w:rFonts w:ascii="Consolas" w:hAnsi="Consolas" w:cs="Times New Roman"/>
          <w:sz w:val="21"/>
          <w:szCs w:val="21"/>
        </w:rPr>
        <w:t>,</w:t>
      </w:r>
    </w:p>
    <w:p w14:paraId="2C0AEE6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x"0060"</w:t>
      </w:r>
      <w:r w:rsidRPr="00670347">
        <w:rPr>
          <w:rFonts w:ascii="Consolas" w:hAnsi="Consolas" w:cs="Times New Roman"/>
          <w:sz w:val="21"/>
          <w:szCs w:val="21"/>
        </w:rPr>
        <w:t>,</w:t>
      </w:r>
    </w:p>
    <w:p w14:paraId="3A69591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x"0061"</w:t>
      </w:r>
      <w:r w:rsidRPr="00670347">
        <w:rPr>
          <w:rFonts w:ascii="Consolas" w:hAnsi="Consolas" w:cs="Times New Roman"/>
          <w:sz w:val="21"/>
          <w:szCs w:val="21"/>
        </w:rPr>
        <w:t>,</w:t>
      </w:r>
    </w:p>
    <w:p w14:paraId="768B6F2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x"0062"</w:t>
      </w:r>
      <w:r w:rsidRPr="00670347">
        <w:rPr>
          <w:rFonts w:ascii="Consolas" w:hAnsi="Consolas" w:cs="Times New Roman"/>
          <w:sz w:val="21"/>
          <w:szCs w:val="21"/>
        </w:rPr>
        <w:t>,</w:t>
      </w:r>
    </w:p>
    <w:p w14:paraId="5E33A33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x"0063"</w:t>
      </w:r>
      <w:r w:rsidRPr="00670347">
        <w:rPr>
          <w:rFonts w:ascii="Consolas" w:hAnsi="Consolas" w:cs="Times New Roman"/>
          <w:sz w:val="21"/>
          <w:szCs w:val="21"/>
        </w:rPr>
        <w:t>,</w:t>
      </w:r>
    </w:p>
    <w:p w14:paraId="7E09B85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x"0064"</w:t>
      </w:r>
      <w:r w:rsidRPr="00670347">
        <w:rPr>
          <w:rFonts w:ascii="Consolas" w:hAnsi="Consolas" w:cs="Times New Roman"/>
          <w:sz w:val="21"/>
          <w:szCs w:val="21"/>
        </w:rPr>
        <w:t>,</w:t>
      </w:r>
    </w:p>
    <w:p w14:paraId="55F0E9D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x"0065"</w:t>
      </w:r>
      <w:r w:rsidRPr="00670347">
        <w:rPr>
          <w:rFonts w:ascii="Consolas" w:hAnsi="Consolas" w:cs="Times New Roman"/>
          <w:sz w:val="21"/>
          <w:szCs w:val="21"/>
        </w:rPr>
        <w:t>,</w:t>
      </w:r>
    </w:p>
    <w:p w14:paraId="1648DFF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x"0066"</w:t>
      </w:r>
      <w:r w:rsidRPr="00670347">
        <w:rPr>
          <w:rFonts w:ascii="Consolas" w:hAnsi="Consolas" w:cs="Times New Roman"/>
          <w:sz w:val="21"/>
          <w:szCs w:val="21"/>
        </w:rPr>
        <w:t>,</w:t>
      </w:r>
    </w:p>
    <w:p w14:paraId="04C4B2F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x"0067"</w:t>
      </w:r>
      <w:r w:rsidRPr="00670347">
        <w:rPr>
          <w:rFonts w:ascii="Consolas" w:hAnsi="Consolas" w:cs="Times New Roman"/>
          <w:sz w:val="21"/>
          <w:szCs w:val="21"/>
        </w:rPr>
        <w:t>,</w:t>
      </w:r>
    </w:p>
    <w:p w14:paraId="0911817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x"0068"</w:t>
      </w:r>
      <w:r w:rsidRPr="00670347">
        <w:rPr>
          <w:rFonts w:ascii="Consolas" w:hAnsi="Consolas" w:cs="Times New Roman"/>
          <w:sz w:val="21"/>
          <w:szCs w:val="21"/>
        </w:rPr>
        <w:t>,</w:t>
      </w:r>
    </w:p>
    <w:p w14:paraId="7FA0C21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x"0069"</w:t>
      </w:r>
      <w:r w:rsidRPr="00670347">
        <w:rPr>
          <w:rFonts w:ascii="Consolas" w:hAnsi="Consolas" w:cs="Times New Roman"/>
          <w:sz w:val="21"/>
          <w:szCs w:val="21"/>
        </w:rPr>
        <w:t>,</w:t>
      </w:r>
    </w:p>
    <w:p w14:paraId="5542E2F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x"006A"</w:t>
      </w:r>
      <w:r w:rsidRPr="00670347">
        <w:rPr>
          <w:rFonts w:ascii="Consolas" w:hAnsi="Consolas" w:cs="Times New Roman"/>
          <w:sz w:val="21"/>
          <w:szCs w:val="21"/>
        </w:rPr>
        <w:t>,</w:t>
      </w:r>
    </w:p>
    <w:p w14:paraId="020A0C4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x"006B"</w:t>
      </w:r>
      <w:r w:rsidRPr="00670347">
        <w:rPr>
          <w:rFonts w:ascii="Consolas" w:hAnsi="Consolas" w:cs="Times New Roman"/>
          <w:sz w:val="21"/>
          <w:szCs w:val="21"/>
        </w:rPr>
        <w:t>,</w:t>
      </w:r>
    </w:p>
    <w:p w14:paraId="5684CA0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x"006C"</w:t>
      </w:r>
      <w:r w:rsidRPr="00670347">
        <w:rPr>
          <w:rFonts w:ascii="Consolas" w:hAnsi="Consolas" w:cs="Times New Roman"/>
          <w:sz w:val="21"/>
          <w:szCs w:val="21"/>
        </w:rPr>
        <w:t>,</w:t>
      </w:r>
    </w:p>
    <w:p w14:paraId="3F46E25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x"006D"</w:t>
      </w:r>
      <w:r w:rsidRPr="00670347">
        <w:rPr>
          <w:rFonts w:ascii="Consolas" w:hAnsi="Consolas" w:cs="Times New Roman"/>
          <w:sz w:val="21"/>
          <w:szCs w:val="21"/>
        </w:rPr>
        <w:t>,</w:t>
      </w:r>
    </w:p>
    <w:p w14:paraId="1D65B06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x"006E"</w:t>
      </w:r>
      <w:r w:rsidRPr="00670347">
        <w:rPr>
          <w:rFonts w:ascii="Consolas" w:hAnsi="Consolas" w:cs="Times New Roman"/>
          <w:sz w:val="21"/>
          <w:szCs w:val="21"/>
        </w:rPr>
        <w:t>,</w:t>
      </w:r>
    </w:p>
    <w:p w14:paraId="612DD50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x"006F"</w:t>
      </w:r>
      <w:r w:rsidRPr="00670347">
        <w:rPr>
          <w:rFonts w:ascii="Consolas" w:hAnsi="Consolas" w:cs="Times New Roman"/>
          <w:sz w:val="21"/>
          <w:szCs w:val="21"/>
        </w:rPr>
        <w:t>,</w:t>
      </w:r>
    </w:p>
    <w:p w14:paraId="36527DC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x"0070"</w:t>
      </w:r>
      <w:r w:rsidRPr="00670347">
        <w:rPr>
          <w:rFonts w:ascii="Consolas" w:hAnsi="Consolas" w:cs="Times New Roman"/>
          <w:sz w:val="21"/>
          <w:szCs w:val="21"/>
        </w:rPr>
        <w:t>,</w:t>
      </w:r>
    </w:p>
    <w:p w14:paraId="15B02E6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x"0071"</w:t>
      </w:r>
      <w:r w:rsidRPr="00670347">
        <w:rPr>
          <w:rFonts w:ascii="Consolas" w:hAnsi="Consolas" w:cs="Times New Roman"/>
          <w:sz w:val="21"/>
          <w:szCs w:val="21"/>
        </w:rPr>
        <w:t>,</w:t>
      </w:r>
    </w:p>
    <w:p w14:paraId="22F03F7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x"0072"</w:t>
      </w:r>
      <w:r w:rsidRPr="00670347">
        <w:rPr>
          <w:rFonts w:ascii="Consolas" w:hAnsi="Consolas" w:cs="Times New Roman"/>
          <w:sz w:val="21"/>
          <w:szCs w:val="21"/>
        </w:rPr>
        <w:t>,</w:t>
      </w:r>
    </w:p>
    <w:p w14:paraId="75BEA3B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x"0073"</w:t>
      </w:r>
      <w:r w:rsidRPr="00670347">
        <w:rPr>
          <w:rFonts w:ascii="Consolas" w:hAnsi="Consolas" w:cs="Times New Roman"/>
          <w:sz w:val="21"/>
          <w:szCs w:val="21"/>
        </w:rPr>
        <w:t>,</w:t>
      </w:r>
    </w:p>
    <w:p w14:paraId="2D9BC99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x"0074"</w:t>
      </w:r>
      <w:r w:rsidRPr="00670347">
        <w:rPr>
          <w:rFonts w:ascii="Consolas" w:hAnsi="Consolas" w:cs="Times New Roman"/>
          <w:sz w:val="21"/>
          <w:szCs w:val="21"/>
        </w:rPr>
        <w:t>,</w:t>
      </w:r>
    </w:p>
    <w:p w14:paraId="4C91C0E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x"0075"</w:t>
      </w:r>
      <w:r w:rsidRPr="00670347">
        <w:rPr>
          <w:rFonts w:ascii="Consolas" w:hAnsi="Consolas" w:cs="Times New Roman"/>
          <w:sz w:val="21"/>
          <w:szCs w:val="21"/>
        </w:rPr>
        <w:t>,</w:t>
      </w:r>
    </w:p>
    <w:p w14:paraId="0EA170D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x"0076"</w:t>
      </w:r>
      <w:r w:rsidRPr="00670347">
        <w:rPr>
          <w:rFonts w:ascii="Consolas" w:hAnsi="Consolas" w:cs="Times New Roman"/>
          <w:sz w:val="21"/>
          <w:szCs w:val="21"/>
        </w:rPr>
        <w:t>,</w:t>
      </w:r>
    </w:p>
    <w:p w14:paraId="6272168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x"0077"</w:t>
      </w:r>
      <w:r w:rsidRPr="00670347">
        <w:rPr>
          <w:rFonts w:ascii="Consolas" w:hAnsi="Consolas" w:cs="Times New Roman"/>
          <w:sz w:val="21"/>
          <w:szCs w:val="21"/>
        </w:rPr>
        <w:t>,</w:t>
      </w:r>
    </w:p>
    <w:p w14:paraId="4DD65A7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x"0078"</w:t>
      </w:r>
      <w:r w:rsidRPr="00670347">
        <w:rPr>
          <w:rFonts w:ascii="Consolas" w:hAnsi="Consolas" w:cs="Times New Roman"/>
          <w:sz w:val="21"/>
          <w:szCs w:val="21"/>
        </w:rPr>
        <w:t>,</w:t>
      </w:r>
    </w:p>
    <w:p w14:paraId="335A180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x"0079"</w:t>
      </w:r>
      <w:r w:rsidRPr="00670347">
        <w:rPr>
          <w:rFonts w:ascii="Consolas" w:hAnsi="Consolas" w:cs="Times New Roman"/>
          <w:sz w:val="21"/>
          <w:szCs w:val="21"/>
        </w:rPr>
        <w:t>,</w:t>
      </w:r>
    </w:p>
    <w:p w14:paraId="2259456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x"007A"</w:t>
      </w:r>
      <w:r w:rsidRPr="00670347">
        <w:rPr>
          <w:rFonts w:ascii="Consolas" w:hAnsi="Consolas" w:cs="Times New Roman"/>
          <w:sz w:val="21"/>
          <w:szCs w:val="21"/>
        </w:rPr>
        <w:t>,</w:t>
      </w:r>
    </w:p>
    <w:p w14:paraId="55C8270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x"007B"</w:t>
      </w:r>
      <w:r w:rsidRPr="00670347">
        <w:rPr>
          <w:rFonts w:ascii="Consolas" w:hAnsi="Consolas" w:cs="Times New Roman"/>
          <w:sz w:val="21"/>
          <w:szCs w:val="21"/>
        </w:rPr>
        <w:t>,</w:t>
      </w:r>
    </w:p>
    <w:p w14:paraId="7A8D401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x"007C"</w:t>
      </w:r>
      <w:r w:rsidRPr="00670347">
        <w:rPr>
          <w:rFonts w:ascii="Consolas" w:hAnsi="Consolas" w:cs="Times New Roman"/>
          <w:sz w:val="21"/>
          <w:szCs w:val="21"/>
        </w:rPr>
        <w:t>,</w:t>
      </w:r>
    </w:p>
    <w:p w14:paraId="17E1377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x"007D"</w:t>
      </w:r>
      <w:r w:rsidRPr="00670347">
        <w:rPr>
          <w:rFonts w:ascii="Consolas" w:hAnsi="Consolas" w:cs="Times New Roman"/>
          <w:sz w:val="21"/>
          <w:szCs w:val="21"/>
        </w:rPr>
        <w:t>,</w:t>
      </w:r>
    </w:p>
    <w:p w14:paraId="361A444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x"007E"</w:t>
      </w:r>
      <w:r w:rsidRPr="00670347">
        <w:rPr>
          <w:rFonts w:ascii="Consolas" w:hAnsi="Consolas" w:cs="Times New Roman"/>
          <w:sz w:val="21"/>
          <w:szCs w:val="21"/>
        </w:rPr>
        <w:t>,</w:t>
      </w:r>
    </w:p>
    <w:p w14:paraId="28B9FC0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x"007F"</w:t>
      </w:r>
      <w:r w:rsidRPr="00670347">
        <w:rPr>
          <w:rFonts w:ascii="Consolas" w:hAnsi="Consolas" w:cs="Times New Roman"/>
          <w:sz w:val="21"/>
          <w:szCs w:val="21"/>
        </w:rPr>
        <w:t>,</w:t>
      </w:r>
    </w:p>
    <w:p w14:paraId="0207A1F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x"0080"</w:t>
      </w:r>
      <w:r w:rsidRPr="00670347">
        <w:rPr>
          <w:rFonts w:ascii="Consolas" w:hAnsi="Consolas" w:cs="Times New Roman"/>
          <w:sz w:val="21"/>
          <w:szCs w:val="21"/>
        </w:rPr>
        <w:t>,</w:t>
      </w:r>
    </w:p>
    <w:p w14:paraId="79DE5F3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lastRenderedPageBreak/>
        <w:t xml:space="preserve">    </w:t>
      </w:r>
      <w:r w:rsidRPr="00670347">
        <w:rPr>
          <w:rFonts w:ascii="Consolas" w:hAnsi="Consolas" w:cs="Times New Roman"/>
          <w:color w:val="098658"/>
          <w:sz w:val="21"/>
          <w:szCs w:val="21"/>
        </w:rPr>
        <w:t>x"0081"</w:t>
      </w:r>
      <w:r w:rsidRPr="00670347">
        <w:rPr>
          <w:rFonts w:ascii="Consolas" w:hAnsi="Consolas" w:cs="Times New Roman"/>
          <w:sz w:val="21"/>
          <w:szCs w:val="21"/>
        </w:rPr>
        <w:t>,</w:t>
      </w:r>
    </w:p>
    <w:p w14:paraId="62F8C2C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x"0082"</w:t>
      </w:r>
      <w:r w:rsidRPr="00670347">
        <w:rPr>
          <w:rFonts w:ascii="Consolas" w:hAnsi="Consolas" w:cs="Times New Roman"/>
          <w:sz w:val="21"/>
          <w:szCs w:val="21"/>
        </w:rPr>
        <w:t>,</w:t>
      </w:r>
    </w:p>
    <w:p w14:paraId="7C55942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x"0083"</w:t>
      </w:r>
      <w:r w:rsidRPr="00670347">
        <w:rPr>
          <w:rFonts w:ascii="Consolas" w:hAnsi="Consolas" w:cs="Times New Roman"/>
          <w:sz w:val="21"/>
          <w:szCs w:val="21"/>
        </w:rPr>
        <w:t>,</w:t>
      </w:r>
    </w:p>
    <w:p w14:paraId="7A207A2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x"0084"</w:t>
      </w:r>
      <w:r w:rsidRPr="00670347">
        <w:rPr>
          <w:rFonts w:ascii="Consolas" w:hAnsi="Consolas" w:cs="Times New Roman"/>
          <w:sz w:val="21"/>
          <w:szCs w:val="21"/>
        </w:rPr>
        <w:t>,</w:t>
      </w:r>
    </w:p>
    <w:p w14:paraId="4AFBCF3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x"0085"</w:t>
      </w:r>
      <w:r w:rsidRPr="00670347">
        <w:rPr>
          <w:rFonts w:ascii="Consolas" w:hAnsi="Consolas" w:cs="Times New Roman"/>
          <w:sz w:val="21"/>
          <w:szCs w:val="21"/>
        </w:rPr>
        <w:t>,</w:t>
      </w:r>
    </w:p>
    <w:p w14:paraId="394933B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x"0086"</w:t>
      </w:r>
      <w:r w:rsidRPr="00670347">
        <w:rPr>
          <w:rFonts w:ascii="Consolas" w:hAnsi="Consolas" w:cs="Times New Roman"/>
          <w:sz w:val="21"/>
          <w:szCs w:val="21"/>
        </w:rPr>
        <w:t>,</w:t>
      </w:r>
    </w:p>
    <w:p w14:paraId="4852D3C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x"0087"</w:t>
      </w:r>
      <w:r w:rsidRPr="00670347">
        <w:rPr>
          <w:rFonts w:ascii="Consolas" w:hAnsi="Consolas" w:cs="Times New Roman"/>
          <w:sz w:val="21"/>
          <w:szCs w:val="21"/>
        </w:rPr>
        <w:t>,</w:t>
      </w:r>
    </w:p>
    <w:p w14:paraId="2C93EF6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x"0088"</w:t>
      </w:r>
      <w:r w:rsidRPr="00670347">
        <w:rPr>
          <w:rFonts w:ascii="Consolas" w:hAnsi="Consolas" w:cs="Times New Roman"/>
          <w:sz w:val="21"/>
          <w:szCs w:val="21"/>
        </w:rPr>
        <w:t>,</w:t>
      </w:r>
    </w:p>
    <w:p w14:paraId="4255434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x"0089"</w:t>
      </w:r>
      <w:r w:rsidRPr="00670347">
        <w:rPr>
          <w:rFonts w:ascii="Consolas" w:hAnsi="Consolas" w:cs="Times New Roman"/>
          <w:sz w:val="21"/>
          <w:szCs w:val="21"/>
        </w:rPr>
        <w:t>,</w:t>
      </w:r>
    </w:p>
    <w:p w14:paraId="5C01C47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x"008A"</w:t>
      </w:r>
      <w:r w:rsidRPr="00670347">
        <w:rPr>
          <w:rFonts w:ascii="Consolas" w:hAnsi="Consolas" w:cs="Times New Roman"/>
          <w:sz w:val="21"/>
          <w:szCs w:val="21"/>
        </w:rPr>
        <w:t>,</w:t>
      </w:r>
    </w:p>
    <w:p w14:paraId="4ADBF23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x"008B"</w:t>
      </w:r>
      <w:r w:rsidRPr="00670347">
        <w:rPr>
          <w:rFonts w:ascii="Consolas" w:hAnsi="Consolas" w:cs="Times New Roman"/>
          <w:sz w:val="21"/>
          <w:szCs w:val="21"/>
        </w:rPr>
        <w:t>,</w:t>
      </w:r>
    </w:p>
    <w:p w14:paraId="72E8C72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x"008C"</w:t>
      </w:r>
      <w:r w:rsidRPr="00670347">
        <w:rPr>
          <w:rFonts w:ascii="Consolas" w:hAnsi="Consolas" w:cs="Times New Roman"/>
          <w:sz w:val="21"/>
          <w:szCs w:val="21"/>
        </w:rPr>
        <w:t>,</w:t>
      </w:r>
    </w:p>
    <w:p w14:paraId="672E125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x"008D"</w:t>
      </w:r>
      <w:r w:rsidRPr="00670347">
        <w:rPr>
          <w:rFonts w:ascii="Consolas" w:hAnsi="Consolas" w:cs="Times New Roman"/>
          <w:sz w:val="21"/>
          <w:szCs w:val="21"/>
        </w:rPr>
        <w:t>,</w:t>
      </w:r>
    </w:p>
    <w:p w14:paraId="6D8188C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x"008E"</w:t>
      </w:r>
      <w:r w:rsidRPr="00670347">
        <w:rPr>
          <w:rFonts w:ascii="Consolas" w:hAnsi="Consolas" w:cs="Times New Roman"/>
          <w:sz w:val="21"/>
          <w:szCs w:val="21"/>
        </w:rPr>
        <w:t>,</w:t>
      </w:r>
    </w:p>
    <w:p w14:paraId="1D688AC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x"008F"</w:t>
      </w:r>
      <w:r w:rsidRPr="00670347">
        <w:rPr>
          <w:rFonts w:ascii="Consolas" w:hAnsi="Consolas" w:cs="Times New Roman"/>
          <w:sz w:val="21"/>
          <w:szCs w:val="21"/>
        </w:rPr>
        <w:t>,</w:t>
      </w:r>
    </w:p>
    <w:p w14:paraId="4EA13B3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x"0090"</w:t>
      </w:r>
      <w:r w:rsidRPr="00670347">
        <w:rPr>
          <w:rFonts w:ascii="Consolas" w:hAnsi="Consolas" w:cs="Times New Roman"/>
          <w:sz w:val="21"/>
          <w:szCs w:val="21"/>
        </w:rPr>
        <w:t>,</w:t>
      </w:r>
    </w:p>
    <w:p w14:paraId="1A6A03B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x"0091"</w:t>
      </w:r>
      <w:r w:rsidRPr="00670347">
        <w:rPr>
          <w:rFonts w:ascii="Consolas" w:hAnsi="Consolas" w:cs="Times New Roman"/>
          <w:sz w:val="21"/>
          <w:szCs w:val="21"/>
        </w:rPr>
        <w:t>,</w:t>
      </w:r>
    </w:p>
    <w:p w14:paraId="701DC05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x"0092"</w:t>
      </w:r>
      <w:r w:rsidRPr="00670347">
        <w:rPr>
          <w:rFonts w:ascii="Consolas" w:hAnsi="Consolas" w:cs="Times New Roman"/>
          <w:sz w:val="21"/>
          <w:szCs w:val="21"/>
        </w:rPr>
        <w:t>,</w:t>
      </w:r>
    </w:p>
    <w:p w14:paraId="4069F97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x"0093"</w:t>
      </w:r>
      <w:r w:rsidRPr="00670347">
        <w:rPr>
          <w:rFonts w:ascii="Consolas" w:hAnsi="Consolas" w:cs="Times New Roman"/>
          <w:sz w:val="21"/>
          <w:szCs w:val="21"/>
        </w:rPr>
        <w:t>,</w:t>
      </w:r>
    </w:p>
    <w:p w14:paraId="3C952FB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x"0094"</w:t>
      </w:r>
      <w:r w:rsidRPr="00670347">
        <w:rPr>
          <w:rFonts w:ascii="Consolas" w:hAnsi="Consolas" w:cs="Times New Roman"/>
          <w:sz w:val="21"/>
          <w:szCs w:val="21"/>
        </w:rPr>
        <w:t>,</w:t>
      </w:r>
    </w:p>
    <w:p w14:paraId="42544A4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x"0095"</w:t>
      </w:r>
      <w:r w:rsidRPr="00670347">
        <w:rPr>
          <w:rFonts w:ascii="Consolas" w:hAnsi="Consolas" w:cs="Times New Roman"/>
          <w:sz w:val="21"/>
          <w:szCs w:val="21"/>
        </w:rPr>
        <w:t>,</w:t>
      </w:r>
    </w:p>
    <w:p w14:paraId="36B1AA7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x"0096"</w:t>
      </w:r>
      <w:r w:rsidRPr="00670347">
        <w:rPr>
          <w:rFonts w:ascii="Consolas" w:hAnsi="Consolas" w:cs="Times New Roman"/>
          <w:sz w:val="21"/>
          <w:szCs w:val="21"/>
        </w:rPr>
        <w:t>,</w:t>
      </w:r>
    </w:p>
    <w:p w14:paraId="58E5143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x"0097"</w:t>
      </w:r>
      <w:r w:rsidRPr="00670347">
        <w:rPr>
          <w:rFonts w:ascii="Consolas" w:hAnsi="Consolas" w:cs="Times New Roman"/>
          <w:sz w:val="21"/>
          <w:szCs w:val="21"/>
        </w:rPr>
        <w:t>,</w:t>
      </w:r>
    </w:p>
    <w:p w14:paraId="6746117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x"0098"</w:t>
      </w:r>
      <w:r w:rsidRPr="00670347">
        <w:rPr>
          <w:rFonts w:ascii="Consolas" w:hAnsi="Consolas" w:cs="Times New Roman"/>
          <w:sz w:val="21"/>
          <w:szCs w:val="21"/>
        </w:rPr>
        <w:t>,</w:t>
      </w:r>
    </w:p>
    <w:p w14:paraId="06181F7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x"0099"</w:t>
      </w:r>
      <w:r w:rsidRPr="00670347">
        <w:rPr>
          <w:rFonts w:ascii="Consolas" w:hAnsi="Consolas" w:cs="Times New Roman"/>
          <w:sz w:val="21"/>
          <w:szCs w:val="21"/>
        </w:rPr>
        <w:t>,</w:t>
      </w:r>
    </w:p>
    <w:p w14:paraId="667C55B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x"009A"</w:t>
      </w:r>
      <w:r w:rsidRPr="00670347">
        <w:rPr>
          <w:rFonts w:ascii="Consolas" w:hAnsi="Consolas" w:cs="Times New Roman"/>
          <w:sz w:val="21"/>
          <w:szCs w:val="21"/>
        </w:rPr>
        <w:t>,</w:t>
      </w:r>
    </w:p>
    <w:p w14:paraId="4AF1823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x"009B"</w:t>
      </w:r>
      <w:r w:rsidRPr="00670347">
        <w:rPr>
          <w:rFonts w:ascii="Consolas" w:hAnsi="Consolas" w:cs="Times New Roman"/>
          <w:sz w:val="21"/>
          <w:szCs w:val="21"/>
        </w:rPr>
        <w:t>,</w:t>
      </w:r>
    </w:p>
    <w:p w14:paraId="2E1D099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x"009C"</w:t>
      </w:r>
      <w:r w:rsidRPr="00670347">
        <w:rPr>
          <w:rFonts w:ascii="Consolas" w:hAnsi="Consolas" w:cs="Times New Roman"/>
          <w:sz w:val="21"/>
          <w:szCs w:val="21"/>
        </w:rPr>
        <w:t>,</w:t>
      </w:r>
    </w:p>
    <w:p w14:paraId="2B05B3A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x"009D"</w:t>
      </w:r>
      <w:r w:rsidRPr="00670347">
        <w:rPr>
          <w:rFonts w:ascii="Consolas" w:hAnsi="Consolas" w:cs="Times New Roman"/>
          <w:sz w:val="21"/>
          <w:szCs w:val="21"/>
        </w:rPr>
        <w:t>,</w:t>
      </w:r>
    </w:p>
    <w:p w14:paraId="14C9162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x"009E"</w:t>
      </w:r>
      <w:r w:rsidRPr="00670347">
        <w:rPr>
          <w:rFonts w:ascii="Consolas" w:hAnsi="Consolas" w:cs="Times New Roman"/>
          <w:sz w:val="21"/>
          <w:szCs w:val="21"/>
        </w:rPr>
        <w:t>,</w:t>
      </w:r>
    </w:p>
    <w:p w14:paraId="0163E13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x"009F"</w:t>
      </w:r>
      <w:r w:rsidRPr="00670347">
        <w:rPr>
          <w:rFonts w:ascii="Consolas" w:hAnsi="Consolas" w:cs="Times New Roman"/>
          <w:sz w:val="21"/>
          <w:szCs w:val="21"/>
        </w:rPr>
        <w:t>,</w:t>
      </w:r>
    </w:p>
    <w:p w14:paraId="6FC4996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x"00a0"</w:t>
      </w:r>
      <w:r w:rsidRPr="00670347">
        <w:rPr>
          <w:rFonts w:ascii="Consolas" w:hAnsi="Consolas" w:cs="Times New Roman"/>
          <w:sz w:val="21"/>
          <w:szCs w:val="21"/>
        </w:rPr>
        <w:t>,</w:t>
      </w:r>
    </w:p>
    <w:p w14:paraId="643EFA9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x"00a1"</w:t>
      </w:r>
      <w:r w:rsidRPr="00670347">
        <w:rPr>
          <w:rFonts w:ascii="Consolas" w:hAnsi="Consolas" w:cs="Times New Roman"/>
          <w:sz w:val="21"/>
          <w:szCs w:val="21"/>
        </w:rPr>
        <w:t>,</w:t>
      </w:r>
    </w:p>
    <w:p w14:paraId="5F211C6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x"00a2"</w:t>
      </w:r>
      <w:r w:rsidRPr="00670347">
        <w:rPr>
          <w:rFonts w:ascii="Consolas" w:hAnsi="Consolas" w:cs="Times New Roman"/>
          <w:sz w:val="21"/>
          <w:szCs w:val="21"/>
        </w:rPr>
        <w:t>,</w:t>
      </w:r>
    </w:p>
    <w:p w14:paraId="144B33D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x"00a3"</w:t>
      </w:r>
      <w:r w:rsidRPr="00670347">
        <w:rPr>
          <w:rFonts w:ascii="Consolas" w:hAnsi="Consolas" w:cs="Times New Roman"/>
          <w:sz w:val="21"/>
          <w:szCs w:val="21"/>
        </w:rPr>
        <w:t>,</w:t>
      </w:r>
    </w:p>
    <w:p w14:paraId="2410C78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x"00a4"</w:t>
      </w:r>
      <w:r w:rsidRPr="00670347">
        <w:rPr>
          <w:rFonts w:ascii="Consolas" w:hAnsi="Consolas" w:cs="Times New Roman"/>
          <w:sz w:val="21"/>
          <w:szCs w:val="21"/>
        </w:rPr>
        <w:t>,</w:t>
      </w:r>
    </w:p>
    <w:p w14:paraId="32C43D2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x"00a5"</w:t>
      </w:r>
      <w:r w:rsidRPr="00670347">
        <w:rPr>
          <w:rFonts w:ascii="Consolas" w:hAnsi="Consolas" w:cs="Times New Roman"/>
          <w:sz w:val="21"/>
          <w:szCs w:val="21"/>
        </w:rPr>
        <w:t>,</w:t>
      </w:r>
    </w:p>
    <w:p w14:paraId="2D6A94E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x"00a6"</w:t>
      </w:r>
      <w:r w:rsidRPr="00670347">
        <w:rPr>
          <w:rFonts w:ascii="Consolas" w:hAnsi="Consolas" w:cs="Times New Roman"/>
          <w:sz w:val="21"/>
          <w:szCs w:val="21"/>
        </w:rPr>
        <w:t>,</w:t>
      </w:r>
    </w:p>
    <w:p w14:paraId="6CDE267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x"00a7"</w:t>
      </w:r>
      <w:r w:rsidRPr="00670347">
        <w:rPr>
          <w:rFonts w:ascii="Consolas" w:hAnsi="Consolas" w:cs="Times New Roman"/>
          <w:sz w:val="21"/>
          <w:szCs w:val="21"/>
        </w:rPr>
        <w:t>,</w:t>
      </w:r>
    </w:p>
    <w:p w14:paraId="2175D1C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x"00a8"</w:t>
      </w:r>
      <w:r w:rsidRPr="00670347">
        <w:rPr>
          <w:rFonts w:ascii="Consolas" w:hAnsi="Consolas" w:cs="Times New Roman"/>
          <w:sz w:val="21"/>
          <w:szCs w:val="21"/>
        </w:rPr>
        <w:t>,</w:t>
      </w:r>
    </w:p>
    <w:p w14:paraId="3FFDD4E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x"00a9"</w:t>
      </w:r>
      <w:r w:rsidRPr="00670347">
        <w:rPr>
          <w:rFonts w:ascii="Consolas" w:hAnsi="Consolas" w:cs="Times New Roman"/>
          <w:sz w:val="21"/>
          <w:szCs w:val="21"/>
        </w:rPr>
        <w:t>,</w:t>
      </w:r>
    </w:p>
    <w:p w14:paraId="07DE57D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x"00aa"</w:t>
      </w:r>
      <w:r w:rsidRPr="00670347">
        <w:rPr>
          <w:rFonts w:ascii="Consolas" w:hAnsi="Consolas" w:cs="Times New Roman"/>
          <w:sz w:val="21"/>
          <w:szCs w:val="21"/>
        </w:rPr>
        <w:t>,</w:t>
      </w:r>
    </w:p>
    <w:p w14:paraId="77DBF75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x"00ab"</w:t>
      </w:r>
      <w:r w:rsidRPr="00670347">
        <w:rPr>
          <w:rFonts w:ascii="Consolas" w:hAnsi="Consolas" w:cs="Times New Roman"/>
          <w:sz w:val="21"/>
          <w:szCs w:val="21"/>
        </w:rPr>
        <w:t>,</w:t>
      </w:r>
    </w:p>
    <w:p w14:paraId="4CABCB1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x"00ac"</w:t>
      </w:r>
      <w:r w:rsidRPr="00670347">
        <w:rPr>
          <w:rFonts w:ascii="Consolas" w:hAnsi="Consolas" w:cs="Times New Roman"/>
          <w:sz w:val="21"/>
          <w:szCs w:val="21"/>
        </w:rPr>
        <w:t>,</w:t>
      </w:r>
    </w:p>
    <w:p w14:paraId="759A5A1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x"00ad"</w:t>
      </w:r>
      <w:r w:rsidRPr="00670347">
        <w:rPr>
          <w:rFonts w:ascii="Consolas" w:hAnsi="Consolas" w:cs="Times New Roman"/>
          <w:sz w:val="21"/>
          <w:szCs w:val="21"/>
        </w:rPr>
        <w:t>,</w:t>
      </w:r>
    </w:p>
    <w:p w14:paraId="3D7E009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lastRenderedPageBreak/>
        <w:t xml:space="preserve">    </w:t>
      </w:r>
      <w:r w:rsidRPr="00670347">
        <w:rPr>
          <w:rFonts w:ascii="Consolas" w:hAnsi="Consolas" w:cs="Times New Roman"/>
          <w:color w:val="098658"/>
          <w:sz w:val="21"/>
          <w:szCs w:val="21"/>
        </w:rPr>
        <w:t>x"00ae"</w:t>
      </w:r>
      <w:r w:rsidRPr="00670347">
        <w:rPr>
          <w:rFonts w:ascii="Consolas" w:hAnsi="Consolas" w:cs="Times New Roman"/>
          <w:sz w:val="21"/>
          <w:szCs w:val="21"/>
        </w:rPr>
        <w:t>,</w:t>
      </w:r>
    </w:p>
    <w:p w14:paraId="25E86BC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x"00af"</w:t>
      </w:r>
      <w:r w:rsidRPr="00670347">
        <w:rPr>
          <w:rFonts w:ascii="Consolas" w:hAnsi="Consolas" w:cs="Times New Roman"/>
          <w:sz w:val="21"/>
          <w:szCs w:val="21"/>
        </w:rPr>
        <w:t>,</w:t>
      </w:r>
    </w:p>
    <w:p w14:paraId="607AA3F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x"00b0"</w:t>
      </w:r>
      <w:r w:rsidRPr="00670347">
        <w:rPr>
          <w:rFonts w:ascii="Consolas" w:hAnsi="Consolas" w:cs="Times New Roman"/>
          <w:sz w:val="21"/>
          <w:szCs w:val="21"/>
        </w:rPr>
        <w:t>,</w:t>
      </w:r>
    </w:p>
    <w:p w14:paraId="5BF197F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x"00b1"</w:t>
      </w:r>
      <w:r w:rsidRPr="00670347">
        <w:rPr>
          <w:rFonts w:ascii="Consolas" w:hAnsi="Consolas" w:cs="Times New Roman"/>
          <w:sz w:val="21"/>
          <w:szCs w:val="21"/>
        </w:rPr>
        <w:t>,</w:t>
      </w:r>
    </w:p>
    <w:p w14:paraId="5E60D3D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x"00b2"</w:t>
      </w:r>
      <w:r w:rsidRPr="00670347">
        <w:rPr>
          <w:rFonts w:ascii="Consolas" w:hAnsi="Consolas" w:cs="Times New Roman"/>
          <w:sz w:val="21"/>
          <w:szCs w:val="21"/>
        </w:rPr>
        <w:t>,</w:t>
      </w:r>
    </w:p>
    <w:p w14:paraId="43AD01B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x"00b3"</w:t>
      </w:r>
      <w:r w:rsidRPr="00670347">
        <w:rPr>
          <w:rFonts w:ascii="Consolas" w:hAnsi="Consolas" w:cs="Times New Roman"/>
          <w:sz w:val="21"/>
          <w:szCs w:val="21"/>
        </w:rPr>
        <w:t>,</w:t>
      </w:r>
    </w:p>
    <w:p w14:paraId="5F28361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x"00b4"</w:t>
      </w:r>
      <w:r w:rsidRPr="00670347">
        <w:rPr>
          <w:rFonts w:ascii="Consolas" w:hAnsi="Consolas" w:cs="Times New Roman"/>
          <w:sz w:val="21"/>
          <w:szCs w:val="21"/>
        </w:rPr>
        <w:t>,</w:t>
      </w:r>
    </w:p>
    <w:p w14:paraId="24B0751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x"00b5"</w:t>
      </w:r>
      <w:r w:rsidRPr="00670347">
        <w:rPr>
          <w:rFonts w:ascii="Consolas" w:hAnsi="Consolas" w:cs="Times New Roman"/>
          <w:sz w:val="21"/>
          <w:szCs w:val="21"/>
        </w:rPr>
        <w:t>,</w:t>
      </w:r>
    </w:p>
    <w:p w14:paraId="2089A21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x"00b6"</w:t>
      </w:r>
      <w:r w:rsidRPr="00670347">
        <w:rPr>
          <w:rFonts w:ascii="Consolas" w:hAnsi="Consolas" w:cs="Times New Roman"/>
          <w:sz w:val="21"/>
          <w:szCs w:val="21"/>
        </w:rPr>
        <w:t>,</w:t>
      </w:r>
    </w:p>
    <w:p w14:paraId="5B1B396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x"00b7"</w:t>
      </w:r>
      <w:r w:rsidRPr="00670347">
        <w:rPr>
          <w:rFonts w:ascii="Consolas" w:hAnsi="Consolas" w:cs="Times New Roman"/>
          <w:sz w:val="21"/>
          <w:szCs w:val="21"/>
        </w:rPr>
        <w:t>,</w:t>
      </w:r>
    </w:p>
    <w:p w14:paraId="3E76B68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x"00b8"</w:t>
      </w:r>
      <w:r w:rsidRPr="00670347">
        <w:rPr>
          <w:rFonts w:ascii="Consolas" w:hAnsi="Consolas" w:cs="Times New Roman"/>
          <w:sz w:val="21"/>
          <w:szCs w:val="21"/>
        </w:rPr>
        <w:t>,</w:t>
      </w:r>
    </w:p>
    <w:p w14:paraId="6B445DA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x"00b9"</w:t>
      </w:r>
      <w:r w:rsidRPr="00670347">
        <w:rPr>
          <w:rFonts w:ascii="Consolas" w:hAnsi="Consolas" w:cs="Times New Roman"/>
          <w:sz w:val="21"/>
          <w:szCs w:val="21"/>
        </w:rPr>
        <w:t>,</w:t>
      </w:r>
    </w:p>
    <w:p w14:paraId="38C909D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x"00ba"</w:t>
      </w:r>
      <w:r w:rsidRPr="00670347">
        <w:rPr>
          <w:rFonts w:ascii="Consolas" w:hAnsi="Consolas" w:cs="Times New Roman"/>
          <w:sz w:val="21"/>
          <w:szCs w:val="21"/>
        </w:rPr>
        <w:t>,</w:t>
      </w:r>
    </w:p>
    <w:p w14:paraId="138B257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x"00bb"</w:t>
      </w:r>
      <w:r w:rsidRPr="00670347">
        <w:rPr>
          <w:rFonts w:ascii="Consolas" w:hAnsi="Consolas" w:cs="Times New Roman"/>
          <w:sz w:val="21"/>
          <w:szCs w:val="21"/>
        </w:rPr>
        <w:t>,</w:t>
      </w:r>
    </w:p>
    <w:p w14:paraId="5C2A28F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x"00bc"</w:t>
      </w:r>
      <w:r w:rsidRPr="00670347">
        <w:rPr>
          <w:rFonts w:ascii="Consolas" w:hAnsi="Consolas" w:cs="Times New Roman"/>
          <w:sz w:val="21"/>
          <w:szCs w:val="21"/>
        </w:rPr>
        <w:t>,</w:t>
      </w:r>
    </w:p>
    <w:p w14:paraId="58717B0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x"00bd"</w:t>
      </w:r>
      <w:r w:rsidRPr="00670347">
        <w:rPr>
          <w:rFonts w:ascii="Consolas" w:hAnsi="Consolas" w:cs="Times New Roman"/>
          <w:sz w:val="21"/>
          <w:szCs w:val="21"/>
        </w:rPr>
        <w:t>,</w:t>
      </w:r>
    </w:p>
    <w:p w14:paraId="148A388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x"00be"</w:t>
      </w:r>
      <w:r w:rsidRPr="00670347">
        <w:rPr>
          <w:rFonts w:ascii="Consolas" w:hAnsi="Consolas" w:cs="Times New Roman"/>
          <w:sz w:val="21"/>
          <w:szCs w:val="21"/>
        </w:rPr>
        <w:t>,</w:t>
      </w:r>
    </w:p>
    <w:p w14:paraId="15A668B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x"00bf"</w:t>
      </w:r>
      <w:r w:rsidRPr="00670347">
        <w:rPr>
          <w:rFonts w:ascii="Consolas" w:hAnsi="Consolas" w:cs="Times New Roman"/>
          <w:sz w:val="21"/>
          <w:szCs w:val="21"/>
        </w:rPr>
        <w:t>,</w:t>
      </w:r>
    </w:p>
    <w:p w14:paraId="2C0CACC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x"00c0"</w:t>
      </w:r>
      <w:r w:rsidRPr="00670347">
        <w:rPr>
          <w:rFonts w:ascii="Consolas" w:hAnsi="Consolas" w:cs="Times New Roman"/>
          <w:sz w:val="21"/>
          <w:szCs w:val="21"/>
        </w:rPr>
        <w:t>,</w:t>
      </w:r>
    </w:p>
    <w:p w14:paraId="7D4DBFE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x"00c1"</w:t>
      </w:r>
      <w:r w:rsidRPr="00670347">
        <w:rPr>
          <w:rFonts w:ascii="Consolas" w:hAnsi="Consolas" w:cs="Times New Roman"/>
          <w:sz w:val="21"/>
          <w:szCs w:val="21"/>
        </w:rPr>
        <w:t>,</w:t>
      </w:r>
    </w:p>
    <w:p w14:paraId="2AC92C0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x"00c2"</w:t>
      </w:r>
      <w:r w:rsidRPr="00670347">
        <w:rPr>
          <w:rFonts w:ascii="Consolas" w:hAnsi="Consolas" w:cs="Times New Roman"/>
          <w:sz w:val="21"/>
          <w:szCs w:val="21"/>
        </w:rPr>
        <w:t>,</w:t>
      </w:r>
    </w:p>
    <w:p w14:paraId="02AA300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x"00c3"</w:t>
      </w:r>
      <w:r w:rsidRPr="00670347">
        <w:rPr>
          <w:rFonts w:ascii="Consolas" w:hAnsi="Consolas" w:cs="Times New Roman"/>
          <w:sz w:val="21"/>
          <w:szCs w:val="21"/>
        </w:rPr>
        <w:t>,</w:t>
      </w:r>
    </w:p>
    <w:p w14:paraId="56024F1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x"00c4"</w:t>
      </w:r>
      <w:r w:rsidRPr="00670347">
        <w:rPr>
          <w:rFonts w:ascii="Consolas" w:hAnsi="Consolas" w:cs="Times New Roman"/>
          <w:sz w:val="21"/>
          <w:szCs w:val="21"/>
        </w:rPr>
        <w:t>,</w:t>
      </w:r>
    </w:p>
    <w:p w14:paraId="31A0320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x"00c5"</w:t>
      </w:r>
      <w:r w:rsidRPr="00670347">
        <w:rPr>
          <w:rFonts w:ascii="Consolas" w:hAnsi="Consolas" w:cs="Times New Roman"/>
          <w:sz w:val="21"/>
          <w:szCs w:val="21"/>
        </w:rPr>
        <w:t>,</w:t>
      </w:r>
    </w:p>
    <w:p w14:paraId="69ACABE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x"00c6"</w:t>
      </w:r>
      <w:r w:rsidRPr="00670347">
        <w:rPr>
          <w:rFonts w:ascii="Consolas" w:hAnsi="Consolas" w:cs="Times New Roman"/>
          <w:sz w:val="21"/>
          <w:szCs w:val="21"/>
        </w:rPr>
        <w:t>,</w:t>
      </w:r>
    </w:p>
    <w:p w14:paraId="204CC4C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x"00c7"</w:t>
      </w:r>
      <w:r w:rsidRPr="00670347">
        <w:rPr>
          <w:rFonts w:ascii="Consolas" w:hAnsi="Consolas" w:cs="Times New Roman"/>
          <w:sz w:val="21"/>
          <w:szCs w:val="21"/>
        </w:rPr>
        <w:t>,</w:t>
      </w:r>
    </w:p>
    <w:p w14:paraId="3C2678D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x"00c8"</w:t>
      </w:r>
      <w:r w:rsidRPr="00670347">
        <w:rPr>
          <w:rFonts w:ascii="Consolas" w:hAnsi="Consolas" w:cs="Times New Roman"/>
          <w:sz w:val="21"/>
          <w:szCs w:val="21"/>
        </w:rPr>
        <w:t>,</w:t>
      </w:r>
    </w:p>
    <w:p w14:paraId="2AF6827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x"00c9"</w:t>
      </w:r>
      <w:r w:rsidRPr="00670347">
        <w:rPr>
          <w:rFonts w:ascii="Consolas" w:hAnsi="Consolas" w:cs="Times New Roman"/>
          <w:sz w:val="21"/>
          <w:szCs w:val="21"/>
        </w:rPr>
        <w:t>,</w:t>
      </w:r>
    </w:p>
    <w:p w14:paraId="4DF79EB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x"00ca"</w:t>
      </w:r>
      <w:r w:rsidRPr="00670347">
        <w:rPr>
          <w:rFonts w:ascii="Consolas" w:hAnsi="Consolas" w:cs="Times New Roman"/>
          <w:sz w:val="21"/>
          <w:szCs w:val="21"/>
        </w:rPr>
        <w:t>,</w:t>
      </w:r>
    </w:p>
    <w:p w14:paraId="2F91A98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x"00cb"</w:t>
      </w:r>
      <w:r w:rsidRPr="00670347">
        <w:rPr>
          <w:rFonts w:ascii="Consolas" w:hAnsi="Consolas" w:cs="Times New Roman"/>
          <w:sz w:val="21"/>
          <w:szCs w:val="21"/>
        </w:rPr>
        <w:t>,</w:t>
      </w:r>
    </w:p>
    <w:p w14:paraId="0220827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x"00cc"</w:t>
      </w:r>
      <w:r w:rsidRPr="00670347">
        <w:rPr>
          <w:rFonts w:ascii="Consolas" w:hAnsi="Consolas" w:cs="Times New Roman"/>
          <w:sz w:val="21"/>
          <w:szCs w:val="21"/>
        </w:rPr>
        <w:t>,</w:t>
      </w:r>
    </w:p>
    <w:p w14:paraId="343A0FC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x"00cd"</w:t>
      </w:r>
      <w:r w:rsidRPr="00670347">
        <w:rPr>
          <w:rFonts w:ascii="Consolas" w:hAnsi="Consolas" w:cs="Times New Roman"/>
          <w:sz w:val="21"/>
          <w:szCs w:val="21"/>
        </w:rPr>
        <w:t>,</w:t>
      </w:r>
    </w:p>
    <w:p w14:paraId="327D465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x"00ce"</w:t>
      </w:r>
      <w:r w:rsidRPr="00670347">
        <w:rPr>
          <w:rFonts w:ascii="Consolas" w:hAnsi="Consolas" w:cs="Times New Roman"/>
          <w:sz w:val="21"/>
          <w:szCs w:val="21"/>
        </w:rPr>
        <w:t>,</w:t>
      </w:r>
    </w:p>
    <w:p w14:paraId="0B00C67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x"00cf"</w:t>
      </w:r>
      <w:r w:rsidRPr="00670347">
        <w:rPr>
          <w:rFonts w:ascii="Consolas" w:hAnsi="Consolas" w:cs="Times New Roman"/>
          <w:sz w:val="21"/>
          <w:szCs w:val="21"/>
        </w:rPr>
        <w:t>,</w:t>
      </w:r>
    </w:p>
    <w:p w14:paraId="37CB4A1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x"00d0"</w:t>
      </w:r>
      <w:r w:rsidRPr="00670347">
        <w:rPr>
          <w:rFonts w:ascii="Consolas" w:hAnsi="Consolas" w:cs="Times New Roman"/>
          <w:sz w:val="21"/>
          <w:szCs w:val="21"/>
        </w:rPr>
        <w:t>,</w:t>
      </w:r>
    </w:p>
    <w:p w14:paraId="0CE5C29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x"00d1"</w:t>
      </w:r>
      <w:r w:rsidRPr="00670347">
        <w:rPr>
          <w:rFonts w:ascii="Consolas" w:hAnsi="Consolas" w:cs="Times New Roman"/>
          <w:sz w:val="21"/>
          <w:szCs w:val="21"/>
        </w:rPr>
        <w:t>,</w:t>
      </w:r>
    </w:p>
    <w:p w14:paraId="65673F8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x"00d2"</w:t>
      </w:r>
      <w:r w:rsidRPr="00670347">
        <w:rPr>
          <w:rFonts w:ascii="Consolas" w:hAnsi="Consolas" w:cs="Times New Roman"/>
          <w:sz w:val="21"/>
          <w:szCs w:val="21"/>
        </w:rPr>
        <w:t>,</w:t>
      </w:r>
    </w:p>
    <w:p w14:paraId="44FDC12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x"00d3"</w:t>
      </w:r>
      <w:r w:rsidRPr="00670347">
        <w:rPr>
          <w:rFonts w:ascii="Consolas" w:hAnsi="Consolas" w:cs="Times New Roman"/>
          <w:sz w:val="21"/>
          <w:szCs w:val="21"/>
        </w:rPr>
        <w:t>,</w:t>
      </w:r>
    </w:p>
    <w:p w14:paraId="55E74F6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x"00d4"</w:t>
      </w:r>
      <w:r w:rsidRPr="00670347">
        <w:rPr>
          <w:rFonts w:ascii="Consolas" w:hAnsi="Consolas" w:cs="Times New Roman"/>
          <w:sz w:val="21"/>
          <w:szCs w:val="21"/>
        </w:rPr>
        <w:t>,</w:t>
      </w:r>
    </w:p>
    <w:p w14:paraId="25DE0DA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x"00d5"</w:t>
      </w:r>
      <w:r w:rsidRPr="00670347">
        <w:rPr>
          <w:rFonts w:ascii="Consolas" w:hAnsi="Consolas" w:cs="Times New Roman"/>
          <w:sz w:val="21"/>
          <w:szCs w:val="21"/>
        </w:rPr>
        <w:t>,</w:t>
      </w:r>
    </w:p>
    <w:p w14:paraId="52BE23A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x"00d6"</w:t>
      </w:r>
      <w:r w:rsidRPr="00670347">
        <w:rPr>
          <w:rFonts w:ascii="Consolas" w:hAnsi="Consolas" w:cs="Times New Roman"/>
          <w:sz w:val="21"/>
          <w:szCs w:val="21"/>
        </w:rPr>
        <w:t>,</w:t>
      </w:r>
    </w:p>
    <w:p w14:paraId="636A4D5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x"00d7"</w:t>
      </w:r>
      <w:r w:rsidRPr="00670347">
        <w:rPr>
          <w:rFonts w:ascii="Consolas" w:hAnsi="Consolas" w:cs="Times New Roman"/>
          <w:sz w:val="21"/>
          <w:szCs w:val="21"/>
        </w:rPr>
        <w:t>,</w:t>
      </w:r>
    </w:p>
    <w:p w14:paraId="002567E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x"00d8"</w:t>
      </w:r>
      <w:r w:rsidRPr="00670347">
        <w:rPr>
          <w:rFonts w:ascii="Consolas" w:hAnsi="Consolas" w:cs="Times New Roman"/>
          <w:sz w:val="21"/>
          <w:szCs w:val="21"/>
        </w:rPr>
        <w:t>,</w:t>
      </w:r>
    </w:p>
    <w:p w14:paraId="3610FC3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x"00d9"</w:t>
      </w:r>
      <w:r w:rsidRPr="00670347">
        <w:rPr>
          <w:rFonts w:ascii="Consolas" w:hAnsi="Consolas" w:cs="Times New Roman"/>
          <w:sz w:val="21"/>
          <w:szCs w:val="21"/>
        </w:rPr>
        <w:t>,</w:t>
      </w:r>
    </w:p>
    <w:p w14:paraId="44A7986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x"00da"</w:t>
      </w:r>
      <w:r w:rsidRPr="00670347">
        <w:rPr>
          <w:rFonts w:ascii="Consolas" w:hAnsi="Consolas" w:cs="Times New Roman"/>
          <w:sz w:val="21"/>
          <w:szCs w:val="21"/>
        </w:rPr>
        <w:t>,</w:t>
      </w:r>
    </w:p>
    <w:p w14:paraId="6C8E7CE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lastRenderedPageBreak/>
        <w:t xml:space="preserve">    </w:t>
      </w:r>
      <w:r w:rsidRPr="00670347">
        <w:rPr>
          <w:rFonts w:ascii="Consolas" w:hAnsi="Consolas" w:cs="Times New Roman"/>
          <w:color w:val="098658"/>
          <w:sz w:val="21"/>
          <w:szCs w:val="21"/>
        </w:rPr>
        <w:t>x"00db"</w:t>
      </w:r>
      <w:r w:rsidRPr="00670347">
        <w:rPr>
          <w:rFonts w:ascii="Consolas" w:hAnsi="Consolas" w:cs="Times New Roman"/>
          <w:sz w:val="21"/>
          <w:szCs w:val="21"/>
        </w:rPr>
        <w:t>,</w:t>
      </w:r>
    </w:p>
    <w:p w14:paraId="315ADA2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x"00dc"</w:t>
      </w:r>
      <w:r w:rsidRPr="00670347">
        <w:rPr>
          <w:rFonts w:ascii="Consolas" w:hAnsi="Consolas" w:cs="Times New Roman"/>
          <w:sz w:val="21"/>
          <w:szCs w:val="21"/>
        </w:rPr>
        <w:t>,</w:t>
      </w:r>
    </w:p>
    <w:p w14:paraId="056FC60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x"00dd"</w:t>
      </w:r>
      <w:r w:rsidRPr="00670347">
        <w:rPr>
          <w:rFonts w:ascii="Consolas" w:hAnsi="Consolas" w:cs="Times New Roman"/>
          <w:sz w:val="21"/>
          <w:szCs w:val="21"/>
        </w:rPr>
        <w:t>,</w:t>
      </w:r>
    </w:p>
    <w:p w14:paraId="2C0D262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x"00de"</w:t>
      </w:r>
      <w:r w:rsidRPr="00670347">
        <w:rPr>
          <w:rFonts w:ascii="Consolas" w:hAnsi="Consolas" w:cs="Times New Roman"/>
          <w:sz w:val="21"/>
          <w:szCs w:val="21"/>
        </w:rPr>
        <w:t>,</w:t>
      </w:r>
    </w:p>
    <w:p w14:paraId="0F7C982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x"00df"</w:t>
      </w:r>
      <w:r w:rsidRPr="00670347">
        <w:rPr>
          <w:rFonts w:ascii="Consolas" w:hAnsi="Consolas" w:cs="Times New Roman"/>
          <w:sz w:val="21"/>
          <w:szCs w:val="21"/>
        </w:rPr>
        <w:t>,</w:t>
      </w:r>
    </w:p>
    <w:p w14:paraId="39E6EE8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x"00e0"</w:t>
      </w:r>
      <w:r w:rsidRPr="00670347">
        <w:rPr>
          <w:rFonts w:ascii="Consolas" w:hAnsi="Consolas" w:cs="Times New Roman"/>
          <w:sz w:val="21"/>
          <w:szCs w:val="21"/>
        </w:rPr>
        <w:t>,</w:t>
      </w:r>
    </w:p>
    <w:p w14:paraId="6B59BEB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x"00e1"</w:t>
      </w:r>
      <w:r w:rsidRPr="00670347">
        <w:rPr>
          <w:rFonts w:ascii="Consolas" w:hAnsi="Consolas" w:cs="Times New Roman"/>
          <w:sz w:val="21"/>
          <w:szCs w:val="21"/>
        </w:rPr>
        <w:t>,</w:t>
      </w:r>
    </w:p>
    <w:p w14:paraId="6CF6F84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x"00e2"</w:t>
      </w:r>
      <w:r w:rsidRPr="00670347">
        <w:rPr>
          <w:rFonts w:ascii="Consolas" w:hAnsi="Consolas" w:cs="Times New Roman"/>
          <w:sz w:val="21"/>
          <w:szCs w:val="21"/>
        </w:rPr>
        <w:t>,</w:t>
      </w:r>
    </w:p>
    <w:p w14:paraId="599FAEC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x"00e3"</w:t>
      </w:r>
      <w:r w:rsidRPr="00670347">
        <w:rPr>
          <w:rFonts w:ascii="Consolas" w:hAnsi="Consolas" w:cs="Times New Roman"/>
          <w:sz w:val="21"/>
          <w:szCs w:val="21"/>
        </w:rPr>
        <w:t>,</w:t>
      </w:r>
    </w:p>
    <w:p w14:paraId="5E020E2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x"00e4"</w:t>
      </w:r>
      <w:r w:rsidRPr="00670347">
        <w:rPr>
          <w:rFonts w:ascii="Consolas" w:hAnsi="Consolas" w:cs="Times New Roman"/>
          <w:sz w:val="21"/>
          <w:szCs w:val="21"/>
        </w:rPr>
        <w:t>,</w:t>
      </w:r>
    </w:p>
    <w:p w14:paraId="0FE57E3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x"00e5"</w:t>
      </w:r>
      <w:r w:rsidRPr="00670347">
        <w:rPr>
          <w:rFonts w:ascii="Consolas" w:hAnsi="Consolas" w:cs="Times New Roman"/>
          <w:sz w:val="21"/>
          <w:szCs w:val="21"/>
        </w:rPr>
        <w:t>,</w:t>
      </w:r>
    </w:p>
    <w:p w14:paraId="722765C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x"00e6"</w:t>
      </w:r>
      <w:r w:rsidRPr="00670347">
        <w:rPr>
          <w:rFonts w:ascii="Consolas" w:hAnsi="Consolas" w:cs="Times New Roman"/>
          <w:sz w:val="21"/>
          <w:szCs w:val="21"/>
        </w:rPr>
        <w:t>,</w:t>
      </w:r>
    </w:p>
    <w:p w14:paraId="6C78A22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x"00e7"</w:t>
      </w:r>
      <w:r w:rsidRPr="00670347">
        <w:rPr>
          <w:rFonts w:ascii="Consolas" w:hAnsi="Consolas" w:cs="Times New Roman"/>
          <w:sz w:val="21"/>
          <w:szCs w:val="21"/>
        </w:rPr>
        <w:t>,</w:t>
      </w:r>
    </w:p>
    <w:p w14:paraId="6AF11BE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x"00e8"</w:t>
      </w:r>
      <w:r w:rsidRPr="00670347">
        <w:rPr>
          <w:rFonts w:ascii="Consolas" w:hAnsi="Consolas" w:cs="Times New Roman"/>
          <w:sz w:val="21"/>
          <w:szCs w:val="21"/>
        </w:rPr>
        <w:t>,</w:t>
      </w:r>
    </w:p>
    <w:p w14:paraId="3EC8BBF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x"00e9"</w:t>
      </w:r>
      <w:r w:rsidRPr="00670347">
        <w:rPr>
          <w:rFonts w:ascii="Consolas" w:hAnsi="Consolas" w:cs="Times New Roman"/>
          <w:sz w:val="21"/>
          <w:szCs w:val="21"/>
        </w:rPr>
        <w:t>,</w:t>
      </w:r>
    </w:p>
    <w:p w14:paraId="35DF07F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x"00ea"</w:t>
      </w:r>
      <w:r w:rsidRPr="00670347">
        <w:rPr>
          <w:rFonts w:ascii="Consolas" w:hAnsi="Consolas" w:cs="Times New Roman"/>
          <w:sz w:val="21"/>
          <w:szCs w:val="21"/>
        </w:rPr>
        <w:t>,</w:t>
      </w:r>
    </w:p>
    <w:p w14:paraId="4841221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x"00eb"</w:t>
      </w:r>
      <w:r w:rsidRPr="00670347">
        <w:rPr>
          <w:rFonts w:ascii="Consolas" w:hAnsi="Consolas" w:cs="Times New Roman"/>
          <w:sz w:val="21"/>
          <w:szCs w:val="21"/>
        </w:rPr>
        <w:t>,</w:t>
      </w:r>
    </w:p>
    <w:p w14:paraId="05C4946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x"00ec"</w:t>
      </w:r>
      <w:r w:rsidRPr="00670347">
        <w:rPr>
          <w:rFonts w:ascii="Consolas" w:hAnsi="Consolas" w:cs="Times New Roman"/>
          <w:sz w:val="21"/>
          <w:szCs w:val="21"/>
        </w:rPr>
        <w:t>,</w:t>
      </w:r>
    </w:p>
    <w:p w14:paraId="617E366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x"00ed"</w:t>
      </w:r>
      <w:r w:rsidRPr="00670347">
        <w:rPr>
          <w:rFonts w:ascii="Consolas" w:hAnsi="Consolas" w:cs="Times New Roman"/>
          <w:sz w:val="21"/>
          <w:szCs w:val="21"/>
        </w:rPr>
        <w:t>,</w:t>
      </w:r>
    </w:p>
    <w:p w14:paraId="41F987A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x"00ee"</w:t>
      </w:r>
      <w:r w:rsidRPr="00670347">
        <w:rPr>
          <w:rFonts w:ascii="Consolas" w:hAnsi="Consolas" w:cs="Times New Roman"/>
          <w:sz w:val="21"/>
          <w:szCs w:val="21"/>
        </w:rPr>
        <w:t>,</w:t>
      </w:r>
    </w:p>
    <w:p w14:paraId="1CD5C5A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x"00ef"</w:t>
      </w:r>
      <w:r w:rsidRPr="00670347">
        <w:rPr>
          <w:rFonts w:ascii="Consolas" w:hAnsi="Consolas" w:cs="Times New Roman"/>
          <w:sz w:val="21"/>
          <w:szCs w:val="21"/>
        </w:rPr>
        <w:t>,</w:t>
      </w:r>
    </w:p>
    <w:p w14:paraId="500D0D3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x"00f0"</w:t>
      </w:r>
      <w:r w:rsidRPr="00670347">
        <w:rPr>
          <w:rFonts w:ascii="Consolas" w:hAnsi="Consolas" w:cs="Times New Roman"/>
          <w:sz w:val="21"/>
          <w:szCs w:val="21"/>
        </w:rPr>
        <w:t>,</w:t>
      </w:r>
    </w:p>
    <w:p w14:paraId="1FC08D2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x"00f1"</w:t>
      </w:r>
      <w:r w:rsidRPr="00670347">
        <w:rPr>
          <w:rFonts w:ascii="Consolas" w:hAnsi="Consolas" w:cs="Times New Roman"/>
          <w:sz w:val="21"/>
          <w:szCs w:val="21"/>
        </w:rPr>
        <w:t>,</w:t>
      </w:r>
    </w:p>
    <w:p w14:paraId="38F42EB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x"00f2"</w:t>
      </w:r>
      <w:r w:rsidRPr="00670347">
        <w:rPr>
          <w:rFonts w:ascii="Consolas" w:hAnsi="Consolas" w:cs="Times New Roman"/>
          <w:sz w:val="21"/>
          <w:szCs w:val="21"/>
        </w:rPr>
        <w:t>,</w:t>
      </w:r>
    </w:p>
    <w:p w14:paraId="0AB2087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x"00f3"</w:t>
      </w:r>
      <w:r w:rsidRPr="00670347">
        <w:rPr>
          <w:rFonts w:ascii="Consolas" w:hAnsi="Consolas" w:cs="Times New Roman"/>
          <w:sz w:val="21"/>
          <w:szCs w:val="21"/>
        </w:rPr>
        <w:t>,</w:t>
      </w:r>
    </w:p>
    <w:p w14:paraId="6AFC789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x"00f4"</w:t>
      </w:r>
      <w:r w:rsidRPr="00670347">
        <w:rPr>
          <w:rFonts w:ascii="Consolas" w:hAnsi="Consolas" w:cs="Times New Roman"/>
          <w:sz w:val="21"/>
          <w:szCs w:val="21"/>
        </w:rPr>
        <w:t>,</w:t>
      </w:r>
    </w:p>
    <w:p w14:paraId="72AB99F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x"00f5"</w:t>
      </w:r>
      <w:r w:rsidRPr="00670347">
        <w:rPr>
          <w:rFonts w:ascii="Consolas" w:hAnsi="Consolas" w:cs="Times New Roman"/>
          <w:sz w:val="21"/>
          <w:szCs w:val="21"/>
        </w:rPr>
        <w:t>,</w:t>
      </w:r>
    </w:p>
    <w:p w14:paraId="3C3D7EE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x"00f6"</w:t>
      </w:r>
      <w:r w:rsidRPr="00670347">
        <w:rPr>
          <w:rFonts w:ascii="Consolas" w:hAnsi="Consolas" w:cs="Times New Roman"/>
          <w:sz w:val="21"/>
          <w:szCs w:val="21"/>
        </w:rPr>
        <w:t>,</w:t>
      </w:r>
    </w:p>
    <w:p w14:paraId="1E3A415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x"00f7"</w:t>
      </w:r>
      <w:r w:rsidRPr="00670347">
        <w:rPr>
          <w:rFonts w:ascii="Consolas" w:hAnsi="Consolas" w:cs="Times New Roman"/>
          <w:sz w:val="21"/>
          <w:szCs w:val="21"/>
        </w:rPr>
        <w:t>,</w:t>
      </w:r>
    </w:p>
    <w:p w14:paraId="3BEA06F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x"00f8"</w:t>
      </w:r>
      <w:r w:rsidRPr="00670347">
        <w:rPr>
          <w:rFonts w:ascii="Consolas" w:hAnsi="Consolas" w:cs="Times New Roman"/>
          <w:sz w:val="21"/>
          <w:szCs w:val="21"/>
        </w:rPr>
        <w:t>,</w:t>
      </w:r>
    </w:p>
    <w:p w14:paraId="1C191EF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x"00f9"</w:t>
      </w:r>
      <w:r w:rsidRPr="00670347">
        <w:rPr>
          <w:rFonts w:ascii="Consolas" w:hAnsi="Consolas" w:cs="Times New Roman"/>
          <w:sz w:val="21"/>
          <w:szCs w:val="21"/>
        </w:rPr>
        <w:t>,</w:t>
      </w:r>
    </w:p>
    <w:p w14:paraId="0AC50A2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x"00fa"</w:t>
      </w:r>
      <w:r w:rsidRPr="00670347">
        <w:rPr>
          <w:rFonts w:ascii="Consolas" w:hAnsi="Consolas" w:cs="Times New Roman"/>
          <w:sz w:val="21"/>
          <w:szCs w:val="21"/>
        </w:rPr>
        <w:t>,</w:t>
      </w:r>
    </w:p>
    <w:p w14:paraId="442229C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x"00fb"</w:t>
      </w:r>
      <w:r w:rsidRPr="00670347">
        <w:rPr>
          <w:rFonts w:ascii="Consolas" w:hAnsi="Consolas" w:cs="Times New Roman"/>
          <w:sz w:val="21"/>
          <w:szCs w:val="21"/>
        </w:rPr>
        <w:t>,</w:t>
      </w:r>
    </w:p>
    <w:p w14:paraId="6DAA251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x"00fc"</w:t>
      </w:r>
      <w:r w:rsidRPr="00670347">
        <w:rPr>
          <w:rFonts w:ascii="Consolas" w:hAnsi="Consolas" w:cs="Times New Roman"/>
          <w:sz w:val="21"/>
          <w:szCs w:val="21"/>
        </w:rPr>
        <w:t>,</w:t>
      </w:r>
    </w:p>
    <w:p w14:paraId="335EB79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x"00fd"</w:t>
      </w:r>
      <w:r w:rsidRPr="00670347">
        <w:rPr>
          <w:rFonts w:ascii="Consolas" w:hAnsi="Consolas" w:cs="Times New Roman"/>
          <w:sz w:val="21"/>
          <w:szCs w:val="21"/>
        </w:rPr>
        <w:t>,</w:t>
      </w:r>
    </w:p>
    <w:p w14:paraId="53B688B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98658"/>
          <w:sz w:val="21"/>
          <w:szCs w:val="21"/>
        </w:rPr>
        <w:t>x"00fe"</w:t>
      </w:r>
    </w:p>
    <w:p w14:paraId="1CA7419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8000"/>
          <w:sz w:val="21"/>
          <w:szCs w:val="21"/>
        </w:rPr>
        <w:t>--ffx"060F",</w:t>
      </w:r>
    </w:p>
    <w:p w14:paraId="578C6D1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8000"/>
          <w:sz w:val="21"/>
          <w:szCs w:val="21"/>
        </w:rPr>
        <w:t>--100x"060F"</w:t>
      </w:r>
    </w:p>
    <w:p w14:paraId="4142C5E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39AF1CF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p>
    <w:p w14:paraId="0DF7E93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begin</w:t>
      </w:r>
    </w:p>
    <w:p w14:paraId="7ABB55AC" w14:textId="77777777" w:rsidR="00670347" w:rsidRPr="00670347" w:rsidRDefault="00670347" w:rsidP="00670347">
      <w:pPr>
        <w:shd w:val="clear" w:color="auto" w:fill="FFFFFF"/>
        <w:spacing w:after="240" w:line="285" w:lineRule="atLeast"/>
        <w:rPr>
          <w:rFonts w:ascii="Consolas" w:hAnsi="Consolas" w:cs="Times New Roman"/>
          <w:sz w:val="21"/>
          <w:szCs w:val="21"/>
        </w:rPr>
      </w:pPr>
    </w:p>
    <w:p w14:paraId="7FD28E2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process</w:t>
      </w:r>
      <w:r w:rsidRPr="00670347">
        <w:rPr>
          <w:rFonts w:ascii="Consolas" w:hAnsi="Consolas" w:cs="Times New Roman"/>
          <w:sz w:val="21"/>
          <w:szCs w:val="21"/>
        </w:rPr>
        <w:t>(clk)</w:t>
      </w:r>
    </w:p>
    <w:p w14:paraId="4BA3A8D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begin</w:t>
      </w:r>
    </w:p>
    <w:p w14:paraId="6091D92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lastRenderedPageBreak/>
        <w:t xml:space="preserve">-- Write and read on the falling edge. </w:t>
      </w:r>
    </w:p>
    <w:p w14:paraId="5644E08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if</w:t>
      </w:r>
      <w:r w:rsidRPr="00670347">
        <w:rPr>
          <w:rFonts w:ascii="Consolas" w:hAnsi="Consolas" w:cs="Times New Roman"/>
          <w:sz w:val="21"/>
          <w:szCs w:val="21"/>
        </w:rPr>
        <w:t xml:space="preserve"> (MemRead = </w:t>
      </w:r>
      <w:r w:rsidRPr="00670347">
        <w:rPr>
          <w:rFonts w:ascii="Consolas" w:hAnsi="Consolas" w:cs="Times New Roman"/>
          <w:color w:val="098658"/>
          <w:sz w:val="21"/>
          <w:szCs w:val="21"/>
        </w:rPr>
        <w:t>'1'</w:t>
      </w:r>
      <w:r w:rsidRPr="00670347">
        <w:rPr>
          <w:rFonts w:ascii="Consolas" w:hAnsi="Consolas" w:cs="Times New Roman"/>
          <w:sz w:val="21"/>
          <w:szCs w:val="21"/>
        </w:rPr>
        <w:t xml:space="preserve">) </w:t>
      </w:r>
      <w:r w:rsidRPr="00670347">
        <w:rPr>
          <w:rFonts w:ascii="Consolas" w:hAnsi="Consolas" w:cs="Times New Roman"/>
          <w:color w:val="0000FF"/>
          <w:sz w:val="21"/>
          <w:szCs w:val="21"/>
        </w:rPr>
        <w:t>then</w:t>
      </w:r>
    </w:p>
    <w:p w14:paraId="2B672ED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ReadData &lt;= LongAssMemorySignal(to_integer(</w:t>
      </w:r>
      <w:proofErr w:type="gramStart"/>
      <w:r w:rsidRPr="00670347">
        <w:rPr>
          <w:rFonts w:ascii="Consolas" w:hAnsi="Consolas" w:cs="Times New Roman"/>
          <w:sz w:val="21"/>
          <w:szCs w:val="21"/>
        </w:rPr>
        <w:t>unsigned(</w:t>
      </w:r>
      <w:proofErr w:type="gramEnd"/>
      <w:r w:rsidRPr="00670347">
        <w:rPr>
          <w:rFonts w:ascii="Consolas" w:hAnsi="Consolas" w:cs="Times New Roman"/>
          <w:sz w:val="21"/>
          <w:szCs w:val="21"/>
        </w:rPr>
        <w:t>ALUResult)));</w:t>
      </w:r>
    </w:p>
    <w:p w14:paraId="307D52CA" w14:textId="77777777" w:rsidR="00670347" w:rsidRPr="00670347" w:rsidRDefault="00670347" w:rsidP="00670347">
      <w:pPr>
        <w:shd w:val="clear" w:color="auto" w:fill="FFFFFF"/>
        <w:spacing w:line="285" w:lineRule="atLeast"/>
        <w:rPr>
          <w:rFonts w:ascii="Consolas" w:hAnsi="Consolas" w:cs="Times New Roman"/>
          <w:sz w:val="21"/>
          <w:szCs w:val="21"/>
        </w:rPr>
      </w:pPr>
    </w:p>
    <w:p w14:paraId="52DDD0F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elsif</w:t>
      </w:r>
      <w:r w:rsidRPr="00670347">
        <w:rPr>
          <w:rFonts w:ascii="Consolas" w:hAnsi="Consolas" w:cs="Times New Roman"/>
          <w:sz w:val="21"/>
          <w:szCs w:val="21"/>
        </w:rPr>
        <w:t xml:space="preserve"> (MemWrite = </w:t>
      </w:r>
      <w:r w:rsidRPr="00670347">
        <w:rPr>
          <w:rFonts w:ascii="Consolas" w:hAnsi="Consolas" w:cs="Times New Roman"/>
          <w:color w:val="098658"/>
          <w:sz w:val="21"/>
          <w:szCs w:val="21"/>
        </w:rPr>
        <w:t>'1'</w:t>
      </w:r>
      <w:r w:rsidRPr="00670347">
        <w:rPr>
          <w:rFonts w:ascii="Consolas" w:hAnsi="Consolas" w:cs="Times New Roman"/>
          <w:sz w:val="21"/>
          <w:szCs w:val="21"/>
        </w:rPr>
        <w:t xml:space="preserve"> </w:t>
      </w:r>
      <w:r w:rsidRPr="00670347">
        <w:rPr>
          <w:rFonts w:ascii="Consolas" w:hAnsi="Consolas" w:cs="Times New Roman"/>
          <w:color w:val="0000FF"/>
          <w:sz w:val="21"/>
          <w:szCs w:val="21"/>
        </w:rPr>
        <w:t>and</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Rising</w:t>
      </w:r>
      <w:proofErr w:type="gramEnd"/>
      <w:r w:rsidRPr="00670347">
        <w:rPr>
          <w:rFonts w:ascii="Consolas" w:hAnsi="Consolas" w:cs="Times New Roman"/>
          <w:sz w:val="21"/>
          <w:szCs w:val="21"/>
        </w:rPr>
        <w:t xml:space="preserve">_edge(clk)) </w:t>
      </w:r>
      <w:r w:rsidRPr="00670347">
        <w:rPr>
          <w:rFonts w:ascii="Consolas" w:hAnsi="Consolas" w:cs="Times New Roman"/>
          <w:color w:val="0000FF"/>
          <w:sz w:val="21"/>
          <w:szCs w:val="21"/>
        </w:rPr>
        <w:t>then</w:t>
      </w:r>
    </w:p>
    <w:p w14:paraId="22A5AB4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LongAssMemorySignal(to_integer(</w:t>
      </w:r>
      <w:proofErr w:type="gramStart"/>
      <w:r w:rsidRPr="00670347">
        <w:rPr>
          <w:rFonts w:ascii="Consolas" w:hAnsi="Consolas" w:cs="Times New Roman"/>
          <w:sz w:val="21"/>
          <w:szCs w:val="21"/>
        </w:rPr>
        <w:t>unsigned(</w:t>
      </w:r>
      <w:proofErr w:type="gramEnd"/>
      <w:r w:rsidRPr="00670347">
        <w:rPr>
          <w:rFonts w:ascii="Consolas" w:hAnsi="Consolas" w:cs="Times New Roman"/>
          <w:sz w:val="21"/>
          <w:szCs w:val="21"/>
        </w:rPr>
        <w:t>WriteData))) &lt;= ALUResult;</w:t>
      </w:r>
    </w:p>
    <w:p w14:paraId="48A8BB0D" w14:textId="77777777" w:rsidR="00670347" w:rsidRPr="00670347" w:rsidRDefault="00670347" w:rsidP="00670347">
      <w:pPr>
        <w:shd w:val="clear" w:color="auto" w:fill="FFFFFF"/>
        <w:spacing w:line="285" w:lineRule="atLeast"/>
        <w:rPr>
          <w:rFonts w:ascii="Consolas" w:hAnsi="Consolas" w:cs="Times New Roman"/>
          <w:sz w:val="21"/>
          <w:szCs w:val="21"/>
        </w:rPr>
      </w:pPr>
    </w:p>
    <w:p w14:paraId="0C1CD00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else</w:t>
      </w:r>
      <w:r w:rsidRPr="00670347">
        <w:rPr>
          <w:rFonts w:ascii="Consolas" w:hAnsi="Consolas" w:cs="Times New Roman"/>
          <w:sz w:val="21"/>
          <w:szCs w:val="21"/>
        </w:rPr>
        <w:t xml:space="preserve"> </w:t>
      </w:r>
      <w:r w:rsidRPr="00670347">
        <w:rPr>
          <w:rFonts w:ascii="Consolas" w:hAnsi="Consolas" w:cs="Times New Roman"/>
          <w:color w:val="008000"/>
          <w:sz w:val="21"/>
          <w:szCs w:val="21"/>
        </w:rPr>
        <w:t>--?</w:t>
      </w:r>
    </w:p>
    <w:p w14:paraId="486511A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8000"/>
          <w:sz w:val="21"/>
          <w:szCs w:val="21"/>
        </w:rPr>
        <w:t>--ReadData &lt;= x"0001";</w:t>
      </w:r>
    </w:p>
    <w:p w14:paraId="68640D1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end</w:t>
      </w:r>
      <w:r w:rsidRPr="00670347">
        <w:rPr>
          <w:rFonts w:ascii="Consolas" w:hAnsi="Consolas" w:cs="Times New Roman"/>
          <w:sz w:val="21"/>
          <w:szCs w:val="21"/>
        </w:rPr>
        <w:t xml:space="preserve"> </w:t>
      </w:r>
      <w:r w:rsidRPr="00670347">
        <w:rPr>
          <w:rFonts w:ascii="Consolas" w:hAnsi="Consolas" w:cs="Times New Roman"/>
          <w:color w:val="0000FF"/>
          <w:sz w:val="21"/>
          <w:szCs w:val="21"/>
        </w:rPr>
        <w:t>if</w:t>
      </w:r>
      <w:r w:rsidRPr="00670347">
        <w:rPr>
          <w:rFonts w:ascii="Consolas" w:hAnsi="Consolas" w:cs="Times New Roman"/>
          <w:sz w:val="21"/>
          <w:szCs w:val="21"/>
        </w:rPr>
        <w:t>;</w:t>
      </w:r>
    </w:p>
    <w:p w14:paraId="6156ECC4" w14:textId="77777777" w:rsidR="00670347" w:rsidRPr="00670347" w:rsidRDefault="00670347" w:rsidP="00670347">
      <w:pPr>
        <w:shd w:val="clear" w:color="auto" w:fill="FFFFFF"/>
        <w:spacing w:after="240" w:line="285" w:lineRule="atLeast"/>
        <w:rPr>
          <w:rFonts w:ascii="Consolas" w:hAnsi="Consolas" w:cs="Times New Roman"/>
          <w:sz w:val="21"/>
          <w:szCs w:val="21"/>
        </w:rPr>
      </w:pPr>
    </w:p>
    <w:p w14:paraId="5EC60AF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end</w:t>
      </w:r>
      <w:r w:rsidRPr="00670347">
        <w:rPr>
          <w:rFonts w:ascii="Consolas" w:hAnsi="Consolas" w:cs="Times New Roman"/>
          <w:sz w:val="21"/>
          <w:szCs w:val="21"/>
        </w:rPr>
        <w:t xml:space="preserve"> </w:t>
      </w:r>
      <w:r w:rsidRPr="00670347">
        <w:rPr>
          <w:rFonts w:ascii="Consolas" w:hAnsi="Consolas" w:cs="Times New Roman"/>
          <w:color w:val="0000FF"/>
          <w:sz w:val="21"/>
          <w:szCs w:val="21"/>
        </w:rPr>
        <w:t>process</w:t>
      </w:r>
      <w:r w:rsidRPr="00670347">
        <w:rPr>
          <w:rFonts w:ascii="Consolas" w:hAnsi="Consolas" w:cs="Times New Roman"/>
          <w:sz w:val="21"/>
          <w:szCs w:val="21"/>
        </w:rPr>
        <w:t>;</w:t>
      </w:r>
    </w:p>
    <w:p w14:paraId="6EA0B2C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end</w:t>
      </w:r>
      <w:r w:rsidRPr="00670347">
        <w:rPr>
          <w:rFonts w:ascii="Consolas" w:hAnsi="Consolas" w:cs="Times New Roman"/>
          <w:sz w:val="21"/>
          <w:szCs w:val="21"/>
        </w:rPr>
        <w:t xml:space="preserve"> Behavioral;</w:t>
      </w:r>
    </w:p>
    <w:p w14:paraId="25F7437A" w14:textId="77777777" w:rsidR="00670347" w:rsidRPr="00670347" w:rsidRDefault="00670347" w:rsidP="00670347">
      <w:pPr>
        <w:shd w:val="clear" w:color="auto" w:fill="FFFFFF"/>
        <w:spacing w:line="285" w:lineRule="atLeast"/>
        <w:rPr>
          <w:rFonts w:ascii="Consolas" w:hAnsi="Consolas" w:cs="Times New Roman"/>
          <w:sz w:val="21"/>
          <w:szCs w:val="21"/>
        </w:rPr>
      </w:pPr>
    </w:p>
    <w:p w14:paraId="469A8A7C" w14:textId="77777777" w:rsidR="00FB6EDA" w:rsidRPr="00FB6EDA" w:rsidRDefault="00FB6EDA" w:rsidP="00AE0599"/>
    <w:p w14:paraId="44F6B8C4" w14:textId="1E5D1D24" w:rsidR="00FB6EDA" w:rsidRDefault="00FB6EDA" w:rsidP="00645BF1"/>
    <w:p w14:paraId="7533A898" w14:textId="5275A4C5" w:rsidR="00FB6EDA" w:rsidRDefault="00FB6EDA" w:rsidP="00645BF1"/>
    <w:p w14:paraId="46711D17" w14:textId="7C75C66E" w:rsidR="00FB6EDA" w:rsidRDefault="00FB6EDA" w:rsidP="00645BF1"/>
    <w:p w14:paraId="4D4A6A50" w14:textId="3ADD5EBF" w:rsidR="00FB6EDA" w:rsidRDefault="00FB6EDA" w:rsidP="00645BF1"/>
    <w:p w14:paraId="59889D80" w14:textId="690F28B7" w:rsidR="00FB6EDA" w:rsidRDefault="00FB6EDA" w:rsidP="00645BF1"/>
    <w:p w14:paraId="0599DFEE" w14:textId="7B307311" w:rsidR="00FB6EDA" w:rsidRDefault="00FB6EDA" w:rsidP="00645BF1"/>
    <w:p w14:paraId="0CBB4991" w14:textId="0801F2DB" w:rsidR="00FB6EDA" w:rsidRDefault="00FB6EDA" w:rsidP="00645BF1"/>
    <w:p w14:paraId="4DCE715B" w14:textId="03DF99F0" w:rsidR="00FB6EDA" w:rsidRDefault="00FB6EDA" w:rsidP="00645BF1"/>
    <w:p w14:paraId="3421328D" w14:textId="789D250F" w:rsidR="00FB6EDA" w:rsidRDefault="00FB6EDA" w:rsidP="00645BF1"/>
    <w:p w14:paraId="3FA3A87C" w14:textId="04837697" w:rsidR="00FB6EDA" w:rsidRDefault="00FB6EDA" w:rsidP="00645BF1"/>
    <w:p w14:paraId="426934A7" w14:textId="5915D48A" w:rsidR="00FB6EDA" w:rsidRDefault="00FB6EDA" w:rsidP="00645BF1"/>
    <w:p w14:paraId="3587A539" w14:textId="2FDA558C" w:rsidR="00FB6EDA" w:rsidRDefault="00FB6EDA" w:rsidP="00645BF1"/>
    <w:p w14:paraId="6610AD87" w14:textId="28DE13CC" w:rsidR="00FB6EDA" w:rsidRDefault="00FB6EDA" w:rsidP="00645BF1"/>
    <w:p w14:paraId="6AAA4755" w14:textId="217F79FF" w:rsidR="00FB6EDA" w:rsidRDefault="00FB6EDA" w:rsidP="00645BF1"/>
    <w:p w14:paraId="3277F79D" w14:textId="3F6322EB" w:rsidR="00FB6EDA" w:rsidRDefault="00FB6EDA" w:rsidP="00645BF1"/>
    <w:p w14:paraId="593F65E4" w14:textId="7034B178" w:rsidR="00FB6EDA" w:rsidRDefault="00FB6EDA" w:rsidP="00645BF1"/>
    <w:p w14:paraId="30893A09" w14:textId="1B844569" w:rsidR="00FB6EDA" w:rsidRDefault="00FB6EDA" w:rsidP="00645BF1"/>
    <w:p w14:paraId="3C679454" w14:textId="6CB2236B" w:rsidR="00FB6EDA" w:rsidRDefault="00FB6EDA" w:rsidP="00645BF1"/>
    <w:p w14:paraId="0905B5F6" w14:textId="3B225C09" w:rsidR="00FB6EDA" w:rsidRDefault="00FB6EDA" w:rsidP="00645BF1"/>
    <w:p w14:paraId="30318B8E" w14:textId="77C38898" w:rsidR="00FB6EDA" w:rsidRDefault="00FB6EDA" w:rsidP="00645BF1"/>
    <w:p w14:paraId="235C3066" w14:textId="22B9723A" w:rsidR="00FB6EDA" w:rsidRDefault="00FB6EDA" w:rsidP="00645BF1"/>
    <w:p w14:paraId="3F5FE540" w14:textId="5CEA9B58" w:rsidR="00FB6EDA" w:rsidRDefault="00FB6EDA" w:rsidP="00645BF1"/>
    <w:p w14:paraId="2F5669AB" w14:textId="212091C6" w:rsidR="00FB6EDA" w:rsidRDefault="00FB6EDA" w:rsidP="00645BF1"/>
    <w:p w14:paraId="2678311B" w14:textId="3F8A61BD" w:rsidR="00FB6EDA" w:rsidRDefault="00FB6EDA" w:rsidP="00645BF1"/>
    <w:p w14:paraId="3AD45C63" w14:textId="77777777" w:rsidR="00A14B07" w:rsidRDefault="00A14B07" w:rsidP="00645BF1"/>
    <w:p w14:paraId="6F85167C" w14:textId="5FBC93B2" w:rsidR="00FB6EDA" w:rsidRDefault="00FB6EDA" w:rsidP="00645BF1"/>
    <w:p w14:paraId="204A2E7C" w14:textId="4E0423FB" w:rsidR="00FB6EDA" w:rsidRDefault="00FB6EDA" w:rsidP="00645BF1"/>
    <w:p w14:paraId="0FE53E5D" w14:textId="689628A9" w:rsidR="00FB6EDA" w:rsidRDefault="00FB6EDA" w:rsidP="00645BF1"/>
    <w:p w14:paraId="63A2C20B" w14:textId="3556E5DE" w:rsidR="00FB6EDA" w:rsidRDefault="00FB6EDA" w:rsidP="00645BF1">
      <w:r>
        <w:lastRenderedPageBreak/>
        <w:t>Datapath:</w:t>
      </w:r>
    </w:p>
    <w:p w14:paraId="2A373BC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w:t>
      </w:r>
    </w:p>
    <w:p w14:paraId="23FC90A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Company: </w:t>
      </w:r>
    </w:p>
    <w:p w14:paraId="2B46A80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Engineer: </w:t>
      </w:r>
    </w:p>
    <w:p w14:paraId="50A88E9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w:t>
      </w:r>
    </w:p>
    <w:p w14:paraId="6D745C8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Create Date: 10/28/2022 06:15:38 PM</w:t>
      </w:r>
    </w:p>
    <w:p w14:paraId="240F718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Design Name: </w:t>
      </w:r>
    </w:p>
    <w:p w14:paraId="7F84107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Module Name: Datapath - Structural</w:t>
      </w:r>
    </w:p>
    <w:p w14:paraId="0878110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Project Name: </w:t>
      </w:r>
    </w:p>
    <w:p w14:paraId="0131055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Target Devices: </w:t>
      </w:r>
    </w:p>
    <w:p w14:paraId="50A6BA5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Tool Versions: </w:t>
      </w:r>
    </w:p>
    <w:p w14:paraId="274860D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Description: </w:t>
      </w:r>
    </w:p>
    <w:p w14:paraId="1EB91D3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w:t>
      </w:r>
    </w:p>
    <w:p w14:paraId="3EA25E0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Dependencies: </w:t>
      </w:r>
    </w:p>
    <w:p w14:paraId="75FF3D3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w:t>
      </w:r>
    </w:p>
    <w:p w14:paraId="5BDB4F2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Revision:</w:t>
      </w:r>
    </w:p>
    <w:p w14:paraId="07794B3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Revision 0.01 - File Created</w:t>
      </w:r>
    </w:p>
    <w:p w14:paraId="5346421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Additional Comments:</w:t>
      </w:r>
    </w:p>
    <w:p w14:paraId="4963059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xml:space="preserve">-- </w:t>
      </w:r>
    </w:p>
    <w:p w14:paraId="76D9338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w:t>
      </w:r>
    </w:p>
    <w:p w14:paraId="059B00E4" w14:textId="77777777" w:rsidR="00670347" w:rsidRPr="00670347" w:rsidRDefault="00670347" w:rsidP="00670347">
      <w:pPr>
        <w:shd w:val="clear" w:color="auto" w:fill="FFFFFF"/>
        <w:spacing w:after="240" w:line="285" w:lineRule="atLeast"/>
        <w:rPr>
          <w:rFonts w:ascii="Consolas" w:hAnsi="Consolas" w:cs="Times New Roman"/>
          <w:sz w:val="21"/>
          <w:szCs w:val="21"/>
        </w:rPr>
      </w:pPr>
    </w:p>
    <w:p w14:paraId="267DD08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library</w:t>
      </w:r>
      <w:r w:rsidRPr="00670347">
        <w:rPr>
          <w:rFonts w:ascii="Consolas" w:hAnsi="Consolas" w:cs="Times New Roman"/>
          <w:sz w:val="21"/>
          <w:szCs w:val="21"/>
        </w:rPr>
        <w:t xml:space="preserve"> IEEE;</w:t>
      </w:r>
    </w:p>
    <w:p w14:paraId="43B53FC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use</w:t>
      </w:r>
      <w:r w:rsidRPr="00670347">
        <w:rPr>
          <w:rFonts w:ascii="Consolas" w:hAnsi="Consolas" w:cs="Times New Roman"/>
          <w:sz w:val="21"/>
          <w:szCs w:val="21"/>
        </w:rPr>
        <w:t xml:space="preserve"> IEEE.STD_LOGIC_1164.</w:t>
      </w:r>
      <w:r w:rsidRPr="00670347">
        <w:rPr>
          <w:rFonts w:ascii="Consolas" w:hAnsi="Consolas" w:cs="Times New Roman"/>
          <w:color w:val="0000FF"/>
          <w:sz w:val="21"/>
          <w:szCs w:val="21"/>
        </w:rPr>
        <w:t>ALL</w:t>
      </w:r>
      <w:r w:rsidRPr="00670347">
        <w:rPr>
          <w:rFonts w:ascii="Consolas" w:hAnsi="Consolas" w:cs="Times New Roman"/>
          <w:sz w:val="21"/>
          <w:szCs w:val="21"/>
        </w:rPr>
        <w:t>;</w:t>
      </w:r>
    </w:p>
    <w:p w14:paraId="1B5D923D" w14:textId="77777777" w:rsidR="00670347" w:rsidRPr="00670347" w:rsidRDefault="00670347" w:rsidP="00670347">
      <w:pPr>
        <w:shd w:val="clear" w:color="auto" w:fill="FFFFFF"/>
        <w:spacing w:line="285" w:lineRule="atLeast"/>
        <w:rPr>
          <w:rFonts w:ascii="Consolas" w:hAnsi="Consolas" w:cs="Times New Roman"/>
          <w:sz w:val="21"/>
          <w:szCs w:val="21"/>
        </w:rPr>
      </w:pPr>
    </w:p>
    <w:p w14:paraId="6FBFDDD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Uncomment the following library declaration if using</w:t>
      </w:r>
    </w:p>
    <w:p w14:paraId="2EAD627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arithmetic functions with Signed or Unsigned values</w:t>
      </w:r>
    </w:p>
    <w:p w14:paraId="4CA7F48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use</w:t>
      </w:r>
      <w:r w:rsidRPr="00670347">
        <w:rPr>
          <w:rFonts w:ascii="Consolas" w:hAnsi="Consolas" w:cs="Times New Roman"/>
          <w:sz w:val="21"/>
          <w:szCs w:val="21"/>
        </w:rPr>
        <w:t xml:space="preserve"> IEEE.NUMERIC_STD.</w:t>
      </w:r>
      <w:r w:rsidRPr="00670347">
        <w:rPr>
          <w:rFonts w:ascii="Consolas" w:hAnsi="Consolas" w:cs="Times New Roman"/>
          <w:color w:val="0000FF"/>
          <w:sz w:val="21"/>
          <w:szCs w:val="21"/>
        </w:rPr>
        <w:t>ALL</w:t>
      </w:r>
      <w:r w:rsidRPr="00670347">
        <w:rPr>
          <w:rFonts w:ascii="Consolas" w:hAnsi="Consolas" w:cs="Times New Roman"/>
          <w:sz w:val="21"/>
          <w:szCs w:val="21"/>
        </w:rPr>
        <w:t>;</w:t>
      </w:r>
    </w:p>
    <w:p w14:paraId="625BE150" w14:textId="77777777" w:rsidR="00670347" w:rsidRPr="00670347" w:rsidRDefault="00670347" w:rsidP="00670347">
      <w:pPr>
        <w:shd w:val="clear" w:color="auto" w:fill="FFFFFF"/>
        <w:spacing w:line="285" w:lineRule="atLeast"/>
        <w:rPr>
          <w:rFonts w:ascii="Consolas" w:hAnsi="Consolas" w:cs="Times New Roman"/>
          <w:sz w:val="21"/>
          <w:szCs w:val="21"/>
        </w:rPr>
      </w:pPr>
    </w:p>
    <w:p w14:paraId="79DF9BD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Uncomment the following library declaration if instantiating</w:t>
      </w:r>
    </w:p>
    <w:p w14:paraId="126A88E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 any Xilinx leaf cells in this code.</w:t>
      </w:r>
    </w:p>
    <w:p w14:paraId="1C1210A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--library UNISIM;</w:t>
      </w:r>
    </w:p>
    <w:p w14:paraId="7C15CC9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8000"/>
          <w:sz w:val="21"/>
          <w:szCs w:val="21"/>
        </w:rPr>
        <w:t>--use UNISIM.VComponents.all;</w:t>
      </w:r>
    </w:p>
    <w:p w14:paraId="6B572C66" w14:textId="77777777" w:rsidR="00670347" w:rsidRPr="00670347" w:rsidRDefault="00670347" w:rsidP="00670347">
      <w:pPr>
        <w:shd w:val="clear" w:color="auto" w:fill="FFFFFF"/>
        <w:spacing w:line="285" w:lineRule="atLeast"/>
        <w:rPr>
          <w:rFonts w:ascii="Consolas" w:hAnsi="Consolas" w:cs="Times New Roman"/>
          <w:sz w:val="21"/>
          <w:szCs w:val="21"/>
        </w:rPr>
      </w:pPr>
    </w:p>
    <w:p w14:paraId="0A4F3A0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entity</w:t>
      </w:r>
      <w:r w:rsidRPr="00670347">
        <w:rPr>
          <w:rFonts w:ascii="Consolas" w:hAnsi="Consolas" w:cs="Times New Roman"/>
          <w:sz w:val="21"/>
          <w:szCs w:val="21"/>
        </w:rPr>
        <w:t xml:space="preserve"> Datapath </w:t>
      </w:r>
      <w:r w:rsidRPr="00670347">
        <w:rPr>
          <w:rFonts w:ascii="Consolas" w:hAnsi="Consolas" w:cs="Times New Roman"/>
          <w:color w:val="0000FF"/>
          <w:sz w:val="21"/>
          <w:szCs w:val="21"/>
        </w:rPr>
        <w:t>is</w:t>
      </w:r>
    </w:p>
    <w:p w14:paraId="1C719A2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clk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w:t>
      </w:r>
    </w:p>
    <w:p w14:paraId="4D327BF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end</w:t>
      </w:r>
      <w:r w:rsidRPr="00670347">
        <w:rPr>
          <w:rFonts w:ascii="Consolas" w:hAnsi="Consolas" w:cs="Times New Roman"/>
          <w:sz w:val="21"/>
          <w:szCs w:val="21"/>
        </w:rPr>
        <w:t xml:space="preserve"> Datapath;</w:t>
      </w:r>
    </w:p>
    <w:p w14:paraId="24CA915E" w14:textId="77777777" w:rsidR="00670347" w:rsidRPr="00670347" w:rsidRDefault="00670347" w:rsidP="00670347">
      <w:pPr>
        <w:shd w:val="clear" w:color="auto" w:fill="FFFFFF"/>
        <w:spacing w:line="285" w:lineRule="atLeast"/>
        <w:rPr>
          <w:rFonts w:ascii="Consolas" w:hAnsi="Consolas" w:cs="Times New Roman"/>
          <w:sz w:val="21"/>
          <w:szCs w:val="21"/>
        </w:rPr>
      </w:pPr>
    </w:p>
    <w:p w14:paraId="0A37867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architecture</w:t>
      </w:r>
      <w:r w:rsidRPr="00670347">
        <w:rPr>
          <w:rFonts w:ascii="Consolas" w:hAnsi="Consolas" w:cs="Times New Roman"/>
          <w:sz w:val="21"/>
          <w:szCs w:val="21"/>
        </w:rPr>
        <w:t xml:space="preserve"> Structural </w:t>
      </w:r>
      <w:r w:rsidRPr="00670347">
        <w:rPr>
          <w:rFonts w:ascii="Consolas" w:hAnsi="Consolas" w:cs="Times New Roman"/>
          <w:color w:val="0000FF"/>
          <w:sz w:val="21"/>
          <w:szCs w:val="21"/>
        </w:rPr>
        <w:t>of</w:t>
      </w:r>
      <w:r w:rsidRPr="00670347">
        <w:rPr>
          <w:rFonts w:ascii="Consolas" w:hAnsi="Consolas" w:cs="Times New Roman"/>
          <w:sz w:val="21"/>
          <w:szCs w:val="21"/>
        </w:rPr>
        <w:t xml:space="preserve"> Datapath </w:t>
      </w:r>
      <w:r w:rsidRPr="00670347">
        <w:rPr>
          <w:rFonts w:ascii="Consolas" w:hAnsi="Consolas" w:cs="Times New Roman"/>
          <w:color w:val="0000FF"/>
          <w:sz w:val="21"/>
          <w:szCs w:val="21"/>
        </w:rPr>
        <w:t>is</w:t>
      </w:r>
    </w:p>
    <w:p w14:paraId="0F2D2E83" w14:textId="77777777" w:rsidR="00670347" w:rsidRPr="00670347" w:rsidRDefault="00670347" w:rsidP="00670347">
      <w:pPr>
        <w:shd w:val="clear" w:color="auto" w:fill="FFFFFF"/>
        <w:spacing w:line="285" w:lineRule="atLeast"/>
        <w:rPr>
          <w:rFonts w:ascii="Consolas" w:hAnsi="Consolas" w:cs="Times New Roman"/>
          <w:sz w:val="21"/>
          <w:szCs w:val="21"/>
        </w:rPr>
      </w:pPr>
    </w:p>
    <w:p w14:paraId="535E176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 xml:space="preserve"> ALU</w:t>
      </w:r>
    </w:p>
    <w:p w14:paraId="5BB5A78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clk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w:t>
      </w:r>
    </w:p>
    <w:p w14:paraId="62E80A2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ReadData1 </w:t>
      </w:r>
      <w:proofErr w:type="gramStart"/>
      <w:r w:rsidRPr="00670347">
        <w:rPr>
          <w:rFonts w:ascii="Consolas" w:hAnsi="Consolas" w:cs="Times New Roman"/>
          <w:sz w:val="21"/>
          <w:szCs w:val="21"/>
        </w:rPr>
        <w: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7ADB6C6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lastRenderedPageBreak/>
        <w:t xml:space="preserve">              RegToALUMuxIn </w:t>
      </w:r>
      <w:proofErr w:type="gramStart"/>
      <w:r w:rsidRPr="00670347">
        <w:rPr>
          <w:rFonts w:ascii="Consolas" w:hAnsi="Consolas" w:cs="Times New Roman"/>
          <w:sz w:val="21"/>
          <w:szCs w:val="21"/>
        </w:rPr>
        <w: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4ED9FE7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ALUctrOpCode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3</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1C03CF4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Zero  </w:t>
      </w:r>
      <w:proofErr w:type="gramStart"/>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w:t>
      </w:r>
    </w:p>
    <w:p w14:paraId="5934C66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ALUResultOut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58ABC91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END</w:t>
      </w: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w:t>
      </w:r>
    </w:p>
    <w:p w14:paraId="514F2EC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65C19E6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 xml:space="preserve"> ALUMux</w:t>
      </w:r>
    </w:p>
    <w:p w14:paraId="4FE755D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Port</w:t>
      </w:r>
      <w:r w:rsidRPr="00670347">
        <w:rPr>
          <w:rFonts w:ascii="Consolas" w:hAnsi="Consolas" w:cs="Times New Roman"/>
          <w:sz w:val="21"/>
          <w:szCs w:val="21"/>
        </w:rPr>
        <w:t xml:space="preserve"> (ReadData</w:t>
      </w:r>
      <w:proofErr w:type="gramStart"/>
      <w:r w:rsidRPr="00670347">
        <w:rPr>
          <w:rFonts w:ascii="Consolas" w:hAnsi="Consolas" w:cs="Times New Roman"/>
          <w:sz w:val="21"/>
          <w:szCs w:val="21"/>
        </w:rPr>
        <w:t>2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78D4492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SignExtend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030764A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ALUSrc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w:t>
      </w:r>
    </w:p>
    <w:p w14:paraId="4DACAAA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ALUMuxOut </w:t>
      </w:r>
      <w:proofErr w:type="gramStart"/>
      <w:r w:rsidRPr="00670347">
        <w:rPr>
          <w:rFonts w:ascii="Consolas" w:hAnsi="Consolas" w:cs="Times New Roman"/>
          <w:sz w:val="21"/>
          <w:szCs w:val="21"/>
        </w:rPr>
        <w: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741B1ED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End</w:t>
      </w: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w:t>
      </w:r>
    </w:p>
    <w:p w14:paraId="4F7BC12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59ACD55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 xml:space="preserve"> BranchJumpAdder</w:t>
      </w:r>
    </w:p>
    <w:p w14:paraId="5681805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ShiftInput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412453C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PCAddress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29ADF30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ALUResult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1150F3D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End</w:t>
      </w: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w:t>
      </w:r>
    </w:p>
    <w:p w14:paraId="69A73D9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4FF2DCC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 xml:space="preserve"> BranchMux</w:t>
      </w:r>
    </w:p>
    <w:p w14:paraId="330D12C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PCPlusFour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1796AE5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BranchALUResult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0AAA389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Zero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w:t>
      </w:r>
    </w:p>
    <w:p w14:paraId="3F49A03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Branch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w:t>
      </w:r>
    </w:p>
    <w:p w14:paraId="06935F8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8000"/>
          <w:sz w:val="21"/>
          <w:szCs w:val="21"/>
        </w:rPr>
        <w:t>--</w:t>
      </w:r>
      <w:proofErr w:type="gramStart"/>
      <w:r w:rsidRPr="00670347">
        <w:rPr>
          <w:rFonts w:ascii="Consolas" w:hAnsi="Consolas" w:cs="Times New Roman"/>
          <w:color w:val="008000"/>
          <w:sz w:val="21"/>
          <w:szCs w:val="21"/>
        </w:rPr>
        <w:t>PCSrc  :</w:t>
      </w:r>
      <w:proofErr w:type="gramEnd"/>
      <w:r w:rsidRPr="00670347">
        <w:rPr>
          <w:rFonts w:ascii="Consolas" w:hAnsi="Consolas" w:cs="Times New Roman"/>
          <w:color w:val="008000"/>
          <w:sz w:val="21"/>
          <w:szCs w:val="21"/>
        </w:rPr>
        <w:t xml:space="preserve"> in STD_LOGIC;</w:t>
      </w:r>
    </w:p>
    <w:p w14:paraId="5EC39A5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NextPC </w:t>
      </w:r>
      <w:proofErr w:type="gramStart"/>
      <w:r w:rsidRPr="00670347">
        <w:rPr>
          <w:rFonts w:ascii="Consolas" w:hAnsi="Consolas" w:cs="Times New Roman"/>
          <w:sz w:val="21"/>
          <w:szCs w:val="21"/>
        </w:rPr>
        <w: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1104406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End</w:t>
      </w: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w:t>
      </w:r>
    </w:p>
    <w:p w14:paraId="6B27E95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752E94D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 xml:space="preserve"> DataMemory</w:t>
      </w:r>
    </w:p>
    <w:p w14:paraId="1711538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Zero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w:t>
      </w:r>
    </w:p>
    <w:p w14:paraId="0EBE1DE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clk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w:t>
      </w:r>
    </w:p>
    <w:p w14:paraId="2E8E528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WriteData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24FFF70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ALUResult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0AB5A5E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MemWrite  </w:t>
      </w:r>
      <w:proofErr w:type="gramStart"/>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w:t>
      </w:r>
    </w:p>
    <w:p w14:paraId="75AA9C9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MemRead   </w:t>
      </w:r>
      <w:proofErr w:type="gramStart"/>
      <w:r w:rsidRPr="00670347">
        <w:rPr>
          <w:rFonts w:ascii="Consolas" w:hAnsi="Consolas" w:cs="Times New Roman"/>
          <w:sz w:val="21"/>
          <w:szCs w:val="21"/>
        </w:rPr>
        <w: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w:t>
      </w:r>
    </w:p>
    <w:p w14:paraId="2D46D2A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ReadData  </w:t>
      </w:r>
      <w:proofErr w:type="gramStart"/>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110C43B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End</w:t>
      </w: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w:t>
      </w:r>
    </w:p>
    <w:p w14:paraId="1E8D637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312CE23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 xml:space="preserve"> InstMemToRegMux</w:t>
      </w:r>
    </w:p>
    <w:p w14:paraId="21EEE44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RegDst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w:t>
      </w:r>
    </w:p>
    <w:p w14:paraId="64B7FCD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Inst1Rs </w:t>
      </w:r>
      <w:proofErr w:type="gramStart"/>
      <w:r w:rsidRPr="00670347">
        <w:rPr>
          <w:rFonts w:ascii="Consolas" w:hAnsi="Consolas" w:cs="Times New Roman"/>
          <w:sz w:val="21"/>
          <w:szCs w:val="21"/>
        </w:rPr>
        <w: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3</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016A97E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Inst2Rd </w:t>
      </w:r>
      <w:proofErr w:type="gramStart"/>
      <w:r w:rsidRPr="00670347">
        <w:rPr>
          <w:rFonts w:ascii="Consolas" w:hAnsi="Consolas" w:cs="Times New Roman"/>
          <w:sz w:val="21"/>
          <w:szCs w:val="21"/>
        </w:rPr>
        <w: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3</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715302D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proofErr w:type="gramStart"/>
      <w:r w:rsidRPr="00670347">
        <w:rPr>
          <w:rFonts w:ascii="Consolas" w:hAnsi="Consolas" w:cs="Times New Roman"/>
          <w:sz w:val="21"/>
          <w:szCs w:val="21"/>
        </w:rPr>
        <w:t>MuxOut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3</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w:t>
      </w:r>
    </w:p>
    <w:p w14:paraId="18A0BE3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End</w:t>
      </w: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w:t>
      </w:r>
    </w:p>
    <w:p w14:paraId="69AED7C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739951F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lastRenderedPageBreak/>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 xml:space="preserve"> InstructionMemory</w:t>
      </w:r>
    </w:p>
    <w:p w14:paraId="5BEAA56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InstAddress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53D7780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InstData  </w:t>
      </w:r>
      <w:proofErr w:type="gramStart"/>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0C2516D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End</w:t>
      </w: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w:t>
      </w:r>
    </w:p>
    <w:p w14:paraId="05EAE01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1EA3E15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 xml:space="preserve"> Instruction_Adder_Component</w:t>
      </w:r>
    </w:p>
    <w:p w14:paraId="1007D02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clk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w:t>
      </w:r>
    </w:p>
    <w:p w14:paraId="16C8EE9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InstIn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3576C85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InstOut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28F07A2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End</w:t>
      </w: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w:t>
      </w:r>
    </w:p>
    <w:p w14:paraId="2C8A63F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5429A6A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 xml:space="preserve"> MemToRegMux</w:t>
      </w:r>
    </w:p>
    <w:p w14:paraId="5CEAA5F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ReadDataMem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30EEAE8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ALUResult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4FAA662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MemToReg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w:t>
      </w:r>
    </w:p>
    <w:p w14:paraId="571DE2B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MemToRegMuxOut </w:t>
      </w:r>
      <w:proofErr w:type="gramStart"/>
      <w:r w:rsidRPr="00670347">
        <w:rPr>
          <w:rFonts w:ascii="Consolas" w:hAnsi="Consolas" w:cs="Times New Roman"/>
          <w:sz w:val="21"/>
          <w:szCs w:val="21"/>
        </w:rPr>
        <w: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308EC28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End</w:t>
      </w: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w:t>
      </w:r>
    </w:p>
    <w:p w14:paraId="6FC94BD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186E998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 xml:space="preserve"> PC_Component</w:t>
      </w:r>
    </w:p>
    <w:p w14:paraId="6604624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clk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w:t>
      </w:r>
    </w:p>
    <w:p w14:paraId="513A106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pc_</w:t>
      </w:r>
      <w:proofErr w:type="gramStart"/>
      <w:r w:rsidRPr="00670347">
        <w:rPr>
          <w:rFonts w:ascii="Consolas" w:hAnsi="Consolas" w:cs="Times New Roman"/>
          <w:sz w:val="21"/>
          <w:szCs w:val="21"/>
        </w:rPr>
        <w:t>in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 (</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3B9459D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pc_</w:t>
      </w:r>
      <w:proofErr w:type="gramStart"/>
      <w:r w:rsidRPr="00670347">
        <w:rPr>
          <w:rFonts w:ascii="Consolas" w:hAnsi="Consolas" w:cs="Times New Roman"/>
          <w:sz w:val="21"/>
          <w:szCs w:val="21"/>
        </w:rPr>
        <w:t>out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inout</w:t>
      </w:r>
      <w:r w:rsidRPr="00670347">
        <w:rPr>
          <w:rFonts w:ascii="Consolas" w:hAnsi="Consolas" w:cs="Times New Roman"/>
          <w:sz w:val="21"/>
          <w:szCs w:val="21"/>
        </w:rPr>
        <w:t xml:space="preserve">  STD_LOGIC_VECTOR (</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45479B2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End</w:t>
      </w: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 xml:space="preserve">; </w:t>
      </w:r>
    </w:p>
    <w:p w14:paraId="6718A972" w14:textId="77777777" w:rsidR="00670347" w:rsidRPr="00670347" w:rsidRDefault="00670347" w:rsidP="00670347">
      <w:pPr>
        <w:shd w:val="clear" w:color="auto" w:fill="FFFFFF"/>
        <w:spacing w:line="285" w:lineRule="atLeast"/>
        <w:rPr>
          <w:rFonts w:ascii="Consolas" w:hAnsi="Consolas" w:cs="Times New Roman"/>
          <w:sz w:val="21"/>
          <w:szCs w:val="21"/>
        </w:rPr>
      </w:pPr>
    </w:p>
    <w:p w14:paraId="382958A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 xml:space="preserve"> RegFile</w:t>
      </w:r>
    </w:p>
    <w:p w14:paraId="253BABA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clk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w:t>
      </w:r>
    </w:p>
    <w:p w14:paraId="7D35187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InstData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78F824D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ReadReg</w:t>
      </w:r>
      <w:proofErr w:type="gramStart"/>
      <w:r w:rsidRPr="00670347">
        <w:rPr>
          <w:rFonts w:ascii="Consolas" w:hAnsi="Consolas" w:cs="Times New Roman"/>
          <w:sz w:val="21"/>
          <w:szCs w:val="21"/>
        </w:rPr>
        <w:t>1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3</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62A9E19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ReadReg</w:t>
      </w:r>
      <w:proofErr w:type="gramStart"/>
      <w:r w:rsidRPr="00670347">
        <w:rPr>
          <w:rFonts w:ascii="Consolas" w:hAnsi="Consolas" w:cs="Times New Roman"/>
          <w:sz w:val="21"/>
          <w:szCs w:val="21"/>
        </w:rPr>
        <w:t>2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3</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2A40FC9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WriteReg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3</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1A27A57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WriteData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7E03BA4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RegWriteCtrl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w:t>
      </w:r>
    </w:p>
    <w:p w14:paraId="700EB6F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ReadData</w:t>
      </w:r>
      <w:proofErr w:type="gramStart"/>
      <w:r w:rsidRPr="00670347">
        <w:rPr>
          <w:rFonts w:ascii="Consolas" w:hAnsi="Consolas" w:cs="Times New Roman"/>
          <w:sz w:val="21"/>
          <w:szCs w:val="21"/>
        </w:rPr>
        <w:t>1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7F8D4AB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ReadData</w:t>
      </w:r>
      <w:proofErr w:type="gramStart"/>
      <w:r w:rsidRPr="00670347">
        <w:rPr>
          <w:rFonts w:ascii="Consolas" w:hAnsi="Consolas" w:cs="Times New Roman"/>
          <w:sz w:val="21"/>
          <w:szCs w:val="21"/>
        </w:rPr>
        <w:t>2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6A7912F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End</w:t>
      </w: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 xml:space="preserve">; </w:t>
      </w:r>
    </w:p>
    <w:p w14:paraId="41DA8E7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789920A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 xml:space="preserve"> ShiftBranch</w:t>
      </w:r>
    </w:p>
    <w:p w14:paraId="2587BA2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SignExtend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62FD6F9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ShiftOutBranch  </w:t>
      </w:r>
      <w:proofErr w:type="gramStart"/>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2FAFC72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End</w:t>
      </w: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 xml:space="preserve">; </w:t>
      </w:r>
    </w:p>
    <w:p w14:paraId="057728D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476575A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 xml:space="preserve"> ShiftJump</w:t>
      </w:r>
    </w:p>
    <w:p w14:paraId="1A5F431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ShiftAddress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11</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539D7E6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ShiftOut  </w:t>
      </w:r>
      <w:proofErr w:type="gramStart"/>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12</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5C07265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End</w:t>
      </w: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 xml:space="preserve">; </w:t>
      </w:r>
    </w:p>
    <w:p w14:paraId="195680D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lastRenderedPageBreak/>
        <w:t xml:space="preserve">    </w:t>
      </w:r>
    </w:p>
    <w:p w14:paraId="2698A80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 xml:space="preserve"> SignExtension</w:t>
      </w:r>
    </w:p>
    <w:p w14:paraId="4972965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DataIn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3</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4BFE6F3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ExtendedData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7AFE0C4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End</w:t>
      </w: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 xml:space="preserve">; </w:t>
      </w:r>
    </w:p>
    <w:p w14:paraId="7F2A554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1615D83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 xml:space="preserve"> JumpMux</w:t>
      </w:r>
    </w:p>
    <w:p w14:paraId="5F14669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Jump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 </w:t>
      </w:r>
    </w:p>
    <w:p w14:paraId="2CB1441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8000"/>
          <w:sz w:val="21"/>
          <w:szCs w:val="21"/>
        </w:rPr>
        <w:t>--</w:t>
      </w:r>
      <w:proofErr w:type="gramStart"/>
      <w:r w:rsidRPr="00670347">
        <w:rPr>
          <w:rFonts w:ascii="Consolas" w:hAnsi="Consolas" w:cs="Times New Roman"/>
          <w:color w:val="008000"/>
          <w:sz w:val="21"/>
          <w:szCs w:val="21"/>
        </w:rPr>
        <w:t>JumpAddressIn :</w:t>
      </w:r>
      <w:proofErr w:type="gramEnd"/>
      <w:r w:rsidRPr="00670347">
        <w:rPr>
          <w:rFonts w:ascii="Consolas" w:hAnsi="Consolas" w:cs="Times New Roman"/>
          <w:color w:val="008000"/>
          <w:sz w:val="21"/>
          <w:szCs w:val="21"/>
        </w:rPr>
        <w:t xml:space="preserve"> in STD_LOGIC_VECTOR(15 downto 0);</w:t>
      </w:r>
    </w:p>
    <w:p w14:paraId="278E02E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PCMostSig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2</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0E11CB2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ShiftJumpSignalOut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12</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5BAC823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BranchMuxIn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040B93E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PCOut </w:t>
      </w:r>
      <w:proofErr w:type="gramStart"/>
      <w:r w:rsidRPr="00670347">
        <w:rPr>
          <w:rFonts w:ascii="Consolas" w:hAnsi="Consolas" w:cs="Times New Roman"/>
          <w:sz w:val="21"/>
          <w:szCs w:val="21"/>
        </w:rPr>
        <w: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inout</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4B34DEC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End</w:t>
      </w: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w:t>
      </w:r>
    </w:p>
    <w:p w14:paraId="465443E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29BEB2B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 xml:space="preserve"> ControlUnit</w:t>
      </w:r>
    </w:p>
    <w:p w14:paraId="13D9F0B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InstOpCode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in</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2AF5649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RegDst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w:t>
      </w:r>
    </w:p>
    <w:p w14:paraId="2320DE3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Jump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w:t>
      </w:r>
    </w:p>
    <w:p w14:paraId="3EF9599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Branch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w:t>
      </w:r>
    </w:p>
    <w:p w14:paraId="7EEDDFF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MemRead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w:t>
      </w:r>
    </w:p>
    <w:p w14:paraId="06B72F0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MemToReg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w:t>
      </w:r>
    </w:p>
    <w:p w14:paraId="3C94D17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ALUOpCode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3</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3435014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MemWrite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w:t>
      </w:r>
    </w:p>
    <w:p w14:paraId="707FA17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ALUSrc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w:t>
      </w:r>
    </w:p>
    <w:p w14:paraId="6B63334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RegWrite  :</w:t>
      </w:r>
      <w:proofErr w:type="gramEnd"/>
      <w:r w:rsidRPr="00670347">
        <w:rPr>
          <w:rFonts w:ascii="Consolas" w:hAnsi="Consolas" w:cs="Times New Roman"/>
          <w:sz w:val="21"/>
          <w:szCs w:val="21"/>
        </w:rPr>
        <w:t xml:space="preserve"> </w:t>
      </w:r>
      <w:r w:rsidRPr="00670347">
        <w:rPr>
          <w:rFonts w:ascii="Consolas" w:hAnsi="Consolas" w:cs="Times New Roman"/>
          <w:color w:val="0000FF"/>
          <w:sz w:val="21"/>
          <w:szCs w:val="21"/>
        </w:rPr>
        <w:t>out</w:t>
      </w:r>
      <w:r w:rsidRPr="00670347">
        <w:rPr>
          <w:rFonts w:ascii="Consolas" w:hAnsi="Consolas" w:cs="Times New Roman"/>
          <w:sz w:val="21"/>
          <w:szCs w:val="21"/>
        </w:rPr>
        <w:t xml:space="preserve"> STD_LOGIC);</w:t>
      </w:r>
    </w:p>
    <w:p w14:paraId="57B399E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End</w:t>
      </w:r>
      <w:r w:rsidRPr="00670347">
        <w:rPr>
          <w:rFonts w:ascii="Consolas" w:hAnsi="Consolas" w:cs="Times New Roman"/>
          <w:sz w:val="21"/>
          <w:szCs w:val="21"/>
        </w:rPr>
        <w:t xml:space="preserve"> </w:t>
      </w:r>
      <w:r w:rsidRPr="00670347">
        <w:rPr>
          <w:rFonts w:ascii="Consolas" w:hAnsi="Consolas" w:cs="Times New Roman"/>
          <w:color w:val="0000FF"/>
          <w:sz w:val="21"/>
          <w:szCs w:val="21"/>
        </w:rPr>
        <w:t>Component</w:t>
      </w:r>
      <w:r w:rsidRPr="00670347">
        <w:rPr>
          <w:rFonts w:ascii="Consolas" w:hAnsi="Consolas" w:cs="Times New Roman"/>
          <w:sz w:val="21"/>
          <w:szCs w:val="21"/>
        </w:rPr>
        <w:t>;</w:t>
      </w:r>
    </w:p>
    <w:p w14:paraId="20238AF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0E97A02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FOR</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ALL</w:t>
      </w:r>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ALU </w:t>
      </w:r>
      <w:r w:rsidRPr="00670347">
        <w:rPr>
          <w:rFonts w:ascii="Consolas" w:hAnsi="Consolas" w:cs="Times New Roman"/>
          <w:color w:val="0000FF"/>
          <w:sz w:val="21"/>
          <w:szCs w:val="21"/>
        </w:rPr>
        <w:t>use</w:t>
      </w:r>
      <w:r w:rsidRPr="00670347">
        <w:rPr>
          <w:rFonts w:ascii="Consolas" w:hAnsi="Consolas" w:cs="Times New Roman"/>
          <w:sz w:val="21"/>
          <w:szCs w:val="21"/>
        </w:rPr>
        <w:t xml:space="preserve"> </w:t>
      </w:r>
      <w:r w:rsidRPr="00670347">
        <w:rPr>
          <w:rFonts w:ascii="Consolas" w:hAnsi="Consolas" w:cs="Times New Roman"/>
          <w:color w:val="0000FF"/>
          <w:sz w:val="21"/>
          <w:szCs w:val="21"/>
        </w:rPr>
        <w:t>ENTITY</w:t>
      </w:r>
      <w:r w:rsidRPr="00670347">
        <w:rPr>
          <w:rFonts w:ascii="Consolas" w:hAnsi="Consolas" w:cs="Times New Roman"/>
          <w:sz w:val="21"/>
          <w:szCs w:val="21"/>
        </w:rPr>
        <w:t xml:space="preserve"> work.ALU(Behavioral);</w:t>
      </w:r>
    </w:p>
    <w:p w14:paraId="69E7609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FOR</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ALL</w:t>
      </w:r>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ALUMux </w:t>
      </w:r>
      <w:r w:rsidRPr="00670347">
        <w:rPr>
          <w:rFonts w:ascii="Consolas" w:hAnsi="Consolas" w:cs="Times New Roman"/>
          <w:color w:val="0000FF"/>
          <w:sz w:val="21"/>
          <w:szCs w:val="21"/>
        </w:rPr>
        <w:t>use</w:t>
      </w:r>
      <w:r w:rsidRPr="00670347">
        <w:rPr>
          <w:rFonts w:ascii="Consolas" w:hAnsi="Consolas" w:cs="Times New Roman"/>
          <w:sz w:val="21"/>
          <w:szCs w:val="21"/>
        </w:rPr>
        <w:t xml:space="preserve"> </w:t>
      </w:r>
      <w:r w:rsidRPr="00670347">
        <w:rPr>
          <w:rFonts w:ascii="Consolas" w:hAnsi="Consolas" w:cs="Times New Roman"/>
          <w:color w:val="0000FF"/>
          <w:sz w:val="21"/>
          <w:szCs w:val="21"/>
        </w:rPr>
        <w:t>ENTITY</w:t>
      </w:r>
      <w:r w:rsidRPr="00670347">
        <w:rPr>
          <w:rFonts w:ascii="Consolas" w:hAnsi="Consolas" w:cs="Times New Roman"/>
          <w:sz w:val="21"/>
          <w:szCs w:val="21"/>
        </w:rPr>
        <w:t xml:space="preserve"> work.ALUMux(Behavioral);</w:t>
      </w:r>
    </w:p>
    <w:p w14:paraId="6C706C3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FOR</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ALL</w:t>
      </w:r>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BranchJumpAdder </w:t>
      </w:r>
      <w:r w:rsidRPr="00670347">
        <w:rPr>
          <w:rFonts w:ascii="Consolas" w:hAnsi="Consolas" w:cs="Times New Roman"/>
          <w:color w:val="0000FF"/>
          <w:sz w:val="21"/>
          <w:szCs w:val="21"/>
        </w:rPr>
        <w:t>use</w:t>
      </w:r>
      <w:r w:rsidRPr="00670347">
        <w:rPr>
          <w:rFonts w:ascii="Consolas" w:hAnsi="Consolas" w:cs="Times New Roman"/>
          <w:sz w:val="21"/>
          <w:szCs w:val="21"/>
        </w:rPr>
        <w:t xml:space="preserve"> </w:t>
      </w:r>
      <w:r w:rsidRPr="00670347">
        <w:rPr>
          <w:rFonts w:ascii="Consolas" w:hAnsi="Consolas" w:cs="Times New Roman"/>
          <w:color w:val="0000FF"/>
          <w:sz w:val="21"/>
          <w:szCs w:val="21"/>
        </w:rPr>
        <w:t>ENTITY</w:t>
      </w:r>
      <w:r w:rsidRPr="00670347">
        <w:rPr>
          <w:rFonts w:ascii="Consolas" w:hAnsi="Consolas" w:cs="Times New Roman"/>
          <w:sz w:val="21"/>
          <w:szCs w:val="21"/>
        </w:rPr>
        <w:t xml:space="preserve"> work.BranchJumpAdder(Behavioral);</w:t>
      </w:r>
    </w:p>
    <w:p w14:paraId="2FF3ABF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FOR</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ALL</w:t>
      </w:r>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BranchMux </w:t>
      </w:r>
      <w:r w:rsidRPr="00670347">
        <w:rPr>
          <w:rFonts w:ascii="Consolas" w:hAnsi="Consolas" w:cs="Times New Roman"/>
          <w:color w:val="0000FF"/>
          <w:sz w:val="21"/>
          <w:szCs w:val="21"/>
        </w:rPr>
        <w:t>use</w:t>
      </w:r>
      <w:r w:rsidRPr="00670347">
        <w:rPr>
          <w:rFonts w:ascii="Consolas" w:hAnsi="Consolas" w:cs="Times New Roman"/>
          <w:sz w:val="21"/>
          <w:szCs w:val="21"/>
        </w:rPr>
        <w:t xml:space="preserve"> </w:t>
      </w:r>
      <w:r w:rsidRPr="00670347">
        <w:rPr>
          <w:rFonts w:ascii="Consolas" w:hAnsi="Consolas" w:cs="Times New Roman"/>
          <w:color w:val="0000FF"/>
          <w:sz w:val="21"/>
          <w:szCs w:val="21"/>
        </w:rPr>
        <w:t>ENTITY</w:t>
      </w:r>
      <w:r w:rsidRPr="00670347">
        <w:rPr>
          <w:rFonts w:ascii="Consolas" w:hAnsi="Consolas" w:cs="Times New Roman"/>
          <w:sz w:val="21"/>
          <w:szCs w:val="21"/>
        </w:rPr>
        <w:t xml:space="preserve"> work.BranchMux(Behavioral);</w:t>
      </w:r>
    </w:p>
    <w:p w14:paraId="321992B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FOR</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ALL</w:t>
      </w:r>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DataMemory </w:t>
      </w:r>
      <w:r w:rsidRPr="00670347">
        <w:rPr>
          <w:rFonts w:ascii="Consolas" w:hAnsi="Consolas" w:cs="Times New Roman"/>
          <w:color w:val="0000FF"/>
          <w:sz w:val="21"/>
          <w:szCs w:val="21"/>
        </w:rPr>
        <w:t>use</w:t>
      </w:r>
      <w:r w:rsidRPr="00670347">
        <w:rPr>
          <w:rFonts w:ascii="Consolas" w:hAnsi="Consolas" w:cs="Times New Roman"/>
          <w:sz w:val="21"/>
          <w:szCs w:val="21"/>
        </w:rPr>
        <w:t xml:space="preserve"> </w:t>
      </w:r>
      <w:r w:rsidRPr="00670347">
        <w:rPr>
          <w:rFonts w:ascii="Consolas" w:hAnsi="Consolas" w:cs="Times New Roman"/>
          <w:color w:val="0000FF"/>
          <w:sz w:val="21"/>
          <w:szCs w:val="21"/>
        </w:rPr>
        <w:t>ENTITY</w:t>
      </w:r>
      <w:r w:rsidRPr="00670347">
        <w:rPr>
          <w:rFonts w:ascii="Consolas" w:hAnsi="Consolas" w:cs="Times New Roman"/>
          <w:sz w:val="21"/>
          <w:szCs w:val="21"/>
        </w:rPr>
        <w:t xml:space="preserve"> work.DataMemory(Behavioral);</w:t>
      </w:r>
    </w:p>
    <w:p w14:paraId="1A1EBB8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FOR</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ALL</w:t>
      </w:r>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InstMemToRegMux </w:t>
      </w:r>
      <w:r w:rsidRPr="00670347">
        <w:rPr>
          <w:rFonts w:ascii="Consolas" w:hAnsi="Consolas" w:cs="Times New Roman"/>
          <w:color w:val="0000FF"/>
          <w:sz w:val="21"/>
          <w:szCs w:val="21"/>
        </w:rPr>
        <w:t>use</w:t>
      </w:r>
      <w:r w:rsidRPr="00670347">
        <w:rPr>
          <w:rFonts w:ascii="Consolas" w:hAnsi="Consolas" w:cs="Times New Roman"/>
          <w:sz w:val="21"/>
          <w:szCs w:val="21"/>
        </w:rPr>
        <w:t xml:space="preserve"> </w:t>
      </w:r>
      <w:r w:rsidRPr="00670347">
        <w:rPr>
          <w:rFonts w:ascii="Consolas" w:hAnsi="Consolas" w:cs="Times New Roman"/>
          <w:color w:val="0000FF"/>
          <w:sz w:val="21"/>
          <w:szCs w:val="21"/>
        </w:rPr>
        <w:t>ENTITY</w:t>
      </w:r>
      <w:r w:rsidRPr="00670347">
        <w:rPr>
          <w:rFonts w:ascii="Consolas" w:hAnsi="Consolas" w:cs="Times New Roman"/>
          <w:sz w:val="21"/>
          <w:szCs w:val="21"/>
        </w:rPr>
        <w:t xml:space="preserve"> work.InstMemToRegMux(Behavioral);</w:t>
      </w:r>
    </w:p>
    <w:p w14:paraId="280D926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FOR</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ALL</w:t>
      </w:r>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InstructionMemory </w:t>
      </w:r>
      <w:r w:rsidRPr="00670347">
        <w:rPr>
          <w:rFonts w:ascii="Consolas" w:hAnsi="Consolas" w:cs="Times New Roman"/>
          <w:color w:val="0000FF"/>
          <w:sz w:val="21"/>
          <w:szCs w:val="21"/>
        </w:rPr>
        <w:t>use</w:t>
      </w:r>
      <w:r w:rsidRPr="00670347">
        <w:rPr>
          <w:rFonts w:ascii="Consolas" w:hAnsi="Consolas" w:cs="Times New Roman"/>
          <w:sz w:val="21"/>
          <w:szCs w:val="21"/>
        </w:rPr>
        <w:t xml:space="preserve"> </w:t>
      </w:r>
      <w:r w:rsidRPr="00670347">
        <w:rPr>
          <w:rFonts w:ascii="Consolas" w:hAnsi="Consolas" w:cs="Times New Roman"/>
          <w:color w:val="0000FF"/>
          <w:sz w:val="21"/>
          <w:szCs w:val="21"/>
        </w:rPr>
        <w:t>ENTITY</w:t>
      </w:r>
      <w:r w:rsidRPr="00670347">
        <w:rPr>
          <w:rFonts w:ascii="Consolas" w:hAnsi="Consolas" w:cs="Times New Roman"/>
          <w:sz w:val="21"/>
          <w:szCs w:val="21"/>
        </w:rPr>
        <w:t xml:space="preserve"> work.InstructionMemory(Behavioral);</w:t>
      </w:r>
    </w:p>
    <w:p w14:paraId="2BB610C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FOR</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ALL</w:t>
      </w:r>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Instruction_Adder_Component </w:t>
      </w:r>
      <w:r w:rsidRPr="00670347">
        <w:rPr>
          <w:rFonts w:ascii="Consolas" w:hAnsi="Consolas" w:cs="Times New Roman"/>
          <w:color w:val="0000FF"/>
          <w:sz w:val="21"/>
          <w:szCs w:val="21"/>
        </w:rPr>
        <w:t>use</w:t>
      </w:r>
      <w:r w:rsidRPr="00670347">
        <w:rPr>
          <w:rFonts w:ascii="Consolas" w:hAnsi="Consolas" w:cs="Times New Roman"/>
          <w:sz w:val="21"/>
          <w:szCs w:val="21"/>
        </w:rPr>
        <w:t xml:space="preserve"> </w:t>
      </w:r>
      <w:r w:rsidRPr="00670347">
        <w:rPr>
          <w:rFonts w:ascii="Consolas" w:hAnsi="Consolas" w:cs="Times New Roman"/>
          <w:color w:val="0000FF"/>
          <w:sz w:val="21"/>
          <w:szCs w:val="21"/>
        </w:rPr>
        <w:t>ENTITY</w:t>
      </w:r>
      <w:r w:rsidRPr="00670347">
        <w:rPr>
          <w:rFonts w:ascii="Consolas" w:hAnsi="Consolas" w:cs="Times New Roman"/>
          <w:sz w:val="21"/>
          <w:szCs w:val="21"/>
        </w:rPr>
        <w:t xml:space="preserve"> work.Instruction_Adder_Component(Behavioral);</w:t>
      </w:r>
    </w:p>
    <w:p w14:paraId="02AF2F5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FOR</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ALL</w:t>
      </w:r>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MemToRegMux </w:t>
      </w:r>
      <w:r w:rsidRPr="00670347">
        <w:rPr>
          <w:rFonts w:ascii="Consolas" w:hAnsi="Consolas" w:cs="Times New Roman"/>
          <w:color w:val="0000FF"/>
          <w:sz w:val="21"/>
          <w:szCs w:val="21"/>
        </w:rPr>
        <w:t>use</w:t>
      </w:r>
      <w:r w:rsidRPr="00670347">
        <w:rPr>
          <w:rFonts w:ascii="Consolas" w:hAnsi="Consolas" w:cs="Times New Roman"/>
          <w:sz w:val="21"/>
          <w:szCs w:val="21"/>
        </w:rPr>
        <w:t xml:space="preserve"> </w:t>
      </w:r>
      <w:r w:rsidRPr="00670347">
        <w:rPr>
          <w:rFonts w:ascii="Consolas" w:hAnsi="Consolas" w:cs="Times New Roman"/>
          <w:color w:val="0000FF"/>
          <w:sz w:val="21"/>
          <w:szCs w:val="21"/>
        </w:rPr>
        <w:t>ENTITY</w:t>
      </w:r>
      <w:r w:rsidRPr="00670347">
        <w:rPr>
          <w:rFonts w:ascii="Consolas" w:hAnsi="Consolas" w:cs="Times New Roman"/>
          <w:sz w:val="21"/>
          <w:szCs w:val="21"/>
        </w:rPr>
        <w:t xml:space="preserve"> work.MemToRegMux(Behavioral);</w:t>
      </w:r>
    </w:p>
    <w:p w14:paraId="15B8C0A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FOR</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ALL</w:t>
      </w:r>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PC_Component </w:t>
      </w:r>
      <w:r w:rsidRPr="00670347">
        <w:rPr>
          <w:rFonts w:ascii="Consolas" w:hAnsi="Consolas" w:cs="Times New Roman"/>
          <w:color w:val="0000FF"/>
          <w:sz w:val="21"/>
          <w:szCs w:val="21"/>
        </w:rPr>
        <w:t>use</w:t>
      </w:r>
      <w:r w:rsidRPr="00670347">
        <w:rPr>
          <w:rFonts w:ascii="Consolas" w:hAnsi="Consolas" w:cs="Times New Roman"/>
          <w:sz w:val="21"/>
          <w:szCs w:val="21"/>
        </w:rPr>
        <w:t xml:space="preserve"> </w:t>
      </w:r>
      <w:r w:rsidRPr="00670347">
        <w:rPr>
          <w:rFonts w:ascii="Consolas" w:hAnsi="Consolas" w:cs="Times New Roman"/>
          <w:color w:val="0000FF"/>
          <w:sz w:val="21"/>
          <w:szCs w:val="21"/>
        </w:rPr>
        <w:t>ENTITY</w:t>
      </w:r>
      <w:r w:rsidRPr="00670347">
        <w:rPr>
          <w:rFonts w:ascii="Consolas" w:hAnsi="Consolas" w:cs="Times New Roman"/>
          <w:sz w:val="21"/>
          <w:szCs w:val="21"/>
        </w:rPr>
        <w:t xml:space="preserve"> work.PC_Component(Behavioral);</w:t>
      </w:r>
    </w:p>
    <w:p w14:paraId="6BC4880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FOR</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ALL</w:t>
      </w:r>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RegFile </w:t>
      </w:r>
      <w:r w:rsidRPr="00670347">
        <w:rPr>
          <w:rFonts w:ascii="Consolas" w:hAnsi="Consolas" w:cs="Times New Roman"/>
          <w:color w:val="0000FF"/>
          <w:sz w:val="21"/>
          <w:szCs w:val="21"/>
        </w:rPr>
        <w:t>use</w:t>
      </w:r>
      <w:r w:rsidRPr="00670347">
        <w:rPr>
          <w:rFonts w:ascii="Consolas" w:hAnsi="Consolas" w:cs="Times New Roman"/>
          <w:sz w:val="21"/>
          <w:szCs w:val="21"/>
        </w:rPr>
        <w:t xml:space="preserve"> </w:t>
      </w:r>
      <w:r w:rsidRPr="00670347">
        <w:rPr>
          <w:rFonts w:ascii="Consolas" w:hAnsi="Consolas" w:cs="Times New Roman"/>
          <w:color w:val="0000FF"/>
          <w:sz w:val="21"/>
          <w:szCs w:val="21"/>
        </w:rPr>
        <w:t>ENTITY</w:t>
      </w:r>
      <w:r w:rsidRPr="00670347">
        <w:rPr>
          <w:rFonts w:ascii="Consolas" w:hAnsi="Consolas" w:cs="Times New Roman"/>
          <w:sz w:val="21"/>
          <w:szCs w:val="21"/>
        </w:rPr>
        <w:t xml:space="preserve"> work.RegFile(Behavioral);</w:t>
      </w:r>
    </w:p>
    <w:p w14:paraId="6DA3B44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FOR</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ALL</w:t>
      </w:r>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ShiftBranch </w:t>
      </w:r>
      <w:r w:rsidRPr="00670347">
        <w:rPr>
          <w:rFonts w:ascii="Consolas" w:hAnsi="Consolas" w:cs="Times New Roman"/>
          <w:color w:val="0000FF"/>
          <w:sz w:val="21"/>
          <w:szCs w:val="21"/>
        </w:rPr>
        <w:t>use</w:t>
      </w:r>
      <w:r w:rsidRPr="00670347">
        <w:rPr>
          <w:rFonts w:ascii="Consolas" w:hAnsi="Consolas" w:cs="Times New Roman"/>
          <w:sz w:val="21"/>
          <w:szCs w:val="21"/>
        </w:rPr>
        <w:t xml:space="preserve"> </w:t>
      </w:r>
      <w:r w:rsidRPr="00670347">
        <w:rPr>
          <w:rFonts w:ascii="Consolas" w:hAnsi="Consolas" w:cs="Times New Roman"/>
          <w:color w:val="0000FF"/>
          <w:sz w:val="21"/>
          <w:szCs w:val="21"/>
        </w:rPr>
        <w:t>ENTITY</w:t>
      </w:r>
      <w:r w:rsidRPr="00670347">
        <w:rPr>
          <w:rFonts w:ascii="Consolas" w:hAnsi="Consolas" w:cs="Times New Roman"/>
          <w:sz w:val="21"/>
          <w:szCs w:val="21"/>
        </w:rPr>
        <w:t xml:space="preserve"> work.ShiftBranch(Behavioral);</w:t>
      </w:r>
    </w:p>
    <w:p w14:paraId="3C48277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FOR</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ALL</w:t>
      </w:r>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ShiftJump </w:t>
      </w:r>
      <w:r w:rsidRPr="00670347">
        <w:rPr>
          <w:rFonts w:ascii="Consolas" w:hAnsi="Consolas" w:cs="Times New Roman"/>
          <w:color w:val="0000FF"/>
          <w:sz w:val="21"/>
          <w:szCs w:val="21"/>
        </w:rPr>
        <w:t>use</w:t>
      </w:r>
      <w:r w:rsidRPr="00670347">
        <w:rPr>
          <w:rFonts w:ascii="Consolas" w:hAnsi="Consolas" w:cs="Times New Roman"/>
          <w:sz w:val="21"/>
          <w:szCs w:val="21"/>
        </w:rPr>
        <w:t xml:space="preserve"> </w:t>
      </w:r>
      <w:r w:rsidRPr="00670347">
        <w:rPr>
          <w:rFonts w:ascii="Consolas" w:hAnsi="Consolas" w:cs="Times New Roman"/>
          <w:color w:val="0000FF"/>
          <w:sz w:val="21"/>
          <w:szCs w:val="21"/>
        </w:rPr>
        <w:t>ENTITY</w:t>
      </w:r>
      <w:r w:rsidRPr="00670347">
        <w:rPr>
          <w:rFonts w:ascii="Consolas" w:hAnsi="Consolas" w:cs="Times New Roman"/>
          <w:sz w:val="21"/>
          <w:szCs w:val="21"/>
        </w:rPr>
        <w:t xml:space="preserve"> work.ShiftJump(Behavioral);</w:t>
      </w:r>
    </w:p>
    <w:p w14:paraId="371EDD1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FOR</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ALL</w:t>
      </w:r>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SignExtension </w:t>
      </w:r>
      <w:r w:rsidRPr="00670347">
        <w:rPr>
          <w:rFonts w:ascii="Consolas" w:hAnsi="Consolas" w:cs="Times New Roman"/>
          <w:color w:val="0000FF"/>
          <w:sz w:val="21"/>
          <w:szCs w:val="21"/>
        </w:rPr>
        <w:t>use</w:t>
      </w:r>
      <w:r w:rsidRPr="00670347">
        <w:rPr>
          <w:rFonts w:ascii="Consolas" w:hAnsi="Consolas" w:cs="Times New Roman"/>
          <w:sz w:val="21"/>
          <w:szCs w:val="21"/>
        </w:rPr>
        <w:t xml:space="preserve"> </w:t>
      </w:r>
      <w:r w:rsidRPr="00670347">
        <w:rPr>
          <w:rFonts w:ascii="Consolas" w:hAnsi="Consolas" w:cs="Times New Roman"/>
          <w:color w:val="0000FF"/>
          <w:sz w:val="21"/>
          <w:szCs w:val="21"/>
        </w:rPr>
        <w:t>ENTITY</w:t>
      </w:r>
      <w:r w:rsidRPr="00670347">
        <w:rPr>
          <w:rFonts w:ascii="Consolas" w:hAnsi="Consolas" w:cs="Times New Roman"/>
          <w:sz w:val="21"/>
          <w:szCs w:val="21"/>
        </w:rPr>
        <w:t xml:space="preserve"> work.SignExtension(Behavioral);</w:t>
      </w:r>
    </w:p>
    <w:p w14:paraId="3613B10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FOR</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ALL</w:t>
      </w:r>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JumpMux </w:t>
      </w:r>
      <w:r w:rsidRPr="00670347">
        <w:rPr>
          <w:rFonts w:ascii="Consolas" w:hAnsi="Consolas" w:cs="Times New Roman"/>
          <w:color w:val="0000FF"/>
          <w:sz w:val="21"/>
          <w:szCs w:val="21"/>
        </w:rPr>
        <w:t>use</w:t>
      </w:r>
      <w:r w:rsidRPr="00670347">
        <w:rPr>
          <w:rFonts w:ascii="Consolas" w:hAnsi="Consolas" w:cs="Times New Roman"/>
          <w:sz w:val="21"/>
          <w:szCs w:val="21"/>
        </w:rPr>
        <w:t xml:space="preserve"> </w:t>
      </w:r>
      <w:r w:rsidRPr="00670347">
        <w:rPr>
          <w:rFonts w:ascii="Consolas" w:hAnsi="Consolas" w:cs="Times New Roman"/>
          <w:color w:val="0000FF"/>
          <w:sz w:val="21"/>
          <w:szCs w:val="21"/>
        </w:rPr>
        <w:t>ENTITY</w:t>
      </w:r>
      <w:r w:rsidRPr="00670347">
        <w:rPr>
          <w:rFonts w:ascii="Consolas" w:hAnsi="Consolas" w:cs="Times New Roman"/>
          <w:sz w:val="21"/>
          <w:szCs w:val="21"/>
        </w:rPr>
        <w:t xml:space="preserve"> work.JumpMux(Behavioral);</w:t>
      </w:r>
    </w:p>
    <w:p w14:paraId="2C7B9AA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FOR</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ALL</w:t>
      </w:r>
      <w:r w:rsidRPr="00670347">
        <w:rPr>
          <w:rFonts w:ascii="Consolas" w:hAnsi="Consolas" w:cs="Times New Roman"/>
          <w:sz w:val="21"/>
          <w:szCs w:val="21"/>
        </w:rPr>
        <w:t xml:space="preserve"> :</w:t>
      </w:r>
      <w:proofErr w:type="gramEnd"/>
      <w:r w:rsidRPr="00670347">
        <w:rPr>
          <w:rFonts w:ascii="Consolas" w:hAnsi="Consolas" w:cs="Times New Roman"/>
          <w:sz w:val="21"/>
          <w:szCs w:val="21"/>
        </w:rPr>
        <w:t xml:space="preserve"> ControlUnit </w:t>
      </w:r>
      <w:r w:rsidRPr="00670347">
        <w:rPr>
          <w:rFonts w:ascii="Consolas" w:hAnsi="Consolas" w:cs="Times New Roman"/>
          <w:color w:val="0000FF"/>
          <w:sz w:val="21"/>
          <w:szCs w:val="21"/>
        </w:rPr>
        <w:t>use</w:t>
      </w:r>
      <w:r w:rsidRPr="00670347">
        <w:rPr>
          <w:rFonts w:ascii="Consolas" w:hAnsi="Consolas" w:cs="Times New Roman"/>
          <w:sz w:val="21"/>
          <w:szCs w:val="21"/>
        </w:rPr>
        <w:t xml:space="preserve"> </w:t>
      </w:r>
      <w:r w:rsidRPr="00670347">
        <w:rPr>
          <w:rFonts w:ascii="Consolas" w:hAnsi="Consolas" w:cs="Times New Roman"/>
          <w:color w:val="0000FF"/>
          <w:sz w:val="21"/>
          <w:szCs w:val="21"/>
        </w:rPr>
        <w:t>ENTITY</w:t>
      </w:r>
      <w:r w:rsidRPr="00670347">
        <w:rPr>
          <w:rFonts w:ascii="Consolas" w:hAnsi="Consolas" w:cs="Times New Roman"/>
          <w:sz w:val="21"/>
          <w:szCs w:val="21"/>
        </w:rPr>
        <w:t xml:space="preserve"> work.ControlUnit(Behavioral);</w:t>
      </w:r>
    </w:p>
    <w:p w14:paraId="1CE8161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lastRenderedPageBreak/>
        <w:t xml:space="preserve">    </w:t>
      </w:r>
    </w:p>
    <w:p w14:paraId="0EA33C2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InitialPCSignal :</w:t>
      </w:r>
      <w:proofErr w:type="gramEnd"/>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"0000000000000000"</w:t>
      </w:r>
      <w:r w:rsidRPr="00670347">
        <w:rPr>
          <w:rFonts w:ascii="Consolas" w:hAnsi="Consolas" w:cs="Times New Roman"/>
          <w:sz w:val="21"/>
          <w:szCs w:val="21"/>
        </w:rPr>
        <w:t>;</w:t>
      </w:r>
    </w:p>
    <w:p w14:paraId="274783E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pc_out_</w:t>
      </w:r>
      <w:proofErr w:type="gramStart"/>
      <w:r w:rsidRPr="00670347">
        <w:rPr>
          <w:rFonts w:ascii="Consolas" w:hAnsi="Consolas" w:cs="Times New Roman"/>
          <w:sz w:val="21"/>
          <w:szCs w:val="21"/>
        </w:rPr>
        <w:t>signal :</w:t>
      </w:r>
      <w:proofErr w:type="gramEnd"/>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"1111111111111111"</w:t>
      </w:r>
      <w:r w:rsidRPr="00670347">
        <w:rPr>
          <w:rFonts w:ascii="Consolas" w:hAnsi="Consolas" w:cs="Times New Roman"/>
          <w:sz w:val="21"/>
          <w:szCs w:val="21"/>
        </w:rPr>
        <w:t>;</w:t>
      </w:r>
    </w:p>
    <w:p w14:paraId="7D9CFA2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InstDataSignal :</w:t>
      </w:r>
      <w:proofErr w:type="gramEnd"/>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"0000000000000000"</w:t>
      </w:r>
      <w:r w:rsidRPr="00670347">
        <w:rPr>
          <w:rFonts w:ascii="Consolas" w:hAnsi="Consolas" w:cs="Times New Roman"/>
          <w:sz w:val="21"/>
          <w:szCs w:val="21"/>
        </w:rPr>
        <w:t>;</w:t>
      </w:r>
    </w:p>
    <w:p w14:paraId="0A36A3C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8000"/>
          <w:sz w:val="21"/>
          <w:szCs w:val="21"/>
        </w:rPr>
        <w:t xml:space="preserve">--signal </w:t>
      </w:r>
      <w:proofErr w:type="gramStart"/>
      <w:r w:rsidRPr="00670347">
        <w:rPr>
          <w:rFonts w:ascii="Consolas" w:hAnsi="Consolas" w:cs="Times New Roman"/>
          <w:color w:val="008000"/>
          <w:sz w:val="21"/>
          <w:szCs w:val="21"/>
        </w:rPr>
        <w:t>InstInAdderSignal :</w:t>
      </w:r>
      <w:proofErr w:type="gramEnd"/>
      <w:r w:rsidRPr="00670347">
        <w:rPr>
          <w:rFonts w:ascii="Consolas" w:hAnsi="Consolas" w:cs="Times New Roman"/>
          <w:color w:val="008000"/>
          <w:sz w:val="21"/>
          <w:szCs w:val="21"/>
        </w:rPr>
        <w:t xml:space="preserve"> STD_LOGIC_VECTOR(15 downto 0)                  := "0000000000000000";</w:t>
      </w:r>
    </w:p>
    <w:p w14:paraId="6D3701A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8000"/>
          <w:sz w:val="21"/>
          <w:szCs w:val="21"/>
        </w:rPr>
        <w:t xml:space="preserve">--signal </w:t>
      </w:r>
      <w:proofErr w:type="gramStart"/>
      <w:r w:rsidRPr="00670347">
        <w:rPr>
          <w:rFonts w:ascii="Consolas" w:hAnsi="Consolas" w:cs="Times New Roman"/>
          <w:color w:val="008000"/>
          <w:sz w:val="21"/>
          <w:szCs w:val="21"/>
        </w:rPr>
        <w:t>InstOutAdderSignal :</w:t>
      </w:r>
      <w:proofErr w:type="gramEnd"/>
      <w:r w:rsidRPr="00670347">
        <w:rPr>
          <w:rFonts w:ascii="Consolas" w:hAnsi="Consolas" w:cs="Times New Roman"/>
          <w:color w:val="008000"/>
          <w:sz w:val="21"/>
          <w:szCs w:val="21"/>
        </w:rPr>
        <w:t xml:space="preserve"> STD_LOGIC_VECTOR(15 downto 0)                 := "0000000000000000";</w:t>
      </w:r>
    </w:p>
    <w:p w14:paraId="7247727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8000"/>
          <w:sz w:val="21"/>
          <w:szCs w:val="21"/>
        </w:rPr>
        <w:t>--                                                                          </w:t>
      </w:r>
    </w:p>
    <w:p w14:paraId="39FFBA9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InstRsMuxSignal :</w:t>
      </w:r>
      <w:proofErr w:type="gramEnd"/>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3</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"0000"</w:t>
      </w:r>
      <w:r w:rsidRPr="00670347">
        <w:rPr>
          <w:rFonts w:ascii="Consolas" w:hAnsi="Consolas" w:cs="Times New Roman"/>
          <w:sz w:val="21"/>
          <w:szCs w:val="21"/>
        </w:rPr>
        <w:t>;</w:t>
      </w:r>
    </w:p>
    <w:p w14:paraId="22A7027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InstRtMuxSignal :</w:t>
      </w:r>
      <w:proofErr w:type="gramEnd"/>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3</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"0000"</w:t>
      </w:r>
      <w:r w:rsidRPr="00670347">
        <w:rPr>
          <w:rFonts w:ascii="Consolas" w:hAnsi="Consolas" w:cs="Times New Roman"/>
          <w:sz w:val="21"/>
          <w:szCs w:val="21"/>
        </w:rPr>
        <w:t>;</w:t>
      </w:r>
    </w:p>
    <w:p w14:paraId="7C16322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InstRdMuxSignal :</w:t>
      </w:r>
      <w:proofErr w:type="gramEnd"/>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3</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"0000"</w:t>
      </w:r>
      <w:r w:rsidRPr="00670347">
        <w:rPr>
          <w:rFonts w:ascii="Consolas" w:hAnsi="Consolas" w:cs="Times New Roman"/>
          <w:sz w:val="21"/>
          <w:szCs w:val="21"/>
        </w:rPr>
        <w:t>;</w:t>
      </w:r>
    </w:p>
    <w:p w14:paraId="7A8EA80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8000"/>
          <w:sz w:val="21"/>
          <w:szCs w:val="21"/>
        </w:rPr>
        <w:t>--                                                                          </w:t>
      </w:r>
    </w:p>
    <w:p w14:paraId="4DD0243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WriteRegisterSignalReg : STD_LOGIC_VECTOR(</w:t>
      </w:r>
      <w:r w:rsidRPr="00670347">
        <w:rPr>
          <w:rFonts w:ascii="Consolas" w:hAnsi="Consolas" w:cs="Times New Roman"/>
          <w:color w:val="098658"/>
          <w:sz w:val="21"/>
          <w:szCs w:val="21"/>
        </w:rPr>
        <w:t>3</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"0000"</w:t>
      </w:r>
      <w:r w:rsidRPr="00670347">
        <w:rPr>
          <w:rFonts w:ascii="Consolas" w:hAnsi="Consolas" w:cs="Times New Roman"/>
          <w:sz w:val="21"/>
          <w:szCs w:val="21"/>
        </w:rPr>
        <w:t xml:space="preserve">; </w:t>
      </w:r>
    </w:p>
    <w:p w14:paraId="450A944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Instruction_Adder_Component_Signal :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"0000000000000000"</w:t>
      </w:r>
      <w:r w:rsidRPr="00670347">
        <w:rPr>
          <w:rFonts w:ascii="Consolas" w:hAnsi="Consolas" w:cs="Times New Roman"/>
          <w:sz w:val="21"/>
          <w:szCs w:val="21"/>
        </w:rPr>
        <w:t>;</w:t>
      </w:r>
    </w:p>
    <w:p w14:paraId="41E6F4A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SignExtendedSignal :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"0000000000000000"</w:t>
      </w:r>
      <w:r w:rsidRPr="00670347">
        <w:rPr>
          <w:rFonts w:ascii="Consolas" w:hAnsi="Consolas" w:cs="Times New Roman"/>
          <w:sz w:val="21"/>
          <w:szCs w:val="21"/>
        </w:rPr>
        <w:t>;</w:t>
      </w:r>
    </w:p>
    <w:p w14:paraId="54459A5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JumpShifterSignal : STD_LOGIC_VECTOR(</w:t>
      </w:r>
      <w:r w:rsidRPr="00670347">
        <w:rPr>
          <w:rFonts w:ascii="Consolas" w:hAnsi="Consolas" w:cs="Times New Roman"/>
          <w:color w:val="098658"/>
          <w:sz w:val="21"/>
          <w:szCs w:val="21"/>
        </w:rPr>
        <w:t>11</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"000000000000"</w:t>
      </w:r>
      <w:r w:rsidRPr="00670347">
        <w:rPr>
          <w:rFonts w:ascii="Consolas" w:hAnsi="Consolas" w:cs="Times New Roman"/>
          <w:sz w:val="21"/>
          <w:szCs w:val="21"/>
        </w:rPr>
        <w:t>;</w:t>
      </w:r>
    </w:p>
    <w:p w14:paraId="0D3EE15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ReadReg1OutSignal :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"0000000000000000"</w:t>
      </w:r>
      <w:r w:rsidRPr="00670347">
        <w:rPr>
          <w:rFonts w:ascii="Consolas" w:hAnsi="Consolas" w:cs="Times New Roman"/>
          <w:sz w:val="21"/>
          <w:szCs w:val="21"/>
        </w:rPr>
        <w:t>;</w:t>
      </w:r>
    </w:p>
    <w:p w14:paraId="4058538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ReadReg2OutSignal :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"0000000000000000"</w:t>
      </w:r>
      <w:r w:rsidRPr="00670347">
        <w:rPr>
          <w:rFonts w:ascii="Consolas" w:hAnsi="Consolas" w:cs="Times New Roman"/>
          <w:sz w:val="21"/>
          <w:szCs w:val="21"/>
        </w:rPr>
        <w:t>;</w:t>
      </w:r>
    </w:p>
    <w:p w14:paraId="1789120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ALUMuxOutSignal :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"0000000000000000"</w:t>
      </w:r>
      <w:r w:rsidRPr="00670347">
        <w:rPr>
          <w:rFonts w:ascii="Consolas" w:hAnsi="Consolas" w:cs="Times New Roman"/>
          <w:sz w:val="21"/>
          <w:szCs w:val="21"/>
        </w:rPr>
        <w:t>;</w:t>
      </w:r>
    </w:p>
    <w:p w14:paraId="0084471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ZeroSignal :</w:t>
      </w:r>
      <w:proofErr w:type="gramEnd"/>
      <w:r w:rsidRPr="00670347">
        <w:rPr>
          <w:rFonts w:ascii="Consolas" w:hAnsi="Consolas" w:cs="Times New Roman"/>
          <w:sz w:val="21"/>
          <w:szCs w:val="21"/>
        </w:rPr>
        <w:t xml:space="preserve"> STD_LOGIC                                               := </w:t>
      </w:r>
      <w:r w:rsidRPr="00670347">
        <w:rPr>
          <w:rFonts w:ascii="Consolas" w:hAnsi="Consolas" w:cs="Times New Roman"/>
          <w:color w:val="098658"/>
          <w:sz w:val="21"/>
          <w:szCs w:val="21"/>
        </w:rPr>
        <w:t>'0'</w:t>
      </w:r>
      <w:r w:rsidRPr="00670347">
        <w:rPr>
          <w:rFonts w:ascii="Consolas" w:hAnsi="Consolas" w:cs="Times New Roman"/>
          <w:sz w:val="21"/>
          <w:szCs w:val="21"/>
        </w:rPr>
        <w:t>;</w:t>
      </w:r>
    </w:p>
    <w:p w14:paraId="6DA7327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ALUResultsigOut :</w:t>
      </w:r>
      <w:proofErr w:type="gramEnd"/>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"0000000000000000"</w:t>
      </w:r>
      <w:r w:rsidRPr="00670347">
        <w:rPr>
          <w:rFonts w:ascii="Consolas" w:hAnsi="Consolas" w:cs="Times New Roman"/>
          <w:sz w:val="21"/>
          <w:szCs w:val="21"/>
        </w:rPr>
        <w:t>;</w:t>
      </w:r>
    </w:p>
    <w:p w14:paraId="4246D5A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DataMemorySignalOut :</w:t>
      </w:r>
      <w:proofErr w:type="gramEnd"/>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"0000000000000000"</w:t>
      </w:r>
      <w:r w:rsidRPr="00670347">
        <w:rPr>
          <w:rFonts w:ascii="Consolas" w:hAnsi="Consolas" w:cs="Times New Roman"/>
          <w:sz w:val="21"/>
          <w:szCs w:val="21"/>
        </w:rPr>
        <w:t>;</w:t>
      </w:r>
    </w:p>
    <w:p w14:paraId="327FE48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MemToRegMuxOutSignal :</w:t>
      </w:r>
      <w:proofErr w:type="gramEnd"/>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"0000000000000000"</w:t>
      </w:r>
      <w:r w:rsidRPr="00670347">
        <w:rPr>
          <w:rFonts w:ascii="Consolas" w:hAnsi="Consolas" w:cs="Times New Roman"/>
          <w:sz w:val="21"/>
          <w:szCs w:val="21"/>
        </w:rPr>
        <w:t>;</w:t>
      </w:r>
    </w:p>
    <w:p w14:paraId="6F6FD07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ShiftOutBranchSignal :</w:t>
      </w:r>
      <w:proofErr w:type="gramEnd"/>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"0000000000000000"</w:t>
      </w:r>
      <w:r w:rsidRPr="00670347">
        <w:rPr>
          <w:rFonts w:ascii="Consolas" w:hAnsi="Consolas" w:cs="Times New Roman"/>
          <w:sz w:val="21"/>
          <w:szCs w:val="21"/>
        </w:rPr>
        <w:t>;</w:t>
      </w:r>
    </w:p>
    <w:p w14:paraId="2F9E080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PCMostSig :</w:t>
      </w:r>
      <w:proofErr w:type="gramEnd"/>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2</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w:t>
      </w:r>
      <w:r w:rsidRPr="00670347">
        <w:rPr>
          <w:rFonts w:ascii="Consolas" w:hAnsi="Consolas" w:cs="Times New Roman"/>
          <w:sz w:val="21"/>
          <w:szCs w:val="21"/>
        </w:rPr>
        <w:t>;</w:t>
      </w:r>
    </w:p>
    <w:p w14:paraId="5CA6CC6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lastRenderedPageBreak/>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BranchJumpAdderALUResult :</w:t>
      </w:r>
      <w:proofErr w:type="gramEnd"/>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"0000000000000000"</w:t>
      </w:r>
      <w:r w:rsidRPr="00670347">
        <w:rPr>
          <w:rFonts w:ascii="Consolas" w:hAnsi="Consolas" w:cs="Times New Roman"/>
          <w:sz w:val="21"/>
          <w:szCs w:val="21"/>
        </w:rPr>
        <w:t>;</w:t>
      </w:r>
    </w:p>
    <w:p w14:paraId="05FD9AA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ShiftJumpSignalOut :</w:t>
      </w:r>
      <w:proofErr w:type="gramEnd"/>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12</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"0000000000000"</w:t>
      </w:r>
      <w:r w:rsidRPr="00670347">
        <w:rPr>
          <w:rFonts w:ascii="Consolas" w:hAnsi="Consolas" w:cs="Times New Roman"/>
          <w:sz w:val="21"/>
          <w:szCs w:val="21"/>
        </w:rPr>
        <w:t>;</w:t>
      </w:r>
    </w:p>
    <w:p w14:paraId="6D2230A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ZeroAndBranchSignal :</w:t>
      </w:r>
      <w:proofErr w:type="gramEnd"/>
      <w:r w:rsidRPr="00670347">
        <w:rPr>
          <w:rFonts w:ascii="Consolas" w:hAnsi="Consolas" w:cs="Times New Roman"/>
          <w:sz w:val="21"/>
          <w:szCs w:val="21"/>
        </w:rPr>
        <w:t xml:space="preserve"> STD_LOGIC                                      := </w:t>
      </w:r>
      <w:r w:rsidRPr="00670347">
        <w:rPr>
          <w:rFonts w:ascii="Consolas" w:hAnsi="Consolas" w:cs="Times New Roman"/>
          <w:color w:val="098658"/>
          <w:sz w:val="21"/>
          <w:szCs w:val="21"/>
        </w:rPr>
        <w:t>'0'</w:t>
      </w:r>
      <w:r w:rsidRPr="00670347">
        <w:rPr>
          <w:rFonts w:ascii="Consolas" w:hAnsi="Consolas" w:cs="Times New Roman"/>
          <w:sz w:val="21"/>
          <w:szCs w:val="21"/>
        </w:rPr>
        <w:t>;</w:t>
      </w:r>
    </w:p>
    <w:p w14:paraId="53B1AE3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BranchMuxSignalOut :</w:t>
      </w:r>
      <w:proofErr w:type="gramEnd"/>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"0000000000000000"</w:t>
      </w:r>
      <w:r w:rsidRPr="00670347">
        <w:rPr>
          <w:rFonts w:ascii="Consolas" w:hAnsi="Consolas" w:cs="Times New Roman"/>
          <w:sz w:val="21"/>
          <w:szCs w:val="21"/>
        </w:rPr>
        <w:t>;</w:t>
      </w:r>
    </w:p>
    <w:p w14:paraId="62765B4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JumpFullSignal :</w:t>
      </w:r>
      <w:proofErr w:type="gramEnd"/>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"0000000000000000"</w:t>
      </w:r>
      <w:r w:rsidRPr="00670347">
        <w:rPr>
          <w:rFonts w:ascii="Consolas" w:hAnsi="Consolas" w:cs="Times New Roman"/>
          <w:sz w:val="21"/>
          <w:szCs w:val="21"/>
        </w:rPr>
        <w:t>;</w:t>
      </w:r>
    </w:p>
    <w:p w14:paraId="7197F1E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PCOutSignal : STD_LOGIC_VECTOR(</w:t>
      </w:r>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"1111111111111111"</w:t>
      </w:r>
      <w:r w:rsidRPr="00670347">
        <w:rPr>
          <w:rFonts w:ascii="Consolas" w:hAnsi="Consolas" w:cs="Times New Roman"/>
          <w:sz w:val="21"/>
          <w:szCs w:val="21"/>
        </w:rPr>
        <w:t>;</w:t>
      </w:r>
    </w:p>
    <w:p w14:paraId="6D281F9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8000"/>
          <w:sz w:val="21"/>
          <w:szCs w:val="21"/>
        </w:rPr>
        <w:t>--                                                                          </w:t>
      </w:r>
    </w:p>
    <w:p w14:paraId="375069E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8000"/>
          <w:sz w:val="21"/>
          <w:szCs w:val="21"/>
        </w:rPr>
        <w:t xml:space="preserve">--Control Unit signals.                                                     </w:t>
      </w:r>
    </w:p>
    <w:p w14:paraId="22FC780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OpCodeSignal :</w:t>
      </w:r>
      <w:proofErr w:type="gramEnd"/>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3</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"0000"</w:t>
      </w:r>
      <w:r w:rsidRPr="00670347">
        <w:rPr>
          <w:rFonts w:ascii="Consolas" w:hAnsi="Consolas" w:cs="Times New Roman"/>
          <w:sz w:val="21"/>
          <w:szCs w:val="21"/>
        </w:rPr>
        <w:t>;</w:t>
      </w:r>
    </w:p>
    <w:p w14:paraId="4A9455B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ALUOpCodeSignal :</w:t>
      </w:r>
      <w:proofErr w:type="gramEnd"/>
      <w:r w:rsidRPr="00670347">
        <w:rPr>
          <w:rFonts w:ascii="Consolas" w:hAnsi="Consolas" w:cs="Times New Roman"/>
          <w:sz w:val="21"/>
          <w:szCs w:val="21"/>
        </w:rPr>
        <w:t xml:space="preserve"> STD_LOGIC_VECTOR(</w:t>
      </w:r>
      <w:r w:rsidRPr="00670347">
        <w:rPr>
          <w:rFonts w:ascii="Consolas" w:hAnsi="Consolas" w:cs="Times New Roman"/>
          <w:color w:val="098658"/>
          <w:sz w:val="21"/>
          <w:szCs w:val="21"/>
        </w:rPr>
        <w:t>3</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 </w:t>
      </w:r>
      <w:r w:rsidRPr="00670347">
        <w:rPr>
          <w:rFonts w:ascii="Consolas" w:hAnsi="Consolas" w:cs="Times New Roman"/>
          <w:color w:val="098658"/>
          <w:sz w:val="21"/>
          <w:szCs w:val="21"/>
        </w:rPr>
        <w:t>"0000"</w:t>
      </w:r>
      <w:r w:rsidRPr="00670347">
        <w:rPr>
          <w:rFonts w:ascii="Consolas" w:hAnsi="Consolas" w:cs="Times New Roman"/>
          <w:sz w:val="21"/>
          <w:szCs w:val="21"/>
        </w:rPr>
        <w:t>;</w:t>
      </w:r>
    </w:p>
    <w:p w14:paraId="37AA274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RegDstSignal :</w:t>
      </w:r>
      <w:proofErr w:type="gramEnd"/>
      <w:r w:rsidRPr="00670347">
        <w:rPr>
          <w:rFonts w:ascii="Consolas" w:hAnsi="Consolas" w:cs="Times New Roman"/>
          <w:sz w:val="21"/>
          <w:szCs w:val="21"/>
        </w:rPr>
        <w:t xml:space="preserve"> STD_LOGIC                                             := </w:t>
      </w:r>
      <w:r w:rsidRPr="00670347">
        <w:rPr>
          <w:rFonts w:ascii="Consolas" w:hAnsi="Consolas" w:cs="Times New Roman"/>
          <w:color w:val="098658"/>
          <w:sz w:val="21"/>
          <w:szCs w:val="21"/>
        </w:rPr>
        <w:t>'0'</w:t>
      </w:r>
      <w:r w:rsidRPr="00670347">
        <w:rPr>
          <w:rFonts w:ascii="Consolas" w:hAnsi="Consolas" w:cs="Times New Roman"/>
          <w:sz w:val="21"/>
          <w:szCs w:val="21"/>
        </w:rPr>
        <w:t>;</w:t>
      </w:r>
    </w:p>
    <w:p w14:paraId="15B18CB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JumpSignal :</w:t>
      </w:r>
      <w:proofErr w:type="gramEnd"/>
      <w:r w:rsidRPr="00670347">
        <w:rPr>
          <w:rFonts w:ascii="Consolas" w:hAnsi="Consolas" w:cs="Times New Roman"/>
          <w:sz w:val="21"/>
          <w:szCs w:val="21"/>
        </w:rPr>
        <w:t xml:space="preserve"> STD_LOGIC                                               := </w:t>
      </w:r>
      <w:r w:rsidRPr="00670347">
        <w:rPr>
          <w:rFonts w:ascii="Consolas" w:hAnsi="Consolas" w:cs="Times New Roman"/>
          <w:color w:val="098658"/>
          <w:sz w:val="21"/>
          <w:szCs w:val="21"/>
        </w:rPr>
        <w:t>'0'</w:t>
      </w:r>
      <w:r w:rsidRPr="00670347">
        <w:rPr>
          <w:rFonts w:ascii="Consolas" w:hAnsi="Consolas" w:cs="Times New Roman"/>
          <w:sz w:val="21"/>
          <w:szCs w:val="21"/>
        </w:rPr>
        <w:t>;</w:t>
      </w:r>
    </w:p>
    <w:p w14:paraId="576EF0C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BranchSignal :</w:t>
      </w:r>
      <w:proofErr w:type="gramEnd"/>
      <w:r w:rsidRPr="00670347">
        <w:rPr>
          <w:rFonts w:ascii="Consolas" w:hAnsi="Consolas" w:cs="Times New Roman"/>
          <w:sz w:val="21"/>
          <w:szCs w:val="21"/>
        </w:rPr>
        <w:t xml:space="preserve"> STD_LOGIC                                             := </w:t>
      </w:r>
      <w:r w:rsidRPr="00670347">
        <w:rPr>
          <w:rFonts w:ascii="Consolas" w:hAnsi="Consolas" w:cs="Times New Roman"/>
          <w:color w:val="098658"/>
          <w:sz w:val="21"/>
          <w:szCs w:val="21"/>
        </w:rPr>
        <w:t>'0'</w:t>
      </w:r>
      <w:r w:rsidRPr="00670347">
        <w:rPr>
          <w:rFonts w:ascii="Consolas" w:hAnsi="Consolas" w:cs="Times New Roman"/>
          <w:sz w:val="21"/>
          <w:szCs w:val="21"/>
        </w:rPr>
        <w:t>;</w:t>
      </w:r>
    </w:p>
    <w:p w14:paraId="561744D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MemReadSignal :</w:t>
      </w:r>
      <w:proofErr w:type="gramEnd"/>
      <w:r w:rsidRPr="00670347">
        <w:rPr>
          <w:rFonts w:ascii="Consolas" w:hAnsi="Consolas" w:cs="Times New Roman"/>
          <w:sz w:val="21"/>
          <w:szCs w:val="21"/>
        </w:rPr>
        <w:t xml:space="preserve"> STD_LOGIC                                            := </w:t>
      </w:r>
      <w:r w:rsidRPr="00670347">
        <w:rPr>
          <w:rFonts w:ascii="Consolas" w:hAnsi="Consolas" w:cs="Times New Roman"/>
          <w:color w:val="098658"/>
          <w:sz w:val="21"/>
          <w:szCs w:val="21"/>
        </w:rPr>
        <w:t>'0'</w:t>
      </w:r>
      <w:r w:rsidRPr="00670347">
        <w:rPr>
          <w:rFonts w:ascii="Consolas" w:hAnsi="Consolas" w:cs="Times New Roman"/>
          <w:sz w:val="21"/>
          <w:szCs w:val="21"/>
        </w:rPr>
        <w:t>;</w:t>
      </w:r>
    </w:p>
    <w:p w14:paraId="55B93B2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MemToRegSignal :</w:t>
      </w:r>
      <w:proofErr w:type="gramEnd"/>
      <w:r w:rsidRPr="00670347">
        <w:rPr>
          <w:rFonts w:ascii="Consolas" w:hAnsi="Consolas" w:cs="Times New Roman"/>
          <w:sz w:val="21"/>
          <w:szCs w:val="21"/>
        </w:rPr>
        <w:t xml:space="preserve"> STD_LOGIC                                           := </w:t>
      </w:r>
      <w:r w:rsidRPr="00670347">
        <w:rPr>
          <w:rFonts w:ascii="Consolas" w:hAnsi="Consolas" w:cs="Times New Roman"/>
          <w:color w:val="098658"/>
          <w:sz w:val="21"/>
          <w:szCs w:val="21"/>
        </w:rPr>
        <w:t>'0'</w:t>
      </w:r>
      <w:r w:rsidRPr="00670347">
        <w:rPr>
          <w:rFonts w:ascii="Consolas" w:hAnsi="Consolas" w:cs="Times New Roman"/>
          <w:sz w:val="21"/>
          <w:szCs w:val="21"/>
        </w:rPr>
        <w:t>;</w:t>
      </w:r>
    </w:p>
    <w:p w14:paraId="3E1E5C5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MemWriteSignal :</w:t>
      </w:r>
      <w:proofErr w:type="gramEnd"/>
      <w:r w:rsidRPr="00670347">
        <w:rPr>
          <w:rFonts w:ascii="Consolas" w:hAnsi="Consolas" w:cs="Times New Roman"/>
          <w:sz w:val="21"/>
          <w:szCs w:val="21"/>
        </w:rPr>
        <w:t xml:space="preserve"> STD_LOGIC                                           := </w:t>
      </w:r>
      <w:r w:rsidRPr="00670347">
        <w:rPr>
          <w:rFonts w:ascii="Consolas" w:hAnsi="Consolas" w:cs="Times New Roman"/>
          <w:color w:val="098658"/>
          <w:sz w:val="21"/>
          <w:szCs w:val="21"/>
        </w:rPr>
        <w:t>'0'</w:t>
      </w:r>
      <w:r w:rsidRPr="00670347">
        <w:rPr>
          <w:rFonts w:ascii="Consolas" w:hAnsi="Consolas" w:cs="Times New Roman"/>
          <w:sz w:val="21"/>
          <w:szCs w:val="21"/>
        </w:rPr>
        <w:t>;</w:t>
      </w:r>
    </w:p>
    <w:p w14:paraId="2DC88EE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ALUSrcSignal :</w:t>
      </w:r>
      <w:proofErr w:type="gramEnd"/>
      <w:r w:rsidRPr="00670347">
        <w:rPr>
          <w:rFonts w:ascii="Consolas" w:hAnsi="Consolas" w:cs="Times New Roman"/>
          <w:sz w:val="21"/>
          <w:szCs w:val="21"/>
        </w:rPr>
        <w:t xml:space="preserve"> STD_LOGIC                                             := </w:t>
      </w:r>
      <w:r w:rsidRPr="00670347">
        <w:rPr>
          <w:rFonts w:ascii="Consolas" w:hAnsi="Consolas" w:cs="Times New Roman"/>
          <w:color w:val="098658"/>
          <w:sz w:val="21"/>
          <w:szCs w:val="21"/>
        </w:rPr>
        <w:t>'0'</w:t>
      </w:r>
      <w:r w:rsidRPr="00670347">
        <w:rPr>
          <w:rFonts w:ascii="Consolas" w:hAnsi="Consolas" w:cs="Times New Roman"/>
          <w:sz w:val="21"/>
          <w:szCs w:val="21"/>
        </w:rPr>
        <w:t>;</w:t>
      </w:r>
    </w:p>
    <w:p w14:paraId="021E267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signal</w:t>
      </w:r>
      <w:r w:rsidRPr="00670347">
        <w:rPr>
          <w:rFonts w:ascii="Consolas" w:hAnsi="Consolas" w:cs="Times New Roman"/>
          <w:sz w:val="21"/>
          <w:szCs w:val="21"/>
        </w:rPr>
        <w:t xml:space="preserve"> </w:t>
      </w:r>
      <w:proofErr w:type="gramStart"/>
      <w:r w:rsidRPr="00670347">
        <w:rPr>
          <w:rFonts w:ascii="Consolas" w:hAnsi="Consolas" w:cs="Times New Roman"/>
          <w:sz w:val="21"/>
          <w:szCs w:val="21"/>
        </w:rPr>
        <w:t>RegWriteSignal :</w:t>
      </w:r>
      <w:proofErr w:type="gramEnd"/>
      <w:r w:rsidRPr="00670347">
        <w:rPr>
          <w:rFonts w:ascii="Consolas" w:hAnsi="Consolas" w:cs="Times New Roman"/>
          <w:sz w:val="21"/>
          <w:szCs w:val="21"/>
        </w:rPr>
        <w:t xml:space="preserve"> STD_LOGIC                                           := </w:t>
      </w:r>
      <w:r w:rsidRPr="00670347">
        <w:rPr>
          <w:rFonts w:ascii="Consolas" w:hAnsi="Consolas" w:cs="Times New Roman"/>
          <w:color w:val="098658"/>
          <w:sz w:val="21"/>
          <w:szCs w:val="21"/>
        </w:rPr>
        <w:t>'0'</w:t>
      </w:r>
      <w:r w:rsidRPr="00670347">
        <w:rPr>
          <w:rFonts w:ascii="Consolas" w:hAnsi="Consolas" w:cs="Times New Roman"/>
          <w:sz w:val="21"/>
          <w:szCs w:val="21"/>
        </w:rPr>
        <w:t>;</w:t>
      </w:r>
    </w:p>
    <w:p w14:paraId="59B60C6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3805AFB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4D33057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begin</w:t>
      </w:r>
    </w:p>
    <w:p w14:paraId="3965044A" w14:textId="77777777" w:rsidR="00670347" w:rsidRPr="00670347" w:rsidRDefault="00670347" w:rsidP="00670347">
      <w:pPr>
        <w:shd w:val="clear" w:color="auto" w:fill="FFFFFF"/>
        <w:spacing w:line="285" w:lineRule="atLeast"/>
        <w:rPr>
          <w:rFonts w:ascii="Consolas" w:hAnsi="Consolas" w:cs="Times New Roman"/>
          <w:sz w:val="21"/>
          <w:szCs w:val="21"/>
        </w:rPr>
      </w:pPr>
    </w:p>
    <w:p w14:paraId="736259D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1F1E11A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PC_</w:t>
      </w:r>
      <w:proofErr w:type="gramStart"/>
      <w:r w:rsidRPr="00670347">
        <w:rPr>
          <w:rFonts w:ascii="Consolas" w:hAnsi="Consolas" w:cs="Times New Roman"/>
          <w:sz w:val="21"/>
          <w:szCs w:val="21"/>
        </w:rPr>
        <w:t>ComponentCall :</w:t>
      </w:r>
      <w:proofErr w:type="gramEnd"/>
      <w:r w:rsidRPr="00670347">
        <w:rPr>
          <w:rFonts w:ascii="Consolas" w:hAnsi="Consolas" w:cs="Times New Roman"/>
          <w:sz w:val="21"/>
          <w:szCs w:val="21"/>
        </w:rPr>
        <w:t xml:space="preserve"> </w:t>
      </w:r>
      <w:r w:rsidRPr="00670347">
        <w:rPr>
          <w:rFonts w:ascii="Consolas" w:hAnsi="Consolas" w:cs="Times New Roman"/>
          <w:color w:val="800000"/>
          <w:sz w:val="21"/>
          <w:szCs w:val="21"/>
        </w:rPr>
        <w:t>PC_Component</w:t>
      </w:r>
    </w:p>
    <w:p w14:paraId="5F973D0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MAP</w:t>
      </w:r>
      <w:r w:rsidRPr="00670347">
        <w:rPr>
          <w:rFonts w:ascii="Consolas" w:hAnsi="Consolas" w:cs="Times New Roman"/>
          <w:sz w:val="21"/>
          <w:szCs w:val="21"/>
        </w:rPr>
        <w:t>(</w:t>
      </w:r>
      <w:proofErr w:type="gramEnd"/>
    </w:p>
    <w:p w14:paraId="480E2DA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clk =&gt; clk,</w:t>
      </w:r>
    </w:p>
    <w:p w14:paraId="62FB661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pc_</w:t>
      </w:r>
      <w:proofErr w:type="gramStart"/>
      <w:r w:rsidRPr="00670347">
        <w:rPr>
          <w:rFonts w:ascii="Consolas" w:hAnsi="Consolas" w:cs="Times New Roman"/>
          <w:sz w:val="21"/>
          <w:szCs w:val="21"/>
        </w:rPr>
        <w:t>in  =</w:t>
      </w:r>
      <w:proofErr w:type="gramEnd"/>
      <w:r w:rsidRPr="00670347">
        <w:rPr>
          <w:rFonts w:ascii="Consolas" w:hAnsi="Consolas" w:cs="Times New Roman"/>
          <w:sz w:val="21"/>
          <w:szCs w:val="21"/>
        </w:rPr>
        <w:t>&gt; PCOutSignal,</w:t>
      </w:r>
    </w:p>
    <w:p w14:paraId="61897B0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pc_</w:t>
      </w:r>
      <w:proofErr w:type="gramStart"/>
      <w:r w:rsidRPr="00670347">
        <w:rPr>
          <w:rFonts w:ascii="Consolas" w:hAnsi="Consolas" w:cs="Times New Roman"/>
          <w:sz w:val="21"/>
          <w:szCs w:val="21"/>
        </w:rPr>
        <w:t>out  =</w:t>
      </w:r>
      <w:proofErr w:type="gramEnd"/>
      <w:r w:rsidRPr="00670347">
        <w:rPr>
          <w:rFonts w:ascii="Consolas" w:hAnsi="Consolas" w:cs="Times New Roman"/>
          <w:sz w:val="21"/>
          <w:szCs w:val="21"/>
        </w:rPr>
        <w:t>&gt; pc_out_signal</w:t>
      </w:r>
    </w:p>
    <w:p w14:paraId="72422F4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p>
    <w:p w14:paraId="701CD8A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lastRenderedPageBreak/>
        <w:t xml:space="preserve">    </w:t>
      </w:r>
    </w:p>
    <w:p w14:paraId="1DAFCC3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InstructionMemoryCall :</w:t>
      </w:r>
      <w:proofErr w:type="gramEnd"/>
      <w:r w:rsidRPr="00670347">
        <w:rPr>
          <w:rFonts w:ascii="Consolas" w:hAnsi="Consolas" w:cs="Times New Roman"/>
          <w:sz w:val="21"/>
          <w:szCs w:val="21"/>
        </w:rPr>
        <w:t xml:space="preserve"> </w:t>
      </w:r>
      <w:r w:rsidRPr="00670347">
        <w:rPr>
          <w:rFonts w:ascii="Consolas" w:hAnsi="Consolas" w:cs="Times New Roman"/>
          <w:color w:val="800000"/>
          <w:sz w:val="21"/>
          <w:szCs w:val="21"/>
        </w:rPr>
        <w:t>InstructionMemory</w:t>
      </w:r>
    </w:p>
    <w:p w14:paraId="7C3B371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MAP</w:t>
      </w:r>
      <w:r w:rsidRPr="00670347">
        <w:rPr>
          <w:rFonts w:ascii="Consolas" w:hAnsi="Consolas" w:cs="Times New Roman"/>
          <w:sz w:val="21"/>
          <w:szCs w:val="21"/>
        </w:rPr>
        <w:t>(</w:t>
      </w:r>
      <w:proofErr w:type="gramEnd"/>
    </w:p>
    <w:p w14:paraId="06BC917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InstAddress =&gt; pc_out_signal,</w:t>
      </w:r>
    </w:p>
    <w:p w14:paraId="0B26749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InstData  =</w:t>
      </w:r>
      <w:proofErr w:type="gramEnd"/>
      <w:r w:rsidRPr="00670347">
        <w:rPr>
          <w:rFonts w:ascii="Consolas" w:hAnsi="Consolas" w:cs="Times New Roman"/>
          <w:sz w:val="21"/>
          <w:szCs w:val="21"/>
        </w:rPr>
        <w:t>&gt; InstDataSignal</w:t>
      </w:r>
    </w:p>
    <w:p w14:paraId="5D540C0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p>
    <w:p w14:paraId="7C5DC7A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34C10F1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Instruction_Adder_</w:t>
      </w:r>
      <w:proofErr w:type="gramStart"/>
      <w:r w:rsidRPr="00670347">
        <w:rPr>
          <w:rFonts w:ascii="Consolas" w:hAnsi="Consolas" w:cs="Times New Roman"/>
          <w:sz w:val="21"/>
          <w:szCs w:val="21"/>
        </w:rPr>
        <w:t>ComponentCall :</w:t>
      </w:r>
      <w:proofErr w:type="gramEnd"/>
      <w:r w:rsidRPr="00670347">
        <w:rPr>
          <w:rFonts w:ascii="Consolas" w:hAnsi="Consolas" w:cs="Times New Roman"/>
          <w:sz w:val="21"/>
          <w:szCs w:val="21"/>
        </w:rPr>
        <w:t xml:space="preserve"> </w:t>
      </w:r>
      <w:r w:rsidRPr="00670347">
        <w:rPr>
          <w:rFonts w:ascii="Consolas" w:hAnsi="Consolas" w:cs="Times New Roman"/>
          <w:color w:val="800000"/>
          <w:sz w:val="21"/>
          <w:szCs w:val="21"/>
        </w:rPr>
        <w:t>Instruction_Adder_Component</w:t>
      </w:r>
    </w:p>
    <w:p w14:paraId="6D6D7CE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MAP</w:t>
      </w:r>
      <w:r w:rsidRPr="00670347">
        <w:rPr>
          <w:rFonts w:ascii="Consolas" w:hAnsi="Consolas" w:cs="Times New Roman"/>
          <w:sz w:val="21"/>
          <w:szCs w:val="21"/>
        </w:rPr>
        <w:t>(</w:t>
      </w:r>
      <w:proofErr w:type="gramEnd"/>
    </w:p>
    <w:p w14:paraId="1C5DEB6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clk =&gt; clk,</w:t>
      </w:r>
    </w:p>
    <w:p w14:paraId="5A1BE87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InstIn =&gt; pc_out_signal,</w:t>
      </w:r>
    </w:p>
    <w:p w14:paraId="7BB108B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InstOut  =</w:t>
      </w:r>
      <w:proofErr w:type="gramEnd"/>
      <w:r w:rsidRPr="00670347">
        <w:rPr>
          <w:rFonts w:ascii="Consolas" w:hAnsi="Consolas" w:cs="Times New Roman"/>
          <w:sz w:val="21"/>
          <w:szCs w:val="21"/>
        </w:rPr>
        <w:t>&gt; Instruction_Adder_Component_Signal</w:t>
      </w:r>
    </w:p>
    <w:p w14:paraId="51A87A9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p>
    <w:p w14:paraId="47740DE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4A4569D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ControlUnitCall :</w:t>
      </w:r>
      <w:proofErr w:type="gramEnd"/>
      <w:r w:rsidRPr="00670347">
        <w:rPr>
          <w:rFonts w:ascii="Consolas" w:hAnsi="Consolas" w:cs="Times New Roman"/>
          <w:sz w:val="21"/>
          <w:szCs w:val="21"/>
        </w:rPr>
        <w:t xml:space="preserve"> </w:t>
      </w:r>
      <w:r w:rsidRPr="00670347">
        <w:rPr>
          <w:rFonts w:ascii="Consolas" w:hAnsi="Consolas" w:cs="Times New Roman"/>
          <w:color w:val="800000"/>
          <w:sz w:val="21"/>
          <w:szCs w:val="21"/>
        </w:rPr>
        <w:t>ControlUnit</w:t>
      </w:r>
    </w:p>
    <w:p w14:paraId="63F98B8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MAP</w:t>
      </w:r>
      <w:r w:rsidRPr="00670347">
        <w:rPr>
          <w:rFonts w:ascii="Consolas" w:hAnsi="Consolas" w:cs="Times New Roman"/>
          <w:sz w:val="21"/>
          <w:szCs w:val="21"/>
        </w:rPr>
        <w:t>(</w:t>
      </w:r>
      <w:proofErr w:type="gramEnd"/>
    </w:p>
    <w:p w14:paraId="7769DB7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InstOpCode =&gt; InstDataSignal,</w:t>
      </w:r>
    </w:p>
    <w:p w14:paraId="3315F50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RegDst =&gt; RegDstSignal,</w:t>
      </w:r>
    </w:p>
    <w:p w14:paraId="6C668E7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Jump  =</w:t>
      </w:r>
      <w:proofErr w:type="gramEnd"/>
      <w:r w:rsidRPr="00670347">
        <w:rPr>
          <w:rFonts w:ascii="Consolas" w:hAnsi="Consolas" w:cs="Times New Roman"/>
          <w:sz w:val="21"/>
          <w:szCs w:val="21"/>
        </w:rPr>
        <w:t>&gt; JumpSignal,</w:t>
      </w:r>
    </w:p>
    <w:p w14:paraId="35748BE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Branch  =</w:t>
      </w:r>
      <w:proofErr w:type="gramEnd"/>
      <w:r w:rsidRPr="00670347">
        <w:rPr>
          <w:rFonts w:ascii="Consolas" w:hAnsi="Consolas" w:cs="Times New Roman"/>
          <w:sz w:val="21"/>
          <w:szCs w:val="21"/>
        </w:rPr>
        <w:t>&gt; BranchSignal,</w:t>
      </w:r>
    </w:p>
    <w:p w14:paraId="5326FAF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MemRead =&gt; MemReadSignal,</w:t>
      </w:r>
    </w:p>
    <w:p w14:paraId="1977F4B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MemToReg =&gt; MemToRegSignal,</w:t>
      </w:r>
    </w:p>
    <w:p w14:paraId="29F2B49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ALUOpCode =&gt; ALUOpCodeSignal,</w:t>
      </w:r>
    </w:p>
    <w:p w14:paraId="5F05F41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MemWrite =&gt; MemWriteSignal,</w:t>
      </w:r>
    </w:p>
    <w:p w14:paraId="0272194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ALUSrc =&gt; ALUSrcSignal,</w:t>
      </w:r>
    </w:p>
    <w:p w14:paraId="6E3FB8F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RegWrite =&gt; RegWriteSignal</w:t>
      </w:r>
    </w:p>
    <w:p w14:paraId="1DA7BA3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p>
    <w:p w14:paraId="469FC2B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79FD040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InstMemToRegMuxCall :</w:t>
      </w:r>
      <w:proofErr w:type="gramEnd"/>
      <w:r w:rsidRPr="00670347">
        <w:rPr>
          <w:rFonts w:ascii="Consolas" w:hAnsi="Consolas" w:cs="Times New Roman"/>
          <w:sz w:val="21"/>
          <w:szCs w:val="21"/>
        </w:rPr>
        <w:t xml:space="preserve"> </w:t>
      </w:r>
      <w:r w:rsidRPr="00670347">
        <w:rPr>
          <w:rFonts w:ascii="Consolas" w:hAnsi="Consolas" w:cs="Times New Roman"/>
          <w:color w:val="800000"/>
          <w:sz w:val="21"/>
          <w:szCs w:val="21"/>
        </w:rPr>
        <w:t>InstMemToRegMux</w:t>
      </w:r>
    </w:p>
    <w:p w14:paraId="7A90407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MAP</w:t>
      </w:r>
      <w:r w:rsidRPr="00670347">
        <w:rPr>
          <w:rFonts w:ascii="Consolas" w:hAnsi="Consolas" w:cs="Times New Roman"/>
          <w:sz w:val="21"/>
          <w:szCs w:val="21"/>
        </w:rPr>
        <w:t>(</w:t>
      </w:r>
      <w:proofErr w:type="gramEnd"/>
    </w:p>
    <w:p w14:paraId="0B05A01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RegDst =&gt; RegDstSignal,</w:t>
      </w:r>
    </w:p>
    <w:p w14:paraId="71DB9F9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Inst1</w:t>
      </w:r>
      <w:proofErr w:type="gramStart"/>
      <w:r w:rsidRPr="00670347">
        <w:rPr>
          <w:rFonts w:ascii="Consolas" w:hAnsi="Consolas" w:cs="Times New Roman"/>
          <w:sz w:val="21"/>
          <w:szCs w:val="21"/>
        </w:rPr>
        <w:t>Rs  =</w:t>
      </w:r>
      <w:proofErr w:type="gramEnd"/>
      <w:r w:rsidRPr="00670347">
        <w:rPr>
          <w:rFonts w:ascii="Consolas" w:hAnsi="Consolas" w:cs="Times New Roman"/>
          <w:sz w:val="21"/>
          <w:szCs w:val="21"/>
        </w:rPr>
        <w:t>&gt; InstDataSignal(</w:t>
      </w:r>
      <w:r w:rsidRPr="00670347">
        <w:rPr>
          <w:rFonts w:ascii="Consolas" w:hAnsi="Consolas" w:cs="Times New Roman"/>
          <w:color w:val="098658"/>
          <w:sz w:val="21"/>
          <w:szCs w:val="21"/>
        </w:rPr>
        <w:t>7</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4</w:t>
      </w:r>
      <w:r w:rsidRPr="00670347">
        <w:rPr>
          <w:rFonts w:ascii="Consolas" w:hAnsi="Consolas" w:cs="Times New Roman"/>
          <w:sz w:val="21"/>
          <w:szCs w:val="21"/>
        </w:rPr>
        <w:t>),</w:t>
      </w:r>
    </w:p>
    <w:p w14:paraId="1186731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Inst2</w:t>
      </w:r>
      <w:proofErr w:type="gramStart"/>
      <w:r w:rsidRPr="00670347">
        <w:rPr>
          <w:rFonts w:ascii="Consolas" w:hAnsi="Consolas" w:cs="Times New Roman"/>
          <w:sz w:val="21"/>
          <w:szCs w:val="21"/>
        </w:rPr>
        <w:t>Rd  =</w:t>
      </w:r>
      <w:proofErr w:type="gramEnd"/>
      <w:r w:rsidRPr="00670347">
        <w:rPr>
          <w:rFonts w:ascii="Consolas" w:hAnsi="Consolas" w:cs="Times New Roman"/>
          <w:sz w:val="21"/>
          <w:szCs w:val="21"/>
        </w:rPr>
        <w:t>&gt; InstDataSignal(</w:t>
      </w:r>
      <w:r w:rsidRPr="00670347">
        <w:rPr>
          <w:rFonts w:ascii="Consolas" w:hAnsi="Consolas" w:cs="Times New Roman"/>
          <w:color w:val="098658"/>
          <w:sz w:val="21"/>
          <w:szCs w:val="21"/>
        </w:rPr>
        <w:t>3</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6DFB2B2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MuxOut =&gt; WriteRegisterSignalReg</w:t>
      </w:r>
    </w:p>
    <w:p w14:paraId="57B253A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p>
    <w:p w14:paraId="6F40E0C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26FCE0D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SignExtensionCall :</w:t>
      </w:r>
      <w:proofErr w:type="gramEnd"/>
      <w:r w:rsidRPr="00670347">
        <w:rPr>
          <w:rFonts w:ascii="Consolas" w:hAnsi="Consolas" w:cs="Times New Roman"/>
          <w:sz w:val="21"/>
          <w:szCs w:val="21"/>
        </w:rPr>
        <w:t xml:space="preserve"> </w:t>
      </w:r>
      <w:r w:rsidRPr="00670347">
        <w:rPr>
          <w:rFonts w:ascii="Consolas" w:hAnsi="Consolas" w:cs="Times New Roman"/>
          <w:color w:val="800000"/>
          <w:sz w:val="21"/>
          <w:szCs w:val="21"/>
        </w:rPr>
        <w:t>SignExtension</w:t>
      </w:r>
    </w:p>
    <w:p w14:paraId="4E4AF70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MAP</w:t>
      </w:r>
      <w:r w:rsidRPr="00670347">
        <w:rPr>
          <w:rFonts w:ascii="Consolas" w:hAnsi="Consolas" w:cs="Times New Roman"/>
          <w:sz w:val="21"/>
          <w:szCs w:val="21"/>
        </w:rPr>
        <w:t>(</w:t>
      </w:r>
      <w:proofErr w:type="gramEnd"/>
    </w:p>
    <w:p w14:paraId="2CF33CE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DataIn =&gt; </w:t>
      </w:r>
      <w:proofErr w:type="gramStart"/>
      <w:r w:rsidRPr="00670347">
        <w:rPr>
          <w:rFonts w:ascii="Consolas" w:hAnsi="Consolas" w:cs="Times New Roman"/>
          <w:sz w:val="21"/>
          <w:szCs w:val="21"/>
        </w:rPr>
        <w:t>InstDataSignal(</w:t>
      </w:r>
      <w:proofErr w:type="gramEnd"/>
      <w:r w:rsidRPr="00670347">
        <w:rPr>
          <w:rFonts w:ascii="Consolas" w:hAnsi="Consolas" w:cs="Times New Roman"/>
          <w:color w:val="098658"/>
          <w:sz w:val="21"/>
          <w:szCs w:val="21"/>
        </w:rPr>
        <w:t>3</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 xml:space="preserve">), </w:t>
      </w:r>
      <w:r w:rsidRPr="00670347">
        <w:rPr>
          <w:rFonts w:ascii="Consolas" w:hAnsi="Consolas" w:cs="Times New Roman"/>
          <w:color w:val="008000"/>
          <w:sz w:val="21"/>
          <w:szCs w:val="21"/>
        </w:rPr>
        <w:t>--Rd</w:t>
      </w:r>
    </w:p>
    <w:p w14:paraId="0A744BB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ExtendedData  =</w:t>
      </w:r>
      <w:proofErr w:type="gramEnd"/>
      <w:r w:rsidRPr="00670347">
        <w:rPr>
          <w:rFonts w:ascii="Consolas" w:hAnsi="Consolas" w:cs="Times New Roman"/>
          <w:sz w:val="21"/>
          <w:szCs w:val="21"/>
        </w:rPr>
        <w:t>&gt; SignExtendedSignal</w:t>
      </w:r>
    </w:p>
    <w:p w14:paraId="2A88ED7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p>
    <w:p w14:paraId="6209D29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2DE153E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ShiftBranchCall :</w:t>
      </w:r>
      <w:proofErr w:type="gramEnd"/>
      <w:r w:rsidRPr="00670347">
        <w:rPr>
          <w:rFonts w:ascii="Consolas" w:hAnsi="Consolas" w:cs="Times New Roman"/>
          <w:sz w:val="21"/>
          <w:szCs w:val="21"/>
        </w:rPr>
        <w:t xml:space="preserve"> </w:t>
      </w:r>
      <w:r w:rsidRPr="00670347">
        <w:rPr>
          <w:rFonts w:ascii="Consolas" w:hAnsi="Consolas" w:cs="Times New Roman"/>
          <w:color w:val="800000"/>
          <w:sz w:val="21"/>
          <w:szCs w:val="21"/>
        </w:rPr>
        <w:t>ShiftBranch</w:t>
      </w:r>
    </w:p>
    <w:p w14:paraId="385BDB3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MAP</w:t>
      </w:r>
      <w:r w:rsidRPr="00670347">
        <w:rPr>
          <w:rFonts w:ascii="Consolas" w:hAnsi="Consolas" w:cs="Times New Roman"/>
          <w:sz w:val="21"/>
          <w:szCs w:val="21"/>
        </w:rPr>
        <w:t>(</w:t>
      </w:r>
      <w:proofErr w:type="gramEnd"/>
    </w:p>
    <w:p w14:paraId="36F4DBB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SignExtend =&gt; SignExtendedSignal,</w:t>
      </w:r>
    </w:p>
    <w:p w14:paraId="6A9CD69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lastRenderedPageBreak/>
        <w:t xml:space="preserve">        </w:t>
      </w:r>
      <w:proofErr w:type="gramStart"/>
      <w:r w:rsidRPr="00670347">
        <w:rPr>
          <w:rFonts w:ascii="Consolas" w:hAnsi="Consolas" w:cs="Times New Roman"/>
          <w:sz w:val="21"/>
          <w:szCs w:val="21"/>
        </w:rPr>
        <w:t>ShiftOutBranch  =</w:t>
      </w:r>
      <w:proofErr w:type="gramEnd"/>
      <w:r w:rsidRPr="00670347">
        <w:rPr>
          <w:rFonts w:ascii="Consolas" w:hAnsi="Consolas" w:cs="Times New Roman"/>
          <w:sz w:val="21"/>
          <w:szCs w:val="21"/>
        </w:rPr>
        <w:t>&gt; ShiftOutBranchSignal</w:t>
      </w:r>
    </w:p>
    <w:p w14:paraId="1DE0342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p>
    <w:p w14:paraId="3D3E380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16F744C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BranchJumpAdderCall :</w:t>
      </w:r>
      <w:proofErr w:type="gramEnd"/>
      <w:r w:rsidRPr="00670347">
        <w:rPr>
          <w:rFonts w:ascii="Consolas" w:hAnsi="Consolas" w:cs="Times New Roman"/>
          <w:sz w:val="21"/>
          <w:szCs w:val="21"/>
        </w:rPr>
        <w:t xml:space="preserve"> </w:t>
      </w:r>
      <w:r w:rsidRPr="00670347">
        <w:rPr>
          <w:rFonts w:ascii="Consolas" w:hAnsi="Consolas" w:cs="Times New Roman"/>
          <w:color w:val="800000"/>
          <w:sz w:val="21"/>
          <w:szCs w:val="21"/>
        </w:rPr>
        <w:t>BranchJumpAdder</w:t>
      </w:r>
    </w:p>
    <w:p w14:paraId="2717160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MAP</w:t>
      </w:r>
      <w:r w:rsidRPr="00670347">
        <w:rPr>
          <w:rFonts w:ascii="Consolas" w:hAnsi="Consolas" w:cs="Times New Roman"/>
          <w:sz w:val="21"/>
          <w:szCs w:val="21"/>
        </w:rPr>
        <w:t>(</w:t>
      </w:r>
      <w:proofErr w:type="gramEnd"/>
    </w:p>
    <w:p w14:paraId="3BB6100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ShiftInput =&gt; ShiftOutBranchSignal,</w:t>
      </w:r>
    </w:p>
    <w:p w14:paraId="5291701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PCAddress  =</w:t>
      </w:r>
      <w:proofErr w:type="gramEnd"/>
      <w:r w:rsidRPr="00670347">
        <w:rPr>
          <w:rFonts w:ascii="Consolas" w:hAnsi="Consolas" w:cs="Times New Roman"/>
          <w:sz w:val="21"/>
          <w:szCs w:val="21"/>
        </w:rPr>
        <w:t>&gt; Instruction_Adder_Component_Signal,</w:t>
      </w:r>
    </w:p>
    <w:p w14:paraId="3086589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ALUResult  =</w:t>
      </w:r>
      <w:proofErr w:type="gramEnd"/>
      <w:r w:rsidRPr="00670347">
        <w:rPr>
          <w:rFonts w:ascii="Consolas" w:hAnsi="Consolas" w:cs="Times New Roman"/>
          <w:sz w:val="21"/>
          <w:szCs w:val="21"/>
        </w:rPr>
        <w:t>&gt; BranchJumpAdderALUResult</w:t>
      </w:r>
    </w:p>
    <w:p w14:paraId="2D011C6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p>
    <w:p w14:paraId="1EAA7D5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0D96829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ShiftJumpCall :</w:t>
      </w:r>
      <w:proofErr w:type="gramEnd"/>
      <w:r w:rsidRPr="00670347">
        <w:rPr>
          <w:rFonts w:ascii="Consolas" w:hAnsi="Consolas" w:cs="Times New Roman"/>
          <w:sz w:val="21"/>
          <w:szCs w:val="21"/>
        </w:rPr>
        <w:t xml:space="preserve"> </w:t>
      </w:r>
      <w:r w:rsidRPr="00670347">
        <w:rPr>
          <w:rFonts w:ascii="Consolas" w:hAnsi="Consolas" w:cs="Times New Roman"/>
          <w:color w:val="800000"/>
          <w:sz w:val="21"/>
          <w:szCs w:val="21"/>
        </w:rPr>
        <w:t>ShiftJump</w:t>
      </w:r>
    </w:p>
    <w:p w14:paraId="621C9F7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MAP</w:t>
      </w:r>
      <w:r w:rsidRPr="00670347">
        <w:rPr>
          <w:rFonts w:ascii="Consolas" w:hAnsi="Consolas" w:cs="Times New Roman"/>
          <w:sz w:val="21"/>
          <w:szCs w:val="21"/>
        </w:rPr>
        <w:t>(</w:t>
      </w:r>
      <w:proofErr w:type="gramEnd"/>
    </w:p>
    <w:p w14:paraId="7F1F66E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ShiftAddress =&gt; </w:t>
      </w:r>
      <w:proofErr w:type="gramStart"/>
      <w:r w:rsidRPr="00670347">
        <w:rPr>
          <w:rFonts w:ascii="Consolas" w:hAnsi="Consolas" w:cs="Times New Roman"/>
          <w:sz w:val="21"/>
          <w:szCs w:val="21"/>
        </w:rPr>
        <w:t>InstDataSignal(</w:t>
      </w:r>
      <w:proofErr w:type="gramEnd"/>
      <w:r w:rsidRPr="00670347">
        <w:rPr>
          <w:rFonts w:ascii="Consolas" w:hAnsi="Consolas" w:cs="Times New Roman"/>
          <w:color w:val="098658"/>
          <w:sz w:val="21"/>
          <w:szCs w:val="21"/>
        </w:rPr>
        <w:t>11</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0</w:t>
      </w:r>
      <w:r w:rsidRPr="00670347">
        <w:rPr>
          <w:rFonts w:ascii="Consolas" w:hAnsi="Consolas" w:cs="Times New Roman"/>
          <w:sz w:val="21"/>
          <w:szCs w:val="21"/>
        </w:rPr>
        <w:t>),</w:t>
      </w:r>
    </w:p>
    <w:p w14:paraId="72BCC79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ShiftOut  =</w:t>
      </w:r>
      <w:proofErr w:type="gramEnd"/>
      <w:r w:rsidRPr="00670347">
        <w:rPr>
          <w:rFonts w:ascii="Consolas" w:hAnsi="Consolas" w:cs="Times New Roman"/>
          <w:sz w:val="21"/>
          <w:szCs w:val="21"/>
        </w:rPr>
        <w:t>&gt; ShiftJumpSignalOut</w:t>
      </w:r>
    </w:p>
    <w:p w14:paraId="4F4129D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p>
    <w:p w14:paraId="11EF1C69" w14:textId="77777777" w:rsidR="00670347" w:rsidRPr="00670347" w:rsidRDefault="00670347" w:rsidP="00670347">
      <w:pPr>
        <w:shd w:val="clear" w:color="auto" w:fill="FFFFFF"/>
        <w:spacing w:line="285" w:lineRule="atLeast"/>
        <w:rPr>
          <w:rFonts w:ascii="Consolas" w:hAnsi="Consolas" w:cs="Times New Roman"/>
          <w:sz w:val="21"/>
          <w:szCs w:val="21"/>
        </w:rPr>
      </w:pPr>
    </w:p>
    <w:p w14:paraId="1D21B2E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RegFileCall :</w:t>
      </w:r>
      <w:proofErr w:type="gramEnd"/>
      <w:r w:rsidRPr="00670347">
        <w:rPr>
          <w:rFonts w:ascii="Consolas" w:hAnsi="Consolas" w:cs="Times New Roman"/>
          <w:sz w:val="21"/>
          <w:szCs w:val="21"/>
        </w:rPr>
        <w:t xml:space="preserve"> </w:t>
      </w:r>
      <w:r w:rsidRPr="00670347">
        <w:rPr>
          <w:rFonts w:ascii="Consolas" w:hAnsi="Consolas" w:cs="Times New Roman"/>
          <w:color w:val="800000"/>
          <w:sz w:val="21"/>
          <w:szCs w:val="21"/>
        </w:rPr>
        <w:t>RegFile</w:t>
      </w:r>
    </w:p>
    <w:p w14:paraId="30D9EC3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MAP</w:t>
      </w:r>
      <w:r w:rsidRPr="00670347">
        <w:rPr>
          <w:rFonts w:ascii="Consolas" w:hAnsi="Consolas" w:cs="Times New Roman"/>
          <w:sz w:val="21"/>
          <w:szCs w:val="21"/>
        </w:rPr>
        <w:t>(</w:t>
      </w:r>
      <w:proofErr w:type="gramEnd"/>
    </w:p>
    <w:p w14:paraId="3347C3B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clk =&gt; clk,</w:t>
      </w:r>
    </w:p>
    <w:p w14:paraId="632BECC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InstData =&gt; InstDataSignal,</w:t>
      </w:r>
    </w:p>
    <w:p w14:paraId="2726F84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ReadReg</w:t>
      </w:r>
      <w:proofErr w:type="gramStart"/>
      <w:r w:rsidRPr="00670347">
        <w:rPr>
          <w:rFonts w:ascii="Consolas" w:hAnsi="Consolas" w:cs="Times New Roman"/>
          <w:sz w:val="21"/>
          <w:szCs w:val="21"/>
        </w:rPr>
        <w:t>1  =</w:t>
      </w:r>
      <w:proofErr w:type="gramEnd"/>
      <w:r w:rsidRPr="00670347">
        <w:rPr>
          <w:rFonts w:ascii="Consolas" w:hAnsi="Consolas" w:cs="Times New Roman"/>
          <w:sz w:val="21"/>
          <w:szCs w:val="21"/>
        </w:rPr>
        <w:t>&gt; InstDataSignal(</w:t>
      </w:r>
      <w:r w:rsidRPr="00670347">
        <w:rPr>
          <w:rFonts w:ascii="Consolas" w:hAnsi="Consolas" w:cs="Times New Roman"/>
          <w:color w:val="098658"/>
          <w:sz w:val="21"/>
          <w:szCs w:val="21"/>
        </w:rPr>
        <w:t>11</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8</w:t>
      </w:r>
      <w:r w:rsidRPr="00670347">
        <w:rPr>
          <w:rFonts w:ascii="Consolas" w:hAnsi="Consolas" w:cs="Times New Roman"/>
          <w:sz w:val="21"/>
          <w:szCs w:val="21"/>
        </w:rPr>
        <w:t>),</w:t>
      </w:r>
    </w:p>
    <w:p w14:paraId="1D0F131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ReadReg</w:t>
      </w:r>
      <w:proofErr w:type="gramStart"/>
      <w:r w:rsidRPr="00670347">
        <w:rPr>
          <w:rFonts w:ascii="Consolas" w:hAnsi="Consolas" w:cs="Times New Roman"/>
          <w:sz w:val="21"/>
          <w:szCs w:val="21"/>
        </w:rPr>
        <w:t>2  =</w:t>
      </w:r>
      <w:proofErr w:type="gramEnd"/>
      <w:r w:rsidRPr="00670347">
        <w:rPr>
          <w:rFonts w:ascii="Consolas" w:hAnsi="Consolas" w:cs="Times New Roman"/>
          <w:sz w:val="21"/>
          <w:szCs w:val="21"/>
        </w:rPr>
        <w:t>&gt; InstDataSignal(</w:t>
      </w:r>
      <w:r w:rsidRPr="00670347">
        <w:rPr>
          <w:rFonts w:ascii="Consolas" w:hAnsi="Consolas" w:cs="Times New Roman"/>
          <w:color w:val="098658"/>
          <w:sz w:val="21"/>
          <w:szCs w:val="21"/>
        </w:rPr>
        <w:t>7</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4</w:t>
      </w:r>
      <w:r w:rsidRPr="00670347">
        <w:rPr>
          <w:rFonts w:ascii="Consolas" w:hAnsi="Consolas" w:cs="Times New Roman"/>
          <w:sz w:val="21"/>
          <w:szCs w:val="21"/>
        </w:rPr>
        <w:t>),</w:t>
      </w:r>
    </w:p>
    <w:p w14:paraId="665CDAC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WriteReg  =</w:t>
      </w:r>
      <w:proofErr w:type="gramEnd"/>
      <w:r w:rsidRPr="00670347">
        <w:rPr>
          <w:rFonts w:ascii="Consolas" w:hAnsi="Consolas" w:cs="Times New Roman"/>
          <w:sz w:val="21"/>
          <w:szCs w:val="21"/>
        </w:rPr>
        <w:t>&gt; WriteRegisterSignalReg,</w:t>
      </w:r>
    </w:p>
    <w:p w14:paraId="1343158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WriteData =&gt; MemToRegMuxOutSignal,</w:t>
      </w:r>
    </w:p>
    <w:p w14:paraId="0F9DF68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RegWriteCtrl =&gt; RegWriteSignal,</w:t>
      </w:r>
    </w:p>
    <w:p w14:paraId="3A08212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ReadData1 =&gt; ReadReg1OutSignal,</w:t>
      </w:r>
    </w:p>
    <w:p w14:paraId="64ED2CF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ReadData2 =&gt; ReadReg2OutSignal</w:t>
      </w:r>
    </w:p>
    <w:p w14:paraId="79E2B80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p>
    <w:p w14:paraId="09B9C1A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3646DBA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ALUMuxCall  :</w:t>
      </w:r>
      <w:proofErr w:type="gramEnd"/>
      <w:r w:rsidRPr="00670347">
        <w:rPr>
          <w:rFonts w:ascii="Consolas" w:hAnsi="Consolas" w:cs="Times New Roman"/>
          <w:sz w:val="21"/>
          <w:szCs w:val="21"/>
        </w:rPr>
        <w:t xml:space="preserve"> </w:t>
      </w:r>
      <w:r w:rsidRPr="00670347">
        <w:rPr>
          <w:rFonts w:ascii="Consolas" w:hAnsi="Consolas" w:cs="Times New Roman"/>
          <w:color w:val="800000"/>
          <w:sz w:val="21"/>
          <w:szCs w:val="21"/>
        </w:rPr>
        <w:t>ALUMux</w:t>
      </w:r>
    </w:p>
    <w:p w14:paraId="5764F05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MAP</w:t>
      </w:r>
      <w:r w:rsidRPr="00670347">
        <w:rPr>
          <w:rFonts w:ascii="Consolas" w:hAnsi="Consolas" w:cs="Times New Roman"/>
          <w:sz w:val="21"/>
          <w:szCs w:val="21"/>
        </w:rPr>
        <w:t>(</w:t>
      </w:r>
      <w:proofErr w:type="gramEnd"/>
    </w:p>
    <w:p w14:paraId="56659B5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ReadData2 =&gt; ReadReg2OutSignal,</w:t>
      </w:r>
    </w:p>
    <w:p w14:paraId="1306237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SignExtend  =</w:t>
      </w:r>
      <w:proofErr w:type="gramEnd"/>
      <w:r w:rsidRPr="00670347">
        <w:rPr>
          <w:rFonts w:ascii="Consolas" w:hAnsi="Consolas" w:cs="Times New Roman"/>
          <w:sz w:val="21"/>
          <w:szCs w:val="21"/>
        </w:rPr>
        <w:t>&gt; SignExtendedSignal,</w:t>
      </w:r>
    </w:p>
    <w:p w14:paraId="6D8C510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ALUSrc  =</w:t>
      </w:r>
      <w:proofErr w:type="gramEnd"/>
      <w:r w:rsidRPr="00670347">
        <w:rPr>
          <w:rFonts w:ascii="Consolas" w:hAnsi="Consolas" w:cs="Times New Roman"/>
          <w:sz w:val="21"/>
          <w:szCs w:val="21"/>
        </w:rPr>
        <w:t>&gt; ALUSrcSignal,</w:t>
      </w:r>
    </w:p>
    <w:p w14:paraId="3B0DFCA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ALUMuxOut =&gt; ALUMuxOutSignal</w:t>
      </w:r>
    </w:p>
    <w:p w14:paraId="22A2244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p>
    <w:p w14:paraId="4156859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2F4EFA5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ALUCall :</w:t>
      </w:r>
      <w:proofErr w:type="gramEnd"/>
      <w:r w:rsidRPr="00670347">
        <w:rPr>
          <w:rFonts w:ascii="Consolas" w:hAnsi="Consolas" w:cs="Times New Roman"/>
          <w:sz w:val="21"/>
          <w:szCs w:val="21"/>
        </w:rPr>
        <w:t xml:space="preserve"> </w:t>
      </w:r>
      <w:r w:rsidRPr="00670347">
        <w:rPr>
          <w:rFonts w:ascii="Consolas" w:hAnsi="Consolas" w:cs="Times New Roman"/>
          <w:color w:val="800000"/>
          <w:sz w:val="21"/>
          <w:szCs w:val="21"/>
        </w:rPr>
        <w:t>ALU</w:t>
      </w:r>
      <w:r w:rsidRPr="00670347">
        <w:rPr>
          <w:rFonts w:ascii="Consolas" w:hAnsi="Consolas" w:cs="Times New Roman"/>
          <w:sz w:val="21"/>
          <w:szCs w:val="21"/>
        </w:rPr>
        <w:t xml:space="preserve"> </w:t>
      </w:r>
    </w:p>
    <w:p w14:paraId="03E6E6A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MAP</w:t>
      </w:r>
      <w:r w:rsidRPr="00670347">
        <w:rPr>
          <w:rFonts w:ascii="Consolas" w:hAnsi="Consolas" w:cs="Times New Roman"/>
          <w:sz w:val="21"/>
          <w:szCs w:val="21"/>
        </w:rPr>
        <w:t>(</w:t>
      </w:r>
      <w:proofErr w:type="gramEnd"/>
    </w:p>
    <w:p w14:paraId="4C2C331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clk =&gt; clk,</w:t>
      </w:r>
    </w:p>
    <w:p w14:paraId="56B1EF8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ReadData1 =&gt; ReadReg1OutSignal,</w:t>
      </w:r>
    </w:p>
    <w:p w14:paraId="033FAC0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RegToALUMuxIn  =</w:t>
      </w:r>
      <w:proofErr w:type="gramEnd"/>
      <w:r w:rsidRPr="00670347">
        <w:rPr>
          <w:rFonts w:ascii="Consolas" w:hAnsi="Consolas" w:cs="Times New Roman"/>
          <w:sz w:val="21"/>
          <w:szCs w:val="21"/>
        </w:rPr>
        <w:t>&gt; ALUMuxOutSignal,</w:t>
      </w:r>
    </w:p>
    <w:p w14:paraId="3CB8083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ALUctrOpCode  =</w:t>
      </w:r>
      <w:proofErr w:type="gramEnd"/>
      <w:r w:rsidRPr="00670347">
        <w:rPr>
          <w:rFonts w:ascii="Consolas" w:hAnsi="Consolas" w:cs="Times New Roman"/>
          <w:sz w:val="21"/>
          <w:szCs w:val="21"/>
        </w:rPr>
        <w:t>&gt; ALUOpCodeSignal,</w:t>
      </w:r>
    </w:p>
    <w:p w14:paraId="7B1F5D1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Zero  =</w:t>
      </w:r>
      <w:proofErr w:type="gramEnd"/>
      <w:r w:rsidRPr="00670347">
        <w:rPr>
          <w:rFonts w:ascii="Consolas" w:hAnsi="Consolas" w:cs="Times New Roman"/>
          <w:sz w:val="21"/>
          <w:szCs w:val="21"/>
        </w:rPr>
        <w:t>&gt; ZeroSignal,</w:t>
      </w:r>
    </w:p>
    <w:p w14:paraId="7D429CD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ALUResultOut =&gt; ALUResultsigOut</w:t>
      </w:r>
    </w:p>
    <w:p w14:paraId="7F88809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lastRenderedPageBreak/>
        <w:t>    );</w:t>
      </w:r>
    </w:p>
    <w:p w14:paraId="32BAAEA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3ECBD9C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DataMemoryCall :</w:t>
      </w:r>
      <w:proofErr w:type="gramEnd"/>
      <w:r w:rsidRPr="00670347">
        <w:rPr>
          <w:rFonts w:ascii="Consolas" w:hAnsi="Consolas" w:cs="Times New Roman"/>
          <w:sz w:val="21"/>
          <w:szCs w:val="21"/>
        </w:rPr>
        <w:t xml:space="preserve"> </w:t>
      </w:r>
      <w:r w:rsidRPr="00670347">
        <w:rPr>
          <w:rFonts w:ascii="Consolas" w:hAnsi="Consolas" w:cs="Times New Roman"/>
          <w:color w:val="800000"/>
          <w:sz w:val="21"/>
          <w:szCs w:val="21"/>
        </w:rPr>
        <w:t>DataMemory</w:t>
      </w:r>
      <w:r w:rsidRPr="00670347">
        <w:rPr>
          <w:rFonts w:ascii="Consolas" w:hAnsi="Consolas" w:cs="Times New Roman"/>
          <w:sz w:val="21"/>
          <w:szCs w:val="21"/>
        </w:rPr>
        <w:t xml:space="preserve"> </w:t>
      </w:r>
    </w:p>
    <w:p w14:paraId="2D6E39E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MAP</w:t>
      </w:r>
      <w:r w:rsidRPr="00670347">
        <w:rPr>
          <w:rFonts w:ascii="Consolas" w:hAnsi="Consolas" w:cs="Times New Roman"/>
          <w:sz w:val="21"/>
          <w:szCs w:val="21"/>
        </w:rPr>
        <w:t>(</w:t>
      </w:r>
      <w:proofErr w:type="gramEnd"/>
    </w:p>
    <w:p w14:paraId="78AF220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Zero =&gt; ZeroSignal,</w:t>
      </w:r>
    </w:p>
    <w:p w14:paraId="71B8AC8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clk  =</w:t>
      </w:r>
      <w:proofErr w:type="gramEnd"/>
      <w:r w:rsidRPr="00670347">
        <w:rPr>
          <w:rFonts w:ascii="Consolas" w:hAnsi="Consolas" w:cs="Times New Roman"/>
          <w:sz w:val="21"/>
          <w:szCs w:val="21"/>
        </w:rPr>
        <w:t>&gt; clk,</w:t>
      </w:r>
    </w:p>
    <w:p w14:paraId="54C0609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WriteData  =</w:t>
      </w:r>
      <w:proofErr w:type="gramEnd"/>
      <w:r w:rsidRPr="00670347">
        <w:rPr>
          <w:rFonts w:ascii="Consolas" w:hAnsi="Consolas" w:cs="Times New Roman"/>
          <w:sz w:val="21"/>
          <w:szCs w:val="21"/>
        </w:rPr>
        <w:t>&gt; ReadReg2OutSignal,</w:t>
      </w:r>
    </w:p>
    <w:p w14:paraId="7346195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ALUResult  =</w:t>
      </w:r>
      <w:proofErr w:type="gramEnd"/>
      <w:r w:rsidRPr="00670347">
        <w:rPr>
          <w:rFonts w:ascii="Consolas" w:hAnsi="Consolas" w:cs="Times New Roman"/>
          <w:sz w:val="21"/>
          <w:szCs w:val="21"/>
        </w:rPr>
        <w:t>&gt; ALUResultsigOut,</w:t>
      </w:r>
    </w:p>
    <w:p w14:paraId="6347A11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MemWrite =&gt; MemWriteSignal,</w:t>
      </w:r>
    </w:p>
    <w:p w14:paraId="4DFC7C1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MemRead =&gt; MemReadSignal,</w:t>
      </w:r>
    </w:p>
    <w:p w14:paraId="6A32A00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ReadData =&gt; DataMemorySignalOut</w:t>
      </w:r>
    </w:p>
    <w:p w14:paraId="3331320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p>
    <w:p w14:paraId="01595DC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5C6FABA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MemToRegMuxCall :</w:t>
      </w:r>
      <w:proofErr w:type="gramEnd"/>
      <w:r w:rsidRPr="00670347">
        <w:rPr>
          <w:rFonts w:ascii="Consolas" w:hAnsi="Consolas" w:cs="Times New Roman"/>
          <w:sz w:val="21"/>
          <w:szCs w:val="21"/>
        </w:rPr>
        <w:t xml:space="preserve"> </w:t>
      </w:r>
      <w:r w:rsidRPr="00670347">
        <w:rPr>
          <w:rFonts w:ascii="Consolas" w:hAnsi="Consolas" w:cs="Times New Roman"/>
          <w:color w:val="800000"/>
          <w:sz w:val="21"/>
          <w:szCs w:val="21"/>
        </w:rPr>
        <w:t>MemToRegMux</w:t>
      </w:r>
      <w:r w:rsidRPr="00670347">
        <w:rPr>
          <w:rFonts w:ascii="Consolas" w:hAnsi="Consolas" w:cs="Times New Roman"/>
          <w:sz w:val="21"/>
          <w:szCs w:val="21"/>
        </w:rPr>
        <w:t xml:space="preserve"> </w:t>
      </w:r>
    </w:p>
    <w:p w14:paraId="431A0CE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MAP</w:t>
      </w:r>
      <w:r w:rsidRPr="00670347">
        <w:rPr>
          <w:rFonts w:ascii="Consolas" w:hAnsi="Consolas" w:cs="Times New Roman"/>
          <w:sz w:val="21"/>
          <w:szCs w:val="21"/>
        </w:rPr>
        <w:t>(</w:t>
      </w:r>
      <w:proofErr w:type="gramEnd"/>
    </w:p>
    <w:p w14:paraId="596CCA6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ReadDataMem =&gt; DataMemorySignalOut,</w:t>
      </w:r>
    </w:p>
    <w:p w14:paraId="3D9EF51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ALUResult  =</w:t>
      </w:r>
      <w:proofErr w:type="gramEnd"/>
      <w:r w:rsidRPr="00670347">
        <w:rPr>
          <w:rFonts w:ascii="Consolas" w:hAnsi="Consolas" w:cs="Times New Roman"/>
          <w:sz w:val="21"/>
          <w:szCs w:val="21"/>
        </w:rPr>
        <w:t>&gt; ALUResultsigOut,</w:t>
      </w:r>
    </w:p>
    <w:p w14:paraId="162D5B5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MemToReg  =</w:t>
      </w:r>
      <w:proofErr w:type="gramEnd"/>
      <w:r w:rsidRPr="00670347">
        <w:rPr>
          <w:rFonts w:ascii="Consolas" w:hAnsi="Consolas" w:cs="Times New Roman"/>
          <w:sz w:val="21"/>
          <w:szCs w:val="21"/>
        </w:rPr>
        <w:t>&gt; MemToRegSignal,</w:t>
      </w:r>
    </w:p>
    <w:p w14:paraId="65169064"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MemToRegMuxOut  =</w:t>
      </w:r>
      <w:proofErr w:type="gramEnd"/>
      <w:r w:rsidRPr="00670347">
        <w:rPr>
          <w:rFonts w:ascii="Consolas" w:hAnsi="Consolas" w:cs="Times New Roman"/>
          <w:sz w:val="21"/>
          <w:szCs w:val="21"/>
        </w:rPr>
        <w:t>&gt; MemToRegMuxOutSignal</w:t>
      </w:r>
    </w:p>
    <w:p w14:paraId="2DAE407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p>
    <w:p w14:paraId="10EC03E7" w14:textId="77777777" w:rsidR="00670347" w:rsidRPr="00670347" w:rsidRDefault="00670347" w:rsidP="00670347">
      <w:pPr>
        <w:shd w:val="clear" w:color="auto" w:fill="FFFFFF"/>
        <w:spacing w:line="285" w:lineRule="atLeast"/>
        <w:rPr>
          <w:rFonts w:ascii="Consolas" w:hAnsi="Consolas" w:cs="Times New Roman"/>
          <w:sz w:val="21"/>
          <w:szCs w:val="21"/>
        </w:rPr>
      </w:pPr>
    </w:p>
    <w:p w14:paraId="495E734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BranchMuxCall :</w:t>
      </w:r>
      <w:proofErr w:type="gramEnd"/>
      <w:r w:rsidRPr="00670347">
        <w:rPr>
          <w:rFonts w:ascii="Consolas" w:hAnsi="Consolas" w:cs="Times New Roman"/>
          <w:sz w:val="21"/>
          <w:szCs w:val="21"/>
        </w:rPr>
        <w:t xml:space="preserve"> </w:t>
      </w:r>
      <w:r w:rsidRPr="00670347">
        <w:rPr>
          <w:rFonts w:ascii="Consolas" w:hAnsi="Consolas" w:cs="Times New Roman"/>
          <w:color w:val="800000"/>
          <w:sz w:val="21"/>
          <w:szCs w:val="21"/>
        </w:rPr>
        <w:t>BranchMux</w:t>
      </w:r>
      <w:r w:rsidRPr="00670347">
        <w:rPr>
          <w:rFonts w:ascii="Consolas" w:hAnsi="Consolas" w:cs="Times New Roman"/>
          <w:sz w:val="21"/>
          <w:szCs w:val="21"/>
        </w:rPr>
        <w:t xml:space="preserve"> </w:t>
      </w:r>
    </w:p>
    <w:p w14:paraId="4778899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MAP</w:t>
      </w:r>
      <w:r w:rsidRPr="00670347">
        <w:rPr>
          <w:rFonts w:ascii="Consolas" w:hAnsi="Consolas" w:cs="Times New Roman"/>
          <w:sz w:val="21"/>
          <w:szCs w:val="21"/>
        </w:rPr>
        <w:t>(</w:t>
      </w:r>
      <w:proofErr w:type="gramEnd"/>
    </w:p>
    <w:p w14:paraId="76440F5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PCPlusFour =&gt; Instruction_Adder_Component_Signal,</w:t>
      </w:r>
    </w:p>
    <w:p w14:paraId="2C0C9AF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BranchALUResult  =</w:t>
      </w:r>
      <w:proofErr w:type="gramEnd"/>
      <w:r w:rsidRPr="00670347">
        <w:rPr>
          <w:rFonts w:ascii="Consolas" w:hAnsi="Consolas" w:cs="Times New Roman"/>
          <w:sz w:val="21"/>
          <w:szCs w:val="21"/>
        </w:rPr>
        <w:t>&gt; BranchJumpAdderALUResult,</w:t>
      </w:r>
    </w:p>
    <w:p w14:paraId="7AA228B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Zero =&gt; ZeroSignal,</w:t>
      </w:r>
    </w:p>
    <w:p w14:paraId="3A018BD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Branch =&gt; BranchSignal,</w:t>
      </w:r>
    </w:p>
    <w:p w14:paraId="685D8A6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8000"/>
          <w:sz w:val="21"/>
          <w:szCs w:val="21"/>
        </w:rPr>
        <w:t xml:space="preserve">--PCSrc =&gt; </w:t>
      </w:r>
      <w:proofErr w:type="gramStart"/>
      <w:r w:rsidRPr="00670347">
        <w:rPr>
          <w:rFonts w:ascii="Consolas" w:hAnsi="Consolas" w:cs="Times New Roman"/>
          <w:color w:val="008000"/>
          <w:sz w:val="21"/>
          <w:szCs w:val="21"/>
        </w:rPr>
        <w:t>ZeroAndBranchSignal ,</w:t>
      </w:r>
      <w:proofErr w:type="gramEnd"/>
    </w:p>
    <w:p w14:paraId="67932AB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NextPC =&gt; BranchMuxSignalOut </w:t>
      </w:r>
    </w:p>
    <w:p w14:paraId="13DBA400"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p>
    <w:p w14:paraId="6C2F59D5" w14:textId="77777777" w:rsidR="00670347" w:rsidRPr="00670347" w:rsidRDefault="00670347" w:rsidP="00670347">
      <w:pPr>
        <w:shd w:val="clear" w:color="auto" w:fill="FFFFFF"/>
        <w:spacing w:line="285" w:lineRule="atLeast"/>
        <w:rPr>
          <w:rFonts w:ascii="Consolas" w:hAnsi="Consolas" w:cs="Times New Roman"/>
          <w:sz w:val="21"/>
          <w:szCs w:val="21"/>
        </w:rPr>
      </w:pPr>
    </w:p>
    <w:p w14:paraId="6F96254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JumpMuxCall :</w:t>
      </w:r>
      <w:proofErr w:type="gramEnd"/>
      <w:r w:rsidRPr="00670347">
        <w:rPr>
          <w:rFonts w:ascii="Consolas" w:hAnsi="Consolas" w:cs="Times New Roman"/>
          <w:sz w:val="21"/>
          <w:szCs w:val="21"/>
        </w:rPr>
        <w:t xml:space="preserve"> </w:t>
      </w:r>
      <w:r w:rsidRPr="00670347">
        <w:rPr>
          <w:rFonts w:ascii="Consolas" w:hAnsi="Consolas" w:cs="Times New Roman"/>
          <w:color w:val="800000"/>
          <w:sz w:val="21"/>
          <w:szCs w:val="21"/>
        </w:rPr>
        <w:t>JumpMux</w:t>
      </w:r>
      <w:r w:rsidRPr="00670347">
        <w:rPr>
          <w:rFonts w:ascii="Consolas" w:hAnsi="Consolas" w:cs="Times New Roman"/>
          <w:sz w:val="21"/>
          <w:szCs w:val="21"/>
        </w:rPr>
        <w:t xml:space="preserve"> </w:t>
      </w:r>
    </w:p>
    <w:p w14:paraId="6E2214F3"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00FF"/>
          <w:sz w:val="21"/>
          <w:szCs w:val="21"/>
        </w:rPr>
        <w:t>PORT</w:t>
      </w:r>
      <w:r w:rsidRPr="00670347">
        <w:rPr>
          <w:rFonts w:ascii="Consolas" w:hAnsi="Consolas" w:cs="Times New Roman"/>
          <w:sz w:val="21"/>
          <w:szCs w:val="21"/>
        </w:rPr>
        <w:t xml:space="preserve"> </w:t>
      </w:r>
      <w:proofErr w:type="gramStart"/>
      <w:r w:rsidRPr="00670347">
        <w:rPr>
          <w:rFonts w:ascii="Consolas" w:hAnsi="Consolas" w:cs="Times New Roman"/>
          <w:color w:val="0000FF"/>
          <w:sz w:val="21"/>
          <w:szCs w:val="21"/>
        </w:rPr>
        <w:t>MAP</w:t>
      </w:r>
      <w:r w:rsidRPr="00670347">
        <w:rPr>
          <w:rFonts w:ascii="Consolas" w:hAnsi="Consolas" w:cs="Times New Roman"/>
          <w:sz w:val="21"/>
          <w:szCs w:val="21"/>
        </w:rPr>
        <w:t>(</w:t>
      </w:r>
      <w:proofErr w:type="gramEnd"/>
    </w:p>
    <w:p w14:paraId="2C8A929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Jump =&gt; JumpSignal,</w:t>
      </w:r>
    </w:p>
    <w:p w14:paraId="5B27268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PCMostSig =&gt; Instruction_Adder_Component_</w:t>
      </w:r>
      <w:proofErr w:type="gramStart"/>
      <w:r w:rsidRPr="00670347">
        <w:rPr>
          <w:rFonts w:ascii="Consolas" w:hAnsi="Consolas" w:cs="Times New Roman"/>
          <w:sz w:val="21"/>
          <w:szCs w:val="21"/>
        </w:rPr>
        <w:t>Signal(</w:t>
      </w:r>
      <w:proofErr w:type="gramEnd"/>
      <w:r w:rsidRPr="00670347">
        <w:rPr>
          <w:rFonts w:ascii="Consolas" w:hAnsi="Consolas" w:cs="Times New Roman"/>
          <w:color w:val="098658"/>
          <w:sz w:val="21"/>
          <w:szCs w:val="21"/>
        </w:rPr>
        <w:t>15</w:t>
      </w:r>
      <w:r w:rsidRPr="00670347">
        <w:rPr>
          <w:rFonts w:ascii="Consolas" w:hAnsi="Consolas" w:cs="Times New Roman"/>
          <w:sz w:val="21"/>
          <w:szCs w:val="21"/>
        </w:rPr>
        <w:t xml:space="preserve"> </w:t>
      </w:r>
      <w:r w:rsidRPr="00670347">
        <w:rPr>
          <w:rFonts w:ascii="Consolas" w:hAnsi="Consolas" w:cs="Times New Roman"/>
          <w:color w:val="0000FF"/>
          <w:sz w:val="21"/>
          <w:szCs w:val="21"/>
        </w:rPr>
        <w:t>downto</w:t>
      </w:r>
      <w:r w:rsidRPr="00670347">
        <w:rPr>
          <w:rFonts w:ascii="Consolas" w:hAnsi="Consolas" w:cs="Times New Roman"/>
          <w:sz w:val="21"/>
          <w:szCs w:val="21"/>
        </w:rPr>
        <w:t xml:space="preserve"> </w:t>
      </w:r>
      <w:r w:rsidRPr="00670347">
        <w:rPr>
          <w:rFonts w:ascii="Consolas" w:hAnsi="Consolas" w:cs="Times New Roman"/>
          <w:color w:val="098658"/>
          <w:sz w:val="21"/>
          <w:szCs w:val="21"/>
        </w:rPr>
        <w:t>13</w:t>
      </w:r>
      <w:r w:rsidRPr="00670347">
        <w:rPr>
          <w:rFonts w:ascii="Consolas" w:hAnsi="Consolas" w:cs="Times New Roman"/>
          <w:sz w:val="21"/>
          <w:szCs w:val="21"/>
        </w:rPr>
        <w:t>),</w:t>
      </w:r>
    </w:p>
    <w:p w14:paraId="07FE5AF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ShiftJumpSignalOut =&gt; ShiftJumpSignalOut,</w:t>
      </w:r>
    </w:p>
    <w:p w14:paraId="43F59A7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8000"/>
          <w:sz w:val="21"/>
          <w:szCs w:val="21"/>
        </w:rPr>
        <w:t>--</w:t>
      </w:r>
      <w:proofErr w:type="gramStart"/>
      <w:r w:rsidRPr="00670347">
        <w:rPr>
          <w:rFonts w:ascii="Consolas" w:hAnsi="Consolas" w:cs="Times New Roman"/>
          <w:color w:val="008000"/>
          <w:sz w:val="21"/>
          <w:szCs w:val="21"/>
        </w:rPr>
        <w:t>JumpAddressIn  =</w:t>
      </w:r>
      <w:proofErr w:type="gramEnd"/>
      <w:r w:rsidRPr="00670347">
        <w:rPr>
          <w:rFonts w:ascii="Consolas" w:hAnsi="Consolas" w:cs="Times New Roman"/>
          <w:color w:val="008000"/>
          <w:sz w:val="21"/>
          <w:szCs w:val="21"/>
        </w:rPr>
        <w:t>&gt; PCMostSig &amp; ShiftJumpSignalOut,</w:t>
      </w:r>
    </w:p>
    <w:p w14:paraId="4033990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roofErr w:type="gramStart"/>
      <w:r w:rsidRPr="00670347">
        <w:rPr>
          <w:rFonts w:ascii="Consolas" w:hAnsi="Consolas" w:cs="Times New Roman"/>
          <w:sz w:val="21"/>
          <w:szCs w:val="21"/>
        </w:rPr>
        <w:t>BranchMuxIn  =</w:t>
      </w:r>
      <w:proofErr w:type="gramEnd"/>
      <w:r w:rsidRPr="00670347">
        <w:rPr>
          <w:rFonts w:ascii="Consolas" w:hAnsi="Consolas" w:cs="Times New Roman"/>
          <w:sz w:val="21"/>
          <w:szCs w:val="21"/>
        </w:rPr>
        <w:t>&gt; BranchMuxSignalOut,</w:t>
      </w:r>
    </w:p>
    <w:p w14:paraId="16836F0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PCOut =&gt; PCOutSignal </w:t>
      </w:r>
    </w:p>
    <w:p w14:paraId="4B480BB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p>
    <w:p w14:paraId="25F5EB4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664F07E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8000"/>
          <w:sz w:val="21"/>
          <w:szCs w:val="21"/>
        </w:rPr>
        <w:t>--process (clk)</w:t>
      </w:r>
    </w:p>
    <w:p w14:paraId="00EF53A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8000"/>
          <w:sz w:val="21"/>
          <w:szCs w:val="21"/>
        </w:rPr>
        <w:t xml:space="preserve">--process (clk, PCOutSignal, InstDataSignal, Instruction_Adder_Component_Signal, ShiftJumpSignalOut, ZeroSignal, </w:t>
      </w:r>
      <w:proofErr w:type="gramStart"/>
      <w:r w:rsidRPr="00670347">
        <w:rPr>
          <w:rFonts w:ascii="Consolas" w:hAnsi="Consolas" w:cs="Times New Roman"/>
          <w:color w:val="008000"/>
          <w:sz w:val="21"/>
          <w:szCs w:val="21"/>
        </w:rPr>
        <w:t>BranchSignal )</w:t>
      </w:r>
      <w:proofErr w:type="gramEnd"/>
    </w:p>
    <w:p w14:paraId="786A127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8000"/>
          <w:sz w:val="21"/>
          <w:szCs w:val="21"/>
        </w:rPr>
        <w:t>--begin</w:t>
      </w:r>
    </w:p>
    <w:p w14:paraId="1853AB1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lastRenderedPageBreak/>
        <w:t xml:space="preserve">    </w:t>
      </w:r>
      <w:r w:rsidRPr="00670347">
        <w:rPr>
          <w:rFonts w:ascii="Consolas" w:hAnsi="Consolas" w:cs="Times New Roman"/>
          <w:color w:val="008000"/>
          <w:sz w:val="21"/>
          <w:szCs w:val="21"/>
        </w:rPr>
        <w:t>--if falling_edge(clk) then</w:t>
      </w:r>
    </w:p>
    <w:p w14:paraId="5CD83FF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8000"/>
          <w:sz w:val="21"/>
          <w:szCs w:val="21"/>
        </w:rPr>
        <w:t>--     InitialPCSignal &lt;= PCOutSignal;</w:t>
      </w:r>
    </w:p>
    <w:p w14:paraId="6F1BBF8C"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8000"/>
          <w:sz w:val="21"/>
          <w:szCs w:val="21"/>
        </w:rPr>
        <w:t>--end if;</w:t>
      </w:r>
    </w:p>
    <w:p w14:paraId="16905A9E"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8000"/>
          <w:sz w:val="21"/>
          <w:szCs w:val="21"/>
        </w:rPr>
        <w:t>--if rising_edge(clk) then</w:t>
      </w:r>
    </w:p>
    <w:p w14:paraId="3AF12382"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8000"/>
          <w:sz w:val="21"/>
          <w:szCs w:val="21"/>
        </w:rPr>
        <w:t>--if falling_edge(clk) then</w:t>
      </w:r>
    </w:p>
    <w:p w14:paraId="4FEC105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p>
    <w:p w14:paraId="2E3B927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r w:rsidRPr="00670347">
        <w:rPr>
          <w:rFonts w:ascii="Consolas" w:hAnsi="Consolas" w:cs="Times New Roman"/>
          <w:color w:val="008000"/>
          <w:sz w:val="21"/>
          <w:szCs w:val="21"/>
        </w:rPr>
        <w:t>--InitialPCSignal &lt;= PCOutSignal;</w:t>
      </w:r>
    </w:p>
    <w:p w14:paraId="3E6F26F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r w:rsidRPr="00670347">
        <w:rPr>
          <w:rFonts w:ascii="Consolas" w:hAnsi="Consolas" w:cs="Times New Roman"/>
          <w:color w:val="008000"/>
          <w:sz w:val="21"/>
          <w:szCs w:val="21"/>
        </w:rPr>
        <w:t xml:space="preserve">--OpCodeSignal &lt;= </w:t>
      </w:r>
      <w:proofErr w:type="gramStart"/>
      <w:r w:rsidRPr="00670347">
        <w:rPr>
          <w:rFonts w:ascii="Consolas" w:hAnsi="Consolas" w:cs="Times New Roman"/>
          <w:color w:val="008000"/>
          <w:sz w:val="21"/>
          <w:szCs w:val="21"/>
        </w:rPr>
        <w:t>InstDataSignal(</w:t>
      </w:r>
      <w:proofErr w:type="gramEnd"/>
      <w:r w:rsidRPr="00670347">
        <w:rPr>
          <w:rFonts w:ascii="Consolas" w:hAnsi="Consolas" w:cs="Times New Roman"/>
          <w:color w:val="008000"/>
          <w:sz w:val="21"/>
          <w:szCs w:val="21"/>
        </w:rPr>
        <w:t>15 downto 12);</w:t>
      </w:r>
    </w:p>
    <w:p w14:paraId="49379B7D"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r w:rsidRPr="00670347">
        <w:rPr>
          <w:rFonts w:ascii="Consolas" w:hAnsi="Consolas" w:cs="Times New Roman"/>
          <w:color w:val="008000"/>
          <w:sz w:val="21"/>
          <w:szCs w:val="21"/>
        </w:rPr>
        <w:t>--PCMostSig &lt;= Instruction_Adder_Component_</w:t>
      </w:r>
      <w:proofErr w:type="gramStart"/>
      <w:r w:rsidRPr="00670347">
        <w:rPr>
          <w:rFonts w:ascii="Consolas" w:hAnsi="Consolas" w:cs="Times New Roman"/>
          <w:color w:val="008000"/>
          <w:sz w:val="21"/>
          <w:szCs w:val="21"/>
        </w:rPr>
        <w:t>Signal(</w:t>
      </w:r>
      <w:proofErr w:type="gramEnd"/>
      <w:r w:rsidRPr="00670347">
        <w:rPr>
          <w:rFonts w:ascii="Consolas" w:hAnsi="Consolas" w:cs="Times New Roman"/>
          <w:color w:val="008000"/>
          <w:sz w:val="21"/>
          <w:szCs w:val="21"/>
        </w:rPr>
        <w:t>15 downto 13);</w:t>
      </w:r>
    </w:p>
    <w:p w14:paraId="7554F39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r w:rsidRPr="00670347">
        <w:rPr>
          <w:rFonts w:ascii="Consolas" w:hAnsi="Consolas" w:cs="Times New Roman"/>
          <w:color w:val="008000"/>
          <w:sz w:val="21"/>
          <w:szCs w:val="21"/>
        </w:rPr>
        <w:t xml:space="preserve">--InstRsMuxSignal &lt;= </w:t>
      </w:r>
      <w:proofErr w:type="gramStart"/>
      <w:r w:rsidRPr="00670347">
        <w:rPr>
          <w:rFonts w:ascii="Consolas" w:hAnsi="Consolas" w:cs="Times New Roman"/>
          <w:color w:val="008000"/>
          <w:sz w:val="21"/>
          <w:szCs w:val="21"/>
        </w:rPr>
        <w:t>InstDataSignal(</w:t>
      </w:r>
      <w:proofErr w:type="gramEnd"/>
      <w:r w:rsidRPr="00670347">
        <w:rPr>
          <w:rFonts w:ascii="Consolas" w:hAnsi="Consolas" w:cs="Times New Roman"/>
          <w:color w:val="008000"/>
          <w:sz w:val="21"/>
          <w:szCs w:val="21"/>
        </w:rPr>
        <w:t>11 downto 8);</w:t>
      </w:r>
    </w:p>
    <w:p w14:paraId="57128269"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r w:rsidRPr="00670347">
        <w:rPr>
          <w:rFonts w:ascii="Consolas" w:hAnsi="Consolas" w:cs="Times New Roman"/>
          <w:color w:val="008000"/>
          <w:sz w:val="21"/>
          <w:szCs w:val="21"/>
        </w:rPr>
        <w:t xml:space="preserve">--InstRtMuxSignal &lt;= </w:t>
      </w:r>
      <w:proofErr w:type="gramStart"/>
      <w:r w:rsidRPr="00670347">
        <w:rPr>
          <w:rFonts w:ascii="Consolas" w:hAnsi="Consolas" w:cs="Times New Roman"/>
          <w:color w:val="008000"/>
          <w:sz w:val="21"/>
          <w:szCs w:val="21"/>
        </w:rPr>
        <w:t>InstDataSignal(</w:t>
      </w:r>
      <w:proofErr w:type="gramEnd"/>
      <w:r w:rsidRPr="00670347">
        <w:rPr>
          <w:rFonts w:ascii="Consolas" w:hAnsi="Consolas" w:cs="Times New Roman"/>
          <w:color w:val="008000"/>
          <w:sz w:val="21"/>
          <w:szCs w:val="21"/>
        </w:rPr>
        <w:t>7 downto 4);</w:t>
      </w:r>
    </w:p>
    <w:p w14:paraId="7C21CEC8"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r w:rsidRPr="00670347">
        <w:rPr>
          <w:rFonts w:ascii="Consolas" w:hAnsi="Consolas" w:cs="Times New Roman"/>
          <w:color w:val="008000"/>
          <w:sz w:val="21"/>
          <w:szCs w:val="21"/>
        </w:rPr>
        <w:t xml:space="preserve">--InstRdMuxSignal &lt;= </w:t>
      </w:r>
      <w:proofErr w:type="gramStart"/>
      <w:r w:rsidRPr="00670347">
        <w:rPr>
          <w:rFonts w:ascii="Consolas" w:hAnsi="Consolas" w:cs="Times New Roman"/>
          <w:color w:val="008000"/>
          <w:sz w:val="21"/>
          <w:szCs w:val="21"/>
        </w:rPr>
        <w:t>InstDataSignal(</w:t>
      </w:r>
      <w:proofErr w:type="gramEnd"/>
      <w:r w:rsidRPr="00670347">
        <w:rPr>
          <w:rFonts w:ascii="Consolas" w:hAnsi="Consolas" w:cs="Times New Roman"/>
          <w:color w:val="008000"/>
          <w:sz w:val="21"/>
          <w:szCs w:val="21"/>
        </w:rPr>
        <w:t>3 downto 0);</w:t>
      </w:r>
    </w:p>
    <w:p w14:paraId="3806CA4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r w:rsidRPr="00670347">
        <w:rPr>
          <w:rFonts w:ascii="Consolas" w:hAnsi="Consolas" w:cs="Times New Roman"/>
          <w:color w:val="008000"/>
          <w:sz w:val="21"/>
          <w:szCs w:val="21"/>
        </w:rPr>
        <w:t xml:space="preserve">--JumpShifterSignal &lt;= </w:t>
      </w:r>
      <w:proofErr w:type="gramStart"/>
      <w:r w:rsidRPr="00670347">
        <w:rPr>
          <w:rFonts w:ascii="Consolas" w:hAnsi="Consolas" w:cs="Times New Roman"/>
          <w:color w:val="008000"/>
          <w:sz w:val="21"/>
          <w:szCs w:val="21"/>
        </w:rPr>
        <w:t>InstDataSignal(</w:t>
      </w:r>
      <w:proofErr w:type="gramEnd"/>
      <w:r w:rsidRPr="00670347">
        <w:rPr>
          <w:rFonts w:ascii="Consolas" w:hAnsi="Consolas" w:cs="Times New Roman"/>
          <w:color w:val="008000"/>
          <w:sz w:val="21"/>
          <w:szCs w:val="21"/>
        </w:rPr>
        <w:t>11 downto 0);</w:t>
      </w:r>
    </w:p>
    <w:p w14:paraId="778B47A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r w:rsidRPr="00670347">
        <w:rPr>
          <w:rFonts w:ascii="Consolas" w:hAnsi="Consolas" w:cs="Times New Roman"/>
          <w:color w:val="008000"/>
          <w:sz w:val="21"/>
          <w:szCs w:val="21"/>
        </w:rPr>
        <w:t>--JumpFullSignal &lt;= PCMostSig &amp; ShiftJumpSignalOut;</w:t>
      </w:r>
    </w:p>
    <w:p w14:paraId="3547E80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r w:rsidRPr="00670347">
        <w:rPr>
          <w:rFonts w:ascii="Consolas" w:hAnsi="Consolas" w:cs="Times New Roman"/>
          <w:color w:val="008000"/>
          <w:sz w:val="21"/>
          <w:szCs w:val="21"/>
        </w:rPr>
        <w:t>--ZeroAndBranchSignal &lt;= ZeroSignal and BranchSignal;    </w:t>
      </w:r>
    </w:p>
    <w:p w14:paraId="229CDD76"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w:t>
      </w:r>
    </w:p>
    <w:p w14:paraId="76E8C2F1"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5A8B97E7"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8000"/>
          <w:sz w:val="21"/>
          <w:szCs w:val="21"/>
        </w:rPr>
        <w:t>--end if;</w:t>
      </w:r>
    </w:p>
    <w:p w14:paraId="384F589A"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r w:rsidRPr="00670347">
        <w:rPr>
          <w:rFonts w:ascii="Consolas" w:hAnsi="Consolas" w:cs="Times New Roman"/>
          <w:color w:val="008000"/>
          <w:sz w:val="21"/>
          <w:szCs w:val="21"/>
        </w:rPr>
        <w:t>--end process;</w:t>
      </w:r>
    </w:p>
    <w:p w14:paraId="5706E40F"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3E6804AB"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sz w:val="21"/>
          <w:szCs w:val="21"/>
        </w:rPr>
        <w:t xml:space="preserve">    </w:t>
      </w:r>
    </w:p>
    <w:p w14:paraId="3787D935" w14:textId="77777777" w:rsidR="00670347" w:rsidRPr="00670347" w:rsidRDefault="00670347" w:rsidP="00670347">
      <w:pPr>
        <w:shd w:val="clear" w:color="auto" w:fill="FFFFFF"/>
        <w:spacing w:line="285" w:lineRule="atLeast"/>
        <w:rPr>
          <w:rFonts w:ascii="Consolas" w:hAnsi="Consolas" w:cs="Times New Roman"/>
          <w:sz w:val="21"/>
          <w:szCs w:val="21"/>
        </w:rPr>
      </w:pPr>
      <w:r w:rsidRPr="00670347">
        <w:rPr>
          <w:rFonts w:ascii="Consolas" w:hAnsi="Consolas" w:cs="Times New Roman"/>
          <w:color w:val="0000FF"/>
          <w:sz w:val="21"/>
          <w:szCs w:val="21"/>
        </w:rPr>
        <w:t>end</w:t>
      </w:r>
      <w:r w:rsidRPr="00670347">
        <w:rPr>
          <w:rFonts w:ascii="Consolas" w:hAnsi="Consolas" w:cs="Times New Roman"/>
          <w:sz w:val="21"/>
          <w:szCs w:val="21"/>
        </w:rPr>
        <w:t xml:space="preserve"> Structural;</w:t>
      </w:r>
    </w:p>
    <w:p w14:paraId="71A48BDC" w14:textId="77777777" w:rsidR="00670347" w:rsidRPr="00670347" w:rsidRDefault="00670347" w:rsidP="00670347">
      <w:pPr>
        <w:shd w:val="clear" w:color="auto" w:fill="FFFFFF"/>
        <w:spacing w:line="285" w:lineRule="atLeast"/>
        <w:rPr>
          <w:rFonts w:ascii="Consolas" w:hAnsi="Consolas" w:cs="Times New Roman"/>
          <w:sz w:val="21"/>
          <w:szCs w:val="21"/>
        </w:rPr>
      </w:pPr>
    </w:p>
    <w:p w14:paraId="4388FBBF" w14:textId="77777777" w:rsidR="00FB6EDA" w:rsidRPr="00FB6EDA" w:rsidRDefault="00FB6EDA" w:rsidP="00AE0599"/>
    <w:p w14:paraId="61BD418D" w14:textId="0E58B696" w:rsidR="00FB6EDA" w:rsidRDefault="00FB6EDA" w:rsidP="00645BF1"/>
    <w:p w14:paraId="7C615D0C" w14:textId="063F0AB6" w:rsidR="00FB6EDA" w:rsidRDefault="00FB6EDA" w:rsidP="00645BF1"/>
    <w:p w14:paraId="100D99D1" w14:textId="74D2A56A" w:rsidR="00FB6EDA" w:rsidRDefault="00FB6EDA" w:rsidP="00645BF1"/>
    <w:p w14:paraId="5020C014" w14:textId="1375A0C0" w:rsidR="00FB6EDA" w:rsidRDefault="00FB6EDA" w:rsidP="00645BF1"/>
    <w:p w14:paraId="22A4A54B" w14:textId="2165E2EC" w:rsidR="00FB6EDA" w:rsidRDefault="00FB6EDA" w:rsidP="00645BF1"/>
    <w:p w14:paraId="5CBF45CF" w14:textId="30E5FA61" w:rsidR="00FB6EDA" w:rsidRDefault="00FB6EDA" w:rsidP="00645BF1"/>
    <w:p w14:paraId="01C32F76" w14:textId="38007BA3" w:rsidR="00FB6EDA" w:rsidRDefault="00FB6EDA" w:rsidP="00645BF1"/>
    <w:p w14:paraId="0593F7C9" w14:textId="18957CCA" w:rsidR="00FB6EDA" w:rsidRDefault="00FB6EDA" w:rsidP="00645BF1"/>
    <w:p w14:paraId="39E10FA6" w14:textId="0A222AF9" w:rsidR="00FB6EDA" w:rsidRDefault="00FB6EDA" w:rsidP="00645BF1"/>
    <w:p w14:paraId="5BD759DD" w14:textId="6F9F5118" w:rsidR="00FB6EDA" w:rsidRDefault="00FB6EDA" w:rsidP="00645BF1"/>
    <w:p w14:paraId="4DF6EF71" w14:textId="154CA748" w:rsidR="00FB6EDA" w:rsidRDefault="00FB6EDA" w:rsidP="00645BF1"/>
    <w:p w14:paraId="38BA37D8" w14:textId="5AFD2645" w:rsidR="00FB6EDA" w:rsidRDefault="00FB6EDA" w:rsidP="00645BF1"/>
    <w:p w14:paraId="44A2FF6C" w14:textId="6520B7A8" w:rsidR="00FB6EDA" w:rsidRDefault="00FB6EDA" w:rsidP="00645BF1"/>
    <w:p w14:paraId="33329B1F" w14:textId="77777777" w:rsidR="00A14B07" w:rsidRDefault="00A14B07" w:rsidP="00645BF1"/>
    <w:p w14:paraId="3D633B44" w14:textId="22E5804A" w:rsidR="00FB6EDA" w:rsidRDefault="00FB6EDA" w:rsidP="00645BF1"/>
    <w:p w14:paraId="59774F87" w14:textId="5132D42B" w:rsidR="00FB6EDA" w:rsidRDefault="00FB6EDA" w:rsidP="00645BF1"/>
    <w:p w14:paraId="26026591" w14:textId="44FF2D63" w:rsidR="00FB6EDA" w:rsidRDefault="00FB6EDA" w:rsidP="00645BF1"/>
    <w:p w14:paraId="0C7D1445" w14:textId="357F64B9" w:rsidR="00FB6EDA" w:rsidRDefault="00FB6EDA" w:rsidP="00645BF1"/>
    <w:p w14:paraId="5966683B" w14:textId="41B59295" w:rsidR="00FB6EDA" w:rsidRDefault="00FB6EDA" w:rsidP="00645BF1"/>
    <w:p w14:paraId="6DC53425" w14:textId="416E5D5D" w:rsidR="00FB6EDA" w:rsidRDefault="00FB6EDA" w:rsidP="00645BF1"/>
    <w:p w14:paraId="42007E3E" w14:textId="75AECBD0" w:rsidR="00FB6EDA" w:rsidRDefault="008C203D" w:rsidP="00645BF1">
      <w:r>
        <w:lastRenderedPageBreak/>
        <w:t>InstMemToRegMux:</w:t>
      </w:r>
    </w:p>
    <w:p w14:paraId="4382BBD2"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w:t>
      </w:r>
    </w:p>
    <w:p w14:paraId="096C3C90"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Company: </w:t>
      </w:r>
    </w:p>
    <w:p w14:paraId="185C088D"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Engineer: </w:t>
      </w:r>
    </w:p>
    <w:p w14:paraId="1DC0D175"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w:t>
      </w:r>
    </w:p>
    <w:p w14:paraId="09302CE1"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Create Date: 10/28/2022 06:16:24 PM</w:t>
      </w:r>
    </w:p>
    <w:p w14:paraId="18367022"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Design Name: </w:t>
      </w:r>
    </w:p>
    <w:p w14:paraId="7B788B42"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Module Name: InstMemToRegMux - Behavioral</w:t>
      </w:r>
    </w:p>
    <w:p w14:paraId="5A836B0C"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Project Name: </w:t>
      </w:r>
    </w:p>
    <w:p w14:paraId="7EAE7FCD"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Target Devices: </w:t>
      </w:r>
    </w:p>
    <w:p w14:paraId="0769D084"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Tool Versions: </w:t>
      </w:r>
    </w:p>
    <w:p w14:paraId="017100F1"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Description: </w:t>
      </w:r>
    </w:p>
    <w:p w14:paraId="673DDEBD"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w:t>
      </w:r>
    </w:p>
    <w:p w14:paraId="4B96D38D"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Dependencies: </w:t>
      </w:r>
    </w:p>
    <w:p w14:paraId="743E93D3"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w:t>
      </w:r>
    </w:p>
    <w:p w14:paraId="1FB9EA0F"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Revision:</w:t>
      </w:r>
    </w:p>
    <w:p w14:paraId="3A550436"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Revision 0.01 - File Created</w:t>
      </w:r>
    </w:p>
    <w:p w14:paraId="6A8F5F62"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Additional Comments:</w:t>
      </w:r>
    </w:p>
    <w:p w14:paraId="194B35A7"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w:t>
      </w:r>
    </w:p>
    <w:p w14:paraId="75561597"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w:t>
      </w:r>
    </w:p>
    <w:p w14:paraId="02873E77" w14:textId="77777777" w:rsidR="006C2548" w:rsidRPr="006C2548" w:rsidRDefault="006C2548" w:rsidP="006C2548">
      <w:pPr>
        <w:shd w:val="clear" w:color="auto" w:fill="FFFFFF"/>
        <w:spacing w:after="240" w:line="285" w:lineRule="atLeast"/>
        <w:rPr>
          <w:rFonts w:ascii="Consolas" w:hAnsi="Consolas" w:cs="Times New Roman"/>
          <w:sz w:val="21"/>
          <w:szCs w:val="21"/>
        </w:rPr>
      </w:pPr>
    </w:p>
    <w:p w14:paraId="19741168"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00FF"/>
          <w:sz w:val="21"/>
          <w:szCs w:val="21"/>
        </w:rPr>
        <w:t>library</w:t>
      </w:r>
      <w:r w:rsidRPr="006C2548">
        <w:rPr>
          <w:rFonts w:ascii="Consolas" w:hAnsi="Consolas" w:cs="Times New Roman"/>
          <w:sz w:val="21"/>
          <w:szCs w:val="21"/>
        </w:rPr>
        <w:t xml:space="preserve"> IEEE;</w:t>
      </w:r>
    </w:p>
    <w:p w14:paraId="14CC82C6"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00FF"/>
          <w:sz w:val="21"/>
          <w:szCs w:val="21"/>
        </w:rPr>
        <w:t>use</w:t>
      </w:r>
      <w:r w:rsidRPr="006C2548">
        <w:rPr>
          <w:rFonts w:ascii="Consolas" w:hAnsi="Consolas" w:cs="Times New Roman"/>
          <w:sz w:val="21"/>
          <w:szCs w:val="21"/>
        </w:rPr>
        <w:t xml:space="preserve"> IEEE.STD_LOGIC_1164.</w:t>
      </w:r>
      <w:r w:rsidRPr="006C2548">
        <w:rPr>
          <w:rFonts w:ascii="Consolas" w:hAnsi="Consolas" w:cs="Times New Roman"/>
          <w:color w:val="0000FF"/>
          <w:sz w:val="21"/>
          <w:szCs w:val="21"/>
        </w:rPr>
        <w:t>ALL</w:t>
      </w:r>
      <w:r w:rsidRPr="006C2548">
        <w:rPr>
          <w:rFonts w:ascii="Consolas" w:hAnsi="Consolas" w:cs="Times New Roman"/>
          <w:sz w:val="21"/>
          <w:szCs w:val="21"/>
        </w:rPr>
        <w:t>;</w:t>
      </w:r>
    </w:p>
    <w:p w14:paraId="04C1B50F" w14:textId="77777777" w:rsidR="006C2548" w:rsidRPr="006C2548" w:rsidRDefault="006C2548" w:rsidP="006C2548">
      <w:pPr>
        <w:shd w:val="clear" w:color="auto" w:fill="FFFFFF"/>
        <w:spacing w:line="285" w:lineRule="atLeast"/>
        <w:rPr>
          <w:rFonts w:ascii="Consolas" w:hAnsi="Consolas" w:cs="Times New Roman"/>
          <w:sz w:val="21"/>
          <w:szCs w:val="21"/>
        </w:rPr>
      </w:pPr>
    </w:p>
    <w:p w14:paraId="164BACBC"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Uncomment the following library declaration if using</w:t>
      </w:r>
    </w:p>
    <w:p w14:paraId="702E692F"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arithmetic functions with Signed or Unsigned values</w:t>
      </w:r>
    </w:p>
    <w:p w14:paraId="3F861574"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--use IEEE.NUMERIC_STD.ALL;</w:t>
      </w:r>
    </w:p>
    <w:p w14:paraId="15F1D3D7" w14:textId="77777777" w:rsidR="006C2548" w:rsidRPr="006C2548" w:rsidRDefault="006C2548" w:rsidP="006C2548">
      <w:pPr>
        <w:shd w:val="clear" w:color="auto" w:fill="FFFFFF"/>
        <w:spacing w:line="285" w:lineRule="atLeast"/>
        <w:rPr>
          <w:rFonts w:ascii="Consolas" w:hAnsi="Consolas" w:cs="Times New Roman"/>
          <w:sz w:val="21"/>
          <w:szCs w:val="21"/>
        </w:rPr>
      </w:pPr>
    </w:p>
    <w:p w14:paraId="7958AAA1"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Uncomment the following library declaration if instantiating</w:t>
      </w:r>
    </w:p>
    <w:p w14:paraId="5996E649"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any Xilinx leaf cells in this code.</w:t>
      </w:r>
    </w:p>
    <w:p w14:paraId="0D0D6BD8"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--library UNISIM;</w:t>
      </w:r>
    </w:p>
    <w:p w14:paraId="56EEF178"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--use UNISIM.VComponents.all;</w:t>
      </w:r>
    </w:p>
    <w:p w14:paraId="27B264AF" w14:textId="77777777" w:rsidR="006C2548" w:rsidRPr="006C2548" w:rsidRDefault="006C2548" w:rsidP="006C2548">
      <w:pPr>
        <w:shd w:val="clear" w:color="auto" w:fill="FFFFFF"/>
        <w:spacing w:line="285" w:lineRule="atLeast"/>
        <w:rPr>
          <w:rFonts w:ascii="Consolas" w:hAnsi="Consolas" w:cs="Times New Roman"/>
          <w:sz w:val="21"/>
          <w:szCs w:val="21"/>
        </w:rPr>
      </w:pPr>
    </w:p>
    <w:p w14:paraId="01CD4A1F"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00FF"/>
          <w:sz w:val="21"/>
          <w:szCs w:val="21"/>
        </w:rPr>
        <w:t>entity</w:t>
      </w:r>
      <w:r w:rsidRPr="006C2548">
        <w:rPr>
          <w:rFonts w:ascii="Consolas" w:hAnsi="Consolas" w:cs="Times New Roman"/>
          <w:sz w:val="21"/>
          <w:szCs w:val="21"/>
        </w:rPr>
        <w:t xml:space="preserve"> InstMemToRegMux </w:t>
      </w:r>
      <w:r w:rsidRPr="006C2548">
        <w:rPr>
          <w:rFonts w:ascii="Consolas" w:hAnsi="Consolas" w:cs="Times New Roman"/>
          <w:color w:val="0000FF"/>
          <w:sz w:val="21"/>
          <w:szCs w:val="21"/>
        </w:rPr>
        <w:t>is</w:t>
      </w:r>
    </w:p>
    <w:p w14:paraId="3BA131BF"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w:t>
      </w:r>
      <w:r w:rsidRPr="006C2548">
        <w:rPr>
          <w:rFonts w:ascii="Consolas" w:hAnsi="Consolas" w:cs="Times New Roman"/>
          <w:color w:val="0000FF"/>
          <w:sz w:val="21"/>
          <w:szCs w:val="21"/>
        </w:rPr>
        <w:t>Port</w:t>
      </w:r>
      <w:r w:rsidRPr="006C2548">
        <w:rPr>
          <w:rFonts w:ascii="Consolas" w:hAnsi="Consolas" w:cs="Times New Roman"/>
          <w:sz w:val="21"/>
          <w:szCs w:val="21"/>
        </w:rPr>
        <w:t xml:space="preserve"> (</w:t>
      </w:r>
      <w:proofErr w:type="gramStart"/>
      <w:r w:rsidRPr="006C2548">
        <w:rPr>
          <w:rFonts w:ascii="Consolas" w:hAnsi="Consolas" w:cs="Times New Roman"/>
          <w:sz w:val="21"/>
          <w:szCs w:val="21"/>
        </w:rPr>
        <w:t>RegDst :</w:t>
      </w:r>
      <w:proofErr w:type="gramEnd"/>
      <w:r w:rsidRPr="006C2548">
        <w:rPr>
          <w:rFonts w:ascii="Consolas" w:hAnsi="Consolas" w:cs="Times New Roman"/>
          <w:sz w:val="21"/>
          <w:szCs w:val="21"/>
        </w:rPr>
        <w:t xml:space="preserve"> </w:t>
      </w:r>
      <w:r w:rsidRPr="006C2548">
        <w:rPr>
          <w:rFonts w:ascii="Consolas" w:hAnsi="Consolas" w:cs="Times New Roman"/>
          <w:color w:val="0000FF"/>
          <w:sz w:val="21"/>
          <w:szCs w:val="21"/>
        </w:rPr>
        <w:t>in</w:t>
      </w:r>
      <w:r w:rsidRPr="006C2548">
        <w:rPr>
          <w:rFonts w:ascii="Consolas" w:hAnsi="Consolas" w:cs="Times New Roman"/>
          <w:sz w:val="21"/>
          <w:szCs w:val="21"/>
        </w:rPr>
        <w:t xml:space="preserve"> STD_LOGIC;</w:t>
      </w:r>
    </w:p>
    <w:p w14:paraId="31FE45DB"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Inst1Rs </w:t>
      </w:r>
      <w:proofErr w:type="gramStart"/>
      <w:r w:rsidRPr="006C2548">
        <w:rPr>
          <w:rFonts w:ascii="Consolas" w:hAnsi="Consolas" w:cs="Times New Roman"/>
          <w:sz w:val="21"/>
          <w:szCs w:val="21"/>
        </w:rPr>
        <w:t>  :</w:t>
      </w:r>
      <w:proofErr w:type="gramEnd"/>
      <w:r w:rsidRPr="006C2548">
        <w:rPr>
          <w:rFonts w:ascii="Consolas" w:hAnsi="Consolas" w:cs="Times New Roman"/>
          <w:sz w:val="21"/>
          <w:szCs w:val="21"/>
        </w:rPr>
        <w:t xml:space="preserve"> </w:t>
      </w:r>
      <w:r w:rsidRPr="006C2548">
        <w:rPr>
          <w:rFonts w:ascii="Consolas" w:hAnsi="Consolas" w:cs="Times New Roman"/>
          <w:color w:val="0000FF"/>
          <w:sz w:val="21"/>
          <w:szCs w:val="21"/>
        </w:rPr>
        <w:t>in</w:t>
      </w:r>
      <w:r w:rsidRPr="006C2548">
        <w:rPr>
          <w:rFonts w:ascii="Consolas" w:hAnsi="Consolas" w:cs="Times New Roman"/>
          <w:sz w:val="21"/>
          <w:szCs w:val="21"/>
        </w:rPr>
        <w:t xml:space="preserve"> STD_LOGIC_VECTOR(</w:t>
      </w:r>
      <w:r w:rsidRPr="006C2548">
        <w:rPr>
          <w:rFonts w:ascii="Consolas" w:hAnsi="Consolas" w:cs="Times New Roman"/>
          <w:color w:val="098658"/>
          <w:sz w:val="21"/>
          <w:szCs w:val="21"/>
        </w:rPr>
        <w:t>3</w:t>
      </w:r>
      <w:r w:rsidRPr="006C2548">
        <w:rPr>
          <w:rFonts w:ascii="Consolas" w:hAnsi="Consolas" w:cs="Times New Roman"/>
          <w:sz w:val="21"/>
          <w:szCs w:val="21"/>
        </w:rPr>
        <w:t xml:space="preserve"> </w:t>
      </w:r>
      <w:r w:rsidRPr="006C2548">
        <w:rPr>
          <w:rFonts w:ascii="Consolas" w:hAnsi="Consolas" w:cs="Times New Roman"/>
          <w:color w:val="0000FF"/>
          <w:sz w:val="21"/>
          <w:szCs w:val="21"/>
        </w:rPr>
        <w:t>downto</w:t>
      </w:r>
      <w:r w:rsidRPr="006C2548">
        <w:rPr>
          <w:rFonts w:ascii="Consolas" w:hAnsi="Consolas" w:cs="Times New Roman"/>
          <w:sz w:val="21"/>
          <w:szCs w:val="21"/>
        </w:rPr>
        <w:t xml:space="preserve"> </w:t>
      </w:r>
      <w:r w:rsidRPr="006C2548">
        <w:rPr>
          <w:rFonts w:ascii="Consolas" w:hAnsi="Consolas" w:cs="Times New Roman"/>
          <w:color w:val="098658"/>
          <w:sz w:val="21"/>
          <w:szCs w:val="21"/>
        </w:rPr>
        <w:t>0</w:t>
      </w:r>
      <w:r w:rsidRPr="006C2548">
        <w:rPr>
          <w:rFonts w:ascii="Consolas" w:hAnsi="Consolas" w:cs="Times New Roman"/>
          <w:sz w:val="21"/>
          <w:szCs w:val="21"/>
        </w:rPr>
        <w:t>);</w:t>
      </w:r>
    </w:p>
    <w:p w14:paraId="02CAA865"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Inst2Rd </w:t>
      </w:r>
      <w:proofErr w:type="gramStart"/>
      <w:r w:rsidRPr="006C2548">
        <w:rPr>
          <w:rFonts w:ascii="Consolas" w:hAnsi="Consolas" w:cs="Times New Roman"/>
          <w:sz w:val="21"/>
          <w:szCs w:val="21"/>
        </w:rPr>
        <w:t>  :</w:t>
      </w:r>
      <w:proofErr w:type="gramEnd"/>
      <w:r w:rsidRPr="006C2548">
        <w:rPr>
          <w:rFonts w:ascii="Consolas" w:hAnsi="Consolas" w:cs="Times New Roman"/>
          <w:sz w:val="21"/>
          <w:szCs w:val="21"/>
        </w:rPr>
        <w:t xml:space="preserve"> </w:t>
      </w:r>
      <w:r w:rsidRPr="006C2548">
        <w:rPr>
          <w:rFonts w:ascii="Consolas" w:hAnsi="Consolas" w:cs="Times New Roman"/>
          <w:color w:val="0000FF"/>
          <w:sz w:val="21"/>
          <w:szCs w:val="21"/>
        </w:rPr>
        <w:t>in</w:t>
      </w:r>
      <w:r w:rsidRPr="006C2548">
        <w:rPr>
          <w:rFonts w:ascii="Consolas" w:hAnsi="Consolas" w:cs="Times New Roman"/>
          <w:sz w:val="21"/>
          <w:szCs w:val="21"/>
        </w:rPr>
        <w:t xml:space="preserve"> STD_LOGIC_VECTOR(</w:t>
      </w:r>
      <w:r w:rsidRPr="006C2548">
        <w:rPr>
          <w:rFonts w:ascii="Consolas" w:hAnsi="Consolas" w:cs="Times New Roman"/>
          <w:color w:val="098658"/>
          <w:sz w:val="21"/>
          <w:szCs w:val="21"/>
        </w:rPr>
        <w:t>3</w:t>
      </w:r>
      <w:r w:rsidRPr="006C2548">
        <w:rPr>
          <w:rFonts w:ascii="Consolas" w:hAnsi="Consolas" w:cs="Times New Roman"/>
          <w:sz w:val="21"/>
          <w:szCs w:val="21"/>
        </w:rPr>
        <w:t xml:space="preserve"> </w:t>
      </w:r>
      <w:r w:rsidRPr="006C2548">
        <w:rPr>
          <w:rFonts w:ascii="Consolas" w:hAnsi="Consolas" w:cs="Times New Roman"/>
          <w:color w:val="0000FF"/>
          <w:sz w:val="21"/>
          <w:szCs w:val="21"/>
        </w:rPr>
        <w:t>downto</w:t>
      </w:r>
      <w:r w:rsidRPr="006C2548">
        <w:rPr>
          <w:rFonts w:ascii="Consolas" w:hAnsi="Consolas" w:cs="Times New Roman"/>
          <w:sz w:val="21"/>
          <w:szCs w:val="21"/>
        </w:rPr>
        <w:t xml:space="preserve"> </w:t>
      </w:r>
      <w:r w:rsidRPr="006C2548">
        <w:rPr>
          <w:rFonts w:ascii="Consolas" w:hAnsi="Consolas" w:cs="Times New Roman"/>
          <w:color w:val="098658"/>
          <w:sz w:val="21"/>
          <w:szCs w:val="21"/>
        </w:rPr>
        <w:t>0</w:t>
      </w:r>
      <w:r w:rsidRPr="006C2548">
        <w:rPr>
          <w:rFonts w:ascii="Consolas" w:hAnsi="Consolas" w:cs="Times New Roman"/>
          <w:sz w:val="21"/>
          <w:szCs w:val="21"/>
        </w:rPr>
        <w:t>);</w:t>
      </w:r>
    </w:p>
    <w:p w14:paraId="33AAE942"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w:t>
      </w:r>
      <w:proofErr w:type="gramStart"/>
      <w:r w:rsidRPr="006C2548">
        <w:rPr>
          <w:rFonts w:ascii="Consolas" w:hAnsi="Consolas" w:cs="Times New Roman"/>
          <w:sz w:val="21"/>
          <w:szCs w:val="21"/>
        </w:rPr>
        <w:t>MuxOut  :</w:t>
      </w:r>
      <w:proofErr w:type="gramEnd"/>
      <w:r w:rsidRPr="006C2548">
        <w:rPr>
          <w:rFonts w:ascii="Consolas" w:hAnsi="Consolas" w:cs="Times New Roman"/>
          <w:sz w:val="21"/>
          <w:szCs w:val="21"/>
        </w:rPr>
        <w:t xml:space="preserve"> </w:t>
      </w:r>
      <w:r w:rsidRPr="006C2548">
        <w:rPr>
          <w:rFonts w:ascii="Consolas" w:hAnsi="Consolas" w:cs="Times New Roman"/>
          <w:color w:val="0000FF"/>
          <w:sz w:val="21"/>
          <w:szCs w:val="21"/>
        </w:rPr>
        <w:t>out</w:t>
      </w:r>
      <w:r w:rsidRPr="006C2548">
        <w:rPr>
          <w:rFonts w:ascii="Consolas" w:hAnsi="Consolas" w:cs="Times New Roman"/>
          <w:sz w:val="21"/>
          <w:szCs w:val="21"/>
        </w:rPr>
        <w:t xml:space="preserve"> STD_LOGIC_VECTOR(</w:t>
      </w:r>
      <w:r w:rsidRPr="006C2548">
        <w:rPr>
          <w:rFonts w:ascii="Consolas" w:hAnsi="Consolas" w:cs="Times New Roman"/>
          <w:color w:val="098658"/>
          <w:sz w:val="21"/>
          <w:szCs w:val="21"/>
        </w:rPr>
        <w:t>3</w:t>
      </w:r>
      <w:r w:rsidRPr="006C2548">
        <w:rPr>
          <w:rFonts w:ascii="Consolas" w:hAnsi="Consolas" w:cs="Times New Roman"/>
          <w:sz w:val="21"/>
          <w:szCs w:val="21"/>
        </w:rPr>
        <w:t xml:space="preserve"> </w:t>
      </w:r>
      <w:r w:rsidRPr="006C2548">
        <w:rPr>
          <w:rFonts w:ascii="Consolas" w:hAnsi="Consolas" w:cs="Times New Roman"/>
          <w:color w:val="0000FF"/>
          <w:sz w:val="21"/>
          <w:szCs w:val="21"/>
        </w:rPr>
        <w:t>downto</w:t>
      </w:r>
      <w:r w:rsidRPr="006C2548">
        <w:rPr>
          <w:rFonts w:ascii="Consolas" w:hAnsi="Consolas" w:cs="Times New Roman"/>
          <w:sz w:val="21"/>
          <w:szCs w:val="21"/>
        </w:rPr>
        <w:t xml:space="preserve"> </w:t>
      </w:r>
      <w:r w:rsidRPr="006C2548">
        <w:rPr>
          <w:rFonts w:ascii="Consolas" w:hAnsi="Consolas" w:cs="Times New Roman"/>
          <w:color w:val="098658"/>
          <w:sz w:val="21"/>
          <w:szCs w:val="21"/>
        </w:rPr>
        <w:t>0</w:t>
      </w:r>
      <w:r w:rsidRPr="006C2548">
        <w:rPr>
          <w:rFonts w:ascii="Consolas" w:hAnsi="Consolas" w:cs="Times New Roman"/>
          <w:sz w:val="21"/>
          <w:szCs w:val="21"/>
        </w:rPr>
        <w:t>));</w:t>
      </w:r>
    </w:p>
    <w:p w14:paraId="3EC35628"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w:t>
      </w:r>
    </w:p>
    <w:p w14:paraId="66CD0A74"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00FF"/>
          <w:sz w:val="21"/>
          <w:szCs w:val="21"/>
        </w:rPr>
        <w:t>end</w:t>
      </w:r>
      <w:r w:rsidRPr="006C2548">
        <w:rPr>
          <w:rFonts w:ascii="Consolas" w:hAnsi="Consolas" w:cs="Times New Roman"/>
          <w:sz w:val="21"/>
          <w:szCs w:val="21"/>
        </w:rPr>
        <w:t xml:space="preserve"> InstMemToRegMux;</w:t>
      </w:r>
    </w:p>
    <w:p w14:paraId="631700BF" w14:textId="77777777" w:rsidR="006C2548" w:rsidRPr="006C2548" w:rsidRDefault="006C2548" w:rsidP="006C2548">
      <w:pPr>
        <w:shd w:val="clear" w:color="auto" w:fill="FFFFFF"/>
        <w:spacing w:line="285" w:lineRule="atLeast"/>
        <w:rPr>
          <w:rFonts w:ascii="Consolas" w:hAnsi="Consolas" w:cs="Times New Roman"/>
          <w:sz w:val="21"/>
          <w:szCs w:val="21"/>
        </w:rPr>
      </w:pPr>
    </w:p>
    <w:p w14:paraId="04847BDA"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00FF"/>
          <w:sz w:val="21"/>
          <w:szCs w:val="21"/>
        </w:rPr>
        <w:t>architecture</w:t>
      </w:r>
      <w:r w:rsidRPr="006C2548">
        <w:rPr>
          <w:rFonts w:ascii="Consolas" w:hAnsi="Consolas" w:cs="Times New Roman"/>
          <w:sz w:val="21"/>
          <w:szCs w:val="21"/>
        </w:rPr>
        <w:t xml:space="preserve"> Behavioral </w:t>
      </w:r>
      <w:r w:rsidRPr="006C2548">
        <w:rPr>
          <w:rFonts w:ascii="Consolas" w:hAnsi="Consolas" w:cs="Times New Roman"/>
          <w:color w:val="0000FF"/>
          <w:sz w:val="21"/>
          <w:szCs w:val="21"/>
        </w:rPr>
        <w:t>of</w:t>
      </w:r>
      <w:r w:rsidRPr="006C2548">
        <w:rPr>
          <w:rFonts w:ascii="Consolas" w:hAnsi="Consolas" w:cs="Times New Roman"/>
          <w:sz w:val="21"/>
          <w:szCs w:val="21"/>
        </w:rPr>
        <w:t xml:space="preserve"> InstMemToRegMux </w:t>
      </w:r>
      <w:r w:rsidRPr="006C2548">
        <w:rPr>
          <w:rFonts w:ascii="Consolas" w:hAnsi="Consolas" w:cs="Times New Roman"/>
          <w:color w:val="0000FF"/>
          <w:sz w:val="21"/>
          <w:szCs w:val="21"/>
        </w:rPr>
        <w:t>is</w:t>
      </w:r>
    </w:p>
    <w:p w14:paraId="69901337"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00FF"/>
          <w:sz w:val="21"/>
          <w:szCs w:val="21"/>
        </w:rPr>
        <w:lastRenderedPageBreak/>
        <w:t>begin</w:t>
      </w:r>
    </w:p>
    <w:p w14:paraId="573E0796" w14:textId="77777777" w:rsidR="006C2548" w:rsidRPr="006C2548" w:rsidRDefault="006C2548" w:rsidP="006C2548">
      <w:pPr>
        <w:shd w:val="clear" w:color="auto" w:fill="FFFFFF"/>
        <w:spacing w:line="285" w:lineRule="atLeast"/>
        <w:rPr>
          <w:rFonts w:ascii="Consolas" w:hAnsi="Consolas" w:cs="Times New Roman"/>
          <w:sz w:val="21"/>
          <w:szCs w:val="21"/>
        </w:rPr>
      </w:pPr>
    </w:p>
    <w:p w14:paraId="01B5E0D5"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w:t>
      </w:r>
      <w:r w:rsidRPr="006C2548">
        <w:rPr>
          <w:rFonts w:ascii="Consolas" w:hAnsi="Consolas" w:cs="Times New Roman"/>
          <w:color w:val="0000FF"/>
          <w:sz w:val="21"/>
          <w:szCs w:val="21"/>
        </w:rPr>
        <w:t>process</w:t>
      </w:r>
      <w:r w:rsidRPr="006C2548">
        <w:rPr>
          <w:rFonts w:ascii="Consolas" w:hAnsi="Consolas" w:cs="Times New Roman"/>
          <w:sz w:val="21"/>
          <w:szCs w:val="21"/>
        </w:rPr>
        <w:t xml:space="preserve"> (RegDst, Inst2Rd, Inst1Rs) </w:t>
      </w:r>
    </w:p>
    <w:p w14:paraId="397F0EF7"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w:t>
      </w:r>
      <w:r w:rsidRPr="006C2548">
        <w:rPr>
          <w:rFonts w:ascii="Consolas" w:hAnsi="Consolas" w:cs="Times New Roman"/>
          <w:color w:val="0000FF"/>
          <w:sz w:val="21"/>
          <w:szCs w:val="21"/>
        </w:rPr>
        <w:t>begin</w:t>
      </w:r>
    </w:p>
    <w:p w14:paraId="5A6DED6D"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w:t>
      </w:r>
      <w:r w:rsidRPr="006C2548">
        <w:rPr>
          <w:rFonts w:ascii="Consolas" w:hAnsi="Consolas" w:cs="Times New Roman"/>
          <w:color w:val="0000FF"/>
          <w:sz w:val="21"/>
          <w:szCs w:val="21"/>
        </w:rPr>
        <w:t>if</w:t>
      </w:r>
      <w:r w:rsidRPr="006C2548">
        <w:rPr>
          <w:rFonts w:ascii="Consolas" w:hAnsi="Consolas" w:cs="Times New Roman"/>
          <w:sz w:val="21"/>
          <w:szCs w:val="21"/>
        </w:rPr>
        <w:t xml:space="preserve"> (RegDst = </w:t>
      </w:r>
      <w:r w:rsidRPr="006C2548">
        <w:rPr>
          <w:rFonts w:ascii="Consolas" w:hAnsi="Consolas" w:cs="Times New Roman"/>
          <w:color w:val="098658"/>
          <w:sz w:val="21"/>
          <w:szCs w:val="21"/>
        </w:rPr>
        <w:t>'0'</w:t>
      </w:r>
      <w:r w:rsidRPr="006C2548">
        <w:rPr>
          <w:rFonts w:ascii="Consolas" w:hAnsi="Consolas" w:cs="Times New Roman"/>
          <w:sz w:val="21"/>
          <w:szCs w:val="21"/>
        </w:rPr>
        <w:t xml:space="preserve">) </w:t>
      </w:r>
      <w:r w:rsidRPr="006C2548">
        <w:rPr>
          <w:rFonts w:ascii="Consolas" w:hAnsi="Consolas" w:cs="Times New Roman"/>
          <w:color w:val="0000FF"/>
          <w:sz w:val="21"/>
          <w:szCs w:val="21"/>
        </w:rPr>
        <w:t>then</w:t>
      </w:r>
    </w:p>
    <w:p w14:paraId="463A5B52"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MuxOut &lt;= Inst1Rs;</w:t>
      </w:r>
    </w:p>
    <w:p w14:paraId="47CE21C5"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w:t>
      </w:r>
      <w:r w:rsidRPr="006C2548">
        <w:rPr>
          <w:rFonts w:ascii="Consolas" w:hAnsi="Consolas" w:cs="Times New Roman"/>
          <w:color w:val="0000FF"/>
          <w:sz w:val="21"/>
          <w:szCs w:val="21"/>
        </w:rPr>
        <w:t>elsif</w:t>
      </w:r>
      <w:r w:rsidRPr="006C2548">
        <w:rPr>
          <w:rFonts w:ascii="Consolas" w:hAnsi="Consolas" w:cs="Times New Roman"/>
          <w:sz w:val="21"/>
          <w:szCs w:val="21"/>
        </w:rPr>
        <w:t xml:space="preserve"> (RegDst = </w:t>
      </w:r>
      <w:r w:rsidRPr="006C2548">
        <w:rPr>
          <w:rFonts w:ascii="Consolas" w:hAnsi="Consolas" w:cs="Times New Roman"/>
          <w:color w:val="098658"/>
          <w:sz w:val="21"/>
          <w:szCs w:val="21"/>
        </w:rPr>
        <w:t>'1'</w:t>
      </w:r>
      <w:r w:rsidRPr="006C2548">
        <w:rPr>
          <w:rFonts w:ascii="Consolas" w:hAnsi="Consolas" w:cs="Times New Roman"/>
          <w:sz w:val="21"/>
          <w:szCs w:val="21"/>
        </w:rPr>
        <w:t xml:space="preserve">) </w:t>
      </w:r>
      <w:r w:rsidRPr="006C2548">
        <w:rPr>
          <w:rFonts w:ascii="Consolas" w:hAnsi="Consolas" w:cs="Times New Roman"/>
          <w:color w:val="0000FF"/>
          <w:sz w:val="21"/>
          <w:szCs w:val="21"/>
        </w:rPr>
        <w:t>then</w:t>
      </w:r>
    </w:p>
    <w:p w14:paraId="49F25942"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MuxOut &lt;= Inst2Rd;</w:t>
      </w:r>
    </w:p>
    <w:p w14:paraId="715718E2"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w:t>
      </w:r>
      <w:r w:rsidRPr="006C2548">
        <w:rPr>
          <w:rFonts w:ascii="Consolas" w:hAnsi="Consolas" w:cs="Times New Roman"/>
          <w:color w:val="0000FF"/>
          <w:sz w:val="21"/>
          <w:szCs w:val="21"/>
        </w:rPr>
        <w:t>else</w:t>
      </w:r>
    </w:p>
    <w:p w14:paraId="35628320"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MuxOut &lt;= </w:t>
      </w:r>
      <w:r w:rsidRPr="006C2548">
        <w:rPr>
          <w:rFonts w:ascii="Consolas" w:hAnsi="Consolas" w:cs="Times New Roman"/>
          <w:color w:val="098658"/>
          <w:sz w:val="21"/>
          <w:szCs w:val="21"/>
        </w:rPr>
        <w:t>"HHHH"</w:t>
      </w:r>
      <w:r w:rsidRPr="006C2548">
        <w:rPr>
          <w:rFonts w:ascii="Consolas" w:hAnsi="Consolas" w:cs="Times New Roman"/>
          <w:sz w:val="21"/>
          <w:szCs w:val="21"/>
        </w:rPr>
        <w:t>;</w:t>
      </w:r>
    </w:p>
    <w:p w14:paraId="1F4D2131"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w:t>
      </w:r>
      <w:r w:rsidRPr="006C2548">
        <w:rPr>
          <w:rFonts w:ascii="Consolas" w:hAnsi="Consolas" w:cs="Times New Roman"/>
          <w:color w:val="0000FF"/>
          <w:sz w:val="21"/>
          <w:szCs w:val="21"/>
        </w:rPr>
        <w:t>end</w:t>
      </w:r>
      <w:r w:rsidRPr="006C2548">
        <w:rPr>
          <w:rFonts w:ascii="Consolas" w:hAnsi="Consolas" w:cs="Times New Roman"/>
          <w:sz w:val="21"/>
          <w:szCs w:val="21"/>
        </w:rPr>
        <w:t xml:space="preserve"> </w:t>
      </w:r>
      <w:r w:rsidRPr="006C2548">
        <w:rPr>
          <w:rFonts w:ascii="Consolas" w:hAnsi="Consolas" w:cs="Times New Roman"/>
          <w:color w:val="0000FF"/>
          <w:sz w:val="21"/>
          <w:szCs w:val="21"/>
        </w:rPr>
        <w:t>if</w:t>
      </w:r>
      <w:r w:rsidRPr="006C2548">
        <w:rPr>
          <w:rFonts w:ascii="Consolas" w:hAnsi="Consolas" w:cs="Times New Roman"/>
          <w:sz w:val="21"/>
          <w:szCs w:val="21"/>
        </w:rPr>
        <w:t>;</w:t>
      </w:r>
    </w:p>
    <w:p w14:paraId="6CFF21F9"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w:t>
      </w:r>
      <w:r w:rsidRPr="006C2548">
        <w:rPr>
          <w:rFonts w:ascii="Consolas" w:hAnsi="Consolas" w:cs="Times New Roman"/>
          <w:color w:val="0000FF"/>
          <w:sz w:val="21"/>
          <w:szCs w:val="21"/>
        </w:rPr>
        <w:t>end</w:t>
      </w:r>
      <w:r w:rsidRPr="006C2548">
        <w:rPr>
          <w:rFonts w:ascii="Consolas" w:hAnsi="Consolas" w:cs="Times New Roman"/>
          <w:sz w:val="21"/>
          <w:szCs w:val="21"/>
        </w:rPr>
        <w:t xml:space="preserve"> </w:t>
      </w:r>
      <w:r w:rsidRPr="006C2548">
        <w:rPr>
          <w:rFonts w:ascii="Consolas" w:hAnsi="Consolas" w:cs="Times New Roman"/>
          <w:color w:val="0000FF"/>
          <w:sz w:val="21"/>
          <w:szCs w:val="21"/>
        </w:rPr>
        <w:t>process</w:t>
      </w:r>
      <w:r w:rsidRPr="006C2548">
        <w:rPr>
          <w:rFonts w:ascii="Consolas" w:hAnsi="Consolas" w:cs="Times New Roman"/>
          <w:sz w:val="21"/>
          <w:szCs w:val="21"/>
        </w:rPr>
        <w:t>;</w:t>
      </w:r>
    </w:p>
    <w:p w14:paraId="12C7511C"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w:t>
      </w:r>
    </w:p>
    <w:p w14:paraId="037F5832" w14:textId="77777777" w:rsidR="006C2548" w:rsidRPr="006C2548" w:rsidRDefault="006C2548" w:rsidP="006C2548">
      <w:pPr>
        <w:shd w:val="clear" w:color="auto" w:fill="FFFFFF"/>
        <w:spacing w:line="285" w:lineRule="atLeast"/>
        <w:rPr>
          <w:rFonts w:ascii="Consolas" w:hAnsi="Consolas" w:cs="Times New Roman"/>
          <w:sz w:val="21"/>
          <w:szCs w:val="21"/>
        </w:rPr>
      </w:pPr>
    </w:p>
    <w:p w14:paraId="47673268"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00FF"/>
          <w:sz w:val="21"/>
          <w:szCs w:val="21"/>
        </w:rPr>
        <w:t>end</w:t>
      </w:r>
      <w:r w:rsidRPr="006C2548">
        <w:rPr>
          <w:rFonts w:ascii="Consolas" w:hAnsi="Consolas" w:cs="Times New Roman"/>
          <w:sz w:val="21"/>
          <w:szCs w:val="21"/>
        </w:rPr>
        <w:t xml:space="preserve"> Behavioral;</w:t>
      </w:r>
    </w:p>
    <w:p w14:paraId="5D059B1E" w14:textId="77777777" w:rsidR="006C2548" w:rsidRPr="006C2548" w:rsidRDefault="006C2548" w:rsidP="006C2548">
      <w:pPr>
        <w:shd w:val="clear" w:color="auto" w:fill="FFFFFF"/>
        <w:spacing w:line="285" w:lineRule="atLeast"/>
        <w:rPr>
          <w:rFonts w:ascii="Consolas" w:hAnsi="Consolas" w:cs="Times New Roman"/>
          <w:sz w:val="21"/>
          <w:szCs w:val="21"/>
        </w:rPr>
      </w:pPr>
    </w:p>
    <w:p w14:paraId="4DCDD0B0" w14:textId="3B8AA63C" w:rsidR="008C203D" w:rsidRDefault="008C203D" w:rsidP="00645BF1"/>
    <w:p w14:paraId="6E3A9CA6" w14:textId="59988D08" w:rsidR="008C203D" w:rsidRDefault="008C203D" w:rsidP="00645BF1"/>
    <w:p w14:paraId="4C674824" w14:textId="31477DEC" w:rsidR="008C203D" w:rsidRDefault="008C203D" w:rsidP="00645BF1"/>
    <w:p w14:paraId="1EB68F58" w14:textId="5CA5D6D1" w:rsidR="008C203D" w:rsidRDefault="008C203D" w:rsidP="00645BF1"/>
    <w:p w14:paraId="612F0470" w14:textId="63CA27D5" w:rsidR="008C203D" w:rsidRDefault="008C203D" w:rsidP="00645BF1"/>
    <w:p w14:paraId="5D670CD7" w14:textId="5564749D" w:rsidR="008C203D" w:rsidRDefault="008C203D" w:rsidP="00645BF1"/>
    <w:p w14:paraId="09DA8314" w14:textId="1EE35A27" w:rsidR="008C203D" w:rsidRDefault="008C203D" w:rsidP="00645BF1"/>
    <w:p w14:paraId="13065360" w14:textId="74B94F1B" w:rsidR="008C203D" w:rsidRDefault="008C203D" w:rsidP="00645BF1"/>
    <w:p w14:paraId="041CB8B9" w14:textId="5CE732B3" w:rsidR="008C203D" w:rsidRDefault="008C203D" w:rsidP="00645BF1"/>
    <w:p w14:paraId="2C90DE49" w14:textId="4CAC6784" w:rsidR="008C203D" w:rsidRDefault="008C203D" w:rsidP="00645BF1"/>
    <w:p w14:paraId="0D0C1A5C" w14:textId="245BE203" w:rsidR="008C203D" w:rsidRDefault="008C203D" w:rsidP="00645BF1"/>
    <w:p w14:paraId="73FA5578" w14:textId="65ADC844" w:rsidR="008C203D" w:rsidRDefault="008C203D" w:rsidP="00645BF1"/>
    <w:p w14:paraId="56E8B34A" w14:textId="38330EE0" w:rsidR="008C203D" w:rsidRDefault="008C203D" w:rsidP="00645BF1"/>
    <w:p w14:paraId="19CE7DEB" w14:textId="21C17258" w:rsidR="008C203D" w:rsidRDefault="008C203D" w:rsidP="00645BF1"/>
    <w:p w14:paraId="154C68DF" w14:textId="2F5FF0C1" w:rsidR="008C203D" w:rsidRDefault="008C203D" w:rsidP="00645BF1"/>
    <w:p w14:paraId="0EA3E95E" w14:textId="413C790A" w:rsidR="008C203D" w:rsidRDefault="008C203D" w:rsidP="00645BF1"/>
    <w:p w14:paraId="47FC4FD2" w14:textId="358F074D" w:rsidR="008C203D" w:rsidRDefault="008C203D" w:rsidP="00645BF1"/>
    <w:p w14:paraId="4B17F0E9" w14:textId="7081EF9C" w:rsidR="008C203D" w:rsidRDefault="008C203D" w:rsidP="00645BF1"/>
    <w:p w14:paraId="43D23320" w14:textId="72002B6A" w:rsidR="008C203D" w:rsidRDefault="008C203D" w:rsidP="00645BF1"/>
    <w:p w14:paraId="0B8E64B7" w14:textId="70BA86D6" w:rsidR="008C203D" w:rsidRDefault="008C203D" w:rsidP="00645BF1"/>
    <w:p w14:paraId="3ED3AF16" w14:textId="59F0B5D5" w:rsidR="008C203D" w:rsidRDefault="008C203D" w:rsidP="00645BF1"/>
    <w:p w14:paraId="027C9A3A" w14:textId="0135617D" w:rsidR="008C203D" w:rsidRDefault="008C203D" w:rsidP="00645BF1"/>
    <w:p w14:paraId="77E9B7A6" w14:textId="5C3757D4" w:rsidR="008C203D" w:rsidRDefault="008C203D" w:rsidP="00645BF1"/>
    <w:p w14:paraId="523148D7" w14:textId="47C43E5D" w:rsidR="008C203D" w:rsidRDefault="008C203D" w:rsidP="00645BF1"/>
    <w:p w14:paraId="4E9962F5" w14:textId="6D761D6E" w:rsidR="008C203D" w:rsidRDefault="008C203D" w:rsidP="00645BF1"/>
    <w:p w14:paraId="6753E94A" w14:textId="19299E1E" w:rsidR="008C203D" w:rsidRDefault="008C203D" w:rsidP="00645BF1"/>
    <w:p w14:paraId="3E465D48" w14:textId="21E2914A" w:rsidR="008C203D" w:rsidRDefault="008C203D" w:rsidP="00645BF1"/>
    <w:p w14:paraId="0BEC921D" w14:textId="77777777" w:rsidR="00A14B07" w:rsidRDefault="00A14B07" w:rsidP="00645BF1"/>
    <w:p w14:paraId="701776B3" w14:textId="366286CF" w:rsidR="008C203D" w:rsidRDefault="008C203D" w:rsidP="00645BF1">
      <w:r>
        <w:lastRenderedPageBreak/>
        <w:t>Instruction_Adder_Component:</w:t>
      </w:r>
    </w:p>
    <w:p w14:paraId="774C62C3"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w:t>
      </w:r>
    </w:p>
    <w:p w14:paraId="4875B7B1"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Company: </w:t>
      </w:r>
    </w:p>
    <w:p w14:paraId="6714EE05"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Engineer: </w:t>
      </w:r>
    </w:p>
    <w:p w14:paraId="28FC2529"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w:t>
      </w:r>
    </w:p>
    <w:p w14:paraId="6C2A6C96"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Create Date: 10/22/2022 04:12:25 PM</w:t>
      </w:r>
    </w:p>
    <w:p w14:paraId="32949667"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Design Name: </w:t>
      </w:r>
    </w:p>
    <w:p w14:paraId="095AB414"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Module Name: Instruction_Adder_Component - Behavioral</w:t>
      </w:r>
    </w:p>
    <w:p w14:paraId="77BB21C1"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Project Name: </w:t>
      </w:r>
    </w:p>
    <w:p w14:paraId="610AD5AF"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Target Devices: </w:t>
      </w:r>
    </w:p>
    <w:p w14:paraId="77B47C0E"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Tool Versions: </w:t>
      </w:r>
    </w:p>
    <w:p w14:paraId="62080AFD"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Description: </w:t>
      </w:r>
    </w:p>
    <w:p w14:paraId="699A66F2"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w:t>
      </w:r>
    </w:p>
    <w:p w14:paraId="636C465A"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Dependencies: </w:t>
      </w:r>
    </w:p>
    <w:p w14:paraId="4BD3CEE0"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w:t>
      </w:r>
    </w:p>
    <w:p w14:paraId="17B43B99"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Revision:</w:t>
      </w:r>
    </w:p>
    <w:p w14:paraId="785F1659"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Revision 0.01 - File Created</w:t>
      </w:r>
    </w:p>
    <w:p w14:paraId="72E95641"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Additional Comments:</w:t>
      </w:r>
    </w:p>
    <w:p w14:paraId="7C9EFA9D"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xml:space="preserve">-- </w:t>
      </w:r>
    </w:p>
    <w:p w14:paraId="7A0154BD"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w:t>
      </w:r>
    </w:p>
    <w:p w14:paraId="201CD2AB" w14:textId="77777777" w:rsidR="006C2548" w:rsidRPr="006C2548" w:rsidRDefault="006C2548" w:rsidP="006C2548">
      <w:pPr>
        <w:shd w:val="clear" w:color="auto" w:fill="FFFFFF"/>
        <w:spacing w:after="240" w:line="285" w:lineRule="atLeast"/>
        <w:rPr>
          <w:rFonts w:ascii="Consolas" w:hAnsi="Consolas" w:cs="Times New Roman"/>
          <w:sz w:val="21"/>
          <w:szCs w:val="21"/>
        </w:rPr>
      </w:pPr>
    </w:p>
    <w:p w14:paraId="0CCAB547"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00FF"/>
          <w:sz w:val="21"/>
          <w:szCs w:val="21"/>
        </w:rPr>
        <w:t>library</w:t>
      </w:r>
      <w:r w:rsidRPr="006C2548">
        <w:rPr>
          <w:rFonts w:ascii="Consolas" w:hAnsi="Consolas" w:cs="Times New Roman"/>
          <w:sz w:val="21"/>
          <w:szCs w:val="21"/>
        </w:rPr>
        <w:t xml:space="preserve"> IEEE;</w:t>
      </w:r>
    </w:p>
    <w:p w14:paraId="57991F63"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00FF"/>
          <w:sz w:val="21"/>
          <w:szCs w:val="21"/>
        </w:rPr>
        <w:t>use</w:t>
      </w:r>
      <w:r w:rsidRPr="006C2548">
        <w:rPr>
          <w:rFonts w:ascii="Consolas" w:hAnsi="Consolas" w:cs="Times New Roman"/>
          <w:sz w:val="21"/>
          <w:szCs w:val="21"/>
        </w:rPr>
        <w:t xml:space="preserve"> IEEE.STD_LOGIC_1164.</w:t>
      </w:r>
      <w:r w:rsidRPr="006C2548">
        <w:rPr>
          <w:rFonts w:ascii="Consolas" w:hAnsi="Consolas" w:cs="Times New Roman"/>
          <w:color w:val="0000FF"/>
          <w:sz w:val="21"/>
          <w:szCs w:val="21"/>
        </w:rPr>
        <w:t>ALL</w:t>
      </w:r>
      <w:r w:rsidRPr="006C2548">
        <w:rPr>
          <w:rFonts w:ascii="Consolas" w:hAnsi="Consolas" w:cs="Times New Roman"/>
          <w:sz w:val="21"/>
          <w:szCs w:val="21"/>
        </w:rPr>
        <w:t>;</w:t>
      </w:r>
    </w:p>
    <w:p w14:paraId="2855F474" w14:textId="77777777" w:rsidR="006C2548" w:rsidRPr="006C2548" w:rsidRDefault="006C2548" w:rsidP="006C2548">
      <w:pPr>
        <w:shd w:val="clear" w:color="auto" w:fill="FFFFFF"/>
        <w:spacing w:line="285" w:lineRule="atLeast"/>
        <w:rPr>
          <w:rFonts w:ascii="Consolas" w:hAnsi="Consolas" w:cs="Times New Roman"/>
          <w:sz w:val="21"/>
          <w:szCs w:val="21"/>
        </w:rPr>
      </w:pPr>
    </w:p>
    <w:p w14:paraId="048FD7AB"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Uncomment the following library declaration if using</w:t>
      </w:r>
    </w:p>
    <w:p w14:paraId="1D516037"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arithmetic functions with Signed or Unsigned values</w:t>
      </w:r>
    </w:p>
    <w:p w14:paraId="55E4CE15"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00FF"/>
          <w:sz w:val="21"/>
          <w:szCs w:val="21"/>
        </w:rPr>
        <w:t>use</w:t>
      </w:r>
      <w:r w:rsidRPr="006C2548">
        <w:rPr>
          <w:rFonts w:ascii="Consolas" w:hAnsi="Consolas" w:cs="Times New Roman"/>
          <w:sz w:val="21"/>
          <w:szCs w:val="21"/>
        </w:rPr>
        <w:t xml:space="preserve"> IEEE.NUMERIC_STD.</w:t>
      </w:r>
      <w:r w:rsidRPr="006C2548">
        <w:rPr>
          <w:rFonts w:ascii="Consolas" w:hAnsi="Consolas" w:cs="Times New Roman"/>
          <w:color w:val="0000FF"/>
          <w:sz w:val="21"/>
          <w:szCs w:val="21"/>
        </w:rPr>
        <w:t>ALL</w:t>
      </w:r>
      <w:r w:rsidRPr="006C2548">
        <w:rPr>
          <w:rFonts w:ascii="Consolas" w:hAnsi="Consolas" w:cs="Times New Roman"/>
          <w:sz w:val="21"/>
          <w:szCs w:val="21"/>
        </w:rPr>
        <w:t>;</w:t>
      </w:r>
    </w:p>
    <w:p w14:paraId="45C2ECFF"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00FF"/>
          <w:sz w:val="21"/>
          <w:szCs w:val="21"/>
        </w:rPr>
        <w:t>use</w:t>
      </w:r>
      <w:r w:rsidRPr="006C2548">
        <w:rPr>
          <w:rFonts w:ascii="Consolas" w:hAnsi="Consolas" w:cs="Times New Roman"/>
          <w:sz w:val="21"/>
          <w:szCs w:val="21"/>
        </w:rPr>
        <w:t xml:space="preserve"> IEEE.STD_LOGIC_UNSIGNED.</w:t>
      </w:r>
      <w:r w:rsidRPr="006C2548">
        <w:rPr>
          <w:rFonts w:ascii="Consolas" w:hAnsi="Consolas" w:cs="Times New Roman"/>
          <w:color w:val="0000FF"/>
          <w:sz w:val="21"/>
          <w:szCs w:val="21"/>
        </w:rPr>
        <w:t>ALL</w:t>
      </w:r>
      <w:r w:rsidRPr="006C2548">
        <w:rPr>
          <w:rFonts w:ascii="Consolas" w:hAnsi="Consolas" w:cs="Times New Roman"/>
          <w:sz w:val="21"/>
          <w:szCs w:val="21"/>
        </w:rPr>
        <w:t>;</w:t>
      </w:r>
    </w:p>
    <w:p w14:paraId="620AC5A8" w14:textId="77777777" w:rsidR="006C2548" w:rsidRPr="006C2548" w:rsidRDefault="006C2548" w:rsidP="006C2548">
      <w:pPr>
        <w:shd w:val="clear" w:color="auto" w:fill="FFFFFF"/>
        <w:spacing w:line="285" w:lineRule="atLeast"/>
        <w:rPr>
          <w:rFonts w:ascii="Consolas" w:hAnsi="Consolas" w:cs="Times New Roman"/>
          <w:sz w:val="21"/>
          <w:szCs w:val="21"/>
        </w:rPr>
      </w:pPr>
    </w:p>
    <w:p w14:paraId="524DA1C3"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Uncomment the following library declaration if instantiating</w:t>
      </w:r>
    </w:p>
    <w:p w14:paraId="0743869E"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 any Xilinx leaf cells in this code.</w:t>
      </w:r>
    </w:p>
    <w:p w14:paraId="44900788"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--library UNISIM;</w:t>
      </w:r>
    </w:p>
    <w:p w14:paraId="647DC5B8"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8000"/>
          <w:sz w:val="21"/>
          <w:szCs w:val="21"/>
        </w:rPr>
        <w:t>--use UNISIM.VComponents.all;</w:t>
      </w:r>
    </w:p>
    <w:p w14:paraId="48171177" w14:textId="77777777" w:rsidR="006C2548" w:rsidRPr="006C2548" w:rsidRDefault="006C2548" w:rsidP="006C2548">
      <w:pPr>
        <w:shd w:val="clear" w:color="auto" w:fill="FFFFFF"/>
        <w:spacing w:line="285" w:lineRule="atLeast"/>
        <w:rPr>
          <w:rFonts w:ascii="Consolas" w:hAnsi="Consolas" w:cs="Times New Roman"/>
          <w:sz w:val="21"/>
          <w:szCs w:val="21"/>
        </w:rPr>
      </w:pPr>
    </w:p>
    <w:p w14:paraId="3805D21B"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00FF"/>
          <w:sz w:val="21"/>
          <w:szCs w:val="21"/>
        </w:rPr>
        <w:t>entity</w:t>
      </w:r>
      <w:r w:rsidRPr="006C2548">
        <w:rPr>
          <w:rFonts w:ascii="Consolas" w:hAnsi="Consolas" w:cs="Times New Roman"/>
          <w:sz w:val="21"/>
          <w:szCs w:val="21"/>
        </w:rPr>
        <w:t xml:space="preserve"> Instruction_Adder_Component </w:t>
      </w:r>
      <w:r w:rsidRPr="006C2548">
        <w:rPr>
          <w:rFonts w:ascii="Consolas" w:hAnsi="Consolas" w:cs="Times New Roman"/>
          <w:color w:val="0000FF"/>
          <w:sz w:val="21"/>
          <w:szCs w:val="21"/>
        </w:rPr>
        <w:t>is</w:t>
      </w:r>
    </w:p>
    <w:p w14:paraId="525A2169"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w:t>
      </w:r>
      <w:r w:rsidRPr="006C2548">
        <w:rPr>
          <w:rFonts w:ascii="Consolas" w:hAnsi="Consolas" w:cs="Times New Roman"/>
          <w:color w:val="0000FF"/>
          <w:sz w:val="21"/>
          <w:szCs w:val="21"/>
        </w:rPr>
        <w:t>Port</w:t>
      </w:r>
      <w:r w:rsidRPr="006C2548">
        <w:rPr>
          <w:rFonts w:ascii="Consolas" w:hAnsi="Consolas" w:cs="Times New Roman"/>
          <w:sz w:val="21"/>
          <w:szCs w:val="21"/>
        </w:rPr>
        <w:t xml:space="preserve"> (</w:t>
      </w:r>
      <w:proofErr w:type="gramStart"/>
      <w:r w:rsidRPr="006C2548">
        <w:rPr>
          <w:rFonts w:ascii="Consolas" w:hAnsi="Consolas" w:cs="Times New Roman"/>
          <w:sz w:val="21"/>
          <w:szCs w:val="21"/>
        </w:rPr>
        <w:t>clk :</w:t>
      </w:r>
      <w:proofErr w:type="gramEnd"/>
      <w:r w:rsidRPr="006C2548">
        <w:rPr>
          <w:rFonts w:ascii="Consolas" w:hAnsi="Consolas" w:cs="Times New Roman"/>
          <w:sz w:val="21"/>
          <w:szCs w:val="21"/>
        </w:rPr>
        <w:t xml:space="preserve"> </w:t>
      </w:r>
      <w:r w:rsidRPr="006C2548">
        <w:rPr>
          <w:rFonts w:ascii="Consolas" w:hAnsi="Consolas" w:cs="Times New Roman"/>
          <w:color w:val="0000FF"/>
          <w:sz w:val="21"/>
          <w:szCs w:val="21"/>
        </w:rPr>
        <w:t>in</w:t>
      </w:r>
      <w:r w:rsidRPr="006C2548">
        <w:rPr>
          <w:rFonts w:ascii="Consolas" w:hAnsi="Consolas" w:cs="Times New Roman"/>
          <w:sz w:val="21"/>
          <w:szCs w:val="21"/>
        </w:rPr>
        <w:t xml:space="preserve">  STD_LOGIC;</w:t>
      </w:r>
    </w:p>
    <w:p w14:paraId="66C09D8C"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w:t>
      </w:r>
      <w:proofErr w:type="gramStart"/>
      <w:r w:rsidRPr="006C2548">
        <w:rPr>
          <w:rFonts w:ascii="Consolas" w:hAnsi="Consolas" w:cs="Times New Roman"/>
          <w:sz w:val="21"/>
          <w:szCs w:val="21"/>
        </w:rPr>
        <w:t>InstIn :</w:t>
      </w:r>
      <w:proofErr w:type="gramEnd"/>
      <w:r w:rsidRPr="006C2548">
        <w:rPr>
          <w:rFonts w:ascii="Consolas" w:hAnsi="Consolas" w:cs="Times New Roman"/>
          <w:sz w:val="21"/>
          <w:szCs w:val="21"/>
        </w:rPr>
        <w:t xml:space="preserve"> </w:t>
      </w:r>
      <w:r w:rsidRPr="006C2548">
        <w:rPr>
          <w:rFonts w:ascii="Consolas" w:hAnsi="Consolas" w:cs="Times New Roman"/>
          <w:color w:val="0000FF"/>
          <w:sz w:val="21"/>
          <w:szCs w:val="21"/>
        </w:rPr>
        <w:t>in</w:t>
      </w:r>
      <w:r w:rsidRPr="006C2548">
        <w:rPr>
          <w:rFonts w:ascii="Consolas" w:hAnsi="Consolas" w:cs="Times New Roman"/>
          <w:sz w:val="21"/>
          <w:szCs w:val="21"/>
        </w:rPr>
        <w:t xml:space="preserve"> STD_LOGIC_VECTOR(</w:t>
      </w:r>
      <w:r w:rsidRPr="006C2548">
        <w:rPr>
          <w:rFonts w:ascii="Consolas" w:hAnsi="Consolas" w:cs="Times New Roman"/>
          <w:color w:val="098658"/>
          <w:sz w:val="21"/>
          <w:szCs w:val="21"/>
        </w:rPr>
        <w:t>15</w:t>
      </w:r>
      <w:r w:rsidRPr="006C2548">
        <w:rPr>
          <w:rFonts w:ascii="Consolas" w:hAnsi="Consolas" w:cs="Times New Roman"/>
          <w:sz w:val="21"/>
          <w:szCs w:val="21"/>
        </w:rPr>
        <w:t xml:space="preserve"> </w:t>
      </w:r>
      <w:r w:rsidRPr="006C2548">
        <w:rPr>
          <w:rFonts w:ascii="Consolas" w:hAnsi="Consolas" w:cs="Times New Roman"/>
          <w:color w:val="0000FF"/>
          <w:sz w:val="21"/>
          <w:szCs w:val="21"/>
        </w:rPr>
        <w:t>downto</w:t>
      </w:r>
      <w:r w:rsidRPr="006C2548">
        <w:rPr>
          <w:rFonts w:ascii="Consolas" w:hAnsi="Consolas" w:cs="Times New Roman"/>
          <w:sz w:val="21"/>
          <w:szCs w:val="21"/>
        </w:rPr>
        <w:t xml:space="preserve"> </w:t>
      </w:r>
      <w:r w:rsidRPr="006C2548">
        <w:rPr>
          <w:rFonts w:ascii="Consolas" w:hAnsi="Consolas" w:cs="Times New Roman"/>
          <w:color w:val="098658"/>
          <w:sz w:val="21"/>
          <w:szCs w:val="21"/>
        </w:rPr>
        <w:t>0</w:t>
      </w:r>
      <w:r w:rsidRPr="006C2548">
        <w:rPr>
          <w:rFonts w:ascii="Consolas" w:hAnsi="Consolas" w:cs="Times New Roman"/>
          <w:sz w:val="21"/>
          <w:szCs w:val="21"/>
        </w:rPr>
        <w:t>);</w:t>
      </w:r>
    </w:p>
    <w:p w14:paraId="0668ECFD"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w:t>
      </w:r>
      <w:proofErr w:type="gramStart"/>
      <w:r w:rsidRPr="006C2548">
        <w:rPr>
          <w:rFonts w:ascii="Consolas" w:hAnsi="Consolas" w:cs="Times New Roman"/>
          <w:sz w:val="21"/>
          <w:szCs w:val="21"/>
        </w:rPr>
        <w:t>InstOut :</w:t>
      </w:r>
      <w:proofErr w:type="gramEnd"/>
      <w:r w:rsidRPr="006C2548">
        <w:rPr>
          <w:rFonts w:ascii="Consolas" w:hAnsi="Consolas" w:cs="Times New Roman"/>
          <w:sz w:val="21"/>
          <w:szCs w:val="21"/>
        </w:rPr>
        <w:t xml:space="preserve"> </w:t>
      </w:r>
      <w:r w:rsidRPr="006C2548">
        <w:rPr>
          <w:rFonts w:ascii="Consolas" w:hAnsi="Consolas" w:cs="Times New Roman"/>
          <w:color w:val="0000FF"/>
          <w:sz w:val="21"/>
          <w:szCs w:val="21"/>
        </w:rPr>
        <w:t>out</w:t>
      </w:r>
      <w:r w:rsidRPr="006C2548">
        <w:rPr>
          <w:rFonts w:ascii="Consolas" w:hAnsi="Consolas" w:cs="Times New Roman"/>
          <w:sz w:val="21"/>
          <w:szCs w:val="21"/>
        </w:rPr>
        <w:t xml:space="preserve"> STD_LOGIC_VECTOR(</w:t>
      </w:r>
      <w:r w:rsidRPr="006C2548">
        <w:rPr>
          <w:rFonts w:ascii="Consolas" w:hAnsi="Consolas" w:cs="Times New Roman"/>
          <w:color w:val="098658"/>
          <w:sz w:val="21"/>
          <w:szCs w:val="21"/>
        </w:rPr>
        <w:t>15</w:t>
      </w:r>
      <w:r w:rsidRPr="006C2548">
        <w:rPr>
          <w:rFonts w:ascii="Consolas" w:hAnsi="Consolas" w:cs="Times New Roman"/>
          <w:sz w:val="21"/>
          <w:szCs w:val="21"/>
        </w:rPr>
        <w:t xml:space="preserve"> </w:t>
      </w:r>
      <w:r w:rsidRPr="006C2548">
        <w:rPr>
          <w:rFonts w:ascii="Consolas" w:hAnsi="Consolas" w:cs="Times New Roman"/>
          <w:color w:val="0000FF"/>
          <w:sz w:val="21"/>
          <w:szCs w:val="21"/>
        </w:rPr>
        <w:t>downto</w:t>
      </w:r>
      <w:r w:rsidRPr="006C2548">
        <w:rPr>
          <w:rFonts w:ascii="Consolas" w:hAnsi="Consolas" w:cs="Times New Roman"/>
          <w:sz w:val="21"/>
          <w:szCs w:val="21"/>
        </w:rPr>
        <w:t xml:space="preserve"> </w:t>
      </w:r>
      <w:r w:rsidRPr="006C2548">
        <w:rPr>
          <w:rFonts w:ascii="Consolas" w:hAnsi="Consolas" w:cs="Times New Roman"/>
          <w:color w:val="098658"/>
          <w:sz w:val="21"/>
          <w:szCs w:val="21"/>
        </w:rPr>
        <w:t>0</w:t>
      </w:r>
      <w:r w:rsidRPr="006C2548">
        <w:rPr>
          <w:rFonts w:ascii="Consolas" w:hAnsi="Consolas" w:cs="Times New Roman"/>
          <w:sz w:val="21"/>
          <w:szCs w:val="21"/>
        </w:rPr>
        <w:t>));</w:t>
      </w:r>
    </w:p>
    <w:p w14:paraId="02585352"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00FF"/>
          <w:sz w:val="21"/>
          <w:szCs w:val="21"/>
        </w:rPr>
        <w:t>end</w:t>
      </w:r>
      <w:r w:rsidRPr="006C2548">
        <w:rPr>
          <w:rFonts w:ascii="Consolas" w:hAnsi="Consolas" w:cs="Times New Roman"/>
          <w:sz w:val="21"/>
          <w:szCs w:val="21"/>
        </w:rPr>
        <w:t xml:space="preserve"> Instruction_Adder_Component;</w:t>
      </w:r>
    </w:p>
    <w:p w14:paraId="1181271E" w14:textId="77777777" w:rsidR="006C2548" w:rsidRPr="006C2548" w:rsidRDefault="006C2548" w:rsidP="006C2548">
      <w:pPr>
        <w:shd w:val="clear" w:color="auto" w:fill="FFFFFF"/>
        <w:spacing w:line="285" w:lineRule="atLeast"/>
        <w:rPr>
          <w:rFonts w:ascii="Consolas" w:hAnsi="Consolas" w:cs="Times New Roman"/>
          <w:sz w:val="21"/>
          <w:szCs w:val="21"/>
        </w:rPr>
      </w:pPr>
    </w:p>
    <w:p w14:paraId="22C65177"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00FF"/>
          <w:sz w:val="21"/>
          <w:szCs w:val="21"/>
        </w:rPr>
        <w:t>architecture</w:t>
      </w:r>
      <w:r w:rsidRPr="006C2548">
        <w:rPr>
          <w:rFonts w:ascii="Consolas" w:hAnsi="Consolas" w:cs="Times New Roman"/>
          <w:sz w:val="21"/>
          <w:szCs w:val="21"/>
        </w:rPr>
        <w:t xml:space="preserve"> Behavioral </w:t>
      </w:r>
      <w:r w:rsidRPr="006C2548">
        <w:rPr>
          <w:rFonts w:ascii="Consolas" w:hAnsi="Consolas" w:cs="Times New Roman"/>
          <w:color w:val="0000FF"/>
          <w:sz w:val="21"/>
          <w:szCs w:val="21"/>
        </w:rPr>
        <w:t>of</w:t>
      </w:r>
      <w:r w:rsidRPr="006C2548">
        <w:rPr>
          <w:rFonts w:ascii="Consolas" w:hAnsi="Consolas" w:cs="Times New Roman"/>
          <w:sz w:val="21"/>
          <w:szCs w:val="21"/>
        </w:rPr>
        <w:t xml:space="preserve"> Instruction_Adder_Component </w:t>
      </w:r>
      <w:r w:rsidRPr="006C2548">
        <w:rPr>
          <w:rFonts w:ascii="Consolas" w:hAnsi="Consolas" w:cs="Times New Roman"/>
          <w:color w:val="0000FF"/>
          <w:sz w:val="21"/>
          <w:szCs w:val="21"/>
        </w:rPr>
        <w:t>is</w:t>
      </w:r>
    </w:p>
    <w:p w14:paraId="2D30091D" w14:textId="77777777" w:rsidR="006C2548" w:rsidRPr="006C2548" w:rsidRDefault="006C2548" w:rsidP="006C2548">
      <w:pPr>
        <w:shd w:val="clear" w:color="auto" w:fill="FFFFFF"/>
        <w:spacing w:line="285" w:lineRule="atLeast"/>
        <w:rPr>
          <w:rFonts w:ascii="Consolas" w:hAnsi="Consolas" w:cs="Times New Roman"/>
          <w:sz w:val="21"/>
          <w:szCs w:val="21"/>
        </w:rPr>
      </w:pPr>
    </w:p>
    <w:p w14:paraId="26DA70EF"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00FF"/>
          <w:sz w:val="21"/>
          <w:szCs w:val="21"/>
        </w:rPr>
        <w:lastRenderedPageBreak/>
        <w:t>begin</w:t>
      </w:r>
    </w:p>
    <w:p w14:paraId="252B3AAC" w14:textId="77777777" w:rsidR="006C2548" w:rsidRPr="006C2548" w:rsidRDefault="006C2548" w:rsidP="006C2548">
      <w:pPr>
        <w:shd w:val="clear" w:color="auto" w:fill="FFFFFF"/>
        <w:spacing w:line="285" w:lineRule="atLeast"/>
        <w:rPr>
          <w:rFonts w:ascii="Consolas" w:hAnsi="Consolas" w:cs="Times New Roman"/>
          <w:sz w:val="21"/>
          <w:szCs w:val="21"/>
        </w:rPr>
      </w:pPr>
      <w:proofErr w:type="gramStart"/>
      <w:r w:rsidRPr="006C2548">
        <w:rPr>
          <w:rFonts w:ascii="Consolas" w:hAnsi="Consolas" w:cs="Times New Roman"/>
          <w:color w:val="0000FF"/>
          <w:sz w:val="21"/>
          <w:szCs w:val="21"/>
        </w:rPr>
        <w:t>process</w:t>
      </w:r>
      <w:r w:rsidRPr="006C2548">
        <w:rPr>
          <w:rFonts w:ascii="Consolas" w:hAnsi="Consolas" w:cs="Times New Roman"/>
          <w:sz w:val="21"/>
          <w:szCs w:val="21"/>
        </w:rPr>
        <w:t>(</w:t>
      </w:r>
      <w:proofErr w:type="gramEnd"/>
      <w:r w:rsidRPr="006C2548">
        <w:rPr>
          <w:rFonts w:ascii="Consolas" w:hAnsi="Consolas" w:cs="Times New Roman"/>
          <w:sz w:val="21"/>
          <w:szCs w:val="21"/>
        </w:rPr>
        <w:t>clk, InstIn)</w:t>
      </w:r>
    </w:p>
    <w:p w14:paraId="067694A8"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w:t>
      </w:r>
      <w:r w:rsidRPr="006C2548">
        <w:rPr>
          <w:rFonts w:ascii="Consolas" w:hAnsi="Consolas" w:cs="Times New Roman"/>
          <w:color w:val="0000FF"/>
          <w:sz w:val="21"/>
          <w:szCs w:val="21"/>
        </w:rPr>
        <w:t>variable</w:t>
      </w:r>
      <w:r w:rsidRPr="006C2548">
        <w:rPr>
          <w:rFonts w:ascii="Consolas" w:hAnsi="Consolas" w:cs="Times New Roman"/>
          <w:sz w:val="21"/>
          <w:szCs w:val="21"/>
        </w:rPr>
        <w:t xml:space="preserve"> </w:t>
      </w:r>
      <w:proofErr w:type="gramStart"/>
      <w:r w:rsidRPr="006C2548">
        <w:rPr>
          <w:rFonts w:ascii="Consolas" w:hAnsi="Consolas" w:cs="Times New Roman"/>
          <w:sz w:val="21"/>
          <w:szCs w:val="21"/>
        </w:rPr>
        <w:t>temp :</w:t>
      </w:r>
      <w:proofErr w:type="gramEnd"/>
      <w:r w:rsidRPr="006C2548">
        <w:rPr>
          <w:rFonts w:ascii="Consolas" w:hAnsi="Consolas" w:cs="Times New Roman"/>
          <w:sz w:val="21"/>
          <w:szCs w:val="21"/>
        </w:rPr>
        <w:t xml:space="preserve"> std_logic_vector(</w:t>
      </w:r>
      <w:r w:rsidRPr="006C2548">
        <w:rPr>
          <w:rFonts w:ascii="Consolas" w:hAnsi="Consolas" w:cs="Times New Roman"/>
          <w:color w:val="098658"/>
          <w:sz w:val="21"/>
          <w:szCs w:val="21"/>
        </w:rPr>
        <w:t>15</w:t>
      </w:r>
      <w:r w:rsidRPr="006C2548">
        <w:rPr>
          <w:rFonts w:ascii="Consolas" w:hAnsi="Consolas" w:cs="Times New Roman"/>
          <w:sz w:val="21"/>
          <w:szCs w:val="21"/>
        </w:rPr>
        <w:t xml:space="preserve"> </w:t>
      </w:r>
      <w:r w:rsidRPr="006C2548">
        <w:rPr>
          <w:rFonts w:ascii="Consolas" w:hAnsi="Consolas" w:cs="Times New Roman"/>
          <w:color w:val="0000FF"/>
          <w:sz w:val="21"/>
          <w:szCs w:val="21"/>
        </w:rPr>
        <w:t>downto</w:t>
      </w:r>
      <w:r w:rsidRPr="006C2548">
        <w:rPr>
          <w:rFonts w:ascii="Consolas" w:hAnsi="Consolas" w:cs="Times New Roman"/>
          <w:sz w:val="21"/>
          <w:szCs w:val="21"/>
        </w:rPr>
        <w:t xml:space="preserve"> </w:t>
      </w:r>
      <w:r w:rsidRPr="006C2548">
        <w:rPr>
          <w:rFonts w:ascii="Consolas" w:hAnsi="Consolas" w:cs="Times New Roman"/>
          <w:color w:val="098658"/>
          <w:sz w:val="21"/>
          <w:szCs w:val="21"/>
        </w:rPr>
        <w:t>0</w:t>
      </w:r>
      <w:r w:rsidRPr="006C2548">
        <w:rPr>
          <w:rFonts w:ascii="Consolas" w:hAnsi="Consolas" w:cs="Times New Roman"/>
          <w:sz w:val="21"/>
          <w:szCs w:val="21"/>
        </w:rPr>
        <w:t xml:space="preserve">) := </w:t>
      </w:r>
      <w:r w:rsidRPr="006C2548">
        <w:rPr>
          <w:rFonts w:ascii="Consolas" w:hAnsi="Consolas" w:cs="Times New Roman"/>
          <w:color w:val="098658"/>
          <w:sz w:val="21"/>
          <w:szCs w:val="21"/>
        </w:rPr>
        <w:t>"0000000000000000"</w:t>
      </w:r>
      <w:r w:rsidRPr="006C2548">
        <w:rPr>
          <w:rFonts w:ascii="Consolas" w:hAnsi="Consolas" w:cs="Times New Roman"/>
          <w:sz w:val="21"/>
          <w:szCs w:val="21"/>
        </w:rPr>
        <w:t>;</w:t>
      </w:r>
    </w:p>
    <w:p w14:paraId="0E319F0A"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w:t>
      </w:r>
      <w:r w:rsidRPr="006C2548">
        <w:rPr>
          <w:rFonts w:ascii="Consolas" w:hAnsi="Consolas" w:cs="Times New Roman"/>
          <w:color w:val="0000FF"/>
          <w:sz w:val="21"/>
          <w:szCs w:val="21"/>
        </w:rPr>
        <w:t>begin</w:t>
      </w:r>
    </w:p>
    <w:p w14:paraId="20AF0A57"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w:t>
      </w:r>
      <w:r w:rsidRPr="006C2548">
        <w:rPr>
          <w:rFonts w:ascii="Consolas" w:hAnsi="Consolas" w:cs="Times New Roman"/>
          <w:color w:val="0000FF"/>
          <w:sz w:val="21"/>
          <w:szCs w:val="21"/>
        </w:rPr>
        <w:t>if</w:t>
      </w:r>
      <w:r w:rsidRPr="006C2548">
        <w:rPr>
          <w:rFonts w:ascii="Consolas" w:hAnsi="Consolas" w:cs="Times New Roman"/>
          <w:sz w:val="21"/>
          <w:szCs w:val="21"/>
        </w:rPr>
        <w:t xml:space="preserve"> rising_edge(clk) </w:t>
      </w:r>
      <w:r w:rsidRPr="006C2548">
        <w:rPr>
          <w:rFonts w:ascii="Consolas" w:hAnsi="Consolas" w:cs="Times New Roman"/>
          <w:color w:val="0000FF"/>
          <w:sz w:val="21"/>
          <w:szCs w:val="21"/>
        </w:rPr>
        <w:t>then</w:t>
      </w:r>
    </w:p>
    <w:p w14:paraId="762C7EEC"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w:t>
      </w:r>
      <w:proofErr w:type="gramStart"/>
      <w:r w:rsidRPr="006C2548">
        <w:rPr>
          <w:rFonts w:ascii="Consolas" w:hAnsi="Consolas" w:cs="Times New Roman"/>
          <w:sz w:val="21"/>
          <w:szCs w:val="21"/>
        </w:rPr>
        <w:t>temp :</w:t>
      </w:r>
      <w:proofErr w:type="gramEnd"/>
      <w:r w:rsidRPr="006C2548">
        <w:rPr>
          <w:rFonts w:ascii="Consolas" w:hAnsi="Consolas" w:cs="Times New Roman"/>
          <w:sz w:val="21"/>
          <w:szCs w:val="21"/>
        </w:rPr>
        <w:t xml:space="preserve">= InstIn + </w:t>
      </w:r>
      <w:r w:rsidRPr="006C2548">
        <w:rPr>
          <w:rFonts w:ascii="Consolas" w:hAnsi="Consolas" w:cs="Times New Roman"/>
          <w:color w:val="098658"/>
          <w:sz w:val="21"/>
          <w:szCs w:val="21"/>
        </w:rPr>
        <w:t>"0000000000000001"</w:t>
      </w:r>
      <w:r w:rsidRPr="006C2548">
        <w:rPr>
          <w:rFonts w:ascii="Consolas" w:hAnsi="Consolas" w:cs="Times New Roman"/>
          <w:sz w:val="21"/>
          <w:szCs w:val="21"/>
        </w:rPr>
        <w:t>;</w:t>
      </w:r>
    </w:p>
    <w:p w14:paraId="240E2357"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w:t>
      </w:r>
      <w:r w:rsidRPr="006C2548">
        <w:rPr>
          <w:rFonts w:ascii="Consolas" w:hAnsi="Consolas" w:cs="Times New Roman"/>
          <w:color w:val="008000"/>
          <w:sz w:val="21"/>
          <w:szCs w:val="21"/>
        </w:rPr>
        <w:t>--InstOut &lt;= InstIn + "0000000000000001"; --Incrementing by 1.</w:t>
      </w:r>
    </w:p>
    <w:p w14:paraId="4D6E80F8"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w:t>
      </w:r>
      <w:r w:rsidRPr="006C2548">
        <w:rPr>
          <w:rFonts w:ascii="Consolas" w:hAnsi="Consolas" w:cs="Times New Roman"/>
          <w:color w:val="0000FF"/>
          <w:sz w:val="21"/>
          <w:szCs w:val="21"/>
        </w:rPr>
        <w:t>else</w:t>
      </w:r>
    </w:p>
    <w:p w14:paraId="2356850F"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w:t>
      </w:r>
      <w:proofErr w:type="gramStart"/>
      <w:r w:rsidRPr="006C2548">
        <w:rPr>
          <w:rFonts w:ascii="Consolas" w:hAnsi="Consolas" w:cs="Times New Roman"/>
          <w:sz w:val="21"/>
          <w:szCs w:val="21"/>
        </w:rPr>
        <w:t>temp :</w:t>
      </w:r>
      <w:proofErr w:type="gramEnd"/>
      <w:r w:rsidRPr="006C2548">
        <w:rPr>
          <w:rFonts w:ascii="Consolas" w:hAnsi="Consolas" w:cs="Times New Roman"/>
          <w:sz w:val="21"/>
          <w:szCs w:val="21"/>
        </w:rPr>
        <w:t>= temp;</w:t>
      </w:r>
    </w:p>
    <w:p w14:paraId="493B578E"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w:t>
      </w:r>
      <w:r w:rsidRPr="006C2548">
        <w:rPr>
          <w:rFonts w:ascii="Consolas" w:hAnsi="Consolas" w:cs="Times New Roman"/>
          <w:color w:val="0000FF"/>
          <w:sz w:val="21"/>
          <w:szCs w:val="21"/>
        </w:rPr>
        <w:t>end</w:t>
      </w:r>
      <w:r w:rsidRPr="006C2548">
        <w:rPr>
          <w:rFonts w:ascii="Consolas" w:hAnsi="Consolas" w:cs="Times New Roman"/>
          <w:sz w:val="21"/>
          <w:szCs w:val="21"/>
        </w:rPr>
        <w:t xml:space="preserve"> </w:t>
      </w:r>
      <w:r w:rsidRPr="006C2548">
        <w:rPr>
          <w:rFonts w:ascii="Consolas" w:hAnsi="Consolas" w:cs="Times New Roman"/>
          <w:color w:val="0000FF"/>
          <w:sz w:val="21"/>
          <w:szCs w:val="21"/>
        </w:rPr>
        <w:t>if</w:t>
      </w:r>
      <w:r w:rsidRPr="006C2548">
        <w:rPr>
          <w:rFonts w:ascii="Consolas" w:hAnsi="Consolas" w:cs="Times New Roman"/>
          <w:sz w:val="21"/>
          <w:szCs w:val="21"/>
        </w:rPr>
        <w:t>;</w:t>
      </w:r>
    </w:p>
    <w:p w14:paraId="049ACAE4"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InstOut &lt;= temp;</w:t>
      </w:r>
    </w:p>
    <w:p w14:paraId="41663A4F"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w:t>
      </w:r>
      <w:r w:rsidRPr="006C2548">
        <w:rPr>
          <w:rFonts w:ascii="Consolas" w:hAnsi="Consolas" w:cs="Times New Roman"/>
          <w:color w:val="0000FF"/>
          <w:sz w:val="21"/>
          <w:szCs w:val="21"/>
        </w:rPr>
        <w:t>end</w:t>
      </w:r>
      <w:r w:rsidRPr="006C2548">
        <w:rPr>
          <w:rFonts w:ascii="Consolas" w:hAnsi="Consolas" w:cs="Times New Roman"/>
          <w:sz w:val="21"/>
          <w:szCs w:val="21"/>
        </w:rPr>
        <w:t xml:space="preserve"> </w:t>
      </w:r>
      <w:r w:rsidRPr="006C2548">
        <w:rPr>
          <w:rFonts w:ascii="Consolas" w:hAnsi="Consolas" w:cs="Times New Roman"/>
          <w:color w:val="0000FF"/>
          <w:sz w:val="21"/>
          <w:szCs w:val="21"/>
        </w:rPr>
        <w:t>process</w:t>
      </w:r>
      <w:r w:rsidRPr="006C2548">
        <w:rPr>
          <w:rFonts w:ascii="Consolas" w:hAnsi="Consolas" w:cs="Times New Roman"/>
          <w:sz w:val="21"/>
          <w:szCs w:val="21"/>
        </w:rPr>
        <w:t>;  </w:t>
      </w:r>
    </w:p>
    <w:p w14:paraId="09D7CC5C"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sz w:val="21"/>
          <w:szCs w:val="21"/>
        </w:rPr>
        <w:t xml:space="preserve">    </w:t>
      </w:r>
    </w:p>
    <w:p w14:paraId="36C788DD" w14:textId="77777777" w:rsidR="006C2548" w:rsidRPr="006C2548" w:rsidRDefault="006C2548" w:rsidP="006C2548">
      <w:pPr>
        <w:shd w:val="clear" w:color="auto" w:fill="FFFFFF"/>
        <w:spacing w:line="285" w:lineRule="atLeast"/>
        <w:rPr>
          <w:rFonts w:ascii="Consolas" w:hAnsi="Consolas" w:cs="Times New Roman"/>
          <w:sz w:val="21"/>
          <w:szCs w:val="21"/>
        </w:rPr>
      </w:pPr>
      <w:r w:rsidRPr="006C2548">
        <w:rPr>
          <w:rFonts w:ascii="Consolas" w:hAnsi="Consolas" w:cs="Times New Roman"/>
          <w:color w:val="0000FF"/>
          <w:sz w:val="21"/>
          <w:szCs w:val="21"/>
        </w:rPr>
        <w:t>end</w:t>
      </w:r>
      <w:r w:rsidRPr="006C2548">
        <w:rPr>
          <w:rFonts w:ascii="Consolas" w:hAnsi="Consolas" w:cs="Times New Roman"/>
          <w:sz w:val="21"/>
          <w:szCs w:val="21"/>
        </w:rPr>
        <w:t xml:space="preserve"> Behavioral;</w:t>
      </w:r>
    </w:p>
    <w:p w14:paraId="1FDA5CE8" w14:textId="77777777" w:rsidR="006C2548" w:rsidRPr="006C2548" w:rsidRDefault="006C2548" w:rsidP="006C2548">
      <w:pPr>
        <w:shd w:val="clear" w:color="auto" w:fill="FFFFFF"/>
        <w:spacing w:line="285" w:lineRule="atLeast"/>
        <w:rPr>
          <w:rFonts w:ascii="Consolas" w:hAnsi="Consolas" w:cs="Times New Roman"/>
          <w:sz w:val="21"/>
          <w:szCs w:val="21"/>
        </w:rPr>
      </w:pPr>
    </w:p>
    <w:p w14:paraId="7CDA7941" w14:textId="51181587" w:rsidR="008C203D" w:rsidRDefault="008C203D" w:rsidP="00645BF1"/>
    <w:p w14:paraId="4E663A9F" w14:textId="473109E1" w:rsidR="008C203D" w:rsidRDefault="008C203D" w:rsidP="00645BF1"/>
    <w:p w14:paraId="3F54D275" w14:textId="341AA48D" w:rsidR="008C203D" w:rsidRDefault="008C203D" w:rsidP="00645BF1"/>
    <w:p w14:paraId="7D278B16" w14:textId="710FD156" w:rsidR="008C203D" w:rsidRDefault="008C203D" w:rsidP="00645BF1"/>
    <w:p w14:paraId="06DEC44F" w14:textId="2B1DCC1D" w:rsidR="008C203D" w:rsidRDefault="008C203D" w:rsidP="00645BF1"/>
    <w:p w14:paraId="312C3DF7" w14:textId="095206DF" w:rsidR="008C203D" w:rsidRDefault="008C203D" w:rsidP="00645BF1"/>
    <w:p w14:paraId="2ADE6032" w14:textId="301D2712" w:rsidR="008C203D" w:rsidRDefault="008C203D" w:rsidP="00645BF1"/>
    <w:p w14:paraId="6970AD43" w14:textId="22B3C75F" w:rsidR="008C203D" w:rsidRDefault="008C203D" w:rsidP="00645BF1"/>
    <w:p w14:paraId="65F44DCB" w14:textId="68594D1E" w:rsidR="008C203D" w:rsidRDefault="008C203D" w:rsidP="00645BF1"/>
    <w:p w14:paraId="44F07913" w14:textId="5861AD6F" w:rsidR="008C203D" w:rsidRDefault="008C203D" w:rsidP="00645BF1"/>
    <w:p w14:paraId="36476BDE" w14:textId="6D01F6BE" w:rsidR="008C203D" w:rsidRDefault="008C203D" w:rsidP="00645BF1"/>
    <w:p w14:paraId="7F63C1B8" w14:textId="310BA2DC" w:rsidR="008C203D" w:rsidRDefault="008C203D" w:rsidP="00645BF1"/>
    <w:p w14:paraId="2673A4DF" w14:textId="3D88B569" w:rsidR="008C203D" w:rsidRDefault="008C203D" w:rsidP="00645BF1"/>
    <w:p w14:paraId="40A4520A" w14:textId="7AEC1BC0" w:rsidR="008C203D" w:rsidRDefault="008C203D" w:rsidP="00645BF1"/>
    <w:p w14:paraId="4EF197F3" w14:textId="255F2137" w:rsidR="008C203D" w:rsidRDefault="008C203D" w:rsidP="00645BF1"/>
    <w:p w14:paraId="4D8A0FF3" w14:textId="4492B65E" w:rsidR="008C203D" w:rsidRDefault="008C203D" w:rsidP="00645BF1"/>
    <w:p w14:paraId="4B6B0CDD" w14:textId="64D95685" w:rsidR="008C203D" w:rsidRDefault="008C203D" w:rsidP="00645BF1"/>
    <w:p w14:paraId="00D91D2A" w14:textId="24407681" w:rsidR="008C203D" w:rsidRDefault="008C203D" w:rsidP="00645BF1"/>
    <w:p w14:paraId="580EE6B7" w14:textId="4EB5D422" w:rsidR="008C203D" w:rsidRDefault="008C203D" w:rsidP="00645BF1"/>
    <w:p w14:paraId="3097EFD3" w14:textId="4FD83277" w:rsidR="008C203D" w:rsidRDefault="008C203D" w:rsidP="00645BF1"/>
    <w:p w14:paraId="3414DDA4" w14:textId="1F87B153" w:rsidR="008C203D" w:rsidRDefault="008C203D" w:rsidP="00645BF1"/>
    <w:p w14:paraId="33AA8157" w14:textId="2F30A552" w:rsidR="008C203D" w:rsidRDefault="008C203D" w:rsidP="00645BF1"/>
    <w:p w14:paraId="784315E6" w14:textId="40AC13F6" w:rsidR="008C203D" w:rsidRDefault="008C203D" w:rsidP="00645BF1"/>
    <w:p w14:paraId="2486A481" w14:textId="5C619E10" w:rsidR="008C203D" w:rsidRDefault="008C203D" w:rsidP="00645BF1"/>
    <w:p w14:paraId="27F9A44E" w14:textId="2F210BAB" w:rsidR="008C203D" w:rsidRDefault="008C203D" w:rsidP="00645BF1"/>
    <w:p w14:paraId="21C975F7" w14:textId="48BF4C36" w:rsidR="008C203D" w:rsidRDefault="008C203D" w:rsidP="00645BF1"/>
    <w:p w14:paraId="661962C6" w14:textId="194B48CA" w:rsidR="008C203D" w:rsidRDefault="008C203D" w:rsidP="00645BF1"/>
    <w:p w14:paraId="78341B89" w14:textId="77777777" w:rsidR="00A14B07" w:rsidRDefault="00A14B07" w:rsidP="00645BF1"/>
    <w:p w14:paraId="056DD1B2" w14:textId="0DD71ED3" w:rsidR="008C203D" w:rsidRDefault="008C203D" w:rsidP="00645BF1"/>
    <w:p w14:paraId="10C6494A" w14:textId="1D4DA43D" w:rsidR="008C203D" w:rsidRDefault="008C203D" w:rsidP="00645BF1">
      <w:r>
        <w:lastRenderedPageBreak/>
        <w:t>InstructionMemory:</w:t>
      </w:r>
    </w:p>
    <w:p w14:paraId="35E03A52"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w:t>
      </w:r>
    </w:p>
    <w:p w14:paraId="762A3420"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Company: </w:t>
      </w:r>
    </w:p>
    <w:p w14:paraId="4C1EB5BF"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Engineer: </w:t>
      </w:r>
    </w:p>
    <w:p w14:paraId="512F3F9F"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w:t>
      </w:r>
    </w:p>
    <w:p w14:paraId="1CA88B6F"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Create Date: 10/27/2022 04:16:17 PM</w:t>
      </w:r>
    </w:p>
    <w:p w14:paraId="08F9DE8B"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Design Name: </w:t>
      </w:r>
    </w:p>
    <w:p w14:paraId="74DB3D54"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Module Name: InstructionMemory - Behavioral</w:t>
      </w:r>
    </w:p>
    <w:p w14:paraId="19CCC09F"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Project Name: </w:t>
      </w:r>
    </w:p>
    <w:p w14:paraId="5F064609"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Target Devices: </w:t>
      </w:r>
    </w:p>
    <w:p w14:paraId="0EB9C2E8"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Tool Versions: </w:t>
      </w:r>
    </w:p>
    <w:p w14:paraId="0776E686"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Description: </w:t>
      </w:r>
    </w:p>
    <w:p w14:paraId="7776448B"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w:t>
      </w:r>
    </w:p>
    <w:p w14:paraId="0F308C99"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Dependencies: </w:t>
      </w:r>
    </w:p>
    <w:p w14:paraId="548E860C"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w:t>
      </w:r>
    </w:p>
    <w:p w14:paraId="7AB96A99"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Revision:</w:t>
      </w:r>
    </w:p>
    <w:p w14:paraId="363B7388"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Revision 0.01 - File Created</w:t>
      </w:r>
    </w:p>
    <w:p w14:paraId="21CBFD4D"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Additional Comments:</w:t>
      </w:r>
    </w:p>
    <w:p w14:paraId="29C14519"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w:t>
      </w:r>
    </w:p>
    <w:p w14:paraId="7684868D"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w:t>
      </w:r>
    </w:p>
    <w:p w14:paraId="552AD172" w14:textId="77777777" w:rsidR="004A42A0" w:rsidRPr="004A42A0" w:rsidRDefault="004A42A0" w:rsidP="004A42A0">
      <w:pPr>
        <w:shd w:val="clear" w:color="auto" w:fill="FFFFFF"/>
        <w:spacing w:after="240" w:line="285" w:lineRule="atLeast"/>
        <w:rPr>
          <w:rFonts w:ascii="Consolas" w:hAnsi="Consolas" w:cs="Times New Roman"/>
          <w:sz w:val="21"/>
          <w:szCs w:val="21"/>
        </w:rPr>
      </w:pPr>
    </w:p>
    <w:p w14:paraId="66B1F6ED"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00FF"/>
          <w:sz w:val="21"/>
          <w:szCs w:val="21"/>
        </w:rPr>
        <w:t>library</w:t>
      </w:r>
      <w:r w:rsidRPr="004A42A0">
        <w:rPr>
          <w:rFonts w:ascii="Consolas" w:hAnsi="Consolas" w:cs="Times New Roman"/>
          <w:sz w:val="21"/>
          <w:szCs w:val="21"/>
        </w:rPr>
        <w:t xml:space="preserve"> IEEE;</w:t>
      </w:r>
    </w:p>
    <w:p w14:paraId="545ACD3F"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00FF"/>
          <w:sz w:val="21"/>
          <w:szCs w:val="21"/>
        </w:rPr>
        <w:t>use</w:t>
      </w:r>
      <w:r w:rsidRPr="004A42A0">
        <w:rPr>
          <w:rFonts w:ascii="Consolas" w:hAnsi="Consolas" w:cs="Times New Roman"/>
          <w:sz w:val="21"/>
          <w:szCs w:val="21"/>
        </w:rPr>
        <w:t xml:space="preserve"> IEEE.STD_LOGIC_1164.</w:t>
      </w:r>
      <w:r w:rsidRPr="004A42A0">
        <w:rPr>
          <w:rFonts w:ascii="Consolas" w:hAnsi="Consolas" w:cs="Times New Roman"/>
          <w:color w:val="0000FF"/>
          <w:sz w:val="21"/>
          <w:szCs w:val="21"/>
        </w:rPr>
        <w:t>ALL</w:t>
      </w:r>
      <w:r w:rsidRPr="004A42A0">
        <w:rPr>
          <w:rFonts w:ascii="Consolas" w:hAnsi="Consolas" w:cs="Times New Roman"/>
          <w:sz w:val="21"/>
          <w:szCs w:val="21"/>
        </w:rPr>
        <w:t>;</w:t>
      </w:r>
    </w:p>
    <w:p w14:paraId="3A80B9FC" w14:textId="77777777" w:rsidR="004A42A0" w:rsidRPr="004A42A0" w:rsidRDefault="004A42A0" w:rsidP="004A42A0">
      <w:pPr>
        <w:shd w:val="clear" w:color="auto" w:fill="FFFFFF"/>
        <w:spacing w:line="285" w:lineRule="atLeast"/>
        <w:rPr>
          <w:rFonts w:ascii="Consolas" w:hAnsi="Consolas" w:cs="Times New Roman"/>
          <w:sz w:val="21"/>
          <w:szCs w:val="21"/>
        </w:rPr>
      </w:pPr>
    </w:p>
    <w:p w14:paraId="776BD90D"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Uncomment the following library declaration if using</w:t>
      </w:r>
    </w:p>
    <w:p w14:paraId="7F72C620"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arithmetic functions with Signed or Unsigned values</w:t>
      </w:r>
    </w:p>
    <w:p w14:paraId="7127A3F2"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00FF"/>
          <w:sz w:val="21"/>
          <w:szCs w:val="21"/>
        </w:rPr>
        <w:t>use</w:t>
      </w:r>
      <w:r w:rsidRPr="004A42A0">
        <w:rPr>
          <w:rFonts w:ascii="Consolas" w:hAnsi="Consolas" w:cs="Times New Roman"/>
          <w:sz w:val="21"/>
          <w:szCs w:val="21"/>
        </w:rPr>
        <w:t xml:space="preserve"> IEEE.NUMERIC_STD.</w:t>
      </w:r>
      <w:r w:rsidRPr="004A42A0">
        <w:rPr>
          <w:rFonts w:ascii="Consolas" w:hAnsi="Consolas" w:cs="Times New Roman"/>
          <w:color w:val="0000FF"/>
          <w:sz w:val="21"/>
          <w:szCs w:val="21"/>
        </w:rPr>
        <w:t>ALL</w:t>
      </w:r>
      <w:r w:rsidRPr="004A42A0">
        <w:rPr>
          <w:rFonts w:ascii="Consolas" w:hAnsi="Consolas" w:cs="Times New Roman"/>
          <w:sz w:val="21"/>
          <w:szCs w:val="21"/>
        </w:rPr>
        <w:t>;</w:t>
      </w:r>
    </w:p>
    <w:p w14:paraId="18C97187"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--use IEEE.STD_LOGIC_ARITH.ALL;</w:t>
      </w:r>
    </w:p>
    <w:p w14:paraId="03151034"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--use IEEE.STD_LOGIC_UNSIGNED.ALL;</w:t>
      </w:r>
    </w:p>
    <w:p w14:paraId="5A1B4B4B" w14:textId="77777777" w:rsidR="004A42A0" w:rsidRPr="004A42A0" w:rsidRDefault="004A42A0" w:rsidP="004A42A0">
      <w:pPr>
        <w:shd w:val="clear" w:color="auto" w:fill="FFFFFF"/>
        <w:spacing w:line="285" w:lineRule="atLeast"/>
        <w:rPr>
          <w:rFonts w:ascii="Consolas" w:hAnsi="Consolas" w:cs="Times New Roman"/>
          <w:sz w:val="21"/>
          <w:szCs w:val="21"/>
        </w:rPr>
      </w:pPr>
    </w:p>
    <w:p w14:paraId="64246320"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Uncomment the following library declaration if instantiating</w:t>
      </w:r>
    </w:p>
    <w:p w14:paraId="62FB9C2A"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any Xilinx leaf cells in this code.</w:t>
      </w:r>
    </w:p>
    <w:p w14:paraId="69A2D36B"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--library UNISIM;</w:t>
      </w:r>
    </w:p>
    <w:p w14:paraId="269599BF"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--use UNISIM.VComponents.all;</w:t>
      </w:r>
    </w:p>
    <w:p w14:paraId="5438011D" w14:textId="77777777" w:rsidR="004A42A0" w:rsidRPr="004A42A0" w:rsidRDefault="004A42A0" w:rsidP="004A42A0">
      <w:pPr>
        <w:shd w:val="clear" w:color="auto" w:fill="FFFFFF"/>
        <w:spacing w:line="285" w:lineRule="atLeast"/>
        <w:rPr>
          <w:rFonts w:ascii="Consolas" w:hAnsi="Consolas" w:cs="Times New Roman"/>
          <w:sz w:val="21"/>
          <w:szCs w:val="21"/>
        </w:rPr>
      </w:pPr>
    </w:p>
    <w:p w14:paraId="038F8F61"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00FF"/>
          <w:sz w:val="21"/>
          <w:szCs w:val="21"/>
        </w:rPr>
        <w:t>entity</w:t>
      </w:r>
      <w:r w:rsidRPr="004A42A0">
        <w:rPr>
          <w:rFonts w:ascii="Consolas" w:hAnsi="Consolas" w:cs="Times New Roman"/>
          <w:sz w:val="21"/>
          <w:szCs w:val="21"/>
        </w:rPr>
        <w:t xml:space="preserve"> InstructionMemory </w:t>
      </w:r>
      <w:r w:rsidRPr="004A42A0">
        <w:rPr>
          <w:rFonts w:ascii="Consolas" w:hAnsi="Consolas" w:cs="Times New Roman"/>
          <w:color w:val="0000FF"/>
          <w:sz w:val="21"/>
          <w:szCs w:val="21"/>
        </w:rPr>
        <w:t>is</w:t>
      </w:r>
    </w:p>
    <w:p w14:paraId="357C278C"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000FF"/>
          <w:sz w:val="21"/>
          <w:szCs w:val="21"/>
        </w:rPr>
        <w:t>Port</w:t>
      </w:r>
      <w:r w:rsidRPr="004A42A0">
        <w:rPr>
          <w:rFonts w:ascii="Consolas" w:hAnsi="Consolas" w:cs="Times New Roman"/>
          <w:sz w:val="21"/>
          <w:szCs w:val="21"/>
        </w:rPr>
        <w:t xml:space="preserve"> (</w:t>
      </w:r>
      <w:proofErr w:type="gramStart"/>
      <w:r w:rsidRPr="004A42A0">
        <w:rPr>
          <w:rFonts w:ascii="Consolas" w:hAnsi="Consolas" w:cs="Times New Roman"/>
          <w:sz w:val="21"/>
          <w:szCs w:val="21"/>
        </w:rPr>
        <w:t>InstAddress :</w:t>
      </w:r>
      <w:proofErr w:type="gramEnd"/>
      <w:r w:rsidRPr="004A42A0">
        <w:rPr>
          <w:rFonts w:ascii="Consolas" w:hAnsi="Consolas" w:cs="Times New Roman"/>
          <w:sz w:val="21"/>
          <w:szCs w:val="21"/>
        </w:rPr>
        <w:t xml:space="preserve"> </w:t>
      </w:r>
      <w:r w:rsidRPr="004A42A0">
        <w:rPr>
          <w:rFonts w:ascii="Consolas" w:hAnsi="Consolas" w:cs="Times New Roman"/>
          <w:color w:val="0000FF"/>
          <w:sz w:val="21"/>
          <w:szCs w:val="21"/>
        </w:rPr>
        <w:t>in</w:t>
      </w:r>
      <w:r w:rsidRPr="004A42A0">
        <w:rPr>
          <w:rFonts w:ascii="Consolas" w:hAnsi="Consolas" w:cs="Times New Roman"/>
          <w:sz w:val="21"/>
          <w:szCs w:val="21"/>
        </w:rPr>
        <w:t xml:space="preserve"> STD_LOGIC_VECTOR(</w:t>
      </w:r>
      <w:r w:rsidRPr="004A42A0">
        <w:rPr>
          <w:rFonts w:ascii="Consolas" w:hAnsi="Consolas" w:cs="Times New Roman"/>
          <w:color w:val="098658"/>
          <w:sz w:val="21"/>
          <w:szCs w:val="21"/>
        </w:rPr>
        <w:t>15</w:t>
      </w:r>
      <w:r w:rsidRPr="004A42A0">
        <w:rPr>
          <w:rFonts w:ascii="Consolas" w:hAnsi="Consolas" w:cs="Times New Roman"/>
          <w:sz w:val="21"/>
          <w:szCs w:val="21"/>
        </w:rPr>
        <w:t xml:space="preserve"> </w:t>
      </w:r>
      <w:r w:rsidRPr="004A42A0">
        <w:rPr>
          <w:rFonts w:ascii="Consolas" w:hAnsi="Consolas" w:cs="Times New Roman"/>
          <w:color w:val="0000FF"/>
          <w:sz w:val="21"/>
          <w:szCs w:val="21"/>
        </w:rPr>
        <w:t>downto</w:t>
      </w:r>
      <w:r w:rsidRPr="004A42A0">
        <w:rPr>
          <w:rFonts w:ascii="Consolas" w:hAnsi="Consolas" w:cs="Times New Roman"/>
          <w:sz w:val="21"/>
          <w:szCs w:val="21"/>
        </w:rPr>
        <w:t xml:space="preserve"> </w:t>
      </w:r>
      <w:r w:rsidRPr="004A42A0">
        <w:rPr>
          <w:rFonts w:ascii="Consolas" w:hAnsi="Consolas" w:cs="Times New Roman"/>
          <w:color w:val="098658"/>
          <w:sz w:val="21"/>
          <w:szCs w:val="21"/>
        </w:rPr>
        <w:t>0</w:t>
      </w:r>
      <w:r w:rsidRPr="004A42A0">
        <w:rPr>
          <w:rFonts w:ascii="Consolas" w:hAnsi="Consolas" w:cs="Times New Roman"/>
          <w:sz w:val="21"/>
          <w:szCs w:val="21"/>
        </w:rPr>
        <w:t>);</w:t>
      </w:r>
    </w:p>
    <w:p w14:paraId="7705FF3F"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InstData  </w:t>
      </w:r>
      <w:proofErr w:type="gramStart"/>
      <w:r w:rsidRPr="004A42A0">
        <w:rPr>
          <w:rFonts w:ascii="Consolas" w:hAnsi="Consolas" w:cs="Times New Roman"/>
          <w:sz w:val="21"/>
          <w:szCs w:val="21"/>
        </w:rPr>
        <w:t xml:space="preserve">  :</w:t>
      </w:r>
      <w:proofErr w:type="gramEnd"/>
      <w:r w:rsidRPr="004A42A0">
        <w:rPr>
          <w:rFonts w:ascii="Consolas" w:hAnsi="Consolas" w:cs="Times New Roman"/>
          <w:sz w:val="21"/>
          <w:szCs w:val="21"/>
        </w:rPr>
        <w:t xml:space="preserve"> </w:t>
      </w:r>
      <w:r w:rsidRPr="004A42A0">
        <w:rPr>
          <w:rFonts w:ascii="Consolas" w:hAnsi="Consolas" w:cs="Times New Roman"/>
          <w:color w:val="0000FF"/>
          <w:sz w:val="21"/>
          <w:szCs w:val="21"/>
        </w:rPr>
        <w:t>out</w:t>
      </w:r>
      <w:r w:rsidRPr="004A42A0">
        <w:rPr>
          <w:rFonts w:ascii="Consolas" w:hAnsi="Consolas" w:cs="Times New Roman"/>
          <w:sz w:val="21"/>
          <w:szCs w:val="21"/>
        </w:rPr>
        <w:t xml:space="preserve"> STD_LOGIC_VECTOR(</w:t>
      </w:r>
      <w:r w:rsidRPr="004A42A0">
        <w:rPr>
          <w:rFonts w:ascii="Consolas" w:hAnsi="Consolas" w:cs="Times New Roman"/>
          <w:color w:val="098658"/>
          <w:sz w:val="21"/>
          <w:szCs w:val="21"/>
        </w:rPr>
        <w:t>15</w:t>
      </w:r>
      <w:r w:rsidRPr="004A42A0">
        <w:rPr>
          <w:rFonts w:ascii="Consolas" w:hAnsi="Consolas" w:cs="Times New Roman"/>
          <w:sz w:val="21"/>
          <w:szCs w:val="21"/>
        </w:rPr>
        <w:t xml:space="preserve"> </w:t>
      </w:r>
      <w:r w:rsidRPr="004A42A0">
        <w:rPr>
          <w:rFonts w:ascii="Consolas" w:hAnsi="Consolas" w:cs="Times New Roman"/>
          <w:color w:val="0000FF"/>
          <w:sz w:val="21"/>
          <w:szCs w:val="21"/>
        </w:rPr>
        <w:t>downto</w:t>
      </w:r>
      <w:r w:rsidRPr="004A42A0">
        <w:rPr>
          <w:rFonts w:ascii="Consolas" w:hAnsi="Consolas" w:cs="Times New Roman"/>
          <w:sz w:val="21"/>
          <w:szCs w:val="21"/>
        </w:rPr>
        <w:t xml:space="preserve"> </w:t>
      </w:r>
      <w:r w:rsidRPr="004A42A0">
        <w:rPr>
          <w:rFonts w:ascii="Consolas" w:hAnsi="Consolas" w:cs="Times New Roman"/>
          <w:color w:val="098658"/>
          <w:sz w:val="21"/>
          <w:szCs w:val="21"/>
        </w:rPr>
        <w:t>0</w:t>
      </w:r>
      <w:r w:rsidRPr="004A42A0">
        <w:rPr>
          <w:rFonts w:ascii="Consolas" w:hAnsi="Consolas" w:cs="Times New Roman"/>
          <w:sz w:val="21"/>
          <w:szCs w:val="21"/>
        </w:rPr>
        <w:t>));</w:t>
      </w:r>
    </w:p>
    <w:p w14:paraId="3C1E087A"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00FF"/>
          <w:sz w:val="21"/>
          <w:szCs w:val="21"/>
        </w:rPr>
        <w:t>end</w:t>
      </w:r>
      <w:r w:rsidRPr="004A42A0">
        <w:rPr>
          <w:rFonts w:ascii="Consolas" w:hAnsi="Consolas" w:cs="Times New Roman"/>
          <w:sz w:val="21"/>
          <w:szCs w:val="21"/>
        </w:rPr>
        <w:t xml:space="preserve"> InstructionMemory;</w:t>
      </w:r>
    </w:p>
    <w:p w14:paraId="6737FC12" w14:textId="77777777" w:rsidR="004A42A0" w:rsidRPr="004A42A0" w:rsidRDefault="004A42A0" w:rsidP="004A42A0">
      <w:pPr>
        <w:shd w:val="clear" w:color="auto" w:fill="FFFFFF"/>
        <w:spacing w:line="285" w:lineRule="atLeast"/>
        <w:rPr>
          <w:rFonts w:ascii="Consolas" w:hAnsi="Consolas" w:cs="Times New Roman"/>
          <w:sz w:val="21"/>
          <w:szCs w:val="21"/>
        </w:rPr>
      </w:pPr>
    </w:p>
    <w:p w14:paraId="69CE30E1"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00FF"/>
          <w:sz w:val="21"/>
          <w:szCs w:val="21"/>
        </w:rPr>
        <w:t>architecture</w:t>
      </w:r>
      <w:r w:rsidRPr="004A42A0">
        <w:rPr>
          <w:rFonts w:ascii="Consolas" w:hAnsi="Consolas" w:cs="Times New Roman"/>
          <w:sz w:val="21"/>
          <w:szCs w:val="21"/>
        </w:rPr>
        <w:t xml:space="preserve"> Behavioral </w:t>
      </w:r>
      <w:r w:rsidRPr="004A42A0">
        <w:rPr>
          <w:rFonts w:ascii="Consolas" w:hAnsi="Consolas" w:cs="Times New Roman"/>
          <w:color w:val="0000FF"/>
          <w:sz w:val="21"/>
          <w:szCs w:val="21"/>
        </w:rPr>
        <w:t>of</w:t>
      </w:r>
      <w:r w:rsidRPr="004A42A0">
        <w:rPr>
          <w:rFonts w:ascii="Consolas" w:hAnsi="Consolas" w:cs="Times New Roman"/>
          <w:sz w:val="21"/>
          <w:szCs w:val="21"/>
        </w:rPr>
        <w:t xml:space="preserve"> InstructionMemory </w:t>
      </w:r>
      <w:r w:rsidRPr="004A42A0">
        <w:rPr>
          <w:rFonts w:ascii="Consolas" w:hAnsi="Consolas" w:cs="Times New Roman"/>
          <w:color w:val="0000FF"/>
          <w:sz w:val="21"/>
          <w:szCs w:val="21"/>
        </w:rPr>
        <w:t>is</w:t>
      </w:r>
    </w:p>
    <w:p w14:paraId="2636089F" w14:textId="77777777" w:rsidR="004A42A0" w:rsidRPr="004A42A0" w:rsidRDefault="004A42A0" w:rsidP="004A42A0">
      <w:pPr>
        <w:shd w:val="clear" w:color="auto" w:fill="FFFFFF"/>
        <w:spacing w:line="285" w:lineRule="atLeast"/>
        <w:rPr>
          <w:rFonts w:ascii="Consolas" w:hAnsi="Consolas" w:cs="Times New Roman"/>
          <w:sz w:val="21"/>
          <w:szCs w:val="21"/>
        </w:rPr>
      </w:pPr>
    </w:p>
    <w:p w14:paraId="01F59049"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00FF"/>
          <w:sz w:val="21"/>
          <w:szCs w:val="21"/>
        </w:rPr>
        <w:lastRenderedPageBreak/>
        <w:t>type</w:t>
      </w:r>
      <w:r w:rsidRPr="004A42A0">
        <w:rPr>
          <w:rFonts w:ascii="Consolas" w:hAnsi="Consolas" w:cs="Times New Roman"/>
          <w:sz w:val="21"/>
          <w:szCs w:val="21"/>
        </w:rPr>
        <w:t xml:space="preserve"> InstMem </w:t>
      </w:r>
      <w:r w:rsidRPr="004A42A0">
        <w:rPr>
          <w:rFonts w:ascii="Consolas" w:hAnsi="Consolas" w:cs="Times New Roman"/>
          <w:color w:val="0000FF"/>
          <w:sz w:val="21"/>
          <w:szCs w:val="21"/>
        </w:rPr>
        <w:t>is</w:t>
      </w:r>
      <w:r w:rsidRPr="004A42A0">
        <w:rPr>
          <w:rFonts w:ascii="Consolas" w:hAnsi="Consolas" w:cs="Times New Roman"/>
          <w:sz w:val="21"/>
          <w:szCs w:val="21"/>
        </w:rPr>
        <w:t xml:space="preserve"> </w:t>
      </w:r>
      <w:r w:rsidRPr="004A42A0">
        <w:rPr>
          <w:rFonts w:ascii="Consolas" w:hAnsi="Consolas" w:cs="Times New Roman"/>
          <w:color w:val="0000FF"/>
          <w:sz w:val="21"/>
          <w:szCs w:val="21"/>
        </w:rPr>
        <w:t>array</w:t>
      </w:r>
      <w:r w:rsidRPr="004A42A0">
        <w:rPr>
          <w:rFonts w:ascii="Consolas" w:hAnsi="Consolas" w:cs="Times New Roman"/>
          <w:sz w:val="21"/>
          <w:szCs w:val="21"/>
        </w:rPr>
        <w:t xml:space="preserve"> (</w:t>
      </w:r>
      <w:r w:rsidRPr="004A42A0">
        <w:rPr>
          <w:rFonts w:ascii="Consolas" w:hAnsi="Consolas" w:cs="Times New Roman"/>
          <w:color w:val="098658"/>
          <w:sz w:val="21"/>
          <w:szCs w:val="21"/>
        </w:rPr>
        <w:t>0</w:t>
      </w:r>
      <w:r w:rsidRPr="004A42A0">
        <w:rPr>
          <w:rFonts w:ascii="Consolas" w:hAnsi="Consolas" w:cs="Times New Roman"/>
          <w:sz w:val="21"/>
          <w:szCs w:val="21"/>
        </w:rPr>
        <w:t xml:space="preserve"> </w:t>
      </w:r>
      <w:r w:rsidRPr="004A42A0">
        <w:rPr>
          <w:rFonts w:ascii="Consolas" w:hAnsi="Consolas" w:cs="Times New Roman"/>
          <w:color w:val="0000FF"/>
          <w:sz w:val="21"/>
          <w:szCs w:val="21"/>
        </w:rPr>
        <w:t>to</w:t>
      </w:r>
      <w:r w:rsidRPr="004A42A0">
        <w:rPr>
          <w:rFonts w:ascii="Consolas" w:hAnsi="Consolas" w:cs="Times New Roman"/>
          <w:sz w:val="21"/>
          <w:szCs w:val="21"/>
        </w:rPr>
        <w:t xml:space="preserve"> </w:t>
      </w:r>
      <w:r w:rsidRPr="004A42A0">
        <w:rPr>
          <w:rFonts w:ascii="Consolas" w:hAnsi="Consolas" w:cs="Times New Roman"/>
          <w:color w:val="098658"/>
          <w:sz w:val="21"/>
          <w:szCs w:val="21"/>
        </w:rPr>
        <w:t>43</w:t>
      </w:r>
      <w:r w:rsidRPr="004A42A0">
        <w:rPr>
          <w:rFonts w:ascii="Consolas" w:hAnsi="Consolas" w:cs="Times New Roman"/>
          <w:sz w:val="21"/>
          <w:szCs w:val="21"/>
        </w:rPr>
        <w:t xml:space="preserve">) </w:t>
      </w:r>
      <w:r w:rsidRPr="004A42A0">
        <w:rPr>
          <w:rFonts w:ascii="Consolas" w:hAnsi="Consolas" w:cs="Times New Roman"/>
          <w:color w:val="0000FF"/>
          <w:sz w:val="21"/>
          <w:szCs w:val="21"/>
        </w:rPr>
        <w:t>of</w:t>
      </w:r>
      <w:r w:rsidRPr="004A42A0">
        <w:rPr>
          <w:rFonts w:ascii="Consolas" w:hAnsi="Consolas" w:cs="Times New Roman"/>
          <w:sz w:val="21"/>
          <w:szCs w:val="21"/>
        </w:rPr>
        <w:t xml:space="preserve"> STD_LOGIC_</w:t>
      </w:r>
      <w:proofErr w:type="gramStart"/>
      <w:r w:rsidRPr="004A42A0">
        <w:rPr>
          <w:rFonts w:ascii="Consolas" w:hAnsi="Consolas" w:cs="Times New Roman"/>
          <w:sz w:val="21"/>
          <w:szCs w:val="21"/>
        </w:rPr>
        <w:t>VECTOR(</w:t>
      </w:r>
      <w:proofErr w:type="gramEnd"/>
      <w:r w:rsidRPr="004A42A0">
        <w:rPr>
          <w:rFonts w:ascii="Consolas" w:hAnsi="Consolas" w:cs="Times New Roman"/>
          <w:color w:val="098658"/>
          <w:sz w:val="21"/>
          <w:szCs w:val="21"/>
        </w:rPr>
        <w:t>15</w:t>
      </w:r>
      <w:r w:rsidRPr="004A42A0">
        <w:rPr>
          <w:rFonts w:ascii="Consolas" w:hAnsi="Consolas" w:cs="Times New Roman"/>
          <w:sz w:val="21"/>
          <w:szCs w:val="21"/>
        </w:rPr>
        <w:t xml:space="preserve"> </w:t>
      </w:r>
      <w:r w:rsidRPr="004A42A0">
        <w:rPr>
          <w:rFonts w:ascii="Consolas" w:hAnsi="Consolas" w:cs="Times New Roman"/>
          <w:color w:val="0000FF"/>
          <w:sz w:val="21"/>
          <w:szCs w:val="21"/>
        </w:rPr>
        <w:t>downto</w:t>
      </w:r>
      <w:r w:rsidRPr="004A42A0">
        <w:rPr>
          <w:rFonts w:ascii="Consolas" w:hAnsi="Consolas" w:cs="Times New Roman"/>
          <w:sz w:val="21"/>
          <w:szCs w:val="21"/>
        </w:rPr>
        <w:t xml:space="preserve"> </w:t>
      </w:r>
      <w:r w:rsidRPr="004A42A0">
        <w:rPr>
          <w:rFonts w:ascii="Consolas" w:hAnsi="Consolas" w:cs="Times New Roman"/>
          <w:color w:val="098658"/>
          <w:sz w:val="21"/>
          <w:szCs w:val="21"/>
        </w:rPr>
        <w:t>0</w:t>
      </w:r>
      <w:r w:rsidRPr="004A42A0">
        <w:rPr>
          <w:rFonts w:ascii="Consolas" w:hAnsi="Consolas" w:cs="Times New Roman"/>
          <w:sz w:val="21"/>
          <w:szCs w:val="21"/>
        </w:rPr>
        <w:t xml:space="preserve">); </w:t>
      </w:r>
      <w:r w:rsidRPr="004A42A0">
        <w:rPr>
          <w:rFonts w:ascii="Consolas" w:hAnsi="Consolas" w:cs="Times New Roman"/>
          <w:color w:val="008000"/>
          <w:sz w:val="21"/>
          <w:szCs w:val="21"/>
        </w:rPr>
        <w:t>--Declaring array type that will store all 16-bit instructions vectors.</w:t>
      </w:r>
    </w:p>
    <w:p w14:paraId="44ACEFCD" w14:textId="77777777" w:rsidR="004A42A0" w:rsidRPr="004A42A0" w:rsidRDefault="004A42A0" w:rsidP="004A42A0">
      <w:pPr>
        <w:shd w:val="clear" w:color="auto" w:fill="FFFFFF"/>
        <w:spacing w:line="285" w:lineRule="atLeast"/>
        <w:rPr>
          <w:rFonts w:ascii="Consolas" w:hAnsi="Consolas" w:cs="Times New Roman"/>
          <w:sz w:val="21"/>
          <w:szCs w:val="21"/>
        </w:rPr>
      </w:pPr>
    </w:p>
    <w:p w14:paraId="3978568E"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00FF"/>
          <w:sz w:val="21"/>
          <w:szCs w:val="21"/>
        </w:rPr>
        <w:t>signal</w:t>
      </w:r>
      <w:r w:rsidRPr="004A42A0">
        <w:rPr>
          <w:rFonts w:ascii="Consolas" w:hAnsi="Consolas" w:cs="Times New Roman"/>
          <w:sz w:val="21"/>
          <w:szCs w:val="21"/>
        </w:rPr>
        <w:t xml:space="preserve"> </w:t>
      </w:r>
      <w:proofErr w:type="gramStart"/>
      <w:r w:rsidRPr="004A42A0">
        <w:rPr>
          <w:rFonts w:ascii="Consolas" w:hAnsi="Consolas" w:cs="Times New Roman"/>
          <w:sz w:val="21"/>
          <w:szCs w:val="21"/>
        </w:rPr>
        <w:t>Memory :</w:t>
      </w:r>
      <w:proofErr w:type="gramEnd"/>
      <w:r w:rsidRPr="004A42A0">
        <w:rPr>
          <w:rFonts w:ascii="Consolas" w:hAnsi="Consolas" w:cs="Times New Roman"/>
          <w:sz w:val="21"/>
          <w:szCs w:val="21"/>
        </w:rPr>
        <w:t xml:space="preserve"> InstMem := (</w:t>
      </w:r>
    </w:p>
    <w:p w14:paraId="589D5037"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"1110000000000000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0  0000   Nop insertion</w:t>
      </w:r>
    </w:p>
    <w:p w14:paraId="261B2486"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"1110000000000000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1  0001   Nop insertion</w:t>
      </w:r>
    </w:p>
    <w:p w14:paraId="7A54FAA6"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"1110000000000000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2  0010   Nop insertion</w:t>
      </w:r>
    </w:p>
    <w:p w14:paraId="2920A792"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"1110000000000000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3  0011   Nop insertion</w:t>
      </w:r>
    </w:p>
    <w:p w14:paraId="64C949DA"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"1110000000000000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4  0100   Nop insertion</w:t>
      </w:r>
    </w:p>
    <w:p w14:paraId="19232AC8"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"1100011000000001</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5  0101   bgt a0 zero ZeroLine  branch 1 line (pc incremented by 2*1)</w:t>
      </w:r>
    </w:p>
    <w:p w14:paraId="752CF46C"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"1101000001111111</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6  0110   j Exit                jump 40 lines (pc incremented by 2*40)</w:t>
      </w:r>
    </w:p>
    <w:p w14:paraId="58A9D529"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"0111011001100001</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7  0111   subi a1 a1 1          subtract 1 from a1</w:t>
      </w:r>
    </w:p>
    <w:p w14:paraId="06635E8A"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"1000010101110000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8  1000   lw t0 0(a0)           put contents of a0 into t0</w:t>
      </w:r>
    </w:p>
    <w:p w14:paraId="2D2E830A"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"1110100010000100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9  1001   sll t1 t1 4           shift t1 left four</w:t>
      </w:r>
    </w:p>
    <w:p w14:paraId="6C65E53B"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"0110100010000000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10 1010   addi t1 t1 0x0        add 0000 to t1</w:t>
      </w:r>
    </w:p>
    <w:p w14:paraId="1C17F708"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"1110100010000100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11 1011   sll t1 t1 4           shift t1 left four</w:t>
      </w:r>
    </w:p>
    <w:p w14:paraId="5E6CA547"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"0110100010000001</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12 1100   addi t1 t1 0x1        add 0001 to t1</w:t>
      </w:r>
    </w:p>
    <w:p w14:paraId="090D778D"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"1110100010000100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13 1101   sll t1 t1 4           shift t1 left four</w:t>
      </w:r>
    </w:p>
    <w:p w14:paraId="64B01F22"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"0110100010000000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14 1110   addi t1 t1 0x0        add 0000 to t1</w:t>
      </w:r>
    </w:p>
    <w:p w14:paraId="53A73D0F"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"1110100010000100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15 1110   sll t1 t1 4           shift t1 left four</w:t>
      </w:r>
    </w:p>
    <w:p w14:paraId="51DE3CE5"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"0110100010000000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16 10000  addi t1 t1 0x0        add 0000 to t1</w:t>
      </w:r>
    </w:p>
    <w:p w14:paraId="55D2EBDD"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"1100011110000001</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17 10001  bgt t0 t1 SkipIfJump  branch to SkipIfJump if t0 &gt; t1, skip 1 lines (pc incremented by 2*1)</w:t>
      </w:r>
    </w:p>
    <w:p w14:paraId="17AF72DA"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"1101000000011111</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18 10010  j Else                jump to else to avoid if statement</w:t>
      </w:r>
    </w:p>
    <w:p w14:paraId="40D5C872"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"0101000100011000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19 10011  div v0 v0 0b1000      divide v0 by 8</w:t>
      </w:r>
    </w:p>
    <w:p w14:paraId="6477A08B"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"0010001000010010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20 10100  or v1 v0 v1           or v1 and v0</w:t>
      </w:r>
    </w:p>
    <w:p w14:paraId="5C56DA3F"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"1110100110010100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21 10101  sll t2 t2 4           shift t2 left four</w:t>
      </w:r>
    </w:p>
    <w:p w14:paraId="0AFF965B"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"0110100110011111</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22 10110  addi t2 t2 0xF        add 1111 to t2</w:t>
      </w:r>
    </w:p>
    <w:p w14:paraId="0A37D104"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lastRenderedPageBreak/>
        <w:t xml:space="preserve">        </w:t>
      </w:r>
      <w:r w:rsidRPr="004A42A0">
        <w:rPr>
          <w:rFonts w:ascii="Consolas" w:hAnsi="Consolas" w:cs="Times New Roman"/>
          <w:color w:val="098658"/>
          <w:sz w:val="21"/>
          <w:szCs w:val="21"/>
        </w:rPr>
        <w:t>"1110100110010100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23 10111  sll t2 t2 4           shift t2 left four</w:t>
      </w:r>
    </w:p>
    <w:p w14:paraId="1A5A4386"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"0110100110011111</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24 11000  addi t2 t2 0xF        add 1111 to t2</w:t>
      </w:r>
    </w:p>
    <w:p w14:paraId="13DD2095"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"1110100110010100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25 11001  sll t2 t2 4           shift t2 left four</w:t>
      </w:r>
    </w:p>
    <w:p w14:paraId="2537B0BF"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"0110100110010000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26 11010  addi t2 t2 0x0        add 0000 to t2</w:t>
      </w:r>
    </w:p>
    <w:p w14:paraId="64846733"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"1110100110010100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27 11011  sll t2 t2 4           shift t2 left four</w:t>
      </w:r>
    </w:p>
    <w:p w14:paraId="46780B3C"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"0110100110010000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28 11100  addi t2 t2 0x0        add 0000 to t2</w:t>
      </w:r>
    </w:p>
    <w:p w14:paraId="0653D25E"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"1001100101010000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29 11101  sw t2 0(a0)           store t2 into a0</w:t>
      </w:r>
    </w:p>
    <w:p w14:paraId="58BA2442"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"1101000000101010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30 11110  j Endif               jump endif to avoid else statement</w:t>
      </w:r>
    </w:p>
    <w:p w14:paraId="780DD615"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"0100001100110100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31 11111  mul v2 v2 4           multiply v2 by four</w:t>
      </w:r>
    </w:p>
    <w:p w14:paraId="45DAE93A"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"0011010000110100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32 100000  xor v3 v2 v3         xor v3 and v2</w:t>
      </w:r>
    </w:p>
    <w:p w14:paraId="7A322AD0"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"1110100110010100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33 100001  sll t2 t2 4          shift l2 left four</w:t>
      </w:r>
    </w:p>
    <w:p w14:paraId="71A1581C"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"0110100110010000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34 100010  addi t2 t2 0x0       add 0000 to t2</w:t>
      </w:r>
    </w:p>
    <w:p w14:paraId="55BE0F66"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"1110100110010100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35 100011  sll t2 t2 4          shift l2 left four</w:t>
      </w:r>
    </w:p>
    <w:p w14:paraId="7761A52D"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"0110100110010000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36 100100  addi t2 t2 0x0       add 0000 to t2</w:t>
      </w:r>
    </w:p>
    <w:p w14:paraId="780AA97A"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"1110100110010100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37 100101  sll t2 t2 4          shift l2 left four</w:t>
      </w:r>
    </w:p>
    <w:p w14:paraId="4C14B085"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"0110100110011111</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38 100110  addi t2 t2 0xF       add 1111 to t2</w:t>
      </w:r>
    </w:p>
    <w:p w14:paraId="50C4BA41"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"1110100110010100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39 100111  sll t2 t2 4          shift l2 left four</w:t>
      </w:r>
    </w:p>
    <w:p w14:paraId="262A2495"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"0110100110011111</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40 101000  addi t2 t2 0xF       add 1111 to t2</w:t>
      </w:r>
    </w:p>
    <w:p w14:paraId="39CA4138"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"1001100101010000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41 101001  sw t2 0(a0)          store t2 into ao</w:t>
      </w:r>
    </w:p>
    <w:p w14:paraId="1F34DA10"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"0110010101010010</w:t>
      </w:r>
      <w:proofErr w:type="gramStart"/>
      <w:r w:rsidRPr="004A42A0">
        <w:rPr>
          <w:rFonts w:ascii="Consolas" w:hAnsi="Consolas" w:cs="Times New Roman"/>
          <w:color w:val="098658"/>
          <w:sz w:val="21"/>
          <w:szCs w:val="21"/>
        </w:rPr>
        <w:t>"</w:t>
      </w:r>
      <w:r w:rsidRPr="004A42A0">
        <w:rPr>
          <w:rFonts w:ascii="Consolas" w:hAnsi="Consolas" w:cs="Times New Roman"/>
          <w:sz w:val="21"/>
          <w:szCs w:val="21"/>
        </w:rPr>
        <w:t xml:space="preserve">,   </w:t>
      </w:r>
      <w:proofErr w:type="gramEnd"/>
      <w:r w:rsidRPr="004A42A0">
        <w:rPr>
          <w:rFonts w:ascii="Consolas" w:hAnsi="Consolas" w:cs="Times New Roman"/>
          <w:color w:val="008000"/>
          <w:sz w:val="21"/>
          <w:szCs w:val="21"/>
        </w:rPr>
        <w:t>--pc = 42 101010  addi a0 a0 2         add 2 to ao</w:t>
      </w:r>
    </w:p>
    <w:p w14:paraId="499E4DB0"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98658"/>
          <w:sz w:val="21"/>
          <w:szCs w:val="21"/>
        </w:rPr>
        <w:t>"1101000000000101"</w:t>
      </w:r>
      <w:r w:rsidRPr="004A42A0">
        <w:rPr>
          <w:rFonts w:ascii="Consolas" w:hAnsi="Consolas" w:cs="Times New Roman"/>
          <w:sz w:val="21"/>
          <w:szCs w:val="21"/>
        </w:rPr>
        <w:t xml:space="preserve">    </w:t>
      </w:r>
      <w:r w:rsidRPr="004A42A0">
        <w:rPr>
          <w:rFonts w:ascii="Consolas" w:hAnsi="Consolas" w:cs="Times New Roman"/>
          <w:color w:val="008000"/>
          <w:sz w:val="21"/>
          <w:szCs w:val="21"/>
        </w:rPr>
        <w:t xml:space="preserve">--pc = 43 </w:t>
      </w:r>
      <w:proofErr w:type="gramStart"/>
      <w:r w:rsidRPr="004A42A0">
        <w:rPr>
          <w:rFonts w:ascii="Consolas" w:hAnsi="Consolas" w:cs="Times New Roman"/>
          <w:color w:val="008000"/>
          <w:sz w:val="21"/>
          <w:szCs w:val="21"/>
        </w:rPr>
        <w:t>101011  j</w:t>
      </w:r>
      <w:proofErr w:type="gramEnd"/>
      <w:r w:rsidRPr="004A42A0">
        <w:rPr>
          <w:rFonts w:ascii="Consolas" w:hAnsi="Consolas" w:cs="Times New Roman"/>
          <w:color w:val="008000"/>
          <w:sz w:val="21"/>
          <w:szCs w:val="21"/>
        </w:rPr>
        <w:t xml:space="preserve"> Loop               jump to Loop -40 lines</w:t>
      </w:r>
    </w:p>
    <w:p w14:paraId="5917236A"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w:t>
      </w:r>
    </w:p>
    <w:p w14:paraId="67B68879" w14:textId="77777777" w:rsidR="004A42A0" w:rsidRPr="004A42A0" w:rsidRDefault="004A42A0" w:rsidP="004A42A0">
      <w:pPr>
        <w:shd w:val="clear" w:color="auto" w:fill="FFFFFF"/>
        <w:spacing w:after="240" w:line="285" w:lineRule="atLeast"/>
        <w:rPr>
          <w:rFonts w:ascii="Consolas" w:hAnsi="Consolas" w:cs="Times New Roman"/>
          <w:sz w:val="21"/>
          <w:szCs w:val="21"/>
        </w:rPr>
      </w:pPr>
    </w:p>
    <w:p w14:paraId="609E8A88"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00FF"/>
          <w:sz w:val="21"/>
          <w:szCs w:val="21"/>
        </w:rPr>
        <w:t>begin</w:t>
      </w:r>
    </w:p>
    <w:p w14:paraId="3D3577EC" w14:textId="77777777" w:rsidR="004A42A0" w:rsidRPr="004A42A0" w:rsidRDefault="004A42A0" w:rsidP="004A42A0">
      <w:pPr>
        <w:shd w:val="clear" w:color="auto" w:fill="FFFFFF"/>
        <w:spacing w:line="285" w:lineRule="atLeast"/>
        <w:rPr>
          <w:rFonts w:ascii="Consolas" w:hAnsi="Consolas" w:cs="Times New Roman"/>
          <w:sz w:val="21"/>
          <w:szCs w:val="21"/>
        </w:rPr>
      </w:pPr>
    </w:p>
    <w:p w14:paraId="47465D85"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w:t>
      </w:r>
      <w:r w:rsidRPr="004A42A0">
        <w:rPr>
          <w:rFonts w:ascii="Consolas" w:hAnsi="Consolas" w:cs="Times New Roman"/>
          <w:color w:val="0000FF"/>
          <w:sz w:val="21"/>
          <w:szCs w:val="21"/>
        </w:rPr>
        <w:t>process</w:t>
      </w:r>
      <w:r w:rsidRPr="004A42A0">
        <w:rPr>
          <w:rFonts w:ascii="Consolas" w:hAnsi="Consolas" w:cs="Times New Roman"/>
          <w:sz w:val="21"/>
          <w:szCs w:val="21"/>
        </w:rPr>
        <w:t xml:space="preserve"> (InstAddress) </w:t>
      </w:r>
    </w:p>
    <w:p w14:paraId="717E8769"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w:t>
      </w:r>
      <w:r w:rsidRPr="004A42A0">
        <w:rPr>
          <w:rFonts w:ascii="Consolas" w:hAnsi="Consolas" w:cs="Times New Roman"/>
          <w:color w:val="0000FF"/>
          <w:sz w:val="21"/>
          <w:szCs w:val="21"/>
        </w:rPr>
        <w:t>begin</w:t>
      </w:r>
    </w:p>
    <w:p w14:paraId="1E1DCE05"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w:t>
      </w:r>
    </w:p>
    <w:p w14:paraId="7875477E"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000FF"/>
          <w:sz w:val="21"/>
          <w:szCs w:val="21"/>
        </w:rPr>
        <w:t>if</w:t>
      </w:r>
      <w:r w:rsidRPr="004A42A0">
        <w:rPr>
          <w:rFonts w:ascii="Consolas" w:hAnsi="Consolas" w:cs="Times New Roman"/>
          <w:sz w:val="21"/>
          <w:szCs w:val="21"/>
        </w:rPr>
        <w:t xml:space="preserve"> (to_integer(</w:t>
      </w:r>
      <w:proofErr w:type="gramStart"/>
      <w:r w:rsidRPr="004A42A0">
        <w:rPr>
          <w:rFonts w:ascii="Consolas" w:hAnsi="Consolas" w:cs="Times New Roman"/>
          <w:sz w:val="21"/>
          <w:szCs w:val="21"/>
        </w:rPr>
        <w:t>unsigned(</w:t>
      </w:r>
      <w:proofErr w:type="gramEnd"/>
      <w:r w:rsidRPr="004A42A0">
        <w:rPr>
          <w:rFonts w:ascii="Consolas" w:hAnsi="Consolas" w:cs="Times New Roman"/>
          <w:sz w:val="21"/>
          <w:szCs w:val="21"/>
        </w:rPr>
        <w:t xml:space="preserve">InstAddress)) &lt; </w:t>
      </w:r>
      <w:r w:rsidRPr="004A42A0">
        <w:rPr>
          <w:rFonts w:ascii="Consolas" w:hAnsi="Consolas" w:cs="Times New Roman"/>
          <w:color w:val="098658"/>
          <w:sz w:val="21"/>
          <w:szCs w:val="21"/>
        </w:rPr>
        <w:t>44</w:t>
      </w:r>
      <w:r w:rsidRPr="004A42A0">
        <w:rPr>
          <w:rFonts w:ascii="Consolas" w:hAnsi="Consolas" w:cs="Times New Roman"/>
          <w:sz w:val="21"/>
          <w:szCs w:val="21"/>
        </w:rPr>
        <w:t xml:space="preserve">) </w:t>
      </w:r>
      <w:r w:rsidRPr="004A42A0">
        <w:rPr>
          <w:rFonts w:ascii="Consolas" w:hAnsi="Consolas" w:cs="Times New Roman"/>
          <w:color w:val="0000FF"/>
          <w:sz w:val="21"/>
          <w:szCs w:val="21"/>
        </w:rPr>
        <w:t>then</w:t>
      </w:r>
    </w:p>
    <w:p w14:paraId="46449706"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InstData &lt;= Memory(to_integer(</w:t>
      </w:r>
      <w:proofErr w:type="gramStart"/>
      <w:r w:rsidRPr="004A42A0">
        <w:rPr>
          <w:rFonts w:ascii="Consolas" w:hAnsi="Consolas" w:cs="Times New Roman"/>
          <w:sz w:val="21"/>
          <w:szCs w:val="21"/>
        </w:rPr>
        <w:t>unsigned(</w:t>
      </w:r>
      <w:proofErr w:type="gramEnd"/>
      <w:r w:rsidRPr="004A42A0">
        <w:rPr>
          <w:rFonts w:ascii="Consolas" w:hAnsi="Consolas" w:cs="Times New Roman"/>
          <w:sz w:val="21"/>
          <w:szCs w:val="21"/>
        </w:rPr>
        <w:t xml:space="preserve">InstAddress))); </w:t>
      </w:r>
    </w:p>
    <w:p w14:paraId="50628A89"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000FF"/>
          <w:sz w:val="21"/>
          <w:szCs w:val="21"/>
        </w:rPr>
        <w:t>else</w:t>
      </w:r>
    </w:p>
    <w:p w14:paraId="6F697CF0"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InstData &lt;= </w:t>
      </w:r>
      <w:proofErr w:type="gramStart"/>
      <w:r w:rsidRPr="004A42A0">
        <w:rPr>
          <w:rFonts w:ascii="Consolas" w:hAnsi="Consolas" w:cs="Times New Roman"/>
          <w:color w:val="008000"/>
          <w:sz w:val="21"/>
          <w:szCs w:val="21"/>
        </w:rPr>
        <w:t>Memory(</w:t>
      </w:r>
      <w:proofErr w:type="gramEnd"/>
      <w:r w:rsidRPr="004A42A0">
        <w:rPr>
          <w:rFonts w:ascii="Consolas" w:hAnsi="Consolas" w:cs="Times New Roman"/>
          <w:color w:val="008000"/>
          <w:sz w:val="21"/>
          <w:szCs w:val="21"/>
        </w:rPr>
        <w:t>0);</w:t>
      </w:r>
    </w:p>
    <w:p w14:paraId="3CEAF4DB"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InstData &lt;= </w:t>
      </w:r>
      <w:r w:rsidRPr="004A42A0">
        <w:rPr>
          <w:rFonts w:ascii="Consolas" w:hAnsi="Consolas" w:cs="Times New Roman"/>
          <w:color w:val="098658"/>
          <w:sz w:val="21"/>
          <w:szCs w:val="21"/>
        </w:rPr>
        <w:t>"1110000000000000"</w:t>
      </w:r>
      <w:r w:rsidRPr="004A42A0">
        <w:rPr>
          <w:rFonts w:ascii="Consolas" w:hAnsi="Consolas" w:cs="Times New Roman"/>
          <w:sz w:val="21"/>
          <w:szCs w:val="21"/>
        </w:rPr>
        <w:t xml:space="preserve">; </w:t>
      </w:r>
      <w:r w:rsidRPr="004A42A0">
        <w:rPr>
          <w:rFonts w:ascii="Consolas" w:hAnsi="Consolas" w:cs="Times New Roman"/>
          <w:color w:val="008000"/>
          <w:sz w:val="21"/>
          <w:szCs w:val="21"/>
        </w:rPr>
        <w:t>--Nop insertion.</w:t>
      </w:r>
    </w:p>
    <w:p w14:paraId="1CC03E2B"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000FF"/>
          <w:sz w:val="21"/>
          <w:szCs w:val="21"/>
        </w:rPr>
        <w:t>end</w:t>
      </w:r>
      <w:r w:rsidRPr="004A42A0">
        <w:rPr>
          <w:rFonts w:ascii="Consolas" w:hAnsi="Consolas" w:cs="Times New Roman"/>
          <w:sz w:val="21"/>
          <w:szCs w:val="21"/>
        </w:rPr>
        <w:t xml:space="preserve"> </w:t>
      </w:r>
      <w:r w:rsidRPr="004A42A0">
        <w:rPr>
          <w:rFonts w:ascii="Consolas" w:hAnsi="Consolas" w:cs="Times New Roman"/>
          <w:color w:val="0000FF"/>
          <w:sz w:val="21"/>
          <w:szCs w:val="21"/>
        </w:rPr>
        <w:t>if</w:t>
      </w:r>
      <w:r w:rsidRPr="004A42A0">
        <w:rPr>
          <w:rFonts w:ascii="Consolas" w:hAnsi="Consolas" w:cs="Times New Roman"/>
          <w:sz w:val="21"/>
          <w:szCs w:val="21"/>
        </w:rPr>
        <w:t xml:space="preserve">;   </w:t>
      </w:r>
    </w:p>
    <w:p w14:paraId="161DAB79"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w:t>
      </w:r>
    </w:p>
    <w:p w14:paraId="0B480F1C"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InstData &lt;= Memory(to_integer(</w:t>
      </w:r>
      <w:proofErr w:type="gramStart"/>
      <w:r w:rsidRPr="004A42A0">
        <w:rPr>
          <w:rFonts w:ascii="Consolas" w:hAnsi="Consolas" w:cs="Times New Roman"/>
          <w:color w:val="008000"/>
          <w:sz w:val="21"/>
          <w:szCs w:val="21"/>
        </w:rPr>
        <w:t>unsigned(</w:t>
      </w:r>
      <w:proofErr w:type="gramEnd"/>
      <w:r w:rsidRPr="004A42A0">
        <w:rPr>
          <w:rFonts w:ascii="Consolas" w:hAnsi="Consolas" w:cs="Times New Roman"/>
          <w:color w:val="008000"/>
          <w:sz w:val="21"/>
          <w:szCs w:val="21"/>
        </w:rPr>
        <w:t xml:space="preserve">InstAddress))) </w:t>
      </w:r>
    </w:p>
    <w:p w14:paraId="667869F4"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WHEN to_integer(</w:t>
      </w:r>
      <w:proofErr w:type="gramStart"/>
      <w:r w:rsidRPr="004A42A0">
        <w:rPr>
          <w:rFonts w:ascii="Consolas" w:hAnsi="Consolas" w:cs="Times New Roman"/>
          <w:color w:val="008000"/>
          <w:sz w:val="21"/>
          <w:szCs w:val="21"/>
        </w:rPr>
        <w:t>unsigned(</w:t>
      </w:r>
      <w:proofErr w:type="gramEnd"/>
      <w:r w:rsidRPr="004A42A0">
        <w:rPr>
          <w:rFonts w:ascii="Consolas" w:hAnsi="Consolas" w:cs="Times New Roman"/>
          <w:color w:val="008000"/>
          <w:sz w:val="21"/>
          <w:szCs w:val="21"/>
        </w:rPr>
        <w:t xml:space="preserve">InstAddress)) &lt; 64 </w:t>
      </w:r>
    </w:p>
    <w:p w14:paraId="3485AC1A"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ELSE </w:t>
      </w:r>
      <w:proofErr w:type="gramStart"/>
      <w:r w:rsidRPr="004A42A0">
        <w:rPr>
          <w:rFonts w:ascii="Consolas" w:hAnsi="Consolas" w:cs="Times New Roman"/>
          <w:color w:val="008000"/>
          <w:sz w:val="21"/>
          <w:szCs w:val="21"/>
        </w:rPr>
        <w:t>Memory(</w:t>
      </w:r>
      <w:proofErr w:type="gramEnd"/>
      <w:r w:rsidRPr="004A42A0">
        <w:rPr>
          <w:rFonts w:ascii="Consolas" w:hAnsi="Consolas" w:cs="Times New Roman"/>
          <w:color w:val="008000"/>
          <w:sz w:val="21"/>
          <w:szCs w:val="21"/>
        </w:rPr>
        <w:t xml:space="preserve">0); </w:t>
      </w:r>
    </w:p>
    <w:p w14:paraId="072841F5"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w:t>
      </w:r>
    </w:p>
    <w:p w14:paraId="2E7705AF"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w:t>
      </w:r>
      <w:r w:rsidRPr="004A42A0">
        <w:rPr>
          <w:rFonts w:ascii="Consolas" w:hAnsi="Consolas" w:cs="Times New Roman"/>
          <w:color w:val="0000FF"/>
          <w:sz w:val="21"/>
          <w:szCs w:val="21"/>
        </w:rPr>
        <w:t>end</w:t>
      </w:r>
      <w:r w:rsidRPr="004A42A0">
        <w:rPr>
          <w:rFonts w:ascii="Consolas" w:hAnsi="Consolas" w:cs="Times New Roman"/>
          <w:sz w:val="21"/>
          <w:szCs w:val="21"/>
        </w:rPr>
        <w:t xml:space="preserve"> </w:t>
      </w:r>
      <w:r w:rsidRPr="004A42A0">
        <w:rPr>
          <w:rFonts w:ascii="Consolas" w:hAnsi="Consolas" w:cs="Times New Roman"/>
          <w:color w:val="0000FF"/>
          <w:sz w:val="21"/>
          <w:szCs w:val="21"/>
        </w:rPr>
        <w:t>process</w:t>
      </w:r>
      <w:r w:rsidRPr="004A42A0">
        <w:rPr>
          <w:rFonts w:ascii="Consolas" w:hAnsi="Consolas" w:cs="Times New Roman"/>
          <w:sz w:val="21"/>
          <w:szCs w:val="21"/>
        </w:rPr>
        <w:t>;</w:t>
      </w:r>
    </w:p>
    <w:p w14:paraId="2721CE76"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w:t>
      </w:r>
    </w:p>
    <w:p w14:paraId="56FA4E12"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00FF"/>
          <w:sz w:val="21"/>
          <w:szCs w:val="21"/>
        </w:rPr>
        <w:t>end</w:t>
      </w:r>
      <w:r w:rsidRPr="004A42A0">
        <w:rPr>
          <w:rFonts w:ascii="Consolas" w:hAnsi="Consolas" w:cs="Times New Roman"/>
          <w:sz w:val="21"/>
          <w:szCs w:val="21"/>
        </w:rPr>
        <w:t xml:space="preserve"> Behavioral;</w:t>
      </w:r>
    </w:p>
    <w:p w14:paraId="5B91F422" w14:textId="77777777" w:rsidR="004A42A0" w:rsidRPr="004A42A0" w:rsidRDefault="004A42A0" w:rsidP="004A42A0">
      <w:pPr>
        <w:shd w:val="clear" w:color="auto" w:fill="FFFFFF"/>
        <w:spacing w:line="285" w:lineRule="atLeast"/>
        <w:rPr>
          <w:rFonts w:ascii="Consolas" w:hAnsi="Consolas" w:cs="Times New Roman"/>
          <w:sz w:val="21"/>
          <w:szCs w:val="21"/>
        </w:rPr>
      </w:pPr>
    </w:p>
    <w:p w14:paraId="46A2760D" w14:textId="1BB1C101" w:rsidR="008C203D" w:rsidRDefault="008C203D" w:rsidP="00645BF1"/>
    <w:p w14:paraId="0D4602C2" w14:textId="51E47337" w:rsidR="008C203D" w:rsidRDefault="008C203D" w:rsidP="00645BF1"/>
    <w:p w14:paraId="4424DB4C" w14:textId="54FDD60A" w:rsidR="008C203D" w:rsidRDefault="008C203D" w:rsidP="00645BF1"/>
    <w:p w14:paraId="290918E6" w14:textId="5D0CEC2C" w:rsidR="008C203D" w:rsidRDefault="008C203D" w:rsidP="00645BF1"/>
    <w:p w14:paraId="53CD2BCD" w14:textId="01162CD2" w:rsidR="008C203D" w:rsidRDefault="008C203D" w:rsidP="00645BF1"/>
    <w:p w14:paraId="4AC2237E" w14:textId="14D88340" w:rsidR="008C203D" w:rsidRDefault="008C203D" w:rsidP="00645BF1"/>
    <w:p w14:paraId="512FF176" w14:textId="374F1316" w:rsidR="008C203D" w:rsidRDefault="008C203D" w:rsidP="00645BF1"/>
    <w:p w14:paraId="6F9BF6F3" w14:textId="4D5DBED0" w:rsidR="008C203D" w:rsidRDefault="008C203D" w:rsidP="00645BF1"/>
    <w:p w14:paraId="206E1931" w14:textId="3AC9284B" w:rsidR="008C203D" w:rsidRDefault="008C203D" w:rsidP="00645BF1"/>
    <w:p w14:paraId="521BA7A0" w14:textId="09FA91ED" w:rsidR="008C203D" w:rsidRDefault="008C203D" w:rsidP="00645BF1"/>
    <w:p w14:paraId="6CBCDAAE" w14:textId="241E3E26" w:rsidR="008C203D" w:rsidRDefault="008C203D" w:rsidP="00645BF1"/>
    <w:p w14:paraId="3742F1E0" w14:textId="1E45EF73" w:rsidR="008C203D" w:rsidRDefault="008C203D" w:rsidP="00645BF1"/>
    <w:p w14:paraId="7BFFD6C8" w14:textId="20DFA5DA" w:rsidR="008C203D" w:rsidRDefault="008C203D" w:rsidP="00645BF1"/>
    <w:p w14:paraId="3EEA64F3" w14:textId="412FA66E" w:rsidR="008C203D" w:rsidRDefault="008C203D" w:rsidP="00645BF1"/>
    <w:p w14:paraId="5C108FDE" w14:textId="026C238D" w:rsidR="008C203D" w:rsidRDefault="008C203D" w:rsidP="00645BF1"/>
    <w:p w14:paraId="099C7AEB" w14:textId="532440AB" w:rsidR="008C203D" w:rsidRDefault="008C203D" w:rsidP="00645BF1"/>
    <w:p w14:paraId="30D1D2E7" w14:textId="7C94BCF5" w:rsidR="008C203D" w:rsidRDefault="008C203D" w:rsidP="00645BF1"/>
    <w:p w14:paraId="7122096C" w14:textId="41D06F57" w:rsidR="008C203D" w:rsidRDefault="008C203D" w:rsidP="00645BF1"/>
    <w:p w14:paraId="744C473A" w14:textId="2D55681E" w:rsidR="008C203D" w:rsidRDefault="008C203D" w:rsidP="00645BF1"/>
    <w:p w14:paraId="40881E0A" w14:textId="40F548FD" w:rsidR="008C203D" w:rsidRDefault="008C203D" w:rsidP="00645BF1"/>
    <w:p w14:paraId="1CFDE635" w14:textId="53753FFE" w:rsidR="008C203D" w:rsidRDefault="008C203D" w:rsidP="00645BF1"/>
    <w:p w14:paraId="62FDC524" w14:textId="6BF83F44" w:rsidR="008C203D" w:rsidRDefault="008C203D" w:rsidP="00645BF1"/>
    <w:p w14:paraId="2DA005D2" w14:textId="77777777" w:rsidR="00A14B07" w:rsidRDefault="00A14B07" w:rsidP="00645BF1"/>
    <w:p w14:paraId="36EB8291" w14:textId="03FCC7DA" w:rsidR="008C203D" w:rsidRDefault="008C203D" w:rsidP="00645BF1"/>
    <w:p w14:paraId="6C3DB267" w14:textId="4F4280CA" w:rsidR="008C203D" w:rsidRDefault="008C203D" w:rsidP="00645BF1"/>
    <w:p w14:paraId="4553AFC8" w14:textId="19BBC0C7" w:rsidR="008C203D" w:rsidRDefault="008C203D" w:rsidP="00645BF1">
      <w:r>
        <w:lastRenderedPageBreak/>
        <w:t>JumpMux:</w:t>
      </w:r>
    </w:p>
    <w:p w14:paraId="0C5D2BCE"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w:t>
      </w:r>
    </w:p>
    <w:p w14:paraId="6D664192"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Company: </w:t>
      </w:r>
    </w:p>
    <w:p w14:paraId="06EE5FAD"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Engineer: </w:t>
      </w:r>
    </w:p>
    <w:p w14:paraId="01D9170A"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w:t>
      </w:r>
    </w:p>
    <w:p w14:paraId="00558E0A"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Create Date: 10/28/2022 07:13:55 PM</w:t>
      </w:r>
    </w:p>
    <w:p w14:paraId="6D36B9F9"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Design Name: </w:t>
      </w:r>
    </w:p>
    <w:p w14:paraId="678979F6"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Module Name: JumpMux - Behavioral</w:t>
      </w:r>
    </w:p>
    <w:p w14:paraId="2018D3C5"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Project Name: </w:t>
      </w:r>
    </w:p>
    <w:p w14:paraId="7380FAA4"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Target Devices: </w:t>
      </w:r>
    </w:p>
    <w:p w14:paraId="361C49C2"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Tool Versions: </w:t>
      </w:r>
    </w:p>
    <w:p w14:paraId="76466BC5"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Description: </w:t>
      </w:r>
    </w:p>
    <w:p w14:paraId="06A14BAC"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w:t>
      </w:r>
    </w:p>
    <w:p w14:paraId="74E0B68F"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Dependencies: </w:t>
      </w:r>
    </w:p>
    <w:p w14:paraId="6BC88B2D"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w:t>
      </w:r>
    </w:p>
    <w:p w14:paraId="079027AD"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Revision:</w:t>
      </w:r>
    </w:p>
    <w:p w14:paraId="404EC1BC"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Revision 0.01 - File Created</w:t>
      </w:r>
    </w:p>
    <w:p w14:paraId="286B1161"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Additional Comments:</w:t>
      </w:r>
    </w:p>
    <w:p w14:paraId="2E86860A"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 </w:t>
      </w:r>
    </w:p>
    <w:p w14:paraId="79D0F244"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w:t>
      </w:r>
    </w:p>
    <w:p w14:paraId="5FEB033A" w14:textId="77777777" w:rsidR="004A42A0" w:rsidRPr="004A42A0" w:rsidRDefault="004A42A0" w:rsidP="004A42A0">
      <w:pPr>
        <w:shd w:val="clear" w:color="auto" w:fill="FFFFFF"/>
        <w:spacing w:after="240" w:line="285" w:lineRule="atLeast"/>
        <w:rPr>
          <w:rFonts w:ascii="Consolas" w:hAnsi="Consolas" w:cs="Times New Roman"/>
          <w:sz w:val="21"/>
          <w:szCs w:val="21"/>
        </w:rPr>
      </w:pPr>
    </w:p>
    <w:p w14:paraId="55E7B0E5"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00FF"/>
          <w:sz w:val="21"/>
          <w:szCs w:val="21"/>
        </w:rPr>
        <w:t>library</w:t>
      </w:r>
      <w:r w:rsidRPr="004A42A0">
        <w:rPr>
          <w:rFonts w:ascii="Consolas" w:hAnsi="Consolas" w:cs="Times New Roman"/>
          <w:sz w:val="21"/>
          <w:szCs w:val="21"/>
        </w:rPr>
        <w:t xml:space="preserve"> IEEE;</w:t>
      </w:r>
    </w:p>
    <w:p w14:paraId="347A1F74"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00FF"/>
          <w:sz w:val="21"/>
          <w:szCs w:val="21"/>
        </w:rPr>
        <w:t>use</w:t>
      </w:r>
      <w:r w:rsidRPr="004A42A0">
        <w:rPr>
          <w:rFonts w:ascii="Consolas" w:hAnsi="Consolas" w:cs="Times New Roman"/>
          <w:sz w:val="21"/>
          <w:szCs w:val="21"/>
        </w:rPr>
        <w:t xml:space="preserve"> IEEE.STD_LOGIC_1164.</w:t>
      </w:r>
      <w:r w:rsidRPr="004A42A0">
        <w:rPr>
          <w:rFonts w:ascii="Consolas" w:hAnsi="Consolas" w:cs="Times New Roman"/>
          <w:color w:val="0000FF"/>
          <w:sz w:val="21"/>
          <w:szCs w:val="21"/>
        </w:rPr>
        <w:t>ALL</w:t>
      </w:r>
      <w:r w:rsidRPr="004A42A0">
        <w:rPr>
          <w:rFonts w:ascii="Consolas" w:hAnsi="Consolas" w:cs="Times New Roman"/>
          <w:sz w:val="21"/>
          <w:szCs w:val="21"/>
        </w:rPr>
        <w:t>;</w:t>
      </w:r>
    </w:p>
    <w:p w14:paraId="4C156BF3" w14:textId="77777777" w:rsidR="004A42A0" w:rsidRPr="004A42A0" w:rsidRDefault="004A42A0" w:rsidP="004A42A0">
      <w:pPr>
        <w:shd w:val="clear" w:color="auto" w:fill="FFFFFF"/>
        <w:spacing w:line="285" w:lineRule="atLeast"/>
        <w:rPr>
          <w:rFonts w:ascii="Consolas" w:hAnsi="Consolas" w:cs="Times New Roman"/>
          <w:sz w:val="21"/>
          <w:szCs w:val="21"/>
        </w:rPr>
      </w:pPr>
    </w:p>
    <w:p w14:paraId="6CDB15B4"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Uncomment the following library declaration if using</w:t>
      </w:r>
    </w:p>
    <w:p w14:paraId="2BDC7EB9"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arithmetic functions with Signed or Unsigned values</w:t>
      </w:r>
    </w:p>
    <w:p w14:paraId="44F63B13"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00FF"/>
          <w:sz w:val="21"/>
          <w:szCs w:val="21"/>
        </w:rPr>
        <w:t>use</w:t>
      </w:r>
      <w:r w:rsidRPr="004A42A0">
        <w:rPr>
          <w:rFonts w:ascii="Consolas" w:hAnsi="Consolas" w:cs="Times New Roman"/>
          <w:sz w:val="21"/>
          <w:szCs w:val="21"/>
        </w:rPr>
        <w:t xml:space="preserve"> IEEE.NUMERIC_STD.</w:t>
      </w:r>
      <w:r w:rsidRPr="004A42A0">
        <w:rPr>
          <w:rFonts w:ascii="Consolas" w:hAnsi="Consolas" w:cs="Times New Roman"/>
          <w:color w:val="0000FF"/>
          <w:sz w:val="21"/>
          <w:szCs w:val="21"/>
        </w:rPr>
        <w:t>ALL</w:t>
      </w:r>
      <w:r w:rsidRPr="004A42A0">
        <w:rPr>
          <w:rFonts w:ascii="Consolas" w:hAnsi="Consolas" w:cs="Times New Roman"/>
          <w:sz w:val="21"/>
          <w:szCs w:val="21"/>
        </w:rPr>
        <w:t>;</w:t>
      </w:r>
    </w:p>
    <w:p w14:paraId="354526C3" w14:textId="77777777" w:rsidR="004A42A0" w:rsidRPr="004A42A0" w:rsidRDefault="004A42A0" w:rsidP="004A42A0">
      <w:pPr>
        <w:shd w:val="clear" w:color="auto" w:fill="FFFFFF"/>
        <w:spacing w:line="285" w:lineRule="atLeast"/>
        <w:rPr>
          <w:rFonts w:ascii="Consolas" w:hAnsi="Consolas" w:cs="Times New Roman"/>
          <w:sz w:val="21"/>
          <w:szCs w:val="21"/>
        </w:rPr>
      </w:pPr>
    </w:p>
    <w:p w14:paraId="38ECDF08"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Uncomment the following library declaration if instantiating</w:t>
      </w:r>
    </w:p>
    <w:p w14:paraId="723507BA"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any Xilinx leaf cells in this code.</w:t>
      </w:r>
    </w:p>
    <w:p w14:paraId="777651E5"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--library UNISIM;</w:t>
      </w:r>
    </w:p>
    <w:p w14:paraId="1130AA9E"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--use UNISIM.VComponents.all;</w:t>
      </w:r>
    </w:p>
    <w:p w14:paraId="130E1C95" w14:textId="77777777" w:rsidR="004A42A0" w:rsidRPr="004A42A0" w:rsidRDefault="004A42A0" w:rsidP="004A42A0">
      <w:pPr>
        <w:shd w:val="clear" w:color="auto" w:fill="FFFFFF"/>
        <w:spacing w:line="285" w:lineRule="atLeast"/>
        <w:rPr>
          <w:rFonts w:ascii="Consolas" w:hAnsi="Consolas" w:cs="Times New Roman"/>
          <w:sz w:val="21"/>
          <w:szCs w:val="21"/>
        </w:rPr>
      </w:pPr>
    </w:p>
    <w:p w14:paraId="1F6B47EA"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00FF"/>
          <w:sz w:val="21"/>
          <w:szCs w:val="21"/>
        </w:rPr>
        <w:t>entity</w:t>
      </w:r>
      <w:r w:rsidRPr="004A42A0">
        <w:rPr>
          <w:rFonts w:ascii="Consolas" w:hAnsi="Consolas" w:cs="Times New Roman"/>
          <w:sz w:val="21"/>
          <w:szCs w:val="21"/>
        </w:rPr>
        <w:t xml:space="preserve"> JumpMux </w:t>
      </w:r>
      <w:r w:rsidRPr="004A42A0">
        <w:rPr>
          <w:rFonts w:ascii="Consolas" w:hAnsi="Consolas" w:cs="Times New Roman"/>
          <w:color w:val="0000FF"/>
          <w:sz w:val="21"/>
          <w:szCs w:val="21"/>
        </w:rPr>
        <w:t>is</w:t>
      </w:r>
    </w:p>
    <w:p w14:paraId="71B28FEE"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000FF"/>
          <w:sz w:val="21"/>
          <w:szCs w:val="21"/>
        </w:rPr>
        <w:t>Port</w:t>
      </w:r>
      <w:r w:rsidRPr="004A42A0">
        <w:rPr>
          <w:rFonts w:ascii="Consolas" w:hAnsi="Consolas" w:cs="Times New Roman"/>
          <w:sz w:val="21"/>
          <w:szCs w:val="21"/>
        </w:rPr>
        <w:t xml:space="preserve"> (</w:t>
      </w:r>
      <w:proofErr w:type="gramStart"/>
      <w:r w:rsidRPr="004A42A0">
        <w:rPr>
          <w:rFonts w:ascii="Consolas" w:hAnsi="Consolas" w:cs="Times New Roman"/>
          <w:sz w:val="21"/>
          <w:szCs w:val="21"/>
        </w:rPr>
        <w:t>Jump :</w:t>
      </w:r>
      <w:proofErr w:type="gramEnd"/>
      <w:r w:rsidRPr="004A42A0">
        <w:rPr>
          <w:rFonts w:ascii="Consolas" w:hAnsi="Consolas" w:cs="Times New Roman"/>
          <w:sz w:val="21"/>
          <w:szCs w:val="21"/>
        </w:rPr>
        <w:t xml:space="preserve"> </w:t>
      </w:r>
      <w:r w:rsidRPr="004A42A0">
        <w:rPr>
          <w:rFonts w:ascii="Consolas" w:hAnsi="Consolas" w:cs="Times New Roman"/>
          <w:color w:val="0000FF"/>
          <w:sz w:val="21"/>
          <w:szCs w:val="21"/>
        </w:rPr>
        <w:t>in</w:t>
      </w:r>
      <w:r w:rsidRPr="004A42A0">
        <w:rPr>
          <w:rFonts w:ascii="Consolas" w:hAnsi="Consolas" w:cs="Times New Roman"/>
          <w:sz w:val="21"/>
          <w:szCs w:val="21"/>
        </w:rPr>
        <w:t xml:space="preserve"> STD_LOGIC;</w:t>
      </w:r>
    </w:p>
    <w:p w14:paraId="6A4898F1"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proofErr w:type="gramStart"/>
      <w:r w:rsidRPr="004A42A0">
        <w:rPr>
          <w:rFonts w:ascii="Consolas" w:hAnsi="Consolas" w:cs="Times New Roman"/>
          <w:sz w:val="21"/>
          <w:szCs w:val="21"/>
        </w:rPr>
        <w:t>ShiftJumpSignalOut :</w:t>
      </w:r>
      <w:proofErr w:type="gramEnd"/>
      <w:r w:rsidRPr="004A42A0">
        <w:rPr>
          <w:rFonts w:ascii="Consolas" w:hAnsi="Consolas" w:cs="Times New Roman"/>
          <w:sz w:val="21"/>
          <w:szCs w:val="21"/>
        </w:rPr>
        <w:t xml:space="preserve"> </w:t>
      </w:r>
      <w:r w:rsidRPr="004A42A0">
        <w:rPr>
          <w:rFonts w:ascii="Consolas" w:hAnsi="Consolas" w:cs="Times New Roman"/>
          <w:color w:val="0000FF"/>
          <w:sz w:val="21"/>
          <w:szCs w:val="21"/>
        </w:rPr>
        <w:t>in</w:t>
      </w:r>
      <w:r w:rsidRPr="004A42A0">
        <w:rPr>
          <w:rFonts w:ascii="Consolas" w:hAnsi="Consolas" w:cs="Times New Roman"/>
          <w:sz w:val="21"/>
          <w:szCs w:val="21"/>
        </w:rPr>
        <w:t xml:space="preserve"> std_logic_vector(</w:t>
      </w:r>
      <w:r w:rsidRPr="004A42A0">
        <w:rPr>
          <w:rFonts w:ascii="Consolas" w:hAnsi="Consolas" w:cs="Times New Roman"/>
          <w:color w:val="098658"/>
          <w:sz w:val="21"/>
          <w:szCs w:val="21"/>
        </w:rPr>
        <w:t>12</w:t>
      </w:r>
      <w:r w:rsidRPr="004A42A0">
        <w:rPr>
          <w:rFonts w:ascii="Consolas" w:hAnsi="Consolas" w:cs="Times New Roman"/>
          <w:sz w:val="21"/>
          <w:szCs w:val="21"/>
        </w:rPr>
        <w:t xml:space="preserve"> </w:t>
      </w:r>
      <w:r w:rsidRPr="004A42A0">
        <w:rPr>
          <w:rFonts w:ascii="Consolas" w:hAnsi="Consolas" w:cs="Times New Roman"/>
          <w:color w:val="0000FF"/>
          <w:sz w:val="21"/>
          <w:szCs w:val="21"/>
        </w:rPr>
        <w:t>downto</w:t>
      </w:r>
      <w:r w:rsidRPr="004A42A0">
        <w:rPr>
          <w:rFonts w:ascii="Consolas" w:hAnsi="Consolas" w:cs="Times New Roman"/>
          <w:sz w:val="21"/>
          <w:szCs w:val="21"/>
        </w:rPr>
        <w:t xml:space="preserve"> </w:t>
      </w:r>
      <w:r w:rsidRPr="004A42A0">
        <w:rPr>
          <w:rFonts w:ascii="Consolas" w:hAnsi="Consolas" w:cs="Times New Roman"/>
          <w:color w:val="098658"/>
          <w:sz w:val="21"/>
          <w:szCs w:val="21"/>
        </w:rPr>
        <w:t>0</w:t>
      </w:r>
      <w:r w:rsidRPr="004A42A0">
        <w:rPr>
          <w:rFonts w:ascii="Consolas" w:hAnsi="Consolas" w:cs="Times New Roman"/>
          <w:sz w:val="21"/>
          <w:szCs w:val="21"/>
        </w:rPr>
        <w:t>);</w:t>
      </w:r>
    </w:p>
    <w:p w14:paraId="7E203C93"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proofErr w:type="gramStart"/>
      <w:r w:rsidRPr="004A42A0">
        <w:rPr>
          <w:rFonts w:ascii="Consolas" w:hAnsi="Consolas" w:cs="Times New Roman"/>
          <w:sz w:val="21"/>
          <w:szCs w:val="21"/>
        </w:rPr>
        <w:t>PCMostSig :</w:t>
      </w:r>
      <w:proofErr w:type="gramEnd"/>
      <w:r w:rsidRPr="004A42A0">
        <w:rPr>
          <w:rFonts w:ascii="Consolas" w:hAnsi="Consolas" w:cs="Times New Roman"/>
          <w:sz w:val="21"/>
          <w:szCs w:val="21"/>
        </w:rPr>
        <w:t xml:space="preserve"> </w:t>
      </w:r>
      <w:r w:rsidRPr="004A42A0">
        <w:rPr>
          <w:rFonts w:ascii="Consolas" w:hAnsi="Consolas" w:cs="Times New Roman"/>
          <w:color w:val="0000FF"/>
          <w:sz w:val="21"/>
          <w:szCs w:val="21"/>
        </w:rPr>
        <w:t>in</w:t>
      </w:r>
      <w:r w:rsidRPr="004A42A0">
        <w:rPr>
          <w:rFonts w:ascii="Consolas" w:hAnsi="Consolas" w:cs="Times New Roman"/>
          <w:sz w:val="21"/>
          <w:szCs w:val="21"/>
        </w:rPr>
        <w:t xml:space="preserve"> std_logic_vector(</w:t>
      </w:r>
      <w:r w:rsidRPr="004A42A0">
        <w:rPr>
          <w:rFonts w:ascii="Consolas" w:hAnsi="Consolas" w:cs="Times New Roman"/>
          <w:color w:val="098658"/>
          <w:sz w:val="21"/>
          <w:szCs w:val="21"/>
        </w:rPr>
        <w:t>2</w:t>
      </w:r>
      <w:r w:rsidRPr="004A42A0">
        <w:rPr>
          <w:rFonts w:ascii="Consolas" w:hAnsi="Consolas" w:cs="Times New Roman"/>
          <w:sz w:val="21"/>
          <w:szCs w:val="21"/>
        </w:rPr>
        <w:t xml:space="preserve"> </w:t>
      </w:r>
      <w:r w:rsidRPr="004A42A0">
        <w:rPr>
          <w:rFonts w:ascii="Consolas" w:hAnsi="Consolas" w:cs="Times New Roman"/>
          <w:color w:val="0000FF"/>
          <w:sz w:val="21"/>
          <w:szCs w:val="21"/>
        </w:rPr>
        <w:t>downto</w:t>
      </w:r>
      <w:r w:rsidRPr="004A42A0">
        <w:rPr>
          <w:rFonts w:ascii="Consolas" w:hAnsi="Consolas" w:cs="Times New Roman"/>
          <w:sz w:val="21"/>
          <w:szCs w:val="21"/>
        </w:rPr>
        <w:t xml:space="preserve"> </w:t>
      </w:r>
      <w:r w:rsidRPr="004A42A0">
        <w:rPr>
          <w:rFonts w:ascii="Consolas" w:hAnsi="Consolas" w:cs="Times New Roman"/>
          <w:color w:val="098658"/>
          <w:sz w:val="21"/>
          <w:szCs w:val="21"/>
        </w:rPr>
        <w:t>0</w:t>
      </w:r>
      <w:r w:rsidRPr="004A42A0">
        <w:rPr>
          <w:rFonts w:ascii="Consolas" w:hAnsi="Consolas" w:cs="Times New Roman"/>
          <w:sz w:val="21"/>
          <w:szCs w:val="21"/>
        </w:rPr>
        <w:t>);</w:t>
      </w:r>
    </w:p>
    <w:p w14:paraId="35C0CA3D"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08000"/>
          <w:sz w:val="21"/>
          <w:szCs w:val="21"/>
        </w:rPr>
        <w:t>--</w:t>
      </w:r>
      <w:proofErr w:type="gramStart"/>
      <w:r w:rsidRPr="004A42A0">
        <w:rPr>
          <w:rFonts w:ascii="Consolas" w:hAnsi="Consolas" w:cs="Times New Roman"/>
          <w:color w:val="008000"/>
          <w:sz w:val="21"/>
          <w:szCs w:val="21"/>
        </w:rPr>
        <w:t>JumpAddressIn :</w:t>
      </w:r>
      <w:proofErr w:type="gramEnd"/>
      <w:r w:rsidRPr="004A42A0">
        <w:rPr>
          <w:rFonts w:ascii="Consolas" w:hAnsi="Consolas" w:cs="Times New Roman"/>
          <w:color w:val="008000"/>
          <w:sz w:val="21"/>
          <w:szCs w:val="21"/>
        </w:rPr>
        <w:t xml:space="preserve"> in STD_LOGIC_VECTOR(15 downto 0);</w:t>
      </w:r>
    </w:p>
    <w:p w14:paraId="401B634C"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proofErr w:type="gramStart"/>
      <w:r w:rsidRPr="004A42A0">
        <w:rPr>
          <w:rFonts w:ascii="Consolas" w:hAnsi="Consolas" w:cs="Times New Roman"/>
          <w:sz w:val="21"/>
          <w:szCs w:val="21"/>
        </w:rPr>
        <w:t>BranchMuxIn :</w:t>
      </w:r>
      <w:proofErr w:type="gramEnd"/>
      <w:r w:rsidRPr="004A42A0">
        <w:rPr>
          <w:rFonts w:ascii="Consolas" w:hAnsi="Consolas" w:cs="Times New Roman"/>
          <w:sz w:val="21"/>
          <w:szCs w:val="21"/>
        </w:rPr>
        <w:t xml:space="preserve"> </w:t>
      </w:r>
      <w:r w:rsidRPr="004A42A0">
        <w:rPr>
          <w:rFonts w:ascii="Consolas" w:hAnsi="Consolas" w:cs="Times New Roman"/>
          <w:color w:val="0000FF"/>
          <w:sz w:val="21"/>
          <w:szCs w:val="21"/>
        </w:rPr>
        <w:t>in</w:t>
      </w:r>
      <w:r w:rsidRPr="004A42A0">
        <w:rPr>
          <w:rFonts w:ascii="Consolas" w:hAnsi="Consolas" w:cs="Times New Roman"/>
          <w:sz w:val="21"/>
          <w:szCs w:val="21"/>
        </w:rPr>
        <w:t xml:space="preserve"> STD_LOGIC_VECTOR(</w:t>
      </w:r>
      <w:r w:rsidRPr="004A42A0">
        <w:rPr>
          <w:rFonts w:ascii="Consolas" w:hAnsi="Consolas" w:cs="Times New Roman"/>
          <w:color w:val="098658"/>
          <w:sz w:val="21"/>
          <w:szCs w:val="21"/>
        </w:rPr>
        <w:t>15</w:t>
      </w:r>
      <w:r w:rsidRPr="004A42A0">
        <w:rPr>
          <w:rFonts w:ascii="Consolas" w:hAnsi="Consolas" w:cs="Times New Roman"/>
          <w:sz w:val="21"/>
          <w:szCs w:val="21"/>
        </w:rPr>
        <w:t xml:space="preserve"> </w:t>
      </w:r>
      <w:r w:rsidRPr="004A42A0">
        <w:rPr>
          <w:rFonts w:ascii="Consolas" w:hAnsi="Consolas" w:cs="Times New Roman"/>
          <w:color w:val="0000FF"/>
          <w:sz w:val="21"/>
          <w:szCs w:val="21"/>
        </w:rPr>
        <w:t>downto</w:t>
      </w:r>
      <w:r w:rsidRPr="004A42A0">
        <w:rPr>
          <w:rFonts w:ascii="Consolas" w:hAnsi="Consolas" w:cs="Times New Roman"/>
          <w:sz w:val="21"/>
          <w:szCs w:val="21"/>
        </w:rPr>
        <w:t xml:space="preserve"> </w:t>
      </w:r>
      <w:r w:rsidRPr="004A42A0">
        <w:rPr>
          <w:rFonts w:ascii="Consolas" w:hAnsi="Consolas" w:cs="Times New Roman"/>
          <w:color w:val="098658"/>
          <w:sz w:val="21"/>
          <w:szCs w:val="21"/>
        </w:rPr>
        <w:t>0</w:t>
      </w:r>
      <w:r w:rsidRPr="004A42A0">
        <w:rPr>
          <w:rFonts w:ascii="Consolas" w:hAnsi="Consolas" w:cs="Times New Roman"/>
          <w:sz w:val="21"/>
          <w:szCs w:val="21"/>
        </w:rPr>
        <w:t>);</w:t>
      </w:r>
    </w:p>
    <w:p w14:paraId="75BD2BFB"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PCOut </w:t>
      </w:r>
      <w:proofErr w:type="gramStart"/>
      <w:r w:rsidRPr="004A42A0">
        <w:rPr>
          <w:rFonts w:ascii="Consolas" w:hAnsi="Consolas" w:cs="Times New Roman"/>
          <w:sz w:val="21"/>
          <w:szCs w:val="21"/>
        </w:rPr>
        <w:t>  :</w:t>
      </w:r>
      <w:proofErr w:type="gramEnd"/>
      <w:r w:rsidRPr="004A42A0">
        <w:rPr>
          <w:rFonts w:ascii="Consolas" w:hAnsi="Consolas" w:cs="Times New Roman"/>
          <w:sz w:val="21"/>
          <w:szCs w:val="21"/>
        </w:rPr>
        <w:t xml:space="preserve"> </w:t>
      </w:r>
      <w:r w:rsidRPr="004A42A0">
        <w:rPr>
          <w:rFonts w:ascii="Consolas" w:hAnsi="Consolas" w:cs="Times New Roman"/>
          <w:color w:val="0000FF"/>
          <w:sz w:val="21"/>
          <w:szCs w:val="21"/>
        </w:rPr>
        <w:t>out</w:t>
      </w:r>
      <w:r w:rsidRPr="004A42A0">
        <w:rPr>
          <w:rFonts w:ascii="Consolas" w:hAnsi="Consolas" w:cs="Times New Roman"/>
          <w:sz w:val="21"/>
          <w:szCs w:val="21"/>
        </w:rPr>
        <w:t xml:space="preserve"> STD_LOGIC_VECTOR(</w:t>
      </w:r>
      <w:r w:rsidRPr="004A42A0">
        <w:rPr>
          <w:rFonts w:ascii="Consolas" w:hAnsi="Consolas" w:cs="Times New Roman"/>
          <w:color w:val="098658"/>
          <w:sz w:val="21"/>
          <w:szCs w:val="21"/>
        </w:rPr>
        <w:t>15</w:t>
      </w:r>
      <w:r w:rsidRPr="004A42A0">
        <w:rPr>
          <w:rFonts w:ascii="Consolas" w:hAnsi="Consolas" w:cs="Times New Roman"/>
          <w:sz w:val="21"/>
          <w:szCs w:val="21"/>
        </w:rPr>
        <w:t xml:space="preserve"> </w:t>
      </w:r>
      <w:r w:rsidRPr="004A42A0">
        <w:rPr>
          <w:rFonts w:ascii="Consolas" w:hAnsi="Consolas" w:cs="Times New Roman"/>
          <w:color w:val="0000FF"/>
          <w:sz w:val="21"/>
          <w:szCs w:val="21"/>
        </w:rPr>
        <w:t>downto</w:t>
      </w:r>
      <w:r w:rsidRPr="004A42A0">
        <w:rPr>
          <w:rFonts w:ascii="Consolas" w:hAnsi="Consolas" w:cs="Times New Roman"/>
          <w:sz w:val="21"/>
          <w:szCs w:val="21"/>
        </w:rPr>
        <w:t xml:space="preserve"> </w:t>
      </w:r>
      <w:r w:rsidRPr="004A42A0">
        <w:rPr>
          <w:rFonts w:ascii="Consolas" w:hAnsi="Consolas" w:cs="Times New Roman"/>
          <w:color w:val="098658"/>
          <w:sz w:val="21"/>
          <w:szCs w:val="21"/>
        </w:rPr>
        <w:t>0</w:t>
      </w:r>
      <w:r w:rsidRPr="004A42A0">
        <w:rPr>
          <w:rFonts w:ascii="Consolas" w:hAnsi="Consolas" w:cs="Times New Roman"/>
          <w:sz w:val="21"/>
          <w:szCs w:val="21"/>
        </w:rPr>
        <w:t>));</w:t>
      </w:r>
    </w:p>
    <w:p w14:paraId="754D200F"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00FF"/>
          <w:sz w:val="21"/>
          <w:szCs w:val="21"/>
        </w:rPr>
        <w:t>end</w:t>
      </w:r>
      <w:r w:rsidRPr="004A42A0">
        <w:rPr>
          <w:rFonts w:ascii="Consolas" w:hAnsi="Consolas" w:cs="Times New Roman"/>
          <w:sz w:val="21"/>
          <w:szCs w:val="21"/>
        </w:rPr>
        <w:t xml:space="preserve"> JumpMux;</w:t>
      </w:r>
    </w:p>
    <w:p w14:paraId="2AD3E499" w14:textId="77777777" w:rsidR="004A42A0" w:rsidRPr="004A42A0" w:rsidRDefault="004A42A0" w:rsidP="004A42A0">
      <w:pPr>
        <w:shd w:val="clear" w:color="auto" w:fill="FFFFFF"/>
        <w:spacing w:line="285" w:lineRule="atLeast"/>
        <w:rPr>
          <w:rFonts w:ascii="Consolas" w:hAnsi="Consolas" w:cs="Times New Roman"/>
          <w:sz w:val="21"/>
          <w:szCs w:val="21"/>
        </w:rPr>
      </w:pPr>
    </w:p>
    <w:p w14:paraId="1DF592E2"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00FF"/>
          <w:sz w:val="21"/>
          <w:szCs w:val="21"/>
        </w:rPr>
        <w:lastRenderedPageBreak/>
        <w:t>architecture</w:t>
      </w:r>
      <w:r w:rsidRPr="004A42A0">
        <w:rPr>
          <w:rFonts w:ascii="Consolas" w:hAnsi="Consolas" w:cs="Times New Roman"/>
          <w:sz w:val="21"/>
          <w:szCs w:val="21"/>
        </w:rPr>
        <w:t xml:space="preserve"> Behavioral </w:t>
      </w:r>
      <w:r w:rsidRPr="004A42A0">
        <w:rPr>
          <w:rFonts w:ascii="Consolas" w:hAnsi="Consolas" w:cs="Times New Roman"/>
          <w:color w:val="0000FF"/>
          <w:sz w:val="21"/>
          <w:szCs w:val="21"/>
        </w:rPr>
        <w:t>of</w:t>
      </w:r>
      <w:r w:rsidRPr="004A42A0">
        <w:rPr>
          <w:rFonts w:ascii="Consolas" w:hAnsi="Consolas" w:cs="Times New Roman"/>
          <w:sz w:val="21"/>
          <w:szCs w:val="21"/>
        </w:rPr>
        <w:t xml:space="preserve"> JumpMux </w:t>
      </w:r>
      <w:r w:rsidRPr="004A42A0">
        <w:rPr>
          <w:rFonts w:ascii="Consolas" w:hAnsi="Consolas" w:cs="Times New Roman"/>
          <w:color w:val="0000FF"/>
          <w:sz w:val="21"/>
          <w:szCs w:val="21"/>
        </w:rPr>
        <w:t>is</w:t>
      </w:r>
    </w:p>
    <w:p w14:paraId="71109EA6"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00FF"/>
          <w:sz w:val="21"/>
          <w:szCs w:val="21"/>
        </w:rPr>
        <w:t>signal</w:t>
      </w:r>
      <w:r w:rsidRPr="004A42A0">
        <w:rPr>
          <w:rFonts w:ascii="Consolas" w:hAnsi="Consolas" w:cs="Times New Roman"/>
          <w:sz w:val="21"/>
          <w:szCs w:val="21"/>
        </w:rPr>
        <w:t xml:space="preserve"> </w:t>
      </w:r>
      <w:proofErr w:type="gramStart"/>
      <w:r w:rsidRPr="004A42A0">
        <w:rPr>
          <w:rFonts w:ascii="Consolas" w:hAnsi="Consolas" w:cs="Times New Roman"/>
          <w:sz w:val="21"/>
          <w:szCs w:val="21"/>
        </w:rPr>
        <w:t>JumpAddressIn :</w:t>
      </w:r>
      <w:proofErr w:type="gramEnd"/>
      <w:r w:rsidRPr="004A42A0">
        <w:rPr>
          <w:rFonts w:ascii="Consolas" w:hAnsi="Consolas" w:cs="Times New Roman"/>
          <w:sz w:val="21"/>
          <w:szCs w:val="21"/>
        </w:rPr>
        <w:t xml:space="preserve"> std_logic_vector(</w:t>
      </w:r>
      <w:r w:rsidRPr="004A42A0">
        <w:rPr>
          <w:rFonts w:ascii="Consolas" w:hAnsi="Consolas" w:cs="Times New Roman"/>
          <w:color w:val="098658"/>
          <w:sz w:val="21"/>
          <w:szCs w:val="21"/>
        </w:rPr>
        <w:t>15</w:t>
      </w:r>
      <w:r w:rsidRPr="004A42A0">
        <w:rPr>
          <w:rFonts w:ascii="Consolas" w:hAnsi="Consolas" w:cs="Times New Roman"/>
          <w:sz w:val="21"/>
          <w:szCs w:val="21"/>
        </w:rPr>
        <w:t xml:space="preserve"> </w:t>
      </w:r>
      <w:r w:rsidRPr="004A42A0">
        <w:rPr>
          <w:rFonts w:ascii="Consolas" w:hAnsi="Consolas" w:cs="Times New Roman"/>
          <w:color w:val="0000FF"/>
          <w:sz w:val="21"/>
          <w:szCs w:val="21"/>
        </w:rPr>
        <w:t>downto</w:t>
      </w:r>
      <w:r w:rsidRPr="004A42A0">
        <w:rPr>
          <w:rFonts w:ascii="Consolas" w:hAnsi="Consolas" w:cs="Times New Roman"/>
          <w:sz w:val="21"/>
          <w:szCs w:val="21"/>
        </w:rPr>
        <w:t xml:space="preserve"> </w:t>
      </w:r>
      <w:r w:rsidRPr="004A42A0">
        <w:rPr>
          <w:rFonts w:ascii="Consolas" w:hAnsi="Consolas" w:cs="Times New Roman"/>
          <w:color w:val="098658"/>
          <w:sz w:val="21"/>
          <w:szCs w:val="21"/>
        </w:rPr>
        <w:t>0</w:t>
      </w:r>
      <w:r w:rsidRPr="004A42A0">
        <w:rPr>
          <w:rFonts w:ascii="Consolas" w:hAnsi="Consolas" w:cs="Times New Roman"/>
          <w:sz w:val="21"/>
          <w:szCs w:val="21"/>
        </w:rPr>
        <w:t>);</w:t>
      </w:r>
    </w:p>
    <w:p w14:paraId="25A32923"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00FF"/>
          <w:sz w:val="21"/>
          <w:szCs w:val="21"/>
        </w:rPr>
        <w:t>begin</w:t>
      </w:r>
    </w:p>
    <w:p w14:paraId="7F6DEDAA"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JumpAddressIn &lt;= PCMostSig &amp; ShiftJumpSignalOut;</w:t>
      </w:r>
    </w:p>
    <w:p w14:paraId="37439DAD"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00FF"/>
          <w:sz w:val="21"/>
          <w:szCs w:val="21"/>
        </w:rPr>
        <w:t>process</w:t>
      </w:r>
      <w:r w:rsidRPr="004A42A0">
        <w:rPr>
          <w:rFonts w:ascii="Consolas" w:hAnsi="Consolas" w:cs="Times New Roman"/>
          <w:sz w:val="21"/>
          <w:szCs w:val="21"/>
        </w:rPr>
        <w:t xml:space="preserve"> (JumpAddressIn, BranchMuxIn) </w:t>
      </w:r>
    </w:p>
    <w:p w14:paraId="3804C6B2"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8000"/>
          <w:sz w:val="21"/>
          <w:szCs w:val="21"/>
        </w:rPr>
        <w:t xml:space="preserve">--Variable </w:t>
      </w:r>
      <w:proofErr w:type="gramStart"/>
      <w:r w:rsidRPr="004A42A0">
        <w:rPr>
          <w:rFonts w:ascii="Consolas" w:hAnsi="Consolas" w:cs="Times New Roman"/>
          <w:color w:val="008000"/>
          <w:sz w:val="21"/>
          <w:szCs w:val="21"/>
        </w:rPr>
        <w:t>TempInv :</w:t>
      </w:r>
      <w:proofErr w:type="gramEnd"/>
      <w:r w:rsidRPr="004A42A0">
        <w:rPr>
          <w:rFonts w:ascii="Consolas" w:hAnsi="Consolas" w:cs="Times New Roman"/>
          <w:color w:val="008000"/>
          <w:sz w:val="21"/>
          <w:szCs w:val="21"/>
        </w:rPr>
        <w:t xml:space="preserve"> std_logic_vector(15 downto 0);</w:t>
      </w:r>
    </w:p>
    <w:p w14:paraId="2A477421"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w:t>
      </w:r>
      <w:r w:rsidRPr="004A42A0">
        <w:rPr>
          <w:rFonts w:ascii="Consolas" w:hAnsi="Consolas" w:cs="Times New Roman"/>
          <w:color w:val="0000FF"/>
          <w:sz w:val="21"/>
          <w:szCs w:val="21"/>
        </w:rPr>
        <w:t>begin</w:t>
      </w:r>
    </w:p>
    <w:p w14:paraId="123EEB2F"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000FF"/>
          <w:sz w:val="21"/>
          <w:szCs w:val="21"/>
        </w:rPr>
        <w:t>if</w:t>
      </w:r>
      <w:r w:rsidRPr="004A42A0">
        <w:rPr>
          <w:rFonts w:ascii="Consolas" w:hAnsi="Consolas" w:cs="Times New Roman"/>
          <w:sz w:val="21"/>
          <w:szCs w:val="21"/>
        </w:rPr>
        <w:t xml:space="preserve"> (Jump = </w:t>
      </w:r>
      <w:r w:rsidRPr="004A42A0">
        <w:rPr>
          <w:rFonts w:ascii="Consolas" w:hAnsi="Consolas" w:cs="Times New Roman"/>
          <w:color w:val="098658"/>
          <w:sz w:val="21"/>
          <w:szCs w:val="21"/>
        </w:rPr>
        <w:t>'0'</w:t>
      </w:r>
      <w:r w:rsidRPr="004A42A0">
        <w:rPr>
          <w:rFonts w:ascii="Consolas" w:hAnsi="Consolas" w:cs="Times New Roman"/>
          <w:sz w:val="21"/>
          <w:szCs w:val="21"/>
        </w:rPr>
        <w:t xml:space="preserve">) </w:t>
      </w:r>
      <w:r w:rsidRPr="004A42A0">
        <w:rPr>
          <w:rFonts w:ascii="Consolas" w:hAnsi="Consolas" w:cs="Times New Roman"/>
          <w:color w:val="0000FF"/>
          <w:sz w:val="21"/>
          <w:szCs w:val="21"/>
        </w:rPr>
        <w:t>then</w:t>
      </w:r>
    </w:p>
    <w:p w14:paraId="12D131B5"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PCOut &lt;= BranchMuxIn;</w:t>
      </w:r>
    </w:p>
    <w:p w14:paraId="7E6CB91A"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000FF"/>
          <w:sz w:val="21"/>
          <w:szCs w:val="21"/>
        </w:rPr>
        <w:t>elsif</w:t>
      </w:r>
      <w:r w:rsidRPr="004A42A0">
        <w:rPr>
          <w:rFonts w:ascii="Consolas" w:hAnsi="Consolas" w:cs="Times New Roman"/>
          <w:sz w:val="21"/>
          <w:szCs w:val="21"/>
        </w:rPr>
        <w:t xml:space="preserve"> (Jump = </w:t>
      </w:r>
      <w:r w:rsidRPr="004A42A0">
        <w:rPr>
          <w:rFonts w:ascii="Consolas" w:hAnsi="Consolas" w:cs="Times New Roman"/>
          <w:color w:val="098658"/>
          <w:sz w:val="21"/>
          <w:szCs w:val="21"/>
        </w:rPr>
        <w:t>'1'</w:t>
      </w:r>
      <w:r w:rsidRPr="004A42A0">
        <w:rPr>
          <w:rFonts w:ascii="Consolas" w:hAnsi="Consolas" w:cs="Times New Roman"/>
          <w:sz w:val="21"/>
          <w:szCs w:val="21"/>
        </w:rPr>
        <w:t xml:space="preserve">) </w:t>
      </w:r>
      <w:r w:rsidRPr="004A42A0">
        <w:rPr>
          <w:rFonts w:ascii="Consolas" w:hAnsi="Consolas" w:cs="Times New Roman"/>
          <w:color w:val="0000FF"/>
          <w:sz w:val="21"/>
          <w:szCs w:val="21"/>
        </w:rPr>
        <w:t>then</w:t>
      </w:r>
    </w:p>
    <w:p w14:paraId="2C061E2C"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PCOut &lt;= JumpAddressIn;</w:t>
      </w:r>
    </w:p>
    <w:p w14:paraId="01C03E0D"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000FF"/>
          <w:sz w:val="21"/>
          <w:szCs w:val="21"/>
        </w:rPr>
        <w:t>else</w:t>
      </w:r>
    </w:p>
    <w:p w14:paraId="471937D0"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08000"/>
          <w:sz w:val="21"/>
          <w:szCs w:val="21"/>
        </w:rPr>
        <w:t>--PCOut &lt;= "HHHHHHHHHHHHHHHH";</w:t>
      </w:r>
    </w:p>
    <w:p w14:paraId="2D7EFE28"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PCOut &lt;= </w:t>
      </w:r>
      <w:r w:rsidRPr="004A42A0">
        <w:rPr>
          <w:rFonts w:ascii="Consolas" w:hAnsi="Consolas" w:cs="Times New Roman"/>
          <w:color w:val="098658"/>
          <w:sz w:val="21"/>
          <w:szCs w:val="21"/>
        </w:rPr>
        <w:t>"0000000000000000"</w:t>
      </w:r>
      <w:r w:rsidRPr="004A42A0">
        <w:rPr>
          <w:rFonts w:ascii="Consolas" w:hAnsi="Consolas" w:cs="Times New Roman"/>
          <w:sz w:val="21"/>
          <w:szCs w:val="21"/>
        </w:rPr>
        <w:t>;</w:t>
      </w:r>
    </w:p>
    <w:p w14:paraId="7BE91BF8"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000FF"/>
          <w:sz w:val="21"/>
          <w:szCs w:val="21"/>
        </w:rPr>
        <w:t>end</w:t>
      </w:r>
      <w:r w:rsidRPr="004A42A0">
        <w:rPr>
          <w:rFonts w:ascii="Consolas" w:hAnsi="Consolas" w:cs="Times New Roman"/>
          <w:sz w:val="21"/>
          <w:szCs w:val="21"/>
        </w:rPr>
        <w:t xml:space="preserve"> </w:t>
      </w:r>
      <w:r w:rsidRPr="004A42A0">
        <w:rPr>
          <w:rFonts w:ascii="Consolas" w:hAnsi="Consolas" w:cs="Times New Roman"/>
          <w:color w:val="0000FF"/>
          <w:sz w:val="21"/>
          <w:szCs w:val="21"/>
        </w:rPr>
        <w:t>if</w:t>
      </w:r>
      <w:r w:rsidRPr="004A42A0">
        <w:rPr>
          <w:rFonts w:ascii="Consolas" w:hAnsi="Consolas" w:cs="Times New Roman"/>
          <w:sz w:val="21"/>
          <w:szCs w:val="21"/>
        </w:rPr>
        <w:t>;</w:t>
      </w:r>
    </w:p>
    <w:p w14:paraId="38E2F853"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r w:rsidRPr="004A42A0">
        <w:rPr>
          <w:rFonts w:ascii="Consolas" w:hAnsi="Consolas" w:cs="Times New Roman"/>
          <w:color w:val="0000FF"/>
          <w:sz w:val="21"/>
          <w:szCs w:val="21"/>
        </w:rPr>
        <w:t>end</w:t>
      </w:r>
      <w:r w:rsidRPr="004A42A0">
        <w:rPr>
          <w:rFonts w:ascii="Consolas" w:hAnsi="Consolas" w:cs="Times New Roman"/>
          <w:sz w:val="21"/>
          <w:szCs w:val="21"/>
        </w:rPr>
        <w:t xml:space="preserve"> </w:t>
      </w:r>
      <w:r w:rsidRPr="004A42A0">
        <w:rPr>
          <w:rFonts w:ascii="Consolas" w:hAnsi="Consolas" w:cs="Times New Roman"/>
          <w:color w:val="0000FF"/>
          <w:sz w:val="21"/>
          <w:szCs w:val="21"/>
        </w:rPr>
        <w:t>process</w:t>
      </w:r>
      <w:r w:rsidRPr="004A42A0">
        <w:rPr>
          <w:rFonts w:ascii="Consolas" w:hAnsi="Consolas" w:cs="Times New Roman"/>
          <w:sz w:val="21"/>
          <w:szCs w:val="21"/>
        </w:rPr>
        <w:t>;</w:t>
      </w:r>
    </w:p>
    <w:p w14:paraId="765D4C1C"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sz w:val="21"/>
          <w:szCs w:val="21"/>
        </w:rPr>
        <w:t xml:space="preserve">    </w:t>
      </w:r>
    </w:p>
    <w:p w14:paraId="743DC4B5" w14:textId="77777777" w:rsidR="004A42A0" w:rsidRPr="004A42A0" w:rsidRDefault="004A42A0" w:rsidP="004A42A0">
      <w:pPr>
        <w:shd w:val="clear" w:color="auto" w:fill="FFFFFF"/>
        <w:spacing w:line="285" w:lineRule="atLeast"/>
        <w:rPr>
          <w:rFonts w:ascii="Consolas" w:hAnsi="Consolas" w:cs="Times New Roman"/>
          <w:sz w:val="21"/>
          <w:szCs w:val="21"/>
        </w:rPr>
      </w:pPr>
      <w:r w:rsidRPr="004A42A0">
        <w:rPr>
          <w:rFonts w:ascii="Consolas" w:hAnsi="Consolas" w:cs="Times New Roman"/>
          <w:color w:val="0000FF"/>
          <w:sz w:val="21"/>
          <w:szCs w:val="21"/>
        </w:rPr>
        <w:t>end</w:t>
      </w:r>
      <w:r w:rsidRPr="004A42A0">
        <w:rPr>
          <w:rFonts w:ascii="Consolas" w:hAnsi="Consolas" w:cs="Times New Roman"/>
          <w:sz w:val="21"/>
          <w:szCs w:val="21"/>
        </w:rPr>
        <w:t xml:space="preserve"> Behavioral;</w:t>
      </w:r>
    </w:p>
    <w:p w14:paraId="00B03B62" w14:textId="77777777" w:rsidR="004A42A0" w:rsidRPr="004A42A0" w:rsidRDefault="004A42A0" w:rsidP="004A42A0">
      <w:pPr>
        <w:shd w:val="clear" w:color="auto" w:fill="FFFFFF"/>
        <w:spacing w:line="285" w:lineRule="atLeast"/>
        <w:rPr>
          <w:rFonts w:ascii="Consolas" w:hAnsi="Consolas" w:cs="Times New Roman"/>
          <w:sz w:val="21"/>
          <w:szCs w:val="21"/>
        </w:rPr>
      </w:pPr>
    </w:p>
    <w:p w14:paraId="21757228" w14:textId="77777777" w:rsidR="008C203D" w:rsidRPr="008C203D" w:rsidRDefault="008C203D" w:rsidP="00AE0599"/>
    <w:p w14:paraId="52DF61F1" w14:textId="2FACEEA6" w:rsidR="008C203D" w:rsidRDefault="008C203D" w:rsidP="00645BF1"/>
    <w:p w14:paraId="184C34F1" w14:textId="3E97C4D6" w:rsidR="008C203D" w:rsidRDefault="008C203D" w:rsidP="00645BF1"/>
    <w:p w14:paraId="5F6723ED" w14:textId="12DA214E" w:rsidR="008C203D" w:rsidRDefault="008C203D" w:rsidP="00645BF1"/>
    <w:p w14:paraId="553C5785" w14:textId="06F66D46" w:rsidR="008C203D" w:rsidRDefault="008C203D" w:rsidP="00645BF1"/>
    <w:p w14:paraId="36CAD5BF" w14:textId="1E76C686" w:rsidR="008C203D" w:rsidRDefault="008C203D" w:rsidP="00645BF1"/>
    <w:p w14:paraId="4DAAB6C1" w14:textId="2931ED2C" w:rsidR="008C203D" w:rsidRDefault="008C203D" w:rsidP="00645BF1"/>
    <w:p w14:paraId="7B646967" w14:textId="562C8C01" w:rsidR="008C203D" w:rsidRDefault="008C203D" w:rsidP="00645BF1"/>
    <w:p w14:paraId="0603D84F" w14:textId="5C8E0F49" w:rsidR="008C203D" w:rsidRDefault="008C203D" w:rsidP="00645BF1"/>
    <w:p w14:paraId="50ED5363" w14:textId="3BA4DE13" w:rsidR="008C203D" w:rsidRDefault="008C203D" w:rsidP="00645BF1"/>
    <w:p w14:paraId="3EE841F7" w14:textId="6F376A02" w:rsidR="008C203D" w:rsidRDefault="008C203D" w:rsidP="00645BF1"/>
    <w:p w14:paraId="3BEAC14B" w14:textId="380629BF" w:rsidR="008C203D" w:rsidRDefault="008C203D" w:rsidP="00645BF1"/>
    <w:p w14:paraId="5F7C5382" w14:textId="3F9C9B3C" w:rsidR="008C203D" w:rsidRDefault="008C203D" w:rsidP="00645BF1"/>
    <w:p w14:paraId="75FC340C" w14:textId="676595BC" w:rsidR="008C203D" w:rsidRDefault="008C203D" w:rsidP="00645BF1"/>
    <w:p w14:paraId="3F2E445C" w14:textId="6D0148F2" w:rsidR="008C203D" w:rsidRDefault="008C203D" w:rsidP="00645BF1"/>
    <w:p w14:paraId="65586FB6" w14:textId="0CC28671" w:rsidR="008C203D" w:rsidRDefault="008C203D" w:rsidP="00645BF1"/>
    <w:p w14:paraId="1DAC510E" w14:textId="76AE3BCE" w:rsidR="008C203D" w:rsidRDefault="008C203D" w:rsidP="00645BF1"/>
    <w:p w14:paraId="1539571C" w14:textId="53CF77A8" w:rsidR="008C203D" w:rsidRDefault="008C203D" w:rsidP="00645BF1"/>
    <w:p w14:paraId="592E417F" w14:textId="5E937A54" w:rsidR="008C203D" w:rsidRDefault="008C203D" w:rsidP="00645BF1"/>
    <w:p w14:paraId="5AC8D682" w14:textId="65DA2BF1" w:rsidR="008C203D" w:rsidRDefault="008C203D" w:rsidP="00645BF1"/>
    <w:p w14:paraId="212B16A4" w14:textId="0309D8CA" w:rsidR="008C203D" w:rsidRDefault="008C203D" w:rsidP="00645BF1"/>
    <w:p w14:paraId="2BCE7A14" w14:textId="2B2E09B1" w:rsidR="00A14B07" w:rsidRDefault="00A14B07" w:rsidP="00645BF1"/>
    <w:p w14:paraId="20368D2A" w14:textId="77777777" w:rsidR="00A14B07" w:rsidRDefault="00A14B07" w:rsidP="00645BF1"/>
    <w:p w14:paraId="4888A9F8" w14:textId="3DED5AC6" w:rsidR="008C203D" w:rsidRDefault="008C203D" w:rsidP="00645BF1"/>
    <w:p w14:paraId="192838F4" w14:textId="539D7BB4" w:rsidR="008C203D" w:rsidRDefault="008C203D" w:rsidP="00645BF1"/>
    <w:p w14:paraId="5B9F81EE" w14:textId="2BCF7051" w:rsidR="008C203D" w:rsidRDefault="008C203D" w:rsidP="00645BF1">
      <w:r>
        <w:lastRenderedPageBreak/>
        <w:t>MemToRegMux:</w:t>
      </w:r>
    </w:p>
    <w:p w14:paraId="56980611"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w:t>
      </w:r>
    </w:p>
    <w:p w14:paraId="212D948B"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 xml:space="preserve">-- Company: </w:t>
      </w:r>
    </w:p>
    <w:p w14:paraId="6CA84E38"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 xml:space="preserve">-- Engineer: </w:t>
      </w:r>
    </w:p>
    <w:p w14:paraId="0FCD9D41"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 xml:space="preserve">-- </w:t>
      </w:r>
    </w:p>
    <w:p w14:paraId="5E167119"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 Create Date: 10/27/2022 06:52:22 PM</w:t>
      </w:r>
    </w:p>
    <w:p w14:paraId="1DFDA58C"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 xml:space="preserve">-- Design Name: </w:t>
      </w:r>
    </w:p>
    <w:p w14:paraId="26C4C10E"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 Module Name: MemToRegMux - Behavioral</w:t>
      </w:r>
    </w:p>
    <w:p w14:paraId="652EFDB7"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 xml:space="preserve">-- Project Name: </w:t>
      </w:r>
    </w:p>
    <w:p w14:paraId="56C84832"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 xml:space="preserve">-- Target Devices: </w:t>
      </w:r>
    </w:p>
    <w:p w14:paraId="5C868386"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 xml:space="preserve">-- Tool Versions: </w:t>
      </w:r>
    </w:p>
    <w:p w14:paraId="2F7091F5"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 xml:space="preserve">-- Description: </w:t>
      </w:r>
    </w:p>
    <w:p w14:paraId="0C9C3B86"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 xml:space="preserve">-- </w:t>
      </w:r>
    </w:p>
    <w:p w14:paraId="60A43D26"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 xml:space="preserve">-- Dependencies: </w:t>
      </w:r>
    </w:p>
    <w:p w14:paraId="17CAC0DC"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 xml:space="preserve">-- </w:t>
      </w:r>
    </w:p>
    <w:p w14:paraId="58557A88"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 Revision:</w:t>
      </w:r>
    </w:p>
    <w:p w14:paraId="624A9F9A"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 Revision 0.01 - File Created</w:t>
      </w:r>
    </w:p>
    <w:p w14:paraId="63D9BBDF"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 Additional Comments:</w:t>
      </w:r>
    </w:p>
    <w:p w14:paraId="33094D8D"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 xml:space="preserve">-- </w:t>
      </w:r>
    </w:p>
    <w:p w14:paraId="06F0F783"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w:t>
      </w:r>
    </w:p>
    <w:p w14:paraId="65541589" w14:textId="77777777" w:rsidR="009B6CB9" w:rsidRPr="009B6CB9" w:rsidRDefault="009B6CB9" w:rsidP="009B6CB9">
      <w:pPr>
        <w:shd w:val="clear" w:color="auto" w:fill="FFFFFF"/>
        <w:spacing w:after="240" w:line="285" w:lineRule="atLeast"/>
        <w:rPr>
          <w:rFonts w:ascii="Consolas" w:hAnsi="Consolas" w:cs="Times New Roman"/>
          <w:sz w:val="21"/>
          <w:szCs w:val="21"/>
        </w:rPr>
      </w:pPr>
    </w:p>
    <w:p w14:paraId="65CB0468"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00FF"/>
          <w:sz w:val="21"/>
          <w:szCs w:val="21"/>
        </w:rPr>
        <w:t>library</w:t>
      </w:r>
      <w:r w:rsidRPr="009B6CB9">
        <w:rPr>
          <w:rFonts w:ascii="Consolas" w:hAnsi="Consolas" w:cs="Times New Roman"/>
          <w:sz w:val="21"/>
          <w:szCs w:val="21"/>
        </w:rPr>
        <w:t xml:space="preserve"> IEEE;</w:t>
      </w:r>
    </w:p>
    <w:p w14:paraId="3874E93E"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00FF"/>
          <w:sz w:val="21"/>
          <w:szCs w:val="21"/>
        </w:rPr>
        <w:t>use</w:t>
      </w:r>
      <w:r w:rsidRPr="009B6CB9">
        <w:rPr>
          <w:rFonts w:ascii="Consolas" w:hAnsi="Consolas" w:cs="Times New Roman"/>
          <w:sz w:val="21"/>
          <w:szCs w:val="21"/>
        </w:rPr>
        <w:t xml:space="preserve"> IEEE.STD_LOGIC_1164.</w:t>
      </w:r>
      <w:r w:rsidRPr="009B6CB9">
        <w:rPr>
          <w:rFonts w:ascii="Consolas" w:hAnsi="Consolas" w:cs="Times New Roman"/>
          <w:color w:val="0000FF"/>
          <w:sz w:val="21"/>
          <w:szCs w:val="21"/>
        </w:rPr>
        <w:t>ALL</w:t>
      </w:r>
      <w:r w:rsidRPr="009B6CB9">
        <w:rPr>
          <w:rFonts w:ascii="Consolas" w:hAnsi="Consolas" w:cs="Times New Roman"/>
          <w:sz w:val="21"/>
          <w:szCs w:val="21"/>
        </w:rPr>
        <w:t>;</w:t>
      </w:r>
    </w:p>
    <w:p w14:paraId="7824B2BB" w14:textId="77777777" w:rsidR="009B6CB9" w:rsidRPr="009B6CB9" w:rsidRDefault="009B6CB9" w:rsidP="009B6CB9">
      <w:pPr>
        <w:shd w:val="clear" w:color="auto" w:fill="FFFFFF"/>
        <w:spacing w:line="285" w:lineRule="atLeast"/>
        <w:rPr>
          <w:rFonts w:ascii="Consolas" w:hAnsi="Consolas" w:cs="Times New Roman"/>
          <w:sz w:val="21"/>
          <w:szCs w:val="21"/>
        </w:rPr>
      </w:pPr>
    </w:p>
    <w:p w14:paraId="32E9AD84"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 Uncomment the following library declaration if using</w:t>
      </w:r>
    </w:p>
    <w:p w14:paraId="49B264EA"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 arithmetic functions with Signed or Unsigned values</w:t>
      </w:r>
    </w:p>
    <w:p w14:paraId="5BD6352E"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--use IEEE.NUMERIC_STD.ALL;</w:t>
      </w:r>
    </w:p>
    <w:p w14:paraId="43C30D30" w14:textId="77777777" w:rsidR="009B6CB9" w:rsidRPr="009B6CB9" w:rsidRDefault="009B6CB9" w:rsidP="009B6CB9">
      <w:pPr>
        <w:shd w:val="clear" w:color="auto" w:fill="FFFFFF"/>
        <w:spacing w:line="285" w:lineRule="atLeast"/>
        <w:rPr>
          <w:rFonts w:ascii="Consolas" w:hAnsi="Consolas" w:cs="Times New Roman"/>
          <w:sz w:val="21"/>
          <w:szCs w:val="21"/>
        </w:rPr>
      </w:pPr>
    </w:p>
    <w:p w14:paraId="2CDDBE5C"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 Uncomment the following library declaration if instantiating</w:t>
      </w:r>
    </w:p>
    <w:p w14:paraId="51DC93AE"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 any Xilinx leaf cells in this code.</w:t>
      </w:r>
    </w:p>
    <w:p w14:paraId="161A6643"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--library UNISIM;</w:t>
      </w:r>
    </w:p>
    <w:p w14:paraId="0DD1C8F9"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8000"/>
          <w:sz w:val="21"/>
          <w:szCs w:val="21"/>
        </w:rPr>
        <w:t>--use UNISIM.VComponents.all;</w:t>
      </w:r>
    </w:p>
    <w:p w14:paraId="4417A783" w14:textId="77777777" w:rsidR="009B6CB9" w:rsidRPr="009B6CB9" w:rsidRDefault="009B6CB9" w:rsidP="009B6CB9">
      <w:pPr>
        <w:shd w:val="clear" w:color="auto" w:fill="FFFFFF"/>
        <w:spacing w:line="285" w:lineRule="atLeast"/>
        <w:rPr>
          <w:rFonts w:ascii="Consolas" w:hAnsi="Consolas" w:cs="Times New Roman"/>
          <w:sz w:val="21"/>
          <w:szCs w:val="21"/>
        </w:rPr>
      </w:pPr>
    </w:p>
    <w:p w14:paraId="5A822920"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00FF"/>
          <w:sz w:val="21"/>
          <w:szCs w:val="21"/>
        </w:rPr>
        <w:t>entity</w:t>
      </w:r>
      <w:r w:rsidRPr="009B6CB9">
        <w:rPr>
          <w:rFonts w:ascii="Consolas" w:hAnsi="Consolas" w:cs="Times New Roman"/>
          <w:sz w:val="21"/>
          <w:szCs w:val="21"/>
        </w:rPr>
        <w:t xml:space="preserve"> MemToRegMux </w:t>
      </w:r>
      <w:r w:rsidRPr="009B6CB9">
        <w:rPr>
          <w:rFonts w:ascii="Consolas" w:hAnsi="Consolas" w:cs="Times New Roman"/>
          <w:color w:val="0000FF"/>
          <w:sz w:val="21"/>
          <w:szCs w:val="21"/>
        </w:rPr>
        <w:t>is</w:t>
      </w:r>
    </w:p>
    <w:p w14:paraId="4E7096FA"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sz w:val="21"/>
          <w:szCs w:val="21"/>
        </w:rPr>
        <w:t xml:space="preserve">  </w:t>
      </w:r>
      <w:r w:rsidRPr="009B6CB9">
        <w:rPr>
          <w:rFonts w:ascii="Consolas" w:hAnsi="Consolas" w:cs="Times New Roman"/>
          <w:color w:val="0000FF"/>
          <w:sz w:val="21"/>
          <w:szCs w:val="21"/>
        </w:rPr>
        <w:t>Port</w:t>
      </w:r>
      <w:r w:rsidRPr="009B6CB9">
        <w:rPr>
          <w:rFonts w:ascii="Consolas" w:hAnsi="Consolas" w:cs="Times New Roman"/>
          <w:sz w:val="21"/>
          <w:szCs w:val="21"/>
        </w:rPr>
        <w:t xml:space="preserve"> (</w:t>
      </w:r>
      <w:proofErr w:type="gramStart"/>
      <w:r w:rsidRPr="009B6CB9">
        <w:rPr>
          <w:rFonts w:ascii="Consolas" w:hAnsi="Consolas" w:cs="Times New Roman"/>
          <w:sz w:val="21"/>
          <w:szCs w:val="21"/>
        </w:rPr>
        <w:t>ReadDataMem :</w:t>
      </w:r>
      <w:proofErr w:type="gramEnd"/>
      <w:r w:rsidRPr="009B6CB9">
        <w:rPr>
          <w:rFonts w:ascii="Consolas" w:hAnsi="Consolas" w:cs="Times New Roman"/>
          <w:sz w:val="21"/>
          <w:szCs w:val="21"/>
        </w:rPr>
        <w:t xml:space="preserve"> </w:t>
      </w:r>
      <w:r w:rsidRPr="009B6CB9">
        <w:rPr>
          <w:rFonts w:ascii="Consolas" w:hAnsi="Consolas" w:cs="Times New Roman"/>
          <w:color w:val="0000FF"/>
          <w:sz w:val="21"/>
          <w:szCs w:val="21"/>
        </w:rPr>
        <w:t>in</w:t>
      </w:r>
      <w:r w:rsidRPr="009B6CB9">
        <w:rPr>
          <w:rFonts w:ascii="Consolas" w:hAnsi="Consolas" w:cs="Times New Roman"/>
          <w:sz w:val="21"/>
          <w:szCs w:val="21"/>
        </w:rPr>
        <w:t xml:space="preserve"> STD_LOGIC_VECTOR(</w:t>
      </w:r>
      <w:r w:rsidRPr="009B6CB9">
        <w:rPr>
          <w:rFonts w:ascii="Consolas" w:hAnsi="Consolas" w:cs="Times New Roman"/>
          <w:color w:val="098658"/>
          <w:sz w:val="21"/>
          <w:szCs w:val="21"/>
        </w:rPr>
        <w:t>15</w:t>
      </w:r>
      <w:r w:rsidRPr="009B6CB9">
        <w:rPr>
          <w:rFonts w:ascii="Consolas" w:hAnsi="Consolas" w:cs="Times New Roman"/>
          <w:sz w:val="21"/>
          <w:szCs w:val="21"/>
        </w:rPr>
        <w:t xml:space="preserve"> </w:t>
      </w:r>
      <w:r w:rsidRPr="009B6CB9">
        <w:rPr>
          <w:rFonts w:ascii="Consolas" w:hAnsi="Consolas" w:cs="Times New Roman"/>
          <w:color w:val="0000FF"/>
          <w:sz w:val="21"/>
          <w:szCs w:val="21"/>
        </w:rPr>
        <w:t>downto</w:t>
      </w:r>
      <w:r w:rsidRPr="009B6CB9">
        <w:rPr>
          <w:rFonts w:ascii="Consolas" w:hAnsi="Consolas" w:cs="Times New Roman"/>
          <w:sz w:val="21"/>
          <w:szCs w:val="21"/>
        </w:rPr>
        <w:t xml:space="preserve"> </w:t>
      </w:r>
      <w:r w:rsidRPr="009B6CB9">
        <w:rPr>
          <w:rFonts w:ascii="Consolas" w:hAnsi="Consolas" w:cs="Times New Roman"/>
          <w:color w:val="098658"/>
          <w:sz w:val="21"/>
          <w:szCs w:val="21"/>
        </w:rPr>
        <w:t>0</w:t>
      </w:r>
      <w:r w:rsidRPr="009B6CB9">
        <w:rPr>
          <w:rFonts w:ascii="Consolas" w:hAnsi="Consolas" w:cs="Times New Roman"/>
          <w:sz w:val="21"/>
          <w:szCs w:val="21"/>
        </w:rPr>
        <w:t>);</w:t>
      </w:r>
    </w:p>
    <w:p w14:paraId="505CD34E"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sz w:val="21"/>
          <w:szCs w:val="21"/>
        </w:rPr>
        <w:t xml:space="preserve">        </w:t>
      </w:r>
      <w:proofErr w:type="gramStart"/>
      <w:r w:rsidRPr="009B6CB9">
        <w:rPr>
          <w:rFonts w:ascii="Consolas" w:hAnsi="Consolas" w:cs="Times New Roman"/>
          <w:sz w:val="21"/>
          <w:szCs w:val="21"/>
        </w:rPr>
        <w:t>ALUResult :</w:t>
      </w:r>
      <w:proofErr w:type="gramEnd"/>
      <w:r w:rsidRPr="009B6CB9">
        <w:rPr>
          <w:rFonts w:ascii="Consolas" w:hAnsi="Consolas" w:cs="Times New Roman"/>
          <w:sz w:val="21"/>
          <w:szCs w:val="21"/>
        </w:rPr>
        <w:t xml:space="preserve"> </w:t>
      </w:r>
      <w:r w:rsidRPr="009B6CB9">
        <w:rPr>
          <w:rFonts w:ascii="Consolas" w:hAnsi="Consolas" w:cs="Times New Roman"/>
          <w:color w:val="0000FF"/>
          <w:sz w:val="21"/>
          <w:szCs w:val="21"/>
        </w:rPr>
        <w:t>in</w:t>
      </w:r>
      <w:r w:rsidRPr="009B6CB9">
        <w:rPr>
          <w:rFonts w:ascii="Consolas" w:hAnsi="Consolas" w:cs="Times New Roman"/>
          <w:sz w:val="21"/>
          <w:szCs w:val="21"/>
        </w:rPr>
        <w:t xml:space="preserve"> STD_LOGIC_VECTOR(</w:t>
      </w:r>
      <w:r w:rsidRPr="009B6CB9">
        <w:rPr>
          <w:rFonts w:ascii="Consolas" w:hAnsi="Consolas" w:cs="Times New Roman"/>
          <w:color w:val="098658"/>
          <w:sz w:val="21"/>
          <w:szCs w:val="21"/>
        </w:rPr>
        <w:t>15</w:t>
      </w:r>
      <w:r w:rsidRPr="009B6CB9">
        <w:rPr>
          <w:rFonts w:ascii="Consolas" w:hAnsi="Consolas" w:cs="Times New Roman"/>
          <w:sz w:val="21"/>
          <w:szCs w:val="21"/>
        </w:rPr>
        <w:t xml:space="preserve"> </w:t>
      </w:r>
      <w:r w:rsidRPr="009B6CB9">
        <w:rPr>
          <w:rFonts w:ascii="Consolas" w:hAnsi="Consolas" w:cs="Times New Roman"/>
          <w:color w:val="0000FF"/>
          <w:sz w:val="21"/>
          <w:szCs w:val="21"/>
        </w:rPr>
        <w:t>downto</w:t>
      </w:r>
      <w:r w:rsidRPr="009B6CB9">
        <w:rPr>
          <w:rFonts w:ascii="Consolas" w:hAnsi="Consolas" w:cs="Times New Roman"/>
          <w:sz w:val="21"/>
          <w:szCs w:val="21"/>
        </w:rPr>
        <w:t xml:space="preserve"> </w:t>
      </w:r>
      <w:r w:rsidRPr="009B6CB9">
        <w:rPr>
          <w:rFonts w:ascii="Consolas" w:hAnsi="Consolas" w:cs="Times New Roman"/>
          <w:color w:val="098658"/>
          <w:sz w:val="21"/>
          <w:szCs w:val="21"/>
        </w:rPr>
        <w:t>0</w:t>
      </w:r>
      <w:r w:rsidRPr="009B6CB9">
        <w:rPr>
          <w:rFonts w:ascii="Consolas" w:hAnsi="Consolas" w:cs="Times New Roman"/>
          <w:sz w:val="21"/>
          <w:szCs w:val="21"/>
        </w:rPr>
        <w:t>);</w:t>
      </w:r>
    </w:p>
    <w:p w14:paraId="1423330D"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sz w:val="21"/>
          <w:szCs w:val="21"/>
        </w:rPr>
        <w:t xml:space="preserve">        </w:t>
      </w:r>
      <w:proofErr w:type="gramStart"/>
      <w:r w:rsidRPr="009B6CB9">
        <w:rPr>
          <w:rFonts w:ascii="Consolas" w:hAnsi="Consolas" w:cs="Times New Roman"/>
          <w:sz w:val="21"/>
          <w:szCs w:val="21"/>
        </w:rPr>
        <w:t>MemToReg  :</w:t>
      </w:r>
      <w:proofErr w:type="gramEnd"/>
      <w:r w:rsidRPr="009B6CB9">
        <w:rPr>
          <w:rFonts w:ascii="Consolas" w:hAnsi="Consolas" w:cs="Times New Roman"/>
          <w:sz w:val="21"/>
          <w:szCs w:val="21"/>
        </w:rPr>
        <w:t xml:space="preserve"> </w:t>
      </w:r>
      <w:r w:rsidRPr="009B6CB9">
        <w:rPr>
          <w:rFonts w:ascii="Consolas" w:hAnsi="Consolas" w:cs="Times New Roman"/>
          <w:color w:val="0000FF"/>
          <w:sz w:val="21"/>
          <w:szCs w:val="21"/>
        </w:rPr>
        <w:t>in</w:t>
      </w:r>
      <w:r w:rsidRPr="009B6CB9">
        <w:rPr>
          <w:rFonts w:ascii="Consolas" w:hAnsi="Consolas" w:cs="Times New Roman"/>
          <w:sz w:val="21"/>
          <w:szCs w:val="21"/>
        </w:rPr>
        <w:t xml:space="preserve"> STD_LOGIC;</w:t>
      </w:r>
    </w:p>
    <w:p w14:paraId="256A39CA"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sz w:val="21"/>
          <w:szCs w:val="21"/>
        </w:rPr>
        <w:t xml:space="preserve">        MemToRegMuxOut </w:t>
      </w:r>
      <w:proofErr w:type="gramStart"/>
      <w:r w:rsidRPr="009B6CB9">
        <w:rPr>
          <w:rFonts w:ascii="Consolas" w:hAnsi="Consolas" w:cs="Times New Roman"/>
          <w:sz w:val="21"/>
          <w:szCs w:val="21"/>
        </w:rPr>
        <w:t>  :</w:t>
      </w:r>
      <w:proofErr w:type="gramEnd"/>
      <w:r w:rsidRPr="009B6CB9">
        <w:rPr>
          <w:rFonts w:ascii="Consolas" w:hAnsi="Consolas" w:cs="Times New Roman"/>
          <w:sz w:val="21"/>
          <w:szCs w:val="21"/>
        </w:rPr>
        <w:t xml:space="preserve"> </w:t>
      </w:r>
      <w:r w:rsidRPr="009B6CB9">
        <w:rPr>
          <w:rFonts w:ascii="Consolas" w:hAnsi="Consolas" w:cs="Times New Roman"/>
          <w:color w:val="0000FF"/>
          <w:sz w:val="21"/>
          <w:szCs w:val="21"/>
        </w:rPr>
        <w:t>out</w:t>
      </w:r>
      <w:r w:rsidRPr="009B6CB9">
        <w:rPr>
          <w:rFonts w:ascii="Consolas" w:hAnsi="Consolas" w:cs="Times New Roman"/>
          <w:sz w:val="21"/>
          <w:szCs w:val="21"/>
        </w:rPr>
        <w:t xml:space="preserve"> STD_LOGIC_VECTOR(</w:t>
      </w:r>
      <w:r w:rsidRPr="009B6CB9">
        <w:rPr>
          <w:rFonts w:ascii="Consolas" w:hAnsi="Consolas" w:cs="Times New Roman"/>
          <w:color w:val="098658"/>
          <w:sz w:val="21"/>
          <w:szCs w:val="21"/>
        </w:rPr>
        <w:t>15</w:t>
      </w:r>
      <w:r w:rsidRPr="009B6CB9">
        <w:rPr>
          <w:rFonts w:ascii="Consolas" w:hAnsi="Consolas" w:cs="Times New Roman"/>
          <w:sz w:val="21"/>
          <w:szCs w:val="21"/>
        </w:rPr>
        <w:t xml:space="preserve"> </w:t>
      </w:r>
      <w:r w:rsidRPr="009B6CB9">
        <w:rPr>
          <w:rFonts w:ascii="Consolas" w:hAnsi="Consolas" w:cs="Times New Roman"/>
          <w:color w:val="0000FF"/>
          <w:sz w:val="21"/>
          <w:szCs w:val="21"/>
        </w:rPr>
        <w:t>downto</w:t>
      </w:r>
      <w:r w:rsidRPr="009B6CB9">
        <w:rPr>
          <w:rFonts w:ascii="Consolas" w:hAnsi="Consolas" w:cs="Times New Roman"/>
          <w:sz w:val="21"/>
          <w:szCs w:val="21"/>
        </w:rPr>
        <w:t xml:space="preserve"> </w:t>
      </w:r>
      <w:r w:rsidRPr="009B6CB9">
        <w:rPr>
          <w:rFonts w:ascii="Consolas" w:hAnsi="Consolas" w:cs="Times New Roman"/>
          <w:color w:val="098658"/>
          <w:sz w:val="21"/>
          <w:szCs w:val="21"/>
        </w:rPr>
        <w:t>0</w:t>
      </w:r>
      <w:r w:rsidRPr="009B6CB9">
        <w:rPr>
          <w:rFonts w:ascii="Consolas" w:hAnsi="Consolas" w:cs="Times New Roman"/>
          <w:sz w:val="21"/>
          <w:szCs w:val="21"/>
        </w:rPr>
        <w:t>));</w:t>
      </w:r>
    </w:p>
    <w:p w14:paraId="7737B978"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00FF"/>
          <w:sz w:val="21"/>
          <w:szCs w:val="21"/>
        </w:rPr>
        <w:t>end</w:t>
      </w:r>
      <w:r w:rsidRPr="009B6CB9">
        <w:rPr>
          <w:rFonts w:ascii="Consolas" w:hAnsi="Consolas" w:cs="Times New Roman"/>
          <w:sz w:val="21"/>
          <w:szCs w:val="21"/>
        </w:rPr>
        <w:t xml:space="preserve"> MemToRegMux;</w:t>
      </w:r>
    </w:p>
    <w:p w14:paraId="2FD32E8D" w14:textId="77777777" w:rsidR="009B6CB9" w:rsidRPr="009B6CB9" w:rsidRDefault="009B6CB9" w:rsidP="009B6CB9">
      <w:pPr>
        <w:shd w:val="clear" w:color="auto" w:fill="FFFFFF"/>
        <w:spacing w:line="285" w:lineRule="atLeast"/>
        <w:rPr>
          <w:rFonts w:ascii="Consolas" w:hAnsi="Consolas" w:cs="Times New Roman"/>
          <w:sz w:val="21"/>
          <w:szCs w:val="21"/>
        </w:rPr>
      </w:pPr>
    </w:p>
    <w:p w14:paraId="53AD97BC"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00FF"/>
          <w:sz w:val="21"/>
          <w:szCs w:val="21"/>
        </w:rPr>
        <w:t>architecture</w:t>
      </w:r>
      <w:r w:rsidRPr="009B6CB9">
        <w:rPr>
          <w:rFonts w:ascii="Consolas" w:hAnsi="Consolas" w:cs="Times New Roman"/>
          <w:sz w:val="21"/>
          <w:szCs w:val="21"/>
        </w:rPr>
        <w:t xml:space="preserve"> Behavioral </w:t>
      </w:r>
      <w:r w:rsidRPr="009B6CB9">
        <w:rPr>
          <w:rFonts w:ascii="Consolas" w:hAnsi="Consolas" w:cs="Times New Roman"/>
          <w:color w:val="0000FF"/>
          <w:sz w:val="21"/>
          <w:szCs w:val="21"/>
        </w:rPr>
        <w:t>of</w:t>
      </w:r>
      <w:r w:rsidRPr="009B6CB9">
        <w:rPr>
          <w:rFonts w:ascii="Consolas" w:hAnsi="Consolas" w:cs="Times New Roman"/>
          <w:sz w:val="21"/>
          <w:szCs w:val="21"/>
        </w:rPr>
        <w:t xml:space="preserve"> MemToRegMux </w:t>
      </w:r>
      <w:r w:rsidRPr="009B6CB9">
        <w:rPr>
          <w:rFonts w:ascii="Consolas" w:hAnsi="Consolas" w:cs="Times New Roman"/>
          <w:color w:val="0000FF"/>
          <w:sz w:val="21"/>
          <w:szCs w:val="21"/>
        </w:rPr>
        <w:t>is</w:t>
      </w:r>
    </w:p>
    <w:p w14:paraId="45A2F032" w14:textId="77777777" w:rsidR="009B6CB9" w:rsidRPr="009B6CB9" w:rsidRDefault="009B6CB9" w:rsidP="009B6CB9">
      <w:pPr>
        <w:shd w:val="clear" w:color="auto" w:fill="FFFFFF"/>
        <w:spacing w:line="285" w:lineRule="atLeast"/>
        <w:rPr>
          <w:rFonts w:ascii="Consolas" w:hAnsi="Consolas" w:cs="Times New Roman"/>
          <w:sz w:val="21"/>
          <w:szCs w:val="21"/>
        </w:rPr>
      </w:pPr>
    </w:p>
    <w:p w14:paraId="16E59365"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00FF"/>
          <w:sz w:val="21"/>
          <w:szCs w:val="21"/>
        </w:rPr>
        <w:lastRenderedPageBreak/>
        <w:t>begin</w:t>
      </w:r>
    </w:p>
    <w:p w14:paraId="00544C62"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sz w:val="21"/>
          <w:szCs w:val="21"/>
        </w:rPr>
        <w:t>   </w:t>
      </w:r>
    </w:p>
    <w:p w14:paraId="3D02F20A"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sz w:val="21"/>
          <w:szCs w:val="21"/>
        </w:rPr>
        <w:t>   </w:t>
      </w:r>
      <w:r w:rsidRPr="009B6CB9">
        <w:rPr>
          <w:rFonts w:ascii="Consolas" w:hAnsi="Consolas" w:cs="Times New Roman"/>
          <w:color w:val="0000FF"/>
          <w:sz w:val="21"/>
          <w:szCs w:val="21"/>
        </w:rPr>
        <w:t>process</w:t>
      </w:r>
      <w:r w:rsidRPr="009B6CB9">
        <w:rPr>
          <w:rFonts w:ascii="Consolas" w:hAnsi="Consolas" w:cs="Times New Roman"/>
          <w:sz w:val="21"/>
          <w:szCs w:val="21"/>
        </w:rPr>
        <w:t xml:space="preserve"> (ReadDataMem, MemToReg, ALUResult) </w:t>
      </w:r>
    </w:p>
    <w:p w14:paraId="350C4A71"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sz w:val="21"/>
          <w:szCs w:val="21"/>
        </w:rPr>
        <w:t>   </w:t>
      </w:r>
      <w:r w:rsidRPr="009B6CB9">
        <w:rPr>
          <w:rFonts w:ascii="Consolas" w:hAnsi="Consolas" w:cs="Times New Roman"/>
          <w:color w:val="0000FF"/>
          <w:sz w:val="21"/>
          <w:szCs w:val="21"/>
        </w:rPr>
        <w:t>begin</w:t>
      </w:r>
    </w:p>
    <w:p w14:paraId="3390ACFD"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sz w:val="21"/>
          <w:szCs w:val="21"/>
        </w:rPr>
        <w:t xml:space="preserve">    </w:t>
      </w:r>
      <w:r w:rsidRPr="009B6CB9">
        <w:rPr>
          <w:rFonts w:ascii="Consolas" w:hAnsi="Consolas" w:cs="Times New Roman"/>
          <w:color w:val="0000FF"/>
          <w:sz w:val="21"/>
          <w:szCs w:val="21"/>
        </w:rPr>
        <w:t>if</w:t>
      </w:r>
      <w:r w:rsidRPr="009B6CB9">
        <w:rPr>
          <w:rFonts w:ascii="Consolas" w:hAnsi="Consolas" w:cs="Times New Roman"/>
          <w:sz w:val="21"/>
          <w:szCs w:val="21"/>
        </w:rPr>
        <w:t xml:space="preserve"> (MemToReg = </w:t>
      </w:r>
      <w:r w:rsidRPr="009B6CB9">
        <w:rPr>
          <w:rFonts w:ascii="Consolas" w:hAnsi="Consolas" w:cs="Times New Roman"/>
          <w:color w:val="098658"/>
          <w:sz w:val="21"/>
          <w:szCs w:val="21"/>
        </w:rPr>
        <w:t>'0'</w:t>
      </w:r>
      <w:r w:rsidRPr="009B6CB9">
        <w:rPr>
          <w:rFonts w:ascii="Consolas" w:hAnsi="Consolas" w:cs="Times New Roman"/>
          <w:sz w:val="21"/>
          <w:szCs w:val="21"/>
        </w:rPr>
        <w:t xml:space="preserve">) </w:t>
      </w:r>
      <w:r w:rsidRPr="009B6CB9">
        <w:rPr>
          <w:rFonts w:ascii="Consolas" w:hAnsi="Consolas" w:cs="Times New Roman"/>
          <w:color w:val="0000FF"/>
          <w:sz w:val="21"/>
          <w:szCs w:val="21"/>
        </w:rPr>
        <w:t>then</w:t>
      </w:r>
    </w:p>
    <w:p w14:paraId="50493AE1"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sz w:val="21"/>
          <w:szCs w:val="21"/>
        </w:rPr>
        <w:t>        MemToRegMuxOut &lt;= ALUResult;</w:t>
      </w:r>
    </w:p>
    <w:p w14:paraId="2464A2D4"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sz w:val="21"/>
          <w:szCs w:val="21"/>
        </w:rPr>
        <w:t xml:space="preserve">    </w:t>
      </w:r>
      <w:r w:rsidRPr="009B6CB9">
        <w:rPr>
          <w:rFonts w:ascii="Consolas" w:hAnsi="Consolas" w:cs="Times New Roman"/>
          <w:color w:val="0000FF"/>
          <w:sz w:val="21"/>
          <w:szCs w:val="21"/>
        </w:rPr>
        <w:t>elsif</w:t>
      </w:r>
      <w:r w:rsidRPr="009B6CB9">
        <w:rPr>
          <w:rFonts w:ascii="Consolas" w:hAnsi="Consolas" w:cs="Times New Roman"/>
          <w:sz w:val="21"/>
          <w:szCs w:val="21"/>
        </w:rPr>
        <w:t xml:space="preserve"> (MemToReg = </w:t>
      </w:r>
      <w:r w:rsidRPr="009B6CB9">
        <w:rPr>
          <w:rFonts w:ascii="Consolas" w:hAnsi="Consolas" w:cs="Times New Roman"/>
          <w:color w:val="098658"/>
          <w:sz w:val="21"/>
          <w:szCs w:val="21"/>
        </w:rPr>
        <w:t>'1'</w:t>
      </w:r>
      <w:r w:rsidRPr="009B6CB9">
        <w:rPr>
          <w:rFonts w:ascii="Consolas" w:hAnsi="Consolas" w:cs="Times New Roman"/>
          <w:sz w:val="21"/>
          <w:szCs w:val="21"/>
        </w:rPr>
        <w:t xml:space="preserve">) </w:t>
      </w:r>
      <w:r w:rsidRPr="009B6CB9">
        <w:rPr>
          <w:rFonts w:ascii="Consolas" w:hAnsi="Consolas" w:cs="Times New Roman"/>
          <w:color w:val="0000FF"/>
          <w:sz w:val="21"/>
          <w:szCs w:val="21"/>
        </w:rPr>
        <w:t>then</w:t>
      </w:r>
    </w:p>
    <w:p w14:paraId="43C777BB"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sz w:val="21"/>
          <w:szCs w:val="21"/>
        </w:rPr>
        <w:t>        MemToRegMuxOut &lt;= ReadDataMem;</w:t>
      </w:r>
    </w:p>
    <w:p w14:paraId="56491D2B"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sz w:val="21"/>
          <w:szCs w:val="21"/>
        </w:rPr>
        <w:t xml:space="preserve">    </w:t>
      </w:r>
      <w:r w:rsidRPr="009B6CB9">
        <w:rPr>
          <w:rFonts w:ascii="Consolas" w:hAnsi="Consolas" w:cs="Times New Roman"/>
          <w:color w:val="0000FF"/>
          <w:sz w:val="21"/>
          <w:szCs w:val="21"/>
        </w:rPr>
        <w:t>else</w:t>
      </w:r>
    </w:p>
    <w:p w14:paraId="4DF0EB76"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sz w:val="21"/>
          <w:szCs w:val="21"/>
        </w:rPr>
        <w:t xml:space="preserve">        MemToRegMuxOut &lt;= </w:t>
      </w:r>
      <w:r w:rsidRPr="009B6CB9">
        <w:rPr>
          <w:rFonts w:ascii="Consolas" w:hAnsi="Consolas" w:cs="Times New Roman"/>
          <w:color w:val="098658"/>
          <w:sz w:val="21"/>
          <w:szCs w:val="21"/>
        </w:rPr>
        <w:t>"HHHHHHHHHHHHHHHH"</w:t>
      </w:r>
      <w:r w:rsidRPr="009B6CB9">
        <w:rPr>
          <w:rFonts w:ascii="Consolas" w:hAnsi="Consolas" w:cs="Times New Roman"/>
          <w:sz w:val="21"/>
          <w:szCs w:val="21"/>
        </w:rPr>
        <w:t>;</w:t>
      </w:r>
    </w:p>
    <w:p w14:paraId="2E85FCD6"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sz w:val="21"/>
          <w:szCs w:val="21"/>
        </w:rPr>
        <w:t xml:space="preserve">    </w:t>
      </w:r>
      <w:r w:rsidRPr="009B6CB9">
        <w:rPr>
          <w:rFonts w:ascii="Consolas" w:hAnsi="Consolas" w:cs="Times New Roman"/>
          <w:color w:val="0000FF"/>
          <w:sz w:val="21"/>
          <w:szCs w:val="21"/>
        </w:rPr>
        <w:t>end</w:t>
      </w:r>
      <w:r w:rsidRPr="009B6CB9">
        <w:rPr>
          <w:rFonts w:ascii="Consolas" w:hAnsi="Consolas" w:cs="Times New Roman"/>
          <w:sz w:val="21"/>
          <w:szCs w:val="21"/>
        </w:rPr>
        <w:t xml:space="preserve"> </w:t>
      </w:r>
      <w:r w:rsidRPr="009B6CB9">
        <w:rPr>
          <w:rFonts w:ascii="Consolas" w:hAnsi="Consolas" w:cs="Times New Roman"/>
          <w:color w:val="0000FF"/>
          <w:sz w:val="21"/>
          <w:szCs w:val="21"/>
        </w:rPr>
        <w:t>if</w:t>
      </w:r>
      <w:r w:rsidRPr="009B6CB9">
        <w:rPr>
          <w:rFonts w:ascii="Consolas" w:hAnsi="Consolas" w:cs="Times New Roman"/>
          <w:sz w:val="21"/>
          <w:szCs w:val="21"/>
        </w:rPr>
        <w:t>;</w:t>
      </w:r>
    </w:p>
    <w:p w14:paraId="654177F4"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sz w:val="21"/>
          <w:szCs w:val="21"/>
        </w:rPr>
        <w:t xml:space="preserve">    </w:t>
      </w:r>
      <w:r w:rsidRPr="009B6CB9">
        <w:rPr>
          <w:rFonts w:ascii="Consolas" w:hAnsi="Consolas" w:cs="Times New Roman"/>
          <w:color w:val="008000"/>
          <w:sz w:val="21"/>
          <w:szCs w:val="21"/>
        </w:rPr>
        <w:t>--MemToRegMuxOut &lt;= ReadDataMem WHEN MemToReg = '0' ELSE ALUResult;</w:t>
      </w:r>
    </w:p>
    <w:p w14:paraId="1BA3C028"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sz w:val="21"/>
          <w:szCs w:val="21"/>
        </w:rPr>
        <w:t xml:space="preserve">    </w:t>
      </w:r>
      <w:r w:rsidRPr="009B6CB9">
        <w:rPr>
          <w:rFonts w:ascii="Consolas" w:hAnsi="Consolas" w:cs="Times New Roman"/>
          <w:color w:val="0000FF"/>
          <w:sz w:val="21"/>
          <w:szCs w:val="21"/>
        </w:rPr>
        <w:t>end</w:t>
      </w:r>
      <w:r w:rsidRPr="009B6CB9">
        <w:rPr>
          <w:rFonts w:ascii="Consolas" w:hAnsi="Consolas" w:cs="Times New Roman"/>
          <w:sz w:val="21"/>
          <w:szCs w:val="21"/>
        </w:rPr>
        <w:t xml:space="preserve"> </w:t>
      </w:r>
      <w:r w:rsidRPr="009B6CB9">
        <w:rPr>
          <w:rFonts w:ascii="Consolas" w:hAnsi="Consolas" w:cs="Times New Roman"/>
          <w:color w:val="0000FF"/>
          <w:sz w:val="21"/>
          <w:szCs w:val="21"/>
        </w:rPr>
        <w:t>process</w:t>
      </w:r>
      <w:r w:rsidRPr="009B6CB9">
        <w:rPr>
          <w:rFonts w:ascii="Consolas" w:hAnsi="Consolas" w:cs="Times New Roman"/>
          <w:sz w:val="21"/>
          <w:szCs w:val="21"/>
        </w:rPr>
        <w:t>;</w:t>
      </w:r>
    </w:p>
    <w:p w14:paraId="740F8350" w14:textId="77777777" w:rsidR="009B6CB9" w:rsidRPr="009B6CB9" w:rsidRDefault="009B6CB9" w:rsidP="009B6CB9">
      <w:pPr>
        <w:shd w:val="clear" w:color="auto" w:fill="FFFFFF"/>
        <w:spacing w:line="285" w:lineRule="atLeast"/>
        <w:rPr>
          <w:rFonts w:ascii="Consolas" w:hAnsi="Consolas" w:cs="Times New Roman"/>
          <w:sz w:val="21"/>
          <w:szCs w:val="21"/>
        </w:rPr>
      </w:pPr>
    </w:p>
    <w:p w14:paraId="122D8A87" w14:textId="77777777" w:rsidR="009B6CB9" w:rsidRPr="009B6CB9" w:rsidRDefault="009B6CB9" w:rsidP="009B6CB9">
      <w:pPr>
        <w:shd w:val="clear" w:color="auto" w:fill="FFFFFF"/>
        <w:spacing w:line="285" w:lineRule="atLeast"/>
        <w:rPr>
          <w:rFonts w:ascii="Consolas" w:hAnsi="Consolas" w:cs="Times New Roman"/>
          <w:sz w:val="21"/>
          <w:szCs w:val="21"/>
        </w:rPr>
      </w:pPr>
      <w:r w:rsidRPr="009B6CB9">
        <w:rPr>
          <w:rFonts w:ascii="Consolas" w:hAnsi="Consolas" w:cs="Times New Roman"/>
          <w:color w:val="0000FF"/>
          <w:sz w:val="21"/>
          <w:szCs w:val="21"/>
        </w:rPr>
        <w:t>end</w:t>
      </w:r>
      <w:r w:rsidRPr="009B6CB9">
        <w:rPr>
          <w:rFonts w:ascii="Consolas" w:hAnsi="Consolas" w:cs="Times New Roman"/>
          <w:sz w:val="21"/>
          <w:szCs w:val="21"/>
        </w:rPr>
        <w:t xml:space="preserve"> Behavioral;</w:t>
      </w:r>
    </w:p>
    <w:p w14:paraId="78281742" w14:textId="77777777" w:rsidR="009B6CB9" w:rsidRPr="009B6CB9" w:rsidRDefault="009B6CB9" w:rsidP="009B6CB9">
      <w:pPr>
        <w:shd w:val="clear" w:color="auto" w:fill="FFFFFF"/>
        <w:spacing w:line="285" w:lineRule="atLeast"/>
        <w:rPr>
          <w:rFonts w:ascii="Consolas" w:hAnsi="Consolas" w:cs="Times New Roman"/>
          <w:sz w:val="21"/>
          <w:szCs w:val="21"/>
        </w:rPr>
      </w:pPr>
    </w:p>
    <w:p w14:paraId="53A87C6A" w14:textId="77777777" w:rsidR="008C203D" w:rsidRPr="008C203D" w:rsidRDefault="008C203D" w:rsidP="00AE0599"/>
    <w:p w14:paraId="50148F25" w14:textId="39AB7CE1" w:rsidR="008C203D" w:rsidRDefault="008C203D" w:rsidP="00645BF1"/>
    <w:p w14:paraId="02E2A42D" w14:textId="4BC0FD0E" w:rsidR="008C203D" w:rsidRDefault="008C203D" w:rsidP="00645BF1"/>
    <w:p w14:paraId="45B8F075" w14:textId="62ED9856" w:rsidR="008C203D" w:rsidRDefault="008C203D" w:rsidP="00645BF1"/>
    <w:p w14:paraId="4FFA014B" w14:textId="45108338" w:rsidR="008C203D" w:rsidRDefault="008C203D" w:rsidP="00645BF1"/>
    <w:p w14:paraId="2586E78B" w14:textId="436D7E10" w:rsidR="008C203D" w:rsidRDefault="008C203D" w:rsidP="00645BF1"/>
    <w:p w14:paraId="5A89F8FD" w14:textId="7A21DF31" w:rsidR="008C203D" w:rsidRDefault="008C203D" w:rsidP="00645BF1"/>
    <w:p w14:paraId="007C607A" w14:textId="3E8DDD98" w:rsidR="008C203D" w:rsidRDefault="008C203D" w:rsidP="00645BF1"/>
    <w:p w14:paraId="637AEFAD" w14:textId="7E49B4E2" w:rsidR="008C203D" w:rsidRDefault="008C203D" w:rsidP="00645BF1"/>
    <w:p w14:paraId="6CAD37A9" w14:textId="4C3D4E72" w:rsidR="008C203D" w:rsidRDefault="008C203D" w:rsidP="00645BF1"/>
    <w:p w14:paraId="66F75596" w14:textId="399B4418" w:rsidR="008C203D" w:rsidRDefault="008C203D" w:rsidP="00645BF1"/>
    <w:p w14:paraId="14901614" w14:textId="76ABAA12" w:rsidR="008C203D" w:rsidRDefault="008C203D" w:rsidP="00645BF1"/>
    <w:p w14:paraId="32A86635" w14:textId="0165C7DD" w:rsidR="008C203D" w:rsidRDefault="008C203D" w:rsidP="00645BF1"/>
    <w:p w14:paraId="38B11D23" w14:textId="7DB795DD" w:rsidR="008C203D" w:rsidRDefault="008C203D" w:rsidP="00645BF1"/>
    <w:p w14:paraId="06FD35E7" w14:textId="3B0980B6" w:rsidR="008C203D" w:rsidRDefault="008C203D" w:rsidP="00645BF1"/>
    <w:p w14:paraId="769B9CE2" w14:textId="4ADE70FA" w:rsidR="008C203D" w:rsidRDefault="008C203D" w:rsidP="00645BF1"/>
    <w:p w14:paraId="52A10FCB" w14:textId="07E7CAF2" w:rsidR="008C203D" w:rsidRDefault="008C203D" w:rsidP="00645BF1"/>
    <w:p w14:paraId="6261647A" w14:textId="4D588FDC" w:rsidR="008C203D" w:rsidRDefault="008C203D" w:rsidP="00645BF1"/>
    <w:p w14:paraId="5993C835" w14:textId="15747891" w:rsidR="008C203D" w:rsidRDefault="008C203D" w:rsidP="00645BF1"/>
    <w:p w14:paraId="304207F3" w14:textId="7037D4BC" w:rsidR="008C203D" w:rsidRDefault="008C203D" w:rsidP="00645BF1"/>
    <w:p w14:paraId="28E919DF" w14:textId="1192574E" w:rsidR="008C203D" w:rsidRDefault="008C203D" w:rsidP="00645BF1"/>
    <w:p w14:paraId="362C1644" w14:textId="545EFAC1" w:rsidR="008C203D" w:rsidRDefault="008C203D" w:rsidP="00645BF1"/>
    <w:p w14:paraId="5AC6A5F6" w14:textId="11D9C522" w:rsidR="008C203D" w:rsidRDefault="008C203D" w:rsidP="00645BF1"/>
    <w:p w14:paraId="6A6C5901" w14:textId="599F6948" w:rsidR="008C203D" w:rsidRDefault="008C203D" w:rsidP="00645BF1"/>
    <w:p w14:paraId="5396DAE7" w14:textId="5D58B166" w:rsidR="008C203D" w:rsidRDefault="008C203D" w:rsidP="00645BF1"/>
    <w:p w14:paraId="61BBFDCE" w14:textId="33DDA546" w:rsidR="008C203D" w:rsidRDefault="008C203D" w:rsidP="00645BF1"/>
    <w:p w14:paraId="591A3755" w14:textId="77777777" w:rsidR="00A14B07" w:rsidRDefault="00A14B07" w:rsidP="00645BF1"/>
    <w:p w14:paraId="0360686A" w14:textId="64E879A5" w:rsidR="008C203D" w:rsidRDefault="008C203D" w:rsidP="00645BF1"/>
    <w:p w14:paraId="458F98BD" w14:textId="50806CE3" w:rsidR="008C203D" w:rsidRDefault="00F26888" w:rsidP="00645BF1">
      <w:r>
        <w:lastRenderedPageBreak/>
        <w:t>PC_Component:</w:t>
      </w:r>
    </w:p>
    <w:p w14:paraId="45D26B21"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8000"/>
          <w:sz w:val="21"/>
          <w:szCs w:val="21"/>
        </w:rPr>
        <w:t>----------------------------------------------------------------------------------</w:t>
      </w:r>
    </w:p>
    <w:p w14:paraId="3464BC96"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8000"/>
          <w:sz w:val="21"/>
          <w:szCs w:val="21"/>
        </w:rPr>
        <w:t xml:space="preserve">-- Company: </w:t>
      </w:r>
    </w:p>
    <w:p w14:paraId="17A39A0A"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8000"/>
          <w:sz w:val="21"/>
          <w:szCs w:val="21"/>
        </w:rPr>
        <w:t xml:space="preserve">-- Engineer: </w:t>
      </w:r>
    </w:p>
    <w:p w14:paraId="7A593969"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sz w:val="21"/>
          <w:szCs w:val="21"/>
        </w:rPr>
        <w:t> </w:t>
      </w:r>
    </w:p>
    <w:p w14:paraId="4BFC71CC"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8000"/>
          <w:sz w:val="21"/>
          <w:szCs w:val="21"/>
        </w:rPr>
        <w:t>-- Create Date: 10/22/2022 04:02:45 PM</w:t>
      </w:r>
    </w:p>
    <w:p w14:paraId="2EA6744E"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8000"/>
          <w:sz w:val="21"/>
          <w:szCs w:val="21"/>
        </w:rPr>
        <w:t xml:space="preserve">-- Design Name: </w:t>
      </w:r>
    </w:p>
    <w:p w14:paraId="42C89BF8"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8000"/>
          <w:sz w:val="21"/>
          <w:szCs w:val="21"/>
        </w:rPr>
        <w:t>-- Module Name: PC_Component - Behavioral</w:t>
      </w:r>
    </w:p>
    <w:p w14:paraId="25144573"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8000"/>
          <w:sz w:val="21"/>
          <w:szCs w:val="21"/>
        </w:rPr>
        <w:t xml:space="preserve">-- Project Name: </w:t>
      </w:r>
    </w:p>
    <w:p w14:paraId="15B903C7"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8000"/>
          <w:sz w:val="21"/>
          <w:szCs w:val="21"/>
        </w:rPr>
        <w:t xml:space="preserve">-- Target Devices: </w:t>
      </w:r>
    </w:p>
    <w:p w14:paraId="75D2A934"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8000"/>
          <w:sz w:val="21"/>
          <w:szCs w:val="21"/>
        </w:rPr>
        <w:t xml:space="preserve">-- Tool Versions: </w:t>
      </w:r>
    </w:p>
    <w:p w14:paraId="2DB22DC6"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8000"/>
          <w:sz w:val="21"/>
          <w:szCs w:val="21"/>
        </w:rPr>
        <w:t xml:space="preserve">-- Description: </w:t>
      </w:r>
    </w:p>
    <w:p w14:paraId="2792BE67"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sz w:val="21"/>
          <w:szCs w:val="21"/>
        </w:rPr>
        <w:t> </w:t>
      </w:r>
    </w:p>
    <w:p w14:paraId="439F351B"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8000"/>
          <w:sz w:val="21"/>
          <w:szCs w:val="21"/>
        </w:rPr>
        <w:t xml:space="preserve">-- Dependencies: </w:t>
      </w:r>
    </w:p>
    <w:p w14:paraId="4DC535C8"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sz w:val="21"/>
          <w:szCs w:val="21"/>
        </w:rPr>
        <w:t> </w:t>
      </w:r>
    </w:p>
    <w:p w14:paraId="21AD25DB"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8000"/>
          <w:sz w:val="21"/>
          <w:szCs w:val="21"/>
        </w:rPr>
        <w:t>-- Revision:</w:t>
      </w:r>
    </w:p>
    <w:p w14:paraId="0A920121"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8000"/>
          <w:sz w:val="21"/>
          <w:szCs w:val="21"/>
        </w:rPr>
        <w:t>-- Revision 0.01 - File Created</w:t>
      </w:r>
    </w:p>
    <w:p w14:paraId="1E41F5CE"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8000"/>
          <w:sz w:val="21"/>
          <w:szCs w:val="21"/>
        </w:rPr>
        <w:t>-- Additional Comments:</w:t>
      </w:r>
    </w:p>
    <w:p w14:paraId="637F96C2"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8000"/>
          <w:sz w:val="21"/>
          <w:szCs w:val="21"/>
        </w:rPr>
        <w:t xml:space="preserve">-- </w:t>
      </w:r>
    </w:p>
    <w:p w14:paraId="30C76FC9"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8000"/>
          <w:sz w:val="21"/>
          <w:szCs w:val="21"/>
        </w:rPr>
        <w:t>----------------------------------------------------------------------------------</w:t>
      </w:r>
    </w:p>
    <w:p w14:paraId="6E184DA8" w14:textId="77777777" w:rsidR="00F4083C" w:rsidRPr="00F4083C" w:rsidRDefault="00F4083C" w:rsidP="00F4083C">
      <w:pPr>
        <w:shd w:val="clear" w:color="auto" w:fill="FFFFFF"/>
        <w:spacing w:line="285" w:lineRule="atLeast"/>
        <w:rPr>
          <w:rFonts w:ascii="Consolas" w:hAnsi="Consolas" w:cs="Times New Roman"/>
          <w:sz w:val="21"/>
          <w:szCs w:val="21"/>
        </w:rPr>
      </w:pPr>
    </w:p>
    <w:p w14:paraId="3568057E"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00FF"/>
          <w:sz w:val="21"/>
          <w:szCs w:val="21"/>
        </w:rPr>
        <w:t>library</w:t>
      </w:r>
      <w:r w:rsidRPr="00F4083C">
        <w:rPr>
          <w:rFonts w:ascii="Consolas" w:hAnsi="Consolas" w:cs="Times New Roman"/>
          <w:sz w:val="21"/>
          <w:szCs w:val="21"/>
        </w:rPr>
        <w:t xml:space="preserve"> IEEE;</w:t>
      </w:r>
    </w:p>
    <w:p w14:paraId="72A77622"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00FF"/>
          <w:sz w:val="21"/>
          <w:szCs w:val="21"/>
        </w:rPr>
        <w:t>use</w:t>
      </w:r>
      <w:r w:rsidRPr="00F4083C">
        <w:rPr>
          <w:rFonts w:ascii="Consolas" w:hAnsi="Consolas" w:cs="Times New Roman"/>
          <w:sz w:val="21"/>
          <w:szCs w:val="21"/>
        </w:rPr>
        <w:t xml:space="preserve"> IEEE.STD_LOGIC_1164.</w:t>
      </w:r>
      <w:r w:rsidRPr="00F4083C">
        <w:rPr>
          <w:rFonts w:ascii="Consolas" w:hAnsi="Consolas" w:cs="Times New Roman"/>
          <w:color w:val="0000FF"/>
          <w:sz w:val="21"/>
          <w:szCs w:val="21"/>
        </w:rPr>
        <w:t>ALL</w:t>
      </w:r>
      <w:r w:rsidRPr="00F4083C">
        <w:rPr>
          <w:rFonts w:ascii="Consolas" w:hAnsi="Consolas" w:cs="Times New Roman"/>
          <w:sz w:val="21"/>
          <w:szCs w:val="21"/>
        </w:rPr>
        <w:t>;</w:t>
      </w:r>
    </w:p>
    <w:p w14:paraId="1D6BDB82"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00FF"/>
          <w:sz w:val="21"/>
          <w:szCs w:val="21"/>
        </w:rPr>
        <w:t>use</w:t>
      </w:r>
      <w:r w:rsidRPr="00F4083C">
        <w:rPr>
          <w:rFonts w:ascii="Consolas" w:hAnsi="Consolas" w:cs="Times New Roman"/>
          <w:sz w:val="21"/>
          <w:szCs w:val="21"/>
        </w:rPr>
        <w:t xml:space="preserve"> IEEE.STD_LOGIC_ARITH.</w:t>
      </w:r>
      <w:r w:rsidRPr="00F4083C">
        <w:rPr>
          <w:rFonts w:ascii="Consolas" w:hAnsi="Consolas" w:cs="Times New Roman"/>
          <w:color w:val="0000FF"/>
          <w:sz w:val="21"/>
          <w:szCs w:val="21"/>
        </w:rPr>
        <w:t>ALL</w:t>
      </w:r>
      <w:r w:rsidRPr="00F4083C">
        <w:rPr>
          <w:rFonts w:ascii="Consolas" w:hAnsi="Consolas" w:cs="Times New Roman"/>
          <w:sz w:val="21"/>
          <w:szCs w:val="21"/>
        </w:rPr>
        <w:t>;</w:t>
      </w:r>
    </w:p>
    <w:p w14:paraId="4DD0C618"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00FF"/>
          <w:sz w:val="21"/>
          <w:szCs w:val="21"/>
        </w:rPr>
        <w:t>use</w:t>
      </w:r>
      <w:r w:rsidRPr="00F4083C">
        <w:rPr>
          <w:rFonts w:ascii="Consolas" w:hAnsi="Consolas" w:cs="Times New Roman"/>
          <w:sz w:val="21"/>
          <w:szCs w:val="21"/>
        </w:rPr>
        <w:t xml:space="preserve"> IEEE.STD_LOGIC_UNSIGNED.</w:t>
      </w:r>
      <w:r w:rsidRPr="00F4083C">
        <w:rPr>
          <w:rFonts w:ascii="Consolas" w:hAnsi="Consolas" w:cs="Times New Roman"/>
          <w:color w:val="0000FF"/>
          <w:sz w:val="21"/>
          <w:szCs w:val="21"/>
        </w:rPr>
        <w:t>ALL</w:t>
      </w:r>
      <w:r w:rsidRPr="00F4083C">
        <w:rPr>
          <w:rFonts w:ascii="Consolas" w:hAnsi="Consolas" w:cs="Times New Roman"/>
          <w:sz w:val="21"/>
          <w:szCs w:val="21"/>
        </w:rPr>
        <w:t>;</w:t>
      </w:r>
    </w:p>
    <w:p w14:paraId="5D4C6594" w14:textId="77777777" w:rsidR="00F4083C" w:rsidRPr="00F4083C" w:rsidRDefault="00F4083C" w:rsidP="00F4083C">
      <w:pPr>
        <w:shd w:val="clear" w:color="auto" w:fill="FFFFFF"/>
        <w:spacing w:after="240" w:line="285" w:lineRule="atLeast"/>
        <w:rPr>
          <w:rFonts w:ascii="Consolas" w:hAnsi="Consolas" w:cs="Times New Roman"/>
          <w:sz w:val="21"/>
          <w:szCs w:val="21"/>
        </w:rPr>
      </w:pPr>
    </w:p>
    <w:p w14:paraId="56E1B6F5"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00FF"/>
          <w:sz w:val="21"/>
          <w:szCs w:val="21"/>
        </w:rPr>
        <w:t>entity</w:t>
      </w:r>
      <w:r w:rsidRPr="00F4083C">
        <w:rPr>
          <w:rFonts w:ascii="Consolas" w:hAnsi="Consolas" w:cs="Times New Roman"/>
          <w:sz w:val="21"/>
          <w:szCs w:val="21"/>
        </w:rPr>
        <w:t xml:space="preserve"> PC_Component </w:t>
      </w:r>
      <w:r w:rsidRPr="00F4083C">
        <w:rPr>
          <w:rFonts w:ascii="Consolas" w:hAnsi="Consolas" w:cs="Times New Roman"/>
          <w:color w:val="0000FF"/>
          <w:sz w:val="21"/>
          <w:szCs w:val="21"/>
        </w:rPr>
        <w:t>is</w:t>
      </w:r>
    </w:p>
    <w:p w14:paraId="2C34A6D4"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sz w:val="21"/>
          <w:szCs w:val="21"/>
        </w:rPr>
        <w:t xml:space="preserve">    </w:t>
      </w:r>
      <w:r w:rsidRPr="00F4083C">
        <w:rPr>
          <w:rFonts w:ascii="Consolas" w:hAnsi="Consolas" w:cs="Times New Roman"/>
          <w:color w:val="0000FF"/>
          <w:sz w:val="21"/>
          <w:szCs w:val="21"/>
        </w:rPr>
        <w:t>Port</w:t>
      </w:r>
      <w:r w:rsidRPr="00F4083C">
        <w:rPr>
          <w:rFonts w:ascii="Consolas" w:hAnsi="Consolas" w:cs="Times New Roman"/>
          <w:sz w:val="21"/>
          <w:szCs w:val="21"/>
        </w:rPr>
        <w:t xml:space="preserve"> </w:t>
      </w:r>
      <w:proofErr w:type="gramStart"/>
      <w:r w:rsidRPr="00F4083C">
        <w:rPr>
          <w:rFonts w:ascii="Consolas" w:hAnsi="Consolas" w:cs="Times New Roman"/>
          <w:sz w:val="21"/>
          <w:szCs w:val="21"/>
        </w:rPr>
        <w:t>( clk</w:t>
      </w:r>
      <w:proofErr w:type="gramEnd"/>
      <w:r w:rsidRPr="00F4083C">
        <w:rPr>
          <w:rFonts w:ascii="Consolas" w:hAnsi="Consolas" w:cs="Times New Roman"/>
          <w:sz w:val="21"/>
          <w:szCs w:val="21"/>
        </w:rPr>
        <w:t xml:space="preserve"> : </w:t>
      </w:r>
      <w:r w:rsidRPr="00F4083C">
        <w:rPr>
          <w:rFonts w:ascii="Consolas" w:hAnsi="Consolas" w:cs="Times New Roman"/>
          <w:color w:val="0000FF"/>
          <w:sz w:val="21"/>
          <w:szCs w:val="21"/>
        </w:rPr>
        <w:t>in</w:t>
      </w:r>
      <w:r w:rsidRPr="00F4083C">
        <w:rPr>
          <w:rFonts w:ascii="Consolas" w:hAnsi="Consolas" w:cs="Times New Roman"/>
          <w:sz w:val="21"/>
          <w:szCs w:val="21"/>
        </w:rPr>
        <w:t xml:space="preserve">  STD_LOGIC;</w:t>
      </w:r>
    </w:p>
    <w:p w14:paraId="7AF0D3FA"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sz w:val="21"/>
          <w:szCs w:val="21"/>
        </w:rPr>
        <w:t>           pc_</w:t>
      </w:r>
      <w:proofErr w:type="gramStart"/>
      <w:r w:rsidRPr="00F4083C">
        <w:rPr>
          <w:rFonts w:ascii="Consolas" w:hAnsi="Consolas" w:cs="Times New Roman"/>
          <w:sz w:val="21"/>
          <w:szCs w:val="21"/>
        </w:rPr>
        <w:t>in :</w:t>
      </w:r>
      <w:proofErr w:type="gramEnd"/>
      <w:r w:rsidRPr="00F4083C">
        <w:rPr>
          <w:rFonts w:ascii="Consolas" w:hAnsi="Consolas" w:cs="Times New Roman"/>
          <w:sz w:val="21"/>
          <w:szCs w:val="21"/>
        </w:rPr>
        <w:t xml:space="preserve"> </w:t>
      </w:r>
      <w:r w:rsidRPr="00F4083C">
        <w:rPr>
          <w:rFonts w:ascii="Consolas" w:hAnsi="Consolas" w:cs="Times New Roman"/>
          <w:color w:val="0000FF"/>
          <w:sz w:val="21"/>
          <w:szCs w:val="21"/>
        </w:rPr>
        <w:t>in</w:t>
      </w:r>
      <w:r w:rsidRPr="00F4083C">
        <w:rPr>
          <w:rFonts w:ascii="Consolas" w:hAnsi="Consolas" w:cs="Times New Roman"/>
          <w:sz w:val="21"/>
          <w:szCs w:val="21"/>
        </w:rPr>
        <w:t xml:space="preserve">  STD_LOGIC_VECTOR (</w:t>
      </w:r>
      <w:r w:rsidRPr="00F4083C">
        <w:rPr>
          <w:rFonts w:ascii="Consolas" w:hAnsi="Consolas" w:cs="Times New Roman"/>
          <w:color w:val="098658"/>
          <w:sz w:val="21"/>
          <w:szCs w:val="21"/>
        </w:rPr>
        <w:t>15</w:t>
      </w:r>
      <w:r w:rsidRPr="00F4083C">
        <w:rPr>
          <w:rFonts w:ascii="Consolas" w:hAnsi="Consolas" w:cs="Times New Roman"/>
          <w:sz w:val="21"/>
          <w:szCs w:val="21"/>
        </w:rPr>
        <w:t xml:space="preserve"> </w:t>
      </w:r>
      <w:r w:rsidRPr="00F4083C">
        <w:rPr>
          <w:rFonts w:ascii="Consolas" w:hAnsi="Consolas" w:cs="Times New Roman"/>
          <w:color w:val="0000FF"/>
          <w:sz w:val="21"/>
          <w:szCs w:val="21"/>
        </w:rPr>
        <w:t>downto</w:t>
      </w:r>
      <w:r w:rsidRPr="00F4083C">
        <w:rPr>
          <w:rFonts w:ascii="Consolas" w:hAnsi="Consolas" w:cs="Times New Roman"/>
          <w:sz w:val="21"/>
          <w:szCs w:val="21"/>
        </w:rPr>
        <w:t xml:space="preserve"> </w:t>
      </w:r>
      <w:r w:rsidRPr="00F4083C">
        <w:rPr>
          <w:rFonts w:ascii="Consolas" w:hAnsi="Consolas" w:cs="Times New Roman"/>
          <w:color w:val="098658"/>
          <w:sz w:val="21"/>
          <w:szCs w:val="21"/>
        </w:rPr>
        <w:t>0</w:t>
      </w:r>
      <w:r w:rsidRPr="00F4083C">
        <w:rPr>
          <w:rFonts w:ascii="Consolas" w:hAnsi="Consolas" w:cs="Times New Roman"/>
          <w:sz w:val="21"/>
          <w:szCs w:val="21"/>
        </w:rPr>
        <w:t>);</w:t>
      </w:r>
    </w:p>
    <w:p w14:paraId="04010A2C"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sz w:val="21"/>
          <w:szCs w:val="21"/>
        </w:rPr>
        <w:t>           pc_</w:t>
      </w:r>
      <w:proofErr w:type="gramStart"/>
      <w:r w:rsidRPr="00F4083C">
        <w:rPr>
          <w:rFonts w:ascii="Consolas" w:hAnsi="Consolas" w:cs="Times New Roman"/>
          <w:sz w:val="21"/>
          <w:szCs w:val="21"/>
        </w:rPr>
        <w:t>out :</w:t>
      </w:r>
      <w:proofErr w:type="gramEnd"/>
      <w:r w:rsidRPr="00F4083C">
        <w:rPr>
          <w:rFonts w:ascii="Consolas" w:hAnsi="Consolas" w:cs="Times New Roman"/>
          <w:sz w:val="21"/>
          <w:szCs w:val="21"/>
        </w:rPr>
        <w:t xml:space="preserve"> </w:t>
      </w:r>
      <w:r w:rsidRPr="00F4083C">
        <w:rPr>
          <w:rFonts w:ascii="Consolas" w:hAnsi="Consolas" w:cs="Times New Roman"/>
          <w:color w:val="0000FF"/>
          <w:sz w:val="21"/>
          <w:szCs w:val="21"/>
        </w:rPr>
        <w:t>inout</w:t>
      </w:r>
      <w:r w:rsidRPr="00F4083C">
        <w:rPr>
          <w:rFonts w:ascii="Consolas" w:hAnsi="Consolas" w:cs="Times New Roman"/>
          <w:sz w:val="21"/>
          <w:szCs w:val="21"/>
        </w:rPr>
        <w:t xml:space="preserve">  STD_LOGIC_VECTOR (</w:t>
      </w:r>
      <w:r w:rsidRPr="00F4083C">
        <w:rPr>
          <w:rFonts w:ascii="Consolas" w:hAnsi="Consolas" w:cs="Times New Roman"/>
          <w:color w:val="098658"/>
          <w:sz w:val="21"/>
          <w:szCs w:val="21"/>
        </w:rPr>
        <w:t>15</w:t>
      </w:r>
      <w:r w:rsidRPr="00F4083C">
        <w:rPr>
          <w:rFonts w:ascii="Consolas" w:hAnsi="Consolas" w:cs="Times New Roman"/>
          <w:sz w:val="21"/>
          <w:szCs w:val="21"/>
        </w:rPr>
        <w:t xml:space="preserve"> </w:t>
      </w:r>
      <w:r w:rsidRPr="00F4083C">
        <w:rPr>
          <w:rFonts w:ascii="Consolas" w:hAnsi="Consolas" w:cs="Times New Roman"/>
          <w:color w:val="0000FF"/>
          <w:sz w:val="21"/>
          <w:szCs w:val="21"/>
        </w:rPr>
        <w:t>downto</w:t>
      </w:r>
      <w:r w:rsidRPr="00F4083C">
        <w:rPr>
          <w:rFonts w:ascii="Consolas" w:hAnsi="Consolas" w:cs="Times New Roman"/>
          <w:sz w:val="21"/>
          <w:szCs w:val="21"/>
        </w:rPr>
        <w:t xml:space="preserve"> </w:t>
      </w:r>
      <w:r w:rsidRPr="00F4083C">
        <w:rPr>
          <w:rFonts w:ascii="Consolas" w:hAnsi="Consolas" w:cs="Times New Roman"/>
          <w:color w:val="098658"/>
          <w:sz w:val="21"/>
          <w:szCs w:val="21"/>
        </w:rPr>
        <w:t>0</w:t>
      </w:r>
      <w:r w:rsidRPr="00F4083C">
        <w:rPr>
          <w:rFonts w:ascii="Consolas" w:hAnsi="Consolas" w:cs="Times New Roman"/>
          <w:sz w:val="21"/>
          <w:szCs w:val="21"/>
        </w:rPr>
        <w:t>));</w:t>
      </w:r>
    </w:p>
    <w:p w14:paraId="36EFE046"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00FF"/>
          <w:sz w:val="21"/>
          <w:szCs w:val="21"/>
        </w:rPr>
        <w:t>end</w:t>
      </w:r>
      <w:r w:rsidRPr="00F4083C">
        <w:rPr>
          <w:rFonts w:ascii="Consolas" w:hAnsi="Consolas" w:cs="Times New Roman"/>
          <w:sz w:val="21"/>
          <w:szCs w:val="21"/>
        </w:rPr>
        <w:t xml:space="preserve"> PC_Component;</w:t>
      </w:r>
    </w:p>
    <w:p w14:paraId="2B7BB04D" w14:textId="77777777" w:rsidR="00F4083C" w:rsidRPr="00F4083C" w:rsidRDefault="00F4083C" w:rsidP="00F4083C">
      <w:pPr>
        <w:shd w:val="clear" w:color="auto" w:fill="FFFFFF"/>
        <w:spacing w:line="285" w:lineRule="atLeast"/>
        <w:rPr>
          <w:rFonts w:ascii="Consolas" w:hAnsi="Consolas" w:cs="Times New Roman"/>
          <w:sz w:val="21"/>
          <w:szCs w:val="21"/>
        </w:rPr>
      </w:pPr>
    </w:p>
    <w:p w14:paraId="43274FC4"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00FF"/>
          <w:sz w:val="21"/>
          <w:szCs w:val="21"/>
        </w:rPr>
        <w:t>architecture</w:t>
      </w:r>
      <w:r w:rsidRPr="00F4083C">
        <w:rPr>
          <w:rFonts w:ascii="Consolas" w:hAnsi="Consolas" w:cs="Times New Roman"/>
          <w:sz w:val="21"/>
          <w:szCs w:val="21"/>
        </w:rPr>
        <w:t xml:space="preserve"> Behavioral </w:t>
      </w:r>
      <w:r w:rsidRPr="00F4083C">
        <w:rPr>
          <w:rFonts w:ascii="Consolas" w:hAnsi="Consolas" w:cs="Times New Roman"/>
          <w:color w:val="0000FF"/>
          <w:sz w:val="21"/>
          <w:szCs w:val="21"/>
        </w:rPr>
        <w:t>of</w:t>
      </w:r>
      <w:r w:rsidRPr="00F4083C">
        <w:rPr>
          <w:rFonts w:ascii="Consolas" w:hAnsi="Consolas" w:cs="Times New Roman"/>
          <w:sz w:val="21"/>
          <w:szCs w:val="21"/>
        </w:rPr>
        <w:t xml:space="preserve"> PC_Component </w:t>
      </w:r>
      <w:r w:rsidRPr="00F4083C">
        <w:rPr>
          <w:rFonts w:ascii="Consolas" w:hAnsi="Consolas" w:cs="Times New Roman"/>
          <w:color w:val="0000FF"/>
          <w:sz w:val="21"/>
          <w:szCs w:val="21"/>
        </w:rPr>
        <w:t>is</w:t>
      </w:r>
    </w:p>
    <w:p w14:paraId="562BEB38" w14:textId="77777777" w:rsidR="00F4083C" w:rsidRPr="00F4083C" w:rsidRDefault="00F4083C" w:rsidP="00F4083C">
      <w:pPr>
        <w:shd w:val="clear" w:color="auto" w:fill="FFFFFF"/>
        <w:spacing w:line="285" w:lineRule="atLeast"/>
        <w:rPr>
          <w:rFonts w:ascii="Consolas" w:hAnsi="Consolas" w:cs="Times New Roman"/>
          <w:sz w:val="21"/>
          <w:szCs w:val="21"/>
        </w:rPr>
      </w:pPr>
    </w:p>
    <w:p w14:paraId="6DEB9517"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00FF"/>
          <w:sz w:val="21"/>
          <w:szCs w:val="21"/>
        </w:rPr>
        <w:t>begin</w:t>
      </w:r>
    </w:p>
    <w:p w14:paraId="01C373B8" w14:textId="77777777" w:rsidR="00F4083C" w:rsidRPr="00F4083C" w:rsidRDefault="00F4083C" w:rsidP="00F4083C">
      <w:pPr>
        <w:shd w:val="clear" w:color="auto" w:fill="FFFFFF"/>
        <w:spacing w:line="285" w:lineRule="atLeast"/>
        <w:rPr>
          <w:rFonts w:ascii="Consolas" w:hAnsi="Consolas" w:cs="Times New Roman"/>
          <w:sz w:val="21"/>
          <w:szCs w:val="21"/>
        </w:rPr>
      </w:pPr>
    </w:p>
    <w:p w14:paraId="423AFDBC"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00FF"/>
          <w:sz w:val="21"/>
          <w:szCs w:val="21"/>
        </w:rPr>
        <w:t>process</w:t>
      </w:r>
      <w:r w:rsidRPr="00F4083C">
        <w:rPr>
          <w:rFonts w:ascii="Consolas" w:hAnsi="Consolas" w:cs="Times New Roman"/>
          <w:sz w:val="21"/>
          <w:szCs w:val="21"/>
        </w:rPr>
        <w:t xml:space="preserve"> (clk, pc_in)</w:t>
      </w:r>
    </w:p>
    <w:p w14:paraId="6C24EF5C"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sz w:val="21"/>
          <w:szCs w:val="21"/>
        </w:rPr>
        <w:t xml:space="preserve">    </w:t>
      </w:r>
      <w:r w:rsidRPr="00F4083C">
        <w:rPr>
          <w:rFonts w:ascii="Consolas" w:hAnsi="Consolas" w:cs="Times New Roman"/>
          <w:color w:val="0000FF"/>
          <w:sz w:val="21"/>
          <w:szCs w:val="21"/>
        </w:rPr>
        <w:t>variable</w:t>
      </w:r>
      <w:r w:rsidRPr="00F4083C">
        <w:rPr>
          <w:rFonts w:ascii="Consolas" w:hAnsi="Consolas" w:cs="Times New Roman"/>
          <w:sz w:val="21"/>
          <w:szCs w:val="21"/>
        </w:rPr>
        <w:t xml:space="preserve"> </w:t>
      </w:r>
      <w:proofErr w:type="gramStart"/>
      <w:r w:rsidRPr="00F4083C">
        <w:rPr>
          <w:rFonts w:ascii="Consolas" w:hAnsi="Consolas" w:cs="Times New Roman"/>
          <w:sz w:val="21"/>
          <w:szCs w:val="21"/>
        </w:rPr>
        <w:t>temp :</w:t>
      </w:r>
      <w:proofErr w:type="gramEnd"/>
      <w:r w:rsidRPr="00F4083C">
        <w:rPr>
          <w:rFonts w:ascii="Consolas" w:hAnsi="Consolas" w:cs="Times New Roman"/>
          <w:sz w:val="21"/>
          <w:szCs w:val="21"/>
        </w:rPr>
        <w:t xml:space="preserve"> std_logic_vector(</w:t>
      </w:r>
      <w:r w:rsidRPr="00F4083C">
        <w:rPr>
          <w:rFonts w:ascii="Consolas" w:hAnsi="Consolas" w:cs="Times New Roman"/>
          <w:color w:val="098658"/>
          <w:sz w:val="21"/>
          <w:szCs w:val="21"/>
        </w:rPr>
        <w:t>15</w:t>
      </w:r>
      <w:r w:rsidRPr="00F4083C">
        <w:rPr>
          <w:rFonts w:ascii="Consolas" w:hAnsi="Consolas" w:cs="Times New Roman"/>
          <w:sz w:val="21"/>
          <w:szCs w:val="21"/>
        </w:rPr>
        <w:t xml:space="preserve"> </w:t>
      </w:r>
      <w:r w:rsidRPr="00F4083C">
        <w:rPr>
          <w:rFonts w:ascii="Consolas" w:hAnsi="Consolas" w:cs="Times New Roman"/>
          <w:color w:val="0000FF"/>
          <w:sz w:val="21"/>
          <w:szCs w:val="21"/>
        </w:rPr>
        <w:t>downto</w:t>
      </w:r>
      <w:r w:rsidRPr="00F4083C">
        <w:rPr>
          <w:rFonts w:ascii="Consolas" w:hAnsi="Consolas" w:cs="Times New Roman"/>
          <w:sz w:val="21"/>
          <w:szCs w:val="21"/>
        </w:rPr>
        <w:t xml:space="preserve"> </w:t>
      </w:r>
      <w:r w:rsidRPr="00F4083C">
        <w:rPr>
          <w:rFonts w:ascii="Consolas" w:hAnsi="Consolas" w:cs="Times New Roman"/>
          <w:color w:val="098658"/>
          <w:sz w:val="21"/>
          <w:szCs w:val="21"/>
        </w:rPr>
        <w:t>0</w:t>
      </w:r>
      <w:r w:rsidRPr="00F4083C">
        <w:rPr>
          <w:rFonts w:ascii="Consolas" w:hAnsi="Consolas" w:cs="Times New Roman"/>
          <w:sz w:val="21"/>
          <w:szCs w:val="21"/>
        </w:rPr>
        <w:t xml:space="preserve">) := </w:t>
      </w:r>
      <w:r w:rsidRPr="00F4083C">
        <w:rPr>
          <w:rFonts w:ascii="Consolas" w:hAnsi="Consolas" w:cs="Times New Roman"/>
          <w:color w:val="098658"/>
          <w:sz w:val="21"/>
          <w:szCs w:val="21"/>
        </w:rPr>
        <w:t>"0000000000000000"</w:t>
      </w:r>
      <w:r w:rsidRPr="00F4083C">
        <w:rPr>
          <w:rFonts w:ascii="Consolas" w:hAnsi="Consolas" w:cs="Times New Roman"/>
          <w:sz w:val="21"/>
          <w:szCs w:val="21"/>
        </w:rPr>
        <w:t>;</w:t>
      </w:r>
    </w:p>
    <w:p w14:paraId="5FFF9A00"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sz w:val="21"/>
          <w:szCs w:val="21"/>
        </w:rPr>
        <w:t xml:space="preserve">    </w:t>
      </w:r>
      <w:r w:rsidRPr="00F4083C">
        <w:rPr>
          <w:rFonts w:ascii="Consolas" w:hAnsi="Consolas" w:cs="Times New Roman"/>
          <w:color w:val="0000FF"/>
          <w:sz w:val="21"/>
          <w:szCs w:val="21"/>
        </w:rPr>
        <w:t>begin</w:t>
      </w:r>
    </w:p>
    <w:p w14:paraId="6BC3DC52"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sz w:val="21"/>
          <w:szCs w:val="21"/>
        </w:rPr>
        <w:t xml:space="preserve">    </w:t>
      </w:r>
      <w:r w:rsidRPr="00F4083C">
        <w:rPr>
          <w:rFonts w:ascii="Consolas" w:hAnsi="Consolas" w:cs="Times New Roman"/>
          <w:color w:val="008000"/>
          <w:sz w:val="21"/>
          <w:szCs w:val="21"/>
        </w:rPr>
        <w:t xml:space="preserve">--if rising_edge(clk) then </w:t>
      </w:r>
    </w:p>
    <w:p w14:paraId="53E82C53"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sz w:val="21"/>
          <w:szCs w:val="21"/>
        </w:rPr>
        <w:t xml:space="preserve">    </w:t>
      </w:r>
      <w:r w:rsidRPr="00F4083C">
        <w:rPr>
          <w:rFonts w:ascii="Consolas" w:hAnsi="Consolas" w:cs="Times New Roman"/>
          <w:color w:val="0000FF"/>
          <w:sz w:val="21"/>
          <w:szCs w:val="21"/>
        </w:rPr>
        <w:t>if</w:t>
      </w:r>
      <w:r w:rsidRPr="00F4083C">
        <w:rPr>
          <w:rFonts w:ascii="Consolas" w:hAnsi="Consolas" w:cs="Times New Roman"/>
          <w:sz w:val="21"/>
          <w:szCs w:val="21"/>
        </w:rPr>
        <w:t xml:space="preserve"> falling_edge(clk) </w:t>
      </w:r>
      <w:r w:rsidRPr="00F4083C">
        <w:rPr>
          <w:rFonts w:ascii="Consolas" w:hAnsi="Consolas" w:cs="Times New Roman"/>
          <w:color w:val="0000FF"/>
          <w:sz w:val="21"/>
          <w:szCs w:val="21"/>
        </w:rPr>
        <w:t>then</w:t>
      </w:r>
    </w:p>
    <w:p w14:paraId="0CF953C8"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sz w:val="21"/>
          <w:szCs w:val="21"/>
        </w:rPr>
        <w:t>       </w:t>
      </w:r>
      <w:proofErr w:type="gramStart"/>
      <w:r w:rsidRPr="00F4083C">
        <w:rPr>
          <w:rFonts w:ascii="Consolas" w:hAnsi="Consolas" w:cs="Times New Roman"/>
          <w:sz w:val="21"/>
          <w:szCs w:val="21"/>
        </w:rPr>
        <w:t>temp :</w:t>
      </w:r>
      <w:proofErr w:type="gramEnd"/>
      <w:r w:rsidRPr="00F4083C">
        <w:rPr>
          <w:rFonts w:ascii="Consolas" w:hAnsi="Consolas" w:cs="Times New Roman"/>
          <w:sz w:val="21"/>
          <w:szCs w:val="21"/>
        </w:rPr>
        <w:t>= pc_in;</w:t>
      </w:r>
    </w:p>
    <w:p w14:paraId="540FDB26"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sz w:val="21"/>
          <w:szCs w:val="21"/>
        </w:rPr>
        <w:lastRenderedPageBreak/>
        <w:t xml:space="preserve">    </w:t>
      </w:r>
      <w:r w:rsidRPr="00F4083C">
        <w:rPr>
          <w:rFonts w:ascii="Consolas" w:hAnsi="Consolas" w:cs="Times New Roman"/>
          <w:color w:val="0000FF"/>
          <w:sz w:val="21"/>
          <w:szCs w:val="21"/>
        </w:rPr>
        <w:t>else</w:t>
      </w:r>
    </w:p>
    <w:p w14:paraId="7F57232F"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sz w:val="21"/>
          <w:szCs w:val="21"/>
        </w:rPr>
        <w:t>       </w:t>
      </w:r>
      <w:proofErr w:type="gramStart"/>
      <w:r w:rsidRPr="00F4083C">
        <w:rPr>
          <w:rFonts w:ascii="Consolas" w:hAnsi="Consolas" w:cs="Times New Roman"/>
          <w:sz w:val="21"/>
          <w:szCs w:val="21"/>
        </w:rPr>
        <w:t>temp :</w:t>
      </w:r>
      <w:proofErr w:type="gramEnd"/>
      <w:r w:rsidRPr="00F4083C">
        <w:rPr>
          <w:rFonts w:ascii="Consolas" w:hAnsi="Consolas" w:cs="Times New Roman"/>
          <w:sz w:val="21"/>
          <w:szCs w:val="21"/>
        </w:rPr>
        <w:t>= temp;</w:t>
      </w:r>
    </w:p>
    <w:p w14:paraId="4CEDAEDF"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sz w:val="21"/>
          <w:szCs w:val="21"/>
        </w:rPr>
        <w:t>       </w:t>
      </w:r>
      <w:r w:rsidRPr="00F4083C">
        <w:rPr>
          <w:rFonts w:ascii="Consolas" w:hAnsi="Consolas" w:cs="Times New Roman"/>
          <w:color w:val="008000"/>
          <w:sz w:val="21"/>
          <w:szCs w:val="21"/>
        </w:rPr>
        <w:t>--pc_out &lt;= pc_</w:t>
      </w:r>
      <w:proofErr w:type="gramStart"/>
      <w:r w:rsidRPr="00F4083C">
        <w:rPr>
          <w:rFonts w:ascii="Consolas" w:hAnsi="Consolas" w:cs="Times New Roman"/>
          <w:color w:val="008000"/>
          <w:sz w:val="21"/>
          <w:szCs w:val="21"/>
        </w:rPr>
        <w:t>in ;</w:t>
      </w:r>
      <w:proofErr w:type="gramEnd"/>
      <w:r w:rsidRPr="00F4083C">
        <w:rPr>
          <w:rFonts w:ascii="Consolas" w:hAnsi="Consolas" w:cs="Times New Roman"/>
          <w:color w:val="008000"/>
          <w:sz w:val="21"/>
          <w:szCs w:val="21"/>
        </w:rPr>
        <w:t>--after 49ns;</w:t>
      </w:r>
    </w:p>
    <w:p w14:paraId="555A70F6"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sz w:val="21"/>
          <w:szCs w:val="21"/>
        </w:rPr>
        <w:t xml:space="preserve">    </w:t>
      </w:r>
      <w:r w:rsidRPr="00F4083C">
        <w:rPr>
          <w:rFonts w:ascii="Consolas" w:hAnsi="Consolas" w:cs="Times New Roman"/>
          <w:color w:val="0000FF"/>
          <w:sz w:val="21"/>
          <w:szCs w:val="21"/>
        </w:rPr>
        <w:t>end</w:t>
      </w:r>
      <w:r w:rsidRPr="00F4083C">
        <w:rPr>
          <w:rFonts w:ascii="Consolas" w:hAnsi="Consolas" w:cs="Times New Roman"/>
          <w:sz w:val="21"/>
          <w:szCs w:val="21"/>
        </w:rPr>
        <w:t xml:space="preserve"> </w:t>
      </w:r>
      <w:r w:rsidRPr="00F4083C">
        <w:rPr>
          <w:rFonts w:ascii="Consolas" w:hAnsi="Consolas" w:cs="Times New Roman"/>
          <w:color w:val="0000FF"/>
          <w:sz w:val="21"/>
          <w:szCs w:val="21"/>
        </w:rPr>
        <w:t>if</w:t>
      </w:r>
      <w:r w:rsidRPr="00F4083C">
        <w:rPr>
          <w:rFonts w:ascii="Consolas" w:hAnsi="Consolas" w:cs="Times New Roman"/>
          <w:sz w:val="21"/>
          <w:szCs w:val="21"/>
        </w:rPr>
        <w:t>;</w:t>
      </w:r>
    </w:p>
    <w:p w14:paraId="09AC5FF1"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sz w:val="21"/>
          <w:szCs w:val="21"/>
        </w:rPr>
        <w:t xml:space="preserve">    pc_out &lt;= </w:t>
      </w:r>
      <w:proofErr w:type="gramStart"/>
      <w:r w:rsidRPr="00F4083C">
        <w:rPr>
          <w:rFonts w:ascii="Consolas" w:hAnsi="Consolas" w:cs="Times New Roman"/>
          <w:sz w:val="21"/>
          <w:szCs w:val="21"/>
        </w:rPr>
        <w:t>temp;</w:t>
      </w:r>
      <w:r w:rsidRPr="00F4083C">
        <w:rPr>
          <w:rFonts w:ascii="Consolas" w:hAnsi="Consolas" w:cs="Times New Roman"/>
          <w:color w:val="008000"/>
          <w:sz w:val="21"/>
          <w:szCs w:val="21"/>
        </w:rPr>
        <w:t>--</w:t>
      </w:r>
      <w:proofErr w:type="gramEnd"/>
      <w:r w:rsidRPr="00F4083C">
        <w:rPr>
          <w:rFonts w:ascii="Consolas" w:hAnsi="Consolas" w:cs="Times New Roman"/>
          <w:color w:val="008000"/>
          <w:sz w:val="21"/>
          <w:szCs w:val="21"/>
        </w:rPr>
        <w:t xml:space="preserve"> after 49ns;   </w:t>
      </w:r>
    </w:p>
    <w:p w14:paraId="34E95A79"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00FF"/>
          <w:sz w:val="21"/>
          <w:szCs w:val="21"/>
        </w:rPr>
        <w:t>end</w:t>
      </w:r>
      <w:r w:rsidRPr="00F4083C">
        <w:rPr>
          <w:rFonts w:ascii="Consolas" w:hAnsi="Consolas" w:cs="Times New Roman"/>
          <w:sz w:val="21"/>
          <w:szCs w:val="21"/>
        </w:rPr>
        <w:t xml:space="preserve"> </w:t>
      </w:r>
      <w:r w:rsidRPr="00F4083C">
        <w:rPr>
          <w:rFonts w:ascii="Consolas" w:hAnsi="Consolas" w:cs="Times New Roman"/>
          <w:color w:val="0000FF"/>
          <w:sz w:val="21"/>
          <w:szCs w:val="21"/>
        </w:rPr>
        <w:t>process</w:t>
      </w:r>
      <w:r w:rsidRPr="00F4083C">
        <w:rPr>
          <w:rFonts w:ascii="Consolas" w:hAnsi="Consolas" w:cs="Times New Roman"/>
          <w:sz w:val="21"/>
          <w:szCs w:val="21"/>
        </w:rPr>
        <w:t>;</w:t>
      </w:r>
    </w:p>
    <w:p w14:paraId="77409717" w14:textId="77777777" w:rsidR="00F4083C" w:rsidRPr="00F4083C" w:rsidRDefault="00F4083C" w:rsidP="00F4083C">
      <w:pPr>
        <w:shd w:val="clear" w:color="auto" w:fill="FFFFFF"/>
        <w:spacing w:line="285" w:lineRule="atLeast"/>
        <w:rPr>
          <w:rFonts w:ascii="Consolas" w:hAnsi="Consolas" w:cs="Times New Roman"/>
          <w:sz w:val="21"/>
          <w:szCs w:val="21"/>
        </w:rPr>
      </w:pPr>
      <w:r w:rsidRPr="00F4083C">
        <w:rPr>
          <w:rFonts w:ascii="Consolas" w:hAnsi="Consolas" w:cs="Times New Roman"/>
          <w:color w:val="0000FF"/>
          <w:sz w:val="21"/>
          <w:szCs w:val="21"/>
        </w:rPr>
        <w:t>end</w:t>
      </w:r>
      <w:r w:rsidRPr="00F4083C">
        <w:rPr>
          <w:rFonts w:ascii="Consolas" w:hAnsi="Consolas" w:cs="Times New Roman"/>
          <w:sz w:val="21"/>
          <w:szCs w:val="21"/>
        </w:rPr>
        <w:t xml:space="preserve"> Behavioral;</w:t>
      </w:r>
    </w:p>
    <w:p w14:paraId="03F143F9" w14:textId="77777777" w:rsidR="00F4083C" w:rsidRPr="00F4083C" w:rsidRDefault="00F4083C" w:rsidP="00F4083C">
      <w:pPr>
        <w:shd w:val="clear" w:color="auto" w:fill="FFFFFF"/>
        <w:spacing w:after="240" w:line="285" w:lineRule="atLeast"/>
        <w:rPr>
          <w:rFonts w:ascii="Consolas" w:hAnsi="Consolas" w:cs="Times New Roman"/>
          <w:sz w:val="21"/>
          <w:szCs w:val="21"/>
        </w:rPr>
      </w:pPr>
      <w:r w:rsidRPr="00F4083C">
        <w:rPr>
          <w:rFonts w:ascii="Consolas" w:hAnsi="Consolas" w:cs="Times New Roman"/>
          <w:sz w:val="21"/>
          <w:szCs w:val="21"/>
        </w:rPr>
        <w:br/>
      </w:r>
    </w:p>
    <w:p w14:paraId="60D3662F" w14:textId="77777777" w:rsidR="00F26888" w:rsidRPr="00F26888" w:rsidRDefault="00F26888" w:rsidP="00AE0599">
      <w:r w:rsidRPr="00F26888">
        <w:br/>
      </w:r>
    </w:p>
    <w:p w14:paraId="69DE223E" w14:textId="4CC83D5D" w:rsidR="00F26888" w:rsidRDefault="00F26888" w:rsidP="00645BF1"/>
    <w:p w14:paraId="38E6F121" w14:textId="0EBD43DA" w:rsidR="00F26888" w:rsidRDefault="00F26888" w:rsidP="00645BF1"/>
    <w:p w14:paraId="0DE0B2E7" w14:textId="003BFDF2" w:rsidR="00F26888" w:rsidRDefault="00F26888" w:rsidP="00645BF1"/>
    <w:p w14:paraId="1889DEF8" w14:textId="7C3B9075" w:rsidR="00F26888" w:rsidRDefault="00F26888" w:rsidP="00645BF1"/>
    <w:p w14:paraId="1421C1D6" w14:textId="6E15F8FE" w:rsidR="00F26888" w:rsidRDefault="00F26888" w:rsidP="00645BF1"/>
    <w:p w14:paraId="5BFE28B3" w14:textId="406C41C1" w:rsidR="00F26888" w:rsidRDefault="00F26888" w:rsidP="00645BF1"/>
    <w:p w14:paraId="14236414" w14:textId="2CC31A60" w:rsidR="00F26888" w:rsidRDefault="00F26888" w:rsidP="00645BF1"/>
    <w:p w14:paraId="53D796D0" w14:textId="10C17D69" w:rsidR="00F26888" w:rsidRDefault="00F26888" w:rsidP="00645BF1"/>
    <w:p w14:paraId="69F4E26F" w14:textId="729FAC7D" w:rsidR="00F26888" w:rsidRDefault="00F26888" w:rsidP="00645BF1"/>
    <w:p w14:paraId="72A93463" w14:textId="604BB944" w:rsidR="00F26888" w:rsidRDefault="00F26888" w:rsidP="00645BF1"/>
    <w:p w14:paraId="540F56EB" w14:textId="6B8660D1" w:rsidR="00F26888" w:rsidRDefault="00F26888" w:rsidP="00645BF1"/>
    <w:p w14:paraId="1D3D1DE6" w14:textId="4CB0D0A7" w:rsidR="00F26888" w:rsidRDefault="00F26888" w:rsidP="00645BF1"/>
    <w:p w14:paraId="3641772D" w14:textId="0885D164" w:rsidR="00F26888" w:rsidRDefault="00F26888" w:rsidP="00645BF1"/>
    <w:p w14:paraId="10BEAD37" w14:textId="7E07E02F" w:rsidR="00F26888" w:rsidRDefault="00F26888" w:rsidP="00645BF1"/>
    <w:p w14:paraId="0F3056AD" w14:textId="4C79D807" w:rsidR="00F26888" w:rsidRDefault="00F26888" w:rsidP="00645BF1"/>
    <w:p w14:paraId="796172AF" w14:textId="2A79A43A" w:rsidR="00F26888" w:rsidRDefault="00F26888" w:rsidP="00645BF1"/>
    <w:p w14:paraId="179E1A44" w14:textId="27626A56" w:rsidR="00F26888" w:rsidRDefault="00F26888" w:rsidP="00645BF1"/>
    <w:p w14:paraId="05963199" w14:textId="6DF97194" w:rsidR="00F26888" w:rsidRDefault="00F26888" w:rsidP="00645BF1"/>
    <w:p w14:paraId="1587210C" w14:textId="7C0B7A95" w:rsidR="00F26888" w:rsidRDefault="00F26888" w:rsidP="00645BF1"/>
    <w:p w14:paraId="5F6AB34B" w14:textId="1B6D262E" w:rsidR="00F26888" w:rsidRDefault="00F26888" w:rsidP="00645BF1"/>
    <w:p w14:paraId="455E75B2" w14:textId="53D61657" w:rsidR="00F26888" w:rsidRDefault="00F26888" w:rsidP="00645BF1"/>
    <w:p w14:paraId="5723D7ED" w14:textId="151F9483" w:rsidR="00F26888" w:rsidRDefault="00F26888" w:rsidP="00645BF1"/>
    <w:p w14:paraId="77913144" w14:textId="181BE914" w:rsidR="00F26888" w:rsidRDefault="00F26888" w:rsidP="00645BF1"/>
    <w:p w14:paraId="01C962FC" w14:textId="25E7124C" w:rsidR="00F26888" w:rsidRDefault="00F26888" w:rsidP="00645BF1"/>
    <w:p w14:paraId="2CB5C2A8" w14:textId="53F977BA" w:rsidR="00F26888" w:rsidRDefault="00F26888" w:rsidP="00645BF1"/>
    <w:p w14:paraId="24730C77" w14:textId="6CB1E84D" w:rsidR="00F26888" w:rsidRDefault="00F26888" w:rsidP="00645BF1"/>
    <w:p w14:paraId="0029BF39" w14:textId="5C999AE3" w:rsidR="00F26888" w:rsidRDefault="00F26888" w:rsidP="00645BF1"/>
    <w:p w14:paraId="0BD7E49D" w14:textId="746A1D58" w:rsidR="00F26888" w:rsidRDefault="00F26888" w:rsidP="00645BF1"/>
    <w:p w14:paraId="255557C2" w14:textId="6162781A" w:rsidR="00F26888" w:rsidRDefault="00F26888" w:rsidP="00645BF1"/>
    <w:p w14:paraId="19A663F3" w14:textId="77777777" w:rsidR="00A14B07" w:rsidRDefault="00A14B07" w:rsidP="00645BF1"/>
    <w:p w14:paraId="128B8B41" w14:textId="229E5123" w:rsidR="00F26888" w:rsidRDefault="00F26888" w:rsidP="00645BF1"/>
    <w:p w14:paraId="2E9B71ED" w14:textId="1C6E4C25" w:rsidR="00F26888" w:rsidRDefault="00F26888" w:rsidP="00645BF1"/>
    <w:p w14:paraId="4E6BE003" w14:textId="7B1FE91E" w:rsidR="00F26888" w:rsidRDefault="00F26888" w:rsidP="00645BF1">
      <w:r>
        <w:lastRenderedPageBreak/>
        <w:t>RegFile:</w:t>
      </w:r>
    </w:p>
    <w:p w14:paraId="40207303"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w:t>
      </w:r>
    </w:p>
    <w:p w14:paraId="37E90E29"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 xml:space="preserve">-- Company: </w:t>
      </w:r>
    </w:p>
    <w:p w14:paraId="02D10D18"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 xml:space="preserve">-- Engineer: </w:t>
      </w:r>
    </w:p>
    <w:p w14:paraId="28F00F29"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 xml:space="preserve">-- </w:t>
      </w:r>
    </w:p>
    <w:p w14:paraId="1C826FA4"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 Create Date: 10/27/2022 04:51:27 PM</w:t>
      </w:r>
    </w:p>
    <w:p w14:paraId="5301A598"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 xml:space="preserve">-- Design Name: </w:t>
      </w:r>
    </w:p>
    <w:p w14:paraId="013A88D9"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 Module Name: RegFile - Behavioral</w:t>
      </w:r>
    </w:p>
    <w:p w14:paraId="3DA08B07"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 xml:space="preserve">-- Project Name: </w:t>
      </w:r>
    </w:p>
    <w:p w14:paraId="53026D1A"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 xml:space="preserve">-- Target Devices: </w:t>
      </w:r>
    </w:p>
    <w:p w14:paraId="1F20506B"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 xml:space="preserve">-- Tool Versions: </w:t>
      </w:r>
    </w:p>
    <w:p w14:paraId="35B9E7C6"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 xml:space="preserve">-- Description: </w:t>
      </w:r>
    </w:p>
    <w:p w14:paraId="37FD54AC"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 xml:space="preserve">-- </w:t>
      </w:r>
    </w:p>
    <w:p w14:paraId="0CA617BD"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 xml:space="preserve">-- Dependencies: </w:t>
      </w:r>
    </w:p>
    <w:p w14:paraId="5AE96B8D"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 xml:space="preserve">-- </w:t>
      </w:r>
    </w:p>
    <w:p w14:paraId="47CFDB69"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 Revision:</w:t>
      </w:r>
    </w:p>
    <w:p w14:paraId="0C212729"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 Revision 0.01 - File Created</w:t>
      </w:r>
    </w:p>
    <w:p w14:paraId="6EE80577"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 Additional Comments:</w:t>
      </w:r>
    </w:p>
    <w:p w14:paraId="5626A190"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 xml:space="preserve">-- </w:t>
      </w:r>
    </w:p>
    <w:p w14:paraId="2310EA8E"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w:t>
      </w:r>
    </w:p>
    <w:p w14:paraId="5B0309E0" w14:textId="77777777" w:rsidR="00127F7D" w:rsidRPr="00127F7D" w:rsidRDefault="00127F7D" w:rsidP="00127F7D">
      <w:pPr>
        <w:shd w:val="clear" w:color="auto" w:fill="FFFFFF"/>
        <w:spacing w:after="240" w:line="285" w:lineRule="atLeast"/>
        <w:rPr>
          <w:rFonts w:ascii="Consolas" w:hAnsi="Consolas" w:cs="Times New Roman"/>
          <w:sz w:val="21"/>
          <w:szCs w:val="21"/>
        </w:rPr>
      </w:pPr>
    </w:p>
    <w:p w14:paraId="1E9EAA5F"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00FF"/>
          <w:sz w:val="21"/>
          <w:szCs w:val="21"/>
        </w:rPr>
        <w:t>library</w:t>
      </w:r>
      <w:r w:rsidRPr="00127F7D">
        <w:rPr>
          <w:rFonts w:ascii="Consolas" w:hAnsi="Consolas" w:cs="Times New Roman"/>
          <w:sz w:val="21"/>
          <w:szCs w:val="21"/>
        </w:rPr>
        <w:t xml:space="preserve"> IEEE;</w:t>
      </w:r>
    </w:p>
    <w:p w14:paraId="47FAC9BD"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00FF"/>
          <w:sz w:val="21"/>
          <w:szCs w:val="21"/>
        </w:rPr>
        <w:t>use</w:t>
      </w:r>
      <w:r w:rsidRPr="00127F7D">
        <w:rPr>
          <w:rFonts w:ascii="Consolas" w:hAnsi="Consolas" w:cs="Times New Roman"/>
          <w:sz w:val="21"/>
          <w:szCs w:val="21"/>
        </w:rPr>
        <w:t xml:space="preserve"> IEEE.STD_LOGIC_1164.</w:t>
      </w:r>
      <w:r w:rsidRPr="00127F7D">
        <w:rPr>
          <w:rFonts w:ascii="Consolas" w:hAnsi="Consolas" w:cs="Times New Roman"/>
          <w:color w:val="0000FF"/>
          <w:sz w:val="21"/>
          <w:szCs w:val="21"/>
        </w:rPr>
        <w:t>ALL</w:t>
      </w:r>
      <w:r w:rsidRPr="00127F7D">
        <w:rPr>
          <w:rFonts w:ascii="Consolas" w:hAnsi="Consolas" w:cs="Times New Roman"/>
          <w:sz w:val="21"/>
          <w:szCs w:val="21"/>
        </w:rPr>
        <w:t>;</w:t>
      </w:r>
    </w:p>
    <w:p w14:paraId="7B1A3F95" w14:textId="77777777" w:rsidR="00127F7D" w:rsidRPr="00127F7D" w:rsidRDefault="00127F7D" w:rsidP="00127F7D">
      <w:pPr>
        <w:shd w:val="clear" w:color="auto" w:fill="FFFFFF"/>
        <w:spacing w:line="285" w:lineRule="atLeast"/>
        <w:rPr>
          <w:rFonts w:ascii="Consolas" w:hAnsi="Consolas" w:cs="Times New Roman"/>
          <w:sz w:val="21"/>
          <w:szCs w:val="21"/>
        </w:rPr>
      </w:pPr>
    </w:p>
    <w:p w14:paraId="390634DC"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 Uncomment the following library declaration if using</w:t>
      </w:r>
    </w:p>
    <w:p w14:paraId="3E26ADF8"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 arithmetic functions with Signed or Unsigned values</w:t>
      </w:r>
    </w:p>
    <w:p w14:paraId="6CECD8F6"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00FF"/>
          <w:sz w:val="21"/>
          <w:szCs w:val="21"/>
        </w:rPr>
        <w:t>use</w:t>
      </w:r>
      <w:r w:rsidRPr="00127F7D">
        <w:rPr>
          <w:rFonts w:ascii="Consolas" w:hAnsi="Consolas" w:cs="Times New Roman"/>
          <w:sz w:val="21"/>
          <w:szCs w:val="21"/>
        </w:rPr>
        <w:t xml:space="preserve"> IEEE.NUMERIC_STD.</w:t>
      </w:r>
      <w:r w:rsidRPr="00127F7D">
        <w:rPr>
          <w:rFonts w:ascii="Consolas" w:hAnsi="Consolas" w:cs="Times New Roman"/>
          <w:color w:val="0000FF"/>
          <w:sz w:val="21"/>
          <w:szCs w:val="21"/>
        </w:rPr>
        <w:t>ALL</w:t>
      </w:r>
      <w:r w:rsidRPr="00127F7D">
        <w:rPr>
          <w:rFonts w:ascii="Consolas" w:hAnsi="Consolas" w:cs="Times New Roman"/>
          <w:sz w:val="21"/>
          <w:szCs w:val="21"/>
        </w:rPr>
        <w:t>;</w:t>
      </w:r>
    </w:p>
    <w:p w14:paraId="554C3559" w14:textId="77777777" w:rsidR="00127F7D" w:rsidRPr="00127F7D" w:rsidRDefault="00127F7D" w:rsidP="00127F7D">
      <w:pPr>
        <w:shd w:val="clear" w:color="auto" w:fill="FFFFFF"/>
        <w:spacing w:line="285" w:lineRule="atLeast"/>
        <w:rPr>
          <w:rFonts w:ascii="Consolas" w:hAnsi="Consolas" w:cs="Times New Roman"/>
          <w:sz w:val="21"/>
          <w:szCs w:val="21"/>
        </w:rPr>
      </w:pPr>
    </w:p>
    <w:p w14:paraId="67A78B65"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 Uncomment the following library declaration if instantiating</w:t>
      </w:r>
    </w:p>
    <w:p w14:paraId="219B8965"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 any Xilinx leaf cells in this code.</w:t>
      </w:r>
    </w:p>
    <w:p w14:paraId="66F2AA27"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--library UNISIM;</w:t>
      </w:r>
    </w:p>
    <w:p w14:paraId="0676786E"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8000"/>
          <w:sz w:val="21"/>
          <w:szCs w:val="21"/>
        </w:rPr>
        <w:t>--use UNISIM.VComponents.all;</w:t>
      </w:r>
    </w:p>
    <w:p w14:paraId="09F6DAC6" w14:textId="77777777" w:rsidR="00127F7D" w:rsidRPr="00127F7D" w:rsidRDefault="00127F7D" w:rsidP="00127F7D">
      <w:pPr>
        <w:shd w:val="clear" w:color="auto" w:fill="FFFFFF"/>
        <w:spacing w:line="285" w:lineRule="atLeast"/>
        <w:rPr>
          <w:rFonts w:ascii="Consolas" w:hAnsi="Consolas" w:cs="Times New Roman"/>
          <w:sz w:val="21"/>
          <w:szCs w:val="21"/>
        </w:rPr>
      </w:pPr>
    </w:p>
    <w:p w14:paraId="5E3383FE"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00FF"/>
          <w:sz w:val="21"/>
          <w:szCs w:val="21"/>
        </w:rPr>
        <w:t>entity</w:t>
      </w:r>
      <w:r w:rsidRPr="00127F7D">
        <w:rPr>
          <w:rFonts w:ascii="Consolas" w:hAnsi="Consolas" w:cs="Times New Roman"/>
          <w:sz w:val="21"/>
          <w:szCs w:val="21"/>
        </w:rPr>
        <w:t xml:space="preserve"> RegFile </w:t>
      </w:r>
      <w:r w:rsidRPr="00127F7D">
        <w:rPr>
          <w:rFonts w:ascii="Consolas" w:hAnsi="Consolas" w:cs="Times New Roman"/>
          <w:color w:val="0000FF"/>
          <w:sz w:val="21"/>
          <w:szCs w:val="21"/>
        </w:rPr>
        <w:t>is</w:t>
      </w:r>
    </w:p>
    <w:p w14:paraId="795B8B99"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000FF"/>
          <w:sz w:val="21"/>
          <w:szCs w:val="21"/>
        </w:rPr>
        <w:t>Port</w:t>
      </w:r>
      <w:r w:rsidRPr="00127F7D">
        <w:rPr>
          <w:rFonts w:ascii="Consolas" w:hAnsi="Consolas" w:cs="Times New Roman"/>
          <w:sz w:val="21"/>
          <w:szCs w:val="21"/>
        </w:rPr>
        <w:t xml:space="preserve"> (</w:t>
      </w:r>
      <w:proofErr w:type="gramStart"/>
      <w:r w:rsidRPr="00127F7D">
        <w:rPr>
          <w:rFonts w:ascii="Consolas" w:hAnsi="Consolas" w:cs="Times New Roman"/>
          <w:sz w:val="21"/>
          <w:szCs w:val="21"/>
        </w:rPr>
        <w:t>clk :</w:t>
      </w:r>
      <w:proofErr w:type="gramEnd"/>
      <w:r w:rsidRPr="00127F7D">
        <w:rPr>
          <w:rFonts w:ascii="Consolas" w:hAnsi="Consolas" w:cs="Times New Roman"/>
          <w:sz w:val="21"/>
          <w:szCs w:val="21"/>
        </w:rPr>
        <w:t xml:space="preserve"> </w:t>
      </w:r>
      <w:r w:rsidRPr="00127F7D">
        <w:rPr>
          <w:rFonts w:ascii="Consolas" w:hAnsi="Consolas" w:cs="Times New Roman"/>
          <w:color w:val="0000FF"/>
          <w:sz w:val="21"/>
          <w:szCs w:val="21"/>
        </w:rPr>
        <w:t>in</w:t>
      </w:r>
      <w:r w:rsidRPr="00127F7D">
        <w:rPr>
          <w:rFonts w:ascii="Consolas" w:hAnsi="Consolas" w:cs="Times New Roman"/>
          <w:sz w:val="21"/>
          <w:szCs w:val="21"/>
        </w:rPr>
        <w:t xml:space="preserve"> STD_LOGIC;</w:t>
      </w:r>
    </w:p>
    <w:p w14:paraId="4807751A"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proofErr w:type="gramStart"/>
      <w:r w:rsidRPr="00127F7D">
        <w:rPr>
          <w:rFonts w:ascii="Consolas" w:hAnsi="Consolas" w:cs="Times New Roman"/>
          <w:sz w:val="21"/>
          <w:szCs w:val="21"/>
        </w:rPr>
        <w:t>InstData :</w:t>
      </w:r>
      <w:proofErr w:type="gramEnd"/>
      <w:r w:rsidRPr="00127F7D">
        <w:rPr>
          <w:rFonts w:ascii="Consolas" w:hAnsi="Consolas" w:cs="Times New Roman"/>
          <w:sz w:val="21"/>
          <w:szCs w:val="21"/>
        </w:rPr>
        <w:t xml:space="preserve"> </w:t>
      </w:r>
      <w:r w:rsidRPr="00127F7D">
        <w:rPr>
          <w:rFonts w:ascii="Consolas" w:hAnsi="Consolas" w:cs="Times New Roman"/>
          <w:color w:val="0000FF"/>
          <w:sz w:val="21"/>
          <w:szCs w:val="21"/>
        </w:rPr>
        <w:t>in</w:t>
      </w:r>
      <w:r w:rsidRPr="00127F7D">
        <w:rPr>
          <w:rFonts w:ascii="Consolas" w:hAnsi="Consolas" w:cs="Times New Roman"/>
          <w:sz w:val="21"/>
          <w:szCs w:val="21"/>
        </w:rPr>
        <w:t xml:space="preserve"> STD_LOGIC_VECTOR(</w:t>
      </w:r>
      <w:r w:rsidRPr="00127F7D">
        <w:rPr>
          <w:rFonts w:ascii="Consolas" w:hAnsi="Consolas" w:cs="Times New Roman"/>
          <w:color w:val="098658"/>
          <w:sz w:val="21"/>
          <w:szCs w:val="21"/>
        </w:rPr>
        <w:t>15</w:t>
      </w:r>
      <w:r w:rsidRPr="00127F7D">
        <w:rPr>
          <w:rFonts w:ascii="Consolas" w:hAnsi="Consolas" w:cs="Times New Roman"/>
          <w:sz w:val="21"/>
          <w:szCs w:val="21"/>
        </w:rPr>
        <w:t xml:space="preserve"> </w:t>
      </w:r>
      <w:r w:rsidRPr="00127F7D">
        <w:rPr>
          <w:rFonts w:ascii="Consolas" w:hAnsi="Consolas" w:cs="Times New Roman"/>
          <w:color w:val="0000FF"/>
          <w:sz w:val="21"/>
          <w:szCs w:val="21"/>
        </w:rPr>
        <w:t>downto</w:t>
      </w:r>
      <w:r w:rsidRPr="00127F7D">
        <w:rPr>
          <w:rFonts w:ascii="Consolas" w:hAnsi="Consolas" w:cs="Times New Roman"/>
          <w:sz w:val="21"/>
          <w:szCs w:val="21"/>
        </w:rPr>
        <w:t xml:space="preserve"> </w:t>
      </w:r>
      <w:r w:rsidRPr="00127F7D">
        <w:rPr>
          <w:rFonts w:ascii="Consolas" w:hAnsi="Consolas" w:cs="Times New Roman"/>
          <w:color w:val="098658"/>
          <w:sz w:val="21"/>
          <w:szCs w:val="21"/>
        </w:rPr>
        <w:t>0</w:t>
      </w:r>
      <w:r w:rsidRPr="00127F7D">
        <w:rPr>
          <w:rFonts w:ascii="Consolas" w:hAnsi="Consolas" w:cs="Times New Roman"/>
          <w:sz w:val="21"/>
          <w:szCs w:val="21"/>
        </w:rPr>
        <w:t>);</w:t>
      </w:r>
    </w:p>
    <w:p w14:paraId="61243E7C"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ReadReg</w:t>
      </w:r>
      <w:proofErr w:type="gramStart"/>
      <w:r w:rsidRPr="00127F7D">
        <w:rPr>
          <w:rFonts w:ascii="Consolas" w:hAnsi="Consolas" w:cs="Times New Roman"/>
          <w:sz w:val="21"/>
          <w:szCs w:val="21"/>
        </w:rPr>
        <w:t>1 :</w:t>
      </w:r>
      <w:proofErr w:type="gramEnd"/>
      <w:r w:rsidRPr="00127F7D">
        <w:rPr>
          <w:rFonts w:ascii="Consolas" w:hAnsi="Consolas" w:cs="Times New Roman"/>
          <w:sz w:val="21"/>
          <w:szCs w:val="21"/>
        </w:rPr>
        <w:t xml:space="preserve"> </w:t>
      </w:r>
      <w:r w:rsidRPr="00127F7D">
        <w:rPr>
          <w:rFonts w:ascii="Consolas" w:hAnsi="Consolas" w:cs="Times New Roman"/>
          <w:color w:val="0000FF"/>
          <w:sz w:val="21"/>
          <w:szCs w:val="21"/>
        </w:rPr>
        <w:t>in</w:t>
      </w:r>
      <w:r w:rsidRPr="00127F7D">
        <w:rPr>
          <w:rFonts w:ascii="Consolas" w:hAnsi="Consolas" w:cs="Times New Roman"/>
          <w:sz w:val="21"/>
          <w:szCs w:val="21"/>
        </w:rPr>
        <w:t xml:space="preserve"> STD_LOGIC_VECTOR(</w:t>
      </w:r>
      <w:r w:rsidRPr="00127F7D">
        <w:rPr>
          <w:rFonts w:ascii="Consolas" w:hAnsi="Consolas" w:cs="Times New Roman"/>
          <w:color w:val="098658"/>
          <w:sz w:val="21"/>
          <w:szCs w:val="21"/>
        </w:rPr>
        <w:t>3</w:t>
      </w:r>
      <w:r w:rsidRPr="00127F7D">
        <w:rPr>
          <w:rFonts w:ascii="Consolas" w:hAnsi="Consolas" w:cs="Times New Roman"/>
          <w:sz w:val="21"/>
          <w:szCs w:val="21"/>
        </w:rPr>
        <w:t xml:space="preserve"> </w:t>
      </w:r>
      <w:r w:rsidRPr="00127F7D">
        <w:rPr>
          <w:rFonts w:ascii="Consolas" w:hAnsi="Consolas" w:cs="Times New Roman"/>
          <w:color w:val="0000FF"/>
          <w:sz w:val="21"/>
          <w:szCs w:val="21"/>
        </w:rPr>
        <w:t>downto</w:t>
      </w:r>
      <w:r w:rsidRPr="00127F7D">
        <w:rPr>
          <w:rFonts w:ascii="Consolas" w:hAnsi="Consolas" w:cs="Times New Roman"/>
          <w:sz w:val="21"/>
          <w:szCs w:val="21"/>
        </w:rPr>
        <w:t xml:space="preserve"> </w:t>
      </w:r>
      <w:r w:rsidRPr="00127F7D">
        <w:rPr>
          <w:rFonts w:ascii="Consolas" w:hAnsi="Consolas" w:cs="Times New Roman"/>
          <w:color w:val="098658"/>
          <w:sz w:val="21"/>
          <w:szCs w:val="21"/>
        </w:rPr>
        <w:t>0</w:t>
      </w:r>
      <w:r w:rsidRPr="00127F7D">
        <w:rPr>
          <w:rFonts w:ascii="Consolas" w:hAnsi="Consolas" w:cs="Times New Roman"/>
          <w:sz w:val="21"/>
          <w:szCs w:val="21"/>
        </w:rPr>
        <w:t>);</w:t>
      </w:r>
    </w:p>
    <w:p w14:paraId="467E054C"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ReadReg</w:t>
      </w:r>
      <w:proofErr w:type="gramStart"/>
      <w:r w:rsidRPr="00127F7D">
        <w:rPr>
          <w:rFonts w:ascii="Consolas" w:hAnsi="Consolas" w:cs="Times New Roman"/>
          <w:sz w:val="21"/>
          <w:szCs w:val="21"/>
        </w:rPr>
        <w:t>2 :</w:t>
      </w:r>
      <w:proofErr w:type="gramEnd"/>
      <w:r w:rsidRPr="00127F7D">
        <w:rPr>
          <w:rFonts w:ascii="Consolas" w:hAnsi="Consolas" w:cs="Times New Roman"/>
          <w:sz w:val="21"/>
          <w:szCs w:val="21"/>
        </w:rPr>
        <w:t xml:space="preserve"> </w:t>
      </w:r>
      <w:r w:rsidRPr="00127F7D">
        <w:rPr>
          <w:rFonts w:ascii="Consolas" w:hAnsi="Consolas" w:cs="Times New Roman"/>
          <w:color w:val="0000FF"/>
          <w:sz w:val="21"/>
          <w:szCs w:val="21"/>
        </w:rPr>
        <w:t>in</w:t>
      </w:r>
      <w:r w:rsidRPr="00127F7D">
        <w:rPr>
          <w:rFonts w:ascii="Consolas" w:hAnsi="Consolas" w:cs="Times New Roman"/>
          <w:sz w:val="21"/>
          <w:szCs w:val="21"/>
        </w:rPr>
        <w:t xml:space="preserve"> STD_LOGIC_VECTOR(</w:t>
      </w:r>
      <w:r w:rsidRPr="00127F7D">
        <w:rPr>
          <w:rFonts w:ascii="Consolas" w:hAnsi="Consolas" w:cs="Times New Roman"/>
          <w:color w:val="098658"/>
          <w:sz w:val="21"/>
          <w:szCs w:val="21"/>
        </w:rPr>
        <w:t>3</w:t>
      </w:r>
      <w:r w:rsidRPr="00127F7D">
        <w:rPr>
          <w:rFonts w:ascii="Consolas" w:hAnsi="Consolas" w:cs="Times New Roman"/>
          <w:sz w:val="21"/>
          <w:szCs w:val="21"/>
        </w:rPr>
        <w:t xml:space="preserve"> </w:t>
      </w:r>
      <w:r w:rsidRPr="00127F7D">
        <w:rPr>
          <w:rFonts w:ascii="Consolas" w:hAnsi="Consolas" w:cs="Times New Roman"/>
          <w:color w:val="0000FF"/>
          <w:sz w:val="21"/>
          <w:szCs w:val="21"/>
        </w:rPr>
        <w:t>downto</w:t>
      </w:r>
      <w:r w:rsidRPr="00127F7D">
        <w:rPr>
          <w:rFonts w:ascii="Consolas" w:hAnsi="Consolas" w:cs="Times New Roman"/>
          <w:sz w:val="21"/>
          <w:szCs w:val="21"/>
        </w:rPr>
        <w:t xml:space="preserve"> </w:t>
      </w:r>
      <w:r w:rsidRPr="00127F7D">
        <w:rPr>
          <w:rFonts w:ascii="Consolas" w:hAnsi="Consolas" w:cs="Times New Roman"/>
          <w:color w:val="098658"/>
          <w:sz w:val="21"/>
          <w:szCs w:val="21"/>
        </w:rPr>
        <w:t>0</w:t>
      </w:r>
      <w:r w:rsidRPr="00127F7D">
        <w:rPr>
          <w:rFonts w:ascii="Consolas" w:hAnsi="Consolas" w:cs="Times New Roman"/>
          <w:sz w:val="21"/>
          <w:szCs w:val="21"/>
        </w:rPr>
        <w:t>);</w:t>
      </w:r>
    </w:p>
    <w:p w14:paraId="6B9DFDD0"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proofErr w:type="gramStart"/>
      <w:r w:rsidRPr="00127F7D">
        <w:rPr>
          <w:rFonts w:ascii="Consolas" w:hAnsi="Consolas" w:cs="Times New Roman"/>
          <w:sz w:val="21"/>
          <w:szCs w:val="21"/>
        </w:rPr>
        <w:t>WriteReg :</w:t>
      </w:r>
      <w:proofErr w:type="gramEnd"/>
      <w:r w:rsidRPr="00127F7D">
        <w:rPr>
          <w:rFonts w:ascii="Consolas" w:hAnsi="Consolas" w:cs="Times New Roman"/>
          <w:sz w:val="21"/>
          <w:szCs w:val="21"/>
        </w:rPr>
        <w:t xml:space="preserve"> </w:t>
      </w:r>
      <w:r w:rsidRPr="00127F7D">
        <w:rPr>
          <w:rFonts w:ascii="Consolas" w:hAnsi="Consolas" w:cs="Times New Roman"/>
          <w:color w:val="0000FF"/>
          <w:sz w:val="21"/>
          <w:szCs w:val="21"/>
        </w:rPr>
        <w:t>in</w:t>
      </w:r>
      <w:r w:rsidRPr="00127F7D">
        <w:rPr>
          <w:rFonts w:ascii="Consolas" w:hAnsi="Consolas" w:cs="Times New Roman"/>
          <w:sz w:val="21"/>
          <w:szCs w:val="21"/>
        </w:rPr>
        <w:t xml:space="preserve"> STD_LOGIC_VECTOR(</w:t>
      </w:r>
      <w:r w:rsidRPr="00127F7D">
        <w:rPr>
          <w:rFonts w:ascii="Consolas" w:hAnsi="Consolas" w:cs="Times New Roman"/>
          <w:color w:val="098658"/>
          <w:sz w:val="21"/>
          <w:szCs w:val="21"/>
        </w:rPr>
        <w:t>3</w:t>
      </w:r>
      <w:r w:rsidRPr="00127F7D">
        <w:rPr>
          <w:rFonts w:ascii="Consolas" w:hAnsi="Consolas" w:cs="Times New Roman"/>
          <w:sz w:val="21"/>
          <w:szCs w:val="21"/>
        </w:rPr>
        <w:t xml:space="preserve"> </w:t>
      </w:r>
      <w:r w:rsidRPr="00127F7D">
        <w:rPr>
          <w:rFonts w:ascii="Consolas" w:hAnsi="Consolas" w:cs="Times New Roman"/>
          <w:color w:val="0000FF"/>
          <w:sz w:val="21"/>
          <w:szCs w:val="21"/>
        </w:rPr>
        <w:t>downto</w:t>
      </w:r>
      <w:r w:rsidRPr="00127F7D">
        <w:rPr>
          <w:rFonts w:ascii="Consolas" w:hAnsi="Consolas" w:cs="Times New Roman"/>
          <w:sz w:val="21"/>
          <w:szCs w:val="21"/>
        </w:rPr>
        <w:t xml:space="preserve"> </w:t>
      </w:r>
      <w:r w:rsidRPr="00127F7D">
        <w:rPr>
          <w:rFonts w:ascii="Consolas" w:hAnsi="Consolas" w:cs="Times New Roman"/>
          <w:color w:val="098658"/>
          <w:sz w:val="21"/>
          <w:szCs w:val="21"/>
        </w:rPr>
        <w:t>0</w:t>
      </w:r>
      <w:r w:rsidRPr="00127F7D">
        <w:rPr>
          <w:rFonts w:ascii="Consolas" w:hAnsi="Consolas" w:cs="Times New Roman"/>
          <w:sz w:val="21"/>
          <w:szCs w:val="21"/>
        </w:rPr>
        <w:t>);</w:t>
      </w:r>
    </w:p>
    <w:p w14:paraId="271F0029"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proofErr w:type="gramStart"/>
      <w:r w:rsidRPr="00127F7D">
        <w:rPr>
          <w:rFonts w:ascii="Consolas" w:hAnsi="Consolas" w:cs="Times New Roman"/>
          <w:sz w:val="21"/>
          <w:szCs w:val="21"/>
        </w:rPr>
        <w:t>WriteData :</w:t>
      </w:r>
      <w:proofErr w:type="gramEnd"/>
      <w:r w:rsidRPr="00127F7D">
        <w:rPr>
          <w:rFonts w:ascii="Consolas" w:hAnsi="Consolas" w:cs="Times New Roman"/>
          <w:sz w:val="21"/>
          <w:szCs w:val="21"/>
        </w:rPr>
        <w:t xml:space="preserve"> </w:t>
      </w:r>
      <w:r w:rsidRPr="00127F7D">
        <w:rPr>
          <w:rFonts w:ascii="Consolas" w:hAnsi="Consolas" w:cs="Times New Roman"/>
          <w:color w:val="0000FF"/>
          <w:sz w:val="21"/>
          <w:szCs w:val="21"/>
        </w:rPr>
        <w:t>in</w:t>
      </w:r>
      <w:r w:rsidRPr="00127F7D">
        <w:rPr>
          <w:rFonts w:ascii="Consolas" w:hAnsi="Consolas" w:cs="Times New Roman"/>
          <w:sz w:val="21"/>
          <w:szCs w:val="21"/>
        </w:rPr>
        <w:t xml:space="preserve"> STD_LOGIC_VECTOR(</w:t>
      </w:r>
      <w:r w:rsidRPr="00127F7D">
        <w:rPr>
          <w:rFonts w:ascii="Consolas" w:hAnsi="Consolas" w:cs="Times New Roman"/>
          <w:color w:val="098658"/>
          <w:sz w:val="21"/>
          <w:szCs w:val="21"/>
        </w:rPr>
        <w:t>15</w:t>
      </w:r>
      <w:r w:rsidRPr="00127F7D">
        <w:rPr>
          <w:rFonts w:ascii="Consolas" w:hAnsi="Consolas" w:cs="Times New Roman"/>
          <w:sz w:val="21"/>
          <w:szCs w:val="21"/>
        </w:rPr>
        <w:t xml:space="preserve"> </w:t>
      </w:r>
      <w:r w:rsidRPr="00127F7D">
        <w:rPr>
          <w:rFonts w:ascii="Consolas" w:hAnsi="Consolas" w:cs="Times New Roman"/>
          <w:color w:val="0000FF"/>
          <w:sz w:val="21"/>
          <w:szCs w:val="21"/>
        </w:rPr>
        <w:t>downto</w:t>
      </w:r>
      <w:r w:rsidRPr="00127F7D">
        <w:rPr>
          <w:rFonts w:ascii="Consolas" w:hAnsi="Consolas" w:cs="Times New Roman"/>
          <w:sz w:val="21"/>
          <w:szCs w:val="21"/>
        </w:rPr>
        <w:t xml:space="preserve"> </w:t>
      </w:r>
      <w:r w:rsidRPr="00127F7D">
        <w:rPr>
          <w:rFonts w:ascii="Consolas" w:hAnsi="Consolas" w:cs="Times New Roman"/>
          <w:color w:val="098658"/>
          <w:sz w:val="21"/>
          <w:szCs w:val="21"/>
        </w:rPr>
        <w:t>0</w:t>
      </w:r>
      <w:r w:rsidRPr="00127F7D">
        <w:rPr>
          <w:rFonts w:ascii="Consolas" w:hAnsi="Consolas" w:cs="Times New Roman"/>
          <w:sz w:val="21"/>
          <w:szCs w:val="21"/>
        </w:rPr>
        <w:t>);</w:t>
      </w:r>
    </w:p>
    <w:p w14:paraId="6B55F870"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proofErr w:type="gramStart"/>
      <w:r w:rsidRPr="00127F7D">
        <w:rPr>
          <w:rFonts w:ascii="Consolas" w:hAnsi="Consolas" w:cs="Times New Roman"/>
          <w:sz w:val="21"/>
          <w:szCs w:val="21"/>
        </w:rPr>
        <w:t>RegWriteCtrl :</w:t>
      </w:r>
      <w:proofErr w:type="gramEnd"/>
      <w:r w:rsidRPr="00127F7D">
        <w:rPr>
          <w:rFonts w:ascii="Consolas" w:hAnsi="Consolas" w:cs="Times New Roman"/>
          <w:sz w:val="21"/>
          <w:szCs w:val="21"/>
        </w:rPr>
        <w:t xml:space="preserve"> </w:t>
      </w:r>
      <w:r w:rsidRPr="00127F7D">
        <w:rPr>
          <w:rFonts w:ascii="Consolas" w:hAnsi="Consolas" w:cs="Times New Roman"/>
          <w:color w:val="0000FF"/>
          <w:sz w:val="21"/>
          <w:szCs w:val="21"/>
        </w:rPr>
        <w:t>in</w:t>
      </w:r>
      <w:r w:rsidRPr="00127F7D">
        <w:rPr>
          <w:rFonts w:ascii="Consolas" w:hAnsi="Consolas" w:cs="Times New Roman"/>
          <w:sz w:val="21"/>
          <w:szCs w:val="21"/>
        </w:rPr>
        <w:t xml:space="preserve"> STD_LOGIC;</w:t>
      </w:r>
    </w:p>
    <w:p w14:paraId="5C28CED5"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ReadData</w:t>
      </w:r>
      <w:proofErr w:type="gramStart"/>
      <w:r w:rsidRPr="00127F7D">
        <w:rPr>
          <w:rFonts w:ascii="Consolas" w:hAnsi="Consolas" w:cs="Times New Roman"/>
          <w:sz w:val="21"/>
          <w:szCs w:val="21"/>
        </w:rPr>
        <w:t>1 :</w:t>
      </w:r>
      <w:proofErr w:type="gramEnd"/>
      <w:r w:rsidRPr="00127F7D">
        <w:rPr>
          <w:rFonts w:ascii="Consolas" w:hAnsi="Consolas" w:cs="Times New Roman"/>
          <w:sz w:val="21"/>
          <w:szCs w:val="21"/>
        </w:rPr>
        <w:t xml:space="preserve"> </w:t>
      </w:r>
      <w:r w:rsidRPr="00127F7D">
        <w:rPr>
          <w:rFonts w:ascii="Consolas" w:hAnsi="Consolas" w:cs="Times New Roman"/>
          <w:color w:val="0000FF"/>
          <w:sz w:val="21"/>
          <w:szCs w:val="21"/>
        </w:rPr>
        <w:t>out</w:t>
      </w:r>
      <w:r w:rsidRPr="00127F7D">
        <w:rPr>
          <w:rFonts w:ascii="Consolas" w:hAnsi="Consolas" w:cs="Times New Roman"/>
          <w:sz w:val="21"/>
          <w:szCs w:val="21"/>
        </w:rPr>
        <w:t xml:space="preserve"> STD_LOGIC_VECTOR(</w:t>
      </w:r>
      <w:r w:rsidRPr="00127F7D">
        <w:rPr>
          <w:rFonts w:ascii="Consolas" w:hAnsi="Consolas" w:cs="Times New Roman"/>
          <w:color w:val="098658"/>
          <w:sz w:val="21"/>
          <w:szCs w:val="21"/>
        </w:rPr>
        <w:t>15</w:t>
      </w:r>
      <w:r w:rsidRPr="00127F7D">
        <w:rPr>
          <w:rFonts w:ascii="Consolas" w:hAnsi="Consolas" w:cs="Times New Roman"/>
          <w:sz w:val="21"/>
          <w:szCs w:val="21"/>
        </w:rPr>
        <w:t xml:space="preserve"> </w:t>
      </w:r>
      <w:r w:rsidRPr="00127F7D">
        <w:rPr>
          <w:rFonts w:ascii="Consolas" w:hAnsi="Consolas" w:cs="Times New Roman"/>
          <w:color w:val="0000FF"/>
          <w:sz w:val="21"/>
          <w:szCs w:val="21"/>
        </w:rPr>
        <w:t>downto</w:t>
      </w:r>
      <w:r w:rsidRPr="00127F7D">
        <w:rPr>
          <w:rFonts w:ascii="Consolas" w:hAnsi="Consolas" w:cs="Times New Roman"/>
          <w:sz w:val="21"/>
          <w:szCs w:val="21"/>
        </w:rPr>
        <w:t xml:space="preserve"> </w:t>
      </w:r>
      <w:r w:rsidRPr="00127F7D">
        <w:rPr>
          <w:rFonts w:ascii="Consolas" w:hAnsi="Consolas" w:cs="Times New Roman"/>
          <w:color w:val="098658"/>
          <w:sz w:val="21"/>
          <w:szCs w:val="21"/>
        </w:rPr>
        <w:t>0</w:t>
      </w:r>
      <w:r w:rsidRPr="00127F7D">
        <w:rPr>
          <w:rFonts w:ascii="Consolas" w:hAnsi="Consolas" w:cs="Times New Roman"/>
          <w:sz w:val="21"/>
          <w:szCs w:val="21"/>
        </w:rPr>
        <w:t>);</w:t>
      </w:r>
    </w:p>
    <w:p w14:paraId="24939BD2"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lastRenderedPageBreak/>
        <w:t>        ReadData</w:t>
      </w:r>
      <w:proofErr w:type="gramStart"/>
      <w:r w:rsidRPr="00127F7D">
        <w:rPr>
          <w:rFonts w:ascii="Consolas" w:hAnsi="Consolas" w:cs="Times New Roman"/>
          <w:sz w:val="21"/>
          <w:szCs w:val="21"/>
        </w:rPr>
        <w:t>2 :</w:t>
      </w:r>
      <w:proofErr w:type="gramEnd"/>
      <w:r w:rsidRPr="00127F7D">
        <w:rPr>
          <w:rFonts w:ascii="Consolas" w:hAnsi="Consolas" w:cs="Times New Roman"/>
          <w:sz w:val="21"/>
          <w:szCs w:val="21"/>
        </w:rPr>
        <w:t xml:space="preserve"> </w:t>
      </w:r>
      <w:r w:rsidRPr="00127F7D">
        <w:rPr>
          <w:rFonts w:ascii="Consolas" w:hAnsi="Consolas" w:cs="Times New Roman"/>
          <w:color w:val="0000FF"/>
          <w:sz w:val="21"/>
          <w:szCs w:val="21"/>
        </w:rPr>
        <w:t>out</w:t>
      </w:r>
      <w:r w:rsidRPr="00127F7D">
        <w:rPr>
          <w:rFonts w:ascii="Consolas" w:hAnsi="Consolas" w:cs="Times New Roman"/>
          <w:sz w:val="21"/>
          <w:szCs w:val="21"/>
        </w:rPr>
        <w:t xml:space="preserve"> STD_LOGIC_VECTOR(</w:t>
      </w:r>
      <w:r w:rsidRPr="00127F7D">
        <w:rPr>
          <w:rFonts w:ascii="Consolas" w:hAnsi="Consolas" w:cs="Times New Roman"/>
          <w:color w:val="098658"/>
          <w:sz w:val="21"/>
          <w:szCs w:val="21"/>
        </w:rPr>
        <w:t>15</w:t>
      </w:r>
      <w:r w:rsidRPr="00127F7D">
        <w:rPr>
          <w:rFonts w:ascii="Consolas" w:hAnsi="Consolas" w:cs="Times New Roman"/>
          <w:sz w:val="21"/>
          <w:szCs w:val="21"/>
        </w:rPr>
        <w:t xml:space="preserve"> </w:t>
      </w:r>
      <w:r w:rsidRPr="00127F7D">
        <w:rPr>
          <w:rFonts w:ascii="Consolas" w:hAnsi="Consolas" w:cs="Times New Roman"/>
          <w:color w:val="0000FF"/>
          <w:sz w:val="21"/>
          <w:szCs w:val="21"/>
        </w:rPr>
        <w:t>downto</w:t>
      </w:r>
      <w:r w:rsidRPr="00127F7D">
        <w:rPr>
          <w:rFonts w:ascii="Consolas" w:hAnsi="Consolas" w:cs="Times New Roman"/>
          <w:sz w:val="21"/>
          <w:szCs w:val="21"/>
        </w:rPr>
        <w:t xml:space="preserve"> </w:t>
      </w:r>
      <w:r w:rsidRPr="00127F7D">
        <w:rPr>
          <w:rFonts w:ascii="Consolas" w:hAnsi="Consolas" w:cs="Times New Roman"/>
          <w:color w:val="098658"/>
          <w:sz w:val="21"/>
          <w:szCs w:val="21"/>
        </w:rPr>
        <w:t>0</w:t>
      </w:r>
      <w:r w:rsidRPr="00127F7D">
        <w:rPr>
          <w:rFonts w:ascii="Consolas" w:hAnsi="Consolas" w:cs="Times New Roman"/>
          <w:sz w:val="21"/>
          <w:szCs w:val="21"/>
        </w:rPr>
        <w:t>));</w:t>
      </w:r>
    </w:p>
    <w:p w14:paraId="4DCD83FB"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00FF"/>
          <w:sz w:val="21"/>
          <w:szCs w:val="21"/>
        </w:rPr>
        <w:t>end</w:t>
      </w:r>
      <w:r w:rsidRPr="00127F7D">
        <w:rPr>
          <w:rFonts w:ascii="Consolas" w:hAnsi="Consolas" w:cs="Times New Roman"/>
          <w:sz w:val="21"/>
          <w:szCs w:val="21"/>
        </w:rPr>
        <w:t xml:space="preserve"> RegFile;</w:t>
      </w:r>
    </w:p>
    <w:p w14:paraId="604D12F7" w14:textId="77777777" w:rsidR="00127F7D" w:rsidRPr="00127F7D" w:rsidRDefault="00127F7D" w:rsidP="00127F7D">
      <w:pPr>
        <w:shd w:val="clear" w:color="auto" w:fill="FFFFFF"/>
        <w:spacing w:line="285" w:lineRule="atLeast"/>
        <w:rPr>
          <w:rFonts w:ascii="Consolas" w:hAnsi="Consolas" w:cs="Times New Roman"/>
          <w:sz w:val="21"/>
          <w:szCs w:val="21"/>
        </w:rPr>
      </w:pPr>
    </w:p>
    <w:p w14:paraId="07DD8552"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00FF"/>
          <w:sz w:val="21"/>
          <w:szCs w:val="21"/>
        </w:rPr>
        <w:t>architecture</w:t>
      </w:r>
      <w:r w:rsidRPr="00127F7D">
        <w:rPr>
          <w:rFonts w:ascii="Consolas" w:hAnsi="Consolas" w:cs="Times New Roman"/>
          <w:sz w:val="21"/>
          <w:szCs w:val="21"/>
        </w:rPr>
        <w:t xml:space="preserve"> Behavioral </w:t>
      </w:r>
      <w:r w:rsidRPr="00127F7D">
        <w:rPr>
          <w:rFonts w:ascii="Consolas" w:hAnsi="Consolas" w:cs="Times New Roman"/>
          <w:color w:val="0000FF"/>
          <w:sz w:val="21"/>
          <w:szCs w:val="21"/>
        </w:rPr>
        <w:t>of</w:t>
      </w:r>
      <w:r w:rsidRPr="00127F7D">
        <w:rPr>
          <w:rFonts w:ascii="Consolas" w:hAnsi="Consolas" w:cs="Times New Roman"/>
          <w:sz w:val="21"/>
          <w:szCs w:val="21"/>
        </w:rPr>
        <w:t xml:space="preserve"> RegFile </w:t>
      </w:r>
      <w:r w:rsidRPr="00127F7D">
        <w:rPr>
          <w:rFonts w:ascii="Consolas" w:hAnsi="Consolas" w:cs="Times New Roman"/>
          <w:color w:val="0000FF"/>
          <w:sz w:val="21"/>
          <w:szCs w:val="21"/>
        </w:rPr>
        <w:t>is</w:t>
      </w:r>
    </w:p>
    <w:p w14:paraId="58504A5E" w14:textId="77777777" w:rsidR="00127F7D" w:rsidRPr="00127F7D" w:rsidRDefault="00127F7D" w:rsidP="00127F7D">
      <w:pPr>
        <w:shd w:val="clear" w:color="auto" w:fill="FFFFFF"/>
        <w:spacing w:line="285" w:lineRule="atLeast"/>
        <w:rPr>
          <w:rFonts w:ascii="Consolas" w:hAnsi="Consolas" w:cs="Times New Roman"/>
          <w:sz w:val="21"/>
          <w:szCs w:val="21"/>
        </w:rPr>
      </w:pPr>
    </w:p>
    <w:p w14:paraId="1B41DF1A"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w:t>
      </w:r>
      <w:r w:rsidRPr="00127F7D">
        <w:rPr>
          <w:rFonts w:ascii="Consolas" w:hAnsi="Consolas" w:cs="Times New Roman"/>
          <w:color w:val="0000FF"/>
          <w:sz w:val="21"/>
          <w:szCs w:val="21"/>
        </w:rPr>
        <w:t>type</w:t>
      </w:r>
      <w:r w:rsidRPr="00127F7D">
        <w:rPr>
          <w:rFonts w:ascii="Consolas" w:hAnsi="Consolas" w:cs="Times New Roman"/>
          <w:sz w:val="21"/>
          <w:szCs w:val="21"/>
        </w:rPr>
        <w:t xml:space="preserve"> RegMemArray </w:t>
      </w:r>
      <w:r w:rsidRPr="00127F7D">
        <w:rPr>
          <w:rFonts w:ascii="Consolas" w:hAnsi="Consolas" w:cs="Times New Roman"/>
          <w:color w:val="0000FF"/>
          <w:sz w:val="21"/>
          <w:szCs w:val="21"/>
        </w:rPr>
        <w:t>is</w:t>
      </w:r>
      <w:r w:rsidRPr="00127F7D">
        <w:rPr>
          <w:rFonts w:ascii="Consolas" w:hAnsi="Consolas" w:cs="Times New Roman"/>
          <w:sz w:val="21"/>
          <w:szCs w:val="21"/>
        </w:rPr>
        <w:t xml:space="preserve"> </w:t>
      </w:r>
      <w:proofErr w:type="gramStart"/>
      <w:r w:rsidRPr="00127F7D">
        <w:rPr>
          <w:rFonts w:ascii="Consolas" w:hAnsi="Consolas" w:cs="Times New Roman"/>
          <w:color w:val="0000FF"/>
          <w:sz w:val="21"/>
          <w:szCs w:val="21"/>
        </w:rPr>
        <w:t>array</w:t>
      </w:r>
      <w:r w:rsidRPr="00127F7D">
        <w:rPr>
          <w:rFonts w:ascii="Consolas" w:hAnsi="Consolas" w:cs="Times New Roman"/>
          <w:sz w:val="21"/>
          <w:szCs w:val="21"/>
        </w:rPr>
        <w:t>(</w:t>
      </w:r>
      <w:proofErr w:type="gramEnd"/>
      <w:r w:rsidRPr="00127F7D">
        <w:rPr>
          <w:rFonts w:ascii="Consolas" w:hAnsi="Consolas" w:cs="Times New Roman"/>
          <w:color w:val="098658"/>
          <w:sz w:val="21"/>
          <w:szCs w:val="21"/>
        </w:rPr>
        <w:t>0</w:t>
      </w:r>
      <w:r w:rsidRPr="00127F7D">
        <w:rPr>
          <w:rFonts w:ascii="Consolas" w:hAnsi="Consolas" w:cs="Times New Roman"/>
          <w:sz w:val="21"/>
          <w:szCs w:val="21"/>
        </w:rPr>
        <w:t xml:space="preserve"> </w:t>
      </w:r>
      <w:r w:rsidRPr="00127F7D">
        <w:rPr>
          <w:rFonts w:ascii="Consolas" w:hAnsi="Consolas" w:cs="Times New Roman"/>
          <w:color w:val="0000FF"/>
          <w:sz w:val="21"/>
          <w:szCs w:val="21"/>
        </w:rPr>
        <w:t>to</w:t>
      </w:r>
      <w:r w:rsidRPr="00127F7D">
        <w:rPr>
          <w:rFonts w:ascii="Consolas" w:hAnsi="Consolas" w:cs="Times New Roman"/>
          <w:sz w:val="21"/>
          <w:szCs w:val="21"/>
        </w:rPr>
        <w:t xml:space="preserve"> </w:t>
      </w:r>
      <w:r w:rsidRPr="00127F7D">
        <w:rPr>
          <w:rFonts w:ascii="Consolas" w:hAnsi="Consolas" w:cs="Times New Roman"/>
          <w:color w:val="098658"/>
          <w:sz w:val="21"/>
          <w:szCs w:val="21"/>
        </w:rPr>
        <w:t>15</w:t>
      </w:r>
      <w:r w:rsidRPr="00127F7D">
        <w:rPr>
          <w:rFonts w:ascii="Consolas" w:hAnsi="Consolas" w:cs="Times New Roman"/>
          <w:sz w:val="21"/>
          <w:szCs w:val="21"/>
        </w:rPr>
        <w:t xml:space="preserve">) </w:t>
      </w:r>
      <w:r w:rsidRPr="00127F7D">
        <w:rPr>
          <w:rFonts w:ascii="Consolas" w:hAnsi="Consolas" w:cs="Times New Roman"/>
          <w:color w:val="0000FF"/>
          <w:sz w:val="21"/>
          <w:szCs w:val="21"/>
        </w:rPr>
        <w:t>of</w:t>
      </w:r>
      <w:r w:rsidRPr="00127F7D">
        <w:rPr>
          <w:rFonts w:ascii="Consolas" w:hAnsi="Consolas" w:cs="Times New Roman"/>
          <w:sz w:val="21"/>
          <w:szCs w:val="21"/>
        </w:rPr>
        <w:t xml:space="preserve"> STD_LOGIC_VECTOR(</w:t>
      </w:r>
      <w:r w:rsidRPr="00127F7D">
        <w:rPr>
          <w:rFonts w:ascii="Consolas" w:hAnsi="Consolas" w:cs="Times New Roman"/>
          <w:color w:val="098658"/>
          <w:sz w:val="21"/>
          <w:szCs w:val="21"/>
        </w:rPr>
        <w:t>15</w:t>
      </w:r>
      <w:r w:rsidRPr="00127F7D">
        <w:rPr>
          <w:rFonts w:ascii="Consolas" w:hAnsi="Consolas" w:cs="Times New Roman"/>
          <w:sz w:val="21"/>
          <w:szCs w:val="21"/>
        </w:rPr>
        <w:t xml:space="preserve"> </w:t>
      </w:r>
      <w:r w:rsidRPr="00127F7D">
        <w:rPr>
          <w:rFonts w:ascii="Consolas" w:hAnsi="Consolas" w:cs="Times New Roman"/>
          <w:color w:val="0000FF"/>
          <w:sz w:val="21"/>
          <w:szCs w:val="21"/>
        </w:rPr>
        <w:t>downto</w:t>
      </w:r>
      <w:r w:rsidRPr="00127F7D">
        <w:rPr>
          <w:rFonts w:ascii="Consolas" w:hAnsi="Consolas" w:cs="Times New Roman"/>
          <w:sz w:val="21"/>
          <w:szCs w:val="21"/>
        </w:rPr>
        <w:t xml:space="preserve"> </w:t>
      </w:r>
      <w:r w:rsidRPr="00127F7D">
        <w:rPr>
          <w:rFonts w:ascii="Consolas" w:hAnsi="Consolas" w:cs="Times New Roman"/>
          <w:color w:val="098658"/>
          <w:sz w:val="21"/>
          <w:szCs w:val="21"/>
        </w:rPr>
        <w:t>0</w:t>
      </w:r>
      <w:r w:rsidRPr="00127F7D">
        <w:rPr>
          <w:rFonts w:ascii="Consolas" w:hAnsi="Consolas" w:cs="Times New Roman"/>
          <w:sz w:val="21"/>
          <w:szCs w:val="21"/>
        </w:rPr>
        <w:t>);</w:t>
      </w:r>
    </w:p>
    <w:p w14:paraId="4918B1F3"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w:t>
      </w:r>
      <w:r w:rsidRPr="00127F7D">
        <w:rPr>
          <w:rFonts w:ascii="Consolas" w:hAnsi="Consolas" w:cs="Times New Roman"/>
          <w:color w:val="0000FF"/>
          <w:sz w:val="21"/>
          <w:szCs w:val="21"/>
        </w:rPr>
        <w:t>signal</w:t>
      </w:r>
      <w:r w:rsidRPr="00127F7D">
        <w:rPr>
          <w:rFonts w:ascii="Consolas" w:hAnsi="Consolas" w:cs="Times New Roman"/>
          <w:sz w:val="21"/>
          <w:szCs w:val="21"/>
        </w:rPr>
        <w:t xml:space="preserve"> Reg_</w:t>
      </w:r>
      <w:proofErr w:type="gramStart"/>
      <w:r w:rsidRPr="00127F7D">
        <w:rPr>
          <w:rFonts w:ascii="Consolas" w:hAnsi="Consolas" w:cs="Times New Roman"/>
          <w:sz w:val="21"/>
          <w:szCs w:val="21"/>
        </w:rPr>
        <w:t>File :</w:t>
      </w:r>
      <w:proofErr w:type="gramEnd"/>
      <w:r w:rsidRPr="00127F7D">
        <w:rPr>
          <w:rFonts w:ascii="Consolas" w:hAnsi="Consolas" w:cs="Times New Roman"/>
          <w:sz w:val="21"/>
          <w:szCs w:val="21"/>
        </w:rPr>
        <w:t xml:space="preserve"> RegMemArray := (</w:t>
      </w:r>
    </w:p>
    <w:p w14:paraId="536F9862"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98658"/>
          <w:sz w:val="21"/>
          <w:szCs w:val="21"/>
        </w:rPr>
        <w:t>"0000000000000000"</w:t>
      </w:r>
      <w:r w:rsidRPr="00127F7D">
        <w:rPr>
          <w:rFonts w:ascii="Consolas" w:hAnsi="Consolas" w:cs="Times New Roman"/>
          <w:sz w:val="21"/>
          <w:szCs w:val="21"/>
        </w:rPr>
        <w:t xml:space="preserve">, </w:t>
      </w:r>
      <w:r w:rsidRPr="00127F7D">
        <w:rPr>
          <w:rFonts w:ascii="Consolas" w:hAnsi="Consolas" w:cs="Times New Roman"/>
          <w:color w:val="008000"/>
          <w:sz w:val="21"/>
          <w:szCs w:val="21"/>
        </w:rPr>
        <w:t>--$Zero 0 0000</w:t>
      </w:r>
    </w:p>
    <w:p w14:paraId="7B35D106"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98658"/>
          <w:sz w:val="21"/>
          <w:szCs w:val="21"/>
        </w:rPr>
        <w:t>"0000000001000000"</w:t>
      </w:r>
      <w:r w:rsidRPr="00127F7D">
        <w:rPr>
          <w:rFonts w:ascii="Consolas" w:hAnsi="Consolas" w:cs="Times New Roman"/>
          <w:sz w:val="21"/>
          <w:szCs w:val="21"/>
        </w:rPr>
        <w:t xml:space="preserve">, </w:t>
      </w:r>
      <w:r w:rsidRPr="00127F7D">
        <w:rPr>
          <w:rFonts w:ascii="Consolas" w:hAnsi="Consolas" w:cs="Times New Roman"/>
          <w:color w:val="008000"/>
          <w:sz w:val="21"/>
          <w:szCs w:val="21"/>
        </w:rPr>
        <w:t>--$v0   1 0001</w:t>
      </w:r>
    </w:p>
    <w:p w14:paraId="5AA0C2D2"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98658"/>
          <w:sz w:val="21"/>
          <w:szCs w:val="21"/>
        </w:rPr>
        <w:t>"0001000000010000"</w:t>
      </w:r>
      <w:r w:rsidRPr="00127F7D">
        <w:rPr>
          <w:rFonts w:ascii="Consolas" w:hAnsi="Consolas" w:cs="Times New Roman"/>
          <w:sz w:val="21"/>
          <w:szCs w:val="21"/>
        </w:rPr>
        <w:t xml:space="preserve">, </w:t>
      </w:r>
      <w:r w:rsidRPr="00127F7D">
        <w:rPr>
          <w:rFonts w:ascii="Consolas" w:hAnsi="Consolas" w:cs="Times New Roman"/>
          <w:color w:val="008000"/>
          <w:sz w:val="21"/>
          <w:szCs w:val="21"/>
        </w:rPr>
        <w:t>--$v1   2 0010</w:t>
      </w:r>
    </w:p>
    <w:p w14:paraId="645EE501"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98658"/>
          <w:sz w:val="21"/>
          <w:szCs w:val="21"/>
        </w:rPr>
        <w:t>"0000000000001111"</w:t>
      </w:r>
      <w:r w:rsidRPr="00127F7D">
        <w:rPr>
          <w:rFonts w:ascii="Consolas" w:hAnsi="Consolas" w:cs="Times New Roman"/>
          <w:sz w:val="21"/>
          <w:szCs w:val="21"/>
        </w:rPr>
        <w:t xml:space="preserve">, </w:t>
      </w:r>
      <w:r w:rsidRPr="00127F7D">
        <w:rPr>
          <w:rFonts w:ascii="Consolas" w:hAnsi="Consolas" w:cs="Times New Roman"/>
          <w:color w:val="008000"/>
          <w:sz w:val="21"/>
          <w:szCs w:val="21"/>
        </w:rPr>
        <w:t>--$v2   3 0011</w:t>
      </w:r>
    </w:p>
    <w:p w14:paraId="278434BA"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98658"/>
          <w:sz w:val="21"/>
          <w:szCs w:val="21"/>
        </w:rPr>
        <w:t>"0000000011110000"</w:t>
      </w:r>
      <w:r w:rsidRPr="00127F7D">
        <w:rPr>
          <w:rFonts w:ascii="Consolas" w:hAnsi="Consolas" w:cs="Times New Roman"/>
          <w:sz w:val="21"/>
          <w:szCs w:val="21"/>
        </w:rPr>
        <w:t xml:space="preserve">, </w:t>
      </w:r>
      <w:r w:rsidRPr="00127F7D">
        <w:rPr>
          <w:rFonts w:ascii="Consolas" w:hAnsi="Consolas" w:cs="Times New Roman"/>
          <w:color w:val="008000"/>
          <w:sz w:val="21"/>
          <w:szCs w:val="21"/>
        </w:rPr>
        <w:t>--$v3   4 0100</w:t>
      </w:r>
    </w:p>
    <w:p w14:paraId="15E7837D"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98658"/>
          <w:sz w:val="21"/>
          <w:szCs w:val="21"/>
        </w:rPr>
        <w:t>"0000000000010000"</w:t>
      </w:r>
      <w:r w:rsidRPr="00127F7D">
        <w:rPr>
          <w:rFonts w:ascii="Consolas" w:hAnsi="Consolas" w:cs="Times New Roman"/>
          <w:sz w:val="21"/>
          <w:szCs w:val="21"/>
        </w:rPr>
        <w:t xml:space="preserve">, </w:t>
      </w:r>
      <w:r w:rsidRPr="00127F7D">
        <w:rPr>
          <w:rFonts w:ascii="Consolas" w:hAnsi="Consolas" w:cs="Times New Roman"/>
          <w:color w:val="008000"/>
          <w:sz w:val="21"/>
          <w:szCs w:val="21"/>
        </w:rPr>
        <w:t>--$a0   5 0101</w:t>
      </w:r>
    </w:p>
    <w:p w14:paraId="6DAC0390"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98658"/>
          <w:sz w:val="21"/>
          <w:szCs w:val="21"/>
        </w:rPr>
        <w:t>"0000000000000101"</w:t>
      </w:r>
      <w:r w:rsidRPr="00127F7D">
        <w:rPr>
          <w:rFonts w:ascii="Consolas" w:hAnsi="Consolas" w:cs="Times New Roman"/>
          <w:sz w:val="21"/>
          <w:szCs w:val="21"/>
        </w:rPr>
        <w:t xml:space="preserve">, </w:t>
      </w:r>
      <w:r w:rsidRPr="00127F7D">
        <w:rPr>
          <w:rFonts w:ascii="Consolas" w:hAnsi="Consolas" w:cs="Times New Roman"/>
          <w:color w:val="008000"/>
          <w:sz w:val="21"/>
          <w:szCs w:val="21"/>
        </w:rPr>
        <w:t>--$a1   6 0110</w:t>
      </w:r>
    </w:p>
    <w:p w14:paraId="7B118B24"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98658"/>
          <w:sz w:val="21"/>
          <w:szCs w:val="21"/>
        </w:rPr>
        <w:t>"0000000000000000"</w:t>
      </w:r>
      <w:r w:rsidRPr="00127F7D">
        <w:rPr>
          <w:rFonts w:ascii="Consolas" w:hAnsi="Consolas" w:cs="Times New Roman"/>
          <w:sz w:val="21"/>
          <w:szCs w:val="21"/>
        </w:rPr>
        <w:t xml:space="preserve">, </w:t>
      </w:r>
      <w:r w:rsidRPr="00127F7D">
        <w:rPr>
          <w:rFonts w:ascii="Consolas" w:hAnsi="Consolas" w:cs="Times New Roman"/>
          <w:color w:val="008000"/>
          <w:sz w:val="21"/>
          <w:szCs w:val="21"/>
        </w:rPr>
        <w:t>--$t0   7 0111</w:t>
      </w:r>
    </w:p>
    <w:p w14:paraId="6B13F091"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98658"/>
          <w:sz w:val="21"/>
          <w:szCs w:val="21"/>
        </w:rPr>
        <w:t>"0000000000000000"</w:t>
      </w:r>
      <w:r w:rsidRPr="00127F7D">
        <w:rPr>
          <w:rFonts w:ascii="Consolas" w:hAnsi="Consolas" w:cs="Times New Roman"/>
          <w:sz w:val="21"/>
          <w:szCs w:val="21"/>
        </w:rPr>
        <w:t xml:space="preserve">, </w:t>
      </w:r>
      <w:r w:rsidRPr="00127F7D">
        <w:rPr>
          <w:rFonts w:ascii="Consolas" w:hAnsi="Consolas" w:cs="Times New Roman"/>
          <w:color w:val="008000"/>
          <w:sz w:val="21"/>
          <w:szCs w:val="21"/>
        </w:rPr>
        <w:t>--$t1   8 1000</w:t>
      </w:r>
    </w:p>
    <w:p w14:paraId="7700DAB1"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98658"/>
          <w:sz w:val="21"/>
          <w:szCs w:val="21"/>
        </w:rPr>
        <w:t>"0000000000000000"</w:t>
      </w:r>
      <w:r w:rsidRPr="00127F7D">
        <w:rPr>
          <w:rFonts w:ascii="Consolas" w:hAnsi="Consolas" w:cs="Times New Roman"/>
          <w:sz w:val="21"/>
          <w:szCs w:val="21"/>
        </w:rPr>
        <w:t xml:space="preserve">, </w:t>
      </w:r>
      <w:r w:rsidRPr="00127F7D">
        <w:rPr>
          <w:rFonts w:ascii="Consolas" w:hAnsi="Consolas" w:cs="Times New Roman"/>
          <w:color w:val="008000"/>
          <w:sz w:val="21"/>
          <w:szCs w:val="21"/>
        </w:rPr>
        <w:t>--$t2   9 1001</w:t>
      </w:r>
    </w:p>
    <w:p w14:paraId="76D2A76B"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98658"/>
          <w:sz w:val="21"/>
          <w:szCs w:val="21"/>
        </w:rPr>
        <w:t>"0000000000000000"</w:t>
      </w:r>
      <w:r w:rsidRPr="00127F7D">
        <w:rPr>
          <w:rFonts w:ascii="Consolas" w:hAnsi="Consolas" w:cs="Times New Roman"/>
          <w:sz w:val="21"/>
          <w:szCs w:val="21"/>
        </w:rPr>
        <w:t xml:space="preserve">, </w:t>
      </w:r>
      <w:r w:rsidRPr="00127F7D">
        <w:rPr>
          <w:rFonts w:ascii="Consolas" w:hAnsi="Consolas" w:cs="Times New Roman"/>
          <w:color w:val="008000"/>
          <w:sz w:val="21"/>
          <w:szCs w:val="21"/>
        </w:rPr>
        <w:t>--$t3   10</w:t>
      </w:r>
    </w:p>
    <w:p w14:paraId="0A6D9C1A"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98658"/>
          <w:sz w:val="21"/>
          <w:szCs w:val="21"/>
        </w:rPr>
        <w:t>"0000000000000000"</w:t>
      </w:r>
      <w:r w:rsidRPr="00127F7D">
        <w:rPr>
          <w:rFonts w:ascii="Consolas" w:hAnsi="Consolas" w:cs="Times New Roman"/>
          <w:sz w:val="21"/>
          <w:szCs w:val="21"/>
        </w:rPr>
        <w:t xml:space="preserve">, </w:t>
      </w:r>
      <w:r w:rsidRPr="00127F7D">
        <w:rPr>
          <w:rFonts w:ascii="Consolas" w:hAnsi="Consolas" w:cs="Times New Roman"/>
          <w:color w:val="008000"/>
          <w:sz w:val="21"/>
          <w:szCs w:val="21"/>
        </w:rPr>
        <w:t>--$t4   11</w:t>
      </w:r>
    </w:p>
    <w:p w14:paraId="2A0A3809"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98658"/>
          <w:sz w:val="21"/>
          <w:szCs w:val="21"/>
        </w:rPr>
        <w:t>"0000000000000000"</w:t>
      </w:r>
      <w:r w:rsidRPr="00127F7D">
        <w:rPr>
          <w:rFonts w:ascii="Consolas" w:hAnsi="Consolas" w:cs="Times New Roman"/>
          <w:sz w:val="21"/>
          <w:szCs w:val="21"/>
        </w:rPr>
        <w:t xml:space="preserve">, </w:t>
      </w:r>
      <w:r w:rsidRPr="00127F7D">
        <w:rPr>
          <w:rFonts w:ascii="Consolas" w:hAnsi="Consolas" w:cs="Times New Roman"/>
          <w:color w:val="008000"/>
          <w:sz w:val="21"/>
          <w:szCs w:val="21"/>
        </w:rPr>
        <w:t>--$t5   12</w:t>
      </w:r>
    </w:p>
    <w:p w14:paraId="651479A6"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98658"/>
          <w:sz w:val="21"/>
          <w:szCs w:val="21"/>
        </w:rPr>
        <w:t>"0000000000000000"</w:t>
      </w:r>
      <w:r w:rsidRPr="00127F7D">
        <w:rPr>
          <w:rFonts w:ascii="Consolas" w:hAnsi="Consolas" w:cs="Times New Roman"/>
          <w:sz w:val="21"/>
          <w:szCs w:val="21"/>
        </w:rPr>
        <w:t xml:space="preserve">, </w:t>
      </w:r>
      <w:r w:rsidRPr="00127F7D">
        <w:rPr>
          <w:rFonts w:ascii="Consolas" w:hAnsi="Consolas" w:cs="Times New Roman"/>
          <w:color w:val="008000"/>
          <w:sz w:val="21"/>
          <w:szCs w:val="21"/>
        </w:rPr>
        <w:t>--$s0   13</w:t>
      </w:r>
    </w:p>
    <w:p w14:paraId="5D8BC0FA"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98658"/>
          <w:sz w:val="21"/>
          <w:szCs w:val="21"/>
        </w:rPr>
        <w:t>"0000000000000000"</w:t>
      </w:r>
      <w:r w:rsidRPr="00127F7D">
        <w:rPr>
          <w:rFonts w:ascii="Consolas" w:hAnsi="Consolas" w:cs="Times New Roman"/>
          <w:sz w:val="21"/>
          <w:szCs w:val="21"/>
        </w:rPr>
        <w:t xml:space="preserve">, </w:t>
      </w:r>
      <w:r w:rsidRPr="00127F7D">
        <w:rPr>
          <w:rFonts w:ascii="Consolas" w:hAnsi="Consolas" w:cs="Times New Roman"/>
          <w:color w:val="008000"/>
          <w:sz w:val="21"/>
          <w:szCs w:val="21"/>
        </w:rPr>
        <w:t>--$s1   14</w:t>
      </w:r>
    </w:p>
    <w:p w14:paraId="55771155"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98658"/>
          <w:sz w:val="21"/>
          <w:szCs w:val="21"/>
        </w:rPr>
        <w:t>"0000000000000000"</w:t>
      </w:r>
      <w:r w:rsidRPr="00127F7D">
        <w:rPr>
          <w:rFonts w:ascii="Consolas" w:hAnsi="Consolas" w:cs="Times New Roman"/>
          <w:sz w:val="21"/>
          <w:szCs w:val="21"/>
        </w:rPr>
        <w:t xml:space="preserve"> </w:t>
      </w:r>
      <w:r w:rsidRPr="00127F7D">
        <w:rPr>
          <w:rFonts w:ascii="Consolas" w:hAnsi="Consolas" w:cs="Times New Roman"/>
          <w:color w:val="008000"/>
          <w:sz w:val="21"/>
          <w:szCs w:val="21"/>
        </w:rPr>
        <w:t>-- $ra   15</w:t>
      </w:r>
    </w:p>
    <w:p w14:paraId="53E0D3E7"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w:t>
      </w:r>
    </w:p>
    <w:p w14:paraId="732E1F94"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w:t>
      </w:r>
    </w:p>
    <w:p w14:paraId="4B7E68BA"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w:t>
      </w:r>
    </w:p>
    <w:p w14:paraId="4B847A11"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00FF"/>
          <w:sz w:val="21"/>
          <w:szCs w:val="21"/>
        </w:rPr>
        <w:t>begin</w:t>
      </w:r>
    </w:p>
    <w:p w14:paraId="344BB77E" w14:textId="77777777" w:rsidR="00127F7D" w:rsidRPr="00127F7D" w:rsidRDefault="00127F7D" w:rsidP="00127F7D">
      <w:pPr>
        <w:shd w:val="clear" w:color="auto" w:fill="FFFFFF"/>
        <w:spacing w:line="285" w:lineRule="atLeast"/>
        <w:rPr>
          <w:rFonts w:ascii="Consolas" w:hAnsi="Consolas" w:cs="Times New Roman"/>
          <w:sz w:val="21"/>
          <w:szCs w:val="21"/>
        </w:rPr>
      </w:pPr>
    </w:p>
    <w:p w14:paraId="57CB2407"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08000"/>
          <w:sz w:val="21"/>
          <w:szCs w:val="21"/>
        </w:rPr>
        <w:t>-- Outputting the Register data by converting the ReadReg 4 bits to an integer index.</w:t>
      </w:r>
    </w:p>
    <w:p w14:paraId="273216C8"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000FF"/>
          <w:sz w:val="21"/>
          <w:szCs w:val="21"/>
        </w:rPr>
        <w:t>process</w:t>
      </w:r>
      <w:r w:rsidRPr="00127F7D">
        <w:rPr>
          <w:rFonts w:ascii="Consolas" w:hAnsi="Consolas" w:cs="Times New Roman"/>
          <w:sz w:val="21"/>
          <w:szCs w:val="21"/>
        </w:rPr>
        <w:t xml:space="preserve"> (InstData)</w:t>
      </w:r>
    </w:p>
    <w:p w14:paraId="47A0C242"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000FF"/>
          <w:sz w:val="21"/>
          <w:szCs w:val="21"/>
        </w:rPr>
        <w:t>begin</w:t>
      </w:r>
    </w:p>
    <w:p w14:paraId="7D494261"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08000"/>
          <w:sz w:val="21"/>
          <w:szCs w:val="21"/>
        </w:rPr>
        <w:t>--if (rising_edge(clk)) then</w:t>
      </w:r>
    </w:p>
    <w:p w14:paraId="7E846C5C"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ReadData1 &lt;= Reg_File(to_integer(</w:t>
      </w:r>
      <w:proofErr w:type="gramStart"/>
      <w:r w:rsidRPr="00127F7D">
        <w:rPr>
          <w:rFonts w:ascii="Consolas" w:hAnsi="Consolas" w:cs="Times New Roman"/>
          <w:sz w:val="21"/>
          <w:szCs w:val="21"/>
        </w:rPr>
        <w:t>unsigned(</w:t>
      </w:r>
      <w:proofErr w:type="gramEnd"/>
      <w:r w:rsidRPr="00127F7D">
        <w:rPr>
          <w:rFonts w:ascii="Consolas" w:hAnsi="Consolas" w:cs="Times New Roman"/>
          <w:sz w:val="21"/>
          <w:szCs w:val="21"/>
        </w:rPr>
        <w:t xml:space="preserve">ReadReg1))); </w:t>
      </w:r>
    </w:p>
    <w:p w14:paraId="393DFFA1"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ReadData2 &lt;= Reg_File(to_integer(</w:t>
      </w:r>
      <w:proofErr w:type="gramStart"/>
      <w:r w:rsidRPr="00127F7D">
        <w:rPr>
          <w:rFonts w:ascii="Consolas" w:hAnsi="Consolas" w:cs="Times New Roman"/>
          <w:sz w:val="21"/>
          <w:szCs w:val="21"/>
        </w:rPr>
        <w:t>unsigned(</w:t>
      </w:r>
      <w:proofErr w:type="gramEnd"/>
      <w:r w:rsidRPr="00127F7D">
        <w:rPr>
          <w:rFonts w:ascii="Consolas" w:hAnsi="Consolas" w:cs="Times New Roman"/>
          <w:sz w:val="21"/>
          <w:szCs w:val="21"/>
        </w:rPr>
        <w:t>ReadReg2)));</w:t>
      </w:r>
    </w:p>
    <w:p w14:paraId="1A84A738"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08000"/>
          <w:sz w:val="21"/>
          <w:szCs w:val="21"/>
        </w:rPr>
        <w:t>--end if;</w:t>
      </w:r>
    </w:p>
    <w:p w14:paraId="6E0FE01D"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000FF"/>
          <w:sz w:val="21"/>
          <w:szCs w:val="21"/>
        </w:rPr>
        <w:t>end</w:t>
      </w:r>
      <w:r w:rsidRPr="00127F7D">
        <w:rPr>
          <w:rFonts w:ascii="Consolas" w:hAnsi="Consolas" w:cs="Times New Roman"/>
          <w:sz w:val="21"/>
          <w:szCs w:val="21"/>
        </w:rPr>
        <w:t xml:space="preserve"> </w:t>
      </w:r>
      <w:r w:rsidRPr="00127F7D">
        <w:rPr>
          <w:rFonts w:ascii="Consolas" w:hAnsi="Consolas" w:cs="Times New Roman"/>
          <w:color w:val="0000FF"/>
          <w:sz w:val="21"/>
          <w:szCs w:val="21"/>
        </w:rPr>
        <w:t>process</w:t>
      </w:r>
      <w:r w:rsidRPr="00127F7D">
        <w:rPr>
          <w:rFonts w:ascii="Consolas" w:hAnsi="Consolas" w:cs="Times New Roman"/>
          <w:sz w:val="21"/>
          <w:szCs w:val="21"/>
        </w:rPr>
        <w:t>;</w:t>
      </w:r>
    </w:p>
    <w:p w14:paraId="7215B164" w14:textId="77777777" w:rsidR="00127F7D" w:rsidRPr="00127F7D" w:rsidRDefault="00127F7D" w:rsidP="00127F7D">
      <w:pPr>
        <w:shd w:val="clear" w:color="auto" w:fill="FFFFFF"/>
        <w:spacing w:line="285" w:lineRule="atLeast"/>
        <w:rPr>
          <w:rFonts w:ascii="Consolas" w:hAnsi="Consolas" w:cs="Times New Roman"/>
          <w:sz w:val="21"/>
          <w:szCs w:val="21"/>
        </w:rPr>
      </w:pPr>
    </w:p>
    <w:p w14:paraId="45434915" w14:textId="77777777" w:rsidR="00127F7D" w:rsidRPr="00127F7D" w:rsidRDefault="00127F7D" w:rsidP="00127F7D">
      <w:pPr>
        <w:shd w:val="clear" w:color="auto" w:fill="FFFFFF"/>
        <w:spacing w:line="285" w:lineRule="atLeast"/>
        <w:rPr>
          <w:rFonts w:ascii="Consolas" w:hAnsi="Consolas" w:cs="Times New Roman"/>
          <w:sz w:val="21"/>
          <w:szCs w:val="21"/>
        </w:rPr>
      </w:pPr>
      <w:proofErr w:type="gramStart"/>
      <w:r w:rsidRPr="00127F7D">
        <w:rPr>
          <w:rFonts w:ascii="Consolas" w:hAnsi="Consolas" w:cs="Times New Roman"/>
          <w:color w:val="0000FF"/>
          <w:sz w:val="21"/>
          <w:szCs w:val="21"/>
        </w:rPr>
        <w:t>process</w:t>
      </w:r>
      <w:r w:rsidRPr="00127F7D">
        <w:rPr>
          <w:rFonts w:ascii="Consolas" w:hAnsi="Consolas" w:cs="Times New Roman"/>
          <w:sz w:val="21"/>
          <w:szCs w:val="21"/>
        </w:rPr>
        <w:t>(</w:t>
      </w:r>
      <w:proofErr w:type="gramEnd"/>
      <w:r w:rsidRPr="00127F7D">
        <w:rPr>
          <w:rFonts w:ascii="Consolas" w:hAnsi="Consolas" w:cs="Times New Roman"/>
          <w:sz w:val="21"/>
          <w:szCs w:val="21"/>
        </w:rPr>
        <w:t>WriteData)</w:t>
      </w:r>
    </w:p>
    <w:p w14:paraId="415778EE"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000FF"/>
          <w:sz w:val="21"/>
          <w:szCs w:val="21"/>
        </w:rPr>
        <w:t>begin</w:t>
      </w:r>
    </w:p>
    <w:p w14:paraId="53C7152E"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08000"/>
          <w:sz w:val="21"/>
          <w:szCs w:val="21"/>
        </w:rPr>
        <w:t>--Check if we are at the rising edge of the clock and that the Reg write enable signal is '1'.</w:t>
      </w:r>
    </w:p>
    <w:p w14:paraId="178473EF"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08000"/>
          <w:sz w:val="21"/>
          <w:szCs w:val="21"/>
        </w:rPr>
        <w:t xml:space="preserve">--if (rising_edge(clk) and RegWriteCtrl = '1' and </w:t>
      </w:r>
      <w:proofErr w:type="gramStart"/>
      <w:r w:rsidRPr="00127F7D">
        <w:rPr>
          <w:rFonts w:ascii="Consolas" w:hAnsi="Consolas" w:cs="Times New Roman"/>
          <w:color w:val="008000"/>
          <w:sz w:val="21"/>
          <w:szCs w:val="21"/>
        </w:rPr>
        <w:t>not(</w:t>
      </w:r>
      <w:proofErr w:type="gramEnd"/>
      <w:r w:rsidRPr="00127F7D">
        <w:rPr>
          <w:rFonts w:ascii="Consolas" w:hAnsi="Consolas" w:cs="Times New Roman"/>
          <w:color w:val="008000"/>
          <w:sz w:val="21"/>
          <w:szCs w:val="21"/>
        </w:rPr>
        <w:t>WriteReg = "0000")) then</w:t>
      </w:r>
    </w:p>
    <w:p w14:paraId="4F6052B8"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08000"/>
          <w:sz w:val="21"/>
          <w:szCs w:val="21"/>
        </w:rPr>
        <w:t>--    Reg_File(to_integer(</w:t>
      </w:r>
      <w:proofErr w:type="gramStart"/>
      <w:r w:rsidRPr="00127F7D">
        <w:rPr>
          <w:rFonts w:ascii="Consolas" w:hAnsi="Consolas" w:cs="Times New Roman"/>
          <w:color w:val="008000"/>
          <w:sz w:val="21"/>
          <w:szCs w:val="21"/>
        </w:rPr>
        <w:t>unsigned(</w:t>
      </w:r>
      <w:proofErr w:type="gramEnd"/>
      <w:r w:rsidRPr="00127F7D">
        <w:rPr>
          <w:rFonts w:ascii="Consolas" w:hAnsi="Consolas" w:cs="Times New Roman"/>
          <w:color w:val="008000"/>
          <w:sz w:val="21"/>
          <w:szCs w:val="21"/>
        </w:rPr>
        <w:t>WriteReg))) &lt;= WriteData after 49ns;</w:t>
      </w:r>
    </w:p>
    <w:p w14:paraId="3D522DD7"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lastRenderedPageBreak/>
        <w:t xml:space="preserve">    </w:t>
      </w:r>
      <w:r w:rsidRPr="00127F7D">
        <w:rPr>
          <w:rFonts w:ascii="Consolas" w:hAnsi="Consolas" w:cs="Times New Roman"/>
          <w:color w:val="008000"/>
          <w:sz w:val="21"/>
          <w:szCs w:val="21"/>
        </w:rPr>
        <w:t>--else</w:t>
      </w:r>
    </w:p>
    <w:p w14:paraId="14B57882"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08000"/>
          <w:sz w:val="21"/>
          <w:szCs w:val="21"/>
        </w:rPr>
        <w:t>--    Reg_File(to_integer(</w:t>
      </w:r>
      <w:proofErr w:type="gramStart"/>
      <w:r w:rsidRPr="00127F7D">
        <w:rPr>
          <w:rFonts w:ascii="Consolas" w:hAnsi="Consolas" w:cs="Times New Roman"/>
          <w:color w:val="008000"/>
          <w:sz w:val="21"/>
          <w:szCs w:val="21"/>
        </w:rPr>
        <w:t>unsigned(</w:t>
      </w:r>
      <w:proofErr w:type="gramEnd"/>
      <w:r w:rsidRPr="00127F7D">
        <w:rPr>
          <w:rFonts w:ascii="Consolas" w:hAnsi="Consolas" w:cs="Times New Roman"/>
          <w:color w:val="008000"/>
          <w:sz w:val="21"/>
          <w:szCs w:val="21"/>
        </w:rPr>
        <w:t>WriteReg))) &lt;= Reg_File(to_integer(unsigned(WriteReg)));</w:t>
      </w:r>
    </w:p>
    <w:p w14:paraId="10DCE02E"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08000"/>
          <w:sz w:val="21"/>
          <w:szCs w:val="21"/>
        </w:rPr>
        <w:t>--end if;</w:t>
      </w:r>
    </w:p>
    <w:p w14:paraId="04910D18"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000FF"/>
          <w:sz w:val="21"/>
          <w:szCs w:val="21"/>
        </w:rPr>
        <w:t>if</w:t>
      </w:r>
      <w:r w:rsidRPr="00127F7D">
        <w:rPr>
          <w:rFonts w:ascii="Consolas" w:hAnsi="Consolas" w:cs="Times New Roman"/>
          <w:sz w:val="21"/>
          <w:szCs w:val="21"/>
        </w:rPr>
        <w:t xml:space="preserve"> (RegWriteCtrl = </w:t>
      </w:r>
      <w:r w:rsidRPr="00127F7D">
        <w:rPr>
          <w:rFonts w:ascii="Consolas" w:hAnsi="Consolas" w:cs="Times New Roman"/>
          <w:color w:val="098658"/>
          <w:sz w:val="21"/>
          <w:szCs w:val="21"/>
        </w:rPr>
        <w:t>'1'</w:t>
      </w:r>
      <w:r w:rsidRPr="00127F7D">
        <w:rPr>
          <w:rFonts w:ascii="Consolas" w:hAnsi="Consolas" w:cs="Times New Roman"/>
          <w:sz w:val="21"/>
          <w:szCs w:val="21"/>
        </w:rPr>
        <w:t xml:space="preserve"> </w:t>
      </w:r>
      <w:r w:rsidRPr="00127F7D">
        <w:rPr>
          <w:rFonts w:ascii="Consolas" w:hAnsi="Consolas" w:cs="Times New Roman"/>
          <w:color w:val="0000FF"/>
          <w:sz w:val="21"/>
          <w:szCs w:val="21"/>
        </w:rPr>
        <w:t>and</w:t>
      </w:r>
      <w:r w:rsidRPr="00127F7D">
        <w:rPr>
          <w:rFonts w:ascii="Consolas" w:hAnsi="Consolas" w:cs="Times New Roman"/>
          <w:sz w:val="21"/>
          <w:szCs w:val="21"/>
        </w:rPr>
        <w:t xml:space="preserve"> </w:t>
      </w:r>
      <w:proofErr w:type="gramStart"/>
      <w:r w:rsidRPr="00127F7D">
        <w:rPr>
          <w:rFonts w:ascii="Consolas" w:hAnsi="Consolas" w:cs="Times New Roman"/>
          <w:color w:val="0000FF"/>
          <w:sz w:val="21"/>
          <w:szCs w:val="21"/>
        </w:rPr>
        <w:t>not</w:t>
      </w:r>
      <w:r w:rsidRPr="00127F7D">
        <w:rPr>
          <w:rFonts w:ascii="Consolas" w:hAnsi="Consolas" w:cs="Times New Roman"/>
          <w:sz w:val="21"/>
          <w:szCs w:val="21"/>
        </w:rPr>
        <w:t>(</w:t>
      </w:r>
      <w:proofErr w:type="gramEnd"/>
      <w:r w:rsidRPr="00127F7D">
        <w:rPr>
          <w:rFonts w:ascii="Consolas" w:hAnsi="Consolas" w:cs="Times New Roman"/>
          <w:sz w:val="21"/>
          <w:szCs w:val="21"/>
        </w:rPr>
        <w:t xml:space="preserve">WriteReg = </w:t>
      </w:r>
      <w:r w:rsidRPr="00127F7D">
        <w:rPr>
          <w:rFonts w:ascii="Consolas" w:hAnsi="Consolas" w:cs="Times New Roman"/>
          <w:color w:val="098658"/>
          <w:sz w:val="21"/>
          <w:szCs w:val="21"/>
        </w:rPr>
        <w:t>"0000"</w:t>
      </w:r>
      <w:r w:rsidRPr="00127F7D">
        <w:rPr>
          <w:rFonts w:ascii="Consolas" w:hAnsi="Consolas" w:cs="Times New Roman"/>
          <w:sz w:val="21"/>
          <w:szCs w:val="21"/>
        </w:rPr>
        <w:t xml:space="preserve">)) </w:t>
      </w:r>
      <w:r w:rsidRPr="00127F7D">
        <w:rPr>
          <w:rFonts w:ascii="Consolas" w:hAnsi="Consolas" w:cs="Times New Roman"/>
          <w:color w:val="0000FF"/>
          <w:sz w:val="21"/>
          <w:szCs w:val="21"/>
        </w:rPr>
        <w:t>then</w:t>
      </w:r>
      <w:r w:rsidRPr="00127F7D">
        <w:rPr>
          <w:rFonts w:ascii="Consolas" w:hAnsi="Consolas" w:cs="Times New Roman"/>
          <w:sz w:val="21"/>
          <w:szCs w:val="21"/>
        </w:rPr>
        <w:t xml:space="preserve">             </w:t>
      </w:r>
    </w:p>
    <w:p w14:paraId="4BB01707"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Reg_File(to_integer(</w:t>
      </w:r>
      <w:proofErr w:type="gramStart"/>
      <w:r w:rsidRPr="00127F7D">
        <w:rPr>
          <w:rFonts w:ascii="Consolas" w:hAnsi="Consolas" w:cs="Times New Roman"/>
          <w:sz w:val="21"/>
          <w:szCs w:val="21"/>
        </w:rPr>
        <w:t>unsigned(</w:t>
      </w:r>
      <w:proofErr w:type="gramEnd"/>
      <w:r w:rsidRPr="00127F7D">
        <w:rPr>
          <w:rFonts w:ascii="Consolas" w:hAnsi="Consolas" w:cs="Times New Roman"/>
          <w:sz w:val="21"/>
          <w:szCs w:val="21"/>
        </w:rPr>
        <w:t xml:space="preserve">WriteReg))) &lt;= WriteData </w:t>
      </w:r>
      <w:r w:rsidRPr="00127F7D">
        <w:rPr>
          <w:rFonts w:ascii="Consolas" w:hAnsi="Consolas" w:cs="Times New Roman"/>
          <w:color w:val="0000FF"/>
          <w:sz w:val="21"/>
          <w:szCs w:val="21"/>
        </w:rPr>
        <w:t>after</w:t>
      </w:r>
      <w:r w:rsidRPr="00127F7D">
        <w:rPr>
          <w:rFonts w:ascii="Consolas" w:hAnsi="Consolas" w:cs="Times New Roman"/>
          <w:sz w:val="21"/>
          <w:szCs w:val="21"/>
        </w:rPr>
        <w:t xml:space="preserve"> 49ns;                    </w:t>
      </w:r>
    </w:p>
    <w:p w14:paraId="3D70420F"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xml:space="preserve">    </w:t>
      </w:r>
      <w:r w:rsidRPr="00127F7D">
        <w:rPr>
          <w:rFonts w:ascii="Consolas" w:hAnsi="Consolas" w:cs="Times New Roman"/>
          <w:color w:val="0000FF"/>
          <w:sz w:val="21"/>
          <w:szCs w:val="21"/>
        </w:rPr>
        <w:t>else</w:t>
      </w:r>
      <w:r w:rsidRPr="00127F7D">
        <w:rPr>
          <w:rFonts w:ascii="Consolas" w:hAnsi="Consolas" w:cs="Times New Roman"/>
          <w:sz w:val="21"/>
          <w:szCs w:val="21"/>
        </w:rPr>
        <w:t xml:space="preserve">                                                                                     </w:t>
      </w:r>
    </w:p>
    <w:p w14:paraId="16A2FD1D"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sz w:val="21"/>
          <w:szCs w:val="21"/>
        </w:rPr>
        <w:t>        Reg_File(to_integer(</w:t>
      </w:r>
      <w:proofErr w:type="gramStart"/>
      <w:r w:rsidRPr="00127F7D">
        <w:rPr>
          <w:rFonts w:ascii="Consolas" w:hAnsi="Consolas" w:cs="Times New Roman"/>
          <w:sz w:val="21"/>
          <w:szCs w:val="21"/>
        </w:rPr>
        <w:t>unsigned(</w:t>
      </w:r>
      <w:proofErr w:type="gramEnd"/>
      <w:r w:rsidRPr="00127F7D">
        <w:rPr>
          <w:rFonts w:ascii="Consolas" w:hAnsi="Consolas" w:cs="Times New Roman"/>
          <w:sz w:val="21"/>
          <w:szCs w:val="21"/>
        </w:rPr>
        <w:t>WriteReg))) &lt;= Reg_File(to_integer(unsigned(WriteReg)));</w:t>
      </w:r>
    </w:p>
    <w:p w14:paraId="05D4F5D7"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00FF"/>
          <w:sz w:val="21"/>
          <w:szCs w:val="21"/>
        </w:rPr>
        <w:t>end</w:t>
      </w:r>
      <w:r w:rsidRPr="00127F7D">
        <w:rPr>
          <w:rFonts w:ascii="Consolas" w:hAnsi="Consolas" w:cs="Times New Roman"/>
          <w:sz w:val="21"/>
          <w:szCs w:val="21"/>
        </w:rPr>
        <w:t xml:space="preserve"> </w:t>
      </w:r>
      <w:r w:rsidRPr="00127F7D">
        <w:rPr>
          <w:rFonts w:ascii="Consolas" w:hAnsi="Consolas" w:cs="Times New Roman"/>
          <w:color w:val="0000FF"/>
          <w:sz w:val="21"/>
          <w:szCs w:val="21"/>
        </w:rPr>
        <w:t>if</w:t>
      </w:r>
      <w:r w:rsidRPr="00127F7D">
        <w:rPr>
          <w:rFonts w:ascii="Consolas" w:hAnsi="Consolas" w:cs="Times New Roman"/>
          <w:sz w:val="21"/>
          <w:szCs w:val="21"/>
        </w:rPr>
        <w:t>;                                                                                  </w:t>
      </w:r>
    </w:p>
    <w:p w14:paraId="55E7E457"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00FF"/>
          <w:sz w:val="21"/>
          <w:szCs w:val="21"/>
        </w:rPr>
        <w:t>end</w:t>
      </w:r>
      <w:r w:rsidRPr="00127F7D">
        <w:rPr>
          <w:rFonts w:ascii="Consolas" w:hAnsi="Consolas" w:cs="Times New Roman"/>
          <w:sz w:val="21"/>
          <w:szCs w:val="21"/>
        </w:rPr>
        <w:t xml:space="preserve"> </w:t>
      </w:r>
      <w:r w:rsidRPr="00127F7D">
        <w:rPr>
          <w:rFonts w:ascii="Consolas" w:hAnsi="Consolas" w:cs="Times New Roman"/>
          <w:color w:val="0000FF"/>
          <w:sz w:val="21"/>
          <w:szCs w:val="21"/>
        </w:rPr>
        <w:t>process</w:t>
      </w:r>
      <w:r w:rsidRPr="00127F7D">
        <w:rPr>
          <w:rFonts w:ascii="Consolas" w:hAnsi="Consolas" w:cs="Times New Roman"/>
          <w:sz w:val="21"/>
          <w:szCs w:val="21"/>
        </w:rPr>
        <w:t>;</w:t>
      </w:r>
    </w:p>
    <w:p w14:paraId="3C2FB007" w14:textId="77777777" w:rsidR="00127F7D" w:rsidRPr="00127F7D" w:rsidRDefault="00127F7D" w:rsidP="00127F7D">
      <w:pPr>
        <w:shd w:val="clear" w:color="auto" w:fill="FFFFFF"/>
        <w:spacing w:line="285" w:lineRule="atLeast"/>
        <w:rPr>
          <w:rFonts w:ascii="Consolas" w:hAnsi="Consolas" w:cs="Times New Roman"/>
          <w:sz w:val="21"/>
          <w:szCs w:val="21"/>
        </w:rPr>
      </w:pPr>
      <w:r w:rsidRPr="00127F7D">
        <w:rPr>
          <w:rFonts w:ascii="Consolas" w:hAnsi="Consolas" w:cs="Times New Roman"/>
          <w:color w:val="0000FF"/>
          <w:sz w:val="21"/>
          <w:szCs w:val="21"/>
        </w:rPr>
        <w:t>end</w:t>
      </w:r>
      <w:r w:rsidRPr="00127F7D">
        <w:rPr>
          <w:rFonts w:ascii="Consolas" w:hAnsi="Consolas" w:cs="Times New Roman"/>
          <w:sz w:val="21"/>
          <w:szCs w:val="21"/>
        </w:rPr>
        <w:t xml:space="preserve"> Behavioral;</w:t>
      </w:r>
    </w:p>
    <w:p w14:paraId="0C80CEE5" w14:textId="77777777" w:rsidR="00127F7D" w:rsidRPr="00127F7D" w:rsidRDefault="00127F7D" w:rsidP="00127F7D">
      <w:pPr>
        <w:shd w:val="clear" w:color="auto" w:fill="FFFFFF"/>
        <w:spacing w:line="285" w:lineRule="atLeast"/>
        <w:rPr>
          <w:rFonts w:ascii="Consolas" w:hAnsi="Consolas" w:cs="Times New Roman"/>
          <w:sz w:val="21"/>
          <w:szCs w:val="21"/>
        </w:rPr>
      </w:pPr>
    </w:p>
    <w:p w14:paraId="5E42D169" w14:textId="77777777" w:rsidR="00F26888" w:rsidRPr="00F26888" w:rsidRDefault="00F26888" w:rsidP="00AE0599"/>
    <w:p w14:paraId="123F0D8D" w14:textId="6105BA9D" w:rsidR="00F26888" w:rsidRDefault="00F26888" w:rsidP="00645BF1"/>
    <w:p w14:paraId="33D51019" w14:textId="0FD75A9D" w:rsidR="00F26888" w:rsidRDefault="00F26888" w:rsidP="00645BF1"/>
    <w:p w14:paraId="53BBF01B" w14:textId="6BF7290D" w:rsidR="00F26888" w:rsidRDefault="00F26888" w:rsidP="00645BF1"/>
    <w:p w14:paraId="03EED17C" w14:textId="7BE73BF7" w:rsidR="00F26888" w:rsidRDefault="00F26888" w:rsidP="00645BF1"/>
    <w:p w14:paraId="70F45C3A" w14:textId="698313AE" w:rsidR="00F26888" w:rsidRDefault="00F26888" w:rsidP="00645BF1"/>
    <w:p w14:paraId="6496E8BA" w14:textId="0C6B24B4" w:rsidR="00F26888" w:rsidRDefault="00F26888" w:rsidP="00645BF1"/>
    <w:p w14:paraId="056BCDE8" w14:textId="13C6FFD2" w:rsidR="00F26888" w:rsidRDefault="00F26888" w:rsidP="00645BF1"/>
    <w:p w14:paraId="5450DA27" w14:textId="3CCDF338" w:rsidR="00F26888" w:rsidRDefault="00F26888" w:rsidP="00645BF1"/>
    <w:p w14:paraId="43F87825" w14:textId="2E260440" w:rsidR="00F26888" w:rsidRDefault="00F26888" w:rsidP="00645BF1"/>
    <w:p w14:paraId="037DD8CE" w14:textId="0DF30A3D" w:rsidR="00F26888" w:rsidRDefault="00F26888" w:rsidP="00645BF1"/>
    <w:p w14:paraId="3FDC90DD" w14:textId="0BAE4BCD" w:rsidR="00F26888" w:rsidRDefault="00F26888" w:rsidP="00645BF1"/>
    <w:p w14:paraId="389E9EF6" w14:textId="384512A4" w:rsidR="00F26888" w:rsidRDefault="00F26888" w:rsidP="00645BF1"/>
    <w:p w14:paraId="4CE8FE29" w14:textId="216B49E8" w:rsidR="00F26888" w:rsidRDefault="00F26888" w:rsidP="00645BF1"/>
    <w:p w14:paraId="2BFF090C" w14:textId="720ADAF0" w:rsidR="00F26888" w:rsidRDefault="00F26888" w:rsidP="00645BF1"/>
    <w:p w14:paraId="257E1144" w14:textId="70691CB7" w:rsidR="00F26888" w:rsidRDefault="00F26888" w:rsidP="00645BF1"/>
    <w:p w14:paraId="0B7F8F78" w14:textId="37AFB327" w:rsidR="00F26888" w:rsidRDefault="00F26888" w:rsidP="00645BF1"/>
    <w:p w14:paraId="6A78C0B9" w14:textId="35866614" w:rsidR="00F26888" w:rsidRDefault="00F26888" w:rsidP="00645BF1"/>
    <w:p w14:paraId="0006E430" w14:textId="236CAD87" w:rsidR="00F26888" w:rsidRDefault="00F26888" w:rsidP="00645BF1"/>
    <w:p w14:paraId="1B49CE57" w14:textId="797DACDA" w:rsidR="00F26888" w:rsidRDefault="00F26888" w:rsidP="00645BF1"/>
    <w:p w14:paraId="655D31D0" w14:textId="434CD3E6" w:rsidR="00F26888" w:rsidRDefault="00F26888" w:rsidP="00645BF1"/>
    <w:p w14:paraId="756A0880" w14:textId="7FD5108E" w:rsidR="00F26888" w:rsidRDefault="00F26888" w:rsidP="00645BF1"/>
    <w:p w14:paraId="2BE913BE" w14:textId="27A7391D" w:rsidR="00F26888" w:rsidRDefault="00F26888" w:rsidP="00645BF1"/>
    <w:p w14:paraId="5546E640" w14:textId="1BFC017D" w:rsidR="00F26888" w:rsidRDefault="00F26888" w:rsidP="00645BF1"/>
    <w:p w14:paraId="1A665E62" w14:textId="6C948AC6" w:rsidR="00F26888" w:rsidRDefault="00F26888" w:rsidP="00645BF1"/>
    <w:p w14:paraId="199CB87B" w14:textId="77777777" w:rsidR="00A14B07" w:rsidRDefault="00A14B07" w:rsidP="00645BF1"/>
    <w:p w14:paraId="5FF6F17D" w14:textId="72CBE57B" w:rsidR="00F26888" w:rsidRDefault="00F26888" w:rsidP="00645BF1"/>
    <w:p w14:paraId="132F99E5" w14:textId="430BA190" w:rsidR="00F26888" w:rsidRDefault="00F26888" w:rsidP="00645BF1">
      <w:r>
        <w:lastRenderedPageBreak/>
        <w:t>ShiftBranch:</w:t>
      </w:r>
    </w:p>
    <w:p w14:paraId="1576759B"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w:t>
      </w:r>
    </w:p>
    <w:p w14:paraId="7C8A7287"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 xml:space="preserve">-- Company: </w:t>
      </w:r>
    </w:p>
    <w:p w14:paraId="6658A039"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 xml:space="preserve">-- Engineer: </w:t>
      </w:r>
    </w:p>
    <w:p w14:paraId="71079C39"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 xml:space="preserve">-- </w:t>
      </w:r>
    </w:p>
    <w:p w14:paraId="4C0117AA"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 Create Date: 10/28/2022 12:28:59 AM</w:t>
      </w:r>
    </w:p>
    <w:p w14:paraId="60F5B065"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 xml:space="preserve">-- Design Name: </w:t>
      </w:r>
    </w:p>
    <w:p w14:paraId="4C7CF226"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 Module Name: ShiftBranch - Behavioral</w:t>
      </w:r>
    </w:p>
    <w:p w14:paraId="70628560"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 xml:space="preserve">-- Project Name: </w:t>
      </w:r>
    </w:p>
    <w:p w14:paraId="0EA3B175"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 xml:space="preserve">-- Target Devices: </w:t>
      </w:r>
    </w:p>
    <w:p w14:paraId="38DB9977"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 xml:space="preserve">-- Tool Versions: </w:t>
      </w:r>
    </w:p>
    <w:p w14:paraId="5B9B3A67"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 xml:space="preserve">-- Description: </w:t>
      </w:r>
    </w:p>
    <w:p w14:paraId="6D1C68E4"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 xml:space="preserve">-- </w:t>
      </w:r>
    </w:p>
    <w:p w14:paraId="75F0ED1C"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 xml:space="preserve">-- Dependencies: </w:t>
      </w:r>
    </w:p>
    <w:p w14:paraId="36C535CC"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 xml:space="preserve">-- </w:t>
      </w:r>
    </w:p>
    <w:p w14:paraId="46AD98DE"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 Revision:</w:t>
      </w:r>
    </w:p>
    <w:p w14:paraId="0CCE5A9D"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 Revision 0.01 - File Created</w:t>
      </w:r>
    </w:p>
    <w:p w14:paraId="6376E3F8"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 Additional Comments:</w:t>
      </w:r>
    </w:p>
    <w:p w14:paraId="63147E01"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 xml:space="preserve">-- </w:t>
      </w:r>
    </w:p>
    <w:p w14:paraId="2432CF32"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w:t>
      </w:r>
    </w:p>
    <w:p w14:paraId="4C437B0B" w14:textId="77777777" w:rsidR="000D0FA5" w:rsidRPr="000D0FA5" w:rsidRDefault="000D0FA5" w:rsidP="000D0FA5">
      <w:pPr>
        <w:shd w:val="clear" w:color="auto" w:fill="FFFFFF"/>
        <w:spacing w:after="240" w:line="285" w:lineRule="atLeast"/>
        <w:rPr>
          <w:rFonts w:ascii="Consolas" w:hAnsi="Consolas" w:cs="Times New Roman"/>
          <w:sz w:val="21"/>
          <w:szCs w:val="21"/>
        </w:rPr>
      </w:pPr>
    </w:p>
    <w:p w14:paraId="53D43295"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00FF"/>
          <w:sz w:val="21"/>
          <w:szCs w:val="21"/>
        </w:rPr>
        <w:t>library</w:t>
      </w:r>
      <w:r w:rsidRPr="000D0FA5">
        <w:rPr>
          <w:rFonts w:ascii="Consolas" w:hAnsi="Consolas" w:cs="Times New Roman"/>
          <w:sz w:val="21"/>
          <w:szCs w:val="21"/>
        </w:rPr>
        <w:t xml:space="preserve"> IEEE;</w:t>
      </w:r>
    </w:p>
    <w:p w14:paraId="0EA552F3"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00FF"/>
          <w:sz w:val="21"/>
          <w:szCs w:val="21"/>
        </w:rPr>
        <w:t>use</w:t>
      </w:r>
      <w:r w:rsidRPr="000D0FA5">
        <w:rPr>
          <w:rFonts w:ascii="Consolas" w:hAnsi="Consolas" w:cs="Times New Roman"/>
          <w:sz w:val="21"/>
          <w:szCs w:val="21"/>
        </w:rPr>
        <w:t xml:space="preserve"> IEEE.STD_LOGIC_1164.</w:t>
      </w:r>
      <w:r w:rsidRPr="000D0FA5">
        <w:rPr>
          <w:rFonts w:ascii="Consolas" w:hAnsi="Consolas" w:cs="Times New Roman"/>
          <w:color w:val="0000FF"/>
          <w:sz w:val="21"/>
          <w:szCs w:val="21"/>
        </w:rPr>
        <w:t>ALL</w:t>
      </w:r>
      <w:r w:rsidRPr="000D0FA5">
        <w:rPr>
          <w:rFonts w:ascii="Consolas" w:hAnsi="Consolas" w:cs="Times New Roman"/>
          <w:sz w:val="21"/>
          <w:szCs w:val="21"/>
        </w:rPr>
        <w:t>;</w:t>
      </w:r>
    </w:p>
    <w:p w14:paraId="776BFF6D" w14:textId="77777777" w:rsidR="000D0FA5" w:rsidRPr="000D0FA5" w:rsidRDefault="000D0FA5" w:rsidP="000D0FA5">
      <w:pPr>
        <w:shd w:val="clear" w:color="auto" w:fill="FFFFFF"/>
        <w:spacing w:after="240" w:line="285" w:lineRule="atLeast"/>
        <w:rPr>
          <w:rFonts w:ascii="Consolas" w:hAnsi="Consolas" w:cs="Times New Roman"/>
          <w:sz w:val="21"/>
          <w:szCs w:val="21"/>
        </w:rPr>
      </w:pPr>
    </w:p>
    <w:p w14:paraId="0532FFEC"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 Uncomment the following library declaration if using</w:t>
      </w:r>
    </w:p>
    <w:p w14:paraId="1090B603"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 arithmetic functions with Signed or Unsigned values</w:t>
      </w:r>
    </w:p>
    <w:p w14:paraId="1AA34A30"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--use IEEE.NUMERIC_STD.ALL;</w:t>
      </w:r>
    </w:p>
    <w:p w14:paraId="0561D6A7" w14:textId="77777777" w:rsidR="000D0FA5" w:rsidRPr="000D0FA5" w:rsidRDefault="000D0FA5" w:rsidP="000D0FA5">
      <w:pPr>
        <w:shd w:val="clear" w:color="auto" w:fill="FFFFFF"/>
        <w:spacing w:line="285" w:lineRule="atLeast"/>
        <w:rPr>
          <w:rFonts w:ascii="Consolas" w:hAnsi="Consolas" w:cs="Times New Roman"/>
          <w:sz w:val="21"/>
          <w:szCs w:val="21"/>
        </w:rPr>
      </w:pPr>
    </w:p>
    <w:p w14:paraId="15747586"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 Uncomment the following library declaration if instantiating</w:t>
      </w:r>
    </w:p>
    <w:p w14:paraId="2FCD59A4"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 any Xilinx leaf cells in this code.</w:t>
      </w:r>
    </w:p>
    <w:p w14:paraId="73F4B8C0"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--library UNISIM;</w:t>
      </w:r>
    </w:p>
    <w:p w14:paraId="0E60853B"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--use UNISIM.VComponents.all;</w:t>
      </w:r>
    </w:p>
    <w:p w14:paraId="27E3D611" w14:textId="77777777" w:rsidR="000D0FA5" w:rsidRPr="000D0FA5" w:rsidRDefault="000D0FA5" w:rsidP="000D0FA5">
      <w:pPr>
        <w:shd w:val="clear" w:color="auto" w:fill="FFFFFF"/>
        <w:spacing w:line="285" w:lineRule="atLeast"/>
        <w:rPr>
          <w:rFonts w:ascii="Consolas" w:hAnsi="Consolas" w:cs="Times New Roman"/>
          <w:sz w:val="21"/>
          <w:szCs w:val="21"/>
        </w:rPr>
      </w:pPr>
    </w:p>
    <w:p w14:paraId="6A981567"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00FF"/>
          <w:sz w:val="21"/>
          <w:szCs w:val="21"/>
        </w:rPr>
        <w:t>entity</w:t>
      </w:r>
      <w:r w:rsidRPr="000D0FA5">
        <w:rPr>
          <w:rFonts w:ascii="Consolas" w:hAnsi="Consolas" w:cs="Times New Roman"/>
          <w:sz w:val="21"/>
          <w:szCs w:val="21"/>
        </w:rPr>
        <w:t xml:space="preserve"> ShiftBranch </w:t>
      </w:r>
      <w:r w:rsidRPr="000D0FA5">
        <w:rPr>
          <w:rFonts w:ascii="Consolas" w:hAnsi="Consolas" w:cs="Times New Roman"/>
          <w:color w:val="0000FF"/>
          <w:sz w:val="21"/>
          <w:szCs w:val="21"/>
        </w:rPr>
        <w:t>is</w:t>
      </w:r>
    </w:p>
    <w:p w14:paraId="6779F857"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sz w:val="21"/>
          <w:szCs w:val="21"/>
        </w:rPr>
        <w:t xml:space="preserve">  </w:t>
      </w:r>
      <w:r w:rsidRPr="000D0FA5">
        <w:rPr>
          <w:rFonts w:ascii="Consolas" w:hAnsi="Consolas" w:cs="Times New Roman"/>
          <w:color w:val="0000FF"/>
          <w:sz w:val="21"/>
          <w:szCs w:val="21"/>
        </w:rPr>
        <w:t>Port</w:t>
      </w:r>
      <w:r w:rsidRPr="000D0FA5">
        <w:rPr>
          <w:rFonts w:ascii="Consolas" w:hAnsi="Consolas" w:cs="Times New Roman"/>
          <w:sz w:val="21"/>
          <w:szCs w:val="21"/>
        </w:rPr>
        <w:t xml:space="preserve"> (</w:t>
      </w:r>
      <w:proofErr w:type="gramStart"/>
      <w:r w:rsidRPr="000D0FA5">
        <w:rPr>
          <w:rFonts w:ascii="Consolas" w:hAnsi="Consolas" w:cs="Times New Roman"/>
          <w:sz w:val="21"/>
          <w:szCs w:val="21"/>
        </w:rPr>
        <w:t>SignExtend :</w:t>
      </w:r>
      <w:proofErr w:type="gramEnd"/>
      <w:r w:rsidRPr="000D0FA5">
        <w:rPr>
          <w:rFonts w:ascii="Consolas" w:hAnsi="Consolas" w:cs="Times New Roman"/>
          <w:sz w:val="21"/>
          <w:szCs w:val="21"/>
        </w:rPr>
        <w:t xml:space="preserve"> </w:t>
      </w:r>
      <w:r w:rsidRPr="000D0FA5">
        <w:rPr>
          <w:rFonts w:ascii="Consolas" w:hAnsi="Consolas" w:cs="Times New Roman"/>
          <w:color w:val="0000FF"/>
          <w:sz w:val="21"/>
          <w:szCs w:val="21"/>
        </w:rPr>
        <w:t>in</w:t>
      </w:r>
      <w:r w:rsidRPr="000D0FA5">
        <w:rPr>
          <w:rFonts w:ascii="Consolas" w:hAnsi="Consolas" w:cs="Times New Roman"/>
          <w:sz w:val="21"/>
          <w:szCs w:val="21"/>
        </w:rPr>
        <w:t xml:space="preserve"> STD_LOGIC_VECTOR(</w:t>
      </w:r>
      <w:r w:rsidRPr="000D0FA5">
        <w:rPr>
          <w:rFonts w:ascii="Consolas" w:hAnsi="Consolas" w:cs="Times New Roman"/>
          <w:color w:val="098658"/>
          <w:sz w:val="21"/>
          <w:szCs w:val="21"/>
        </w:rPr>
        <w:t>15</w:t>
      </w:r>
      <w:r w:rsidRPr="000D0FA5">
        <w:rPr>
          <w:rFonts w:ascii="Consolas" w:hAnsi="Consolas" w:cs="Times New Roman"/>
          <w:sz w:val="21"/>
          <w:szCs w:val="21"/>
        </w:rPr>
        <w:t xml:space="preserve"> </w:t>
      </w:r>
      <w:r w:rsidRPr="000D0FA5">
        <w:rPr>
          <w:rFonts w:ascii="Consolas" w:hAnsi="Consolas" w:cs="Times New Roman"/>
          <w:color w:val="0000FF"/>
          <w:sz w:val="21"/>
          <w:szCs w:val="21"/>
        </w:rPr>
        <w:t>downto</w:t>
      </w:r>
      <w:r w:rsidRPr="000D0FA5">
        <w:rPr>
          <w:rFonts w:ascii="Consolas" w:hAnsi="Consolas" w:cs="Times New Roman"/>
          <w:sz w:val="21"/>
          <w:szCs w:val="21"/>
        </w:rPr>
        <w:t xml:space="preserve"> </w:t>
      </w:r>
      <w:r w:rsidRPr="000D0FA5">
        <w:rPr>
          <w:rFonts w:ascii="Consolas" w:hAnsi="Consolas" w:cs="Times New Roman"/>
          <w:color w:val="098658"/>
          <w:sz w:val="21"/>
          <w:szCs w:val="21"/>
        </w:rPr>
        <w:t>0</w:t>
      </w:r>
      <w:r w:rsidRPr="000D0FA5">
        <w:rPr>
          <w:rFonts w:ascii="Consolas" w:hAnsi="Consolas" w:cs="Times New Roman"/>
          <w:sz w:val="21"/>
          <w:szCs w:val="21"/>
        </w:rPr>
        <w:t>);</w:t>
      </w:r>
    </w:p>
    <w:p w14:paraId="4D391F56"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sz w:val="21"/>
          <w:szCs w:val="21"/>
        </w:rPr>
        <w:t>        ShiftOutBranch  </w:t>
      </w:r>
      <w:proofErr w:type="gramStart"/>
      <w:r w:rsidRPr="000D0FA5">
        <w:rPr>
          <w:rFonts w:ascii="Consolas" w:hAnsi="Consolas" w:cs="Times New Roman"/>
          <w:sz w:val="21"/>
          <w:szCs w:val="21"/>
        </w:rPr>
        <w:t xml:space="preserve">  :</w:t>
      </w:r>
      <w:proofErr w:type="gramEnd"/>
      <w:r w:rsidRPr="000D0FA5">
        <w:rPr>
          <w:rFonts w:ascii="Consolas" w:hAnsi="Consolas" w:cs="Times New Roman"/>
          <w:sz w:val="21"/>
          <w:szCs w:val="21"/>
        </w:rPr>
        <w:t xml:space="preserve"> </w:t>
      </w:r>
      <w:r w:rsidRPr="000D0FA5">
        <w:rPr>
          <w:rFonts w:ascii="Consolas" w:hAnsi="Consolas" w:cs="Times New Roman"/>
          <w:color w:val="0000FF"/>
          <w:sz w:val="21"/>
          <w:szCs w:val="21"/>
        </w:rPr>
        <w:t>out</w:t>
      </w:r>
      <w:r w:rsidRPr="000D0FA5">
        <w:rPr>
          <w:rFonts w:ascii="Consolas" w:hAnsi="Consolas" w:cs="Times New Roman"/>
          <w:sz w:val="21"/>
          <w:szCs w:val="21"/>
        </w:rPr>
        <w:t xml:space="preserve"> STD_LOGIC_VECTOR(</w:t>
      </w:r>
      <w:r w:rsidRPr="000D0FA5">
        <w:rPr>
          <w:rFonts w:ascii="Consolas" w:hAnsi="Consolas" w:cs="Times New Roman"/>
          <w:color w:val="098658"/>
          <w:sz w:val="21"/>
          <w:szCs w:val="21"/>
        </w:rPr>
        <w:t>15</w:t>
      </w:r>
      <w:r w:rsidRPr="000D0FA5">
        <w:rPr>
          <w:rFonts w:ascii="Consolas" w:hAnsi="Consolas" w:cs="Times New Roman"/>
          <w:sz w:val="21"/>
          <w:szCs w:val="21"/>
        </w:rPr>
        <w:t xml:space="preserve"> </w:t>
      </w:r>
      <w:r w:rsidRPr="000D0FA5">
        <w:rPr>
          <w:rFonts w:ascii="Consolas" w:hAnsi="Consolas" w:cs="Times New Roman"/>
          <w:color w:val="0000FF"/>
          <w:sz w:val="21"/>
          <w:szCs w:val="21"/>
        </w:rPr>
        <w:t>downto</w:t>
      </w:r>
      <w:r w:rsidRPr="000D0FA5">
        <w:rPr>
          <w:rFonts w:ascii="Consolas" w:hAnsi="Consolas" w:cs="Times New Roman"/>
          <w:sz w:val="21"/>
          <w:szCs w:val="21"/>
        </w:rPr>
        <w:t xml:space="preserve"> </w:t>
      </w:r>
      <w:r w:rsidRPr="000D0FA5">
        <w:rPr>
          <w:rFonts w:ascii="Consolas" w:hAnsi="Consolas" w:cs="Times New Roman"/>
          <w:color w:val="098658"/>
          <w:sz w:val="21"/>
          <w:szCs w:val="21"/>
        </w:rPr>
        <w:t>0</w:t>
      </w:r>
      <w:r w:rsidRPr="000D0FA5">
        <w:rPr>
          <w:rFonts w:ascii="Consolas" w:hAnsi="Consolas" w:cs="Times New Roman"/>
          <w:sz w:val="21"/>
          <w:szCs w:val="21"/>
        </w:rPr>
        <w:t>));</w:t>
      </w:r>
    </w:p>
    <w:p w14:paraId="2373F824"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00FF"/>
          <w:sz w:val="21"/>
          <w:szCs w:val="21"/>
        </w:rPr>
        <w:t>end</w:t>
      </w:r>
      <w:r w:rsidRPr="000D0FA5">
        <w:rPr>
          <w:rFonts w:ascii="Consolas" w:hAnsi="Consolas" w:cs="Times New Roman"/>
          <w:sz w:val="21"/>
          <w:szCs w:val="21"/>
        </w:rPr>
        <w:t xml:space="preserve"> ShiftBranch;</w:t>
      </w:r>
    </w:p>
    <w:p w14:paraId="33034503" w14:textId="77777777" w:rsidR="000D0FA5" w:rsidRPr="000D0FA5" w:rsidRDefault="000D0FA5" w:rsidP="000D0FA5">
      <w:pPr>
        <w:shd w:val="clear" w:color="auto" w:fill="FFFFFF"/>
        <w:spacing w:line="285" w:lineRule="atLeast"/>
        <w:rPr>
          <w:rFonts w:ascii="Consolas" w:hAnsi="Consolas" w:cs="Times New Roman"/>
          <w:sz w:val="21"/>
          <w:szCs w:val="21"/>
        </w:rPr>
      </w:pPr>
    </w:p>
    <w:p w14:paraId="1F7B45F4"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00FF"/>
          <w:sz w:val="21"/>
          <w:szCs w:val="21"/>
        </w:rPr>
        <w:t>architecture</w:t>
      </w:r>
      <w:r w:rsidRPr="000D0FA5">
        <w:rPr>
          <w:rFonts w:ascii="Consolas" w:hAnsi="Consolas" w:cs="Times New Roman"/>
          <w:sz w:val="21"/>
          <w:szCs w:val="21"/>
        </w:rPr>
        <w:t xml:space="preserve"> Behavioral </w:t>
      </w:r>
      <w:r w:rsidRPr="000D0FA5">
        <w:rPr>
          <w:rFonts w:ascii="Consolas" w:hAnsi="Consolas" w:cs="Times New Roman"/>
          <w:color w:val="0000FF"/>
          <w:sz w:val="21"/>
          <w:szCs w:val="21"/>
        </w:rPr>
        <w:t>of</w:t>
      </w:r>
      <w:r w:rsidRPr="000D0FA5">
        <w:rPr>
          <w:rFonts w:ascii="Consolas" w:hAnsi="Consolas" w:cs="Times New Roman"/>
          <w:sz w:val="21"/>
          <w:szCs w:val="21"/>
        </w:rPr>
        <w:t xml:space="preserve"> ShiftBranch </w:t>
      </w:r>
      <w:r w:rsidRPr="000D0FA5">
        <w:rPr>
          <w:rFonts w:ascii="Consolas" w:hAnsi="Consolas" w:cs="Times New Roman"/>
          <w:color w:val="0000FF"/>
          <w:sz w:val="21"/>
          <w:szCs w:val="21"/>
        </w:rPr>
        <w:t>is</w:t>
      </w:r>
    </w:p>
    <w:p w14:paraId="57376E84" w14:textId="77777777" w:rsidR="000D0FA5" w:rsidRPr="000D0FA5" w:rsidRDefault="000D0FA5" w:rsidP="000D0FA5">
      <w:pPr>
        <w:shd w:val="clear" w:color="auto" w:fill="FFFFFF"/>
        <w:spacing w:line="285" w:lineRule="atLeast"/>
        <w:rPr>
          <w:rFonts w:ascii="Consolas" w:hAnsi="Consolas" w:cs="Times New Roman"/>
          <w:sz w:val="21"/>
          <w:szCs w:val="21"/>
        </w:rPr>
      </w:pPr>
    </w:p>
    <w:p w14:paraId="0497A5BC"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00FF"/>
          <w:sz w:val="21"/>
          <w:szCs w:val="21"/>
        </w:rPr>
        <w:t>begin</w:t>
      </w:r>
    </w:p>
    <w:p w14:paraId="48BDC05D" w14:textId="77777777" w:rsidR="000D0FA5" w:rsidRPr="000D0FA5" w:rsidRDefault="000D0FA5" w:rsidP="000D0FA5">
      <w:pPr>
        <w:shd w:val="clear" w:color="auto" w:fill="FFFFFF"/>
        <w:spacing w:line="285" w:lineRule="atLeast"/>
        <w:rPr>
          <w:rFonts w:ascii="Consolas" w:hAnsi="Consolas" w:cs="Times New Roman"/>
          <w:sz w:val="21"/>
          <w:szCs w:val="21"/>
        </w:rPr>
      </w:pPr>
    </w:p>
    <w:p w14:paraId="328989ED"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8000"/>
          <w:sz w:val="21"/>
          <w:szCs w:val="21"/>
        </w:rPr>
        <w:t xml:space="preserve">--ShiftOutBranch &lt;= </w:t>
      </w:r>
      <w:proofErr w:type="gramStart"/>
      <w:r w:rsidRPr="000D0FA5">
        <w:rPr>
          <w:rFonts w:ascii="Consolas" w:hAnsi="Consolas" w:cs="Times New Roman"/>
          <w:color w:val="008000"/>
          <w:sz w:val="21"/>
          <w:szCs w:val="21"/>
        </w:rPr>
        <w:t>SignExtend(</w:t>
      </w:r>
      <w:proofErr w:type="gramEnd"/>
      <w:r w:rsidRPr="000D0FA5">
        <w:rPr>
          <w:rFonts w:ascii="Consolas" w:hAnsi="Consolas" w:cs="Times New Roman"/>
          <w:color w:val="008000"/>
          <w:sz w:val="21"/>
          <w:szCs w:val="21"/>
        </w:rPr>
        <w:t>14 downto 0) &amp; '0'; --Move bits over one and concatenate with 0 on LSB.</w:t>
      </w:r>
    </w:p>
    <w:p w14:paraId="617D1047"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00FF"/>
          <w:sz w:val="21"/>
          <w:szCs w:val="21"/>
        </w:rPr>
        <w:t>process</w:t>
      </w:r>
      <w:r w:rsidRPr="000D0FA5">
        <w:rPr>
          <w:rFonts w:ascii="Consolas" w:hAnsi="Consolas" w:cs="Times New Roman"/>
          <w:sz w:val="21"/>
          <w:szCs w:val="21"/>
        </w:rPr>
        <w:t xml:space="preserve"> (SignExtend)</w:t>
      </w:r>
    </w:p>
    <w:p w14:paraId="15E66310"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00FF"/>
          <w:sz w:val="21"/>
          <w:szCs w:val="21"/>
        </w:rPr>
        <w:t>begin</w:t>
      </w:r>
    </w:p>
    <w:p w14:paraId="42732C89"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sz w:val="21"/>
          <w:szCs w:val="21"/>
        </w:rPr>
        <w:t xml:space="preserve">    ShiftOutBranch &lt;= </w:t>
      </w:r>
      <w:proofErr w:type="gramStart"/>
      <w:r w:rsidRPr="000D0FA5">
        <w:rPr>
          <w:rFonts w:ascii="Consolas" w:hAnsi="Consolas" w:cs="Times New Roman"/>
          <w:sz w:val="21"/>
          <w:szCs w:val="21"/>
        </w:rPr>
        <w:t>SignExtend(</w:t>
      </w:r>
      <w:proofErr w:type="gramEnd"/>
      <w:r w:rsidRPr="000D0FA5">
        <w:rPr>
          <w:rFonts w:ascii="Consolas" w:hAnsi="Consolas" w:cs="Times New Roman"/>
          <w:color w:val="098658"/>
          <w:sz w:val="21"/>
          <w:szCs w:val="21"/>
        </w:rPr>
        <w:t>15</w:t>
      </w:r>
      <w:r w:rsidRPr="000D0FA5">
        <w:rPr>
          <w:rFonts w:ascii="Consolas" w:hAnsi="Consolas" w:cs="Times New Roman"/>
          <w:sz w:val="21"/>
          <w:szCs w:val="21"/>
        </w:rPr>
        <w:t xml:space="preserve"> </w:t>
      </w:r>
      <w:r w:rsidRPr="000D0FA5">
        <w:rPr>
          <w:rFonts w:ascii="Consolas" w:hAnsi="Consolas" w:cs="Times New Roman"/>
          <w:color w:val="0000FF"/>
          <w:sz w:val="21"/>
          <w:szCs w:val="21"/>
        </w:rPr>
        <w:t>downto</w:t>
      </w:r>
      <w:r w:rsidRPr="000D0FA5">
        <w:rPr>
          <w:rFonts w:ascii="Consolas" w:hAnsi="Consolas" w:cs="Times New Roman"/>
          <w:sz w:val="21"/>
          <w:szCs w:val="21"/>
        </w:rPr>
        <w:t xml:space="preserve"> </w:t>
      </w:r>
      <w:r w:rsidRPr="000D0FA5">
        <w:rPr>
          <w:rFonts w:ascii="Consolas" w:hAnsi="Consolas" w:cs="Times New Roman"/>
          <w:color w:val="098658"/>
          <w:sz w:val="21"/>
          <w:szCs w:val="21"/>
        </w:rPr>
        <w:t>0</w:t>
      </w:r>
      <w:r w:rsidRPr="000D0FA5">
        <w:rPr>
          <w:rFonts w:ascii="Consolas" w:hAnsi="Consolas" w:cs="Times New Roman"/>
          <w:sz w:val="21"/>
          <w:szCs w:val="21"/>
        </w:rPr>
        <w:t>);</w:t>
      </w:r>
    </w:p>
    <w:p w14:paraId="578067CC" w14:textId="77777777" w:rsidR="000D0FA5" w:rsidRPr="000D0FA5" w:rsidRDefault="000D0FA5" w:rsidP="000D0FA5">
      <w:pPr>
        <w:shd w:val="clear" w:color="auto" w:fill="FFFFFF"/>
        <w:spacing w:line="285" w:lineRule="atLeast"/>
        <w:rPr>
          <w:rFonts w:ascii="Consolas" w:hAnsi="Consolas" w:cs="Times New Roman"/>
          <w:sz w:val="21"/>
          <w:szCs w:val="21"/>
        </w:rPr>
      </w:pPr>
    </w:p>
    <w:p w14:paraId="741AE9C1"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00FF"/>
          <w:sz w:val="21"/>
          <w:szCs w:val="21"/>
        </w:rPr>
        <w:t>end</w:t>
      </w:r>
      <w:r w:rsidRPr="000D0FA5">
        <w:rPr>
          <w:rFonts w:ascii="Consolas" w:hAnsi="Consolas" w:cs="Times New Roman"/>
          <w:sz w:val="21"/>
          <w:szCs w:val="21"/>
        </w:rPr>
        <w:t xml:space="preserve"> </w:t>
      </w:r>
      <w:r w:rsidRPr="000D0FA5">
        <w:rPr>
          <w:rFonts w:ascii="Consolas" w:hAnsi="Consolas" w:cs="Times New Roman"/>
          <w:color w:val="0000FF"/>
          <w:sz w:val="21"/>
          <w:szCs w:val="21"/>
        </w:rPr>
        <w:t>process</w:t>
      </w:r>
      <w:r w:rsidRPr="000D0FA5">
        <w:rPr>
          <w:rFonts w:ascii="Consolas" w:hAnsi="Consolas" w:cs="Times New Roman"/>
          <w:sz w:val="21"/>
          <w:szCs w:val="21"/>
        </w:rPr>
        <w:t>;</w:t>
      </w:r>
    </w:p>
    <w:p w14:paraId="4786797D" w14:textId="77777777" w:rsidR="000D0FA5" w:rsidRPr="000D0FA5" w:rsidRDefault="000D0FA5" w:rsidP="000D0FA5">
      <w:pPr>
        <w:shd w:val="clear" w:color="auto" w:fill="FFFFFF"/>
        <w:spacing w:line="285" w:lineRule="atLeast"/>
        <w:rPr>
          <w:rFonts w:ascii="Consolas" w:hAnsi="Consolas" w:cs="Times New Roman"/>
          <w:sz w:val="21"/>
          <w:szCs w:val="21"/>
        </w:rPr>
      </w:pPr>
      <w:r w:rsidRPr="000D0FA5">
        <w:rPr>
          <w:rFonts w:ascii="Consolas" w:hAnsi="Consolas" w:cs="Times New Roman"/>
          <w:color w:val="0000FF"/>
          <w:sz w:val="21"/>
          <w:szCs w:val="21"/>
        </w:rPr>
        <w:t>end</w:t>
      </w:r>
      <w:r w:rsidRPr="000D0FA5">
        <w:rPr>
          <w:rFonts w:ascii="Consolas" w:hAnsi="Consolas" w:cs="Times New Roman"/>
          <w:sz w:val="21"/>
          <w:szCs w:val="21"/>
        </w:rPr>
        <w:t xml:space="preserve"> Behavioral;</w:t>
      </w:r>
    </w:p>
    <w:p w14:paraId="0CEF8B4D" w14:textId="77777777" w:rsidR="000D0FA5" w:rsidRPr="000D0FA5" w:rsidRDefault="000D0FA5" w:rsidP="000D0FA5">
      <w:pPr>
        <w:shd w:val="clear" w:color="auto" w:fill="FFFFFF"/>
        <w:spacing w:line="285" w:lineRule="atLeast"/>
        <w:rPr>
          <w:rFonts w:ascii="Consolas" w:hAnsi="Consolas" w:cs="Times New Roman"/>
          <w:sz w:val="21"/>
          <w:szCs w:val="21"/>
        </w:rPr>
      </w:pPr>
    </w:p>
    <w:p w14:paraId="55F19813" w14:textId="77777777" w:rsidR="00F26888" w:rsidRPr="00F26888" w:rsidRDefault="00F26888" w:rsidP="00AE0599"/>
    <w:p w14:paraId="3041F5CB" w14:textId="77777777" w:rsidR="00351BF0" w:rsidRDefault="00351BF0" w:rsidP="00724F28"/>
    <w:p w14:paraId="449D3C11" w14:textId="5F163B4E" w:rsidR="00274960" w:rsidRDefault="00274960" w:rsidP="00724F28"/>
    <w:p w14:paraId="72EE0516" w14:textId="30461075" w:rsidR="00274960" w:rsidRDefault="00274960" w:rsidP="00724F28"/>
    <w:p w14:paraId="0AF22EE6" w14:textId="07FDF198" w:rsidR="00274960" w:rsidRDefault="00274960" w:rsidP="00724F28"/>
    <w:p w14:paraId="342A0500" w14:textId="4B0E8DFE" w:rsidR="00274960" w:rsidRDefault="00274960" w:rsidP="00724F28"/>
    <w:p w14:paraId="086A1D92" w14:textId="69FD2AC6" w:rsidR="00274960" w:rsidRDefault="00274960" w:rsidP="00724F28"/>
    <w:p w14:paraId="305EEBBC" w14:textId="44866429" w:rsidR="00274960" w:rsidRDefault="00274960" w:rsidP="00724F28"/>
    <w:p w14:paraId="72BD6311" w14:textId="668E6BC6" w:rsidR="00274960" w:rsidRDefault="00274960" w:rsidP="00724F28"/>
    <w:p w14:paraId="00C97AA7" w14:textId="4C73057A" w:rsidR="00274960" w:rsidRDefault="00274960" w:rsidP="00724F28"/>
    <w:p w14:paraId="73A5E49F" w14:textId="3E40A21F" w:rsidR="00274960" w:rsidRDefault="00274960" w:rsidP="00724F28"/>
    <w:p w14:paraId="50984A90" w14:textId="7D716534" w:rsidR="00274960" w:rsidRDefault="00274960" w:rsidP="00724F28"/>
    <w:p w14:paraId="02447581" w14:textId="175C81D9" w:rsidR="00274960" w:rsidRDefault="00274960" w:rsidP="00724F28"/>
    <w:p w14:paraId="52EE2D36" w14:textId="1649571F" w:rsidR="00274960" w:rsidRDefault="00274960" w:rsidP="00724F28"/>
    <w:p w14:paraId="16A00653" w14:textId="141F4B43" w:rsidR="00274960" w:rsidRDefault="00274960" w:rsidP="00724F28"/>
    <w:p w14:paraId="0F970A28" w14:textId="306D5894" w:rsidR="00274960" w:rsidRDefault="00274960" w:rsidP="00724F28"/>
    <w:p w14:paraId="6DEBFA82" w14:textId="10F637C7" w:rsidR="00274960" w:rsidRDefault="00274960" w:rsidP="00724F28"/>
    <w:p w14:paraId="50C68C28" w14:textId="6BFBC394" w:rsidR="00274960" w:rsidRDefault="00274960" w:rsidP="00724F28"/>
    <w:p w14:paraId="348AF7EE" w14:textId="52564658" w:rsidR="00274960" w:rsidRDefault="00274960" w:rsidP="00724F28"/>
    <w:p w14:paraId="52D5727D" w14:textId="6195FB0D" w:rsidR="00274960" w:rsidRDefault="00274960" w:rsidP="00724F28"/>
    <w:p w14:paraId="51CD132A" w14:textId="43650C3F" w:rsidR="00274960" w:rsidRDefault="00274960" w:rsidP="00724F28"/>
    <w:p w14:paraId="1693AC80" w14:textId="3A4D5549" w:rsidR="00274960" w:rsidRDefault="00274960" w:rsidP="00724F28"/>
    <w:p w14:paraId="43CDA07E" w14:textId="4292ECD9" w:rsidR="00274960" w:rsidRDefault="00274960" w:rsidP="00724F28"/>
    <w:p w14:paraId="199509F7" w14:textId="05AC0700" w:rsidR="00274960" w:rsidRDefault="00274960" w:rsidP="00724F28"/>
    <w:p w14:paraId="33953C4E" w14:textId="7F3743BD" w:rsidR="00274960" w:rsidRDefault="00274960" w:rsidP="00724F28"/>
    <w:p w14:paraId="062EADD6" w14:textId="47CFAE1A" w:rsidR="00274960" w:rsidRDefault="00274960" w:rsidP="00724F28"/>
    <w:p w14:paraId="0557009A" w14:textId="75BECFA9" w:rsidR="00274960" w:rsidRDefault="00274960" w:rsidP="00724F28"/>
    <w:p w14:paraId="34317DAE" w14:textId="69AF5CA4" w:rsidR="00274960" w:rsidRDefault="00274960" w:rsidP="00724F28"/>
    <w:p w14:paraId="0781F705" w14:textId="7908A786" w:rsidR="00274960" w:rsidRDefault="00274960" w:rsidP="00724F28"/>
    <w:p w14:paraId="5C0FB6BD" w14:textId="61E262A0" w:rsidR="00274960" w:rsidRDefault="00274960" w:rsidP="00724F28"/>
    <w:p w14:paraId="44EE7887" w14:textId="0B92BC2C" w:rsidR="00274960" w:rsidRDefault="00274960" w:rsidP="00724F28"/>
    <w:p w14:paraId="60354B25" w14:textId="49D3E942" w:rsidR="00274960" w:rsidRDefault="00274960" w:rsidP="00724F28"/>
    <w:p w14:paraId="61A862BD" w14:textId="77777777" w:rsidR="00A14B07" w:rsidRDefault="00A14B07" w:rsidP="00724F28"/>
    <w:p w14:paraId="256842BD" w14:textId="0A7EBED3" w:rsidR="00274960" w:rsidRDefault="00274960" w:rsidP="00724F28"/>
    <w:p w14:paraId="3B6B6B3C" w14:textId="7F02C9D5" w:rsidR="00274960" w:rsidRDefault="00274960" w:rsidP="00724F28">
      <w:r>
        <w:lastRenderedPageBreak/>
        <w:t>ShiftJump:</w:t>
      </w:r>
    </w:p>
    <w:p w14:paraId="408BEC54"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w:t>
      </w:r>
    </w:p>
    <w:p w14:paraId="52F6167A"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 xml:space="preserve">-- Company: </w:t>
      </w:r>
    </w:p>
    <w:p w14:paraId="45C9167E"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 xml:space="preserve">-- Engineer: </w:t>
      </w:r>
    </w:p>
    <w:p w14:paraId="4E70C740"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 xml:space="preserve">-- </w:t>
      </w:r>
    </w:p>
    <w:p w14:paraId="5798B62B"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 Create Date: 10/28/2022 12:24:19 AM</w:t>
      </w:r>
    </w:p>
    <w:p w14:paraId="18917A3F"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 xml:space="preserve">-- Design Name: </w:t>
      </w:r>
    </w:p>
    <w:p w14:paraId="200B8893"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 Module Name: ShiftJump - Behavioral</w:t>
      </w:r>
    </w:p>
    <w:p w14:paraId="75832007"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 xml:space="preserve">-- Project Name: </w:t>
      </w:r>
    </w:p>
    <w:p w14:paraId="4270A853"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 xml:space="preserve">-- Target Devices: </w:t>
      </w:r>
    </w:p>
    <w:p w14:paraId="76F654B0"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 xml:space="preserve">-- Tool Versions: </w:t>
      </w:r>
    </w:p>
    <w:p w14:paraId="631BCA4A"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 xml:space="preserve">-- Description: </w:t>
      </w:r>
    </w:p>
    <w:p w14:paraId="3C2C5785"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 xml:space="preserve">-- </w:t>
      </w:r>
    </w:p>
    <w:p w14:paraId="0C264C9B"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 xml:space="preserve">-- Dependencies: </w:t>
      </w:r>
    </w:p>
    <w:p w14:paraId="34558E22"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 xml:space="preserve">-- </w:t>
      </w:r>
    </w:p>
    <w:p w14:paraId="513A6E31"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 Revision:</w:t>
      </w:r>
    </w:p>
    <w:p w14:paraId="49A21E59"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 Revision 0.01 - File Created</w:t>
      </w:r>
    </w:p>
    <w:p w14:paraId="6B732049"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 Additional Comments:</w:t>
      </w:r>
    </w:p>
    <w:p w14:paraId="3AAA7633"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 xml:space="preserve">-- </w:t>
      </w:r>
    </w:p>
    <w:p w14:paraId="388548BC"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w:t>
      </w:r>
    </w:p>
    <w:p w14:paraId="6C4435B4" w14:textId="77777777" w:rsidR="003433B6" w:rsidRPr="003433B6" w:rsidRDefault="003433B6" w:rsidP="003433B6">
      <w:pPr>
        <w:shd w:val="clear" w:color="auto" w:fill="FFFFFF"/>
        <w:spacing w:after="240" w:line="285" w:lineRule="atLeast"/>
        <w:rPr>
          <w:rFonts w:ascii="Consolas" w:hAnsi="Consolas" w:cs="Times New Roman"/>
          <w:sz w:val="21"/>
          <w:szCs w:val="21"/>
        </w:rPr>
      </w:pPr>
    </w:p>
    <w:p w14:paraId="0FCD1954"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00FF"/>
          <w:sz w:val="21"/>
          <w:szCs w:val="21"/>
        </w:rPr>
        <w:t>library</w:t>
      </w:r>
      <w:r w:rsidRPr="003433B6">
        <w:rPr>
          <w:rFonts w:ascii="Consolas" w:hAnsi="Consolas" w:cs="Times New Roman"/>
          <w:sz w:val="21"/>
          <w:szCs w:val="21"/>
        </w:rPr>
        <w:t xml:space="preserve"> IEEE;</w:t>
      </w:r>
    </w:p>
    <w:p w14:paraId="4A516463"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00FF"/>
          <w:sz w:val="21"/>
          <w:szCs w:val="21"/>
        </w:rPr>
        <w:t>use</w:t>
      </w:r>
      <w:r w:rsidRPr="003433B6">
        <w:rPr>
          <w:rFonts w:ascii="Consolas" w:hAnsi="Consolas" w:cs="Times New Roman"/>
          <w:sz w:val="21"/>
          <w:szCs w:val="21"/>
        </w:rPr>
        <w:t xml:space="preserve"> IEEE.STD_LOGIC_1164.</w:t>
      </w:r>
      <w:r w:rsidRPr="003433B6">
        <w:rPr>
          <w:rFonts w:ascii="Consolas" w:hAnsi="Consolas" w:cs="Times New Roman"/>
          <w:color w:val="0000FF"/>
          <w:sz w:val="21"/>
          <w:szCs w:val="21"/>
        </w:rPr>
        <w:t>ALL</w:t>
      </w:r>
      <w:r w:rsidRPr="003433B6">
        <w:rPr>
          <w:rFonts w:ascii="Consolas" w:hAnsi="Consolas" w:cs="Times New Roman"/>
          <w:sz w:val="21"/>
          <w:szCs w:val="21"/>
        </w:rPr>
        <w:t>;</w:t>
      </w:r>
    </w:p>
    <w:p w14:paraId="2F84FEA3" w14:textId="77777777" w:rsidR="003433B6" w:rsidRPr="003433B6" w:rsidRDefault="003433B6" w:rsidP="003433B6">
      <w:pPr>
        <w:shd w:val="clear" w:color="auto" w:fill="FFFFFF"/>
        <w:spacing w:line="285" w:lineRule="atLeast"/>
        <w:rPr>
          <w:rFonts w:ascii="Consolas" w:hAnsi="Consolas" w:cs="Times New Roman"/>
          <w:sz w:val="21"/>
          <w:szCs w:val="21"/>
        </w:rPr>
      </w:pPr>
    </w:p>
    <w:p w14:paraId="1C29706F"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 Uncomment the following library declaration if using</w:t>
      </w:r>
    </w:p>
    <w:p w14:paraId="7CCB1528"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 arithmetic functions with Signed or Unsigned values</w:t>
      </w:r>
    </w:p>
    <w:p w14:paraId="15F7A0A3"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00FF"/>
          <w:sz w:val="21"/>
          <w:szCs w:val="21"/>
        </w:rPr>
        <w:t>use</w:t>
      </w:r>
      <w:r w:rsidRPr="003433B6">
        <w:rPr>
          <w:rFonts w:ascii="Consolas" w:hAnsi="Consolas" w:cs="Times New Roman"/>
          <w:sz w:val="21"/>
          <w:szCs w:val="21"/>
        </w:rPr>
        <w:t xml:space="preserve"> IEEE.NUMERIC_STD.</w:t>
      </w:r>
      <w:r w:rsidRPr="003433B6">
        <w:rPr>
          <w:rFonts w:ascii="Consolas" w:hAnsi="Consolas" w:cs="Times New Roman"/>
          <w:color w:val="0000FF"/>
          <w:sz w:val="21"/>
          <w:szCs w:val="21"/>
        </w:rPr>
        <w:t>ALL</w:t>
      </w:r>
      <w:r w:rsidRPr="003433B6">
        <w:rPr>
          <w:rFonts w:ascii="Consolas" w:hAnsi="Consolas" w:cs="Times New Roman"/>
          <w:sz w:val="21"/>
          <w:szCs w:val="21"/>
        </w:rPr>
        <w:t>;</w:t>
      </w:r>
    </w:p>
    <w:p w14:paraId="57DA3F7E" w14:textId="77777777" w:rsidR="003433B6" w:rsidRPr="003433B6" w:rsidRDefault="003433B6" w:rsidP="003433B6">
      <w:pPr>
        <w:shd w:val="clear" w:color="auto" w:fill="FFFFFF"/>
        <w:spacing w:line="285" w:lineRule="atLeast"/>
        <w:rPr>
          <w:rFonts w:ascii="Consolas" w:hAnsi="Consolas" w:cs="Times New Roman"/>
          <w:sz w:val="21"/>
          <w:szCs w:val="21"/>
        </w:rPr>
      </w:pPr>
    </w:p>
    <w:p w14:paraId="6AC29A0A"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 Uncomment the following library declaration if instantiating</w:t>
      </w:r>
    </w:p>
    <w:p w14:paraId="469C6699"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 any Xilinx leaf cells in this code.</w:t>
      </w:r>
    </w:p>
    <w:p w14:paraId="7918C3CF"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--library UNISIM;</w:t>
      </w:r>
    </w:p>
    <w:p w14:paraId="461CE04C"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t>--use UNISIM.VComponents.all;</w:t>
      </w:r>
    </w:p>
    <w:p w14:paraId="5CD5A670" w14:textId="77777777" w:rsidR="003433B6" w:rsidRPr="003433B6" w:rsidRDefault="003433B6" w:rsidP="003433B6">
      <w:pPr>
        <w:shd w:val="clear" w:color="auto" w:fill="FFFFFF"/>
        <w:spacing w:line="285" w:lineRule="atLeast"/>
        <w:rPr>
          <w:rFonts w:ascii="Consolas" w:hAnsi="Consolas" w:cs="Times New Roman"/>
          <w:sz w:val="21"/>
          <w:szCs w:val="21"/>
        </w:rPr>
      </w:pPr>
    </w:p>
    <w:p w14:paraId="0B5F06EF"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00FF"/>
          <w:sz w:val="21"/>
          <w:szCs w:val="21"/>
        </w:rPr>
        <w:t>entity</w:t>
      </w:r>
      <w:r w:rsidRPr="003433B6">
        <w:rPr>
          <w:rFonts w:ascii="Consolas" w:hAnsi="Consolas" w:cs="Times New Roman"/>
          <w:sz w:val="21"/>
          <w:szCs w:val="21"/>
        </w:rPr>
        <w:t xml:space="preserve"> ShiftJump </w:t>
      </w:r>
      <w:r w:rsidRPr="003433B6">
        <w:rPr>
          <w:rFonts w:ascii="Consolas" w:hAnsi="Consolas" w:cs="Times New Roman"/>
          <w:color w:val="0000FF"/>
          <w:sz w:val="21"/>
          <w:szCs w:val="21"/>
        </w:rPr>
        <w:t>is</w:t>
      </w:r>
    </w:p>
    <w:p w14:paraId="5799B60C"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sz w:val="21"/>
          <w:szCs w:val="21"/>
        </w:rPr>
        <w:t xml:space="preserve">  </w:t>
      </w:r>
      <w:r w:rsidRPr="003433B6">
        <w:rPr>
          <w:rFonts w:ascii="Consolas" w:hAnsi="Consolas" w:cs="Times New Roman"/>
          <w:color w:val="0000FF"/>
          <w:sz w:val="21"/>
          <w:szCs w:val="21"/>
        </w:rPr>
        <w:t>Port</w:t>
      </w:r>
      <w:r w:rsidRPr="003433B6">
        <w:rPr>
          <w:rFonts w:ascii="Consolas" w:hAnsi="Consolas" w:cs="Times New Roman"/>
          <w:sz w:val="21"/>
          <w:szCs w:val="21"/>
        </w:rPr>
        <w:t xml:space="preserve"> (</w:t>
      </w:r>
      <w:proofErr w:type="gramStart"/>
      <w:r w:rsidRPr="003433B6">
        <w:rPr>
          <w:rFonts w:ascii="Consolas" w:hAnsi="Consolas" w:cs="Times New Roman"/>
          <w:sz w:val="21"/>
          <w:szCs w:val="21"/>
        </w:rPr>
        <w:t>ShiftAddress :</w:t>
      </w:r>
      <w:proofErr w:type="gramEnd"/>
      <w:r w:rsidRPr="003433B6">
        <w:rPr>
          <w:rFonts w:ascii="Consolas" w:hAnsi="Consolas" w:cs="Times New Roman"/>
          <w:sz w:val="21"/>
          <w:szCs w:val="21"/>
        </w:rPr>
        <w:t xml:space="preserve"> </w:t>
      </w:r>
      <w:r w:rsidRPr="003433B6">
        <w:rPr>
          <w:rFonts w:ascii="Consolas" w:hAnsi="Consolas" w:cs="Times New Roman"/>
          <w:color w:val="0000FF"/>
          <w:sz w:val="21"/>
          <w:szCs w:val="21"/>
        </w:rPr>
        <w:t>in</w:t>
      </w:r>
      <w:r w:rsidRPr="003433B6">
        <w:rPr>
          <w:rFonts w:ascii="Consolas" w:hAnsi="Consolas" w:cs="Times New Roman"/>
          <w:sz w:val="21"/>
          <w:szCs w:val="21"/>
        </w:rPr>
        <w:t xml:space="preserve"> STD_LOGIC_VECTOR(</w:t>
      </w:r>
      <w:r w:rsidRPr="003433B6">
        <w:rPr>
          <w:rFonts w:ascii="Consolas" w:hAnsi="Consolas" w:cs="Times New Roman"/>
          <w:color w:val="098658"/>
          <w:sz w:val="21"/>
          <w:szCs w:val="21"/>
        </w:rPr>
        <w:t>11</w:t>
      </w:r>
      <w:r w:rsidRPr="003433B6">
        <w:rPr>
          <w:rFonts w:ascii="Consolas" w:hAnsi="Consolas" w:cs="Times New Roman"/>
          <w:sz w:val="21"/>
          <w:szCs w:val="21"/>
        </w:rPr>
        <w:t xml:space="preserve"> </w:t>
      </w:r>
      <w:r w:rsidRPr="003433B6">
        <w:rPr>
          <w:rFonts w:ascii="Consolas" w:hAnsi="Consolas" w:cs="Times New Roman"/>
          <w:color w:val="0000FF"/>
          <w:sz w:val="21"/>
          <w:szCs w:val="21"/>
        </w:rPr>
        <w:t>downto</w:t>
      </w:r>
      <w:r w:rsidRPr="003433B6">
        <w:rPr>
          <w:rFonts w:ascii="Consolas" w:hAnsi="Consolas" w:cs="Times New Roman"/>
          <w:sz w:val="21"/>
          <w:szCs w:val="21"/>
        </w:rPr>
        <w:t xml:space="preserve"> </w:t>
      </w:r>
      <w:r w:rsidRPr="003433B6">
        <w:rPr>
          <w:rFonts w:ascii="Consolas" w:hAnsi="Consolas" w:cs="Times New Roman"/>
          <w:color w:val="098658"/>
          <w:sz w:val="21"/>
          <w:szCs w:val="21"/>
        </w:rPr>
        <w:t>0</w:t>
      </w:r>
      <w:r w:rsidRPr="003433B6">
        <w:rPr>
          <w:rFonts w:ascii="Consolas" w:hAnsi="Consolas" w:cs="Times New Roman"/>
          <w:sz w:val="21"/>
          <w:szCs w:val="21"/>
        </w:rPr>
        <w:t>);</w:t>
      </w:r>
    </w:p>
    <w:p w14:paraId="3EE9BF2E"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sz w:val="21"/>
          <w:szCs w:val="21"/>
        </w:rPr>
        <w:t>        ShiftOut  </w:t>
      </w:r>
      <w:proofErr w:type="gramStart"/>
      <w:r w:rsidRPr="003433B6">
        <w:rPr>
          <w:rFonts w:ascii="Consolas" w:hAnsi="Consolas" w:cs="Times New Roman"/>
          <w:sz w:val="21"/>
          <w:szCs w:val="21"/>
        </w:rPr>
        <w:t xml:space="preserve">  :</w:t>
      </w:r>
      <w:proofErr w:type="gramEnd"/>
      <w:r w:rsidRPr="003433B6">
        <w:rPr>
          <w:rFonts w:ascii="Consolas" w:hAnsi="Consolas" w:cs="Times New Roman"/>
          <w:sz w:val="21"/>
          <w:szCs w:val="21"/>
        </w:rPr>
        <w:t xml:space="preserve"> </w:t>
      </w:r>
      <w:r w:rsidRPr="003433B6">
        <w:rPr>
          <w:rFonts w:ascii="Consolas" w:hAnsi="Consolas" w:cs="Times New Roman"/>
          <w:color w:val="0000FF"/>
          <w:sz w:val="21"/>
          <w:szCs w:val="21"/>
        </w:rPr>
        <w:t>out</w:t>
      </w:r>
      <w:r w:rsidRPr="003433B6">
        <w:rPr>
          <w:rFonts w:ascii="Consolas" w:hAnsi="Consolas" w:cs="Times New Roman"/>
          <w:sz w:val="21"/>
          <w:szCs w:val="21"/>
        </w:rPr>
        <w:t xml:space="preserve"> STD_LOGIC_VECTOR(</w:t>
      </w:r>
      <w:r w:rsidRPr="003433B6">
        <w:rPr>
          <w:rFonts w:ascii="Consolas" w:hAnsi="Consolas" w:cs="Times New Roman"/>
          <w:color w:val="098658"/>
          <w:sz w:val="21"/>
          <w:szCs w:val="21"/>
        </w:rPr>
        <w:t>12</w:t>
      </w:r>
      <w:r w:rsidRPr="003433B6">
        <w:rPr>
          <w:rFonts w:ascii="Consolas" w:hAnsi="Consolas" w:cs="Times New Roman"/>
          <w:sz w:val="21"/>
          <w:szCs w:val="21"/>
        </w:rPr>
        <w:t xml:space="preserve"> </w:t>
      </w:r>
      <w:r w:rsidRPr="003433B6">
        <w:rPr>
          <w:rFonts w:ascii="Consolas" w:hAnsi="Consolas" w:cs="Times New Roman"/>
          <w:color w:val="0000FF"/>
          <w:sz w:val="21"/>
          <w:szCs w:val="21"/>
        </w:rPr>
        <w:t>downto</w:t>
      </w:r>
      <w:r w:rsidRPr="003433B6">
        <w:rPr>
          <w:rFonts w:ascii="Consolas" w:hAnsi="Consolas" w:cs="Times New Roman"/>
          <w:sz w:val="21"/>
          <w:szCs w:val="21"/>
        </w:rPr>
        <w:t xml:space="preserve"> </w:t>
      </w:r>
      <w:r w:rsidRPr="003433B6">
        <w:rPr>
          <w:rFonts w:ascii="Consolas" w:hAnsi="Consolas" w:cs="Times New Roman"/>
          <w:color w:val="098658"/>
          <w:sz w:val="21"/>
          <w:szCs w:val="21"/>
        </w:rPr>
        <w:t>0</w:t>
      </w:r>
      <w:r w:rsidRPr="003433B6">
        <w:rPr>
          <w:rFonts w:ascii="Consolas" w:hAnsi="Consolas" w:cs="Times New Roman"/>
          <w:sz w:val="21"/>
          <w:szCs w:val="21"/>
        </w:rPr>
        <w:t>));</w:t>
      </w:r>
    </w:p>
    <w:p w14:paraId="285812DE"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00FF"/>
          <w:sz w:val="21"/>
          <w:szCs w:val="21"/>
        </w:rPr>
        <w:t>end</w:t>
      </w:r>
      <w:r w:rsidRPr="003433B6">
        <w:rPr>
          <w:rFonts w:ascii="Consolas" w:hAnsi="Consolas" w:cs="Times New Roman"/>
          <w:sz w:val="21"/>
          <w:szCs w:val="21"/>
        </w:rPr>
        <w:t xml:space="preserve"> ShiftJump;</w:t>
      </w:r>
    </w:p>
    <w:p w14:paraId="55D8893E" w14:textId="77777777" w:rsidR="003433B6" w:rsidRPr="003433B6" w:rsidRDefault="003433B6" w:rsidP="003433B6">
      <w:pPr>
        <w:shd w:val="clear" w:color="auto" w:fill="FFFFFF"/>
        <w:spacing w:line="285" w:lineRule="atLeast"/>
        <w:rPr>
          <w:rFonts w:ascii="Consolas" w:hAnsi="Consolas" w:cs="Times New Roman"/>
          <w:sz w:val="21"/>
          <w:szCs w:val="21"/>
        </w:rPr>
      </w:pPr>
    </w:p>
    <w:p w14:paraId="6F15EB02"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00FF"/>
          <w:sz w:val="21"/>
          <w:szCs w:val="21"/>
        </w:rPr>
        <w:t>architecture</w:t>
      </w:r>
      <w:r w:rsidRPr="003433B6">
        <w:rPr>
          <w:rFonts w:ascii="Consolas" w:hAnsi="Consolas" w:cs="Times New Roman"/>
          <w:sz w:val="21"/>
          <w:szCs w:val="21"/>
        </w:rPr>
        <w:t xml:space="preserve"> Behavioral </w:t>
      </w:r>
      <w:r w:rsidRPr="003433B6">
        <w:rPr>
          <w:rFonts w:ascii="Consolas" w:hAnsi="Consolas" w:cs="Times New Roman"/>
          <w:color w:val="0000FF"/>
          <w:sz w:val="21"/>
          <w:szCs w:val="21"/>
        </w:rPr>
        <w:t>of</w:t>
      </w:r>
      <w:r w:rsidRPr="003433B6">
        <w:rPr>
          <w:rFonts w:ascii="Consolas" w:hAnsi="Consolas" w:cs="Times New Roman"/>
          <w:sz w:val="21"/>
          <w:szCs w:val="21"/>
        </w:rPr>
        <w:t xml:space="preserve"> ShiftJump </w:t>
      </w:r>
      <w:r w:rsidRPr="003433B6">
        <w:rPr>
          <w:rFonts w:ascii="Consolas" w:hAnsi="Consolas" w:cs="Times New Roman"/>
          <w:color w:val="0000FF"/>
          <w:sz w:val="21"/>
          <w:szCs w:val="21"/>
        </w:rPr>
        <w:t>is</w:t>
      </w:r>
    </w:p>
    <w:p w14:paraId="36E5A39D" w14:textId="77777777" w:rsidR="003433B6" w:rsidRPr="003433B6" w:rsidRDefault="003433B6" w:rsidP="003433B6">
      <w:pPr>
        <w:shd w:val="clear" w:color="auto" w:fill="FFFFFF"/>
        <w:spacing w:line="285" w:lineRule="atLeast"/>
        <w:rPr>
          <w:rFonts w:ascii="Consolas" w:hAnsi="Consolas" w:cs="Times New Roman"/>
          <w:sz w:val="21"/>
          <w:szCs w:val="21"/>
        </w:rPr>
      </w:pPr>
    </w:p>
    <w:p w14:paraId="22C2897D"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00FF"/>
          <w:sz w:val="21"/>
          <w:szCs w:val="21"/>
        </w:rPr>
        <w:t>begin</w:t>
      </w:r>
    </w:p>
    <w:p w14:paraId="1C2156E1" w14:textId="77777777" w:rsidR="003433B6" w:rsidRPr="003433B6" w:rsidRDefault="003433B6" w:rsidP="003433B6">
      <w:pPr>
        <w:shd w:val="clear" w:color="auto" w:fill="FFFFFF"/>
        <w:spacing w:line="285" w:lineRule="atLeast"/>
        <w:rPr>
          <w:rFonts w:ascii="Consolas" w:hAnsi="Consolas" w:cs="Times New Roman"/>
          <w:sz w:val="21"/>
          <w:szCs w:val="21"/>
        </w:rPr>
      </w:pPr>
    </w:p>
    <w:p w14:paraId="460EC0BE"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8000"/>
          <w:sz w:val="21"/>
          <w:szCs w:val="21"/>
        </w:rPr>
        <w:lastRenderedPageBreak/>
        <w:t>--ShiftOut &lt;= ShiftAddress &amp; '0'; --Move bits over one and concatenate with 0 on LSB.</w:t>
      </w:r>
    </w:p>
    <w:p w14:paraId="3F050C0B" w14:textId="77777777" w:rsidR="003433B6" w:rsidRPr="003433B6" w:rsidRDefault="003433B6" w:rsidP="003433B6">
      <w:pPr>
        <w:shd w:val="clear" w:color="auto" w:fill="FFFFFF"/>
        <w:spacing w:line="285" w:lineRule="atLeast"/>
        <w:rPr>
          <w:rFonts w:ascii="Consolas" w:hAnsi="Consolas" w:cs="Times New Roman"/>
          <w:sz w:val="21"/>
          <w:szCs w:val="21"/>
        </w:rPr>
      </w:pPr>
      <w:proofErr w:type="gramStart"/>
      <w:r w:rsidRPr="003433B6">
        <w:rPr>
          <w:rFonts w:ascii="Consolas" w:hAnsi="Consolas" w:cs="Times New Roman"/>
          <w:color w:val="0000FF"/>
          <w:sz w:val="21"/>
          <w:szCs w:val="21"/>
        </w:rPr>
        <w:t>process</w:t>
      </w:r>
      <w:r w:rsidRPr="003433B6">
        <w:rPr>
          <w:rFonts w:ascii="Consolas" w:hAnsi="Consolas" w:cs="Times New Roman"/>
          <w:sz w:val="21"/>
          <w:szCs w:val="21"/>
        </w:rPr>
        <w:t>(</w:t>
      </w:r>
      <w:proofErr w:type="gramEnd"/>
      <w:r w:rsidRPr="003433B6">
        <w:rPr>
          <w:rFonts w:ascii="Consolas" w:hAnsi="Consolas" w:cs="Times New Roman"/>
          <w:sz w:val="21"/>
          <w:szCs w:val="21"/>
        </w:rPr>
        <w:t>ShiftAddress)</w:t>
      </w:r>
    </w:p>
    <w:p w14:paraId="3FABE5BA"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00FF"/>
          <w:sz w:val="21"/>
          <w:szCs w:val="21"/>
        </w:rPr>
        <w:t>begin</w:t>
      </w:r>
    </w:p>
    <w:p w14:paraId="4098E158"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sz w:val="21"/>
          <w:szCs w:val="21"/>
        </w:rPr>
        <w:t xml:space="preserve">    ShiftOut &lt;= </w:t>
      </w:r>
      <w:r w:rsidRPr="003433B6">
        <w:rPr>
          <w:rFonts w:ascii="Consolas" w:hAnsi="Consolas" w:cs="Times New Roman"/>
          <w:color w:val="098658"/>
          <w:sz w:val="21"/>
          <w:szCs w:val="21"/>
        </w:rPr>
        <w:t>'0'</w:t>
      </w:r>
      <w:r w:rsidRPr="003433B6">
        <w:rPr>
          <w:rFonts w:ascii="Consolas" w:hAnsi="Consolas" w:cs="Times New Roman"/>
          <w:sz w:val="21"/>
          <w:szCs w:val="21"/>
        </w:rPr>
        <w:t xml:space="preserve"> &amp; ShiftAddress; </w:t>
      </w:r>
      <w:r w:rsidRPr="003433B6">
        <w:rPr>
          <w:rFonts w:ascii="Consolas" w:hAnsi="Consolas" w:cs="Times New Roman"/>
          <w:color w:val="008000"/>
          <w:sz w:val="21"/>
          <w:szCs w:val="21"/>
        </w:rPr>
        <w:t>-- Shouldn't need to shift.</w:t>
      </w:r>
    </w:p>
    <w:p w14:paraId="4409BF77" w14:textId="77777777" w:rsidR="003433B6" w:rsidRPr="003433B6" w:rsidRDefault="003433B6" w:rsidP="003433B6">
      <w:pPr>
        <w:shd w:val="clear" w:color="auto" w:fill="FFFFFF"/>
        <w:spacing w:line="285" w:lineRule="atLeast"/>
        <w:rPr>
          <w:rFonts w:ascii="Consolas" w:hAnsi="Consolas" w:cs="Times New Roman"/>
          <w:sz w:val="21"/>
          <w:szCs w:val="21"/>
        </w:rPr>
      </w:pPr>
    </w:p>
    <w:p w14:paraId="4503118C"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00FF"/>
          <w:sz w:val="21"/>
          <w:szCs w:val="21"/>
        </w:rPr>
        <w:t>end</w:t>
      </w:r>
      <w:r w:rsidRPr="003433B6">
        <w:rPr>
          <w:rFonts w:ascii="Consolas" w:hAnsi="Consolas" w:cs="Times New Roman"/>
          <w:sz w:val="21"/>
          <w:szCs w:val="21"/>
        </w:rPr>
        <w:t xml:space="preserve"> </w:t>
      </w:r>
      <w:r w:rsidRPr="003433B6">
        <w:rPr>
          <w:rFonts w:ascii="Consolas" w:hAnsi="Consolas" w:cs="Times New Roman"/>
          <w:color w:val="0000FF"/>
          <w:sz w:val="21"/>
          <w:szCs w:val="21"/>
        </w:rPr>
        <w:t>process</w:t>
      </w:r>
      <w:r w:rsidRPr="003433B6">
        <w:rPr>
          <w:rFonts w:ascii="Consolas" w:hAnsi="Consolas" w:cs="Times New Roman"/>
          <w:sz w:val="21"/>
          <w:szCs w:val="21"/>
        </w:rPr>
        <w:t>;</w:t>
      </w:r>
    </w:p>
    <w:p w14:paraId="21C4EF1E" w14:textId="77777777" w:rsidR="003433B6" w:rsidRPr="003433B6" w:rsidRDefault="003433B6" w:rsidP="003433B6">
      <w:pPr>
        <w:shd w:val="clear" w:color="auto" w:fill="FFFFFF"/>
        <w:spacing w:line="285" w:lineRule="atLeast"/>
        <w:rPr>
          <w:rFonts w:ascii="Consolas" w:hAnsi="Consolas" w:cs="Times New Roman"/>
          <w:sz w:val="21"/>
          <w:szCs w:val="21"/>
        </w:rPr>
      </w:pPr>
    </w:p>
    <w:p w14:paraId="1B1621C6" w14:textId="77777777" w:rsidR="003433B6" w:rsidRPr="003433B6" w:rsidRDefault="003433B6" w:rsidP="003433B6">
      <w:pPr>
        <w:shd w:val="clear" w:color="auto" w:fill="FFFFFF"/>
        <w:spacing w:line="285" w:lineRule="atLeast"/>
        <w:rPr>
          <w:rFonts w:ascii="Consolas" w:hAnsi="Consolas" w:cs="Times New Roman"/>
          <w:sz w:val="21"/>
          <w:szCs w:val="21"/>
        </w:rPr>
      </w:pPr>
      <w:r w:rsidRPr="003433B6">
        <w:rPr>
          <w:rFonts w:ascii="Consolas" w:hAnsi="Consolas" w:cs="Times New Roman"/>
          <w:color w:val="0000FF"/>
          <w:sz w:val="21"/>
          <w:szCs w:val="21"/>
        </w:rPr>
        <w:t>end</w:t>
      </w:r>
      <w:r w:rsidRPr="003433B6">
        <w:rPr>
          <w:rFonts w:ascii="Consolas" w:hAnsi="Consolas" w:cs="Times New Roman"/>
          <w:sz w:val="21"/>
          <w:szCs w:val="21"/>
        </w:rPr>
        <w:t xml:space="preserve"> Behavioral;</w:t>
      </w:r>
    </w:p>
    <w:p w14:paraId="3B1A7488" w14:textId="77777777" w:rsidR="003433B6" w:rsidRPr="003433B6" w:rsidRDefault="003433B6" w:rsidP="003433B6">
      <w:pPr>
        <w:shd w:val="clear" w:color="auto" w:fill="FFFFFF"/>
        <w:spacing w:line="285" w:lineRule="atLeast"/>
        <w:rPr>
          <w:rFonts w:ascii="Consolas" w:hAnsi="Consolas" w:cs="Times New Roman"/>
          <w:sz w:val="21"/>
          <w:szCs w:val="21"/>
        </w:rPr>
      </w:pPr>
    </w:p>
    <w:p w14:paraId="54FB95F5" w14:textId="77777777" w:rsidR="00274960" w:rsidRPr="00274960" w:rsidRDefault="00274960" w:rsidP="00AE0599"/>
    <w:p w14:paraId="2905FF0B" w14:textId="160B4DE5" w:rsidR="00274960" w:rsidRDefault="00274960" w:rsidP="00724F28"/>
    <w:p w14:paraId="4AB81454" w14:textId="12F0B5B0" w:rsidR="00274960" w:rsidRDefault="00274960" w:rsidP="00724F28"/>
    <w:p w14:paraId="3776DE74" w14:textId="6640E6D9" w:rsidR="00274960" w:rsidRDefault="00274960" w:rsidP="00724F28"/>
    <w:p w14:paraId="62E50373" w14:textId="06C22CD8" w:rsidR="00274960" w:rsidRDefault="00274960" w:rsidP="00724F28"/>
    <w:p w14:paraId="623F1AAE" w14:textId="29EF789A" w:rsidR="00274960" w:rsidRDefault="00274960" w:rsidP="00724F28"/>
    <w:p w14:paraId="62F27B4B" w14:textId="0B70D3CD" w:rsidR="00274960" w:rsidRDefault="00274960" w:rsidP="00724F28"/>
    <w:p w14:paraId="027A1400" w14:textId="205E0424" w:rsidR="00274960" w:rsidRDefault="00274960" w:rsidP="00724F28"/>
    <w:p w14:paraId="51D19F23" w14:textId="71D2EC2F" w:rsidR="00274960" w:rsidRDefault="00274960" w:rsidP="00724F28"/>
    <w:p w14:paraId="43BBCB8C" w14:textId="167C9919" w:rsidR="00274960" w:rsidRDefault="00274960" w:rsidP="00724F28"/>
    <w:p w14:paraId="450A0263" w14:textId="2C0A738C" w:rsidR="00274960" w:rsidRDefault="00274960" w:rsidP="00724F28"/>
    <w:p w14:paraId="27FF84B2" w14:textId="10927B68" w:rsidR="00274960" w:rsidRDefault="00274960" w:rsidP="00724F28"/>
    <w:p w14:paraId="5E94F6FB" w14:textId="13D3EFDA" w:rsidR="00274960" w:rsidRDefault="00274960" w:rsidP="00724F28"/>
    <w:p w14:paraId="44A52A8E" w14:textId="0F5E5172" w:rsidR="00274960" w:rsidRDefault="00274960" w:rsidP="00724F28"/>
    <w:p w14:paraId="30673D4F" w14:textId="03A7D0B3" w:rsidR="00274960" w:rsidRDefault="00274960" w:rsidP="00724F28"/>
    <w:p w14:paraId="57FE2410" w14:textId="4BBA6D20" w:rsidR="00274960" w:rsidRDefault="00274960" w:rsidP="00724F28"/>
    <w:p w14:paraId="49F9535E" w14:textId="7D0028D1" w:rsidR="00274960" w:rsidRDefault="00274960" w:rsidP="00724F28"/>
    <w:p w14:paraId="0A2ADACE" w14:textId="2918D47F" w:rsidR="00274960" w:rsidRDefault="00274960" w:rsidP="00724F28"/>
    <w:p w14:paraId="389CE6CD" w14:textId="764F1811" w:rsidR="00274960" w:rsidRDefault="00274960" w:rsidP="00724F28"/>
    <w:p w14:paraId="535B3CF6" w14:textId="6E3E7BB6" w:rsidR="00274960" w:rsidRDefault="00274960" w:rsidP="00724F28"/>
    <w:p w14:paraId="6E1CE6DB" w14:textId="65D15592" w:rsidR="00274960" w:rsidRDefault="00274960" w:rsidP="00724F28"/>
    <w:p w14:paraId="2ACC9F2D" w14:textId="070352B9" w:rsidR="00274960" w:rsidRDefault="00274960" w:rsidP="00724F28"/>
    <w:p w14:paraId="258940BA" w14:textId="1D84D7EB" w:rsidR="00274960" w:rsidRDefault="00274960" w:rsidP="00724F28"/>
    <w:p w14:paraId="0C5C1CA1" w14:textId="44C30030" w:rsidR="00274960" w:rsidRDefault="00274960" w:rsidP="00724F28"/>
    <w:p w14:paraId="07EB1805" w14:textId="61051E7A" w:rsidR="00274960" w:rsidRDefault="00274960" w:rsidP="00724F28"/>
    <w:p w14:paraId="1C6F2409" w14:textId="6EC62E74" w:rsidR="00274960" w:rsidRDefault="00274960" w:rsidP="00724F28"/>
    <w:p w14:paraId="43F11964" w14:textId="1367F7E8" w:rsidR="00274960" w:rsidRDefault="00274960" w:rsidP="00724F28"/>
    <w:p w14:paraId="169E4C4F" w14:textId="51E2420C" w:rsidR="00274960" w:rsidRDefault="00274960" w:rsidP="00724F28"/>
    <w:p w14:paraId="700CADE8" w14:textId="31789E89" w:rsidR="00274960" w:rsidRDefault="00274960" w:rsidP="00724F28"/>
    <w:p w14:paraId="7B66ADFB" w14:textId="2D2D6993" w:rsidR="00274960" w:rsidRDefault="00274960" w:rsidP="00724F28"/>
    <w:p w14:paraId="51617187" w14:textId="6178A996" w:rsidR="00274960" w:rsidRDefault="00274960" w:rsidP="00724F28"/>
    <w:p w14:paraId="6D0EBE93" w14:textId="77777777" w:rsidR="00A14B07" w:rsidRDefault="00A14B07" w:rsidP="00724F28"/>
    <w:p w14:paraId="02873EE2" w14:textId="198418A1" w:rsidR="00274960" w:rsidRDefault="00274960" w:rsidP="00724F28"/>
    <w:p w14:paraId="745F1004" w14:textId="40BF4F4B" w:rsidR="00274960" w:rsidRDefault="00274960" w:rsidP="00724F28"/>
    <w:p w14:paraId="0651D5DA" w14:textId="73052090" w:rsidR="00274960" w:rsidRDefault="00274960" w:rsidP="00724F28">
      <w:r>
        <w:lastRenderedPageBreak/>
        <w:t>SignExtension:</w:t>
      </w:r>
    </w:p>
    <w:p w14:paraId="67E3DCF3"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w:t>
      </w:r>
    </w:p>
    <w:p w14:paraId="2BA04DA4"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 xml:space="preserve">-- Company: </w:t>
      </w:r>
    </w:p>
    <w:p w14:paraId="3FCF4D9E"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 xml:space="preserve">-- Engineer: </w:t>
      </w:r>
    </w:p>
    <w:p w14:paraId="0EE1735A"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 xml:space="preserve">-- </w:t>
      </w:r>
    </w:p>
    <w:p w14:paraId="7A130C13"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 Create Date: 10/27/2022 06:29:49 PM</w:t>
      </w:r>
    </w:p>
    <w:p w14:paraId="47C32093"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 xml:space="preserve">-- Design Name: </w:t>
      </w:r>
    </w:p>
    <w:p w14:paraId="23C581FE"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 Module Name: SignExtension - Behavioral</w:t>
      </w:r>
    </w:p>
    <w:p w14:paraId="6B18B7E6"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 xml:space="preserve">-- Project Name: </w:t>
      </w:r>
    </w:p>
    <w:p w14:paraId="2E53EF76"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 xml:space="preserve">-- Target Devices: </w:t>
      </w:r>
    </w:p>
    <w:p w14:paraId="651653E9"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 xml:space="preserve">-- Tool Versions: </w:t>
      </w:r>
    </w:p>
    <w:p w14:paraId="249E0DE1"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 xml:space="preserve">-- Description: </w:t>
      </w:r>
    </w:p>
    <w:p w14:paraId="5E872A5B"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 xml:space="preserve">-- </w:t>
      </w:r>
    </w:p>
    <w:p w14:paraId="0270D90D"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 xml:space="preserve">-- Dependencies: </w:t>
      </w:r>
    </w:p>
    <w:p w14:paraId="3E438218"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 xml:space="preserve">-- </w:t>
      </w:r>
    </w:p>
    <w:p w14:paraId="3EE2994E"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 Revision:</w:t>
      </w:r>
    </w:p>
    <w:p w14:paraId="162013DD"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 Revision 0.01 - File Created</w:t>
      </w:r>
    </w:p>
    <w:p w14:paraId="67A6C68C"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 Additional Comments:</w:t>
      </w:r>
    </w:p>
    <w:p w14:paraId="041BCAB8"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 xml:space="preserve">-- </w:t>
      </w:r>
    </w:p>
    <w:p w14:paraId="393CB0DD"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w:t>
      </w:r>
    </w:p>
    <w:p w14:paraId="6859D4B7" w14:textId="77777777" w:rsidR="00EE3E12" w:rsidRPr="00EE3E12" w:rsidRDefault="00EE3E12" w:rsidP="00EE3E12">
      <w:pPr>
        <w:shd w:val="clear" w:color="auto" w:fill="FFFFFF"/>
        <w:spacing w:after="240" w:line="285" w:lineRule="atLeast"/>
        <w:rPr>
          <w:rFonts w:ascii="Consolas" w:hAnsi="Consolas" w:cs="Times New Roman"/>
          <w:sz w:val="21"/>
          <w:szCs w:val="21"/>
        </w:rPr>
      </w:pPr>
    </w:p>
    <w:p w14:paraId="594266CB"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00FF"/>
          <w:sz w:val="21"/>
          <w:szCs w:val="21"/>
        </w:rPr>
        <w:t>library</w:t>
      </w:r>
      <w:r w:rsidRPr="00EE3E12">
        <w:rPr>
          <w:rFonts w:ascii="Consolas" w:hAnsi="Consolas" w:cs="Times New Roman"/>
          <w:sz w:val="21"/>
          <w:szCs w:val="21"/>
        </w:rPr>
        <w:t xml:space="preserve"> IEEE;</w:t>
      </w:r>
    </w:p>
    <w:p w14:paraId="636E4C51"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00FF"/>
          <w:sz w:val="21"/>
          <w:szCs w:val="21"/>
        </w:rPr>
        <w:t>use</w:t>
      </w:r>
      <w:r w:rsidRPr="00EE3E12">
        <w:rPr>
          <w:rFonts w:ascii="Consolas" w:hAnsi="Consolas" w:cs="Times New Roman"/>
          <w:sz w:val="21"/>
          <w:szCs w:val="21"/>
        </w:rPr>
        <w:t xml:space="preserve"> IEEE.STD_LOGIC_1164.</w:t>
      </w:r>
      <w:r w:rsidRPr="00EE3E12">
        <w:rPr>
          <w:rFonts w:ascii="Consolas" w:hAnsi="Consolas" w:cs="Times New Roman"/>
          <w:color w:val="0000FF"/>
          <w:sz w:val="21"/>
          <w:szCs w:val="21"/>
        </w:rPr>
        <w:t>ALL</w:t>
      </w:r>
      <w:r w:rsidRPr="00EE3E12">
        <w:rPr>
          <w:rFonts w:ascii="Consolas" w:hAnsi="Consolas" w:cs="Times New Roman"/>
          <w:sz w:val="21"/>
          <w:szCs w:val="21"/>
        </w:rPr>
        <w:t>;</w:t>
      </w:r>
    </w:p>
    <w:p w14:paraId="19729FB6" w14:textId="77777777" w:rsidR="00EE3E12" w:rsidRPr="00EE3E12" w:rsidRDefault="00EE3E12" w:rsidP="00EE3E12">
      <w:pPr>
        <w:shd w:val="clear" w:color="auto" w:fill="FFFFFF"/>
        <w:spacing w:line="285" w:lineRule="atLeast"/>
        <w:rPr>
          <w:rFonts w:ascii="Consolas" w:hAnsi="Consolas" w:cs="Times New Roman"/>
          <w:sz w:val="21"/>
          <w:szCs w:val="21"/>
        </w:rPr>
      </w:pPr>
    </w:p>
    <w:p w14:paraId="5D65CC40"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 Uncomment the following library declaration if using</w:t>
      </w:r>
    </w:p>
    <w:p w14:paraId="2559A9DD"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 arithmetic functions with Signed or Unsigned values</w:t>
      </w:r>
    </w:p>
    <w:p w14:paraId="7BD64B5D"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00FF"/>
          <w:sz w:val="21"/>
          <w:szCs w:val="21"/>
        </w:rPr>
        <w:t>use</w:t>
      </w:r>
      <w:r w:rsidRPr="00EE3E12">
        <w:rPr>
          <w:rFonts w:ascii="Consolas" w:hAnsi="Consolas" w:cs="Times New Roman"/>
          <w:sz w:val="21"/>
          <w:szCs w:val="21"/>
        </w:rPr>
        <w:t xml:space="preserve"> IEEE.NUMERIC_STD.</w:t>
      </w:r>
      <w:r w:rsidRPr="00EE3E12">
        <w:rPr>
          <w:rFonts w:ascii="Consolas" w:hAnsi="Consolas" w:cs="Times New Roman"/>
          <w:color w:val="0000FF"/>
          <w:sz w:val="21"/>
          <w:szCs w:val="21"/>
        </w:rPr>
        <w:t>ALL</w:t>
      </w:r>
      <w:r w:rsidRPr="00EE3E12">
        <w:rPr>
          <w:rFonts w:ascii="Consolas" w:hAnsi="Consolas" w:cs="Times New Roman"/>
          <w:sz w:val="21"/>
          <w:szCs w:val="21"/>
        </w:rPr>
        <w:t>;</w:t>
      </w:r>
    </w:p>
    <w:p w14:paraId="671624F2" w14:textId="77777777" w:rsidR="00EE3E12" w:rsidRPr="00EE3E12" w:rsidRDefault="00EE3E12" w:rsidP="00EE3E12">
      <w:pPr>
        <w:shd w:val="clear" w:color="auto" w:fill="FFFFFF"/>
        <w:spacing w:line="285" w:lineRule="atLeast"/>
        <w:rPr>
          <w:rFonts w:ascii="Consolas" w:hAnsi="Consolas" w:cs="Times New Roman"/>
          <w:sz w:val="21"/>
          <w:szCs w:val="21"/>
        </w:rPr>
      </w:pPr>
    </w:p>
    <w:p w14:paraId="579442FC"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 Uncomment the following library declaration if instantiating</w:t>
      </w:r>
    </w:p>
    <w:p w14:paraId="6DDAAD0A"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 any Xilinx leaf cells in this code.</w:t>
      </w:r>
    </w:p>
    <w:p w14:paraId="792D3D42"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--library UNISIM;</w:t>
      </w:r>
    </w:p>
    <w:p w14:paraId="57940B14"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--use UNISIM.VComponents.all;</w:t>
      </w:r>
    </w:p>
    <w:p w14:paraId="6579F314" w14:textId="77777777" w:rsidR="00EE3E12" w:rsidRPr="00EE3E12" w:rsidRDefault="00EE3E12" w:rsidP="00EE3E12">
      <w:pPr>
        <w:shd w:val="clear" w:color="auto" w:fill="FFFFFF"/>
        <w:spacing w:line="285" w:lineRule="atLeast"/>
        <w:rPr>
          <w:rFonts w:ascii="Consolas" w:hAnsi="Consolas" w:cs="Times New Roman"/>
          <w:sz w:val="21"/>
          <w:szCs w:val="21"/>
        </w:rPr>
      </w:pPr>
    </w:p>
    <w:p w14:paraId="126F26ED"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00FF"/>
          <w:sz w:val="21"/>
          <w:szCs w:val="21"/>
        </w:rPr>
        <w:t>entity</w:t>
      </w:r>
      <w:r w:rsidRPr="00EE3E12">
        <w:rPr>
          <w:rFonts w:ascii="Consolas" w:hAnsi="Consolas" w:cs="Times New Roman"/>
          <w:sz w:val="21"/>
          <w:szCs w:val="21"/>
        </w:rPr>
        <w:t xml:space="preserve"> SignExtension </w:t>
      </w:r>
      <w:r w:rsidRPr="00EE3E12">
        <w:rPr>
          <w:rFonts w:ascii="Consolas" w:hAnsi="Consolas" w:cs="Times New Roman"/>
          <w:color w:val="0000FF"/>
          <w:sz w:val="21"/>
          <w:szCs w:val="21"/>
        </w:rPr>
        <w:t>is</w:t>
      </w:r>
    </w:p>
    <w:p w14:paraId="4D3511B6"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sz w:val="21"/>
          <w:szCs w:val="21"/>
        </w:rPr>
        <w:t xml:space="preserve">  </w:t>
      </w:r>
      <w:r w:rsidRPr="00EE3E12">
        <w:rPr>
          <w:rFonts w:ascii="Consolas" w:hAnsi="Consolas" w:cs="Times New Roman"/>
          <w:color w:val="0000FF"/>
          <w:sz w:val="21"/>
          <w:szCs w:val="21"/>
        </w:rPr>
        <w:t>Port</w:t>
      </w:r>
      <w:r w:rsidRPr="00EE3E12">
        <w:rPr>
          <w:rFonts w:ascii="Consolas" w:hAnsi="Consolas" w:cs="Times New Roman"/>
          <w:sz w:val="21"/>
          <w:szCs w:val="21"/>
        </w:rPr>
        <w:t xml:space="preserve"> (</w:t>
      </w:r>
      <w:proofErr w:type="gramStart"/>
      <w:r w:rsidRPr="00EE3E12">
        <w:rPr>
          <w:rFonts w:ascii="Consolas" w:hAnsi="Consolas" w:cs="Times New Roman"/>
          <w:sz w:val="21"/>
          <w:szCs w:val="21"/>
        </w:rPr>
        <w:t>DataIn :</w:t>
      </w:r>
      <w:proofErr w:type="gramEnd"/>
      <w:r w:rsidRPr="00EE3E12">
        <w:rPr>
          <w:rFonts w:ascii="Consolas" w:hAnsi="Consolas" w:cs="Times New Roman"/>
          <w:sz w:val="21"/>
          <w:szCs w:val="21"/>
        </w:rPr>
        <w:t xml:space="preserve"> </w:t>
      </w:r>
      <w:r w:rsidRPr="00EE3E12">
        <w:rPr>
          <w:rFonts w:ascii="Consolas" w:hAnsi="Consolas" w:cs="Times New Roman"/>
          <w:color w:val="0000FF"/>
          <w:sz w:val="21"/>
          <w:szCs w:val="21"/>
        </w:rPr>
        <w:t>in</w:t>
      </w:r>
      <w:r w:rsidRPr="00EE3E12">
        <w:rPr>
          <w:rFonts w:ascii="Consolas" w:hAnsi="Consolas" w:cs="Times New Roman"/>
          <w:sz w:val="21"/>
          <w:szCs w:val="21"/>
        </w:rPr>
        <w:t xml:space="preserve"> STD_LOGIC_VECTOR(</w:t>
      </w:r>
      <w:r w:rsidRPr="00EE3E12">
        <w:rPr>
          <w:rFonts w:ascii="Consolas" w:hAnsi="Consolas" w:cs="Times New Roman"/>
          <w:color w:val="098658"/>
          <w:sz w:val="21"/>
          <w:szCs w:val="21"/>
        </w:rPr>
        <w:t>3</w:t>
      </w:r>
      <w:r w:rsidRPr="00EE3E12">
        <w:rPr>
          <w:rFonts w:ascii="Consolas" w:hAnsi="Consolas" w:cs="Times New Roman"/>
          <w:sz w:val="21"/>
          <w:szCs w:val="21"/>
        </w:rPr>
        <w:t xml:space="preserve"> </w:t>
      </w:r>
      <w:r w:rsidRPr="00EE3E12">
        <w:rPr>
          <w:rFonts w:ascii="Consolas" w:hAnsi="Consolas" w:cs="Times New Roman"/>
          <w:color w:val="0000FF"/>
          <w:sz w:val="21"/>
          <w:szCs w:val="21"/>
        </w:rPr>
        <w:t>downto</w:t>
      </w:r>
      <w:r w:rsidRPr="00EE3E12">
        <w:rPr>
          <w:rFonts w:ascii="Consolas" w:hAnsi="Consolas" w:cs="Times New Roman"/>
          <w:sz w:val="21"/>
          <w:szCs w:val="21"/>
        </w:rPr>
        <w:t xml:space="preserve"> </w:t>
      </w:r>
      <w:r w:rsidRPr="00EE3E12">
        <w:rPr>
          <w:rFonts w:ascii="Consolas" w:hAnsi="Consolas" w:cs="Times New Roman"/>
          <w:color w:val="098658"/>
          <w:sz w:val="21"/>
          <w:szCs w:val="21"/>
        </w:rPr>
        <w:t>0</w:t>
      </w:r>
      <w:r w:rsidRPr="00EE3E12">
        <w:rPr>
          <w:rFonts w:ascii="Consolas" w:hAnsi="Consolas" w:cs="Times New Roman"/>
          <w:sz w:val="21"/>
          <w:szCs w:val="21"/>
        </w:rPr>
        <w:t>);</w:t>
      </w:r>
    </w:p>
    <w:p w14:paraId="07F55521"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sz w:val="21"/>
          <w:szCs w:val="21"/>
        </w:rPr>
        <w:t xml:space="preserve">        </w:t>
      </w:r>
      <w:proofErr w:type="gramStart"/>
      <w:r w:rsidRPr="00EE3E12">
        <w:rPr>
          <w:rFonts w:ascii="Consolas" w:hAnsi="Consolas" w:cs="Times New Roman"/>
          <w:sz w:val="21"/>
          <w:szCs w:val="21"/>
        </w:rPr>
        <w:t>ExtendedData :</w:t>
      </w:r>
      <w:proofErr w:type="gramEnd"/>
      <w:r w:rsidRPr="00EE3E12">
        <w:rPr>
          <w:rFonts w:ascii="Consolas" w:hAnsi="Consolas" w:cs="Times New Roman"/>
          <w:sz w:val="21"/>
          <w:szCs w:val="21"/>
        </w:rPr>
        <w:t xml:space="preserve"> </w:t>
      </w:r>
      <w:r w:rsidRPr="00EE3E12">
        <w:rPr>
          <w:rFonts w:ascii="Consolas" w:hAnsi="Consolas" w:cs="Times New Roman"/>
          <w:color w:val="0000FF"/>
          <w:sz w:val="21"/>
          <w:szCs w:val="21"/>
        </w:rPr>
        <w:t>out</w:t>
      </w:r>
      <w:r w:rsidRPr="00EE3E12">
        <w:rPr>
          <w:rFonts w:ascii="Consolas" w:hAnsi="Consolas" w:cs="Times New Roman"/>
          <w:sz w:val="21"/>
          <w:szCs w:val="21"/>
        </w:rPr>
        <w:t xml:space="preserve"> STD_LOGIC_VECTOR(</w:t>
      </w:r>
      <w:r w:rsidRPr="00EE3E12">
        <w:rPr>
          <w:rFonts w:ascii="Consolas" w:hAnsi="Consolas" w:cs="Times New Roman"/>
          <w:color w:val="098658"/>
          <w:sz w:val="21"/>
          <w:szCs w:val="21"/>
        </w:rPr>
        <w:t>15</w:t>
      </w:r>
      <w:r w:rsidRPr="00EE3E12">
        <w:rPr>
          <w:rFonts w:ascii="Consolas" w:hAnsi="Consolas" w:cs="Times New Roman"/>
          <w:sz w:val="21"/>
          <w:szCs w:val="21"/>
        </w:rPr>
        <w:t xml:space="preserve"> </w:t>
      </w:r>
      <w:r w:rsidRPr="00EE3E12">
        <w:rPr>
          <w:rFonts w:ascii="Consolas" w:hAnsi="Consolas" w:cs="Times New Roman"/>
          <w:color w:val="0000FF"/>
          <w:sz w:val="21"/>
          <w:szCs w:val="21"/>
        </w:rPr>
        <w:t>downto</w:t>
      </w:r>
      <w:r w:rsidRPr="00EE3E12">
        <w:rPr>
          <w:rFonts w:ascii="Consolas" w:hAnsi="Consolas" w:cs="Times New Roman"/>
          <w:sz w:val="21"/>
          <w:szCs w:val="21"/>
        </w:rPr>
        <w:t xml:space="preserve"> </w:t>
      </w:r>
      <w:r w:rsidRPr="00EE3E12">
        <w:rPr>
          <w:rFonts w:ascii="Consolas" w:hAnsi="Consolas" w:cs="Times New Roman"/>
          <w:color w:val="098658"/>
          <w:sz w:val="21"/>
          <w:szCs w:val="21"/>
        </w:rPr>
        <w:t>0</w:t>
      </w:r>
      <w:r w:rsidRPr="00EE3E12">
        <w:rPr>
          <w:rFonts w:ascii="Consolas" w:hAnsi="Consolas" w:cs="Times New Roman"/>
          <w:sz w:val="21"/>
          <w:szCs w:val="21"/>
        </w:rPr>
        <w:t>));</w:t>
      </w:r>
    </w:p>
    <w:p w14:paraId="69CF7694"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00FF"/>
          <w:sz w:val="21"/>
          <w:szCs w:val="21"/>
        </w:rPr>
        <w:t>end</w:t>
      </w:r>
      <w:r w:rsidRPr="00EE3E12">
        <w:rPr>
          <w:rFonts w:ascii="Consolas" w:hAnsi="Consolas" w:cs="Times New Roman"/>
          <w:sz w:val="21"/>
          <w:szCs w:val="21"/>
        </w:rPr>
        <w:t xml:space="preserve"> SignExtension;</w:t>
      </w:r>
    </w:p>
    <w:p w14:paraId="5704F051" w14:textId="77777777" w:rsidR="00EE3E12" w:rsidRPr="00EE3E12" w:rsidRDefault="00EE3E12" w:rsidP="00EE3E12">
      <w:pPr>
        <w:shd w:val="clear" w:color="auto" w:fill="FFFFFF"/>
        <w:spacing w:line="285" w:lineRule="atLeast"/>
        <w:rPr>
          <w:rFonts w:ascii="Consolas" w:hAnsi="Consolas" w:cs="Times New Roman"/>
          <w:sz w:val="21"/>
          <w:szCs w:val="21"/>
        </w:rPr>
      </w:pPr>
    </w:p>
    <w:p w14:paraId="73844A7C"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00FF"/>
          <w:sz w:val="21"/>
          <w:szCs w:val="21"/>
        </w:rPr>
        <w:t>architecture</w:t>
      </w:r>
      <w:r w:rsidRPr="00EE3E12">
        <w:rPr>
          <w:rFonts w:ascii="Consolas" w:hAnsi="Consolas" w:cs="Times New Roman"/>
          <w:sz w:val="21"/>
          <w:szCs w:val="21"/>
        </w:rPr>
        <w:t xml:space="preserve"> Behavioral </w:t>
      </w:r>
      <w:r w:rsidRPr="00EE3E12">
        <w:rPr>
          <w:rFonts w:ascii="Consolas" w:hAnsi="Consolas" w:cs="Times New Roman"/>
          <w:color w:val="0000FF"/>
          <w:sz w:val="21"/>
          <w:szCs w:val="21"/>
        </w:rPr>
        <w:t>of</w:t>
      </w:r>
      <w:r w:rsidRPr="00EE3E12">
        <w:rPr>
          <w:rFonts w:ascii="Consolas" w:hAnsi="Consolas" w:cs="Times New Roman"/>
          <w:sz w:val="21"/>
          <w:szCs w:val="21"/>
        </w:rPr>
        <w:t xml:space="preserve"> SignExtension </w:t>
      </w:r>
      <w:r w:rsidRPr="00EE3E12">
        <w:rPr>
          <w:rFonts w:ascii="Consolas" w:hAnsi="Consolas" w:cs="Times New Roman"/>
          <w:color w:val="0000FF"/>
          <w:sz w:val="21"/>
          <w:szCs w:val="21"/>
        </w:rPr>
        <w:t>is</w:t>
      </w:r>
    </w:p>
    <w:p w14:paraId="352A68F0" w14:textId="77777777" w:rsidR="00EE3E12" w:rsidRPr="00EE3E12" w:rsidRDefault="00EE3E12" w:rsidP="00EE3E12">
      <w:pPr>
        <w:shd w:val="clear" w:color="auto" w:fill="FFFFFF"/>
        <w:spacing w:line="285" w:lineRule="atLeast"/>
        <w:rPr>
          <w:rFonts w:ascii="Consolas" w:hAnsi="Consolas" w:cs="Times New Roman"/>
          <w:sz w:val="21"/>
          <w:szCs w:val="21"/>
        </w:rPr>
      </w:pPr>
    </w:p>
    <w:p w14:paraId="37089CA0"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00FF"/>
          <w:sz w:val="21"/>
          <w:szCs w:val="21"/>
        </w:rPr>
        <w:t>begin</w:t>
      </w:r>
    </w:p>
    <w:p w14:paraId="606D6D01" w14:textId="77777777" w:rsidR="00EE3E12" w:rsidRPr="00EE3E12" w:rsidRDefault="00EE3E12" w:rsidP="00EE3E12">
      <w:pPr>
        <w:shd w:val="clear" w:color="auto" w:fill="FFFFFF"/>
        <w:spacing w:line="285" w:lineRule="atLeast"/>
        <w:rPr>
          <w:rFonts w:ascii="Consolas" w:hAnsi="Consolas" w:cs="Times New Roman"/>
          <w:sz w:val="21"/>
          <w:szCs w:val="21"/>
        </w:rPr>
      </w:pPr>
    </w:p>
    <w:p w14:paraId="60FBB91F" w14:textId="77777777" w:rsidR="00EE3E12" w:rsidRPr="00EE3E12" w:rsidRDefault="00EE3E12" w:rsidP="00EE3E12">
      <w:pPr>
        <w:shd w:val="clear" w:color="auto" w:fill="FFFFFF"/>
        <w:spacing w:line="285" w:lineRule="atLeast"/>
        <w:rPr>
          <w:rFonts w:ascii="Consolas" w:hAnsi="Consolas" w:cs="Times New Roman"/>
          <w:sz w:val="21"/>
          <w:szCs w:val="21"/>
        </w:rPr>
      </w:pPr>
      <w:proofErr w:type="gramStart"/>
      <w:r w:rsidRPr="00EE3E12">
        <w:rPr>
          <w:rFonts w:ascii="Consolas" w:hAnsi="Consolas" w:cs="Times New Roman"/>
          <w:color w:val="0000FF"/>
          <w:sz w:val="21"/>
          <w:szCs w:val="21"/>
        </w:rPr>
        <w:lastRenderedPageBreak/>
        <w:t>process</w:t>
      </w:r>
      <w:r w:rsidRPr="00EE3E12">
        <w:rPr>
          <w:rFonts w:ascii="Consolas" w:hAnsi="Consolas" w:cs="Times New Roman"/>
          <w:sz w:val="21"/>
          <w:szCs w:val="21"/>
        </w:rPr>
        <w:t>(</w:t>
      </w:r>
      <w:proofErr w:type="gramEnd"/>
      <w:r w:rsidRPr="00EE3E12">
        <w:rPr>
          <w:rFonts w:ascii="Consolas" w:hAnsi="Consolas" w:cs="Times New Roman"/>
          <w:sz w:val="21"/>
          <w:szCs w:val="21"/>
        </w:rPr>
        <w:t xml:space="preserve">DataIn) </w:t>
      </w:r>
    </w:p>
    <w:p w14:paraId="33F9BA79"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00FF"/>
          <w:sz w:val="21"/>
          <w:szCs w:val="21"/>
        </w:rPr>
        <w:t>begin</w:t>
      </w:r>
    </w:p>
    <w:p w14:paraId="0E737021"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sz w:val="21"/>
          <w:szCs w:val="21"/>
        </w:rPr>
        <w:t xml:space="preserve">    </w:t>
      </w:r>
    </w:p>
    <w:p w14:paraId="7DA14FFE"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sz w:val="21"/>
          <w:szCs w:val="21"/>
        </w:rPr>
        <w:t xml:space="preserve">    </w:t>
      </w:r>
      <w:r w:rsidRPr="00EE3E12">
        <w:rPr>
          <w:rFonts w:ascii="Consolas" w:hAnsi="Consolas" w:cs="Times New Roman"/>
          <w:color w:val="0000FF"/>
          <w:sz w:val="21"/>
          <w:szCs w:val="21"/>
        </w:rPr>
        <w:t>if</w:t>
      </w:r>
      <w:r w:rsidRPr="00EE3E12">
        <w:rPr>
          <w:rFonts w:ascii="Consolas" w:hAnsi="Consolas" w:cs="Times New Roman"/>
          <w:sz w:val="21"/>
          <w:szCs w:val="21"/>
        </w:rPr>
        <w:t xml:space="preserve"> (</w:t>
      </w:r>
      <w:proofErr w:type="gramStart"/>
      <w:r w:rsidRPr="00EE3E12">
        <w:rPr>
          <w:rFonts w:ascii="Consolas" w:hAnsi="Consolas" w:cs="Times New Roman"/>
          <w:sz w:val="21"/>
          <w:szCs w:val="21"/>
        </w:rPr>
        <w:t>DataIn(</w:t>
      </w:r>
      <w:proofErr w:type="gramEnd"/>
      <w:r w:rsidRPr="00EE3E12">
        <w:rPr>
          <w:rFonts w:ascii="Consolas" w:hAnsi="Consolas" w:cs="Times New Roman"/>
          <w:color w:val="098658"/>
          <w:sz w:val="21"/>
          <w:szCs w:val="21"/>
        </w:rPr>
        <w:t>3</w:t>
      </w:r>
      <w:r w:rsidRPr="00EE3E12">
        <w:rPr>
          <w:rFonts w:ascii="Consolas" w:hAnsi="Consolas" w:cs="Times New Roman"/>
          <w:sz w:val="21"/>
          <w:szCs w:val="21"/>
        </w:rPr>
        <w:t xml:space="preserve">) = </w:t>
      </w:r>
      <w:r w:rsidRPr="00EE3E12">
        <w:rPr>
          <w:rFonts w:ascii="Consolas" w:hAnsi="Consolas" w:cs="Times New Roman"/>
          <w:color w:val="098658"/>
          <w:sz w:val="21"/>
          <w:szCs w:val="21"/>
        </w:rPr>
        <w:t>'1'</w:t>
      </w:r>
      <w:r w:rsidRPr="00EE3E12">
        <w:rPr>
          <w:rFonts w:ascii="Consolas" w:hAnsi="Consolas" w:cs="Times New Roman"/>
          <w:sz w:val="21"/>
          <w:szCs w:val="21"/>
        </w:rPr>
        <w:t xml:space="preserve">) </w:t>
      </w:r>
      <w:r w:rsidRPr="00EE3E12">
        <w:rPr>
          <w:rFonts w:ascii="Consolas" w:hAnsi="Consolas" w:cs="Times New Roman"/>
          <w:color w:val="0000FF"/>
          <w:sz w:val="21"/>
          <w:szCs w:val="21"/>
        </w:rPr>
        <w:t>then</w:t>
      </w:r>
    </w:p>
    <w:p w14:paraId="3086B158"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sz w:val="21"/>
          <w:szCs w:val="21"/>
        </w:rPr>
        <w:t xml:space="preserve">        ExtendedData &lt;= </w:t>
      </w:r>
      <w:r w:rsidRPr="00EE3E12">
        <w:rPr>
          <w:rFonts w:ascii="Consolas" w:hAnsi="Consolas" w:cs="Times New Roman"/>
          <w:color w:val="098658"/>
          <w:sz w:val="21"/>
          <w:szCs w:val="21"/>
        </w:rPr>
        <w:t>"111111111111"</w:t>
      </w:r>
      <w:r w:rsidRPr="00EE3E12">
        <w:rPr>
          <w:rFonts w:ascii="Consolas" w:hAnsi="Consolas" w:cs="Times New Roman"/>
          <w:sz w:val="21"/>
          <w:szCs w:val="21"/>
        </w:rPr>
        <w:t xml:space="preserve"> &amp; DataIn; </w:t>
      </w:r>
    </w:p>
    <w:p w14:paraId="3A4E505D"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sz w:val="21"/>
          <w:szCs w:val="21"/>
        </w:rPr>
        <w:t xml:space="preserve">    </w:t>
      </w:r>
      <w:r w:rsidRPr="00EE3E12">
        <w:rPr>
          <w:rFonts w:ascii="Consolas" w:hAnsi="Consolas" w:cs="Times New Roman"/>
          <w:color w:val="0000FF"/>
          <w:sz w:val="21"/>
          <w:szCs w:val="21"/>
        </w:rPr>
        <w:t>else</w:t>
      </w:r>
    </w:p>
    <w:p w14:paraId="696DDFFE"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sz w:val="21"/>
          <w:szCs w:val="21"/>
        </w:rPr>
        <w:t xml:space="preserve">        ExtendedData &lt;= </w:t>
      </w:r>
      <w:r w:rsidRPr="00EE3E12">
        <w:rPr>
          <w:rFonts w:ascii="Consolas" w:hAnsi="Consolas" w:cs="Times New Roman"/>
          <w:color w:val="098658"/>
          <w:sz w:val="21"/>
          <w:szCs w:val="21"/>
        </w:rPr>
        <w:t>"000000000000"</w:t>
      </w:r>
      <w:r w:rsidRPr="00EE3E12">
        <w:rPr>
          <w:rFonts w:ascii="Consolas" w:hAnsi="Consolas" w:cs="Times New Roman"/>
          <w:sz w:val="21"/>
          <w:szCs w:val="21"/>
        </w:rPr>
        <w:t xml:space="preserve"> &amp; DataIn;</w:t>
      </w:r>
    </w:p>
    <w:p w14:paraId="3736F5CE"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sz w:val="21"/>
          <w:szCs w:val="21"/>
        </w:rPr>
        <w:t xml:space="preserve">    </w:t>
      </w:r>
    </w:p>
    <w:p w14:paraId="5280B434"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sz w:val="21"/>
          <w:szCs w:val="21"/>
        </w:rPr>
        <w:t xml:space="preserve">    </w:t>
      </w:r>
      <w:r w:rsidRPr="00EE3E12">
        <w:rPr>
          <w:rFonts w:ascii="Consolas" w:hAnsi="Consolas" w:cs="Times New Roman"/>
          <w:color w:val="0000FF"/>
          <w:sz w:val="21"/>
          <w:szCs w:val="21"/>
        </w:rPr>
        <w:t>end</w:t>
      </w:r>
      <w:r w:rsidRPr="00EE3E12">
        <w:rPr>
          <w:rFonts w:ascii="Consolas" w:hAnsi="Consolas" w:cs="Times New Roman"/>
          <w:sz w:val="21"/>
          <w:szCs w:val="21"/>
        </w:rPr>
        <w:t xml:space="preserve"> </w:t>
      </w:r>
      <w:r w:rsidRPr="00EE3E12">
        <w:rPr>
          <w:rFonts w:ascii="Consolas" w:hAnsi="Consolas" w:cs="Times New Roman"/>
          <w:color w:val="0000FF"/>
          <w:sz w:val="21"/>
          <w:szCs w:val="21"/>
        </w:rPr>
        <w:t>if</w:t>
      </w:r>
      <w:r w:rsidRPr="00EE3E12">
        <w:rPr>
          <w:rFonts w:ascii="Consolas" w:hAnsi="Consolas" w:cs="Times New Roman"/>
          <w:sz w:val="21"/>
          <w:szCs w:val="21"/>
        </w:rPr>
        <w:t>;</w:t>
      </w:r>
    </w:p>
    <w:p w14:paraId="2E8E1CF6"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8000"/>
          <w:sz w:val="21"/>
          <w:szCs w:val="21"/>
        </w:rPr>
        <w:t xml:space="preserve">-- ExtendedData &lt;= "111111111111" &amp; DataIn WHEN </w:t>
      </w:r>
      <w:proofErr w:type="gramStart"/>
      <w:r w:rsidRPr="00EE3E12">
        <w:rPr>
          <w:rFonts w:ascii="Consolas" w:hAnsi="Consolas" w:cs="Times New Roman"/>
          <w:color w:val="008000"/>
          <w:sz w:val="21"/>
          <w:szCs w:val="21"/>
        </w:rPr>
        <w:t>DataIn(</w:t>
      </w:r>
      <w:proofErr w:type="gramEnd"/>
      <w:r w:rsidRPr="00EE3E12">
        <w:rPr>
          <w:rFonts w:ascii="Consolas" w:hAnsi="Consolas" w:cs="Times New Roman"/>
          <w:color w:val="008000"/>
          <w:sz w:val="21"/>
          <w:szCs w:val="21"/>
        </w:rPr>
        <w:t>3) = '1' ELSE "000000000000" &amp; DataIn;</w:t>
      </w:r>
    </w:p>
    <w:p w14:paraId="1CF9DCB1" w14:textId="77777777" w:rsidR="00EE3E12" w:rsidRPr="00EE3E12" w:rsidRDefault="00EE3E12" w:rsidP="00EE3E12">
      <w:pPr>
        <w:shd w:val="clear" w:color="auto" w:fill="FFFFFF"/>
        <w:spacing w:line="285" w:lineRule="atLeast"/>
        <w:rPr>
          <w:rFonts w:ascii="Consolas" w:hAnsi="Consolas" w:cs="Times New Roman"/>
          <w:sz w:val="21"/>
          <w:szCs w:val="21"/>
        </w:rPr>
      </w:pPr>
    </w:p>
    <w:p w14:paraId="3894252E"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00FF"/>
          <w:sz w:val="21"/>
          <w:szCs w:val="21"/>
        </w:rPr>
        <w:t>end</w:t>
      </w:r>
      <w:r w:rsidRPr="00EE3E12">
        <w:rPr>
          <w:rFonts w:ascii="Consolas" w:hAnsi="Consolas" w:cs="Times New Roman"/>
          <w:sz w:val="21"/>
          <w:szCs w:val="21"/>
        </w:rPr>
        <w:t xml:space="preserve"> </w:t>
      </w:r>
      <w:r w:rsidRPr="00EE3E12">
        <w:rPr>
          <w:rFonts w:ascii="Consolas" w:hAnsi="Consolas" w:cs="Times New Roman"/>
          <w:color w:val="0000FF"/>
          <w:sz w:val="21"/>
          <w:szCs w:val="21"/>
        </w:rPr>
        <w:t>process</w:t>
      </w:r>
      <w:r w:rsidRPr="00EE3E12">
        <w:rPr>
          <w:rFonts w:ascii="Consolas" w:hAnsi="Consolas" w:cs="Times New Roman"/>
          <w:sz w:val="21"/>
          <w:szCs w:val="21"/>
        </w:rPr>
        <w:t>;</w:t>
      </w:r>
    </w:p>
    <w:p w14:paraId="26631600"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sz w:val="21"/>
          <w:szCs w:val="21"/>
        </w:rPr>
        <w:t>   </w:t>
      </w:r>
    </w:p>
    <w:p w14:paraId="424FD1FF" w14:textId="77777777" w:rsidR="00EE3E12" w:rsidRPr="00EE3E12" w:rsidRDefault="00EE3E12" w:rsidP="00EE3E12">
      <w:pPr>
        <w:shd w:val="clear" w:color="auto" w:fill="FFFFFF"/>
        <w:spacing w:line="285" w:lineRule="atLeast"/>
        <w:rPr>
          <w:rFonts w:ascii="Consolas" w:hAnsi="Consolas" w:cs="Times New Roman"/>
          <w:sz w:val="21"/>
          <w:szCs w:val="21"/>
        </w:rPr>
      </w:pPr>
    </w:p>
    <w:p w14:paraId="0B37EEDE" w14:textId="77777777" w:rsidR="00EE3E12" w:rsidRPr="00EE3E12" w:rsidRDefault="00EE3E12" w:rsidP="00EE3E12">
      <w:pPr>
        <w:shd w:val="clear" w:color="auto" w:fill="FFFFFF"/>
        <w:spacing w:line="285" w:lineRule="atLeast"/>
        <w:rPr>
          <w:rFonts w:ascii="Consolas" w:hAnsi="Consolas" w:cs="Times New Roman"/>
          <w:sz w:val="21"/>
          <w:szCs w:val="21"/>
        </w:rPr>
      </w:pPr>
      <w:r w:rsidRPr="00EE3E12">
        <w:rPr>
          <w:rFonts w:ascii="Consolas" w:hAnsi="Consolas" w:cs="Times New Roman"/>
          <w:color w:val="0000FF"/>
          <w:sz w:val="21"/>
          <w:szCs w:val="21"/>
        </w:rPr>
        <w:t>end</w:t>
      </w:r>
      <w:r w:rsidRPr="00EE3E12">
        <w:rPr>
          <w:rFonts w:ascii="Consolas" w:hAnsi="Consolas" w:cs="Times New Roman"/>
          <w:sz w:val="21"/>
          <w:szCs w:val="21"/>
        </w:rPr>
        <w:t xml:space="preserve"> Behavioral;</w:t>
      </w:r>
    </w:p>
    <w:p w14:paraId="7BD37C35" w14:textId="77777777" w:rsidR="00EE3E12" w:rsidRPr="00EE3E12" w:rsidRDefault="00EE3E12" w:rsidP="00EE3E12">
      <w:pPr>
        <w:shd w:val="clear" w:color="auto" w:fill="FFFFFF"/>
        <w:spacing w:line="285" w:lineRule="atLeast"/>
        <w:rPr>
          <w:rFonts w:ascii="Consolas" w:hAnsi="Consolas" w:cs="Times New Roman"/>
          <w:sz w:val="21"/>
          <w:szCs w:val="21"/>
        </w:rPr>
      </w:pPr>
    </w:p>
    <w:p w14:paraId="1A3B0FF9" w14:textId="77777777" w:rsidR="00274960" w:rsidRPr="00274960" w:rsidRDefault="00274960" w:rsidP="00AE0599"/>
    <w:p w14:paraId="26BF26A8" w14:textId="1C95E8D5" w:rsidR="00274960" w:rsidRDefault="00274960" w:rsidP="00724F28"/>
    <w:p w14:paraId="3E11F0D2" w14:textId="51508008" w:rsidR="00274960" w:rsidRDefault="00274960" w:rsidP="00724F28"/>
    <w:p w14:paraId="184C8149" w14:textId="4A0880D8" w:rsidR="00274960" w:rsidRDefault="00274960" w:rsidP="00724F28"/>
    <w:p w14:paraId="4343C891" w14:textId="1A72444F" w:rsidR="00274960" w:rsidRDefault="00274960" w:rsidP="00724F28"/>
    <w:p w14:paraId="2CB3582D" w14:textId="774A8924" w:rsidR="00274960" w:rsidRDefault="00274960" w:rsidP="00724F28"/>
    <w:p w14:paraId="017C1F45" w14:textId="11C850D8" w:rsidR="00274960" w:rsidRDefault="00274960" w:rsidP="00724F28"/>
    <w:p w14:paraId="4CD2197A" w14:textId="33284CB4" w:rsidR="00274960" w:rsidRDefault="00274960" w:rsidP="00724F28"/>
    <w:p w14:paraId="2C135C6D" w14:textId="7DCD7C90" w:rsidR="00274960" w:rsidRDefault="00274960" w:rsidP="00724F28"/>
    <w:p w14:paraId="4F309EA4" w14:textId="1742DD03" w:rsidR="00274960" w:rsidRDefault="00274960" w:rsidP="00724F28"/>
    <w:p w14:paraId="7B2570FC" w14:textId="666C7CE3" w:rsidR="00274960" w:rsidRDefault="00274960" w:rsidP="00724F28"/>
    <w:p w14:paraId="6B000EB7" w14:textId="7C418527" w:rsidR="00274960" w:rsidRDefault="00274960" w:rsidP="00724F28"/>
    <w:p w14:paraId="789E20FA" w14:textId="656401BE" w:rsidR="00274960" w:rsidRDefault="00274960" w:rsidP="00724F28"/>
    <w:p w14:paraId="48A3B7A8" w14:textId="4BC97582" w:rsidR="00274960" w:rsidRDefault="00274960" w:rsidP="00724F28"/>
    <w:p w14:paraId="0AADCF07" w14:textId="48EBE801" w:rsidR="00274960" w:rsidRDefault="00274960" w:rsidP="00724F28"/>
    <w:p w14:paraId="1D304B80" w14:textId="60CD3EDF" w:rsidR="00274960" w:rsidRDefault="00274960" w:rsidP="00724F28"/>
    <w:p w14:paraId="3CF1D4E4" w14:textId="24810D8A" w:rsidR="00274960" w:rsidRDefault="00274960" w:rsidP="00724F28"/>
    <w:p w14:paraId="05F13164" w14:textId="11007D08" w:rsidR="00274960" w:rsidRDefault="00274960" w:rsidP="00724F28"/>
    <w:p w14:paraId="5AC95C1E" w14:textId="79DFDE49" w:rsidR="00274960" w:rsidRDefault="00274960" w:rsidP="00724F28"/>
    <w:p w14:paraId="1C5F8C3C" w14:textId="18939B10" w:rsidR="00274960" w:rsidRDefault="00274960" w:rsidP="00724F28"/>
    <w:p w14:paraId="71B0704E" w14:textId="18D142B8" w:rsidR="00274960" w:rsidRDefault="00274960" w:rsidP="00724F28"/>
    <w:p w14:paraId="2EF9535A" w14:textId="2DFF7A9D" w:rsidR="00274960" w:rsidRDefault="00274960" w:rsidP="00724F28"/>
    <w:p w14:paraId="3D0FA77C" w14:textId="1C9920B5" w:rsidR="00274960" w:rsidRDefault="00274960" w:rsidP="00724F28"/>
    <w:p w14:paraId="3DBF68A5" w14:textId="7CD9FFE3" w:rsidR="00274960" w:rsidRDefault="00274960" w:rsidP="00724F28"/>
    <w:p w14:paraId="523A9024" w14:textId="77777777" w:rsidR="00A14B07" w:rsidRDefault="00A14B07" w:rsidP="00724F28"/>
    <w:p w14:paraId="641862A5" w14:textId="11941AB9" w:rsidR="00274960" w:rsidRDefault="00274960" w:rsidP="00724F28"/>
    <w:p w14:paraId="79D1E6B2" w14:textId="77777777" w:rsidR="00666038" w:rsidRDefault="00666038" w:rsidP="00724F28"/>
    <w:p w14:paraId="418D93EF" w14:textId="7D48CDA0" w:rsidR="00274960" w:rsidRPr="00A14B07" w:rsidRDefault="00274960" w:rsidP="00724F28">
      <w:pPr>
        <w:rPr>
          <w:sz w:val="40"/>
          <w:szCs w:val="40"/>
        </w:rPr>
      </w:pPr>
      <w:r w:rsidRPr="00A14B07">
        <w:rPr>
          <w:sz w:val="40"/>
          <w:szCs w:val="40"/>
        </w:rPr>
        <w:lastRenderedPageBreak/>
        <w:t>Testbenches:</w:t>
      </w:r>
    </w:p>
    <w:p w14:paraId="6D0561F1" w14:textId="77777777" w:rsidR="00274960" w:rsidRDefault="00274960" w:rsidP="00724F28"/>
    <w:p w14:paraId="5CE83541" w14:textId="7DE96D31" w:rsidR="00274960" w:rsidRDefault="00274960" w:rsidP="00724F28">
      <w:r>
        <w:t>ALUTestbench:</w:t>
      </w:r>
    </w:p>
    <w:p w14:paraId="19C2305E"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color w:val="0000FF"/>
          <w:sz w:val="21"/>
          <w:szCs w:val="21"/>
        </w:rPr>
        <w:t>library</w:t>
      </w:r>
      <w:r w:rsidRPr="000B1559">
        <w:rPr>
          <w:rFonts w:ascii="Consolas" w:hAnsi="Consolas" w:cs="Times New Roman"/>
          <w:sz w:val="21"/>
          <w:szCs w:val="21"/>
        </w:rPr>
        <w:t xml:space="preserve"> IEEE;</w:t>
      </w:r>
    </w:p>
    <w:p w14:paraId="49C6514D"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color w:val="0000FF"/>
          <w:sz w:val="21"/>
          <w:szCs w:val="21"/>
        </w:rPr>
        <w:t>use</w:t>
      </w:r>
      <w:r w:rsidRPr="000B1559">
        <w:rPr>
          <w:rFonts w:ascii="Consolas" w:hAnsi="Consolas" w:cs="Times New Roman"/>
          <w:sz w:val="21"/>
          <w:szCs w:val="21"/>
        </w:rPr>
        <w:t xml:space="preserve"> IEEE.std_logic_1164.</w:t>
      </w:r>
      <w:r w:rsidRPr="000B1559">
        <w:rPr>
          <w:rFonts w:ascii="Consolas" w:hAnsi="Consolas" w:cs="Times New Roman"/>
          <w:color w:val="0000FF"/>
          <w:sz w:val="21"/>
          <w:szCs w:val="21"/>
        </w:rPr>
        <w:t>all</w:t>
      </w:r>
      <w:r w:rsidRPr="000B1559">
        <w:rPr>
          <w:rFonts w:ascii="Consolas" w:hAnsi="Consolas" w:cs="Times New Roman"/>
          <w:sz w:val="21"/>
          <w:szCs w:val="21"/>
        </w:rPr>
        <w:t>;</w:t>
      </w:r>
    </w:p>
    <w:p w14:paraId="5829D7EE"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color w:val="0000FF"/>
          <w:sz w:val="21"/>
          <w:szCs w:val="21"/>
        </w:rPr>
        <w:t>use</w:t>
      </w:r>
      <w:r w:rsidRPr="000B1559">
        <w:rPr>
          <w:rFonts w:ascii="Consolas" w:hAnsi="Consolas" w:cs="Times New Roman"/>
          <w:sz w:val="21"/>
          <w:szCs w:val="21"/>
        </w:rPr>
        <w:t xml:space="preserve"> IEEE.numeric_std.</w:t>
      </w:r>
      <w:r w:rsidRPr="000B1559">
        <w:rPr>
          <w:rFonts w:ascii="Consolas" w:hAnsi="Consolas" w:cs="Times New Roman"/>
          <w:color w:val="0000FF"/>
          <w:sz w:val="21"/>
          <w:szCs w:val="21"/>
        </w:rPr>
        <w:t>all</w:t>
      </w:r>
      <w:r w:rsidRPr="000B1559">
        <w:rPr>
          <w:rFonts w:ascii="Consolas" w:hAnsi="Consolas" w:cs="Times New Roman"/>
          <w:sz w:val="21"/>
          <w:szCs w:val="21"/>
        </w:rPr>
        <w:t>;</w:t>
      </w:r>
    </w:p>
    <w:p w14:paraId="584DA0F2" w14:textId="77777777" w:rsidR="000B1559" w:rsidRPr="000B1559" w:rsidRDefault="000B1559" w:rsidP="000B1559">
      <w:pPr>
        <w:shd w:val="clear" w:color="auto" w:fill="FFFFFF"/>
        <w:spacing w:line="285" w:lineRule="atLeast"/>
        <w:rPr>
          <w:rFonts w:ascii="Consolas" w:hAnsi="Consolas" w:cs="Times New Roman"/>
          <w:sz w:val="21"/>
          <w:szCs w:val="21"/>
        </w:rPr>
      </w:pPr>
    </w:p>
    <w:p w14:paraId="35245BCD"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color w:val="0000FF"/>
          <w:sz w:val="21"/>
          <w:szCs w:val="21"/>
        </w:rPr>
        <w:t>entity</w:t>
      </w:r>
      <w:r w:rsidRPr="000B1559">
        <w:rPr>
          <w:rFonts w:ascii="Consolas" w:hAnsi="Consolas" w:cs="Times New Roman"/>
          <w:sz w:val="21"/>
          <w:szCs w:val="21"/>
        </w:rPr>
        <w:t xml:space="preserve"> ALUTestbench </w:t>
      </w:r>
      <w:r w:rsidRPr="000B1559">
        <w:rPr>
          <w:rFonts w:ascii="Consolas" w:hAnsi="Consolas" w:cs="Times New Roman"/>
          <w:color w:val="0000FF"/>
          <w:sz w:val="21"/>
          <w:szCs w:val="21"/>
        </w:rPr>
        <w:t>is</w:t>
      </w:r>
    </w:p>
    <w:p w14:paraId="4EE292ED"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color w:val="0000FF"/>
          <w:sz w:val="21"/>
          <w:szCs w:val="21"/>
        </w:rPr>
        <w:t>end</w:t>
      </w:r>
      <w:r w:rsidRPr="000B1559">
        <w:rPr>
          <w:rFonts w:ascii="Consolas" w:hAnsi="Consolas" w:cs="Times New Roman"/>
          <w:sz w:val="21"/>
          <w:szCs w:val="21"/>
        </w:rPr>
        <w:t xml:space="preserve"> ALUTestbench;</w:t>
      </w:r>
    </w:p>
    <w:p w14:paraId="652B6490" w14:textId="77777777" w:rsidR="000B1559" w:rsidRPr="000B1559" w:rsidRDefault="000B1559" w:rsidP="000B1559">
      <w:pPr>
        <w:shd w:val="clear" w:color="auto" w:fill="FFFFFF"/>
        <w:spacing w:line="285" w:lineRule="atLeast"/>
        <w:rPr>
          <w:rFonts w:ascii="Consolas" w:hAnsi="Consolas" w:cs="Times New Roman"/>
          <w:sz w:val="21"/>
          <w:szCs w:val="21"/>
        </w:rPr>
      </w:pPr>
    </w:p>
    <w:p w14:paraId="4CBDD9AE"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color w:val="0000FF"/>
          <w:sz w:val="21"/>
          <w:szCs w:val="21"/>
        </w:rPr>
        <w:t>architecture</w:t>
      </w:r>
      <w:r w:rsidRPr="000B1559">
        <w:rPr>
          <w:rFonts w:ascii="Consolas" w:hAnsi="Consolas" w:cs="Times New Roman"/>
          <w:sz w:val="21"/>
          <w:szCs w:val="21"/>
        </w:rPr>
        <w:t xml:space="preserve"> behavior </w:t>
      </w:r>
      <w:r w:rsidRPr="000B1559">
        <w:rPr>
          <w:rFonts w:ascii="Consolas" w:hAnsi="Consolas" w:cs="Times New Roman"/>
          <w:color w:val="0000FF"/>
          <w:sz w:val="21"/>
          <w:szCs w:val="21"/>
        </w:rPr>
        <w:t>of</w:t>
      </w:r>
      <w:r w:rsidRPr="000B1559">
        <w:rPr>
          <w:rFonts w:ascii="Consolas" w:hAnsi="Consolas" w:cs="Times New Roman"/>
          <w:sz w:val="21"/>
          <w:szCs w:val="21"/>
        </w:rPr>
        <w:t xml:space="preserve"> ALUTestbench </w:t>
      </w:r>
      <w:r w:rsidRPr="000B1559">
        <w:rPr>
          <w:rFonts w:ascii="Consolas" w:hAnsi="Consolas" w:cs="Times New Roman"/>
          <w:color w:val="0000FF"/>
          <w:sz w:val="21"/>
          <w:szCs w:val="21"/>
        </w:rPr>
        <w:t>is</w:t>
      </w:r>
    </w:p>
    <w:p w14:paraId="2A54BB3C"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constant</w:t>
      </w:r>
      <w:r w:rsidRPr="000B1559">
        <w:rPr>
          <w:rFonts w:ascii="Consolas" w:hAnsi="Consolas" w:cs="Times New Roman"/>
          <w:sz w:val="21"/>
          <w:szCs w:val="21"/>
        </w:rPr>
        <w:t xml:space="preserve"> TIME_</w:t>
      </w:r>
      <w:proofErr w:type="gramStart"/>
      <w:r w:rsidRPr="000B1559">
        <w:rPr>
          <w:rFonts w:ascii="Consolas" w:hAnsi="Consolas" w:cs="Times New Roman"/>
          <w:sz w:val="21"/>
          <w:szCs w:val="21"/>
        </w:rPr>
        <w:t>DELAY :</w:t>
      </w:r>
      <w:proofErr w:type="gramEnd"/>
      <w:r w:rsidRPr="000B1559">
        <w:rPr>
          <w:rFonts w:ascii="Consolas" w:hAnsi="Consolas" w:cs="Times New Roman"/>
          <w:sz w:val="21"/>
          <w:szCs w:val="21"/>
        </w:rPr>
        <w:t xml:space="preserve"> time := </w:t>
      </w:r>
      <w:r w:rsidRPr="000B1559">
        <w:rPr>
          <w:rFonts w:ascii="Consolas" w:hAnsi="Consolas" w:cs="Times New Roman"/>
          <w:color w:val="098658"/>
          <w:sz w:val="21"/>
          <w:szCs w:val="21"/>
        </w:rPr>
        <w:t>20</w:t>
      </w:r>
      <w:r w:rsidRPr="000B1559">
        <w:rPr>
          <w:rFonts w:ascii="Consolas" w:hAnsi="Consolas" w:cs="Times New Roman"/>
          <w:sz w:val="21"/>
          <w:szCs w:val="21"/>
        </w:rPr>
        <w:t xml:space="preserve"> ns;</w:t>
      </w:r>
    </w:p>
    <w:p w14:paraId="0F9FAA2B"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constant</w:t>
      </w:r>
      <w:r w:rsidRPr="000B1559">
        <w:rPr>
          <w:rFonts w:ascii="Consolas" w:hAnsi="Consolas" w:cs="Times New Roman"/>
          <w:sz w:val="21"/>
          <w:szCs w:val="21"/>
        </w:rPr>
        <w:t xml:space="preserve"> NUM_</w:t>
      </w:r>
      <w:proofErr w:type="gramStart"/>
      <w:r w:rsidRPr="000B1559">
        <w:rPr>
          <w:rFonts w:ascii="Consolas" w:hAnsi="Consolas" w:cs="Times New Roman"/>
          <w:sz w:val="21"/>
          <w:szCs w:val="21"/>
        </w:rPr>
        <w:t>VALS :</w:t>
      </w:r>
      <w:proofErr w:type="gramEnd"/>
      <w:r w:rsidRPr="000B1559">
        <w:rPr>
          <w:rFonts w:ascii="Consolas" w:hAnsi="Consolas" w:cs="Times New Roman"/>
          <w:sz w:val="21"/>
          <w:szCs w:val="21"/>
        </w:rPr>
        <w:t xml:space="preserve"> integer := </w:t>
      </w:r>
      <w:r w:rsidRPr="000B1559">
        <w:rPr>
          <w:rFonts w:ascii="Consolas" w:hAnsi="Consolas" w:cs="Times New Roman"/>
          <w:color w:val="098658"/>
          <w:sz w:val="21"/>
          <w:szCs w:val="21"/>
        </w:rPr>
        <w:t>2</w:t>
      </w:r>
      <w:r w:rsidRPr="000B1559">
        <w:rPr>
          <w:rFonts w:ascii="Consolas" w:hAnsi="Consolas" w:cs="Times New Roman"/>
          <w:sz w:val="21"/>
          <w:szCs w:val="21"/>
        </w:rPr>
        <w:t>;</w:t>
      </w:r>
    </w:p>
    <w:p w14:paraId="7B4FDE07"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p>
    <w:p w14:paraId="4205AB67"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p>
    <w:p w14:paraId="6E8D67CE"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type</w:t>
      </w:r>
      <w:r w:rsidRPr="000B1559">
        <w:rPr>
          <w:rFonts w:ascii="Consolas" w:hAnsi="Consolas" w:cs="Times New Roman"/>
          <w:sz w:val="21"/>
          <w:szCs w:val="21"/>
        </w:rPr>
        <w:t xml:space="preserve"> ALUOpCode_array </w:t>
      </w:r>
      <w:r w:rsidRPr="000B1559">
        <w:rPr>
          <w:rFonts w:ascii="Consolas" w:hAnsi="Consolas" w:cs="Times New Roman"/>
          <w:color w:val="0000FF"/>
          <w:sz w:val="21"/>
          <w:szCs w:val="21"/>
        </w:rPr>
        <w:t>is</w:t>
      </w:r>
      <w:r w:rsidRPr="000B1559">
        <w:rPr>
          <w:rFonts w:ascii="Consolas" w:hAnsi="Consolas" w:cs="Times New Roman"/>
          <w:sz w:val="21"/>
          <w:szCs w:val="21"/>
        </w:rPr>
        <w:t xml:space="preserve"> </w:t>
      </w:r>
      <w:proofErr w:type="gramStart"/>
      <w:r w:rsidRPr="000B1559">
        <w:rPr>
          <w:rFonts w:ascii="Consolas" w:hAnsi="Consolas" w:cs="Times New Roman"/>
          <w:color w:val="0000FF"/>
          <w:sz w:val="21"/>
          <w:szCs w:val="21"/>
        </w:rPr>
        <w:t>array</w:t>
      </w:r>
      <w:r w:rsidRPr="000B1559">
        <w:rPr>
          <w:rFonts w:ascii="Consolas" w:hAnsi="Consolas" w:cs="Times New Roman"/>
          <w:sz w:val="21"/>
          <w:szCs w:val="21"/>
        </w:rPr>
        <w:t>(</w:t>
      </w:r>
      <w:proofErr w:type="gramEnd"/>
      <w:r w:rsidRPr="000B1559">
        <w:rPr>
          <w:rFonts w:ascii="Consolas" w:hAnsi="Consolas" w:cs="Times New Roman"/>
          <w:color w:val="098658"/>
          <w:sz w:val="21"/>
          <w:szCs w:val="21"/>
        </w:rPr>
        <w:t>0</w:t>
      </w:r>
      <w:r w:rsidRPr="000B1559">
        <w:rPr>
          <w:rFonts w:ascii="Consolas" w:hAnsi="Consolas" w:cs="Times New Roman"/>
          <w:sz w:val="21"/>
          <w:szCs w:val="21"/>
        </w:rPr>
        <w:t xml:space="preserve"> </w:t>
      </w:r>
      <w:r w:rsidRPr="000B1559">
        <w:rPr>
          <w:rFonts w:ascii="Consolas" w:hAnsi="Consolas" w:cs="Times New Roman"/>
          <w:color w:val="0000FF"/>
          <w:sz w:val="21"/>
          <w:szCs w:val="21"/>
        </w:rPr>
        <w:t>to</w:t>
      </w:r>
      <w:r w:rsidRPr="000B1559">
        <w:rPr>
          <w:rFonts w:ascii="Consolas" w:hAnsi="Consolas" w:cs="Times New Roman"/>
          <w:sz w:val="21"/>
          <w:szCs w:val="21"/>
        </w:rPr>
        <w:t xml:space="preserve"> (NUM_VALS - </w:t>
      </w:r>
      <w:r w:rsidRPr="000B1559">
        <w:rPr>
          <w:rFonts w:ascii="Consolas" w:hAnsi="Consolas" w:cs="Times New Roman"/>
          <w:color w:val="098658"/>
          <w:sz w:val="21"/>
          <w:szCs w:val="21"/>
        </w:rPr>
        <w:t>1</w:t>
      </w:r>
      <w:r w:rsidRPr="000B1559">
        <w:rPr>
          <w:rFonts w:ascii="Consolas" w:hAnsi="Consolas" w:cs="Times New Roman"/>
          <w:sz w:val="21"/>
          <w:szCs w:val="21"/>
        </w:rPr>
        <w:t xml:space="preserve">)) </w:t>
      </w:r>
      <w:r w:rsidRPr="000B1559">
        <w:rPr>
          <w:rFonts w:ascii="Consolas" w:hAnsi="Consolas" w:cs="Times New Roman"/>
          <w:color w:val="0000FF"/>
          <w:sz w:val="21"/>
          <w:szCs w:val="21"/>
        </w:rPr>
        <w:t>of</w:t>
      </w:r>
      <w:r w:rsidRPr="000B1559">
        <w:rPr>
          <w:rFonts w:ascii="Consolas" w:hAnsi="Consolas" w:cs="Times New Roman"/>
          <w:sz w:val="21"/>
          <w:szCs w:val="21"/>
        </w:rPr>
        <w:t xml:space="preserve"> std_logic_vector(</w:t>
      </w:r>
      <w:r w:rsidRPr="000B1559">
        <w:rPr>
          <w:rFonts w:ascii="Consolas" w:hAnsi="Consolas" w:cs="Times New Roman"/>
          <w:color w:val="098658"/>
          <w:sz w:val="21"/>
          <w:szCs w:val="21"/>
        </w:rPr>
        <w:t>3</w:t>
      </w:r>
      <w:r w:rsidRPr="000B1559">
        <w:rPr>
          <w:rFonts w:ascii="Consolas" w:hAnsi="Consolas" w:cs="Times New Roman"/>
          <w:sz w:val="21"/>
          <w:szCs w:val="21"/>
        </w:rPr>
        <w:t xml:space="preserve"> </w:t>
      </w:r>
      <w:r w:rsidRPr="000B1559">
        <w:rPr>
          <w:rFonts w:ascii="Consolas" w:hAnsi="Consolas" w:cs="Times New Roman"/>
          <w:color w:val="0000FF"/>
          <w:sz w:val="21"/>
          <w:szCs w:val="21"/>
        </w:rPr>
        <w:t>downto</w:t>
      </w:r>
      <w:r w:rsidRPr="000B1559">
        <w:rPr>
          <w:rFonts w:ascii="Consolas" w:hAnsi="Consolas" w:cs="Times New Roman"/>
          <w:sz w:val="21"/>
          <w:szCs w:val="21"/>
        </w:rPr>
        <w:t xml:space="preserve"> </w:t>
      </w:r>
      <w:r w:rsidRPr="000B1559">
        <w:rPr>
          <w:rFonts w:ascii="Consolas" w:hAnsi="Consolas" w:cs="Times New Roman"/>
          <w:color w:val="098658"/>
          <w:sz w:val="21"/>
          <w:szCs w:val="21"/>
        </w:rPr>
        <w:t>0</w:t>
      </w:r>
      <w:r w:rsidRPr="000B1559">
        <w:rPr>
          <w:rFonts w:ascii="Consolas" w:hAnsi="Consolas" w:cs="Times New Roman"/>
          <w:sz w:val="21"/>
          <w:szCs w:val="21"/>
        </w:rPr>
        <w:t>);</w:t>
      </w:r>
    </w:p>
    <w:p w14:paraId="41D43E6D"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constant</w:t>
      </w:r>
      <w:r w:rsidRPr="000B1559">
        <w:rPr>
          <w:rFonts w:ascii="Consolas" w:hAnsi="Consolas" w:cs="Times New Roman"/>
          <w:sz w:val="21"/>
          <w:szCs w:val="21"/>
        </w:rPr>
        <w:t xml:space="preserve"> ALUOpCode_</w:t>
      </w:r>
      <w:proofErr w:type="gramStart"/>
      <w:r w:rsidRPr="000B1559">
        <w:rPr>
          <w:rFonts w:ascii="Consolas" w:hAnsi="Consolas" w:cs="Times New Roman"/>
          <w:sz w:val="21"/>
          <w:szCs w:val="21"/>
        </w:rPr>
        <w:t>vals :</w:t>
      </w:r>
      <w:proofErr w:type="gramEnd"/>
      <w:r w:rsidRPr="000B1559">
        <w:rPr>
          <w:rFonts w:ascii="Consolas" w:hAnsi="Consolas" w:cs="Times New Roman"/>
          <w:sz w:val="21"/>
          <w:szCs w:val="21"/>
        </w:rPr>
        <w:t xml:space="preserve"> ALUOpCode_array := (</w:t>
      </w:r>
      <w:r w:rsidRPr="000B1559">
        <w:rPr>
          <w:rFonts w:ascii="Consolas" w:hAnsi="Consolas" w:cs="Times New Roman"/>
          <w:color w:val="098658"/>
          <w:sz w:val="21"/>
          <w:szCs w:val="21"/>
        </w:rPr>
        <w:t>"0110"</w:t>
      </w:r>
      <w:r w:rsidRPr="000B1559">
        <w:rPr>
          <w:rFonts w:ascii="Consolas" w:hAnsi="Consolas" w:cs="Times New Roman"/>
          <w:sz w:val="21"/>
          <w:szCs w:val="21"/>
        </w:rPr>
        <w:t xml:space="preserve">, </w:t>
      </w:r>
      <w:r w:rsidRPr="000B1559">
        <w:rPr>
          <w:rFonts w:ascii="Consolas" w:hAnsi="Consolas" w:cs="Times New Roman"/>
          <w:color w:val="098658"/>
          <w:sz w:val="21"/>
          <w:szCs w:val="21"/>
        </w:rPr>
        <w:t>"0111"</w:t>
      </w:r>
      <w:r w:rsidRPr="000B1559">
        <w:rPr>
          <w:rFonts w:ascii="Consolas" w:hAnsi="Consolas" w:cs="Times New Roman"/>
          <w:sz w:val="21"/>
          <w:szCs w:val="21"/>
        </w:rPr>
        <w:t>);</w:t>
      </w:r>
    </w:p>
    <w:p w14:paraId="066BA75B"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p>
    <w:p w14:paraId="6AFFF3AC"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type</w:t>
      </w:r>
      <w:r w:rsidRPr="000B1559">
        <w:rPr>
          <w:rFonts w:ascii="Consolas" w:hAnsi="Consolas" w:cs="Times New Roman"/>
          <w:sz w:val="21"/>
          <w:szCs w:val="21"/>
        </w:rPr>
        <w:t xml:space="preserve"> ReadData1_array </w:t>
      </w:r>
      <w:r w:rsidRPr="000B1559">
        <w:rPr>
          <w:rFonts w:ascii="Consolas" w:hAnsi="Consolas" w:cs="Times New Roman"/>
          <w:color w:val="0000FF"/>
          <w:sz w:val="21"/>
          <w:szCs w:val="21"/>
        </w:rPr>
        <w:t>is</w:t>
      </w:r>
      <w:r w:rsidRPr="000B1559">
        <w:rPr>
          <w:rFonts w:ascii="Consolas" w:hAnsi="Consolas" w:cs="Times New Roman"/>
          <w:sz w:val="21"/>
          <w:szCs w:val="21"/>
        </w:rPr>
        <w:t xml:space="preserve"> </w:t>
      </w:r>
      <w:proofErr w:type="gramStart"/>
      <w:r w:rsidRPr="000B1559">
        <w:rPr>
          <w:rFonts w:ascii="Consolas" w:hAnsi="Consolas" w:cs="Times New Roman"/>
          <w:color w:val="0000FF"/>
          <w:sz w:val="21"/>
          <w:szCs w:val="21"/>
        </w:rPr>
        <w:t>array</w:t>
      </w:r>
      <w:r w:rsidRPr="000B1559">
        <w:rPr>
          <w:rFonts w:ascii="Consolas" w:hAnsi="Consolas" w:cs="Times New Roman"/>
          <w:sz w:val="21"/>
          <w:szCs w:val="21"/>
        </w:rPr>
        <w:t>(</w:t>
      </w:r>
      <w:proofErr w:type="gramEnd"/>
      <w:r w:rsidRPr="000B1559">
        <w:rPr>
          <w:rFonts w:ascii="Consolas" w:hAnsi="Consolas" w:cs="Times New Roman"/>
          <w:color w:val="098658"/>
          <w:sz w:val="21"/>
          <w:szCs w:val="21"/>
        </w:rPr>
        <w:t>0</w:t>
      </w:r>
      <w:r w:rsidRPr="000B1559">
        <w:rPr>
          <w:rFonts w:ascii="Consolas" w:hAnsi="Consolas" w:cs="Times New Roman"/>
          <w:sz w:val="21"/>
          <w:szCs w:val="21"/>
        </w:rPr>
        <w:t xml:space="preserve"> </w:t>
      </w:r>
      <w:r w:rsidRPr="000B1559">
        <w:rPr>
          <w:rFonts w:ascii="Consolas" w:hAnsi="Consolas" w:cs="Times New Roman"/>
          <w:color w:val="0000FF"/>
          <w:sz w:val="21"/>
          <w:szCs w:val="21"/>
        </w:rPr>
        <w:t>to</w:t>
      </w:r>
      <w:r w:rsidRPr="000B1559">
        <w:rPr>
          <w:rFonts w:ascii="Consolas" w:hAnsi="Consolas" w:cs="Times New Roman"/>
          <w:sz w:val="21"/>
          <w:szCs w:val="21"/>
        </w:rPr>
        <w:t xml:space="preserve"> (NUM_VALS - </w:t>
      </w:r>
      <w:r w:rsidRPr="000B1559">
        <w:rPr>
          <w:rFonts w:ascii="Consolas" w:hAnsi="Consolas" w:cs="Times New Roman"/>
          <w:color w:val="098658"/>
          <w:sz w:val="21"/>
          <w:szCs w:val="21"/>
        </w:rPr>
        <w:t>1</w:t>
      </w:r>
      <w:r w:rsidRPr="000B1559">
        <w:rPr>
          <w:rFonts w:ascii="Consolas" w:hAnsi="Consolas" w:cs="Times New Roman"/>
          <w:sz w:val="21"/>
          <w:szCs w:val="21"/>
        </w:rPr>
        <w:t xml:space="preserve">)) </w:t>
      </w:r>
      <w:r w:rsidRPr="000B1559">
        <w:rPr>
          <w:rFonts w:ascii="Consolas" w:hAnsi="Consolas" w:cs="Times New Roman"/>
          <w:color w:val="0000FF"/>
          <w:sz w:val="21"/>
          <w:szCs w:val="21"/>
        </w:rPr>
        <w:t>of</w:t>
      </w:r>
      <w:r w:rsidRPr="000B1559">
        <w:rPr>
          <w:rFonts w:ascii="Consolas" w:hAnsi="Consolas" w:cs="Times New Roman"/>
          <w:sz w:val="21"/>
          <w:szCs w:val="21"/>
        </w:rPr>
        <w:t xml:space="preserve"> std_logic_vector(</w:t>
      </w:r>
      <w:r w:rsidRPr="000B1559">
        <w:rPr>
          <w:rFonts w:ascii="Consolas" w:hAnsi="Consolas" w:cs="Times New Roman"/>
          <w:color w:val="098658"/>
          <w:sz w:val="21"/>
          <w:szCs w:val="21"/>
        </w:rPr>
        <w:t>15</w:t>
      </w:r>
      <w:r w:rsidRPr="000B1559">
        <w:rPr>
          <w:rFonts w:ascii="Consolas" w:hAnsi="Consolas" w:cs="Times New Roman"/>
          <w:sz w:val="21"/>
          <w:szCs w:val="21"/>
        </w:rPr>
        <w:t xml:space="preserve"> </w:t>
      </w:r>
      <w:r w:rsidRPr="000B1559">
        <w:rPr>
          <w:rFonts w:ascii="Consolas" w:hAnsi="Consolas" w:cs="Times New Roman"/>
          <w:color w:val="0000FF"/>
          <w:sz w:val="21"/>
          <w:szCs w:val="21"/>
        </w:rPr>
        <w:t>downto</w:t>
      </w:r>
      <w:r w:rsidRPr="000B1559">
        <w:rPr>
          <w:rFonts w:ascii="Consolas" w:hAnsi="Consolas" w:cs="Times New Roman"/>
          <w:sz w:val="21"/>
          <w:szCs w:val="21"/>
        </w:rPr>
        <w:t xml:space="preserve"> </w:t>
      </w:r>
      <w:r w:rsidRPr="000B1559">
        <w:rPr>
          <w:rFonts w:ascii="Consolas" w:hAnsi="Consolas" w:cs="Times New Roman"/>
          <w:color w:val="098658"/>
          <w:sz w:val="21"/>
          <w:szCs w:val="21"/>
        </w:rPr>
        <w:t>0</w:t>
      </w:r>
      <w:r w:rsidRPr="000B1559">
        <w:rPr>
          <w:rFonts w:ascii="Consolas" w:hAnsi="Consolas" w:cs="Times New Roman"/>
          <w:sz w:val="21"/>
          <w:szCs w:val="21"/>
        </w:rPr>
        <w:t>);</w:t>
      </w:r>
    </w:p>
    <w:p w14:paraId="7833EE5D"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constant</w:t>
      </w:r>
      <w:r w:rsidRPr="000B1559">
        <w:rPr>
          <w:rFonts w:ascii="Consolas" w:hAnsi="Consolas" w:cs="Times New Roman"/>
          <w:sz w:val="21"/>
          <w:szCs w:val="21"/>
        </w:rPr>
        <w:t xml:space="preserve"> ReadData1_</w:t>
      </w:r>
      <w:proofErr w:type="gramStart"/>
      <w:r w:rsidRPr="000B1559">
        <w:rPr>
          <w:rFonts w:ascii="Consolas" w:hAnsi="Consolas" w:cs="Times New Roman"/>
          <w:sz w:val="21"/>
          <w:szCs w:val="21"/>
        </w:rPr>
        <w:t>vals :</w:t>
      </w:r>
      <w:proofErr w:type="gramEnd"/>
      <w:r w:rsidRPr="000B1559">
        <w:rPr>
          <w:rFonts w:ascii="Consolas" w:hAnsi="Consolas" w:cs="Times New Roman"/>
          <w:sz w:val="21"/>
          <w:szCs w:val="21"/>
        </w:rPr>
        <w:t xml:space="preserve"> ReadData1_array := (</w:t>
      </w:r>
      <w:r w:rsidRPr="000B1559">
        <w:rPr>
          <w:rFonts w:ascii="Consolas" w:hAnsi="Consolas" w:cs="Times New Roman"/>
          <w:color w:val="098658"/>
          <w:sz w:val="21"/>
          <w:szCs w:val="21"/>
        </w:rPr>
        <w:t>"0000000011110000"</w:t>
      </w:r>
      <w:r w:rsidRPr="000B1559">
        <w:rPr>
          <w:rFonts w:ascii="Consolas" w:hAnsi="Consolas" w:cs="Times New Roman"/>
          <w:sz w:val="21"/>
          <w:szCs w:val="21"/>
        </w:rPr>
        <w:t>,</w:t>
      </w:r>
      <w:r w:rsidRPr="000B1559">
        <w:rPr>
          <w:rFonts w:ascii="Consolas" w:hAnsi="Consolas" w:cs="Times New Roman"/>
          <w:color w:val="098658"/>
          <w:sz w:val="21"/>
          <w:szCs w:val="21"/>
        </w:rPr>
        <w:t>"0000000000001111"</w:t>
      </w:r>
      <w:r w:rsidRPr="000B1559">
        <w:rPr>
          <w:rFonts w:ascii="Consolas" w:hAnsi="Consolas" w:cs="Times New Roman"/>
          <w:sz w:val="21"/>
          <w:szCs w:val="21"/>
        </w:rPr>
        <w:t>);</w:t>
      </w:r>
    </w:p>
    <w:p w14:paraId="7B4C60BD"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p>
    <w:p w14:paraId="3C2835B6"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type</w:t>
      </w:r>
      <w:r w:rsidRPr="000B1559">
        <w:rPr>
          <w:rFonts w:ascii="Consolas" w:hAnsi="Consolas" w:cs="Times New Roman"/>
          <w:sz w:val="21"/>
          <w:szCs w:val="21"/>
        </w:rPr>
        <w:t xml:space="preserve"> RegToALUMuxIn_array </w:t>
      </w:r>
      <w:r w:rsidRPr="000B1559">
        <w:rPr>
          <w:rFonts w:ascii="Consolas" w:hAnsi="Consolas" w:cs="Times New Roman"/>
          <w:color w:val="0000FF"/>
          <w:sz w:val="21"/>
          <w:szCs w:val="21"/>
        </w:rPr>
        <w:t>is</w:t>
      </w:r>
      <w:r w:rsidRPr="000B1559">
        <w:rPr>
          <w:rFonts w:ascii="Consolas" w:hAnsi="Consolas" w:cs="Times New Roman"/>
          <w:sz w:val="21"/>
          <w:szCs w:val="21"/>
        </w:rPr>
        <w:t xml:space="preserve"> </w:t>
      </w:r>
      <w:proofErr w:type="gramStart"/>
      <w:r w:rsidRPr="000B1559">
        <w:rPr>
          <w:rFonts w:ascii="Consolas" w:hAnsi="Consolas" w:cs="Times New Roman"/>
          <w:color w:val="0000FF"/>
          <w:sz w:val="21"/>
          <w:szCs w:val="21"/>
        </w:rPr>
        <w:t>array</w:t>
      </w:r>
      <w:r w:rsidRPr="000B1559">
        <w:rPr>
          <w:rFonts w:ascii="Consolas" w:hAnsi="Consolas" w:cs="Times New Roman"/>
          <w:sz w:val="21"/>
          <w:szCs w:val="21"/>
        </w:rPr>
        <w:t>(</w:t>
      </w:r>
      <w:proofErr w:type="gramEnd"/>
      <w:r w:rsidRPr="000B1559">
        <w:rPr>
          <w:rFonts w:ascii="Consolas" w:hAnsi="Consolas" w:cs="Times New Roman"/>
          <w:color w:val="098658"/>
          <w:sz w:val="21"/>
          <w:szCs w:val="21"/>
        </w:rPr>
        <w:t>0</w:t>
      </w:r>
      <w:r w:rsidRPr="000B1559">
        <w:rPr>
          <w:rFonts w:ascii="Consolas" w:hAnsi="Consolas" w:cs="Times New Roman"/>
          <w:sz w:val="21"/>
          <w:szCs w:val="21"/>
        </w:rPr>
        <w:t xml:space="preserve"> </w:t>
      </w:r>
      <w:r w:rsidRPr="000B1559">
        <w:rPr>
          <w:rFonts w:ascii="Consolas" w:hAnsi="Consolas" w:cs="Times New Roman"/>
          <w:color w:val="0000FF"/>
          <w:sz w:val="21"/>
          <w:szCs w:val="21"/>
        </w:rPr>
        <w:t>to</w:t>
      </w:r>
      <w:r w:rsidRPr="000B1559">
        <w:rPr>
          <w:rFonts w:ascii="Consolas" w:hAnsi="Consolas" w:cs="Times New Roman"/>
          <w:sz w:val="21"/>
          <w:szCs w:val="21"/>
        </w:rPr>
        <w:t xml:space="preserve"> (NUM_VALS - </w:t>
      </w:r>
      <w:r w:rsidRPr="000B1559">
        <w:rPr>
          <w:rFonts w:ascii="Consolas" w:hAnsi="Consolas" w:cs="Times New Roman"/>
          <w:color w:val="098658"/>
          <w:sz w:val="21"/>
          <w:szCs w:val="21"/>
        </w:rPr>
        <w:t>1</w:t>
      </w:r>
      <w:r w:rsidRPr="000B1559">
        <w:rPr>
          <w:rFonts w:ascii="Consolas" w:hAnsi="Consolas" w:cs="Times New Roman"/>
          <w:sz w:val="21"/>
          <w:szCs w:val="21"/>
        </w:rPr>
        <w:t xml:space="preserve">)) </w:t>
      </w:r>
      <w:r w:rsidRPr="000B1559">
        <w:rPr>
          <w:rFonts w:ascii="Consolas" w:hAnsi="Consolas" w:cs="Times New Roman"/>
          <w:color w:val="0000FF"/>
          <w:sz w:val="21"/>
          <w:szCs w:val="21"/>
        </w:rPr>
        <w:t>of</w:t>
      </w:r>
      <w:r w:rsidRPr="000B1559">
        <w:rPr>
          <w:rFonts w:ascii="Consolas" w:hAnsi="Consolas" w:cs="Times New Roman"/>
          <w:sz w:val="21"/>
          <w:szCs w:val="21"/>
        </w:rPr>
        <w:t xml:space="preserve"> std_logic_vector(</w:t>
      </w:r>
      <w:r w:rsidRPr="000B1559">
        <w:rPr>
          <w:rFonts w:ascii="Consolas" w:hAnsi="Consolas" w:cs="Times New Roman"/>
          <w:color w:val="098658"/>
          <w:sz w:val="21"/>
          <w:szCs w:val="21"/>
        </w:rPr>
        <w:t>15</w:t>
      </w:r>
      <w:r w:rsidRPr="000B1559">
        <w:rPr>
          <w:rFonts w:ascii="Consolas" w:hAnsi="Consolas" w:cs="Times New Roman"/>
          <w:sz w:val="21"/>
          <w:szCs w:val="21"/>
        </w:rPr>
        <w:t xml:space="preserve"> </w:t>
      </w:r>
      <w:r w:rsidRPr="000B1559">
        <w:rPr>
          <w:rFonts w:ascii="Consolas" w:hAnsi="Consolas" w:cs="Times New Roman"/>
          <w:color w:val="0000FF"/>
          <w:sz w:val="21"/>
          <w:szCs w:val="21"/>
        </w:rPr>
        <w:t>downto</w:t>
      </w:r>
      <w:r w:rsidRPr="000B1559">
        <w:rPr>
          <w:rFonts w:ascii="Consolas" w:hAnsi="Consolas" w:cs="Times New Roman"/>
          <w:sz w:val="21"/>
          <w:szCs w:val="21"/>
        </w:rPr>
        <w:t xml:space="preserve"> </w:t>
      </w:r>
      <w:r w:rsidRPr="000B1559">
        <w:rPr>
          <w:rFonts w:ascii="Consolas" w:hAnsi="Consolas" w:cs="Times New Roman"/>
          <w:color w:val="098658"/>
          <w:sz w:val="21"/>
          <w:szCs w:val="21"/>
        </w:rPr>
        <w:t>0</w:t>
      </w:r>
      <w:r w:rsidRPr="000B1559">
        <w:rPr>
          <w:rFonts w:ascii="Consolas" w:hAnsi="Consolas" w:cs="Times New Roman"/>
          <w:sz w:val="21"/>
          <w:szCs w:val="21"/>
        </w:rPr>
        <w:t>);</w:t>
      </w:r>
    </w:p>
    <w:p w14:paraId="6DA1551D"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constant</w:t>
      </w:r>
      <w:r w:rsidRPr="000B1559">
        <w:rPr>
          <w:rFonts w:ascii="Consolas" w:hAnsi="Consolas" w:cs="Times New Roman"/>
          <w:sz w:val="21"/>
          <w:szCs w:val="21"/>
        </w:rPr>
        <w:t xml:space="preserve"> RegToALUMuxIn_</w:t>
      </w:r>
      <w:proofErr w:type="gramStart"/>
      <w:r w:rsidRPr="000B1559">
        <w:rPr>
          <w:rFonts w:ascii="Consolas" w:hAnsi="Consolas" w:cs="Times New Roman"/>
          <w:sz w:val="21"/>
          <w:szCs w:val="21"/>
        </w:rPr>
        <w:t>vals :</w:t>
      </w:r>
      <w:proofErr w:type="gramEnd"/>
      <w:r w:rsidRPr="000B1559">
        <w:rPr>
          <w:rFonts w:ascii="Consolas" w:hAnsi="Consolas" w:cs="Times New Roman"/>
          <w:sz w:val="21"/>
          <w:szCs w:val="21"/>
        </w:rPr>
        <w:t xml:space="preserve"> RegToALUMuxIn_array := (</w:t>
      </w:r>
      <w:r w:rsidRPr="000B1559">
        <w:rPr>
          <w:rFonts w:ascii="Consolas" w:hAnsi="Consolas" w:cs="Times New Roman"/>
          <w:color w:val="098658"/>
          <w:sz w:val="21"/>
          <w:szCs w:val="21"/>
        </w:rPr>
        <w:t>"0000000011110000"</w:t>
      </w:r>
      <w:r w:rsidRPr="000B1559">
        <w:rPr>
          <w:rFonts w:ascii="Consolas" w:hAnsi="Consolas" w:cs="Times New Roman"/>
          <w:sz w:val="21"/>
          <w:szCs w:val="21"/>
        </w:rPr>
        <w:t>,</w:t>
      </w:r>
      <w:r w:rsidRPr="000B1559">
        <w:rPr>
          <w:rFonts w:ascii="Consolas" w:hAnsi="Consolas" w:cs="Times New Roman"/>
          <w:color w:val="098658"/>
          <w:sz w:val="21"/>
          <w:szCs w:val="21"/>
        </w:rPr>
        <w:t>"0000000000001111"</w:t>
      </w:r>
      <w:r w:rsidRPr="000B1559">
        <w:rPr>
          <w:rFonts w:ascii="Consolas" w:hAnsi="Consolas" w:cs="Times New Roman"/>
          <w:sz w:val="21"/>
          <w:szCs w:val="21"/>
        </w:rPr>
        <w:t>);</w:t>
      </w:r>
    </w:p>
    <w:p w14:paraId="614B3D1C"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w:t>
      </w:r>
    </w:p>
    <w:p w14:paraId="1E743384"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signal</w:t>
      </w:r>
      <w:r w:rsidRPr="000B1559">
        <w:rPr>
          <w:rFonts w:ascii="Consolas" w:hAnsi="Consolas" w:cs="Times New Roman"/>
          <w:sz w:val="21"/>
          <w:szCs w:val="21"/>
        </w:rPr>
        <w:t xml:space="preserve"> ReadData1</w:t>
      </w:r>
      <w:proofErr w:type="gramStart"/>
      <w:r w:rsidRPr="000B1559">
        <w:rPr>
          <w:rFonts w:ascii="Consolas" w:hAnsi="Consolas" w:cs="Times New Roman"/>
          <w:sz w:val="21"/>
          <w:szCs w:val="21"/>
        </w:rPr>
        <w:t>Sig :</w:t>
      </w:r>
      <w:proofErr w:type="gramEnd"/>
      <w:r w:rsidRPr="000B1559">
        <w:rPr>
          <w:rFonts w:ascii="Consolas" w:hAnsi="Consolas" w:cs="Times New Roman"/>
          <w:sz w:val="21"/>
          <w:szCs w:val="21"/>
        </w:rPr>
        <w:t xml:space="preserve"> STD_LOGIC_VECTOR(</w:t>
      </w:r>
      <w:r w:rsidRPr="000B1559">
        <w:rPr>
          <w:rFonts w:ascii="Consolas" w:hAnsi="Consolas" w:cs="Times New Roman"/>
          <w:color w:val="098658"/>
          <w:sz w:val="21"/>
          <w:szCs w:val="21"/>
        </w:rPr>
        <w:t>15</w:t>
      </w:r>
      <w:r w:rsidRPr="000B1559">
        <w:rPr>
          <w:rFonts w:ascii="Consolas" w:hAnsi="Consolas" w:cs="Times New Roman"/>
          <w:sz w:val="21"/>
          <w:szCs w:val="21"/>
        </w:rPr>
        <w:t xml:space="preserve"> </w:t>
      </w:r>
      <w:r w:rsidRPr="000B1559">
        <w:rPr>
          <w:rFonts w:ascii="Consolas" w:hAnsi="Consolas" w:cs="Times New Roman"/>
          <w:color w:val="0000FF"/>
          <w:sz w:val="21"/>
          <w:szCs w:val="21"/>
        </w:rPr>
        <w:t>downto</w:t>
      </w:r>
      <w:r w:rsidRPr="000B1559">
        <w:rPr>
          <w:rFonts w:ascii="Consolas" w:hAnsi="Consolas" w:cs="Times New Roman"/>
          <w:sz w:val="21"/>
          <w:szCs w:val="21"/>
        </w:rPr>
        <w:t xml:space="preserve"> </w:t>
      </w:r>
      <w:r w:rsidRPr="000B1559">
        <w:rPr>
          <w:rFonts w:ascii="Consolas" w:hAnsi="Consolas" w:cs="Times New Roman"/>
          <w:color w:val="098658"/>
          <w:sz w:val="21"/>
          <w:szCs w:val="21"/>
        </w:rPr>
        <w:t>0</w:t>
      </w:r>
      <w:r w:rsidRPr="000B1559">
        <w:rPr>
          <w:rFonts w:ascii="Consolas" w:hAnsi="Consolas" w:cs="Times New Roman"/>
          <w:sz w:val="21"/>
          <w:szCs w:val="21"/>
        </w:rPr>
        <w:t xml:space="preserve">) := </w:t>
      </w:r>
      <w:r w:rsidRPr="000B1559">
        <w:rPr>
          <w:rFonts w:ascii="Consolas" w:hAnsi="Consolas" w:cs="Times New Roman"/>
          <w:color w:val="098658"/>
          <w:sz w:val="21"/>
          <w:szCs w:val="21"/>
        </w:rPr>
        <w:t>"0000000000000000"</w:t>
      </w:r>
      <w:r w:rsidRPr="000B1559">
        <w:rPr>
          <w:rFonts w:ascii="Consolas" w:hAnsi="Consolas" w:cs="Times New Roman"/>
          <w:sz w:val="21"/>
          <w:szCs w:val="21"/>
        </w:rPr>
        <w:t>;</w:t>
      </w:r>
    </w:p>
    <w:p w14:paraId="6AE90859"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signal</w:t>
      </w:r>
      <w:r w:rsidRPr="000B1559">
        <w:rPr>
          <w:rFonts w:ascii="Consolas" w:hAnsi="Consolas" w:cs="Times New Roman"/>
          <w:sz w:val="21"/>
          <w:szCs w:val="21"/>
        </w:rPr>
        <w:t xml:space="preserve"> </w:t>
      </w:r>
      <w:proofErr w:type="gramStart"/>
      <w:r w:rsidRPr="000B1559">
        <w:rPr>
          <w:rFonts w:ascii="Consolas" w:hAnsi="Consolas" w:cs="Times New Roman"/>
          <w:sz w:val="21"/>
          <w:szCs w:val="21"/>
        </w:rPr>
        <w:t>RegToALUMuxInSig :</w:t>
      </w:r>
      <w:proofErr w:type="gramEnd"/>
      <w:r w:rsidRPr="000B1559">
        <w:rPr>
          <w:rFonts w:ascii="Consolas" w:hAnsi="Consolas" w:cs="Times New Roman"/>
          <w:sz w:val="21"/>
          <w:szCs w:val="21"/>
        </w:rPr>
        <w:t xml:space="preserve"> STD_LOGIC_VECTOR(</w:t>
      </w:r>
      <w:r w:rsidRPr="000B1559">
        <w:rPr>
          <w:rFonts w:ascii="Consolas" w:hAnsi="Consolas" w:cs="Times New Roman"/>
          <w:color w:val="098658"/>
          <w:sz w:val="21"/>
          <w:szCs w:val="21"/>
        </w:rPr>
        <w:t>15</w:t>
      </w:r>
      <w:r w:rsidRPr="000B1559">
        <w:rPr>
          <w:rFonts w:ascii="Consolas" w:hAnsi="Consolas" w:cs="Times New Roman"/>
          <w:sz w:val="21"/>
          <w:szCs w:val="21"/>
        </w:rPr>
        <w:t xml:space="preserve"> </w:t>
      </w:r>
      <w:r w:rsidRPr="000B1559">
        <w:rPr>
          <w:rFonts w:ascii="Consolas" w:hAnsi="Consolas" w:cs="Times New Roman"/>
          <w:color w:val="0000FF"/>
          <w:sz w:val="21"/>
          <w:szCs w:val="21"/>
        </w:rPr>
        <w:t>downto</w:t>
      </w:r>
      <w:r w:rsidRPr="000B1559">
        <w:rPr>
          <w:rFonts w:ascii="Consolas" w:hAnsi="Consolas" w:cs="Times New Roman"/>
          <w:sz w:val="21"/>
          <w:szCs w:val="21"/>
        </w:rPr>
        <w:t xml:space="preserve"> </w:t>
      </w:r>
      <w:r w:rsidRPr="000B1559">
        <w:rPr>
          <w:rFonts w:ascii="Consolas" w:hAnsi="Consolas" w:cs="Times New Roman"/>
          <w:color w:val="098658"/>
          <w:sz w:val="21"/>
          <w:szCs w:val="21"/>
        </w:rPr>
        <w:t>0</w:t>
      </w:r>
      <w:r w:rsidRPr="000B1559">
        <w:rPr>
          <w:rFonts w:ascii="Consolas" w:hAnsi="Consolas" w:cs="Times New Roman"/>
          <w:sz w:val="21"/>
          <w:szCs w:val="21"/>
        </w:rPr>
        <w:t xml:space="preserve">) := </w:t>
      </w:r>
      <w:r w:rsidRPr="000B1559">
        <w:rPr>
          <w:rFonts w:ascii="Consolas" w:hAnsi="Consolas" w:cs="Times New Roman"/>
          <w:color w:val="098658"/>
          <w:sz w:val="21"/>
          <w:szCs w:val="21"/>
        </w:rPr>
        <w:t>"0000000000000000"</w:t>
      </w:r>
      <w:r w:rsidRPr="000B1559">
        <w:rPr>
          <w:rFonts w:ascii="Consolas" w:hAnsi="Consolas" w:cs="Times New Roman"/>
          <w:sz w:val="21"/>
          <w:szCs w:val="21"/>
        </w:rPr>
        <w:t>;</w:t>
      </w:r>
    </w:p>
    <w:p w14:paraId="08F21D6B"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signal</w:t>
      </w:r>
      <w:r w:rsidRPr="000B1559">
        <w:rPr>
          <w:rFonts w:ascii="Consolas" w:hAnsi="Consolas" w:cs="Times New Roman"/>
          <w:sz w:val="21"/>
          <w:szCs w:val="21"/>
        </w:rPr>
        <w:t xml:space="preserve"> </w:t>
      </w:r>
      <w:proofErr w:type="gramStart"/>
      <w:r w:rsidRPr="000B1559">
        <w:rPr>
          <w:rFonts w:ascii="Consolas" w:hAnsi="Consolas" w:cs="Times New Roman"/>
          <w:sz w:val="21"/>
          <w:szCs w:val="21"/>
        </w:rPr>
        <w:t>ALUResultOutSig :</w:t>
      </w:r>
      <w:proofErr w:type="gramEnd"/>
      <w:r w:rsidRPr="000B1559">
        <w:rPr>
          <w:rFonts w:ascii="Consolas" w:hAnsi="Consolas" w:cs="Times New Roman"/>
          <w:sz w:val="21"/>
          <w:szCs w:val="21"/>
        </w:rPr>
        <w:t xml:space="preserve"> STD_LOGIC_VECTOR(</w:t>
      </w:r>
      <w:r w:rsidRPr="000B1559">
        <w:rPr>
          <w:rFonts w:ascii="Consolas" w:hAnsi="Consolas" w:cs="Times New Roman"/>
          <w:color w:val="098658"/>
          <w:sz w:val="21"/>
          <w:szCs w:val="21"/>
        </w:rPr>
        <w:t>15</w:t>
      </w:r>
      <w:r w:rsidRPr="000B1559">
        <w:rPr>
          <w:rFonts w:ascii="Consolas" w:hAnsi="Consolas" w:cs="Times New Roman"/>
          <w:sz w:val="21"/>
          <w:szCs w:val="21"/>
        </w:rPr>
        <w:t xml:space="preserve"> </w:t>
      </w:r>
      <w:r w:rsidRPr="000B1559">
        <w:rPr>
          <w:rFonts w:ascii="Consolas" w:hAnsi="Consolas" w:cs="Times New Roman"/>
          <w:color w:val="0000FF"/>
          <w:sz w:val="21"/>
          <w:szCs w:val="21"/>
        </w:rPr>
        <w:t>downto</w:t>
      </w:r>
      <w:r w:rsidRPr="000B1559">
        <w:rPr>
          <w:rFonts w:ascii="Consolas" w:hAnsi="Consolas" w:cs="Times New Roman"/>
          <w:sz w:val="21"/>
          <w:szCs w:val="21"/>
        </w:rPr>
        <w:t xml:space="preserve"> </w:t>
      </w:r>
      <w:r w:rsidRPr="000B1559">
        <w:rPr>
          <w:rFonts w:ascii="Consolas" w:hAnsi="Consolas" w:cs="Times New Roman"/>
          <w:color w:val="098658"/>
          <w:sz w:val="21"/>
          <w:szCs w:val="21"/>
        </w:rPr>
        <w:t>0</w:t>
      </w:r>
      <w:r w:rsidRPr="000B1559">
        <w:rPr>
          <w:rFonts w:ascii="Consolas" w:hAnsi="Consolas" w:cs="Times New Roman"/>
          <w:sz w:val="21"/>
          <w:szCs w:val="21"/>
        </w:rPr>
        <w:t xml:space="preserve">) := </w:t>
      </w:r>
      <w:r w:rsidRPr="000B1559">
        <w:rPr>
          <w:rFonts w:ascii="Consolas" w:hAnsi="Consolas" w:cs="Times New Roman"/>
          <w:color w:val="098658"/>
          <w:sz w:val="21"/>
          <w:szCs w:val="21"/>
        </w:rPr>
        <w:t>"0000000000000000"</w:t>
      </w:r>
      <w:r w:rsidRPr="000B1559">
        <w:rPr>
          <w:rFonts w:ascii="Consolas" w:hAnsi="Consolas" w:cs="Times New Roman"/>
          <w:sz w:val="21"/>
          <w:szCs w:val="21"/>
        </w:rPr>
        <w:t>;</w:t>
      </w:r>
    </w:p>
    <w:p w14:paraId="4B5F58AE"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signal</w:t>
      </w:r>
      <w:r w:rsidRPr="000B1559">
        <w:rPr>
          <w:rFonts w:ascii="Consolas" w:hAnsi="Consolas" w:cs="Times New Roman"/>
          <w:sz w:val="21"/>
          <w:szCs w:val="21"/>
        </w:rPr>
        <w:t xml:space="preserve"> </w:t>
      </w:r>
      <w:proofErr w:type="gramStart"/>
      <w:r w:rsidRPr="000B1559">
        <w:rPr>
          <w:rFonts w:ascii="Consolas" w:hAnsi="Consolas" w:cs="Times New Roman"/>
          <w:sz w:val="21"/>
          <w:szCs w:val="21"/>
        </w:rPr>
        <w:t>ALUctrOpCodeSig :</w:t>
      </w:r>
      <w:proofErr w:type="gramEnd"/>
      <w:r w:rsidRPr="000B1559">
        <w:rPr>
          <w:rFonts w:ascii="Consolas" w:hAnsi="Consolas" w:cs="Times New Roman"/>
          <w:sz w:val="21"/>
          <w:szCs w:val="21"/>
        </w:rPr>
        <w:t xml:space="preserve"> std_logic_vector (</w:t>
      </w:r>
      <w:r w:rsidRPr="000B1559">
        <w:rPr>
          <w:rFonts w:ascii="Consolas" w:hAnsi="Consolas" w:cs="Times New Roman"/>
          <w:color w:val="098658"/>
          <w:sz w:val="21"/>
          <w:szCs w:val="21"/>
        </w:rPr>
        <w:t>3</w:t>
      </w:r>
      <w:r w:rsidRPr="000B1559">
        <w:rPr>
          <w:rFonts w:ascii="Consolas" w:hAnsi="Consolas" w:cs="Times New Roman"/>
          <w:sz w:val="21"/>
          <w:szCs w:val="21"/>
        </w:rPr>
        <w:t xml:space="preserve"> </w:t>
      </w:r>
      <w:r w:rsidRPr="000B1559">
        <w:rPr>
          <w:rFonts w:ascii="Consolas" w:hAnsi="Consolas" w:cs="Times New Roman"/>
          <w:color w:val="0000FF"/>
          <w:sz w:val="21"/>
          <w:szCs w:val="21"/>
        </w:rPr>
        <w:t>downto</w:t>
      </w:r>
      <w:r w:rsidRPr="000B1559">
        <w:rPr>
          <w:rFonts w:ascii="Consolas" w:hAnsi="Consolas" w:cs="Times New Roman"/>
          <w:sz w:val="21"/>
          <w:szCs w:val="21"/>
        </w:rPr>
        <w:t xml:space="preserve"> </w:t>
      </w:r>
      <w:r w:rsidRPr="000B1559">
        <w:rPr>
          <w:rFonts w:ascii="Consolas" w:hAnsi="Consolas" w:cs="Times New Roman"/>
          <w:color w:val="098658"/>
          <w:sz w:val="21"/>
          <w:szCs w:val="21"/>
        </w:rPr>
        <w:t>0</w:t>
      </w:r>
      <w:r w:rsidRPr="000B1559">
        <w:rPr>
          <w:rFonts w:ascii="Consolas" w:hAnsi="Consolas" w:cs="Times New Roman"/>
          <w:sz w:val="21"/>
          <w:szCs w:val="21"/>
        </w:rPr>
        <w:t xml:space="preserve">) := </w:t>
      </w:r>
      <w:r w:rsidRPr="000B1559">
        <w:rPr>
          <w:rFonts w:ascii="Consolas" w:hAnsi="Consolas" w:cs="Times New Roman"/>
          <w:color w:val="098658"/>
          <w:sz w:val="21"/>
          <w:szCs w:val="21"/>
        </w:rPr>
        <w:t>"0010"</w:t>
      </w:r>
      <w:r w:rsidRPr="000B1559">
        <w:rPr>
          <w:rFonts w:ascii="Consolas" w:hAnsi="Consolas" w:cs="Times New Roman"/>
          <w:sz w:val="21"/>
          <w:szCs w:val="21"/>
        </w:rPr>
        <w:t>;</w:t>
      </w:r>
    </w:p>
    <w:p w14:paraId="23D9D7A4"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signal</w:t>
      </w:r>
      <w:r w:rsidRPr="000B1559">
        <w:rPr>
          <w:rFonts w:ascii="Consolas" w:hAnsi="Consolas" w:cs="Times New Roman"/>
          <w:sz w:val="21"/>
          <w:szCs w:val="21"/>
        </w:rPr>
        <w:t xml:space="preserve"> </w:t>
      </w:r>
      <w:proofErr w:type="gramStart"/>
      <w:r w:rsidRPr="000B1559">
        <w:rPr>
          <w:rFonts w:ascii="Consolas" w:hAnsi="Consolas" w:cs="Times New Roman"/>
          <w:sz w:val="21"/>
          <w:szCs w:val="21"/>
        </w:rPr>
        <w:t>ZeroSig :</w:t>
      </w:r>
      <w:proofErr w:type="gramEnd"/>
      <w:r w:rsidRPr="000B1559">
        <w:rPr>
          <w:rFonts w:ascii="Consolas" w:hAnsi="Consolas" w:cs="Times New Roman"/>
          <w:sz w:val="21"/>
          <w:szCs w:val="21"/>
        </w:rPr>
        <w:t xml:space="preserve"> std_logic := </w:t>
      </w:r>
      <w:r w:rsidRPr="000B1559">
        <w:rPr>
          <w:rFonts w:ascii="Consolas" w:hAnsi="Consolas" w:cs="Times New Roman"/>
          <w:color w:val="098658"/>
          <w:sz w:val="21"/>
          <w:szCs w:val="21"/>
        </w:rPr>
        <w:t>'0'</w:t>
      </w:r>
      <w:r w:rsidRPr="000B1559">
        <w:rPr>
          <w:rFonts w:ascii="Consolas" w:hAnsi="Consolas" w:cs="Times New Roman"/>
          <w:sz w:val="21"/>
          <w:szCs w:val="21"/>
        </w:rPr>
        <w:t>;</w:t>
      </w:r>
    </w:p>
    <w:p w14:paraId="77326C8A"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signal</w:t>
      </w:r>
      <w:r w:rsidRPr="000B1559">
        <w:rPr>
          <w:rFonts w:ascii="Consolas" w:hAnsi="Consolas" w:cs="Times New Roman"/>
          <w:sz w:val="21"/>
          <w:szCs w:val="21"/>
        </w:rPr>
        <w:t xml:space="preserve"> clk_</w:t>
      </w:r>
      <w:proofErr w:type="gramStart"/>
      <w:r w:rsidRPr="000B1559">
        <w:rPr>
          <w:rFonts w:ascii="Consolas" w:hAnsi="Consolas" w:cs="Times New Roman"/>
          <w:sz w:val="21"/>
          <w:szCs w:val="21"/>
        </w:rPr>
        <w:t>sig :</w:t>
      </w:r>
      <w:proofErr w:type="gramEnd"/>
      <w:r w:rsidRPr="000B1559">
        <w:rPr>
          <w:rFonts w:ascii="Consolas" w:hAnsi="Consolas" w:cs="Times New Roman"/>
          <w:sz w:val="21"/>
          <w:szCs w:val="21"/>
        </w:rPr>
        <w:t xml:space="preserve"> std_logic := </w:t>
      </w:r>
      <w:r w:rsidRPr="000B1559">
        <w:rPr>
          <w:rFonts w:ascii="Consolas" w:hAnsi="Consolas" w:cs="Times New Roman"/>
          <w:color w:val="098658"/>
          <w:sz w:val="21"/>
          <w:szCs w:val="21"/>
        </w:rPr>
        <w:t>'0'</w:t>
      </w:r>
      <w:r w:rsidRPr="000B1559">
        <w:rPr>
          <w:rFonts w:ascii="Consolas" w:hAnsi="Consolas" w:cs="Times New Roman"/>
          <w:sz w:val="21"/>
          <w:szCs w:val="21"/>
        </w:rPr>
        <w:t>;</w:t>
      </w:r>
    </w:p>
    <w:p w14:paraId="647AF2A6"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w:t>
      </w:r>
    </w:p>
    <w:p w14:paraId="5BBBC8B5"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w:t>
      </w:r>
    </w:p>
    <w:p w14:paraId="4E0FB200"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begin</w:t>
      </w:r>
    </w:p>
    <w:p w14:paraId="4B2C9991"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proofErr w:type="gramStart"/>
      <w:r w:rsidRPr="000B1559">
        <w:rPr>
          <w:rFonts w:ascii="Consolas" w:hAnsi="Consolas" w:cs="Times New Roman"/>
          <w:sz w:val="21"/>
          <w:szCs w:val="21"/>
        </w:rPr>
        <w:t>DUT :</w:t>
      </w:r>
      <w:proofErr w:type="gramEnd"/>
      <w:r w:rsidRPr="000B1559">
        <w:rPr>
          <w:rFonts w:ascii="Consolas" w:hAnsi="Consolas" w:cs="Times New Roman"/>
          <w:sz w:val="21"/>
          <w:szCs w:val="21"/>
        </w:rPr>
        <w:t xml:space="preserve"> </w:t>
      </w:r>
      <w:r w:rsidRPr="000B1559">
        <w:rPr>
          <w:rFonts w:ascii="Consolas" w:hAnsi="Consolas" w:cs="Times New Roman"/>
          <w:color w:val="0000FF"/>
          <w:sz w:val="21"/>
          <w:szCs w:val="21"/>
        </w:rPr>
        <w:t>entity</w:t>
      </w:r>
      <w:r w:rsidRPr="000B1559">
        <w:rPr>
          <w:rFonts w:ascii="Consolas" w:hAnsi="Consolas" w:cs="Times New Roman"/>
          <w:sz w:val="21"/>
          <w:szCs w:val="21"/>
        </w:rPr>
        <w:t xml:space="preserve"> </w:t>
      </w:r>
      <w:r w:rsidRPr="000B1559">
        <w:rPr>
          <w:rFonts w:ascii="Consolas" w:hAnsi="Consolas" w:cs="Times New Roman"/>
          <w:color w:val="800000"/>
          <w:sz w:val="21"/>
          <w:szCs w:val="21"/>
        </w:rPr>
        <w:t>work</w:t>
      </w:r>
      <w:r w:rsidRPr="000B1559">
        <w:rPr>
          <w:rFonts w:ascii="Consolas" w:hAnsi="Consolas" w:cs="Times New Roman"/>
          <w:sz w:val="21"/>
          <w:szCs w:val="21"/>
        </w:rPr>
        <w:t>.</w:t>
      </w:r>
      <w:r w:rsidRPr="000B1559">
        <w:rPr>
          <w:rFonts w:ascii="Consolas" w:hAnsi="Consolas" w:cs="Times New Roman"/>
          <w:color w:val="800000"/>
          <w:sz w:val="21"/>
          <w:szCs w:val="21"/>
        </w:rPr>
        <w:t>ALU</w:t>
      </w:r>
      <w:r w:rsidRPr="000B1559">
        <w:rPr>
          <w:rFonts w:ascii="Consolas" w:hAnsi="Consolas" w:cs="Times New Roman"/>
          <w:sz w:val="21"/>
          <w:szCs w:val="21"/>
        </w:rPr>
        <w:t>(</w:t>
      </w:r>
      <w:r w:rsidRPr="000B1559">
        <w:rPr>
          <w:rFonts w:ascii="Consolas" w:hAnsi="Consolas" w:cs="Times New Roman"/>
          <w:color w:val="800000"/>
          <w:sz w:val="21"/>
          <w:szCs w:val="21"/>
        </w:rPr>
        <w:t>behavior</w:t>
      </w:r>
      <w:r w:rsidRPr="000B1559">
        <w:rPr>
          <w:rFonts w:ascii="Consolas" w:hAnsi="Consolas" w:cs="Times New Roman"/>
          <w:sz w:val="21"/>
          <w:szCs w:val="21"/>
        </w:rPr>
        <w:t xml:space="preserve">) </w:t>
      </w:r>
      <w:r w:rsidRPr="000B1559">
        <w:rPr>
          <w:rFonts w:ascii="Consolas" w:hAnsi="Consolas" w:cs="Times New Roman"/>
          <w:color w:val="0000FF"/>
          <w:sz w:val="21"/>
          <w:szCs w:val="21"/>
        </w:rPr>
        <w:t>port</w:t>
      </w:r>
      <w:r w:rsidRPr="000B1559">
        <w:rPr>
          <w:rFonts w:ascii="Consolas" w:hAnsi="Consolas" w:cs="Times New Roman"/>
          <w:sz w:val="21"/>
          <w:szCs w:val="21"/>
        </w:rPr>
        <w:t xml:space="preserve"> </w:t>
      </w:r>
      <w:r w:rsidRPr="000B1559">
        <w:rPr>
          <w:rFonts w:ascii="Consolas" w:hAnsi="Consolas" w:cs="Times New Roman"/>
          <w:color w:val="0000FF"/>
          <w:sz w:val="21"/>
          <w:szCs w:val="21"/>
        </w:rPr>
        <w:t>map</w:t>
      </w:r>
      <w:r w:rsidRPr="000B1559">
        <w:rPr>
          <w:rFonts w:ascii="Consolas" w:hAnsi="Consolas" w:cs="Times New Roman"/>
          <w:sz w:val="21"/>
          <w:szCs w:val="21"/>
        </w:rPr>
        <w:t xml:space="preserve"> (</w:t>
      </w:r>
    </w:p>
    <w:p w14:paraId="090C3B47"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ReadData1 =&gt; ReadData1Sig,</w:t>
      </w:r>
    </w:p>
    <w:p w14:paraId="354ABFFA"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RegToALUMuxIn =&gt; RegToALUMuxInSig,</w:t>
      </w:r>
    </w:p>
    <w:p w14:paraId="0FB3A19B"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ALUResultOut =&gt; ALUResultOutSig,</w:t>
      </w:r>
    </w:p>
    <w:p w14:paraId="794B6B3B"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ALUctrOpCode =&gt; ALUctrOpCodeSig,</w:t>
      </w:r>
    </w:p>
    <w:p w14:paraId="5D5DB1EA"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lastRenderedPageBreak/>
        <w:t>                                             Zero =&gt; ZeroSig);</w:t>
      </w:r>
    </w:p>
    <w:p w14:paraId="6E7F4508" w14:textId="77777777" w:rsidR="000B1559" w:rsidRPr="000B1559" w:rsidRDefault="000B1559" w:rsidP="000B1559">
      <w:pPr>
        <w:shd w:val="clear" w:color="auto" w:fill="FFFFFF"/>
        <w:spacing w:after="240" w:line="285" w:lineRule="atLeast"/>
        <w:rPr>
          <w:rFonts w:ascii="Consolas" w:hAnsi="Consolas" w:cs="Times New Roman"/>
          <w:sz w:val="21"/>
          <w:szCs w:val="21"/>
        </w:rPr>
      </w:pPr>
    </w:p>
    <w:p w14:paraId="23883ABF"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proofErr w:type="gramStart"/>
      <w:r w:rsidRPr="000B1559">
        <w:rPr>
          <w:rFonts w:ascii="Consolas" w:hAnsi="Consolas" w:cs="Times New Roman"/>
          <w:sz w:val="21"/>
          <w:szCs w:val="21"/>
        </w:rPr>
        <w:t>clock :</w:t>
      </w:r>
      <w:proofErr w:type="gramEnd"/>
      <w:r w:rsidRPr="000B1559">
        <w:rPr>
          <w:rFonts w:ascii="Consolas" w:hAnsi="Consolas" w:cs="Times New Roman"/>
          <w:sz w:val="21"/>
          <w:szCs w:val="21"/>
        </w:rPr>
        <w:t xml:space="preserve"> </w:t>
      </w:r>
      <w:r w:rsidRPr="000B1559">
        <w:rPr>
          <w:rFonts w:ascii="Consolas" w:hAnsi="Consolas" w:cs="Times New Roman"/>
          <w:color w:val="0000FF"/>
          <w:sz w:val="21"/>
          <w:szCs w:val="21"/>
        </w:rPr>
        <w:t>process</w:t>
      </w:r>
    </w:p>
    <w:p w14:paraId="3C426829"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begin</w:t>
      </w:r>
    </w:p>
    <w:p w14:paraId="5AA2BE44"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for</w:t>
      </w:r>
      <w:r w:rsidRPr="000B1559">
        <w:rPr>
          <w:rFonts w:ascii="Consolas" w:hAnsi="Consolas" w:cs="Times New Roman"/>
          <w:sz w:val="21"/>
          <w:szCs w:val="21"/>
        </w:rPr>
        <w:t xml:space="preserve"> i </w:t>
      </w:r>
      <w:r w:rsidRPr="000B1559">
        <w:rPr>
          <w:rFonts w:ascii="Consolas" w:hAnsi="Consolas" w:cs="Times New Roman"/>
          <w:color w:val="0000FF"/>
          <w:sz w:val="21"/>
          <w:szCs w:val="21"/>
        </w:rPr>
        <w:t>in</w:t>
      </w:r>
      <w:r w:rsidRPr="000B1559">
        <w:rPr>
          <w:rFonts w:ascii="Consolas" w:hAnsi="Consolas" w:cs="Times New Roman"/>
          <w:sz w:val="21"/>
          <w:szCs w:val="21"/>
        </w:rPr>
        <w:t xml:space="preserve"> </w:t>
      </w:r>
      <w:r w:rsidRPr="000B1559">
        <w:rPr>
          <w:rFonts w:ascii="Consolas" w:hAnsi="Consolas" w:cs="Times New Roman"/>
          <w:color w:val="098658"/>
          <w:sz w:val="21"/>
          <w:szCs w:val="21"/>
        </w:rPr>
        <w:t>0</w:t>
      </w:r>
      <w:r w:rsidRPr="000B1559">
        <w:rPr>
          <w:rFonts w:ascii="Consolas" w:hAnsi="Consolas" w:cs="Times New Roman"/>
          <w:sz w:val="21"/>
          <w:szCs w:val="21"/>
        </w:rPr>
        <w:t xml:space="preserve"> </w:t>
      </w:r>
      <w:r w:rsidRPr="000B1559">
        <w:rPr>
          <w:rFonts w:ascii="Consolas" w:hAnsi="Consolas" w:cs="Times New Roman"/>
          <w:color w:val="0000FF"/>
          <w:sz w:val="21"/>
          <w:szCs w:val="21"/>
        </w:rPr>
        <w:t>to</w:t>
      </w:r>
      <w:r w:rsidRPr="000B1559">
        <w:rPr>
          <w:rFonts w:ascii="Consolas" w:hAnsi="Consolas" w:cs="Times New Roman"/>
          <w:sz w:val="21"/>
          <w:szCs w:val="21"/>
        </w:rPr>
        <w:t xml:space="preserve"> </w:t>
      </w:r>
      <w:r w:rsidRPr="000B1559">
        <w:rPr>
          <w:rFonts w:ascii="Consolas" w:hAnsi="Consolas" w:cs="Times New Roman"/>
          <w:color w:val="098658"/>
          <w:sz w:val="21"/>
          <w:szCs w:val="21"/>
        </w:rPr>
        <w:t>2</w:t>
      </w:r>
      <w:r w:rsidRPr="000B1559">
        <w:rPr>
          <w:rFonts w:ascii="Consolas" w:hAnsi="Consolas" w:cs="Times New Roman"/>
          <w:sz w:val="21"/>
          <w:szCs w:val="21"/>
        </w:rPr>
        <w:t xml:space="preserve"> * (NUM_VALS) </w:t>
      </w:r>
      <w:r w:rsidRPr="000B1559">
        <w:rPr>
          <w:rFonts w:ascii="Consolas" w:hAnsi="Consolas" w:cs="Times New Roman"/>
          <w:color w:val="0000FF"/>
          <w:sz w:val="21"/>
          <w:szCs w:val="21"/>
        </w:rPr>
        <w:t>loop</w:t>
      </w:r>
    </w:p>
    <w:p w14:paraId="306A1A95"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clk_sig &lt;= </w:t>
      </w:r>
      <w:r w:rsidRPr="000B1559">
        <w:rPr>
          <w:rFonts w:ascii="Consolas" w:hAnsi="Consolas" w:cs="Times New Roman"/>
          <w:color w:val="0000FF"/>
          <w:sz w:val="21"/>
          <w:szCs w:val="21"/>
        </w:rPr>
        <w:t>NOT</w:t>
      </w:r>
      <w:r w:rsidRPr="000B1559">
        <w:rPr>
          <w:rFonts w:ascii="Consolas" w:hAnsi="Consolas" w:cs="Times New Roman"/>
          <w:sz w:val="21"/>
          <w:szCs w:val="21"/>
        </w:rPr>
        <w:t xml:space="preserve"> clk_sig;</w:t>
      </w:r>
    </w:p>
    <w:p w14:paraId="718AA4D6"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wait</w:t>
      </w:r>
      <w:r w:rsidRPr="000B1559">
        <w:rPr>
          <w:rFonts w:ascii="Consolas" w:hAnsi="Consolas" w:cs="Times New Roman"/>
          <w:sz w:val="21"/>
          <w:szCs w:val="21"/>
        </w:rPr>
        <w:t xml:space="preserve"> </w:t>
      </w:r>
      <w:r w:rsidRPr="000B1559">
        <w:rPr>
          <w:rFonts w:ascii="Consolas" w:hAnsi="Consolas" w:cs="Times New Roman"/>
          <w:color w:val="0000FF"/>
          <w:sz w:val="21"/>
          <w:szCs w:val="21"/>
        </w:rPr>
        <w:t>for</w:t>
      </w:r>
      <w:r w:rsidRPr="000B1559">
        <w:rPr>
          <w:rFonts w:ascii="Consolas" w:hAnsi="Consolas" w:cs="Times New Roman"/>
          <w:sz w:val="21"/>
          <w:szCs w:val="21"/>
        </w:rPr>
        <w:t xml:space="preserve"> TIME_DELAY/</w:t>
      </w:r>
      <w:r w:rsidRPr="000B1559">
        <w:rPr>
          <w:rFonts w:ascii="Consolas" w:hAnsi="Consolas" w:cs="Times New Roman"/>
          <w:color w:val="098658"/>
          <w:sz w:val="21"/>
          <w:szCs w:val="21"/>
        </w:rPr>
        <w:t>2</w:t>
      </w:r>
      <w:r w:rsidRPr="000B1559">
        <w:rPr>
          <w:rFonts w:ascii="Consolas" w:hAnsi="Consolas" w:cs="Times New Roman"/>
          <w:sz w:val="21"/>
          <w:szCs w:val="21"/>
        </w:rPr>
        <w:t>;</w:t>
      </w:r>
    </w:p>
    <w:p w14:paraId="6EE2965B"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end</w:t>
      </w:r>
      <w:r w:rsidRPr="000B1559">
        <w:rPr>
          <w:rFonts w:ascii="Consolas" w:hAnsi="Consolas" w:cs="Times New Roman"/>
          <w:sz w:val="21"/>
          <w:szCs w:val="21"/>
        </w:rPr>
        <w:t xml:space="preserve"> </w:t>
      </w:r>
      <w:r w:rsidRPr="000B1559">
        <w:rPr>
          <w:rFonts w:ascii="Consolas" w:hAnsi="Consolas" w:cs="Times New Roman"/>
          <w:color w:val="0000FF"/>
          <w:sz w:val="21"/>
          <w:szCs w:val="21"/>
        </w:rPr>
        <w:t>loop</w:t>
      </w:r>
      <w:r w:rsidRPr="000B1559">
        <w:rPr>
          <w:rFonts w:ascii="Consolas" w:hAnsi="Consolas" w:cs="Times New Roman"/>
          <w:sz w:val="21"/>
          <w:szCs w:val="21"/>
        </w:rPr>
        <w:t>;</w:t>
      </w:r>
    </w:p>
    <w:p w14:paraId="05AF2191"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wait</w:t>
      </w:r>
      <w:r w:rsidRPr="000B1559">
        <w:rPr>
          <w:rFonts w:ascii="Consolas" w:hAnsi="Consolas" w:cs="Times New Roman"/>
          <w:sz w:val="21"/>
          <w:szCs w:val="21"/>
        </w:rPr>
        <w:t>;</w:t>
      </w:r>
    </w:p>
    <w:p w14:paraId="2AA75892"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end</w:t>
      </w:r>
      <w:r w:rsidRPr="000B1559">
        <w:rPr>
          <w:rFonts w:ascii="Consolas" w:hAnsi="Consolas" w:cs="Times New Roman"/>
          <w:sz w:val="21"/>
          <w:szCs w:val="21"/>
        </w:rPr>
        <w:t xml:space="preserve"> </w:t>
      </w:r>
      <w:r w:rsidRPr="000B1559">
        <w:rPr>
          <w:rFonts w:ascii="Consolas" w:hAnsi="Consolas" w:cs="Times New Roman"/>
          <w:color w:val="0000FF"/>
          <w:sz w:val="21"/>
          <w:szCs w:val="21"/>
        </w:rPr>
        <w:t>process</w:t>
      </w:r>
      <w:r w:rsidRPr="000B1559">
        <w:rPr>
          <w:rFonts w:ascii="Consolas" w:hAnsi="Consolas" w:cs="Times New Roman"/>
          <w:sz w:val="21"/>
          <w:szCs w:val="21"/>
        </w:rPr>
        <w:t xml:space="preserve"> clock;</w:t>
      </w:r>
    </w:p>
    <w:p w14:paraId="70FDA8E9"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w:t>
      </w:r>
    </w:p>
    <w:p w14:paraId="4E45E49C"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w:t>
      </w:r>
      <w:proofErr w:type="gramStart"/>
      <w:r w:rsidRPr="000B1559">
        <w:rPr>
          <w:rFonts w:ascii="Consolas" w:hAnsi="Consolas" w:cs="Times New Roman"/>
          <w:sz w:val="21"/>
          <w:szCs w:val="21"/>
        </w:rPr>
        <w:t>stimulus :</w:t>
      </w:r>
      <w:proofErr w:type="gramEnd"/>
      <w:r w:rsidRPr="000B1559">
        <w:rPr>
          <w:rFonts w:ascii="Consolas" w:hAnsi="Consolas" w:cs="Times New Roman"/>
          <w:sz w:val="21"/>
          <w:szCs w:val="21"/>
        </w:rPr>
        <w:t xml:space="preserve"> </w:t>
      </w:r>
      <w:r w:rsidRPr="000B1559">
        <w:rPr>
          <w:rFonts w:ascii="Consolas" w:hAnsi="Consolas" w:cs="Times New Roman"/>
          <w:color w:val="0000FF"/>
          <w:sz w:val="21"/>
          <w:szCs w:val="21"/>
        </w:rPr>
        <w:t>process</w:t>
      </w:r>
    </w:p>
    <w:p w14:paraId="6A601926"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begin</w:t>
      </w:r>
    </w:p>
    <w:p w14:paraId="03B1B6E7"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for</w:t>
      </w:r>
      <w:r w:rsidRPr="000B1559">
        <w:rPr>
          <w:rFonts w:ascii="Consolas" w:hAnsi="Consolas" w:cs="Times New Roman"/>
          <w:sz w:val="21"/>
          <w:szCs w:val="21"/>
        </w:rPr>
        <w:t xml:space="preserve"> i </w:t>
      </w:r>
      <w:r w:rsidRPr="000B1559">
        <w:rPr>
          <w:rFonts w:ascii="Consolas" w:hAnsi="Consolas" w:cs="Times New Roman"/>
          <w:color w:val="0000FF"/>
          <w:sz w:val="21"/>
          <w:szCs w:val="21"/>
        </w:rPr>
        <w:t>in</w:t>
      </w:r>
      <w:r w:rsidRPr="000B1559">
        <w:rPr>
          <w:rFonts w:ascii="Consolas" w:hAnsi="Consolas" w:cs="Times New Roman"/>
          <w:sz w:val="21"/>
          <w:szCs w:val="21"/>
        </w:rPr>
        <w:t xml:space="preserve"> </w:t>
      </w:r>
      <w:r w:rsidRPr="000B1559">
        <w:rPr>
          <w:rFonts w:ascii="Consolas" w:hAnsi="Consolas" w:cs="Times New Roman"/>
          <w:color w:val="098658"/>
          <w:sz w:val="21"/>
          <w:szCs w:val="21"/>
        </w:rPr>
        <w:t>0</w:t>
      </w:r>
      <w:r w:rsidRPr="000B1559">
        <w:rPr>
          <w:rFonts w:ascii="Consolas" w:hAnsi="Consolas" w:cs="Times New Roman"/>
          <w:sz w:val="21"/>
          <w:szCs w:val="21"/>
        </w:rPr>
        <w:t xml:space="preserve"> </w:t>
      </w:r>
      <w:r w:rsidRPr="000B1559">
        <w:rPr>
          <w:rFonts w:ascii="Consolas" w:hAnsi="Consolas" w:cs="Times New Roman"/>
          <w:color w:val="0000FF"/>
          <w:sz w:val="21"/>
          <w:szCs w:val="21"/>
        </w:rPr>
        <w:t>to</w:t>
      </w:r>
      <w:r w:rsidRPr="000B1559">
        <w:rPr>
          <w:rFonts w:ascii="Consolas" w:hAnsi="Consolas" w:cs="Times New Roman"/>
          <w:sz w:val="21"/>
          <w:szCs w:val="21"/>
        </w:rPr>
        <w:t xml:space="preserve"> (NUM_VALS - </w:t>
      </w:r>
      <w:r w:rsidRPr="000B1559">
        <w:rPr>
          <w:rFonts w:ascii="Consolas" w:hAnsi="Consolas" w:cs="Times New Roman"/>
          <w:color w:val="098658"/>
          <w:sz w:val="21"/>
          <w:szCs w:val="21"/>
        </w:rPr>
        <w:t>1</w:t>
      </w:r>
      <w:r w:rsidRPr="000B1559">
        <w:rPr>
          <w:rFonts w:ascii="Consolas" w:hAnsi="Consolas" w:cs="Times New Roman"/>
          <w:sz w:val="21"/>
          <w:szCs w:val="21"/>
        </w:rPr>
        <w:t xml:space="preserve">) </w:t>
      </w:r>
      <w:r w:rsidRPr="000B1559">
        <w:rPr>
          <w:rFonts w:ascii="Consolas" w:hAnsi="Consolas" w:cs="Times New Roman"/>
          <w:color w:val="0000FF"/>
          <w:sz w:val="21"/>
          <w:szCs w:val="21"/>
        </w:rPr>
        <w:t>loop</w:t>
      </w:r>
    </w:p>
    <w:p w14:paraId="53C26534"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ReadData1Sig &lt;= ReadData1_vals(i);</w:t>
      </w:r>
    </w:p>
    <w:p w14:paraId="63B158F3"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RegToALUMuxInSig &lt;= RegToALUMuxIn_vals(i);</w:t>
      </w:r>
    </w:p>
    <w:p w14:paraId="25AE530C"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ALUctrOpCodeSig &lt;= ALUOpCode_vals(i);</w:t>
      </w:r>
    </w:p>
    <w:p w14:paraId="2BB4B500"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wait</w:t>
      </w:r>
      <w:r w:rsidRPr="000B1559">
        <w:rPr>
          <w:rFonts w:ascii="Consolas" w:hAnsi="Consolas" w:cs="Times New Roman"/>
          <w:sz w:val="21"/>
          <w:szCs w:val="21"/>
        </w:rPr>
        <w:t xml:space="preserve"> </w:t>
      </w:r>
      <w:r w:rsidRPr="000B1559">
        <w:rPr>
          <w:rFonts w:ascii="Consolas" w:hAnsi="Consolas" w:cs="Times New Roman"/>
          <w:color w:val="0000FF"/>
          <w:sz w:val="21"/>
          <w:szCs w:val="21"/>
        </w:rPr>
        <w:t>for</w:t>
      </w:r>
      <w:r w:rsidRPr="000B1559">
        <w:rPr>
          <w:rFonts w:ascii="Consolas" w:hAnsi="Consolas" w:cs="Times New Roman"/>
          <w:sz w:val="21"/>
          <w:szCs w:val="21"/>
        </w:rPr>
        <w:t xml:space="preserve"> TIME_DELAY;</w:t>
      </w:r>
    </w:p>
    <w:p w14:paraId="4E9078F9"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end</w:t>
      </w:r>
      <w:r w:rsidRPr="000B1559">
        <w:rPr>
          <w:rFonts w:ascii="Consolas" w:hAnsi="Consolas" w:cs="Times New Roman"/>
          <w:sz w:val="21"/>
          <w:szCs w:val="21"/>
        </w:rPr>
        <w:t xml:space="preserve"> </w:t>
      </w:r>
      <w:r w:rsidRPr="000B1559">
        <w:rPr>
          <w:rFonts w:ascii="Consolas" w:hAnsi="Consolas" w:cs="Times New Roman"/>
          <w:color w:val="0000FF"/>
          <w:sz w:val="21"/>
          <w:szCs w:val="21"/>
        </w:rPr>
        <w:t>loop</w:t>
      </w:r>
      <w:r w:rsidRPr="000B1559">
        <w:rPr>
          <w:rFonts w:ascii="Consolas" w:hAnsi="Consolas" w:cs="Times New Roman"/>
          <w:sz w:val="21"/>
          <w:szCs w:val="21"/>
        </w:rPr>
        <w:t>;</w:t>
      </w:r>
    </w:p>
    <w:p w14:paraId="177DB63C"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wait</w:t>
      </w:r>
      <w:r w:rsidRPr="000B1559">
        <w:rPr>
          <w:rFonts w:ascii="Consolas" w:hAnsi="Consolas" w:cs="Times New Roman"/>
          <w:sz w:val="21"/>
          <w:szCs w:val="21"/>
        </w:rPr>
        <w:t>;</w:t>
      </w:r>
    </w:p>
    <w:p w14:paraId="4CC4E41A"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end</w:t>
      </w:r>
      <w:r w:rsidRPr="000B1559">
        <w:rPr>
          <w:rFonts w:ascii="Consolas" w:hAnsi="Consolas" w:cs="Times New Roman"/>
          <w:sz w:val="21"/>
          <w:szCs w:val="21"/>
        </w:rPr>
        <w:t xml:space="preserve"> </w:t>
      </w:r>
      <w:r w:rsidRPr="000B1559">
        <w:rPr>
          <w:rFonts w:ascii="Consolas" w:hAnsi="Consolas" w:cs="Times New Roman"/>
          <w:color w:val="0000FF"/>
          <w:sz w:val="21"/>
          <w:szCs w:val="21"/>
        </w:rPr>
        <w:t>process</w:t>
      </w:r>
      <w:r w:rsidRPr="000B1559">
        <w:rPr>
          <w:rFonts w:ascii="Consolas" w:hAnsi="Consolas" w:cs="Times New Roman"/>
          <w:sz w:val="21"/>
          <w:szCs w:val="21"/>
        </w:rPr>
        <w:t xml:space="preserve"> stimulus;</w:t>
      </w:r>
    </w:p>
    <w:p w14:paraId="386F9E26"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p>
    <w:p w14:paraId="2D12F671"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w:t>
      </w:r>
    </w:p>
    <w:p w14:paraId="4B851056" w14:textId="77777777" w:rsidR="000B1559" w:rsidRPr="000B1559" w:rsidRDefault="000B1559" w:rsidP="000B1559">
      <w:pPr>
        <w:shd w:val="clear" w:color="auto" w:fill="FFFFFF"/>
        <w:spacing w:line="285" w:lineRule="atLeast"/>
        <w:rPr>
          <w:rFonts w:ascii="Consolas" w:hAnsi="Consolas" w:cs="Times New Roman"/>
          <w:sz w:val="21"/>
          <w:szCs w:val="21"/>
        </w:rPr>
      </w:pPr>
    </w:p>
    <w:p w14:paraId="7F0EFE90" w14:textId="2252FC71" w:rsidR="00274960" w:rsidRPr="00666038" w:rsidRDefault="000B1559" w:rsidP="00666038">
      <w:pPr>
        <w:shd w:val="clear" w:color="auto" w:fill="FFFFFF"/>
        <w:spacing w:line="285" w:lineRule="atLeast"/>
        <w:rPr>
          <w:rFonts w:ascii="Consolas" w:hAnsi="Consolas" w:cs="Times New Roman"/>
          <w:sz w:val="21"/>
          <w:szCs w:val="21"/>
        </w:rPr>
      </w:pPr>
      <w:r w:rsidRPr="000B1559">
        <w:rPr>
          <w:rFonts w:ascii="Consolas" w:hAnsi="Consolas" w:cs="Times New Roman"/>
          <w:color w:val="0000FF"/>
          <w:sz w:val="21"/>
          <w:szCs w:val="21"/>
        </w:rPr>
        <w:t>end</w:t>
      </w:r>
      <w:r w:rsidRPr="000B1559">
        <w:rPr>
          <w:rFonts w:ascii="Consolas" w:hAnsi="Consolas" w:cs="Times New Roman"/>
          <w:sz w:val="21"/>
          <w:szCs w:val="21"/>
        </w:rPr>
        <w:t xml:space="preserve"> behavior;</w:t>
      </w:r>
    </w:p>
    <w:p w14:paraId="52AB1AAB" w14:textId="0AF0DE13" w:rsidR="00747699" w:rsidRDefault="00631DEE" w:rsidP="00724F28">
      <w:r>
        <w:rPr>
          <w:noProof/>
        </w:rPr>
        <w:drawing>
          <wp:inline distT="0" distB="0" distL="0" distR="0" wp14:anchorId="48FABD83" wp14:editId="46C6DE3A">
            <wp:extent cx="5943600" cy="324947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0818" cy="3253424"/>
                    </a:xfrm>
                    <a:prstGeom prst="rect">
                      <a:avLst/>
                    </a:prstGeom>
                  </pic:spPr>
                </pic:pic>
              </a:graphicData>
            </a:graphic>
          </wp:inline>
        </w:drawing>
      </w:r>
    </w:p>
    <w:p w14:paraId="558444F6" w14:textId="77777777" w:rsidR="00666038" w:rsidRDefault="00666038" w:rsidP="00724F28"/>
    <w:p w14:paraId="56B537DA" w14:textId="14DC9D5A" w:rsidR="00274960" w:rsidRDefault="00274960" w:rsidP="00724F28">
      <w:r>
        <w:lastRenderedPageBreak/>
        <w:t>ALUMuxTestbench:</w:t>
      </w:r>
    </w:p>
    <w:p w14:paraId="3ECA8913"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color w:val="0000FF"/>
          <w:sz w:val="21"/>
          <w:szCs w:val="21"/>
        </w:rPr>
        <w:t>library</w:t>
      </w:r>
      <w:r w:rsidRPr="000B1559">
        <w:rPr>
          <w:rFonts w:ascii="Consolas" w:hAnsi="Consolas" w:cs="Times New Roman"/>
          <w:sz w:val="21"/>
          <w:szCs w:val="21"/>
        </w:rPr>
        <w:t xml:space="preserve"> IEEE;</w:t>
      </w:r>
    </w:p>
    <w:p w14:paraId="7AF97CC2"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color w:val="0000FF"/>
          <w:sz w:val="21"/>
          <w:szCs w:val="21"/>
        </w:rPr>
        <w:t>use</w:t>
      </w:r>
      <w:r w:rsidRPr="000B1559">
        <w:rPr>
          <w:rFonts w:ascii="Consolas" w:hAnsi="Consolas" w:cs="Times New Roman"/>
          <w:sz w:val="21"/>
          <w:szCs w:val="21"/>
        </w:rPr>
        <w:t xml:space="preserve"> IEEE.std_logic_1164.</w:t>
      </w:r>
      <w:r w:rsidRPr="000B1559">
        <w:rPr>
          <w:rFonts w:ascii="Consolas" w:hAnsi="Consolas" w:cs="Times New Roman"/>
          <w:color w:val="0000FF"/>
          <w:sz w:val="21"/>
          <w:szCs w:val="21"/>
        </w:rPr>
        <w:t>all</w:t>
      </w:r>
      <w:r w:rsidRPr="000B1559">
        <w:rPr>
          <w:rFonts w:ascii="Consolas" w:hAnsi="Consolas" w:cs="Times New Roman"/>
          <w:sz w:val="21"/>
          <w:szCs w:val="21"/>
        </w:rPr>
        <w:t>;</w:t>
      </w:r>
    </w:p>
    <w:p w14:paraId="50341D08"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color w:val="0000FF"/>
          <w:sz w:val="21"/>
          <w:szCs w:val="21"/>
        </w:rPr>
        <w:t>use</w:t>
      </w:r>
      <w:r w:rsidRPr="000B1559">
        <w:rPr>
          <w:rFonts w:ascii="Consolas" w:hAnsi="Consolas" w:cs="Times New Roman"/>
          <w:sz w:val="21"/>
          <w:szCs w:val="21"/>
        </w:rPr>
        <w:t xml:space="preserve"> IEEE.numeric_std.</w:t>
      </w:r>
      <w:r w:rsidRPr="000B1559">
        <w:rPr>
          <w:rFonts w:ascii="Consolas" w:hAnsi="Consolas" w:cs="Times New Roman"/>
          <w:color w:val="0000FF"/>
          <w:sz w:val="21"/>
          <w:szCs w:val="21"/>
        </w:rPr>
        <w:t>all</w:t>
      </w:r>
      <w:r w:rsidRPr="000B1559">
        <w:rPr>
          <w:rFonts w:ascii="Consolas" w:hAnsi="Consolas" w:cs="Times New Roman"/>
          <w:sz w:val="21"/>
          <w:szCs w:val="21"/>
        </w:rPr>
        <w:t>;</w:t>
      </w:r>
    </w:p>
    <w:p w14:paraId="7A4A8DCD" w14:textId="77777777" w:rsidR="000B1559" w:rsidRPr="000B1559" w:rsidRDefault="000B1559" w:rsidP="000B1559">
      <w:pPr>
        <w:shd w:val="clear" w:color="auto" w:fill="FFFFFF"/>
        <w:spacing w:line="285" w:lineRule="atLeast"/>
        <w:rPr>
          <w:rFonts w:ascii="Consolas" w:hAnsi="Consolas" w:cs="Times New Roman"/>
          <w:sz w:val="21"/>
          <w:szCs w:val="21"/>
        </w:rPr>
      </w:pPr>
    </w:p>
    <w:p w14:paraId="192EDFC5"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color w:val="0000FF"/>
          <w:sz w:val="21"/>
          <w:szCs w:val="21"/>
        </w:rPr>
        <w:t>entity</w:t>
      </w:r>
      <w:r w:rsidRPr="000B1559">
        <w:rPr>
          <w:rFonts w:ascii="Consolas" w:hAnsi="Consolas" w:cs="Times New Roman"/>
          <w:sz w:val="21"/>
          <w:szCs w:val="21"/>
        </w:rPr>
        <w:t xml:space="preserve"> ALUMuxTestbench </w:t>
      </w:r>
      <w:r w:rsidRPr="000B1559">
        <w:rPr>
          <w:rFonts w:ascii="Consolas" w:hAnsi="Consolas" w:cs="Times New Roman"/>
          <w:color w:val="0000FF"/>
          <w:sz w:val="21"/>
          <w:szCs w:val="21"/>
        </w:rPr>
        <w:t>is</w:t>
      </w:r>
    </w:p>
    <w:p w14:paraId="364B4A6E"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color w:val="0000FF"/>
          <w:sz w:val="21"/>
          <w:szCs w:val="21"/>
        </w:rPr>
        <w:t>end</w:t>
      </w:r>
      <w:r w:rsidRPr="000B1559">
        <w:rPr>
          <w:rFonts w:ascii="Consolas" w:hAnsi="Consolas" w:cs="Times New Roman"/>
          <w:sz w:val="21"/>
          <w:szCs w:val="21"/>
        </w:rPr>
        <w:t xml:space="preserve"> ALUMuxTestbench;</w:t>
      </w:r>
    </w:p>
    <w:p w14:paraId="01732AD7" w14:textId="77777777" w:rsidR="000B1559" w:rsidRPr="000B1559" w:rsidRDefault="000B1559" w:rsidP="000B1559">
      <w:pPr>
        <w:shd w:val="clear" w:color="auto" w:fill="FFFFFF"/>
        <w:spacing w:line="285" w:lineRule="atLeast"/>
        <w:rPr>
          <w:rFonts w:ascii="Consolas" w:hAnsi="Consolas" w:cs="Times New Roman"/>
          <w:sz w:val="21"/>
          <w:szCs w:val="21"/>
        </w:rPr>
      </w:pPr>
    </w:p>
    <w:p w14:paraId="3A3F3B85"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color w:val="0000FF"/>
          <w:sz w:val="21"/>
          <w:szCs w:val="21"/>
        </w:rPr>
        <w:t>architecture</w:t>
      </w:r>
      <w:r w:rsidRPr="000B1559">
        <w:rPr>
          <w:rFonts w:ascii="Consolas" w:hAnsi="Consolas" w:cs="Times New Roman"/>
          <w:sz w:val="21"/>
          <w:szCs w:val="21"/>
        </w:rPr>
        <w:t xml:space="preserve"> behavior </w:t>
      </w:r>
      <w:r w:rsidRPr="000B1559">
        <w:rPr>
          <w:rFonts w:ascii="Consolas" w:hAnsi="Consolas" w:cs="Times New Roman"/>
          <w:color w:val="0000FF"/>
          <w:sz w:val="21"/>
          <w:szCs w:val="21"/>
        </w:rPr>
        <w:t>of</w:t>
      </w:r>
      <w:r w:rsidRPr="000B1559">
        <w:rPr>
          <w:rFonts w:ascii="Consolas" w:hAnsi="Consolas" w:cs="Times New Roman"/>
          <w:sz w:val="21"/>
          <w:szCs w:val="21"/>
        </w:rPr>
        <w:t xml:space="preserve"> ALUMuxTestbench </w:t>
      </w:r>
      <w:r w:rsidRPr="000B1559">
        <w:rPr>
          <w:rFonts w:ascii="Consolas" w:hAnsi="Consolas" w:cs="Times New Roman"/>
          <w:color w:val="0000FF"/>
          <w:sz w:val="21"/>
          <w:szCs w:val="21"/>
        </w:rPr>
        <w:t>is</w:t>
      </w:r>
    </w:p>
    <w:p w14:paraId="26DB26C0"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constant</w:t>
      </w:r>
      <w:r w:rsidRPr="000B1559">
        <w:rPr>
          <w:rFonts w:ascii="Consolas" w:hAnsi="Consolas" w:cs="Times New Roman"/>
          <w:sz w:val="21"/>
          <w:szCs w:val="21"/>
        </w:rPr>
        <w:t xml:space="preserve"> TIME_</w:t>
      </w:r>
      <w:proofErr w:type="gramStart"/>
      <w:r w:rsidRPr="000B1559">
        <w:rPr>
          <w:rFonts w:ascii="Consolas" w:hAnsi="Consolas" w:cs="Times New Roman"/>
          <w:sz w:val="21"/>
          <w:szCs w:val="21"/>
        </w:rPr>
        <w:t>DELAY :</w:t>
      </w:r>
      <w:proofErr w:type="gramEnd"/>
      <w:r w:rsidRPr="000B1559">
        <w:rPr>
          <w:rFonts w:ascii="Consolas" w:hAnsi="Consolas" w:cs="Times New Roman"/>
          <w:sz w:val="21"/>
          <w:szCs w:val="21"/>
        </w:rPr>
        <w:t xml:space="preserve"> time := </w:t>
      </w:r>
      <w:r w:rsidRPr="000B1559">
        <w:rPr>
          <w:rFonts w:ascii="Consolas" w:hAnsi="Consolas" w:cs="Times New Roman"/>
          <w:color w:val="098658"/>
          <w:sz w:val="21"/>
          <w:szCs w:val="21"/>
        </w:rPr>
        <w:t>20</w:t>
      </w:r>
      <w:r w:rsidRPr="000B1559">
        <w:rPr>
          <w:rFonts w:ascii="Consolas" w:hAnsi="Consolas" w:cs="Times New Roman"/>
          <w:sz w:val="21"/>
          <w:szCs w:val="21"/>
        </w:rPr>
        <w:t xml:space="preserve"> ns;</w:t>
      </w:r>
    </w:p>
    <w:p w14:paraId="406A52FD"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constant</w:t>
      </w:r>
      <w:r w:rsidRPr="000B1559">
        <w:rPr>
          <w:rFonts w:ascii="Consolas" w:hAnsi="Consolas" w:cs="Times New Roman"/>
          <w:sz w:val="21"/>
          <w:szCs w:val="21"/>
        </w:rPr>
        <w:t xml:space="preserve"> NUM_</w:t>
      </w:r>
      <w:proofErr w:type="gramStart"/>
      <w:r w:rsidRPr="000B1559">
        <w:rPr>
          <w:rFonts w:ascii="Consolas" w:hAnsi="Consolas" w:cs="Times New Roman"/>
          <w:sz w:val="21"/>
          <w:szCs w:val="21"/>
        </w:rPr>
        <w:t>VALS :</w:t>
      </w:r>
      <w:proofErr w:type="gramEnd"/>
      <w:r w:rsidRPr="000B1559">
        <w:rPr>
          <w:rFonts w:ascii="Consolas" w:hAnsi="Consolas" w:cs="Times New Roman"/>
          <w:sz w:val="21"/>
          <w:szCs w:val="21"/>
        </w:rPr>
        <w:t xml:space="preserve"> integer := </w:t>
      </w:r>
      <w:r w:rsidRPr="000B1559">
        <w:rPr>
          <w:rFonts w:ascii="Consolas" w:hAnsi="Consolas" w:cs="Times New Roman"/>
          <w:color w:val="098658"/>
          <w:sz w:val="21"/>
          <w:szCs w:val="21"/>
        </w:rPr>
        <w:t>2</w:t>
      </w:r>
      <w:r w:rsidRPr="000B1559">
        <w:rPr>
          <w:rFonts w:ascii="Consolas" w:hAnsi="Consolas" w:cs="Times New Roman"/>
          <w:sz w:val="21"/>
          <w:szCs w:val="21"/>
        </w:rPr>
        <w:t>;</w:t>
      </w:r>
    </w:p>
    <w:p w14:paraId="49FE9970"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p>
    <w:p w14:paraId="47513C3F"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p>
    <w:p w14:paraId="12811F92"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8000"/>
          <w:sz w:val="21"/>
          <w:szCs w:val="21"/>
        </w:rPr>
        <w:t xml:space="preserve">--type InstAddress_array is </w:t>
      </w:r>
      <w:proofErr w:type="gramStart"/>
      <w:r w:rsidRPr="000B1559">
        <w:rPr>
          <w:rFonts w:ascii="Consolas" w:hAnsi="Consolas" w:cs="Times New Roman"/>
          <w:color w:val="008000"/>
          <w:sz w:val="21"/>
          <w:szCs w:val="21"/>
        </w:rPr>
        <w:t>array(</w:t>
      </w:r>
      <w:proofErr w:type="gramEnd"/>
      <w:r w:rsidRPr="000B1559">
        <w:rPr>
          <w:rFonts w:ascii="Consolas" w:hAnsi="Consolas" w:cs="Times New Roman"/>
          <w:color w:val="008000"/>
          <w:sz w:val="21"/>
          <w:szCs w:val="21"/>
        </w:rPr>
        <w:t>0 to (NUM_VALS - 1)) of std_logic_vector(15 downto 0);</w:t>
      </w:r>
    </w:p>
    <w:p w14:paraId="7EA4DFFA"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8000"/>
          <w:sz w:val="21"/>
          <w:szCs w:val="21"/>
        </w:rPr>
        <w:t xml:space="preserve">--type pc_out_array is </w:t>
      </w:r>
      <w:proofErr w:type="gramStart"/>
      <w:r w:rsidRPr="000B1559">
        <w:rPr>
          <w:rFonts w:ascii="Consolas" w:hAnsi="Consolas" w:cs="Times New Roman"/>
          <w:color w:val="008000"/>
          <w:sz w:val="21"/>
          <w:szCs w:val="21"/>
        </w:rPr>
        <w:t>array(</w:t>
      </w:r>
      <w:proofErr w:type="gramEnd"/>
      <w:r w:rsidRPr="000B1559">
        <w:rPr>
          <w:rFonts w:ascii="Consolas" w:hAnsi="Consolas" w:cs="Times New Roman"/>
          <w:color w:val="008000"/>
          <w:sz w:val="21"/>
          <w:szCs w:val="21"/>
        </w:rPr>
        <w:t>0 to (NUM_VALS - 1)) of std_logic_vector(15 downto 0);</w:t>
      </w:r>
    </w:p>
    <w:p w14:paraId="16318604"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p>
    <w:p w14:paraId="04EEF53D"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8000"/>
          <w:sz w:val="21"/>
          <w:szCs w:val="21"/>
        </w:rPr>
        <w:t>--constant InstAddress_</w:t>
      </w:r>
      <w:proofErr w:type="gramStart"/>
      <w:r w:rsidRPr="000B1559">
        <w:rPr>
          <w:rFonts w:ascii="Consolas" w:hAnsi="Consolas" w:cs="Times New Roman"/>
          <w:color w:val="008000"/>
          <w:sz w:val="21"/>
          <w:szCs w:val="21"/>
        </w:rPr>
        <w:t>vals :</w:t>
      </w:r>
      <w:proofErr w:type="gramEnd"/>
      <w:r w:rsidRPr="000B1559">
        <w:rPr>
          <w:rFonts w:ascii="Consolas" w:hAnsi="Consolas" w:cs="Times New Roman"/>
          <w:color w:val="008000"/>
          <w:sz w:val="21"/>
          <w:szCs w:val="21"/>
        </w:rPr>
        <w:t xml:space="preserve"> InstAddress_array := ("0000000000000000","0000000000000001");</w:t>
      </w:r>
    </w:p>
    <w:p w14:paraId="5E42D7F6"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w:t>
      </w:r>
    </w:p>
    <w:p w14:paraId="4563D80D"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p>
    <w:p w14:paraId="226442D7" w14:textId="77777777" w:rsidR="000B1559" w:rsidRPr="000B1559" w:rsidRDefault="000B1559" w:rsidP="000B1559">
      <w:pPr>
        <w:shd w:val="clear" w:color="auto" w:fill="FFFFFF"/>
        <w:spacing w:line="285" w:lineRule="atLeast"/>
        <w:rPr>
          <w:rFonts w:ascii="Consolas" w:hAnsi="Consolas" w:cs="Times New Roman"/>
          <w:sz w:val="21"/>
          <w:szCs w:val="21"/>
        </w:rPr>
      </w:pPr>
    </w:p>
    <w:p w14:paraId="7B64FCF5"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signal</w:t>
      </w:r>
      <w:r w:rsidRPr="000B1559">
        <w:rPr>
          <w:rFonts w:ascii="Consolas" w:hAnsi="Consolas" w:cs="Times New Roman"/>
          <w:sz w:val="21"/>
          <w:szCs w:val="21"/>
        </w:rPr>
        <w:t xml:space="preserve"> clk_</w:t>
      </w:r>
      <w:proofErr w:type="gramStart"/>
      <w:r w:rsidRPr="000B1559">
        <w:rPr>
          <w:rFonts w:ascii="Consolas" w:hAnsi="Consolas" w:cs="Times New Roman"/>
          <w:sz w:val="21"/>
          <w:szCs w:val="21"/>
        </w:rPr>
        <w:t>sig :</w:t>
      </w:r>
      <w:proofErr w:type="gramEnd"/>
      <w:r w:rsidRPr="000B1559">
        <w:rPr>
          <w:rFonts w:ascii="Consolas" w:hAnsi="Consolas" w:cs="Times New Roman"/>
          <w:sz w:val="21"/>
          <w:szCs w:val="21"/>
        </w:rPr>
        <w:t xml:space="preserve"> std_logic := </w:t>
      </w:r>
      <w:r w:rsidRPr="000B1559">
        <w:rPr>
          <w:rFonts w:ascii="Consolas" w:hAnsi="Consolas" w:cs="Times New Roman"/>
          <w:color w:val="098658"/>
          <w:sz w:val="21"/>
          <w:szCs w:val="21"/>
        </w:rPr>
        <w:t>'0'</w:t>
      </w:r>
      <w:r w:rsidRPr="000B1559">
        <w:rPr>
          <w:rFonts w:ascii="Consolas" w:hAnsi="Consolas" w:cs="Times New Roman"/>
          <w:sz w:val="21"/>
          <w:szCs w:val="21"/>
        </w:rPr>
        <w:t>;</w:t>
      </w:r>
    </w:p>
    <w:p w14:paraId="6C492E73"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signal</w:t>
      </w:r>
      <w:r w:rsidRPr="000B1559">
        <w:rPr>
          <w:rFonts w:ascii="Consolas" w:hAnsi="Consolas" w:cs="Times New Roman"/>
          <w:sz w:val="21"/>
          <w:szCs w:val="21"/>
        </w:rPr>
        <w:t xml:space="preserve"> ReadData2</w:t>
      </w:r>
      <w:proofErr w:type="gramStart"/>
      <w:r w:rsidRPr="000B1559">
        <w:rPr>
          <w:rFonts w:ascii="Consolas" w:hAnsi="Consolas" w:cs="Times New Roman"/>
          <w:sz w:val="21"/>
          <w:szCs w:val="21"/>
        </w:rPr>
        <w:t>Sig :</w:t>
      </w:r>
      <w:proofErr w:type="gramEnd"/>
      <w:r w:rsidRPr="000B1559">
        <w:rPr>
          <w:rFonts w:ascii="Consolas" w:hAnsi="Consolas" w:cs="Times New Roman"/>
          <w:sz w:val="21"/>
          <w:szCs w:val="21"/>
        </w:rPr>
        <w:t xml:space="preserve"> std_logic_vector (</w:t>
      </w:r>
      <w:r w:rsidRPr="000B1559">
        <w:rPr>
          <w:rFonts w:ascii="Consolas" w:hAnsi="Consolas" w:cs="Times New Roman"/>
          <w:color w:val="098658"/>
          <w:sz w:val="21"/>
          <w:szCs w:val="21"/>
        </w:rPr>
        <w:t>15</w:t>
      </w:r>
      <w:r w:rsidRPr="000B1559">
        <w:rPr>
          <w:rFonts w:ascii="Consolas" w:hAnsi="Consolas" w:cs="Times New Roman"/>
          <w:sz w:val="21"/>
          <w:szCs w:val="21"/>
        </w:rPr>
        <w:t xml:space="preserve"> </w:t>
      </w:r>
      <w:r w:rsidRPr="000B1559">
        <w:rPr>
          <w:rFonts w:ascii="Consolas" w:hAnsi="Consolas" w:cs="Times New Roman"/>
          <w:color w:val="0000FF"/>
          <w:sz w:val="21"/>
          <w:szCs w:val="21"/>
        </w:rPr>
        <w:t>downto</w:t>
      </w:r>
      <w:r w:rsidRPr="000B1559">
        <w:rPr>
          <w:rFonts w:ascii="Consolas" w:hAnsi="Consolas" w:cs="Times New Roman"/>
          <w:sz w:val="21"/>
          <w:szCs w:val="21"/>
        </w:rPr>
        <w:t xml:space="preserve"> </w:t>
      </w:r>
      <w:r w:rsidRPr="000B1559">
        <w:rPr>
          <w:rFonts w:ascii="Consolas" w:hAnsi="Consolas" w:cs="Times New Roman"/>
          <w:color w:val="098658"/>
          <w:sz w:val="21"/>
          <w:szCs w:val="21"/>
        </w:rPr>
        <w:t>0</w:t>
      </w:r>
      <w:r w:rsidRPr="000B1559">
        <w:rPr>
          <w:rFonts w:ascii="Consolas" w:hAnsi="Consolas" w:cs="Times New Roman"/>
          <w:sz w:val="21"/>
          <w:szCs w:val="21"/>
        </w:rPr>
        <w:t xml:space="preserve">) := </w:t>
      </w:r>
      <w:r w:rsidRPr="000B1559">
        <w:rPr>
          <w:rFonts w:ascii="Consolas" w:hAnsi="Consolas" w:cs="Times New Roman"/>
          <w:color w:val="098658"/>
          <w:sz w:val="21"/>
          <w:szCs w:val="21"/>
        </w:rPr>
        <w:t>"0000000000011110"</w:t>
      </w:r>
      <w:r w:rsidRPr="000B1559">
        <w:rPr>
          <w:rFonts w:ascii="Consolas" w:hAnsi="Consolas" w:cs="Times New Roman"/>
          <w:sz w:val="21"/>
          <w:szCs w:val="21"/>
        </w:rPr>
        <w:t>;</w:t>
      </w:r>
    </w:p>
    <w:p w14:paraId="4E87DDE6"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signal</w:t>
      </w:r>
      <w:r w:rsidRPr="000B1559">
        <w:rPr>
          <w:rFonts w:ascii="Consolas" w:hAnsi="Consolas" w:cs="Times New Roman"/>
          <w:sz w:val="21"/>
          <w:szCs w:val="21"/>
        </w:rPr>
        <w:t xml:space="preserve"> </w:t>
      </w:r>
      <w:proofErr w:type="gramStart"/>
      <w:r w:rsidRPr="000B1559">
        <w:rPr>
          <w:rFonts w:ascii="Consolas" w:hAnsi="Consolas" w:cs="Times New Roman"/>
          <w:sz w:val="21"/>
          <w:szCs w:val="21"/>
        </w:rPr>
        <w:t>SignExtendSig :</w:t>
      </w:r>
      <w:proofErr w:type="gramEnd"/>
      <w:r w:rsidRPr="000B1559">
        <w:rPr>
          <w:rFonts w:ascii="Consolas" w:hAnsi="Consolas" w:cs="Times New Roman"/>
          <w:sz w:val="21"/>
          <w:szCs w:val="21"/>
        </w:rPr>
        <w:t xml:space="preserve"> std_logic_vector (</w:t>
      </w:r>
      <w:r w:rsidRPr="000B1559">
        <w:rPr>
          <w:rFonts w:ascii="Consolas" w:hAnsi="Consolas" w:cs="Times New Roman"/>
          <w:color w:val="098658"/>
          <w:sz w:val="21"/>
          <w:szCs w:val="21"/>
        </w:rPr>
        <w:t>15</w:t>
      </w:r>
      <w:r w:rsidRPr="000B1559">
        <w:rPr>
          <w:rFonts w:ascii="Consolas" w:hAnsi="Consolas" w:cs="Times New Roman"/>
          <w:sz w:val="21"/>
          <w:szCs w:val="21"/>
        </w:rPr>
        <w:t xml:space="preserve"> </w:t>
      </w:r>
      <w:r w:rsidRPr="000B1559">
        <w:rPr>
          <w:rFonts w:ascii="Consolas" w:hAnsi="Consolas" w:cs="Times New Roman"/>
          <w:color w:val="0000FF"/>
          <w:sz w:val="21"/>
          <w:szCs w:val="21"/>
        </w:rPr>
        <w:t>downto</w:t>
      </w:r>
      <w:r w:rsidRPr="000B1559">
        <w:rPr>
          <w:rFonts w:ascii="Consolas" w:hAnsi="Consolas" w:cs="Times New Roman"/>
          <w:sz w:val="21"/>
          <w:szCs w:val="21"/>
        </w:rPr>
        <w:t xml:space="preserve"> </w:t>
      </w:r>
      <w:r w:rsidRPr="000B1559">
        <w:rPr>
          <w:rFonts w:ascii="Consolas" w:hAnsi="Consolas" w:cs="Times New Roman"/>
          <w:color w:val="098658"/>
          <w:sz w:val="21"/>
          <w:szCs w:val="21"/>
        </w:rPr>
        <w:t>0</w:t>
      </w:r>
      <w:r w:rsidRPr="000B1559">
        <w:rPr>
          <w:rFonts w:ascii="Consolas" w:hAnsi="Consolas" w:cs="Times New Roman"/>
          <w:sz w:val="21"/>
          <w:szCs w:val="21"/>
        </w:rPr>
        <w:t xml:space="preserve">) := </w:t>
      </w:r>
      <w:r w:rsidRPr="000B1559">
        <w:rPr>
          <w:rFonts w:ascii="Consolas" w:hAnsi="Consolas" w:cs="Times New Roman"/>
          <w:color w:val="098658"/>
          <w:sz w:val="21"/>
          <w:szCs w:val="21"/>
        </w:rPr>
        <w:t>"0000000000111100"</w:t>
      </w:r>
      <w:r w:rsidRPr="000B1559">
        <w:rPr>
          <w:rFonts w:ascii="Consolas" w:hAnsi="Consolas" w:cs="Times New Roman"/>
          <w:sz w:val="21"/>
          <w:szCs w:val="21"/>
        </w:rPr>
        <w:t>;</w:t>
      </w:r>
    </w:p>
    <w:p w14:paraId="4D589E97"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signal</w:t>
      </w:r>
      <w:r w:rsidRPr="000B1559">
        <w:rPr>
          <w:rFonts w:ascii="Consolas" w:hAnsi="Consolas" w:cs="Times New Roman"/>
          <w:sz w:val="21"/>
          <w:szCs w:val="21"/>
        </w:rPr>
        <w:t xml:space="preserve"> </w:t>
      </w:r>
      <w:proofErr w:type="gramStart"/>
      <w:r w:rsidRPr="000B1559">
        <w:rPr>
          <w:rFonts w:ascii="Consolas" w:hAnsi="Consolas" w:cs="Times New Roman"/>
          <w:sz w:val="21"/>
          <w:szCs w:val="21"/>
        </w:rPr>
        <w:t>ALUSrcSig :</w:t>
      </w:r>
      <w:proofErr w:type="gramEnd"/>
      <w:r w:rsidRPr="000B1559">
        <w:rPr>
          <w:rFonts w:ascii="Consolas" w:hAnsi="Consolas" w:cs="Times New Roman"/>
          <w:sz w:val="21"/>
          <w:szCs w:val="21"/>
        </w:rPr>
        <w:t xml:space="preserve"> std_logic := </w:t>
      </w:r>
      <w:r w:rsidRPr="000B1559">
        <w:rPr>
          <w:rFonts w:ascii="Consolas" w:hAnsi="Consolas" w:cs="Times New Roman"/>
          <w:color w:val="098658"/>
          <w:sz w:val="21"/>
          <w:szCs w:val="21"/>
        </w:rPr>
        <w:t>'0'</w:t>
      </w:r>
      <w:r w:rsidRPr="000B1559">
        <w:rPr>
          <w:rFonts w:ascii="Consolas" w:hAnsi="Consolas" w:cs="Times New Roman"/>
          <w:sz w:val="21"/>
          <w:szCs w:val="21"/>
        </w:rPr>
        <w:t>;</w:t>
      </w:r>
    </w:p>
    <w:p w14:paraId="5BC8DF1F"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signal</w:t>
      </w:r>
      <w:r w:rsidRPr="000B1559">
        <w:rPr>
          <w:rFonts w:ascii="Consolas" w:hAnsi="Consolas" w:cs="Times New Roman"/>
          <w:sz w:val="21"/>
          <w:szCs w:val="21"/>
        </w:rPr>
        <w:t xml:space="preserve"> </w:t>
      </w:r>
      <w:proofErr w:type="gramStart"/>
      <w:r w:rsidRPr="000B1559">
        <w:rPr>
          <w:rFonts w:ascii="Consolas" w:hAnsi="Consolas" w:cs="Times New Roman"/>
          <w:sz w:val="21"/>
          <w:szCs w:val="21"/>
        </w:rPr>
        <w:t>ALUMuxOutSig :</w:t>
      </w:r>
      <w:proofErr w:type="gramEnd"/>
      <w:r w:rsidRPr="000B1559">
        <w:rPr>
          <w:rFonts w:ascii="Consolas" w:hAnsi="Consolas" w:cs="Times New Roman"/>
          <w:sz w:val="21"/>
          <w:szCs w:val="21"/>
        </w:rPr>
        <w:t xml:space="preserve"> std_logic_vector (</w:t>
      </w:r>
      <w:r w:rsidRPr="000B1559">
        <w:rPr>
          <w:rFonts w:ascii="Consolas" w:hAnsi="Consolas" w:cs="Times New Roman"/>
          <w:color w:val="098658"/>
          <w:sz w:val="21"/>
          <w:szCs w:val="21"/>
        </w:rPr>
        <w:t>15</w:t>
      </w:r>
      <w:r w:rsidRPr="000B1559">
        <w:rPr>
          <w:rFonts w:ascii="Consolas" w:hAnsi="Consolas" w:cs="Times New Roman"/>
          <w:sz w:val="21"/>
          <w:szCs w:val="21"/>
        </w:rPr>
        <w:t xml:space="preserve"> </w:t>
      </w:r>
      <w:r w:rsidRPr="000B1559">
        <w:rPr>
          <w:rFonts w:ascii="Consolas" w:hAnsi="Consolas" w:cs="Times New Roman"/>
          <w:color w:val="0000FF"/>
          <w:sz w:val="21"/>
          <w:szCs w:val="21"/>
        </w:rPr>
        <w:t>downto</w:t>
      </w:r>
      <w:r w:rsidRPr="000B1559">
        <w:rPr>
          <w:rFonts w:ascii="Consolas" w:hAnsi="Consolas" w:cs="Times New Roman"/>
          <w:sz w:val="21"/>
          <w:szCs w:val="21"/>
        </w:rPr>
        <w:t xml:space="preserve"> </w:t>
      </w:r>
      <w:r w:rsidRPr="000B1559">
        <w:rPr>
          <w:rFonts w:ascii="Consolas" w:hAnsi="Consolas" w:cs="Times New Roman"/>
          <w:color w:val="098658"/>
          <w:sz w:val="21"/>
          <w:szCs w:val="21"/>
        </w:rPr>
        <w:t>0</w:t>
      </w:r>
      <w:r w:rsidRPr="000B1559">
        <w:rPr>
          <w:rFonts w:ascii="Consolas" w:hAnsi="Consolas" w:cs="Times New Roman"/>
          <w:sz w:val="21"/>
          <w:szCs w:val="21"/>
        </w:rPr>
        <w:t xml:space="preserve">) := </w:t>
      </w:r>
      <w:r w:rsidRPr="000B1559">
        <w:rPr>
          <w:rFonts w:ascii="Consolas" w:hAnsi="Consolas" w:cs="Times New Roman"/>
          <w:color w:val="098658"/>
          <w:sz w:val="21"/>
          <w:szCs w:val="21"/>
        </w:rPr>
        <w:t>"0000000000111100"</w:t>
      </w:r>
      <w:r w:rsidRPr="000B1559">
        <w:rPr>
          <w:rFonts w:ascii="Consolas" w:hAnsi="Consolas" w:cs="Times New Roman"/>
          <w:sz w:val="21"/>
          <w:szCs w:val="21"/>
        </w:rPr>
        <w:t>;</w:t>
      </w:r>
    </w:p>
    <w:p w14:paraId="4424810D"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p>
    <w:p w14:paraId="4777B2ED"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begin</w:t>
      </w:r>
    </w:p>
    <w:p w14:paraId="56181AD1"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proofErr w:type="gramStart"/>
      <w:r w:rsidRPr="000B1559">
        <w:rPr>
          <w:rFonts w:ascii="Consolas" w:hAnsi="Consolas" w:cs="Times New Roman"/>
          <w:sz w:val="21"/>
          <w:szCs w:val="21"/>
        </w:rPr>
        <w:t>DUT :</w:t>
      </w:r>
      <w:proofErr w:type="gramEnd"/>
      <w:r w:rsidRPr="000B1559">
        <w:rPr>
          <w:rFonts w:ascii="Consolas" w:hAnsi="Consolas" w:cs="Times New Roman"/>
          <w:sz w:val="21"/>
          <w:szCs w:val="21"/>
        </w:rPr>
        <w:t xml:space="preserve"> </w:t>
      </w:r>
      <w:r w:rsidRPr="000B1559">
        <w:rPr>
          <w:rFonts w:ascii="Consolas" w:hAnsi="Consolas" w:cs="Times New Roman"/>
          <w:color w:val="0000FF"/>
          <w:sz w:val="21"/>
          <w:szCs w:val="21"/>
        </w:rPr>
        <w:t>entity</w:t>
      </w:r>
      <w:r w:rsidRPr="000B1559">
        <w:rPr>
          <w:rFonts w:ascii="Consolas" w:hAnsi="Consolas" w:cs="Times New Roman"/>
          <w:sz w:val="21"/>
          <w:szCs w:val="21"/>
        </w:rPr>
        <w:t xml:space="preserve"> </w:t>
      </w:r>
      <w:r w:rsidRPr="000B1559">
        <w:rPr>
          <w:rFonts w:ascii="Consolas" w:hAnsi="Consolas" w:cs="Times New Roman"/>
          <w:color w:val="800000"/>
          <w:sz w:val="21"/>
          <w:szCs w:val="21"/>
        </w:rPr>
        <w:t>work</w:t>
      </w:r>
      <w:r w:rsidRPr="000B1559">
        <w:rPr>
          <w:rFonts w:ascii="Consolas" w:hAnsi="Consolas" w:cs="Times New Roman"/>
          <w:sz w:val="21"/>
          <w:szCs w:val="21"/>
        </w:rPr>
        <w:t>.</w:t>
      </w:r>
      <w:r w:rsidRPr="000B1559">
        <w:rPr>
          <w:rFonts w:ascii="Consolas" w:hAnsi="Consolas" w:cs="Times New Roman"/>
          <w:color w:val="800000"/>
          <w:sz w:val="21"/>
          <w:szCs w:val="21"/>
        </w:rPr>
        <w:t>ALUMux</w:t>
      </w:r>
      <w:r w:rsidRPr="000B1559">
        <w:rPr>
          <w:rFonts w:ascii="Consolas" w:hAnsi="Consolas" w:cs="Times New Roman"/>
          <w:sz w:val="21"/>
          <w:szCs w:val="21"/>
        </w:rPr>
        <w:t>(</w:t>
      </w:r>
      <w:r w:rsidRPr="000B1559">
        <w:rPr>
          <w:rFonts w:ascii="Consolas" w:hAnsi="Consolas" w:cs="Times New Roman"/>
          <w:color w:val="800000"/>
          <w:sz w:val="21"/>
          <w:szCs w:val="21"/>
        </w:rPr>
        <w:t>behavioral</w:t>
      </w:r>
      <w:r w:rsidRPr="000B1559">
        <w:rPr>
          <w:rFonts w:ascii="Consolas" w:hAnsi="Consolas" w:cs="Times New Roman"/>
          <w:sz w:val="21"/>
          <w:szCs w:val="21"/>
        </w:rPr>
        <w:t xml:space="preserve">) </w:t>
      </w:r>
      <w:r w:rsidRPr="000B1559">
        <w:rPr>
          <w:rFonts w:ascii="Consolas" w:hAnsi="Consolas" w:cs="Times New Roman"/>
          <w:color w:val="0000FF"/>
          <w:sz w:val="21"/>
          <w:szCs w:val="21"/>
        </w:rPr>
        <w:t>port</w:t>
      </w:r>
      <w:r w:rsidRPr="000B1559">
        <w:rPr>
          <w:rFonts w:ascii="Consolas" w:hAnsi="Consolas" w:cs="Times New Roman"/>
          <w:sz w:val="21"/>
          <w:szCs w:val="21"/>
        </w:rPr>
        <w:t xml:space="preserve"> </w:t>
      </w:r>
      <w:r w:rsidRPr="000B1559">
        <w:rPr>
          <w:rFonts w:ascii="Consolas" w:hAnsi="Consolas" w:cs="Times New Roman"/>
          <w:color w:val="0000FF"/>
          <w:sz w:val="21"/>
          <w:szCs w:val="21"/>
        </w:rPr>
        <w:t>map</w:t>
      </w:r>
      <w:r w:rsidRPr="000B1559">
        <w:rPr>
          <w:rFonts w:ascii="Consolas" w:hAnsi="Consolas" w:cs="Times New Roman"/>
          <w:sz w:val="21"/>
          <w:szCs w:val="21"/>
        </w:rPr>
        <w:t xml:space="preserve"> (</w:t>
      </w:r>
    </w:p>
    <w:p w14:paraId="75C9B344"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ReadData</w:t>
      </w:r>
      <w:proofErr w:type="gramStart"/>
      <w:r w:rsidRPr="000B1559">
        <w:rPr>
          <w:rFonts w:ascii="Consolas" w:hAnsi="Consolas" w:cs="Times New Roman"/>
          <w:sz w:val="21"/>
          <w:szCs w:val="21"/>
        </w:rPr>
        <w:t>2  =</w:t>
      </w:r>
      <w:proofErr w:type="gramEnd"/>
      <w:r w:rsidRPr="000B1559">
        <w:rPr>
          <w:rFonts w:ascii="Consolas" w:hAnsi="Consolas" w:cs="Times New Roman"/>
          <w:sz w:val="21"/>
          <w:szCs w:val="21"/>
        </w:rPr>
        <w:t xml:space="preserve">&gt; ReadData2Sig, </w:t>
      </w:r>
    </w:p>
    <w:p w14:paraId="55EF34C2"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SignExtend =&gt; SignExtendSig,</w:t>
      </w:r>
    </w:p>
    <w:p w14:paraId="54C7D675"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ALUSrc     =&gt; ALUSrcSig,</w:t>
      </w:r>
    </w:p>
    <w:p w14:paraId="117B3A7F"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w:t>
      </w:r>
      <w:proofErr w:type="gramStart"/>
      <w:r w:rsidRPr="000B1559">
        <w:rPr>
          <w:rFonts w:ascii="Consolas" w:hAnsi="Consolas" w:cs="Times New Roman"/>
          <w:sz w:val="21"/>
          <w:szCs w:val="21"/>
        </w:rPr>
        <w:t>ALUMuxOut  =</w:t>
      </w:r>
      <w:proofErr w:type="gramEnd"/>
      <w:r w:rsidRPr="000B1559">
        <w:rPr>
          <w:rFonts w:ascii="Consolas" w:hAnsi="Consolas" w:cs="Times New Roman"/>
          <w:sz w:val="21"/>
          <w:szCs w:val="21"/>
        </w:rPr>
        <w:t>&gt; ALUMuxOutSig);</w:t>
      </w:r>
    </w:p>
    <w:p w14:paraId="3F7FD482" w14:textId="77777777" w:rsidR="000B1559" w:rsidRPr="000B1559" w:rsidRDefault="000B1559" w:rsidP="000B1559">
      <w:pPr>
        <w:shd w:val="clear" w:color="auto" w:fill="FFFFFF"/>
        <w:spacing w:after="240" w:line="285" w:lineRule="atLeast"/>
        <w:rPr>
          <w:rFonts w:ascii="Consolas" w:hAnsi="Consolas" w:cs="Times New Roman"/>
          <w:sz w:val="21"/>
          <w:szCs w:val="21"/>
        </w:rPr>
      </w:pPr>
    </w:p>
    <w:p w14:paraId="260845D0"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proofErr w:type="gramStart"/>
      <w:r w:rsidRPr="000B1559">
        <w:rPr>
          <w:rFonts w:ascii="Consolas" w:hAnsi="Consolas" w:cs="Times New Roman"/>
          <w:sz w:val="21"/>
          <w:szCs w:val="21"/>
        </w:rPr>
        <w:t>clock :</w:t>
      </w:r>
      <w:proofErr w:type="gramEnd"/>
      <w:r w:rsidRPr="000B1559">
        <w:rPr>
          <w:rFonts w:ascii="Consolas" w:hAnsi="Consolas" w:cs="Times New Roman"/>
          <w:sz w:val="21"/>
          <w:szCs w:val="21"/>
        </w:rPr>
        <w:t xml:space="preserve"> </w:t>
      </w:r>
      <w:r w:rsidRPr="000B1559">
        <w:rPr>
          <w:rFonts w:ascii="Consolas" w:hAnsi="Consolas" w:cs="Times New Roman"/>
          <w:color w:val="0000FF"/>
          <w:sz w:val="21"/>
          <w:szCs w:val="21"/>
        </w:rPr>
        <w:t>process</w:t>
      </w:r>
    </w:p>
    <w:p w14:paraId="266AF416"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begin</w:t>
      </w:r>
    </w:p>
    <w:p w14:paraId="7022BA52"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for</w:t>
      </w:r>
      <w:r w:rsidRPr="000B1559">
        <w:rPr>
          <w:rFonts w:ascii="Consolas" w:hAnsi="Consolas" w:cs="Times New Roman"/>
          <w:sz w:val="21"/>
          <w:szCs w:val="21"/>
        </w:rPr>
        <w:t xml:space="preserve"> i </w:t>
      </w:r>
      <w:r w:rsidRPr="000B1559">
        <w:rPr>
          <w:rFonts w:ascii="Consolas" w:hAnsi="Consolas" w:cs="Times New Roman"/>
          <w:color w:val="0000FF"/>
          <w:sz w:val="21"/>
          <w:szCs w:val="21"/>
        </w:rPr>
        <w:t>in</w:t>
      </w:r>
      <w:r w:rsidRPr="000B1559">
        <w:rPr>
          <w:rFonts w:ascii="Consolas" w:hAnsi="Consolas" w:cs="Times New Roman"/>
          <w:sz w:val="21"/>
          <w:szCs w:val="21"/>
        </w:rPr>
        <w:t xml:space="preserve"> </w:t>
      </w:r>
      <w:r w:rsidRPr="000B1559">
        <w:rPr>
          <w:rFonts w:ascii="Consolas" w:hAnsi="Consolas" w:cs="Times New Roman"/>
          <w:color w:val="098658"/>
          <w:sz w:val="21"/>
          <w:szCs w:val="21"/>
        </w:rPr>
        <w:t>0</w:t>
      </w:r>
      <w:r w:rsidRPr="000B1559">
        <w:rPr>
          <w:rFonts w:ascii="Consolas" w:hAnsi="Consolas" w:cs="Times New Roman"/>
          <w:sz w:val="21"/>
          <w:szCs w:val="21"/>
        </w:rPr>
        <w:t xml:space="preserve"> </w:t>
      </w:r>
      <w:r w:rsidRPr="000B1559">
        <w:rPr>
          <w:rFonts w:ascii="Consolas" w:hAnsi="Consolas" w:cs="Times New Roman"/>
          <w:color w:val="0000FF"/>
          <w:sz w:val="21"/>
          <w:szCs w:val="21"/>
        </w:rPr>
        <w:t>to</w:t>
      </w:r>
      <w:r w:rsidRPr="000B1559">
        <w:rPr>
          <w:rFonts w:ascii="Consolas" w:hAnsi="Consolas" w:cs="Times New Roman"/>
          <w:sz w:val="21"/>
          <w:szCs w:val="21"/>
        </w:rPr>
        <w:t xml:space="preserve"> </w:t>
      </w:r>
      <w:r w:rsidRPr="000B1559">
        <w:rPr>
          <w:rFonts w:ascii="Consolas" w:hAnsi="Consolas" w:cs="Times New Roman"/>
          <w:color w:val="098658"/>
          <w:sz w:val="21"/>
          <w:szCs w:val="21"/>
        </w:rPr>
        <w:t>2</w:t>
      </w:r>
      <w:r w:rsidRPr="000B1559">
        <w:rPr>
          <w:rFonts w:ascii="Consolas" w:hAnsi="Consolas" w:cs="Times New Roman"/>
          <w:sz w:val="21"/>
          <w:szCs w:val="21"/>
        </w:rPr>
        <w:t xml:space="preserve"> * (NUM_VALS) </w:t>
      </w:r>
      <w:r w:rsidRPr="000B1559">
        <w:rPr>
          <w:rFonts w:ascii="Consolas" w:hAnsi="Consolas" w:cs="Times New Roman"/>
          <w:color w:val="0000FF"/>
          <w:sz w:val="21"/>
          <w:szCs w:val="21"/>
        </w:rPr>
        <w:t>loop</w:t>
      </w:r>
    </w:p>
    <w:p w14:paraId="7F52BCD1"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clk_sig &lt;= </w:t>
      </w:r>
      <w:r w:rsidRPr="000B1559">
        <w:rPr>
          <w:rFonts w:ascii="Consolas" w:hAnsi="Consolas" w:cs="Times New Roman"/>
          <w:color w:val="0000FF"/>
          <w:sz w:val="21"/>
          <w:szCs w:val="21"/>
        </w:rPr>
        <w:t>NOT</w:t>
      </w:r>
      <w:r w:rsidRPr="000B1559">
        <w:rPr>
          <w:rFonts w:ascii="Consolas" w:hAnsi="Consolas" w:cs="Times New Roman"/>
          <w:sz w:val="21"/>
          <w:szCs w:val="21"/>
        </w:rPr>
        <w:t xml:space="preserve"> clk_sig;</w:t>
      </w:r>
    </w:p>
    <w:p w14:paraId="2422A6D2"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wait</w:t>
      </w:r>
      <w:r w:rsidRPr="000B1559">
        <w:rPr>
          <w:rFonts w:ascii="Consolas" w:hAnsi="Consolas" w:cs="Times New Roman"/>
          <w:sz w:val="21"/>
          <w:szCs w:val="21"/>
        </w:rPr>
        <w:t xml:space="preserve"> </w:t>
      </w:r>
      <w:r w:rsidRPr="000B1559">
        <w:rPr>
          <w:rFonts w:ascii="Consolas" w:hAnsi="Consolas" w:cs="Times New Roman"/>
          <w:color w:val="0000FF"/>
          <w:sz w:val="21"/>
          <w:szCs w:val="21"/>
        </w:rPr>
        <w:t>for</w:t>
      </w:r>
      <w:r w:rsidRPr="000B1559">
        <w:rPr>
          <w:rFonts w:ascii="Consolas" w:hAnsi="Consolas" w:cs="Times New Roman"/>
          <w:sz w:val="21"/>
          <w:szCs w:val="21"/>
        </w:rPr>
        <w:t xml:space="preserve"> TIME_DELAY/</w:t>
      </w:r>
      <w:r w:rsidRPr="000B1559">
        <w:rPr>
          <w:rFonts w:ascii="Consolas" w:hAnsi="Consolas" w:cs="Times New Roman"/>
          <w:color w:val="098658"/>
          <w:sz w:val="21"/>
          <w:szCs w:val="21"/>
        </w:rPr>
        <w:t>2</w:t>
      </w:r>
      <w:r w:rsidRPr="000B1559">
        <w:rPr>
          <w:rFonts w:ascii="Consolas" w:hAnsi="Consolas" w:cs="Times New Roman"/>
          <w:sz w:val="21"/>
          <w:szCs w:val="21"/>
        </w:rPr>
        <w:t>;</w:t>
      </w:r>
    </w:p>
    <w:p w14:paraId="60669ABB"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end</w:t>
      </w:r>
      <w:r w:rsidRPr="000B1559">
        <w:rPr>
          <w:rFonts w:ascii="Consolas" w:hAnsi="Consolas" w:cs="Times New Roman"/>
          <w:sz w:val="21"/>
          <w:szCs w:val="21"/>
        </w:rPr>
        <w:t xml:space="preserve"> </w:t>
      </w:r>
      <w:r w:rsidRPr="000B1559">
        <w:rPr>
          <w:rFonts w:ascii="Consolas" w:hAnsi="Consolas" w:cs="Times New Roman"/>
          <w:color w:val="0000FF"/>
          <w:sz w:val="21"/>
          <w:szCs w:val="21"/>
        </w:rPr>
        <w:t>loop</w:t>
      </w:r>
      <w:r w:rsidRPr="000B1559">
        <w:rPr>
          <w:rFonts w:ascii="Consolas" w:hAnsi="Consolas" w:cs="Times New Roman"/>
          <w:sz w:val="21"/>
          <w:szCs w:val="21"/>
        </w:rPr>
        <w:t>;</w:t>
      </w:r>
    </w:p>
    <w:p w14:paraId="5B4AECF8"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wait</w:t>
      </w:r>
      <w:r w:rsidRPr="000B1559">
        <w:rPr>
          <w:rFonts w:ascii="Consolas" w:hAnsi="Consolas" w:cs="Times New Roman"/>
          <w:sz w:val="21"/>
          <w:szCs w:val="21"/>
        </w:rPr>
        <w:t>;</w:t>
      </w:r>
    </w:p>
    <w:p w14:paraId="6471DBA8"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end</w:t>
      </w:r>
      <w:r w:rsidRPr="000B1559">
        <w:rPr>
          <w:rFonts w:ascii="Consolas" w:hAnsi="Consolas" w:cs="Times New Roman"/>
          <w:sz w:val="21"/>
          <w:szCs w:val="21"/>
        </w:rPr>
        <w:t xml:space="preserve"> </w:t>
      </w:r>
      <w:r w:rsidRPr="000B1559">
        <w:rPr>
          <w:rFonts w:ascii="Consolas" w:hAnsi="Consolas" w:cs="Times New Roman"/>
          <w:color w:val="0000FF"/>
          <w:sz w:val="21"/>
          <w:szCs w:val="21"/>
        </w:rPr>
        <w:t>process</w:t>
      </w:r>
      <w:r w:rsidRPr="000B1559">
        <w:rPr>
          <w:rFonts w:ascii="Consolas" w:hAnsi="Consolas" w:cs="Times New Roman"/>
          <w:sz w:val="21"/>
          <w:szCs w:val="21"/>
        </w:rPr>
        <w:t xml:space="preserve"> clock;</w:t>
      </w:r>
    </w:p>
    <w:p w14:paraId="7F0495A4"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lastRenderedPageBreak/>
        <w:t> </w:t>
      </w:r>
    </w:p>
    <w:p w14:paraId="6DEDBE12"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w:t>
      </w:r>
      <w:proofErr w:type="gramStart"/>
      <w:r w:rsidRPr="000B1559">
        <w:rPr>
          <w:rFonts w:ascii="Consolas" w:hAnsi="Consolas" w:cs="Times New Roman"/>
          <w:sz w:val="21"/>
          <w:szCs w:val="21"/>
        </w:rPr>
        <w:t>stimulus :</w:t>
      </w:r>
      <w:proofErr w:type="gramEnd"/>
      <w:r w:rsidRPr="000B1559">
        <w:rPr>
          <w:rFonts w:ascii="Consolas" w:hAnsi="Consolas" w:cs="Times New Roman"/>
          <w:sz w:val="21"/>
          <w:szCs w:val="21"/>
        </w:rPr>
        <w:t xml:space="preserve"> </w:t>
      </w:r>
      <w:r w:rsidRPr="000B1559">
        <w:rPr>
          <w:rFonts w:ascii="Consolas" w:hAnsi="Consolas" w:cs="Times New Roman"/>
          <w:color w:val="0000FF"/>
          <w:sz w:val="21"/>
          <w:szCs w:val="21"/>
        </w:rPr>
        <w:t>process</w:t>
      </w:r>
    </w:p>
    <w:p w14:paraId="54A19E5E"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begin</w:t>
      </w:r>
    </w:p>
    <w:p w14:paraId="5745504B"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for</w:t>
      </w:r>
      <w:r w:rsidRPr="000B1559">
        <w:rPr>
          <w:rFonts w:ascii="Consolas" w:hAnsi="Consolas" w:cs="Times New Roman"/>
          <w:sz w:val="21"/>
          <w:szCs w:val="21"/>
        </w:rPr>
        <w:t xml:space="preserve"> i </w:t>
      </w:r>
      <w:r w:rsidRPr="000B1559">
        <w:rPr>
          <w:rFonts w:ascii="Consolas" w:hAnsi="Consolas" w:cs="Times New Roman"/>
          <w:color w:val="0000FF"/>
          <w:sz w:val="21"/>
          <w:szCs w:val="21"/>
        </w:rPr>
        <w:t>in</w:t>
      </w:r>
      <w:r w:rsidRPr="000B1559">
        <w:rPr>
          <w:rFonts w:ascii="Consolas" w:hAnsi="Consolas" w:cs="Times New Roman"/>
          <w:sz w:val="21"/>
          <w:szCs w:val="21"/>
        </w:rPr>
        <w:t xml:space="preserve"> </w:t>
      </w:r>
      <w:r w:rsidRPr="000B1559">
        <w:rPr>
          <w:rFonts w:ascii="Consolas" w:hAnsi="Consolas" w:cs="Times New Roman"/>
          <w:color w:val="098658"/>
          <w:sz w:val="21"/>
          <w:szCs w:val="21"/>
        </w:rPr>
        <w:t>0</w:t>
      </w:r>
      <w:r w:rsidRPr="000B1559">
        <w:rPr>
          <w:rFonts w:ascii="Consolas" w:hAnsi="Consolas" w:cs="Times New Roman"/>
          <w:sz w:val="21"/>
          <w:szCs w:val="21"/>
        </w:rPr>
        <w:t xml:space="preserve"> </w:t>
      </w:r>
      <w:r w:rsidRPr="000B1559">
        <w:rPr>
          <w:rFonts w:ascii="Consolas" w:hAnsi="Consolas" w:cs="Times New Roman"/>
          <w:color w:val="0000FF"/>
          <w:sz w:val="21"/>
          <w:szCs w:val="21"/>
        </w:rPr>
        <w:t>to</w:t>
      </w:r>
      <w:r w:rsidRPr="000B1559">
        <w:rPr>
          <w:rFonts w:ascii="Consolas" w:hAnsi="Consolas" w:cs="Times New Roman"/>
          <w:sz w:val="21"/>
          <w:szCs w:val="21"/>
        </w:rPr>
        <w:t xml:space="preserve"> (NUM_VALS - </w:t>
      </w:r>
      <w:r w:rsidRPr="000B1559">
        <w:rPr>
          <w:rFonts w:ascii="Consolas" w:hAnsi="Consolas" w:cs="Times New Roman"/>
          <w:color w:val="098658"/>
          <w:sz w:val="21"/>
          <w:szCs w:val="21"/>
        </w:rPr>
        <w:t>1</w:t>
      </w:r>
      <w:r w:rsidRPr="000B1559">
        <w:rPr>
          <w:rFonts w:ascii="Consolas" w:hAnsi="Consolas" w:cs="Times New Roman"/>
          <w:sz w:val="21"/>
          <w:szCs w:val="21"/>
        </w:rPr>
        <w:t xml:space="preserve">) </w:t>
      </w:r>
      <w:r w:rsidRPr="000B1559">
        <w:rPr>
          <w:rFonts w:ascii="Consolas" w:hAnsi="Consolas" w:cs="Times New Roman"/>
          <w:color w:val="0000FF"/>
          <w:sz w:val="21"/>
          <w:szCs w:val="21"/>
        </w:rPr>
        <w:t>loop</w:t>
      </w:r>
    </w:p>
    <w:p w14:paraId="1926266A"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ReadData2Sig &lt;= ReadData2Sig;</w:t>
      </w:r>
    </w:p>
    <w:p w14:paraId="679C69D3"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SignExtendSig &lt;= SignExtendSig;</w:t>
      </w:r>
    </w:p>
    <w:p w14:paraId="7694C221"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proofErr w:type="gramStart"/>
      <w:r w:rsidRPr="000B1559">
        <w:rPr>
          <w:rFonts w:ascii="Consolas" w:hAnsi="Consolas" w:cs="Times New Roman"/>
          <w:sz w:val="21"/>
          <w:szCs w:val="21"/>
        </w:rPr>
        <w:t>ALUMuxOutSig  &lt;</w:t>
      </w:r>
      <w:proofErr w:type="gramEnd"/>
      <w:r w:rsidRPr="000B1559">
        <w:rPr>
          <w:rFonts w:ascii="Consolas" w:hAnsi="Consolas" w:cs="Times New Roman"/>
          <w:sz w:val="21"/>
          <w:szCs w:val="21"/>
        </w:rPr>
        <w:t>=  ALUMuxOutSig;</w:t>
      </w:r>
    </w:p>
    <w:p w14:paraId="43E85D34"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wait</w:t>
      </w:r>
      <w:r w:rsidRPr="000B1559">
        <w:rPr>
          <w:rFonts w:ascii="Consolas" w:hAnsi="Consolas" w:cs="Times New Roman"/>
          <w:sz w:val="21"/>
          <w:szCs w:val="21"/>
        </w:rPr>
        <w:t xml:space="preserve"> </w:t>
      </w:r>
      <w:r w:rsidRPr="000B1559">
        <w:rPr>
          <w:rFonts w:ascii="Consolas" w:hAnsi="Consolas" w:cs="Times New Roman"/>
          <w:color w:val="0000FF"/>
          <w:sz w:val="21"/>
          <w:szCs w:val="21"/>
        </w:rPr>
        <w:t>for</w:t>
      </w:r>
      <w:r w:rsidRPr="000B1559">
        <w:rPr>
          <w:rFonts w:ascii="Consolas" w:hAnsi="Consolas" w:cs="Times New Roman"/>
          <w:sz w:val="21"/>
          <w:szCs w:val="21"/>
        </w:rPr>
        <w:t xml:space="preserve"> TIME_DELAY;</w:t>
      </w:r>
    </w:p>
    <w:p w14:paraId="444C7F6A"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end</w:t>
      </w:r>
      <w:r w:rsidRPr="000B1559">
        <w:rPr>
          <w:rFonts w:ascii="Consolas" w:hAnsi="Consolas" w:cs="Times New Roman"/>
          <w:sz w:val="21"/>
          <w:szCs w:val="21"/>
        </w:rPr>
        <w:t xml:space="preserve"> </w:t>
      </w:r>
      <w:r w:rsidRPr="000B1559">
        <w:rPr>
          <w:rFonts w:ascii="Consolas" w:hAnsi="Consolas" w:cs="Times New Roman"/>
          <w:color w:val="0000FF"/>
          <w:sz w:val="21"/>
          <w:szCs w:val="21"/>
        </w:rPr>
        <w:t>loop</w:t>
      </w:r>
      <w:r w:rsidRPr="000B1559">
        <w:rPr>
          <w:rFonts w:ascii="Consolas" w:hAnsi="Consolas" w:cs="Times New Roman"/>
          <w:sz w:val="21"/>
          <w:szCs w:val="21"/>
        </w:rPr>
        <w:t>;</w:t>
      </w:r>
    </w:p>
    <w:p w14:paraId="45C0D216"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wait</w:t>
      </w:r>
      <w:r w:rsidRPr="000B1559">
        <w:rPr>
          <w:rFonts w:ascii="Consolas" w:hAnsi="Consolas" w:cs="Times New Roman"/>
          <w:sz w:val="21"/>
          <w:szCs w:val="21"/>
        </w:rPr>
        <w:t>;</w:t>
      </w:r>
    </w:p>
    <w:p w14:paraId="114861E6"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r w:rsidRPr="000B1559">
        <w:rPr>
          <w:rFonts w:ascii="Consolas" w:hAnsi="Consolas" w:cs="Times New Roman"/>
          <w:color w:val="0000FF"/>
          <w:sz w:val="21"/>
          <w:szCs w:val="21"/>
        </w:rPr>
        <w:t>end</w:t>
      </w:r>
      <w:r w:rsidRPr="000B1559">
        <w:rPr>
          <w:rFonts w:ascii="Consolas" w:hAnsi="Consolas" w:cs="Times New Roman"/>
          <w:sz w:val="21"/>
          <w:szCs w:val="21"/>
        </w:rPr>
        <w:t xml:space="preserve"> </w:t>
      </w:r>
      <w:r w:rsidRPr="000B1559">
        <w:rPr>
          <w:rFonts w:ascii="Consolas" w:hAnsi="Consolas" w:cs="Times New Roman"/>
          <w:color w:val="0000FF"/>
          <w:sz w:val="21"/>
          <w:szCs w:val="21"/>
        </w:rPr>
        <w:t>process</w:t>
      </w:r>
      <w:r w:rsidRPr="000B1559">
        <w:rPr>
          <w:rFonts w:ascii="Consolas" w:hAnsi="Consolas" w:cs="Times New Roman"/>
          <w:sz w:val="21"/>
          <w:szCs w:val="21"/>
        </w:rPr>
        <w:t xml:space="preserve"> stimulus;</w:t>
      </w:r>
    </w:p>
    <w:p w14:paraId="20E0681C"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xml:space="preserve">        </w:t>
      </w:r>
    </w:p>
    <w:p w14:paraId="5C06AC73"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sz w:val="21"/>
          <w:szCs w:val="21"/>
        </w:rPr>
        <w:t> </w:t>
      </w:r>
    </w:p>
    <w:p w14:paraId="07128D0D" w14:textId="77777777" w:rsidR="000B1559" w:rsidRPr="000B1559" w:rsidRDefault="000B1559" w:rsidP="000B1559">
      <w:pPr>
        <w:shd w:val="clear" w:color="auto" w:fill="FFFFFF"/>
        <w:spacing w:line="285" w:lineRule="atLeast"/>
        <w:rPr>
          <w:rFonts w:ascii="Consolas" w:hAnsi="Consolas" w:cs="Times New Roman"/>
          <w:sz w:val="21"/>
          <w:szCs w:val="21"/>
        </w:rPr>
      </w:pPr>
    </w:p>
    <w:p w14:paraId="6DB9D3F5" w14:textId="77777777" w:rsidR="000B1559" w:rsidRPr="000B1559" w:rsidRDefault="000B1559" w:rsidP="000B1559">
      <w:pPr>
        <w:shd w:val="clear" w:color="auto" w:fill="FFFFFF"/>
        <w:spacing w:line="285" w:lineRule="atLeast"/>
        <w:rPr>
          <w:rFonts w:ascii="Consolas" w:hAnsi="Consolas" w:cs="Times New Roman"/>
          <w:sz w:val="21"/>
          <w:szCs w:val="21"/>
        </w:rPr>
      </w:pPr>
      <w:r w:rsidRPr="000B1559">
        <w:rPr>
          <w:rFonts w:ascii="Consolas" w:hAnsi="Consolas" w:cs="Times New Roman"/>
          <w:color w:val="0000FF"/>
          <w:sz w:val="21"/>
          <w:szCs w:val="21"/>
        </w:rPr>
        <w:t>end</w:t>
      </w:r>
      <w:r w:rsidRPr="000B1559">
        <w:rPr>
          <w:rFonts w:ascii="Consolas" w:hAnsi="Consolas" w:cs="Times New Roman"/>
          <w:sz w:val="21"/>
          <w:szCs w:val="21"/>
        </w:rPr>
        <w:t xml:space="preserve"> behavior;</w:t>
      </w:r>
    </w:p>
    <w:p w14:paraId="0D054C9A" w14:textId="77777777" w:rsidR="000B1559" w:rsidRPr="000B1559" w:rsidRDefault="000B1559" w:rsidP="000B1559">
      <w:pPr>
        <w:shd w:val="clear" w:color="auto" w:fill="FFFFFF"/>
        <w:spacing w:line="285" w:lineRule="atLeast"/>
        <w:rPr>
          <w:rFonts w:ascii="Consolas" w:hAnsi="Consolas" w:cs="Times New Roman"/>
          <w:sz w:val="21"/>
          <w:szCs w:val="21"/>
        </w:rPr>
      </w:pPr>
    </w:p>
    <w:p w14:paraId="7D247509" w14:textId="77777777" w:rsidR="00274960" w:rsidRPr="00274960" w:rsidRDefault="00274960" w:rsidP="00AE0599"/>
    <w:p w14:paraId="6E8D3FB0" w14:textId="77777777" w:rsidR="00274960" w:rsidRDefault="00274960" w:rsidP="00724F28"/>
    <w:p w14:paraId="1A9C097C" w14:textId="6B5005F5" w:rsidR="00747699" w:rsidRDefault="00631DEE" w:rsidP="00724F28">
      <w:r>
        <w:rPr>
          <w:noProof/>
        </w:rPr>
        <w:drawing>
          <wp:inline distT="0" distB="0" distL="0" distR="0" wp14:anchorId="78017386" wp14:editId="1CAC5D5F">
            <wp:extent cx="5943600" cy="33693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14:paraId="69EE4CFC" w14:textId="760C558E" w:rsidR="00747699" w:rsidRDefault="00747699" w:rsidP="00724F28"/>
    <w:p w14:paraId="523B2C02" w14:textId="431439A5" w:rsidR="00747699" w:rsidRDefault="00747699" w:rsidP="00724F28"/>
    <w:p w14:paraId="79F43E83" w14:textId="2A0F240C" w:rsidR="00747699" w:rsidRDefault="00747699" w:rsidP="00724F28"/>
    <w:p w14:paraId="21E6AEF6" w14:textId="29D2DB9A" w:rsidR="00747699" w:rsidRDefault="00747699" w:rsidP="00724F28"/>
    <w:p w14:paraId="193F5A52" w14:textId="2E78B82F" w:rsidR="00747699" w:rsidRDefault="00747699" w:rsidP="00724F28"/>
    <w:p w14:paraId="683EA5FC" w14:textId="46729641" w:rsidR="00747699" w:rsidRDefault="00747699" w:rsidP="00724F28"/>
    <w:p w14:paraId="12B77B2E" w14:textId="5AE00A73" w:rsidR="00747699" w:rsidRDefault="00747699" w:rsidP="00724F28"/>
    <w:p w14:paraId="5FFDCD45" w14:textId="77777777" w:rsidR="00666038" w:rsidRDefault="00666038" w:rsidP="00724F28"/>
    <w:p w14:paraId="62543A06" w14:textId="299D3228" w:rsidR="00747699" w:rsidRDefault="00747699" w:rsidP="00724F28">
      <w:r>
        <w:lastRenderedPageBreak/>
        <w:t>BranchJumpAdderTestbench:</w:t>
      </w:r>
    </w:p>
    <w:p w14:paraId="0F2C8E2F"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color w:val="0000FF"/>
          <w:sz w:val="21"/>
          <w:szCs w:val="21"/>
        </w:rPr>
        <w:t>library</w:t>
      </w:r>
      <w:r w:rsidRPr="00A318D5">
        <w:rPr>
          <w:rFonts w:ascii="Consolas" w:hAnsi="Consolas" w:cs="Times New Roman"/>
          <w:sz w:val="21"/>
          <w:szCs w:val="21"/>
        </w:rPr>
        <w:t xml:space="preserve"> IEEE;</w:t>
      </w:r>
    </w:p>
    <w:p w14:paraId="3B575633"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color w:val="0000FF"/>
          <w:sz w:val="21"/>
          <w:szCs w:val="21"/>
        </w:rPr>
        <w:t>use</w:t>
      </w:r>
      <w:r w:rsidRPr="00A318D5">
        <w:rPr>
          <w:rFonts w:ascii="Consolas" w:hAnsi="Consolas" w:cs="Times New Roman"/>
          <w:sz w:val="21"/>
          <w:szCs w:val="21"/>
        </w:rPr>
        <w:t xml:space="preserve"> IEEE.std_logic_1164.</w:t>
      </w:r>
      <w:r w:rsidRPr="00A318D5">
        <w:rPr>
          <w:rFonts w:ascii="Consolas" w:hAnsi="Consolas" w:cs="Times New Roman"/>
          <w:color w:val="0000FF"/>
          <w:sz w:val="21"/>
          <w:szCs w:val="21"/>
        </w:rPr>
        <w:t>all</w:t>
      </w:r>
      <w:r w:rsidRPr="00A318D5">
        <w:rPr>
          <w:rFonts w:ascii="Consolas" w:hAnsi="Consolas" w:cs="Times New Roman"/>
          <w:sz w:val="21"/>
          <w:szCs w:val="21"/>
        </w:rPr>
        <w:t>;</w:t>
      </w:r>
    </w:p>
    <w:p w14:paraId="2092B40D"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color w:val="0000FF"/>
          <w:sz w:val="21"/>
          <w:szCs w:val="21"/>
        </w:rPr>
        <w:t>use</w:t>
      </w:r>
      <w:r w:rsidRPr="00A318D5">
        <w:rPr>
          <w:rFonts w:ascii="Consolas" w:hAnsi="Consolas" w:cs="Times New Roman"/>
          <w:sz w:val="21"/>
          <w:szCs w:val="21"/>
        </w:rPr>
        <w:t xml:space="preserve"> IEEE.numeric_std.</w:t>
      </w:r>
      <w:r w:rsidRPr="00A318D5">
        <w:rPr>
          <w:rFonts w:ascii="Consolas" w:hAnsi="Consolas" w:cs="Times New Roman"/>
          <w:color w:val="0000FF"/>
          <w:sz w:val="21"/>
          <w:szCs w:val="21"/>
        </w:rPr>
        <w:t>all</w:t>
      </w:r>
      <w:r w:rsidRPr="00A318D5">
        <w:rPr>
          <w:rFonts w:ascii="Consolas" w:hAnsi="Consolas" w:cs="Times New Roman"/>
          <w:sz w:val="21"/>
          <w:szCs w:val="21"/>
        </w:rPr>
        <w:t>;</w:t>
      </w:r>
    </w:p>
    <w:p w14:paraId="3712222D" w14:textId="77777777" w:rsidR="00A318D5" w:rsidRPr="00A318D5" w:rsidRDefault="00A318D5" w:rsidP="00A318D5">
      <w:pPr>
        <w:shd w:val="clear" w:color="auto" w:fill="FFFFFF"/>
        <w:spacing w:line="285" w:lineRule="atLeast"/>
        <w:rPr>
          <w:rFonts w:ascii="Consolas" w:hAnsi="Consolas" w:cs="Times New Roman"/>
          <w:sz w:val="21"/>
          <w:szCs w:val="21"/>
        </w:rPr>
      </w:pPr>
    </w:p>
    <w:p w14:paraId="4DB5EED0"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color w:val="0000FF"/>
          <w:sz w:val="21"/>
          <w:szCs w:val="21"/>
        </w:rPr>
        <w:t>entity</w:t>
      </w:r>
      <w:r w:rsidRPr="00A318D5">
        <w:rPr>
          <w:rFonts w:ascii="Consolas" w:hAnsi="Consolas" w:cs="Times New Roman"/>
          <w:sz w:val="21"/>
          <w:szCs w:val="21"/>
        </w:rPr>
        <w:t xml:space="preserve"> BranchJumpAdderTestbench </w:t>
      </w:r>
      <w:r w:rsidRPr="00A318D5">
        <w:rPr>
          <w:rFonts w:ascii="Consolas" w:hAnsi="Consolas" w:cs="Times New Roman"/>
          <w:color w:val="0000FF"/>
          <w:sz w:val="21"/>
          <w:szCs w:val="21"/>
        </w:rPr>
        <w:t>is</w:t>
      </w:r>
    </w:p>
    <w:p w14:paraId="579792EE"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color w:val="0000FF"/>
          <w:sz w:val="21"/>
          <w:szCs w:val="21"/>
        </w:rPr>
        <w:t>end</w:t>
      </w:r>
      <w:r w:rsidRPr="00A318D5">
        <w:rPr>
          <w:rFonts w:ascii="Consolas" w:hAnsi="Consolas" w:cs="Times New Roman"/>
          <w:sz w:val="21"/>
          <w:szCs w:val="21"/>
        </w:rPr>
        <w:t xml:space="preserve"> BranchJumpAdderTestbench;</w:t>
      </w:r>
    </w:p>
    <w:p w14:paraId="6CEC877B" w14:textId="77777777" w:rsidR="00A318D5" w:rsidRPr="00A318D5" w:rsidRDefault="00A318D5" w:rsidP="00A318D5">
      <w:pPr>
        <w:shd w:val="clear" w:color="auto" w:fill="FFFFFF"/>
        <w:spacing w:line="285" w:lineRule="atLeast"/>
        <w:rPr>
          <w:rFonts w:ascii="Consolas" w:hAnsi="Consolas" w:cs="Times New Roman"/>
          <w:sz w:val="21"/>
          <w:szCs w:val="21"/>
        </w:rPr>
      </w:pPr>
    </w:p>
    <w:p w14:paraId="49165D6A"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color w:val="0000FF"/>
          <w:sz w:val="21"/>
          <w:szCs w:val="21"/>
        </w:rPr>
        <w:t>architecture</w:t>
      </w:r>
      <w:r w:rsidRPr="00A318D5">
        <w:rPr>
          <w:rFonts w:ascii="Consolas" w:hAnsi="Consolas" w:cs="Times New Roman"/>
          <w:sz w:val="21"/>
          <w:szCs w:val="21"/>
        </w:rPr>
        <w:t xml:space="preserve"> behavior </w:t>
      </w:r>
      <w:r w:rsidRPr="00A318D5">
        <w:rPr>
          <w:rFonts w:ascii="Consolas" w:hAnsi="Consolas" w:cs="Times New Roman"/>
          <w:color w:val="0000FF"/>
          <w:sz w:val="21"/>
          <w:szCs w:val="21"/>
        </w:rPr>
        <w:t>of</w:t>
      </w:r>
      <w:r w:rsidRPr="00A318D5">
        <w:rPr>
          <w:rFonts w:ascii="Consolas" w:hAnsi="Consolas" w:cs="Times New Roman"/>
          <w:sz w:val="21"/>
          <w:szCs w:val="21"/>
        </w:rPr>
        <w:t xml:space="preserve"> BranchJumpAdderTestbench </w:t>
      </w:r>
      <w:r w:rsidRPr="00A318D5">
        <w:rPr>
          <w:rFonts w:ascii="Consolas" w:hAnsi="Consolas" w:cs="Times New Roman"/>
          <w:color w:val="0000FF"/>
          <w:sz w:val="21"/>
          <w:szCs w:val="21"/>
        </w:rPr>
        <w:t>is</w:t>
      </w:r>
    </w:p>
    <w:p w14:paraId="7A0A7C5A"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r w:rsidRPr="00A318D5">
        <w:rPr>
          <w:rFonts w:ascii="Consolas" w:hAnsi="Consolas" w:cs="Times New Roman"/>
          <w:color w:val="0000FF"/>
          <w:sz w:val="21"/>
          <w:szCs w:val="21"/>
        </w:rPr>
        <w:t>constant</w:t>
      </w:r>
      <w:r w:rsidRPr="00A318D5">
        <w:rPr>
          <w:rFonts w:ascii="Consolas" w:hAnsi="Consolas" w:cs="Times New Roman"/>
          <w:sz w:val="21"/>
          <w:szCs w:val="21"/>
        </w:rPr>
        <w:t xml:space="preserve"> TIME_</w:t>
      </w:r>
      <w:proofErr w:type="gramStart"/>
      <w:r w:rsidRPr="00A318D5">
        <w:rPr>
          <w:rFonts w:ascii="Consolas" w:hAnsi="Consolas" w:cs="Times New Roman"/>
          <w:sz w:val="21"/>
          <w:szCs w:val="21"/>
        </w:rPr>
        <w:t>DELAY :</w:t>
      </w:r>
      <w:proofErr w:type="gramEnd"/>
      <w:r w:rsidRPr="00A318D5">
        <w:rPr>
          <w:rFonts w:ascii="Consolas" w:hAnsi="Consolas" w:cs="Times New Roman"/>
          <w:sz w:val="21"/>
          <w:szCs w:val="21"/>
        </w:rPr>
        <w:t xml:space="preserve"> time := </w:t>
      </w:r>
      <w:r w:rsidRPr="00A318D5">
        <w:rPr>
          <w:rFonts w:ascii="Consolas" w:hAnsi="Consolas" w:cs="Times New Roman"/>
          <w:color w:val="098658"/>
          <w:sz w:val="21"/>
          <w:szCs w:val="21"/>
        </w:rPr>
        <w:t>20</w:t>
      </w:r>
      <w:r w:rsidRPr="00A318D5">
        <w:rPr>
          <w:rFonts w:ascii="Consolas" w:hAnsi="Consolas" w:cs="Times New Roman"/>
          <w:sz w:val="21"/>
          <w:szCs w:val="21"/>
        </w:rPr>
        <w:t xml:space="preserve"> ns;</w:t>
      </w:r>
    </w:p>
    <w:p w14:paraId="7F518885"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r w:rsidRPr="00A318D5">
        <w:rPr>
          <w:rFonts w:ascii="Consolas" w:hAnsi="Consolas" w:cs="Times New Roman"/>
          <w:color w:val="0000FF"/>
          <w:sz w:val="21"/>
          <w:szCs w:val="21"/>
        </w:rPr>
        <w:t>constant</w:t>
      </w:r>
      <w:r w:rsidRPr="00A318D5">
        <w:rPr>
          <w:rFonts w:ascii="Consolas" w:hAnsi="Consolas" w:cs="Times New Roman"/>
          <w:sz w:val="21"/>
          <w:szCs w:val="21"/>
        </w:rPr>
        <w:t xml:space="preserve"> NUM_</w:t>
      </w:r>
      <w:proofErr w:type="gramStart"/>
      <w:r w:rsidRPr="00A318D5">
        <w:rPr>
          <w:rFonts w:ascii="Consolas" w:hAnsi="Consolas" w:cs="Times New Roman"/>
          <w:sz w:val="21"/>
          <w:szCs w:val="21"/>
        </w:rPr>
        <w:t>VALS :</w:t>
      </w:r>
      <w:proofErr w:type="gramEnd"/>
      <w:r w:rsidRPr="00A318D5">
        <w:rPr>
          <w:rFonts w:ascii="Consolas" w:hAnsi="Consolas" w:cs="Times New Roman"/>
          <w:sz w:val="21"/>
          <w:szCs w:val="21"/>
        </w:rPr>
        <w:t xml:space="preserve"> integer := </w:t>
      </w:r>
      <w:r w:rsidRPr="00A318D5">
        <w:rPr>
          <w:rFonts w:ascii="Consolas" w:hAnsi="Consolas" w:cs="Times New Roman"/>
          <w:color w:val="098658"/>
          <w:sz w:val="21"/>
          <w:szCs w:val="21"/>
        </w:rPr>
        <w:t>2</w:t>
      </w:r>
      <w:r w:rsidRPr="00A318D5">
        <w:rPr>
          <w:rFonts w:ascii="Consolas" w:hAnsi="Consolas" w:cs="Times New Roman"/>
          <w:sz w:val="21"/>
          <w:szCs w:val="21"/>
        </w:rPr>
        <w:t>;</w:t>
      </w:r>
    </w:p>
    <w:p w14:paraId="75EF5205"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p>
    <w:p w14:paraId="792A85D2"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p>
    <w:p w14:paraId="6F5CBACE"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r w:rsidRPr="00A318D5">
        <w:rPr>
          <w:rFonts w:ascii="Consolas" w:hAnsi="Consolas" w:cs="Times New Roman"/>
          <w:color w:val="0000FF"/>
          <w:sz w:val="21"/>
          <w:szCs w:val="21"/>
        </w:rPr>
        <w:t>type</w:t>
      </w:r>
      <w:r w:rsidRPr="00A318D5">
        <w:rPr>
          <w:rFonts w:ascii="Consolas" w:hAnsi="Consolas" w:cs="Times New Roman"/>
          <w:sz w:val="21"/>
          <w:szCs w:val="21"/>
        </w:rPr>
        <w:t xml:space="preserve"> InstAddress_array </w:t>
      </w:r>
      <w:r w:rsidRPr="00A318D5">
        <w:rPr>
          <w:rFonts w:ascii="Consolas" w:hAnsi="Consolas" w:cs="Times New Roman"/>
          <w:color w:val="0000FF"/>
          <w:sz w:val="21"/>
          <w:szCs w:val="21"/>
        </w:rPr>
        <w:t>is</w:t>
      </w:r>
      <w:r w:rsidRPr="00A318D5">
        <w:rPr>
          <w:rFonts w:ascii="Consolas" w:hAnsi="Consolas" w:cs="Times New Roman"/>
          <w:sz w:val="21"/>
          <w:szCs w:val="21"/>
        </w:rPr>
        <w:t xml:space="preserve"> </w:t>
      </w:r>
      <w:proofErr w:type="gramStart"/>
      <w:r w:rsidRPr="00A318D5">
        <w:rPr>
          <w:rFonts w:ascii="Consolas" w:hAnsi="Consolas" w:cs="Times New Roman"/>
          <w:color w:val="0000FF"/>
          <w:sz w:val="21"/>
          <w:szCs w:val="21"/>
        </w:rPr>
        <w:t>array</w:t>
      </w:r>
      <w:r w:rsidRPr="00A318D5">
        <w:rPr>
          <w:rFonts w:ascii="Consolas" w:hAnsi="Consolas" w:cs="Times New Roman"/>
          <w:sz w:val="21"/>
          <w:szCs w:val="21"/>
        </w:rPr>
        <w:t>(</w:t>
      </w:r>
      <w:proofErr w:type="gramEnd"/>
      <w:r w:rsidRPr="00A318D5">
        <w:rPr>
          <w:rFonts w:ascii="Consolas" w:hAnsi="Consolas" w:cs="Times New Roman"/>
          <w:color w:val="098658"/>
          <w:sz w:val="21"/>
          <w:szCs w:val="21"/>
        </w:rPr>
        <w:t>0</w:t>
      </w:r>
      <w:r w:rsidRPr="00A318D5">
        <w:rPr>
          <w:rFonts w:ascii="Consolas" w:hAnsi="Consolas" w:cs="Times New Roman"/>
          <w:sz w:val="21"/>
          <w:szCs w:val="21"/>
        </w:rPr>
        <w:t xml:space="preserve"> </w:t>
      </w:r>
      <w:r w:rsidRPr="00A318D5">
        <w:rPr>
          <w:rFonts w:ascii="Consolas" w:hAnsi="Consolas" w:cs="Times New Roman"/>
          <w:color w:val="0000FF"/>
          <w:sz w:val="21"/>
          <w:szCs w:val="21"/>
        </w:rPr>
        <w:t>to</w:t>
      </w:r>
      <w:r w:rsidRPr="00A318D5">
        <w:rPr>
          <w:rFonts w:ascii="Consolas" w:hAnsi="Consolas" w:cs="Times New Roman"/>
          <w:sz w:val="21"/>
          <w:szCs w:val="21"/>
        </w:rPr>
        <w:t xml:space="preserve"> (NUM_VALS - </w:t>
      </w:r>
      <w:r w:rsidRPr="00A318D5">
        <w:rPr>
          <w:rFonts w:ascii="Consolas" w:hAnsi="Consolas" w:cs="Times New Roman"/>
          <w:color w:val="098658"/>
          <w:sz w:val="21"/>
          <w:szCs w:val="21"/>
        </w:rPr>
        <w:t>1</w:t>
      </w:r>
      <w:r w:rsidRPr="00A318D5">
        <w:rPr>
          <w:rFonts w:ascii="Consolas" w:hAnsi="Consolas" w:cs="Times New Roman"/>
          <w:sz w:val="21"/>
          <w:szCs w:val="21"/>
        </w:rPr>
        <w:t xml:space="preserve">)) </w:t>
      </w:r>
      <w:r w:rsidRPr="00A318D5">
        <w:rPr>
          <w:rFonts w:ascii="Consolas" w:hAnsi="Consolas" w:cs="Times New Roman"/>
          <w:color w:val="0000FF"/>
          <w:sz w:val="21"/>
          <w:szCs w:val="21"/>
        </w:rPr>
        <w:t>of</w:t>
      </w:r>
      <w:r w:rsidRPr="00A318D5">
        <w:rPr>
          <w:rFonts w:ascii="Consolas" w:hAnsi="Consolas" w:cs="Times New Roman"/>
          <w:sz w:val="21"/>
          <w:szCs w:val="21"/>
        </w:rPr>
        <w:t xml:space="preserve"> std_logic_vector(</w:t>
      </w:r>
      <w:r w:rsidRPr="00A318D5">
        <w:rPr>
          <w:rFonts w:ascii="Consolas" w:hAnsi="Consolas" w:cs="Times New Roman"/>
          <w:color w:val="098658"/>
          <w:sz w:val="21"/>
          <w:szCs w:val="21"/>
        </w:rPr>
        <w:t>15</w:t>
      </w:r>
      <w:r w:rsidRPr="00A318D5">
        <w:rPr>
          <w:rFonts w:ascii="Consolas" w:hAnsi="Consolas" w:cs="Times New Roman"/>
          <w:sz w:val="21"/>
          <w:szCs w:val="21"/>
        </w:rPr>
        <w:t xml:space="preserve"> </w:t>
      </w:r>
      <w:r w:rsidRPr="00A318D5">
        <w:rPr>
          <w:rFonts w:ascii="Consolas" w:hAnsi="Consolas" w:cs="Times New Roman"/>
          <w:color w:val="0000FF"/>
          <w:sz w:val="21"/>
          <w:szCs w:val="21"/>
        </w:rPr>
        <w:t>downto</w:t>
      </w:r>
      <w:r w:rsidRPr="00A318D5">
        <w:rPr>
          <w:rFonts w:ascii="Consolas" w:hAnsi="Consolas" w:cs="Times New Roman"/>
          <w:sz w:val="21"/>
          <w:szCs w:val="21"/>
        </w:rPr>
        <w:t xml:space="preserve"> </w:t>
      </w:r>
      <w:r w:rsidRPr="00A318D5">
        <w:rPr>
          <w:rFonts w:ascii="Consolas" w:hAnsi="Consolas" w:cs="Times New Roman"/>
          <w:color w:val="098658"/>
          <w:sz w:val="21"/>
          <w:szCs w:val="21"/>
        </w:rPr>
        <w:t>0</w:t>
      </w:r>
      <w:r w:rsidRPr="00A318D5">
        <w:rPr>
          <w:rFonts w:ascii="Consolas" w:hAnsi="Consolas" w:cs="Times New Roman"/>
          <w:sz w:val="21"/>
          <w:szCs w:val="21"/>
        </w:rPr>
        <w:t>);</w:t>
      </w:r>
    </w:p>
    <w:p w14:paraId="537751DE"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r w:rsidRPr="00A318D5">
        <w:rPr>
          <w:rFonts w:ascii="Consolas" w:hAnsi="Consolas" w:cs="Times New Roman"/>
          <w:color w:val="008000"/>
          <w:sz w:val="21"/>
          <w:szCs w:val="21"/>
        </w:rPr>
        <w:t xml:space="preserve">--type pc_out_array is </w:t>
      </w:r>
      <w:proofErr w:type="gramStart"/>
      <w:r w:rsidRPr="00A318D5">
        <w:rPr>
          <w:rFonts w:ascii="Consolas" w:hAnsi="Consolas" w:cs="Times New Roman"/>
          <w:color w:val="008000"/>
          <w:sz w:val="21"/>
          <w:szCs w:val="21"/>
        </w:rPr>
        <w:t>array(</w:t>
      </w:r>
      <w:proofErr w:type="gramEnd"/>
      <w:r w:rsidRPr="00A318D5">
        <w:rPr>
          <w:rFonts w:ascii="Consolas" w:hAnsi="Consolas" w:cs="Times New Roman"/>
          <w:color w:val="008000"/>
          <w:sz w:val="21"/>
          <w:szCs w:val="21"/>
        </w:rPr>
        <w:t>0 to (NUM_VALS - 1)) of std_logic_vector(15 downto 0);</w:t>
      </w:r>
    </w:p>
    <w:p w14:paraId="238C942E"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p>
    <w:p w14:paraId="631D7D14"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r w:rsidRPr="00A318D5">
        <w:rPr>
          <w:rFonts w:ascii="Consolas" w:hAnsi="Consolas" w:cs="Times New Roman"/>
          <w:color w:val="0000FF"/>
          <w:sz w:val="21"/>
          <w:szCs w:val="21"/>
        </w:rPr>
        <w:t>constant</w:t>
      </w:r>
      <w:r w:rsidRPr="00A318D5">
        <w:rPr>
          <w:rFonts w:ascii="Consolas" w:hAnsi="Consolas" w:cs="Times New Roman"/>
          <w:sz w:val="21"/>
          <w:szCs w:val="21"/>
        </w:rPr>
        <w:t xml:space="preserve"> InstAddress_</w:t>
      </w:r>
      <w:proofErr w:type="gramStart"/>
      <w:r w:rsidRPr="00A318D5">
        <w:rPr>
          <w:rFonts w:ascii="Consolas" w:hAnsi="Consolas" w:cs="Times New Roman"/>
          <w:sz w:val="21"/>
          <w:szCs w:val="21"/>
        </w:rPr>
        <w:t>vals :</w:t>
      </w:r>
      <w:proofErr w:type="gramEnd"/>
      <w:r w:rsidRPr="00A318D5">
        <w:rPr>
          <w:rFonts w:ascii="Consolas" w:hAnsi="Consolas" w:cs="Times New Roman"/>
          <w:sz w:val="21"/>
          <w:szCs w:val="21"/>
        </w:rPr>
        <w:t xml:space="preserve"> InstAddress_array := (</w:t>
      </w:r>
      <w:r w:rsidRPr="00A318D5">
        <w:rPr>
          <w:rFonts w:ascii="Consolas" w:hAnsi="Consolas" w:cs="Times New Roman"/>
          <w:color w:val="098658"/>
          <w:sz w:val="21"/>
          <w:szCs w:val="21"/>
        </w:rPr>
        <w:t>"0000000000000000"</w:t>
      </w:r>
      <w:r w:rsidRPr="00A318D5">
        <w:rPr>
          <w:rFonts w:ascii="Consolas" w:hAnsi="Consolas" w:cs="Times New Roman"/>
          <w:sz w:val="21"/>
          <w:szCs w:val="21"/>
        </w:rPr>
        <w:t>,</w:t>
      </w:r>
      <w:r w:rsidRPr="00A318D5">
        <w:rPr>
          <w:rFonts w:ascii="Consolas" w:hAnsi="Consolas" w:cs="Times New Roman"/>
          <w:color w:val="098658"/>
          <w:sz w:val="21"/>
          <w:szCs w:val="21"/>
        </w:rPr>
        <w:t>"0000000000000001"</w:t>
      </w:r>
      <w:r w:rsidRPr="00A318D5">
        <w:rPr>
          <w:rFonts w:ascii="Consolas" w:hAnsi="Consolas" w:cs="Times New Roman"/>
          <w:sz w:val="21"/>
          <w:szCs w:val="21"/>
        </w:rPr>
        <w:t>);</w:t>
      </w:r>
    </w:p>
    <w:p w14:paraId="7D545655"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w:t>
      </w:r>
    </w:p>
    <w:p w14:paraId="2780F490"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p>
    <w:p w14:paraId="1933118E" w14:textId="77777777" w:rsidR="00A318D5" w:rsidRPr="00A318D5" w:rsidRDefault="00A318D5" w:rsidP="00A318D5">
      <w:pPr>
        <w:shd w:val="clear" w:color="auto" w:fill="FFFFFF"/>
        <w:spacing w:line="285" w:lineRule="atLeast"/>
        <w:rPr>
          <w:rFonts w:ascii="Consolas" w:hAnsi="Consolas" w:cs="Times New Roman"/>
          <w:sz w:val="21"/>
          <w:szCs w:val="21"/>
        </w:rPr>
      </w:pPr>
    </w:p>
    <w:p w14:paraId="573534E0"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r w:rsidRPr="00A318D5">
        <w:rPr>
          <w:rFonts w:ascii="Consolas" w:hAnsi="Consolas" w:cs="Times New Roman"/>
          <w:color w:val="0000FF"/>
          <w:sz w:val="21"/>
          <w:szCs w:val="21"/>
        </w:rPr>
        <w:t>signal</w:t>
      </w:r>
      <w:r w:rsidRPr="00A318D5">
        <w:rPr>
          <w:rFonts w:ascii="Consolas" w:hAnsi="Consolas" w:cs="Times New Roman"/>
          <w:sz w:val="21"/>
          <w:szCs w:val="21"/>
        </w:rPr>
        <w:t xml:space="preserve"> clk_</w:t>
      </w:r>
      <w:proofErr w:type="gramStart"/>
      <w:r w:rsidRPr="00A318D5">
        <w:rPr>
          <w:rFonts w:ascii="Consolas" w:hAnsi="Consolas" w:cs="Times New Roman"/>
          <w:sz w:val="21"/>
          <w:szCs w:val="21"/>
        </w:rPr>
        <w:t>sig :</w:t>
      </w:r>
      <w:proofErr w:type="gramEnd"/>
      <w:r w:rsidRPr="00A318D5">
        <w:rPr>
          <w:rFonts w:ascii="Consolas" w:hAnsi="Consolas" w:cs="Times New Roman"/>
          <w:sz w:val="21"/>
          <w:szCs w:val="21"/>
        </w:rPr>
        <w:t xml:space="preserve"> std_logic := </w:t>
      </w:r>
      <w:r w:rsidRPr="00A318D5">
        <w:rPr>
          <w:rFonts w:ascii="Consolas" w:hAnsi="Consolas" w:cs="Times New Roman"/>
          <w:color w:val="098658"/>
          <w:sz w:val="21"/>
          <w:szCs w:val="21"/>
        </w:rPr>
        <w:t>'0'</w:t>
      </w:r>
      <w:r w:rsidRPr="00A318D5">
        <w:rPr>
          <w:rFonts w:ascii="Consolas" w:hAnsi="Consolas" w:cs="Times New Roman"/>
          <w:sz w:val="21"/>
          <w:szCs w:val="21"/>
        </w:rPr>
        <w:t>;</w:t>
      </w:r>
    </w:p>
    <w:p w14:paraId="2F3A495F"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r w:rsidRPr="00A318D5">
        <w:rPr>
          <w:rFonts w:ascii="Consolas" w:hAnsi="Consolas" w:cs="Times New Roman"/>
          <w:color w:val="0000FF"/>
          <w:sz w:val="21"/>
          <w:szCs w:val="21"/>
        </w:rPr>
        <w:t>signal</w:t>
      </w:r>
      <w:r w:rsidRPr="00A318D5">
        <w:rPr>
          <w:rFonts w:ascii="Consolas" w:hAnsi="Consolas" w:cs="Times New Roman"/>
          <w:sz w:val="21"/>
          <w:szCs w:val="21"/>
        </w:rPr>
        <w:t xml:space="preserve"> </w:t>
      </w:r>
      <w:proofErr w:type="gramStart"/>
      <w:r w:rsidRPr="00A318D5">
        <w:rPr>
          <w:rFonts w:ascii="Consolas" w:hAnsi="Consolas" w:cs="Times New Roman"/>
          <w:sz w:val="21"/>
          <w:szCs w:val="21"/>
        </w:rPr>
        <w:t>ShiftInputSig :</w:t>
      </w:r>
      <w:proofErr w:type="gramEnd"/>
      <w:r w:rsidRPr="00A318D5">
        <w:rPr>
          <w:rFonts w:ascii="Consolas" w:hAnsi="Consolas" w:cs="Times New Roman"/>
          <w:sz w:val="21"/>
          <w:szCs w:val="21"/>
        </w:rPr>
        <w:t xml:space="preserve"> std_logic_vector (</w:t>
      </w:r>
      <w:r w:rsidRPr="00A318D5">
        <w:rPr>
          <w:rFonts w:ascii="Consolas" w:hAnsi="Consolas" w:cs="Times New Roman"/>
          <w:color w:val="098658"/>
          <w:sz w:val="21"/>
          <w:szCs w:val="21"/>
        </w:rPr>
        <w:t>15</w:t>
      </w:r>
      <w:r w:rsidRPr="00A318D5">
        <w:rPr>
          <w:rFonts w:ascii="Consolas" w:hAnsi="Consolas" w:cs="Times New Roman"/>
          <w:sz w:val="21"/>
          <w:szCs w:val="21"/>
        </w:rPr>
        <w:t xml:space="preserve"> </w:t>
      </w:r>
      <w:r w:rsidRPr="00A318D5">
        <w:rPr>
          <w:rFonts w:ascii="Consolas" w:hAnsi="Consolas" w:cs="Times New Roman"/>
          <w:color w:val="0000FF"/>
          <w:sz w:val="21"/>
          <w:szCs w:val="21"/>
        </w:rPr>
        <w:t>downto</w:t>
      </w:r>
      <w:r w:rsidRPr="00A318D5">
        <w:rPr>
          <w:rFonts w:ascii="Consolas" w:hAnsi="Consolas" w:cs="Times New Roman"/>
          <w:sz w:val="21"/>
          <w:szCs w:val="21"/>
        </w:rPr>
        <w:t xml:space="preserve"> </w:t>
      </w:r>
      <w:r w:rsidRPr="00A318D5">
        <w:rPr>
          <w:rFonts w:ascii="Consolas" w:hAnsi="Consolas" w:cs="Times New Roman"/>
          <w:color w:val="098658"/>
          <w:sz w:val="21"/>
          <w:szCs w:val="21"/>
        </w:rPr>
        <w:t>0</w:t>
      </w:r>
      <w:r w:rsidRPr="00A318D5">
        <w:rPr>
          <w:rFonts w:ascii="Consolas" w:hAnsi="Consolas" w:cs="Times New Roman"/>
          <w:sz w:val="21"/>
          <w:szCs w:val="21"/>
        </w:rPr>
        <w:t xml:space="preserve">) := </w:t>
      </w:r>
      <w:r w:rsidRPr="00A318D5">
        <w:rPr>
          <w:rFonts w:ascii="Consolas" w:hAnsi="Consolas" w:cs="Times New Roman"/>
          <w:color w:val="098658"/>
          <w:sz w:val="21"/>
          <w:szCs w:val="21"/>
        </w:rPr>
        <w:t>"0000000000001010"</w:t>
      </w:r>
      <w:r w:rsidRPr="00A318D5">
        <w:rPr>
          <w:rFonts w:ascii="Consolas" w:hAnsi="Consolas" w:cs="Times New Roman"/>
          <w:sz w:val="21"/>
          <w:szCs w:val="21"/>
        </w:rPr>
        <w:t>;</w:t>
      </w:r>
    </w:p>
    <w:p w14:paraId="6A1D8CBD"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r w:rsidRPr="00A318D5">
        <w:rPr>
          <w:rFonts w:ascii="Consolas" w:hAnsi="Consolas" w:cs="Times New Roman"/>
          <w:color w:val="0000FF"/>
          <w:sz w:val="21"/>
          <w:szCs w:val="21"/>
        </w:rPr>
        <w:t>signal</w:t>
      </w:r>
      <w:r w:rsidRPr="00A318D5">
        <w:rPr>
          <w:rFonts w:ascii="Consolas" w:hAnsi="Consolas" w:cs="Times New Roman"/>
          <w:sz w:val="21"/>
          <w:szCs w:val="21"/>
        </w:rPr>
        <w:t xml:space="preserve"> </w:t>
      </w:r>
      <w:proofErr w:type="gramStart"/>
      <w:r w:rsidRPr="00A318D5">
        <w:rPr>
          <w:rFonts w:ascii="Consolas" w:hAnsi="Consolas" w:cs="Times New Roman"/>
          <w:sz w:val="21"/>
          <w:szCs w:val="21"/>
        </w:rPr>
        <w:t>PCAddressSig :</w:t>
      </w:r>
      <w:proofErr w:type="gramEnd"/>
      <w:r w:rsidRPr="00A318D5">
        <w:rPr>
          <w:rFonts w:ascii="Consolas" w:hAnsi="Consolas" w:cs="Times New Roman"/>
          <w:sz w:val="21"/>
          <w:szCs w:val="21"/>
        </w:rPr>
        <w:t xml:space="preserve"> std_logic_vector (</w:t>
      </w:r>
      <w:r w:rsidRPr="00A318D5">
        <w:rPr>
          <w:rFonts w:ascii="Consolas" w:hAnsi="Consolas" w:cs="Times New Roman"/>
          <w:color w:val="098658"/>
          <w:sz w:val="21"/>
          <w:szCs w:val="21"/>
        </w:rPr>
        <w:t>15</w:t>
      </w:r>
      <w:r w:rsidRPr="00A318D5">
        <w:rPr>
          <w:rFonts w:ascii="Consolas" w:hAnsi="Consolas" w:cs="Times New Roman"/>
          <w:sz w:val="21"/>
          <w:szCs w:val="21"/>
        </w:rPr>
        <w:t xml:space="preserve"> </w:t>
      </w:r>
      <w:r w:rsidRPr="00A318D5">
        <w:rPr>
          <w:rFonts w:ascii="Consolas" w:hAnsi="Consolas" w:cs="Times New Roman"/>
          <w:color w:val="0000FF"/>
          <w:sz w:val="21"/>
          <w:szCs w:val="21"/>
        </w:rPr>
        <w:t>downto</w:t>
      </w:r>
      <w:r w:rsidRPr="00A318D5">
        <w:rPr>
          <w:rFonts w:ascii="Consolas" w:hAnsi="Consolas" w:cs="Times New Roman"/>
          <w:sz w:val="21"/>
          <w:szCs w:val="21"/>
        </w:rPr>
        <w:t xml:space="preserve"> </w:t>
      </w:r>
      <w:r w:rsidRPr="00A318D5">
        <w:rPr>
          <w:rFonts w:ascii="Consolas" w:hAnsi="Consolas" w:cs="Times New Roman"/>
          <w:color w:val="098658"/>
          <w:sz w:val="21"/>
          <w:szCs w:val="21"/>
        </w:rPr>
        <w:t>0</w:t>
      </w:r>
      <w:r w:rsidRPr="00A318D5">
        <w:rPr>
          <w:rFonts w:ascii="Consolas" w:hAnsi="Consolas" w:cs="Times New Roman"/>
          <w:sz w:val="21"/>
          <w:szCs w:val="21"/>
        </w:rPr>
        <w:t xml:space="preserve">) := </w:t>
      </w:r>
      <w:r w:rsidRPr="00A318D5">
        <w:rPr>
          <w:rFonts w:ascii="Consolas" w:hAnsi="Consolas" w:cs="Times New Roman"/>
          <w:color w:val="098658"/>
          <w:sz w:val="21"/>
          <w:szCs w:val="21"/>
        </w:rPr>
        <w:t>"0000000000001111"</w:t>
      </w:r>
      <w:r w:rsidRPr="00A318D5">
        <w:rPr>
          <w:rFonts w:ascii="Consolas" w:hAnsi="Consolas" w:cs="Times New Roman"/>
          <w:sz w:val="21"/>
          <w:szCs w:val="21"/>
        </w:rPr>
        <w:t xml:space="preserve">;   </w:t>
      </w:r>
    </w:p>
    <w:p w14:paraId="0AAD1697"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r w:rsidRPr="00A318D5">
        <w:rPr>
          <w:rFonts w:ascii="Consolas" w:hAnsi="Consolas" w:cs="Times New Roman"/>
          <w:color w:val="0000FF"/>
          <w:sz w:val="21"/>
          <w:szCs w:val="21"/>
        </w:rPr>
        <w:t>signal</w:t>
      </w:r>
      <w:r w:rsidRPr="00A318D5">
        <w:rPr>
          <w:rFonts w:ascii="Consolas" w:hAnsi="Consolas" w:cs="Times New Roman"/>
          <w:sz w:val="21"/>
          <w:szCs w:val="21"/>
        </w:rPr>
        <w:t xml:space="preserve"> </w:t>
      </w:r>
      <w:proofErr w:type="gramStart"/>
      <w:r w:rsidRPr="00A318D5">
        <w:rPr>
          <w:rFonts w:ascii="Consolas" w:hAnsi="Consolas" w:cs="Times New Roman"/>
          <w:sz w:val="21"/>
          <w:szCs w:val="21"/>
        </w:rPr>
        <w:t>ALUResultSig :</w:t>
      </w:r>
      <w:proofErr w:type="gramEnd"/>
      <w:r w:rsidRPr="00A318D5">
        <w:rPr>
          <w:rFonts w:ascii="Consolas" w:hAnsi="Consolas" w:cs="Times New Roman"/>
          <w:sz w:val="21"/>
          <w:szCs w:val="21"/>
        </w:rPr>
        <w:t xml:space="preserve"> std_logic_vector (</w:t>
      </w:r>
      <w:r w:rsidRPr="00A318D5">
        <w:rPr>
          <w:rFonts w:ascii="Consolas" w:hAnsi="Consolas" w:cs="Times New Roman"/>
          <w:color w:val="098658"/>
          <w:sz w:val="21"/>
          <w:szCs w:val="21"/>
        </w:rPr>
        <w:t>15</w:t>
      </w:r>
      <w:r w:rsidRPr="00A318D5">
        <w:rPr>
          <w:rFonts w:ascii="Consolas" w:hAnsi="Consolas" w:cs="Times New Roman"/>
          <w:sz w:val="21"/>
          <w:szCs w:val="21"/>
        </w:rPr>
        <w:t xml:space="preserve"> </w:t>
      </w:r>
      <w:r w:rsidRPr="00A318D5">
        <w:rPr>
          <w:rFonts w:ascii="Consolas" w:hAnsi="Consolas" w:cs="Times New Roman"/>
          <w:color w:val="0000FF"/>
          <w:sz w:val="21"/>
          <w:szCs w:val="21"/>
        </w:rPr>
        <w:t>downto</w:t>
      </w:r>
      <w:r w:rsidRPr="00A318D5">
        <w:rPr>
          <w:rFonts w:ascii="Consolas" w:hAnsi="Consolas" w:cs="Times New Roman"/>
          <w:sz w:val="21"/>
          <w:szCs w:val="21"/>
        </w:rPr>
        <w:t xml:space="preserve"> </w:t>
      </w:r>
      <w:r w:rsidRPr="00A318D5">
        <w:rPr>
          <w:rFonts w:ascii="Consolas" w:hAnsi="Consolas" w:cs="Times New Roman"/>
          <w:color w:val="098658"/>
          <w:sz w:val="21"/>
          <w:szCs w:val="21"/>
        </w:rPr>
        <w:t>0</w:t>
      </w:r>
      <w:r w:rsidRPr="00A318D5">
        <w:rPr>
          <w:rFonts w:ascii="Consolas" w:hAnsi="Consolas" w:cs="Times New Roman"/>
          <w:sz w:val="21"/>
          <w:szCs w:val="21"/>
        </w:rPr>
        <w:t xml:space="preserve">) := </w:t>
      </w:r>
      <w:r w:rsidRPr="00A318D5">
        <w:rPr>
          <w:rFonts w:ascii="Consolas" w:hAnsi="Consolas" w:cs="Times New Roman"/>
          <w:color w:val="098658"/>
          <w:sz w:val="21"/>
          <w:szCs w:val="21"/>
        </w:rPr>
        <w:t>"0000000000000000"</w:t>
      </w:r>
      <w:r w:rsidRPr="00A318D5">
        <w:rPr>
          <w:rFonts w:ascii="Consolas" w:hAnsi="Consolas" w:cs="Times New Roman"/>
          <w:sz w:val="21"/>
          <w:szCs w:val="21"/>
        </w:rPr>
        <w:t>;</w:t>
      </w:r>
    </w:p>
    <w:p w14:paraId="2D484FDC"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p>
    <w:p w14:paraId="4A2C7CD1"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r w:rsidRPr="00A318D5">
        <w:rPr>
          <w:rFonts w:ascii="Consolas" w:hAnsi="Consolas" w:cs="Times New Roman"/>
          <w:color w:val="0000FF"/>
          <w:sz w:val="21"/>
          <w:szCs w:val="21"/>
        </w:rPr>
        <w:t>begin</w:t>
      </w:r>
    </w:p>
    <w:p w14:paraId="27BD4C39"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proofErr w:type="gramStart"/>
      <w:r w:rsidRPr="00A318D5">
        <w:rPr>
          <w:rFonts w:ascii="Consolas" w:hAnsi="Consolas" w:cs="Times New Roman"/>
          <w:sz w:val="21"/>
          <w:szCs w:val="21"/>
        </w:rPr>
        <w:t>DUT :</w:t>
      </w:r>
      <w:proofErr w:type="gramEnd"/>
      <w:r w:rsidRPr="00A318D5">
        <w:rPr>
          <w:rFonts w:ascii="Consolas" w:hAnsi="Consolas" w:cs="Times New Roman"/>
          <w:sz w:val="21"/>
          <w:szCs w:val="21"/>
        </w:rPr>
        <w:t xml:space="preserve"> </w:t>
      </w:r>
      <w:r w:rsidRPr="00A318D5">
        <w:rPr>
          <w:rFonts w:ascii="Consolas" w:hAnsi="Consolas" w:cs="Times New Roman"/>
          <w:color w:val="0000FF"/>
          <w:sz w:val="21"/>
          <w:szCs w:val="21"/>
        </w:rPr>
        <w:t>entity</w:t>
      </w:r>
      <w:r w:rsidRPr="00A318D5">
        <w:rPr>
          <w:rFonts w:ascii="Consolas" w:hAnsi="Consolas" w:cs="Times New Roman"/>
          <w:sz w:val="21"/>
          <w:szCs w:val="21"/>
        </w:rPr>
        <w:t xml:space="preserve"> </w:t>
      </w:r>
      <w:r w:rsidRPr="00A318D5">
        <w:rPr>
          <w:rFonts w:ascii="Consolas" w:hAnsi="Consolas" w:cs="Times New Roman"/>
          <w:color w:val="800000"/>
          <w:sz w:val="21"/>
          <w:szCs w:val="21"/>
        </w:rPr>
        <w:t>work</w:t>
      </w:r>
      <w:r w:rsidRPr="00A318D5">
        <w:rPr>
          <w:rFonts w:ascii="Consolas" w:hAnsi="Consolas" w:cs="Times New Roman"/>
          <w:sz w:val="21"/>
          <w:szCs w:val="21"/>
        </w:rPr>
        <w:t>.</w:t>
      </w:r>
      <w:r w:rsidRPr="00A318D5">
        <w:rPr>
          <w:rFonts w:ascii="Consolas" w:hAnsi="Consolas" w:cs="Times New Roman"/>
          <w:color w:val="800000"/>
          <w:sz w:val="21"/>
          <w:szCs w:val="21"/>
        </w:rPr>
        <w:t>BranchJumpAdder</w:t>
      </w:r>
      <w:r w:rsidRPr="00A318D5">
        <w:rPr>
          <w:rFonts w:ascii="Consolas" w:hAnsi="Consolas" w:cs="Times New Roman"/>
          <w:sz w:val="21"/>
          <w:szCs w:val="21"/>
        </w:rPr>
        <w:t>(</w:t>
      </w:r>
      <w:r w:rsidRPr="00A318D5">
        <w:rPr>
          <w:rFonts w:ascii="Consolas" w:hAnsi="Consolas" w:cs="Times New Roman"/>
          <w:color w:val="800000"/>
          <w:sz w:val="21"/>
          <w:szCs w:val="21"/>
        </w:rPr>
        <w:t>behavioral</w:t>
      </w:r>
      <w:r w:rsidRPr="00A318D5">
        <w:rPr>
          <w:rFonts w:ascii="Consolas" w:hAnsi="Consolas" w:cs="Times New Roman"/>
          <w:sz w:val="21"/>
          <w:szCs w:val="21"/>
        </w:rPr>
        <w:t xml:space="preserve">) </w:t>
      </w:r>
      <w:r w:rsidRPr="00A318D5">
        <w:rPr>
          <w:rFonts w:ascii="Consolas" w:hAnsi="Consolas" w:cs="Times New Roman"/>
          <w:color w:val="0000FF"/>
          <w:sz w:val="21"/>
          <w:szCs w:val="21"/>
        </w:rPr>
        <w:t>port</w:t>
      </w:r>
      <w:r w:rsidRPr="00A318D5">
        <w:rPr>
          <w:rFonts w:ascii="Consolas" w:hAnsi="Consolas" w:cs="Times New Roman"/>
          <w:sz w:val="21"/>
          <w:szCs w:val="21"/>
        </w:rPr>
        <w:t xml:space="preserve"> </w:t>
      </w:r>
      <w:r w:rsidRPr="00A318D5">
        <w:rPr>
          <w:rFonts w:ascii="Consolas" w:hAnsi="Consolas" w:cs="Times New Roman"/>
          <w:color w:val="0000FF"/>
          <w:sz w:val="21"/>
          <w:szCs w:val="21"/>
        </w:rPr>
        <w:t>map</w:t>
      </w:r>
      <w:r w:rsidRPr="00A318D5">
        <w:rPr>
          <w:rFonts w:ascii="Consolas" w:hAnsi="Consolas" w:cs="Times New Roman"/>
          <w:sz w:val="21"/>
          <w:szCs w:val="21"/>
        </w:rPr>
        <w:t xml:space="preserve"> (</w:t>
      </w:r>
    </w:p>
    <w:p w14:paraId="2421E892"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ShiftInput =</w:t>
      </w:r>
      <w:proofErr w:type="gramStart"/>
      <w:r w:rsidRPr="00A318D5">
        <w:rPr>
          <w:rFonts w:ascii="Consolas" w:hAnsi="Consolas" w:cs="Times New Roman"/>
          <w:sz w:val="21"/>
          <w:szCs w:val="21"/>
        </w:rPr>
        <w:t>&gt;  ShiftInputSig</w:t>
      </w:r>
      <w:proofErr w:type="gramEnd"/>
      <w:r w:rsidRPr="00A318D5">
        <w:rPr>
          <w:rFonts w:ascii="Consolas" w:hAnsi="Consolas" w:cs="Times New Roman"/>
          <w:sz w:val="21"/>
          <w:szCs w:val="21"/>
        </w:rPr>
        <w:t>,</w:t>
      </w:r>
    </w:p>
    <w:p w14:paraId="43E3F5EA"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PCAddress =&gt; PCAddressSig,</w:t>
      </w:r>
    </w:p>
    <w:p w14:paraId="1B5DF9C9"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ALUResult =&gt; ALUResultSig);</w:t>
      </w:r>
    </w:p>
    <w:p w14:paraId="7F445D72" w14:textId="77777777" w:rsidR="00A318D5" w:rsidRPr="00A318D5" w:rsidRDefault="00A318D5" w:rsidP="00A318D5">
      <w:pPr>
        <w:shd w:val="clear" w:color="auto" w:fill="FFFFFF"/>
        <w:spacing w:after="240" w:line="285" w:lineRule="atLeast"/>
        <w:rPr>
          <w:rFonts w:ascii="Consolas" w:hAnsi="Consolas" w:cs="Times New Roman"/>
          <w:sz w:val="21"/>
          <w:szCs w:val="21"/>
        </w:rPr>
      </w:pPr>
    </w:p>
    <w:p w14:paraId="7CC1DEEA"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proofErr w:type="gramStart"/>
      <w:r w:rsidRPr="00A318D5">
        <w:rPr>
          <w:rFonts w:ascii="Consolas" w:hAnsi="Consolas" w:cs="Times New Roman"/>
          <w:sz w:val="21"/>
          <w:szCs w:val="21"/>
        </w:rPr>
        <w:t>clock :</w:t>
      </w:r>
      <w:proofErr w:type="gramEnd"/>
      <w:r w:rsidRPr="00A318D5">
        <w:rPr>
          <w:rFonts w:ascii="Consolas" w:hAnsi="Consolas" w:cs="Times New Roman"/>
          <w:sz w:val="21"/>
          <w:szCs w:val="21"/>
        </w:rPr>
        <w:t xml:space="preserve"> </w:t>
      </w:r>
      <w:r w:rsidRPr="00A318D5">
        <w:rPr>
          <w:rFonts w:ascii="Consolas" w:hAnsi="Consolas" w:cs="Times New Roman"/>
          <w:color w:val="0000FF"/>
          <w:sz w:val="21"/>
          <w:szCs w:val="21"/>
        </w:rPr>
        <w:t>process</w:t>
      </w:r>
    </w:p>
    <w:p w14:paraId="3491A4A1"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r w:rsidRPr="00A318D5">
        <w:rPr>
          <w:rFonts w:ascii="Consolas" w:hAnsi="Consolas" w:cs="Times New Roman"/>
          <w:color w:val="0000FF"/>
          <w:sz w:val="21"/>
          <w:szCs w:val="21"/>
        </w:rPr>
        <w:t>begin</w:t>
      </w:r>
    </w:p>
    <w:p w14:paraId="52658470"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r w:rsidRPr="00A318D5">
        <w:rPr>
          <w:rFonts w:ascii="Consolas" w:hAnsi="Consolas" w:cs="Times New Roman"/>
          <w:color w:val="0000FF"/>
          <w:sz w:val="21"/>
          <w:szCs w:val="21"/>
        </w:rPr>
        <w:t>for</w:t>
      </w:r>
      <w:r w:rsidRPr="00A318D5">
        <w:rPr>
          <w:rFonts w:ascii="Consolas" w:hAnsi="Consolas" w:cs="Times New Roman"/>
          <w:sz w:val="21"/>
          <w:szCs w:val="21"/>
        </w:rPr>
        <w:t xml:space="preserve"> i </w:t>
      </w:r>
      <w:r w:rsidRPr="00A318D5">
        <w:rPr>
          <w:rFonts w:ascii="Consolas" w:hAnsi="Consolas" w:cs="Times New Roman"/>
          <w:color w:val="0000FF"/>
          <w:sz w:val="21"/>
          <w:szCs w:val="21"/>
        </w:rPr>
        <w:t>in</w:t>
      </w:r>
      <w:r w:rsidRPr="00A318D5">
        <w:rPr>
          <w:rFonts w:ascii="Consolas" w:hAnsi="Consolas" w:cs="Times New Roman"/>
          <w:sz w:val="21"/>
          <w:szCs w:val="21"/>
        </w:rPr>
        <w:t xml:space="preserve"> </w:t>
      </w:r>
      <w:r w:rsidRPr="00A318D5">
        <w:rPr>
          <w:rFonts w:ascii="Consolas" w:hAnsi="Consolas" w:cs="Times New Roman"/>
          <w:color w:val="098658"/>
          <w:sz w:val="21"/>
          <w:szCs w:val="21"/>
        </w:rPr>
        <w:t>0</w:t>
      </w:r>
      <w:r w:rsidRPr="00A318D5">
        <w:rPr>
          <w:rFonts w:ascii="Consolas" w:hAnsi="Consolas" w:cs="Times New Roman"/>
          <w:sz w:val="21"/>
          <w:szCs w:val="21"/>
        </w:rPr>
        <w:t xml:space="preserve"> </w:t>
      </w:r>
      <w:r w:rsidRPr="00A318D5">
        <w:rPr>
          <w:rFonts w:ascii="Consolas" w:hAnsi="Consolas" w:cs="Times New Roman"/>
          <w:color w:val="0000FF"/>
          <w:sz w:val="21"/>
          <w:szCs w:val="21"/>
        </w:rPr>
        <w:t>to</w:t>
      </w:r>
      <w:r w:rsidRPr="00A318D5">
        <w:rPr>
          <w:rFonts w:ascii="Consolas" w:hAnsi="Consolas" w:cs="Times New Roman"/>
          <w:sz w:val="21"/>
          <w:szCs w:val="21"/>
        </w:rPr>
        <w:t xml:space="preserve"> </w:t>
      </w:r>
      <w:r w:rsidRPr="00A318D5">
        <w:rPr>
          <w:rFonts w:ascii="Consolas" w:hAnsi="Consolas" w:cs="Times New Roman"/>
          <w:color w:val="098658"/>
          <w:sz w:val="21"/>
          <w:szCs w:val="21"/>
        </w:rPr>
        <w:t>2</w:t>
      </w:r>
      <w:r w:rsidRPr="00A318D5">
        <w:rPr>
          <w:rFonts w:ascii="Consolas" w:hAnsi="Consolas" w:cs="Times New Roman"/>
          <w:sz w:val="21"/>
          <w:szCs w:val="21"/>
        </w:rPr>
        <w:t xml:space="preserve"> * (NUM_VALS) </w:t>
      </w:r>
      <w:r w:rsidRPr="00A318D5">
        <w:rPr>
          <w:rFonts w:ascii="Consolas" w:hAnsi="Consolas" w:cs="Times New Roman"/>
          <w:color w:val="0000FF"/>
          <w:sz w:val="21"/>
          <w:szCs w:val="21"/>
        </w:rPr>
        <w:t>loop</w:t>
      </w:r>
    </w:p>
    <w:p w14:paraId="1B968F43"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clk_sig &lt;= </w:t>
      </w:r>
      <w:r w:rsidRPr="00A318D5">
        <w:rPr>
          <w:rFonts w:ascii="Consolas" w:hAnsi="Consolas" w:cs="Times New Roman"/>
          <w:color w:val="0000FF"/>
          <w:sz w:val="21"/>
          <w:szCs w:val="21"/>
        </w:rPr>
        <w:t>NOT</w:t>
      </w:r>
      <w:r w:rsidRPr="00A318D5">
        <w:rPr>
          <w:rFonts w:ascii="Consolas" w:hAnsi="Consolas" w:cs="Times New Roman"/>
          <w:sz w:val="21"/>
          <w:szCs w:val="21"/>
        </w:rPr>
        <w:t xml:space="preserve"> clk_sig;</w:t>
      </w:r>
    </w:p>
    <w:p w14:paraId="7A02B742"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r w:rsidRPr="00A318D5">
        <w:rPr>
          <w:rFonts w:ascii="Consolas" w:hAnsi="Consolas" w:cs="Times New Roman"/>
          <w:color w:val="0000FF"/>
          <w:sz w:val="21"/>
          <w:szCs w:val="21"/>
        </w:rPr>
        <w:t>wait</w:t>
      </w:r>
      <w:r w:rsidRPr="00A318D5">
        <w:rPr>
          <w:rFonts w:ascii="Consolas" w:hAnsi="Consolas" w:cs="Times New Roman"/>
          <w:sz w:val="21"/>
          <w:szCs w:val="21"/>
        </w:rPr>
        <w:t xml:space="preserve"> </w:t>
      </w:r>
      <w:r w:rsidRPr="00A318D5">
        <w:rPr>
          <w:rFonts w:ascii="Consolas" w:hAnsi="Consolas" w:cs="Times New Roman"/>
          <w:color w:val="0000FF"/>
          <w:sz w:val="21"/>
          <w:szCs w:val="21"/>
        </w:rPr>
        <w:t>for</w:t>
      </w:r>
      <w:r w:rsidRPr="00A318D5">
        <w:rPr>
          <w:rFonts w:ascii="Consolas" w:hAnsi="Consolas" w:cs="Times New Roman"/>
          <w:sz w:val="21"/>
          <w:szCs w:val="21"/>
        </w:rPr>
        <w:t xml:space="preserve"> TIME_DELAY/</w:t>
      </w:r>
      <w:r w:rsidRPr="00A318D5">
        <w:rPr>
          <w:rFonts w:ascii="Consolas" w:hAnsi="Consolas" w:cs="Times New Roman"/>
          <w:color w:val="098658"/>
          <w:sz w:val="21"/>
          <w:szCs w:val="21"/>
        </w:rPr>
        <w:t>2</w:t>
      </w:r>
      <w:r w:rsidRPr="00A318D5">
        <w:rPr>
          <w:rFonts w:ascii="Consolas" w:hAnsi="Consolas" w:cs="Times New Roman"/>
          <w:sz w:val="21"/>
          <w:szCs w:val="21"/>
        </w:rPr>
        <w:t>;</w:t>
      </w:r>
    </w:p>
    <w:p w14:paraId="553D487A"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r w:rsidRPr="00A318D5">
        <w:rPr>
          <w:rFonts w:ascii="Consolas" w:hAnsi="Consolas" w:cs="Times New Roman"/>
          <w:color w:val="0000FF"/>
          <w:sz w:val="21"/>
          <w:szCs w:val="21"/>
        </w:rPr>
        <w:t>end</w:t>
      </w:r>
      <w:r w:rsidRPr="00A318D5">
        <w:rPr>
          <w:rFonts w:ascii="Consolas" w:hAnsi="Consolas" w:cs="Times New Roman"/>
          <w:sz w:val="21"/>
          <w:szCs w:val="21"/>
        </w:rPr>
        <w:t xml:space="preserve"> </w:t>
      </w:r>
      <w:r w:rsidRPr="00A318D5">
        <w:rPr>
          <w:rFonts w:ascii="Consolas" w:hAnsi="Consolas" w:cs="Times New Roman"/>
          <w:color w:val="0000FF"/>
          <w:sz w:val="21"/>
          <w:szCs w:val="21"/>
        </w:rPr>
        <w:t>loop</w:t>
      </w:r>
      <w:r w:rsidRPr="00A318D5">
        <w:rPr>
          <w:rFonts w:ascii="Consolas" w:hAnsi="Consolas" w:cs="Times New Roman"/>
          <w:sz w:val="21"/>
          <w:szCs w:val="21"/>
        </w:rPr>
        <w:t>;</w:t>
      </w:r>
    </w:p>
    <w:p w14:paraId="2B124092"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r w:rsidRPr="00A318D5">
        <w:rPr>
          <w:rFonts w:ascii="Consolas" w:hAnsi="Consolas" w:cs="Times New Roman"/>
          <w:color w:val="0000FF"/>
          <w:sz w:val="21"/>
          <w:szCs w:val="21"/>
        </w:rPr>
        <w:t>wait</w:t>
      </w:r>
      <w:r w:rsidRPr="00A318D5">
        <w:rPr>
          <w:rFonts w:ascii="Consolas" w:hAnsi="Consolas" w:cs="Times New Roman"/>
          <w:sz w:val="21"/>
          <w:szCs w:val="21"/>
        </w:rPr>
        <w:t>;</w:t>
      </w:r>
    </w:p>
    <w:p w14:paraId="7643E91E"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r w:rsidRPr="00A318D5">
        <w:rPr>
          <w:rFonts w:ascii="Consolas" w:hAnsi="Consolas" w:cs="Times New Roman"/>
          <w:color w:val="0000FF"/>
          <w:sz w:val="21"/>
          <w:szCs w:val="21"/>
        </w:rPr>
        <w:t>end</w:t>
      </w:r>
      <w:r w:rsidRPr="00A318D5">
        <w:rPr>
          <w:rFonts w:ascii="Consolas" w:hAnsi="Consolas" w:cs="Times New Roman"/>
          <w:sz w:val="21"/>
          <w:szCs w:val="21"/>
        </w:rPr>
        <w:t xml:space="preserve"> </w:t>
      </w:r>
      <w:r w:rsidRPr="00A318D5">
        <w:rPr>
          <w:rFonts w:ascii="Consolas" w:hAnsi="Consolas" w:cs="Times New Roman"/>
          <w:color w:val="0000FF"/>
          <w:sz w:val="21"/>
          <w:szCs w:val="21"/>
        </w:rPr>
        <w:t>process</w:t>
      </w:r>
      <w:r w:rsidRPr="00A318D5">
        <w:rPr>
          <w:rFonts w:ascii="Consolas" w:hAnsi="Consolas" w:cs="Times New Roman"/>
          <w:sz w:val="21"/>
          <w:szCs w:val="21"/>
        </w:rPr>
        <w:t xml:space="preserve"> clock;</w:t>
      </w:r>
    </w:p>
    <w:p w14:paraId="26531A10"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w:t>
      </w:r>
    </w:p>
    <w:p w14:paraId="5D1B9C85"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w:t>
      </w:r>
      <w:proofErr w:type="gramStart"/>
      <w:r w:rsidRPr="00A318D5">
        <w:rPr>
          <w:rFonts w:ascii="Consolas" w:hAnsi="Consolas" w:cs="Times New Roman"/>
          <w:sz w:val="21"/>
          <w:szCs w:val="21"/>
        </w:rPr>
        <w:t>stimulus :</w:t>
      </w:r>
      <w:proofErr w:type="gramEnd"/>
      <w:r w:rsidRPr="00A318D5">
        <w:rPr>
          <w:rFonts w:ascii="Consolas" w:hAnsi="Consolas" w:cs="Times New Roman"/>
          <w:sz w:val="21"/>
          <w:szCs w:val="21"/>
        </w:rPr>
        <w:t xml:space="preserve"> </w:t>
      </w:r>
      <w:r w:rsidRPr="00A318D5">
        <w:rPr>
          <w:rFonts w:ascii="Consolas" w:hAnsi="Consolas" w:cs="Times New Roman"/>
          <w:color w:val="0000FF"/>
          <w:sz w:val="21"/>
          <w:szCs w:val="21"/>
        </w:rPr>
        <w:t>process</w:t>
      </w:r>
    </w:p>
    <w:p w14:paraId="075089D0"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lastRenderedPageBreak/>
        <w:t xml:space="preserve">          </w:t>
      </w:r>
      <w:r w:rsidRPr="00A318D5">
        <w:rPr>
          <w:rFonts w:ascii="Consolas" w:hAnsi="Consolas" w:cs="Times New Roman"/>
          <w:color w:val="0000FF"/>
          <w:sz w:val="21"/>
          <w:szCs w:val="21"/>
        </w:rPr>
        <w:t>begin</w:t>
      </w:r>
    </w:p>
    <w:p w14:paraId="37C3AED4"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r w:rsidRPr="00A318D5">
        <w:rPr>
          <w:rFonts w:ascii="Consolas" w:hAnsi="Consolas" w:cs="Times New Roman"/>
          <w:color w:val="0000FF"/>
          <w:sz w:val="21"/>
          <w:szCs w:val="21"/>
        </w:rPr>
        <w:t>for</w:t>
      </w:r>
      <w:r w:rsidRPr="00A318D5">
        <w:rPr>
          <w:rFonts w:ascii="Consolas" w:hAnsi="Consolas" w:cs="Times New Roman"/>
          <w:sz w:val="21"/>
          <w:szCs w:val="21"/>
        </w:rPr>
        <w:t xml:space="preserve"> i </w:t>
      </w:r>
      <w:r w:rsidRPr="00A318D5">
        <w:rPr>
          <w:rFonts w:ascii="Consolas" w:hAnsi="Consolas" w:cs="Times New Roman"/>
          <w:color w:val="0000FF"/>
          <w:sz w:val="21"/>
          <w:szCs w:val="21"/>
        </w:rPr>
        <w:t>in</w:t>
      </w:r>
      <w:r w:rsidRPr="00A318D5">
        <w:rPr>
          <w:rFonts w:ascii="Consolas" w:hAnsi="Consolas" w:cs="Times New Roman"/>
          <w:sz w:val="21"/>
          <w:szCs w:val="21"/>
        </w:rPr>
        <w:t xml:space="preserve"> </w:t>
      </w:r>
      <w:r w:rsidRPr="00A318D5">
        <w:rPr>
          <w:rFonts w:ascii="Consolas" w:hAnsi="Consolas" w:cs="Times New Roman"/>
          <w:color w:val="098658"/>
          <w:sz w:val="21"/>
          <w:szCs w:val="21"/>
        </w:rPr>
        <w:t>0</w:t>
      </w:r>
      <w:r w:rsidRPr="00A318D5">
        <w:rPr>
          <w:rFonts w:ascii="Consolas" w:hAnsi="Consolas" w:cs="Times New Roman"/>
          <w:sz w:val="21"/>
          <w:szCs w:val="21"/>
        </w:rPr>
        <w:t xml:space="preserve"> </w:t>
      </w:r>
      <w:r w:rsidRPr="00A318D5">
        <w:rPr>
          <w:rFonts w:ascii="Consolas" w:hAnsi="Consolas" w:cs="Times New Roman"/>
          <w:color w:val="0000FF"/>
          <w:sz w:val="21"/>
          <w:szCs w:val="21"/>
        </w:rPr>
        <w:t>to</w:t>
      </w:r>
      <w:r w:rsidRPr="00A318D5">
        <w:rPr>
          <w:rFonts w:ascii="Consolas" w:hAnsi="Consolas" w:cs="Times New Roman"/>
          <w:sz w:val="21"/>
          <w:szCs w:val="21"/>
        </w:rPr>
        <w:t xml:space="preserve"> (NUM_VALS - </w:t>
      </w:r>
      <w:r w:rsidRPr="00A318D5">
        <w:rPr>
          <w:rFonts w:ascii="Consolas" w:hAnsi="Consolas" w:cs="Times New Roman"/>
          <w:color w:val="098658"/>
          <w:sz w:val="21"/>
          <w:szCs w:val="21"/>
        </w:rPr>
        <w:t>1</w:t>
      </w:r>
      <w:r w:rsidRPr="00A318D5">
        <w:rPr>
          <w:rFonts w:ascii="Consolas" w:hAnsi="Consolas" w:cs="Times New Roman"/>
          <w:sz w:val="21"/>
          <w:szCs w:val="21"/>
        </w:rPr>
        <w:t xml:space="preserve">) </w:t>
      </w:r>
      <w:r w:rsidRPr="00A318D5">
        <w:rPr>
          <w:rFonts w:ascii="Consolas" w:hAnsi="Consolas" w:cs="Times New Roman"/>
          <w:color w:val="0000FF"/>
          <w:sz w:val="21"/>
          <w:szCs w:val="21"/>
        </w:rPr>
        <w:t>loop</w:t>
      </w:r>
    </w:p>
    <w:p w14:paraId="6916D2AE"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ShiftInputSig &lt;= ShiftInputSig;</w:t>
      </w:r>
    </w:p>
    <w:p w14:paraId="2B9D4AFC"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PCAddressSig &lt;= PCAddressSig;</w:t>
      </w:r>
    </w:p>
    <w:p w14:paraId="4C525CFE"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r w:rsidRPr="00A318D5">
        <w:rPr>
          <w:rFonts w:ascii="Consolas" w:hAnsi="Consolas" w:cs="Times New Roman"/>
          <w:color w:val="0000FF"/>
          <w:sz w:val="21"/>
          <w:szCs w:val="21"/>
        </w:rPr>
        <w:t>wait</w:t>
      </w:r>
      <w:r w:rsidRPr="00A318D5">
        <w:rPr>
          <w:rFonts w:ascii="Consolas" w:hAnsi="Consolas" w:cs="Times New Roman"/>
          <w:sz w:val="21"/>
          <w:szCs w:val="21"/>
        </w:rPr>
        <w:t xml:space="preserve"> </w:t>
      </w:r>
      <w:r w:rsidRPr="00A318D5">
        <w:rPr>
          <w:rFonts w:ascii="Consolas" w:hAnsi="Consolas" w:cs="Times New Roman"/>
          <w:color w:val="0000FF"/>
          <w:sz w:val="21"/>
          <w:szCs w:val="21"/>
        </w:rPr>
        <w:t>for</w:t>
      </w:r>
      <w:r w:rsidRPr="00A318D5">
        <w:rPr>
          <w:rFonts w:ascii="Consolas" w:hAnsi="Consolas" w:cs="Times New Roman"/>
          <w:sz w:val="21"/>
          <w:szCs w:val="21"/>
        </w:rPr>
        <w:t xml:space="preserve"> TIME_DELAY;</w:t>
      </w:r>
    </w:p>
    <w:p w14:paraId="0EC66600"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r w:rsidRPr="00A318D5">
        <w:rPr>
          <w:rFonts w:ascii="Consolas" w:hAnsi="Consolas" w:cs="Times New Roman"/>
          <w:color w:val="0000FF"/>
          <w:sz w:val="21"/>
          <w:szCs w:val="21"/>
        </w:rPr>
        <w:t>end</w:t>
      </w:r>
      <w:r w:rsidRPr="00A318D5">
        <w:rPr>
          <w:rFonts w:ascii="Consolas" w:hAnsi="Consolas" w:cs="Times New Roman"/>
          <w:sz w:val="21"/>
          <w:szCs w:val="21"/>
        </w:rPr>
        <w:t xml:space="preserve"> </w:t>
      </w:r>
      <w:r w:rsidRPr="00A318D5">
        <w:rPr>
          <w:rFonts w:ascii="Consolas" w:hAnsi="Consolas" w:cs="Times New Roman"/>
          <w:color w:val="0000FF"/>
          <w:sz w:val="21"/>
          <w:szCs w:val="21"/>
        </w:rPr>
        <w:t>loop</w:t>
      </w:r>
      <w:r w:rsidRPr="00A318D5">
        <w:rPr>
          <w:rFonts w:ascii="Consolas" w:hAnsi="Consolas" w:cs="Times New Roman"/>
          <w:sz w:val="21"/>
          <w:szCs w:val="21"/>
        </w:rPr>
        <w:t>;</w:t>
      </w:r>
    </w:p>
    <w:p w14:paraId="6C43CCCA"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r w:rsidRPr="00A318D5">
        <w:rPr>
          <w:rFonts w:ascii="Consolas" w:hAnsi="Consolas" w:cs="Times New Roman"/>
          <w:color w:val="0000FF"/>
          <w:sz w:val="21"/>
          <w:szCs w:val="21"/>
        </w:rPr>
        <w:t>wait</w:t>
      </w:r>
      <w:r w:rsidRPr="00A318D5">
        <w:rPr>
          <w:rFonts w:ascii="Consolas" w:hAnsi="Consolas" w:cs="Times New Roman"/>
          <w:sz w:val="21"/>
          <w:szCs w:val="21"/>
        </w:rPr>
        <w:t>;</w:t>
      </w:r>
    </w:p>
    <w:p w14:paraId="00144378"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r w:rsidRPr="00A318D5">
        <w:rPr>
          <w:rFonts w:ascii="Consolas" w:hAnsi="Consolas" w:cs="Times New Roman"/>
          <w:color w:val="0000FF"/>
          <w:sz w:val="21"/>
          <w:szCs w:val="21"/>
        </w:rPr>
        <w:t>end</w:t>
      </w:r>
      <w:r w:rsidRPr="00A318D5">
        <w:rPr>
          <w:rFonts w:ascii="Consolas" w:hAnsi="Consolas" w:cs="Times New Roman"/>
          <w:sz w:val="21"/>
          <w:szCs w:val="21"/>
        </w:rPr>
        <w:t xml:space="preserve"> </w:t>
      </w:r>
      <w:r w:rsidRPr="00A318D5">
        <w:rPr>
          <w:rFonts w:ascii="Consolas" w:hAnsi="Consolas" w:cs="Times New Roman"/>
          <w:color w:val="0000FF"/>
          <w:sz w:val="21"/>
          <w:szCs w:val="21"/>
        </w:rPr>
        <w:t>process</w:t>
      </w:r>
      <w:r w:rsidRPr="00A318D5">
        <w:rPr>
          <w:rFonts w:ascii="Consolas" w:hAnsi="Consolas" w:cs="Times New Roman"/>
          <w:sz w:val="21"/>
          <w:szCs w:val="21"/>
        </w:rPr>
        <w:t xml:space="preserve"> stimulus;</w:t>
      </w:r>
    </w:p>
    <w:p w14:paraId="246CFD3B"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xml:space="preserve">        </w:t>
      </w:r>
    </w:p>
    <w:p w14:paraId="043B817A"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sz w:val="21"/>
          <w:szCs w:val="21"/>
        </w:rPr>
        <w:t> </w:t>
      </w:r>
    </w:p>
    <w:p w14:paraId="79E2D98B" w14:textId="77777777" w:rsidR="00A318D5" w:rsidRPr="00A318D5" w:rsidRDefault="00A318D5" w:rsidP="00A318D5">
      <w:pPr>
        <w:shd w:val="clear" w:color="auto" w:fill="FFFFFF"/>
        <w:spacing w:line="285" w:lineRule="atLeast"/>
        <w:rPr>
          <w:rFonts w:ascii="Consolas" w:hAnsi="Consolas" w:cs="Times New Roman"/>
          <w:sz w:val="21"/>
          <w:szCs w:val="21"/>
        </w:rPr>
      </w:pPr>
    </w:p>
    <w:p w14:paraId="0EC09A7E" w14:textId="77777777" w:rsidR="00A318D5" w:rsidRPr="00A318D5" w:rsidRDefault="00A318D5" w:rsidP="00A318D5">
      <w:pPr>
        <w:shd w:val="clear" w:color="auto" w:fill="FFFFFF"/>
        <w:spacing w:line="285" w:lineRule="atLeast"/>
        <w:rPr>
          <w:rFonts w:ascii="Consolas" w:hAnsi="Consolas" w:cs="Times New Roman"/>
          <w:sz w:val="21"/>
          <w:szCs w:val="21"/>
        </w:rPr>
      </w:pPr>
      <w:r w:rsidRPr="00A318D5">
        <w:rPr>
          <w:rFonts w:ascii="Consolas" w:hAnsi="Consolas" w:cs="Times New Roman"/>
          <w:color w:val="0000FF"/>
          <w:sz w:val="21"/>
          <w:szCs w:val="21"/>
        </w:rPr>
        <w:t>end</w:t>
      </w:r>
      <w:r w:rsidRPr="00A318D5">
        <w:rPr>
          <w:rFonts w:ascii="Consolas" w:hAnsi="Consolas" w:cs="Times New Roman"/>
          <w:sz w:val="21"/>
          <w:szCs w:val="21"/>
        </w:rPr>
        <w:t xml:space="preserve"> behavior;</w:t>
      </w:r>
    </w:p>
    <w:p w14:paraId="0DF383F5" w14:textId="77777777" w:rsidR="00A318D5" w:rsidRPr="00A318D5" w:rsidRDefault="00A318D5" w:rsidP="00A318D5">
      <w:pPr>
        <w:shd w:val="clear" w:color="auto" w:fill="FFFFFF"/>
        <w:spacing w:line="285" w:lineRule="atLeast"/>
        <w:rPr>
          <w:rFonts w:ascii="Consolas" w:hAnsi="Consolas" w:cs="Times New Roman"/>
          <w:sz w:val="21"/>
          <w:szCs w:val="21"/>
        </w:rPr>
      </w:pPr>
    </w:p>
    <w:p w14:paraId="58E29066" w14:textId="77777777" w:rsidR="00747699" w:rsidRPr="00747699" w:rsidRDefault="00747699" w:rsidP="00AE0599"/>
    <w:p w14:paraId="0E99E873" w14:textId="1B62373D" w:rsidR="00747699" w:rsidRDefault="00631DEE" w:rsidP="00724F28">
      <w:r>
        <w:rPr>
          <w:noProof/>
        </w:rPr>
        <w:drawing>
          <wp:inline distT="0" distB="0" distL="0" distR="0" wp14:anchorId="21EDD09D" wp14:editId="43411ACE">
            <wp:extent cx="5491203" cy="4743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491203" cy="4743485"/>
                    </a:xfrm>
                    <a:prstGeom prst="rect">
                      <a:avLst/>
                    </a:prstGeom>
                  </pic:spPr>
                </pic:pic>
              </a:graphicData>
            </a:graphic>
          </wp:inline>
        </w:drawing>
      </w:r>
    </w:p>
    <w:p w14:paraId="18D423AE" w14:textId="1D69925F" w:rsidR="00747699" w:rsidRDefault="00747699" w:rsidP="00724F28"/>
    <w:p w14:paraId="7620F6EA" w14:textId="69AD55E2" w:rsidR="00747699" w:rsidRDefault="00747699" w:rsidP="00724F28"/>
    <w:p w14:paraId="39C4A814" w14:textId="4870CD19" w:rsidR="00747699" w:rsidRDefault="00747699" w:rsidP="00724F28"/>
    <w:p w14:paraId="45A7096D" w14:textId="3A4914F0" w:rsidR="00747699" w:rsidRDefault="00747699" w:rsidP="00724F28"/>
    <w:p w14:paraId="20B51661" w14:textId="77777777" w:rsidR="00666038" w:rsidRDefault="00666038" w:rsidP="00724F28"/>
    <w:p w14:paraId="18517AA6" w14:textId="736930CE" w:rsidR="00747699" w:rsidRDefault="00747699" w:rsidP="00724F28">
      <w:r>
        <w:lastRenderedPageBreak/>
        <w:t>BranchMuxTestbench:</w:t>
      </w:r>
    </w:p>
    <w:p w14:paraId="65579784"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color w:val="0000FF"/>
          <w:sz w:val="21"/>
          <w:szCs w:val="21"/>
        </w:rPr>
        <w:t>library</w:t>
      </w:r>
      <w:r w:rsidRPr="00C65457">
        <w:rPr>
          <w:rFonts w:ascii="Consolas" w:hAnsi="Consolas" w:cs="Times New Roman"/>
          <w:sz w:val="21"/>
          <w:szCs w:val="21"/>
        </w:rPr>
        <w:t xml:space="preserve"> IEEE;</w:t>
      </w:r>
    </w:p>
    <w:p w14:paraId="6C5C7CF1"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color w:val="0000FF"/>
          <w:sz w:val="21"/>
          <w:szCs w:val="21"/>
        </w:rPr>
        <w:t>use</w:t>
      </w:r>
      <w:r w:rsidRPr="00C65457">
        <w:rPr>
          <w:rFonts w:ascii="Consolas" w:hAnsi="Consolas" w:cs="Times New Roman"/>
          <w:sz w:val="21"/>
          <w:szCs w:val="21"/>
        </w:rPr>
        <w:t xml:space="preserve"> IEEE.std_logic_1164.</w:t>
      </w:r>
      <w:r w:rsidRPr="00C65457">
        <w:rPr>
          <w:rFonts w:ascii="Consolas" w:hAnsi="Consolas" w:cs="Times New Roman"/>
          <w:color w:val="0000FF"/>
          <w:sz w:val="21"/>
          <w:szCs w:val="21"/>
        </w:rPr>
        <w:t>all</w:t>
      </w:r>
      <w:r w:rsidRPr="00C65457">
        <w:rPr>
          <w:rFonts w:ascii="Consolas" w:hAnsi="Consolas" w:cs="Times New Roman"/>
          <w:sz w:val="21"/>
          <w:szCs w:val="21"/>
        </w:rPr>
        <w:t>;</w:t>
      </w:r>
    </w:p>
    <w:p w14:paraId="33320929"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color w:val="0000FF"/>
          <w:sz w:val="21"/>
          <w:szCs w:val="21"/>
        </w:rPr>
        <w:t>use</w:t>
      </w:r>
      <w:r w:rsidRPr="00C65457">
        <w:rPr>
          <w:rFonts w:ascii="Consolas" w:hAnsi="Consolas" w:cs="Times New Roman"/>
          <w:sz w:val="21"/>
          <w:szCs w:val="21"/>
        </w:rPr>
        <w:t xml:space="preserve"> IEEE.numeric_std.</w:t>
      </w:r>
      <w:r w:rsidRPr="00C65457">
        <w:rPr>
          <w:rFonts w:ascii="Consolas" w:hAnsi="Consolas" w:cs="Times New Roman"/>
          <w:color w:val="0000FF"/>
          <w:sz w:val="21"/>
          <w:szCs w:val="21"/>
        </w:rPr>
        <w:t>all</w:t>
      </w:r>
      <w:r w:rsidRPr="00C65457">
        <w:rPr>
          <w:rFonts w:ascii="Consolas" w:hAnsi="Consolas" w:cs="Times New Roman"/>
          <w:sz w:val="21"/>
          <w:szCs w:val="21"/>
        </w:rPr>
        <w:t>;</w:t>
      </w:r>
    </w:p>
    <w:p w14:paraId="21963B0B" w14:textId="77777777" w:rsidR="00C65457" w:rsidRPr="00C65457" w:rsidRDefault="00C65457" w:rsidP="00C65457">
      <w:pPr>
        <w:shd w:val="clear" w:color="auto" w:fill="FFFFFF"/>
        <w:spacing w:line="285" w:lineRule="atLeast"/>
        <w:rPr>
          <w:rFonts w:ascii="Consolas" w:hAnsi="Consolas" w:cs="Times New Roman"/>
          <w:sz w:val="21"/>
          <w:szCs w:val="21"/>
        </w:rPr>
      </w:pPr>
    </w:p>
    <w:p w14:paraId="1B63E3F9"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color w:val="0000FF"/>
          <w:sz w:val="21"/>
          <w:szCs w:val="21"/>
        </w:rPr>
        <w:t>entity</w:t>
      </w:r>
      <w:r w:rsidRPr="00C65457">
        <w:rPr>
          <w:rFonts w:ascii="Consolas" w:hAnsi="Consolas" w:cs="Times New Roman"/>
          <w:sz w:val="21"/>
          <w:szCs w:val="21"/>
        </w:rPr>
        <w:t xml:space="preserve"> BranchMuxTestbench </w:t>
      </w:r>
      <w:r w:rsidRPr="00C65457">
        <w:rPr>
          <w:rFonts w:ascii="Consolas" w:hAnsi="Consolas" w:cs="Times New Roman"/>
          <w:color w:val="0000FF"/>
          <w:sz w:val="21"/>
          <w:szCs w:val="21"/>
        </w:rPr>
        <w:t>is</w:t>
      </w:r>
    </w:p>
    <w:p w14:paraId="622D8C2A"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color w:val="0000FF"/>
          <w:sz w:val="21"/>
          <w:szCs w:val="21"/>
        </w:rPr>
        <w:t>end</w:t>
      </w:r>
      <w:r w:rsidRPr="00C65457">
        <w:rPr>
          <w:rFonts w:ascii="Consolas" w:hAnsi="Consolas" w:cs="Times New Roman"/>
          <w:sz w:val="21"/>
          <w:szCs w:val="21"/>
        </w:rPr>
        <w:t xml:space="preserve"> BranchMuxTestbench;</w:t>
      </w:r>
    </w:p>
    <w:p w14:paraId="086716C1" w14:textId="77777777" w:rsidR="00C65457" w:rsidRPr="00C65457" w:rsidRDefault="00C65457" w:rsidP="00C65457">
      <w:pPr>
        <w:shd w:val="clear" w:color="auto" w:fill="FFFFFF"/>
        <w:spacing w:line="285" w:lineRule="atLeast"/>
        <w:rPr>
          <w:rFonts w:ascii="Consolas" w:hAnsi="Consolas" w:cs="Times New Roman"/>
          <w:sz w:val="21"/>
          <w:szCs w:val="21"/>
        </w:rPr>
      </w:pPr>
    </w:p>
    <w:p w14:paraId="75E0A860"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color w:val="0000FF"/>
          <w:sz w:val="21"/>
          <w:szCs w:val="21"/>
        </w:rPr>
        <w:t>architecture</w:t>
      </w:r>
      <w:r w:rsidRPr="00C65457">
        <w:rPr>
          <w:rFonts w:ascii="Consolas" w:hAnsi="Consolas" w:cs="Times New Roman"/>
          <w:sz w:val="21"/>
          <w:szCs w:val="21"/>
        </w:rPr>
        <w:t xml:space="preserve"> behavior </w:t>
      </w:r>
      <w:r w:rsidRPr="00C65457">
        <w:rPr>
          <w:rFonts w:ascii="Consolas" w:hAnsi="Consolas" w:cs="Times New Roman"/>
          <w:color w:val="0000FF"/>
          <w:sz w:val="21"/>
          <w:szCs w:val="21"/>
        </w:rPr>
        <w:t>of</w:t>
      </w:r>
      <w:r w:rsidRPr="00C65457">
        <w:rPr>
          <w:rFonts w:ascii="Consolas" w:hAnsi="Consolas" w:cs="Times New Roman"/>
          <w:sz w:val="21"/>
          <w:szCs w:val="21"/>
        </w:rPr>
        <w:t xml:space="preserve"> BranchMuxTestbench </w:t>
      </w:r>
      <w:r w:rsidRPr="00C65457">
        <w:rPr>
          <w:rFonts w:ascii="Consolas" w:hAnsi="Consolas" w:cs="Times New Roman"/>
          <w:color w:val="0000FF"/>
          <w:sz w:val="21"/>
          <w:szCs w:val="21"/>
        </w:rPr>
        <w:t>is</w:t>
      </w:r>
    </w:p>
    <w:p w14:paraId="46A868E8"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r w:rsidRPr="00C65457">
        <w:rPr>
          <w:rFonts w:ascii="Consolas" w:hAnsi="Consolas" w:cs="Times New Roman"/>
          <w:color w:val="0000FF"/>
          <w:sz w:val="21"/>
          <w:szCs w:val="21"/>
        </w:rPr>
        <w:t>constant</w:t>
      </w:r>
      <w:r w:rsidRPr="00C65457">
        <w:rPr>
          <w:rFonts w:ascii="Consolas" w:hAnsi="Consolas" w:cs="Times New Roman"/>
          <w:sz w:val="21"/>
          <w:szCs w:val="21"/>
        </w:rPr>
        <w:t xml:space="preserve"> TIME_</w:t>
      </w:r>
      <w:proofErr w:type="gramStart"/>
      <w:r w:rsidRPr="00C65457">
        <w:rPr>
          <w:rFonts w:ascii="Consolas" w:hAnsi="Consolas" w:cs="Times New Roman"/>
          <w:sz w:val="21"/>
          <w:szCs w:val="21"/>
        </w:rPr>
        <w:t>DELAY :</w:t>
      </w:r>
      <w:proofErr w:type="gramEnd"/>
      <w:r w:rsidRPr="00C65457">
        <w:rPr>
          <w:rFonts w:ascii="Consolas" w:hAnsi="Consolas" w:cs="Times New Roman"/>
          <w:sz w:val="21"/>
          <w:szCs w:val="21"/>
        </w:rPr>
        <w:t xml:space="preserve"> time := </w:t>
      </w:r>
      <w:r w:rsidRPr="00C65457">
        <w:rPr>
          <w:rFonts w:ascii="Consolas" w:hAnsi="Consolas" w:cs="Times New Roman"/>
          <w:color w:val="098658"/>
          <w:sz w:val="21"/>
          <w:szCs w:val="21"/>
        </w:rPr>
        <w:t>20</w:t>
      </w:r>
      <w:r w:rsidRPr="00C65457">
        <w:rPr>
          <w:rFonts w:ascii="Consolas" w:hAnsi="Consolas" w:cs="Times New Roman"/>
          <w:sz w:val="21"/>
          <w:szCs w:val="21"/>
        </w:rPr>
        <w:t xml:space="preserve"> ns;</w:t>
      </w:r>
    </w:p>
    <w:p w14:paraId="45CD53D6"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r w:rsidRPr="00C65457">
        <w:rPr>
          <w:rFonts w:ascii="Consolas" w:hAnsi="Consolas" w:cs="Times New Roman"/>
          <w:color w:val="0000FF"/>
          <w:sz w:val="21"/>
          <w:szCs w:val="21"/>
        </w:rPr>
        <w:t>constant</w:t>
      </w:r>
      <w:r w:rsidRPr="00C65457">
        <w:rPr>
          <w:rFonts w:ascii="Consolas" w:hAnsi="Consolas" w:cs="Times New Roman"/>
          <w:sz w:val="21"/>
          <w:szCs w:val="21"/>
        </w:rPr>
        <w:t xml:space="preserve"> NUM_</w:t>
      </w:r>
      <w:proofErr w:type="gramStart"/>
      <w:r w:rsidRPr="00C65457">
        <w:rPr>
          <w:rFonts w:ascii="Consolas" w:hAnsi="Consolas" w:cs="Times New Roman"/>
          <w:sz w:val="21"/>
          <w:szCs w:val="21"/>
        </w:rPr>
        <w:t>VALS :</w:t>
      </w:r>
      <w:proofErr w:type="gramEnd"/>
      <w:r w:rsidRPr="00C65457">
        <w:rPr>
          <w:rFonts w:ascii="Consolas" w:hAnsi="Consolas" w:cs="Times New Roman"/>
          <w:sz w:val="21"/>
          <w:szCs w:val="21"/>
        </w:rPr>
        <w:t xml:space="preserve"> integer := </w:t>
      </w:r>
      <w:r w:rsidRPr="00C65457">
        <w:rPr>
          <w:rFonts w:ascii="Consolas" w:hAnsi="Consolas" w:cs="Times New Roman"/>
          <w:color w:val="098658"/>
          <w:sz w:val="21"/>
          <w:szCs w:val="21"/>
        </w:rPr>
        <w:t>2</w:t>
      </w:r>
      <w:r w:rsidRPr="00C65457">
        <w:rPr>
          <w:rFonts w:ascii="Consolas" w:hAnsi="Consolas" w:cs="Times New Roman"/>
          <w:sz w:val="21"/>
          <w:szCs w:val="21"/>
        </w:rPr>
        <w:t>;</w:t>
      </w:r>
    </w:p>
    <w:p w14:paraId="7116247D"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p>
    <w:p w14:paraId="7982B0E4"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p>
    <w:p w14:paraId="25C900CF"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r w:rsidRPr="00C65457">
        <w:rPr>
          <w:rFonts w:ascii="Consolas" w:hAnsi="Consolas" w:cs="Times New Roman"/>
          <w:color w:val="0000FF"/>
          <w:sz w:val="21"/>
          <w:szCs w:val="21"/>
        </w:rPr>
        <w:t>type</w:t>
      </w:r>
      <w:r w:rsidRPr="00C65457">
        <w:rPr>
          <w:rFonts w:ascii="Consolas" w:hAnsi="Consolas" w:cs="Times New Roman"/>
          <w:sz w:val="21"/>
          <w:szCs w:val="21"/>
        </w:rPr>
        <w:t xml:space="preserve"> InstAddress_array </w:t>
      </w:r>
      <w:r w:rsidRPr="00C65457">
        <w:rPr>
          <w:rFonts w:ascii="Consolas" w:hAnsi="Consolas" w:cs="Times New Roman"/>
          <w:color w:val="0000FF"/>
          <w:sz w:val="21"/>
          <w:szCs w:val="21"/>
        </w:rPr>
        <w:t>is</w:t>
      </w:r>
      <w:r w:rsidRPr="00C65457">
        <w:rPr>
          <w:rFonts w:ascii="Consolas" w:hAnsi="Consolas" w:cs="Times New Roman"/>
          <w:sz w:val="21"/>
          <w:szCs w:val="21"/>
        </w:rPr>
        <w:t xml:space="preserve"> </w:t>
      </w:r>
      <w:proofErr w:type="gramStart"/>
      <w:r w:rsidRPr="00C65457">
        <w:rPr>
          <w:rFonts w:ascii="Consolas" w:hAnsi="Consolas" w:cs="Times New Roman"/>
          <w:color w:val="0000FF"/>
          <w:sz w:val="21"/>
          <w:szCs w:val="21"/>
        </w:rPr>
        <w:t>array</w:t>
      </w:r>
      <w:r w:rsidRPr="00C65457">
        <w:rPr>
          <w:rFonts w:ascii="Consolas" w:hAnsi="Consolas" w:cs="Times New Roman"/>
          <w:sz w:val="21"/>
          <w:szCs w:val="21"/>
        </w:rPr>
        <w:t>(</w:t>
      </w:r>
      <w:proofErr w:type="gramEnd"/>
      <w:r w:rsidRPr="00C65457">
        <w:rPr>
          <w:rFonts w:ascii="Consolas" w:hAnsi="Consolas" w:cs="Times New Roman"/>
          <w:color w:val="098658"/>
          <w:sz w:val="21"/>
          <w:szCs w:val="21"/>
        </w:rPr>
        <w:t>0</w:t>
      </w:r>
      <w:r w:rsidRPr="00C65457">
        <w:rPr>
          <w:rFonts w:ascii="Consolas" w:hAnsi="Consolas" w:cs="Times New Roman"/>
          <w:sz w:val="21"/>
          <w:szCs w:val="21"/>
        </w:rPr>
        <w:t xml:space="preserve"> </w:t>
      </w:r>
      <w:r w:rsidRPr="00C65457">
        <w:rPr>
          <w:rFonts w:ascii="Consolas" w:hAnsi="Consolas" w:cs="Times New Roman"/>
          <w:color w:val="0000FF"/>
          <w:sz w:val="21"/>
          <w:szCs w:val="21"/>
        </w:rPr>
        <w:t>to</w:t>
      </w:r>
      <w:r w:rsidRPr="00C65457">
        <w:rPr>
          <w:rFonts w:ascii="Consolas" w:hAnsi="Consolas" w:cs="Times New Roman"/>
          <w:sz w:val="21"/>
          <w:szCs w:val="21"/>
        </w:rPr>
        <w:t xml:space="preserve"> (NUM_VALS - </w:t>
      </w:r>
      <w:r w:rsidRPr="00C65457">
        <w:rPr>
          <w:rFonts w:ascii="Consolas" w:hAnsi="Consolas" w:cs="Times New Roman"/>
          <w:color w:val="098658"/>
          <w:sz w:val="21"/>
          <w:szCs w:val="21"/>
        </w:rPr>
        <w:t>1</w:t>
      </w:r>
      <w:r w:rsidRPr="00C65457">
        <w:rPr>
          <w:rFonts w:ascii="Consolas" w:hAnsi="Consolas" w:cs="Times New Roman"/>
          <w:sz w:val="21"/>
          <w:szCs w:val="21"/>
        </w:rPr>
        <w:t xml:space="preserve">)) </w:t>
      </w:r>
      <w:r w:rsidRPr="00C65457">
        <w:rPr>
          <w:rFonts w:ascii="Consolas" w:hAnsi="Consolas" w:cs="Times New Roman"/>
          <w:color w:val="0000FF"/>
          <w:sz w:val="21"/>
          <w:szCs w:val="21"/>
        </w:rPr>
        <w:t>of</w:t>
      </w:r>
      <w:r w:rsidRPr="00C65457">
        <w:rPr>
          <w:rFonts w:ascii="Consolas" w:hAnsi="Consolas" w:cs="Times New Roman"/>
          <w:sz w:val="21"/>
          <w:szCs w:val="21"/>
        </w:rPr>
        <w:t xml:space="preserve"> std_logic_vector(</w:t>
      </w:r>
      <w:r w:rsidRPr="00C65457">
        <w:rPr>
          <w:rFonts w:ascii="Consolas" w:hAnsi="Consolas" w:cs="Times New Roman"/>
          <w:color w:val="098658"/>
          <w:sz w:val="21"/>
          <w:szCs w:val="21"/>
        </w:rPr>
        <w:t>15</w:t>
      </w:r>
      <w:r w:rsidRPr="00C65457">
        <w:rPr>
          <w:rFonts w:ascii="Consolas" w:hAnsi="Consolas" w:cs="Times New Roman"/>
          <w:sz w:val="21"/>
          <w:szCs w:val="21"/>
        </w:rPr>
        <w:t xml:space="preserve"> </w:t>
      </w:r>
      <w:r w:rsidRPr="00C65457">
        <w:rPr>
          <w:rFonts w:ascii="Consolas" w:hAnsi="Consolas" w:cs="Times New Roman"/>
          <w:color w:val="0000FF"/>
          <w:sz w:val="21"/>
          <w:szCs w:val="21"/>
        </w:rPr>
        <w:t>downto</w:t>
      </w:r>
      <w:r w:rsidRPr="00C65457">
        <w:rPr>
          <w:rFonts w:ascii="Consolas" w:hAnsi="Consolas" w:cs="Times New Roman"/>
          <w:sz w:val="21"/>
          <w:szCs w:val="21"/>
        </w:rPr>
        <w:t xml:space="preserve"> </w:t>
      </w:r>
      <w:r w:rsidRPr="00C65457">
        <w:rPr>
          <w:rFonts w:ascii="Consolas" w:hAnsi="Consolas" w:cs="Times New Roman"/>
          <w:color w:val="098658"/>
          <w:sz w:val="21"/>
          <w:szCs w:val="21"/>
        </w:rPr>
        <w:t>0</w:t>
      </w:r>
      <w:r w:rsidRPr="00C65457">
        <w:rPr>
          <w:rFonts w:ascii="Consolas" w:hAnsi="Consolas" w:cs="Times New Roman"/>
          <w:sz w:val="21"/>
          <w:szCs w:val="21"/>
        </w:rPr>
        <w:t>);</w:t>
      </w:r>
    </w:p>
    <w:p w14:paraId="2B30C0EB"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r w:rsidRPr="00C65457">
        <w:rPr>
          <w:rFonts w:ascii="Consolas" w:hAnsi="Consolas" w:cs="Times New Roman"/>
          <w:color w:val="008000"/>
          <w:sz w:val="21"/>
          <w:szCs w:val="21"/>
        </w:rPr>
        <w:t xml:space="preserve">--type pc_out_array is </w:t>
      </w:r>
      <w:proofErr w:type="gramStart"/>
      <w:r w:rsidRPr="00C65457">
        <w:rPr>
          <w:rFonts w:ascii="Consolas" w:hAnsi="Consolas" w:cs="Times New Roman"/>
          <w:color w:val="008000"/>
          <w:sz w:val="21"/>
          <w:szCs w:val="21"/>
        </w:rPr>
        <w:t>array(</w:t>
      </w:r>
      <w:proofErr w:type="gramEnd"/>
      <w:r w:rsidRPr="00C65457">
        <w:rPr>
          <w:rFonts w:ascii="Consolas" w:hAnsi="Consolas" w:cs="Times New Roman"/>
          <w:color w:val="008000"/>
          <w:sz w:val="21"/>
          <w:szCs w:val="21"/>
        </w:rPr>
        <w:t>0 to (NUM_VALS - 1)) of std_logic_vector(15 downto 0);</w:t>
      </w:r>
    </w:p>
    <w:p w14:paraId="0865C84C"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p>
    <w:p w14:paraId="43C1C5AE"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r w:rsidRPr="00C65457">
        <w:rPr>
          <w:rFonts w:ascii="Consolas" w:hAnsi="Consolas" w:cs="Times New Roman"/>
          <w:color w:val="0000FF"/>
          <w:sz w:val="21"/>
          <w:szCs w:val="21"/>
        </w:rPr>
        <w:t>constant</w:t>
      </w:r>
      <w:r w:rsidRPr="00C65457">
        <w:rPr>
          <w:rFonts w:ascii="Consolas" w:hAnsi="Consolas" w:cs="Times New Roman"/>
          <w:sz w:val="21"/>
          <w:szCs w:val="21"/>
        </w:rPr>
        <w:t xml:space="preserve"> InstAddress_</w:t>
      </w:r>
      <w:proofErr w:type="gramStart"/>
      <w:r w:rsidRPr="00C65457">
        <w:rPr>
          <w:rFonts w:ascii="Consolas" w:hAnsi="Consolas" w:cs="Times New Roman"/>
          <w:sz w:val="21"/>
          <w:szCs w:val="21"/>
        </w:rPr>
        <w:t>vals :</w:t>
      </w:r>
      <w:proofErr w:type="gramEnd"/>
      <w:r w:rsidRPr="00C65457">
        <w:rPr>
          <w:rFonts w:ascii="Consolas" w:hAnsi="Consolas" w:cs="Times New Roman"/>
          <w:sz w:val="21"/>
          <w:szCs w:val="21"/>
        </w:rPr>
        <w:t xml:space="preserve"> InstAddress_array := (</w:t>
      </w:r>
      <w:r w:rsidRPr="00C65457">
        <w:rPr>
          <w:rFonts w:ascii="Consolas" w:hAnsi="Consolas" w:cs="Times New Roman"/>
          <w:color w:val="098658"/>
          <w:sz w:val="21"/>
          <w:szCs w:val="21"/>
        </w:rPr>
        <w:t>"0000000000000000"</w:t>
      </w:r>
      <w:r w:rsidRPr="00C65457">
        <w:rPr>
          <w:rFonts w:ascii="Consolas" w:hAnsi="Consolas" w:cs="Times New Roman"/>
          <w:sz w:val="21"/>
          <w:szCs w:val="21"/>
        </w:rPr>
        <w:t>,</w:t>
      </w:r>
      <w:r w:rsidRPr="00C65457">
        <w:rPr>
          <w:rFonts w:ascii="Consolas" w:hAnsi="Consolas" w:cs="Times New Roman"/>
          <w:color w:val="098658"/>
          <w:sz w:val="21"/>
          <w:szCs w:val="21"/>
        </w:rPr>
        <w:t>"0000000000000001"</w:t>
      </w:r>
      <w:r w:rsidRPr="00C65457">
        <w:rPr>
          <w:rFonts w:ascii="Consolas" w:hAnsi="Consolas" w:cs="Times New Roman"/>
          <w:sz w:val="21"/>
          <w:szCs w:val="21"/>
        </w:rPr>
        <w:t>);</w:t>
      </w:r>
    </w:p>
    <w:p w14:paraId="7BC97548"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w:t>
      </w:r>
    </w:p>
    <w:p w14:paraId="7AA53986"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p>
    <w:p w14:paraId="2F9CB8F3" w14:textId="77777777" w:rsidR="00C65457" w:rsidRPr="00C65457" w:rsidRDefault="00C65457" w:rsidP="00C65457">
      <w:pPr>
        <w:shd w:val="clear" w:color="auto" w:fill="FFFFFF"/>
        <w:spacing w:line="285" w:lineRule="atLeast"/>
        <w:rPr>
          <w:rFonts w:ascii="Consolas" w:hAnsi="Consolas" w:cs="Times New Roman"/>
          <w:sz w:val="21"/>
          <w:szCs w:val="21"/>
        </w:rPr>
      </w:pPr>
    </w:p>
    <w:p w14:paraId="2A701214"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r w:rsidRPr="00C65457">
        <w:rPr>
          <w:rFonts w:ascii="Consolas" w:hAnsi="Consolas" w:cs="Times New Roman"/>
          <w:color w:val="0000FF"/>
          <w:sz w:val="21"/>
          <w:szCs w:val="21"/>
        </w:rPr>
        <w:t>signal</w:t>
      </w:r>
      <w:r w:rsidRPr="00C65457">
        <w:rPr>
          <w:rFonts w:ascii="Consolas" w:hAnsi="Consolas" w:cs="Times New Roman"/>
          <w:sz w:val="21"/>
          <w:szCs w:val="21"/>
        </w:rPr>
        <w:t xml:space="preserve"> clk_</w:t>
      </w:r>
      <w:proofErr w:type="gramStart"/>
      <w:r w:rsidRPr="00C65457">
        <w:rPr>
          <w:rFonts w:ascii="Consolas" w:hAnsi="Consolas" w:cs="Times New Roman"/>
          <w:sz w:val="21"/>
          <w:szCs w:val="21"/>
        </w:rPr>
        <w:t>sig :</w:t>
      </w:r>
      <w:proofErr w:type="gramEnd"/>
      <w:r w:rsidRPr="00C65457">
        <w:rPr>
          <w:rFonts w:ascii="Consolas" w:hAnsi="Consolas" w:cs="Times New Roman"/>
          <w:sz w:val="21"/>
          <w:szCs w:val="21"/>
        </w:rPr>
        <w:t xml:space="preserve"> std_logic := </w:t>
      </w:r>
      <w:r w:rsidRPr="00C65457">
        <w:rPr>
          <w:rFonts w:ascii="Consolas" w:hAnsi="Consolas" w:cs="Times New Roman"/>
          <w:color w:val="098658"/>
          <w:sz w:val="21"/>
          <w:szCs w:val="21"/>
        </w:rPr>
        <w:t>'0'</w:t>
      </w:r>
      <w:r w:rsidRPr="00C65457">
        <w:rPr>
          <w:rFonts w:ascii="Consolas" w:hAnsi="Consolas" w:cs="Times New Roman"/>
          <w:sz w:val="21"/>
          <w:szCs w:val="21"/>
        </w:rPr>
        <w:t>;</w:t>
      </w:r>
    </w:p>
    <w:p w14:paraId="28724DE7"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r w:rsidRPr="00C65457">
        <w:rPr>
          <w:rFonts w:ascii="Consolas" w:hAnsi="Consolas" w:cs="Times New Roman"/>
          <w:color w:val="0000FF"/>
          <w:sz w:val="21"/>
          <w:szCs w:val="21"/>
        </w:rPr>
        <w:t>signal</w:t>
      </w:r>
      <w:r w:rsidRPr="00C65457">
        <w:rPr>
          <w:rFonts w:ascii="Consolas" w:hAnsi="Consolas" w:cs="Times New Roman"/>
          <w:sz w:val="21"/>
          <w:szCs w:val="21"/>
        </w:rPr>
        <w:t xml:space="preserve"> </w:t>
      </w:r>
      <w:proofErr w:type="gramStart"/>
      <w:r w:rsidRPr="00C65457">
        <w:rPr>
          <w:rFonts w:ascii="Consolas" w:hAnsi="Consolas" w:cs="Times New Roman"/>
          <w:sz w:val="21"/>
          <w:szCs w:val="21"/>
        </w:rPr>
        <w:t>PCSrcSig :</w:t>
      </w:r>
      <w:proofErr w:type="gramEnd"/>
      <w:r w:rsidRPr="00C65457">
        <w:rPr>
          <w:rFonts w:ascii="Consolas" w:hAnsi="Consolas" w:cs="Times New Roman"/>
          <w:sz w:val="21"/>
          <w:szCs w:val="21"/>
        </w:rPr>
        <w:t xml:space="preserve"> std_logic := </w:t>
      </w:r>
      <w:r w:rsidRPr="00C65457">
        <w:rPr>
          <w:rFonts w:ascii="Consolas" w:hAnsi="Consolas" w:cs="Times New Roman"/>
          <w:color w:val="098658"/>
          <w:sz w:val="21"/>
          <w:szCs w:val="21"/>
        </w:rPr>
        <w:t>'0'</w:t>
      </w:r>
      <w:r w:rsidRPr="00C65457">
        <w:rPr>
          <w:rFonts w:ascii="Consolas" w:hAnsi="Consolas" w:cs="Times New Roman"/>
          <w:sz w:val="21"/>
          <w:szCs w:val="21"/>
        </w:rPr>
        <w:t>;</w:t>
      </w:r>
    </w:p>
    <w:p w14:paraId="44235914"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r w:rsidRPr="00C65457">
        <w:rPr>
          <w:rFonts w:ascii="Consolas" w:hAnsi="Consolas" w:cs="Times New Roman"/>
          <w:color w:val="0000FF"/>
          <w:sz w:val="21"/>
          <w:szCs w:val="21"/>
        </w:rPr>
        <w:t>signal</w:t>
      </w:r>
      <w:r w:rsidRPr="00C65457">
        <w:rPr>
          <w:rFonts w:ascii="Consolas" w:hAnsi="Consolas" w:cs="Times New Roman"/>
          <w:sz w:val="21"/>
          <w:szCs w:val="21"/>
        </w:rPr>
        <w:t xml:space="preserve"> </w:t>
      </w:r>
      <w:proofErr w:type="gramStart"/>
      <w:r w:rsidRPr="00C65457">
        <w:rPr>
          <w:rFonts w:ascii="Consolas" w:hAnsi="Consolas" w:cs="Times New Roman"/>
          <w:sz w:val="21"/>
          <w:szCs w:val="21"/>
        </w:rPr>
        <w:t>NextPCSig :</w:t>
      </w:r>
      <w:proofErr w:type="gramEnd"/>
      <w:r w:rsidRPr="00C65457">
        <w:rPr>
          <w:rFonts w:ascii="Consolas" w:hAnsi="Consolas" w:cs="Times New Roman"/>
          <w:sz w:val="21"/>
          <w:szCs w:val="21"/>
        </w:rPr>
        <w:t xml:space="preserve"> std_logic_vector (</w:t>
      </w:r>
      <w:r w:rsidRPr="00C65457">
        <w:rPr>
          <w:rFonts w:ascii="Consolas" w:hAnsi="Consolas" w:cs="Times New Roman"/>
          <w:color w:val="098658"/>
          <w:sz w:val="21"/>
          <w:szCs w:val="21"/>
        </w:rPr>
        <w:t>15</w:t>
      </w:r>
      <w:r w:rsidRPr="00C65457">
        <w:rPr>
          <w:rFonts w:ascii="Consolas" w:hAnsi="Consolas" w:cs="Times New Roman"/>
          <w:sz w:val="21"/>
          <w:szCs w:val="21"/>
        </w:rPr>
        <w:t xml:space="preserve"> </w:t>
      </w:r>
      <w:r w:rsidRPr="00C65457">
        <w:rPr>
          <w:rFonts w:ascii="Consolas" w:hAnsi="Consolas" w:cs="Times New Roman"/>
          <w:color w:val="0000FF"/>
          <w:sz w:val="21"/>
          <w:szCs w:val="21"/>
        </w:rPr>
        <w:t>downto</w:t>
      </w:r>
      <w:r w:rsidRPr="00C65457">
        <w:rPr>
          <w:rFonts w:ascii="Consolas" w:hAnsi="Consolas" w:cs="Times New Roman"/>
          <w:sz w:val="21"/>
          <w:szCs w:val="21"/>
        </w:rPr>
        <w:t xml:space="preserve"> </w:t>
      </w:r>
      <w:r w:rsidRPr="00C65457">
        <w:rPr>
          <w:rFonts w:ascii="Consolas" w:hAnsi="Consolas" w:cs="Times New Roman"/>
          <w:color w:val="098658"/>
          <w:sz w:val="21"/>
          <w:szCs w:val="21"/>
        </w:rPr>
        <w:t>0</w:t>
      </w:r>
      <w:r w:rsidRPr="00C65457">
        <w:rPr>
          <w:rFonts w:ascii="Consolas" w:hAnsi="Consolas" w:cs="Times New Roman"/>
          <w:sz w:val="21"/>
          <w:szCs w:val="21"/>
        </w:rPr>
        <w:t xml:space="preserve">) := </w:t>
      </w:r>
      <w:r w:rsidRPr="00C65457">
        <w:rPr>
          <w:rFonts w:ascii="Consolas" w:hAnsi="Consolas" w:cs="Times New Roman"/>
          <w:color w:val="098658"/>
          <w:sz w:val="21"/>
          <w:szCs w:val="21"/>
        </w:rPr>
        <w:t>"0000000000000000"</w:t>
      </w:r>
      <w:r w:rsidRPr="00C65457">
        <w:rPr>
          <w:rFonts w:ascii="Consolas" w:hAnsi="Consolas" w:cs="Times New Roman"/>
          <w:sz w:val="21"/>
          <w:szCs w:val="21"/>
        </w:rPr>
        <w:t>;</w:t>
      </w:r>
    </w:p>
    <w:p w14:paraId="1B1D3D05"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r w:rsidRPr="00C65457">
        <w:rPr>
          <w:rFonts w:ascii="Consolas" w:hAnsi="Consolas" w:cs="Times New Roman"/>
          <w:color w:val="0000FF"/>
          <w:sz w:val="21"/>
          <w:szCs w:val="21"/>
        </w:rPr>
        <w:t>signal</w:t>
      </w:r>
      <w:r w:rsidRPr="00C65457">
        <w:rPr>
          <w:rFonts w:ascii="Consolas" w:hAnsi="Consolas" w:cs="Times New Roman"/>
          <w:sz w:val="21"/>
          <w:szCs w:val="21"/>
        </w:rPr>
        <w:t xml:space="preserve"> </w:t>
      </w:r>
      <w:proofErr w:type="gramStart"/>
      <w:r w:rsidRPr="00C65457">
        <w:rPr>
          <w:rFonts w:ascii="Consolas" w:hAnsi="Consolas" w:cs="Times New Roman"/>
          <w:sz w:val="21"/>
          <w:szCs w:val="21"/>
        </w:rPr>
        <w:t>PCPlusFourSig :</w:t>
      </w:r>
      <w:proofErr w:type="gramEnd"/>
      <w:r w:rsidRPr="00C65457">
        <w:rPr>
          <w:rFonts w:ascii="Consolas" w:hAnsi="Consolas" w:cs="Times New Roman"/>
          <w:sz w:val="21"/>
          <w:szCs w:val="21"/>
        </w:rPr>
        <w:t xml:space="preserve"> std_logic_vector (</w:t>
      </w:r>
      <w:r w:rsidRPr="00C65457">
        <w:rPr>
          <w:rFonts w:ascii="Consolas" w:hAnsi="Consolas" w:cs="Times New Roman"/>
          <w:color w:val="098658"/>
          <w:sz w:val="21"/>
          <w:szCs w:val="21"/>
        </w:rPr>
        <w:t>15</w:t>
      </w:r>
      <w:r w:rsidRPr="00C65457">
        <w:rPr>
          <w:rFonts w:ascii="Consolas" w:hAnsi="Consolas" w:cs="Times New Roman"/>
          <w:sz w:val="21"/>
          <w:szCs w:val="21"/>
        </w:rPr>
        <w:t xml:space="preserve"> </w:t>
      </w:r>
      <w:r w:rsidRPr="00C65457">
        <w:rPr>
          <w:rFonts w:ascii="Consolas" w:hAnsi="Consolas" w:cs="Times New Roman"/>
          <w:color w:val="0000FF"/>
          <w:sz w:val="21"/>
          <w:szCs w:val="21"/>
        </w:rPr>
        <w:t>downto</w:t>
      </w:r>
      <w:r w:rsidRPr="00C65457">
        <w:rPr>
          <w:rFonts w:ascii="Consolas" w:hAnsi="Consolas" w:cs="Times New Roman"/>
          <w:sz w:val="21"/>
          <w:szCs w:val="21"/>
        </w:rPr>
        <w:t xml:space="preserve"> </w:t>
      </w:r>
      <w:r w:rsidRPr="00C65457">
        <w:rPr>
          <w:rFonts w:ascii="Consolas" w:hAnsi="Consolas" w:cs="Times New Roman"/>
          <w:color w:val="098658"/>
          <w:sz w:val="21"/>
          <w:szCs w:val="21"/>
        </w:rPr>
        <w:t>0</w:t>
      </w:r>
      <w:r w:rsidRPr="00C65457">
        <w:rPr>
          <w:rFonts w:ascii="Consolas" w:hAnsi="Consolas" w:cs="Times New Roman"/>
          <w:sz w:val="21"/>
          <w:szCs w:val="21"/>
        </w:rPr>
        <w:t xml:space="preserve">) := </w:t>
      </w:r>
      <w:r w:rsidRPr="00C65457">
        <w:rPr>
          <w:rFonts w:ascii="Consolas" w:hAnsi="Consolas" w:cs="Times New Roman"/>
          <w:color w:val="098658"/>
          <w:sz w:val="21"/>
          <w:szCs w:val="21"/>
        </w:rPr>
        <w:t>"0000000000001001"</w:t>
      </w:r>
      <w:r w:rsidRPr="00C65457">
        <w:rPr>
          <w:rFonts w:ascii="Consolas" w:hAnsi="Consolas" w:cs="Times New Roman"/>
          <w:sz w:val="21"/>
          <w:szCs w:val="21"/>
        </w:rPr>
        <w:t>;</w:t>
      </w:r>
    </w:p>
    <w:p w14:paraId="4BBA99BF"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r w:rsidRPr="00C65457">
        <w:rPr>
          <w:rFonts w:ascii="Consolas" w:hAnsi="Consolas" w:cs="Times New Roman"/>
          <w:color w:val="0000FF"/>
          <w:sz w:val="21"/>
          <w:szCs w:val="21"/>
        </w:rPr>
        <w:t>signal</w:t>
      </w:r>
      <w:r w:rsidRPr="00C65457">
        <w:rPr>
          <w:rFonts w:ascii="Consolas" w:hAnsi="Consolas" w:cs="Times New Roman"/>
          <w:sz w:val="21"/>
          <w:szCs w:val="21"/>
        </w:rPr>
        <w:t xml:space="preserve"> </w:t>
      </w:r>
      <w:proofErr w:type="gramStart"/>
      <w:r w:rsidRPr="00C65457">
        <w:rPr>
          <w:rFonts w:ascii="Consolas" w:hAnsi="Consolas" w:cs="Times New Roman"/>
          <w:sz w:val="21"/>
          <w:szCs w:val="21"/>
        </w:rPr>
        <w:t>BranchALUResultSig :</w:t>
      </w:r>
      <w:proofErr w:type="gramEnd"/>
      <w:r w:rsidRPr="00C65457">
        <w:rPr>
          <w:rFonts w:ascii="Consolas" w:hAnsi="Consolas" w:cs="Times New Roman"/>
          <w:sz w:val="21"/>
          <w:szCs w:val="21"/>
        </w:rPr>
        <w:t xml:space="preserve"> std_logic_vector (</w:t>
      </w:r>
      <w:r w:rsidRPr="00C65457">
        <w:rPr>
          <w:rFonts w:ascii="Consolas" w:hAnsi="Consolas" w:cs="Times New Roman"/>
          <w:color w:val="098658"/>
          <w:sz w:val="21"/>
          <w:szCs w:val="21"/>
        </w:rPr>
        <w:t>15</w:t>
      </w:r>
      <w:r w:rsidRPr="00C65457">
        <w:rPr>
          <w:rFonts w:ascii="Consolas" w:hAnsi="Consolas" w:cs="Times New Roman"/>
          <w:sz w:val="21"/>
          <w:szCs w:val="21"/>
        </w:rPr>
        <w:t xml:space="preserve"> </w:t>
      </w:r>
      <w:r w:rsidRPr="00C65457">
        <w:rPr>
          <w:rFonts w:ascii="Consolas" w:hAnsi="Consolas" w:cs="Times New Roman"/>
          <w:color w:val="0000FF"/>
          <w:sz w:val="21"/>
          <w:szCs w:val="21"/>
        </w:rPr>
        <w:t>downto</w:t>
      </w:r>
      <w:r w:rsidRPr="00C65457">
        <w:rPr>
          <w:rFonts w:ascii="Consolas" w:hAnsi="Consolas" w:cs="Times New Roman"/>
          <w:sz w:val="21"/>
          <w:szCs w:val="21"/>
        </w:rPr>
        <w:t xml:space="preserve"> </w:t>
      </w:r>
      <w:r w:rsidRPr="00C65457">
        <w:rPr>
          <w:rFonts w:ascii="Consolas" w:hAnsi="Consolas" w:cs="Times New Roman"/>
          <w:color w:val="098658"/>
          <w:sz w:val="21"/>
          <w:szCs w:val="21"/>
        </w:rPr>
        <w:t>0</w:t>
      </w:r>
      <w:r w:rsidRPr="00C65457">
        <w:rPr>
          <w:rFonts w:ascii="Consolas" w:hAnsi="Consolas" w:cs="Times New Roman"/>
          <w:sz w:val="21"/>
          <w:szCs w:val="21"/>
        </w:rPr>
        <w:t xml:space="preserve">) := </w:t>
      </w:r>
      <w:r w:rsidRPr="00C65457">
        <w:rPr>
          <w:rFonts w:ascii="Consolas" w:hAnsi="Consolas" w:cs="Times New Roman"/>
          <w:color w:val="098658"/>
          <w:sz w:val="21"/>
          <w:szCs w:val="21"/>
        </w:rPr>
        <w:t>"0000000000000011"</w:t>
      </w:r>
      <w:r w:rsidRPr="00C65457">
        <w:rPr>
          <w:rFonts w:ascii="Consolas" w:hAnsi="Consolas" w:cs="Times New Roman"/>
          <w:sz w:val="21"/>
          <w:szCs w:val="21"/>
        </w:rPr>
        <w:t>;</w:t>
      </w:r>
    </w:p>
    <w:p w14:paraId="50A8FF50"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r w:rsidRPr="00C65457">
        <w:rPr>
          <w:rFonts w:ascii="Consolas" w:hAnsi="Consolas" w:cs="Times New Roman"/>
          <w:color w:val="0000FF"/>
          <w:sz w:val="21"/>
          <w:szCs w:val="21"/>
        </w:rPr>
        <w:t>begin</w:t>
      </w:r>
    </w:p>
    <w:p w14:paraId="7E579279"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proofErr w:type="gramStart"/>
      <w:r w:rsidRPr="00C65457">
        <w:rPr>
          <w:rFonts w:ascii="Consolas" w:hAnsi="Consolas" w:cs="Times New Roman"/>
          <w:sz w:val="21"/>
          <w:szCs w:val="21"/>
        </w:rPr>
        <w:t>DUT :</w:t>
      </w:r>
      <w:proofErr w:type="gramEnd"/>
      <w:r w:rsidRPr="00C65457">
        <w:rPr>
          <w:rFonts w:ascii="Consolas" w:hAnsi="Consolas" w:cs="Times New Roman"/>
          <w:sz w:val="21"/>
          <w:szCs w:val="21"/>
        </w:rPr>
        <w:t xml:space="preserve"> </w:t>
      </w:r>
      <w:r w:rsidRPr="00C65457">
        <w:rPr>
          <w:rFonts w:ascii="Consolas" w:hAnsi="Consolas" w:cs="Times New Roman"/>
          <w:color w:val="0000FF"/>
          <w:sz w:val="21"/>
          <w:szCs w:val="21"/>
        </w:rPr>
        <w:t>entity</w:t>
      </w:r>
      <w:r w:rsidRPr="00C65457">
        <w:rPr>
          <w:rFonts w:ascii="Consolas" w:hAnsi="Consolas" w:cs="Times New Roman"/>
          <w:sz w:val="21"/>
          <w:szCs w:val="21"/>
        </w:rPr>
        <w:t xml:space="preserve"> </w:t>
      </w:r>
      <w:r w:rsidRPr="00C65457">
        <w:rPr>
          <w:rFonts w:ascii="Consolas" w:hAnsi="Consolas" w:cs="Times New Roman"/>
          <w:color w:val="800000"/>
          <w:sz w:val="21"/>
          <w:szCs w:val="21"/>
        </w:rPr>
        <w:t>work</w:t>
      </w:r>
      <w:r w:rsidRPr="00C65457">
        <w:rPr>
          <w:rFonts w:ascii="Consolas" w:hAnsi="Consolas" w:cs="Times New Roman"/>
          <w:sz w:val="21"/>
          <w:szCs w:val="21"/>
        </w:rPr>
        <w:t>.</w:t>
      </w:r>
      <w:r w:rsidRPr="00C65457">
        <w:rPr>
          <w:rFonts w:ascii="Consolas" w:hAnsi="Consolas" w:cs="Times New Roman"/>
          <w:color w:val="800000"/>
          <w:sz w:val="21"/>
          <w:szCs w:val="21"/>
        </w:rPr>
        <w:t>BranchMux</w:t>
      </w:r>
      <w:r w:rsidRPr="00C65457">
        <w:rPr>
          <w:rFonts w:ascii="Consolas" w:hAnsi="Consolas" w:cs="Times New Roman"/>
          <w:sz w:val="21"/>
          <w:szCs w:val="21"/>
        </w:rPr>
        <w:t>(</w:t>
      </w:r>
      <w:r w:rsidRPr="00C65457">
        <w:rPr>
          <w:rFonts w:ascii="Consolas" w:hAnsi="Consolas" w:cs="Times New Roman"/>
          <w:color w:val="800000"/>
          <w:sz w:val="21"/>
          <w:szCs w:val="21"/>
        </w:rPr>
        <w:t>behavioral</w:t>
      </w:r>
      <w:r w:rsidRPr="00C65457">
        <w:rPr>
          <w:rFonts w:ascii="Consolas" w:hAnsi="Consolas" w:cs="Times New Roman"/>
          <w:sz w:val="21"/>
          <w:szCs w:val="21"/>
        </w:rPr>
        <w:t xml:space="preserve">) </w:t>
      </w:r>
      <w:r w:rsidRPr="00C65457">
        <w:rPr>
          <w:rFonts w:ascii="Consolas" w:hAnsi="Consolas" w:cs="Times New Roman"/>
          <w:color w:val="0000FF"/>
          <w:sz w:val="21"/>
          <w:szCs w:val="21"/>
        </w:rPr>
        <w:t>port</w:t>
      </w:r>
      <w:r w:rsidRPr="00C65457">
        <w:rPr>
          <w:rFonts w:ascii="Consolas" w:hAnsi="Consolas" w:cs="Times New Roman"/>
          <w:sz w:val="21"/>
          <w:szCs w:val="21"/>
        </w:rPr>
        <w:t xml:space="preserve"> </w:t>
      </w:r>
      <w:r w:rsidRPr="00C65457">
        <w:rPr>
          <w:rFonts w:ascii="Consolas" w:hAnsi="Consolas" w:cs="Times New Roman"/>
          <w:color w:val="0000FF"/>
          <w:sz w:val="21"/>
          <w:szCs w:val="21"/>
        </w:rPr>
        <w:t>map</w:t>
      </w:r>
      <w:r w:rsidRPr="00C65457">
        <w:rPr>
          <w:rFonts w:ascii="Consolas" w:hAnsi="Consolas" w:cs="Times New Roman"/>
          <w:sz w:val="21"/>
          <w:szCs w:val="21"/>
        </w:rPr>
        <w:t xml:space="preserve"> (</w:t>
      </w:r>
    </w:p>
    <w:p w14:paraId="009B3A2D"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PCPlusFour =&gt; PCPlusFourSig,</w:t>
      </w:r>
    </w:p>
    <w:p w14:paraId="5E137A88"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BranchALUResult =&gt; BranchALUResultSig,</w:t>
      </w:r>
    </w:p>
    <w:p w14:paraId="2C50975D"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PCSrc =&gt; PCSrcSig,</w:t>
      </w:r>
    </w:p>
    <w:p w14:paraId="2ACB9591"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NextPC =&gt; NextPCSig);</w:t>
      </w:r>
    </w:p>
    <w:p w14:paraId="5F3599CA" w14:textId="77777777" w:rsidR="00C65457" w:rsidRPr="00C65457" w:rsidRDefault="00C65457" w:rsidP="00C65457">
      <w:pPr>
        <w:shd w:val="clear" w:color="auto" w:fill="FFFFFF"/>
        <w:spacing w:after="240" w:line="285" w:lineRule="atLeast"/>
        <w:rPr>
          <w:rFonts w:ascii="Consolas" w:hAnsi="Consolas" w:cs="Times New Roman"/>
          <w:sz w:val="21"/>
          <w:szCs w:val="21"/>
        </w:rPr>
      </w:pPr>
    </w:p>
    <w:p w14:paraId="2659CA7A"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proofErr w:type="gramStart"/>
      <w:r w:rsidRPr="00C65457">
        <w:rPr>
          <w:rFonts w:ascii="Consolas" w:hAnsi="Consolas" w:cs="Times New Roman"/>
          <w:sz w:val="21"/>
          <w:szCs w:val="21"/>
        </w:rPr>
        <w:t>clock :</w:t>
      </w:r>
      <w:proofErr w:type="gramEnd"/>
      <w:r w:rsidRPr="00C65457">
        <w:rPr>
          <w:rFonts w:ascii="Consolas" w:hAnsi="Consolas" w:cs="Times New Roman"/>
          <w:sz w:val="21"/>
          <w:szCs w:val="21"/>
        </w:rPr>
        <w:t xml:space="preserve"> </w:t>
      </w:r>
      <w:r w:rsidRPr="00C65457">
        <w:rPr>
          <w:rFonts w:ascii="Consolas" w:hAnsi="Consolas" w:cs="Times New Roman"/>
          <w:color w:val="0000FF"/>
          <w:sz w:val="21"/>
          <w:szCs w:val="21"/>
        </w:rPr>
        <w:t>process</w:t>
      </w:r>
    </w:p>
    <w:p w14:paraId="5DB979F8"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r w:rsidRPr="00C65457">
        <w:rPr>
          <w:rFonts w:ascii="Consolas" w:hAnsi="Consolas" w:cs="Times New Roman"/>
          <w:color w:val="0000FF"/>
          <w:sz w:val="21"/>
          <w:szCs w:val="21"/>
        </w:rPr>
        <w:t>begin</w:t>
      </w:r>
    </w:p>
    <w:p w14:paraId="2F88FC28"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r w:rsidRPr="00C65457">
        <w:rPr>
          <w:rFonts w:ascii="Consolas" w:hAnsi="Consolas" w:cs="Times New Roman"/>
          <w:color w:val="0000FF"/>
          <w:sz w:val="21"/>
          <w:szCs w:val="21"/>
        </w:rPr>
        <w:t>for</w:t>
      </w:r>
      <w:r w:rsidRPr="00C65457">
        <w:rPr>
          <w:rFonts w:ascii="Consolas" w:hAnsi="Consolas" w:cs="Times New Roman"/>
          <w:sz w:val="21"/>
          <w:szCs w:val="21"/>
        </w:rPr>
        <w:t xml:space="preserve"> i </w:t>
      </w:r>
      <w:r w:rsidRPr="00C65457">
        <w:rPr>
          <w:rFonts w:ascii="Consolas" w:hAnsi="Consolas" w:cs="Times New Roman"/>
          <w:color w:val="0000FF"/>
          <w:sz w:val="21"/>
          <w:szCs w:val="21"/>
        </w:rPr>
        <w:t>in</w:t>
      </w:r>
      <w:r w:rsidRPr="00C65457">
        <w:rPr>
          <w:rFonts w:ascii="Consolas" w:hAnsi="Consolas" w:cs="Times New Roman"/>
          <w:sz w:val="21"/>
          <w:szCs w:val="21"/>
        </w:rPr>
        <w:t xml:space="preserve"> </w:t>
      </w:r>
      <w:r w:rsidRPr="00C65457">
        <w:rPr>
          <w:rFonts w:ascii="Consolas" w:hAnsi="Consolas" w:cs="Times New Roman"/>
          <w:color w:val="098658"/>
          <w:sz w:val="21"/>
          <w:szCs w:val="21"/>
        </w:rPr>
        <w:t>0</w:t>
      </w:r>
      <w:r w:rsidRPr="00C65457">
        <w:rPr>
          <w:rFonts w:ascii="Consolas" w:hAnsi="Consolas" w:cs="Times New Roman"/>
          <w:sz w:val="21"/>
          <w:szCs w:val="21"/>
        </w:rPr>
        <w:t xml:space="preserve"> </w:t>
      </w:r>
      <w:r w:rsidRPr="00C65457">
        <w:rPr>
          <w:rFonts w:ascii="Consolas" w:hAnsi="Consolas" w:cs="Times New Roman"/>
          <w:color w:val="0000FF"/>
          <w:sz w:val="21"/>
          <w:szCs w:val="21"/>
        </w:rPr>
        <w:t>to</w:t>
      </w:r>
      <w:r w:rsidRPr="00C65457">
        <w:rPr>
          <w:rFonts w:ascii="Consolas" w:hAnsi="Consolas" w:cs="Times New Roman"/>
          <w:sz w:val="21"/>
          <w:szCs w:val="21"/>
        </w:rPr>
        <w:t xml:space="preserve"> </w:t>
      </w:r>
      <w:r w:rsidRPr="00C65457">
        <w:rPr>
          <w:rFonts w:ascii="Consolas" w:hAnsi="Consolas" w:cs="Times New Roman"/>
          <w:color w:val="098658"/>
          <w:sz w:val="21"/>
          <w:szCs w:val="21"/>
        </w:rPr>
        <w:t>2</w:t>
      </w:r>
      <w:r w:rsidRPr="00C65457">
        <w:rPr>
          <w:rFonts w:ascii="Consolas" w:hAnsi="Consolas" w:cs="Times New Roman"/>
          <w:sz w:val="21"/>
          <w:szCs w:val="21"/>
        </w:rPr>
        <w:t xml:space="preserve"> * (NUM_VALS) </w:t>
      </w:r>
      <w:r w:rsidRPr="00C65457">
        <w:rPr>
          <w:rFonts w:ascii="Consolas" w:hAnsi="Consolas" w:cs="Times New Roman"/>
          <w:color w:val="0000FF"/>
          <w:sz w:val="21"/>
          <w:szCs w:val="21"/>
        </w:rPr>
        <w:t>loop</w:t>
      </w:r>
    </w:p>
    <w:p w14:paraId="353E54F0"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clk_sig &lt;= </w:t>
      </w:r>
      <w:r w:rsidRPr="00C65457">
        <w:rPr>
          <w:rFonts w:ascii="Consolas" w:hAnsi="Consolas" w:cs="Times New Roman"/>
          <w:color w:val="0000FF"/>
          <w:sz w:val="21"/>
          <w:szCs w:val="21"/>
        </w:rPr>
        <w:t>NOT</w:t>
      </w:r>
      <w:r w:rsidRPr="00C65457">
        <w:rPr>
          <w:rFonts w:ascii="Consolas" w:hAnsi="Consolas" w:cs="Times New Roman"/>
          <w:sz w:val="21"/>
          <w:szCs w:val="21"/>
        </w:rPr>
        <w:t xml:space="preserve"> clk_sig;</w:t>
      </w:r>
    </w:p>
    <w:p w14:paraId="334D3CD3"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r w:rsidRPr="00C65457">
        <w:rPr>
          <w:rFonts w:ascii="Consolas" w:hAnsi="Consolas" w:cs="Times New Roman"/>
          <w:color w:val="0000FF"/>
          <w:sz w:val="21"/>
          <w:szCs w:val="21"/>
        </w:rPr>
        <w:t>wait</w:t>
      </w:r>
      <w:r w:rsidRPr="00C65457">
        <w:rPr>
          <w:rFonts w:ascii="Consolas" w:hAnsi="Consolas" w:cs="Times New Roman"/>
          <w:sz w:val="21"/>
          <w:szCs w:val="21"/>
        </w:rPr>
        <w:t xml:space="preserve"> </w:t>
      </w:r>
      <w:r w:rsidRPr="00C65457">
        <w:rPr>
          <w:rFonts w:ascii="Consolas" w:hAnsi="Consolas" w:cs="Times New Roman"/>
          <w:color w:val="0000FF"/>
          <w:sz w:val="21"/>
          <w:szCs w:val="21"/>
        </w:rPr>
        <w:t>for</w:t>
      </w:r>
      <w:r w:rsidRPr="00C65457">
        <w:rPr>
          <w:rFonts w:ascii="Consolas" w:hAnsi="Consolas" w:cs="Times New Roman"/>
          <w:sz w:val="21"/>
          <w:szCs w:val="21"/>
        </w:rPr>
        <w:t xml:space="preserve"> TIME_DELAY/</w:t>
      </w:r>
      <w:r w:rsidRPr="00C65457">
        <w:rPr>
          <w:rFonts w:ascii="Consolas" w:hAnsi="Consolas" w:cs="Times New Roman"/>
          <w:color w:val="098658"/>
          <w:sz w:val="21"/>
          <w:szCs w:val="21"/>
        </w:rPr>
        <w:t>2</w:t>
      </w:r>
      <w:r w:rsidRPr="00C65457">
        <w:rPr>
          <w:rFonts w:ascii="Consolas" w:hAnsi="Consolas" w:cs="Times New Roman"/>
          <w:sz w:val="21"/>
          <w:szCs w:val="21"/>
        </w:rPr>
        <w:t>;</w:t>
      </w:r>
    </w:p>
    <w:p w14:paraId="352348FD"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r w:rsidRPr="00C65457">
        <w:rPr>
          <w:rFonts w:ascii="Consolas" w:hAnsi="Consolas" w:cs="Times New Roman"/>
          <w:color w:val="0000FF"/>
          <w:sz w:val="21"/>
          <w:szCs w:val="21"/>
        </w:rPr>
        <w:t>end</w:t>
      </w:r>
      <w:r w:rsidRPr="00C65457">
        <w:rPr>
          <w:rFonts w:ascii="Consolas" w:hAnsi="Consolas" w:cs="Times New Roman"/>
          <w:sz w:val="21"/>
          <w:szCs w:val="21"/>
        </w:rPr>
        <w:t xml:space="preserve"> </w:t>
      </w:r>
      <w:r w:rsidRPr="00C65457">
        <w:rPr>
          <w:rFonts w:ascii="Consolas" w:hAnsi="Consolas" w:cs="Times New Roman"/>
          <w:color w:val="0000FF"/>
          <w:sz w:val="21"/>
          <w:szCs w:val="21"/>
        </w:rPr>
        <w:t>loop</w:t>
      </w:r>
      <w:r w:rsidRPr="00C65457">
        <w:rPr>
          <w:rFonts w:ascii="Consolas" w:hAnsi="Consolas" w:cs="Times New Roman"/>
          <w:sz w:val="21"/>
          <w:szCs w:val="21"/>
        </w:rPr>
        <w:t>;</w:t>
      </w:r>
    </w:p>
    <w:p w14:paraId="25B3DFB0"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r w:rsidRPr="00C65457">
        <w:rPr>
          <w:rFonts w:ascii="Consolas" w:hAnsi="Consolas" w:cs="Times New Roman"/>
          <w:color w:val="0000FF"/>
          <w:sz w:val="21"/>
          <w:szCs w:val="21"/>
        </w:rPr>
        <w:t>wait</w:t>
      </w:r>
      <w:r w:rsidRPr="00C65457">
        <w:rPr>
          <w:rFonts w:ascii="Consolas" w:hAnsi="Consolas" w:cs="Times New Roman"/>
          <w:sz w:val="21"/>
          <w:szCs w:val="21"/>
        </w:rPr>
        <w:t>;</w:t>
      </w:r>
    </w:p>
    <w:p w14:paraId="00992B3F"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lastRenderedPageBreak/>
        <w:t xml:space="preserve">          </w:t>
      </w:r>
      <w:r w:rsidRPr="00C65457">
        <w:rPr>
          <w:rFonts w:ascii="Consolas" w:hAnsi="Consolas" w:cs="Times New Roman"/>
          <w:color w:val="0000FF"/>
          <w:sz w:val="21"/>
          <w:szCs w:val="21"/>
        </w:rPr>
        <w:t>end</w:t>
      </w:r>
      <w:r w:rsidRPr="00C65457">
        <w:rPr>
          <w:rFonts w:ascii="Consolas" w:hAnsi="Consolas" w:cs="Times New Roman"/>
          <w:sz w:val="21"/>
          <w:szCs w:val="21"/>
        </w:rPr>
        <w:t xml:space="preserve"> </w:t>
      </w:r>
      <w:r w:rsidRPr="00C65457">
        <w:rPr>
          <w:rFonts w:ascii="Consolas" w:hAnsi="Consolas" w:cs="Times New Roman"/>
          <w:color w:val="0000FF"/>
          <w:sz w:val="21"/>
          <w:szCs w:val="21"/>
        </w:rPr>
        <w:t>process</w:t>
      </w:r>
      <w:r w:rsidRPr="00C65457">
        <w:rPr>
          <w:rFonts w:ascii="Consolas" w:hAnsi="Consolas" w:cs="Times New Roman"/>
          <w:sz w:val="21"/>
          <w:szCs w:val="21"/>
        </w:rPr>
        <w:t xml:space="preserve"> clock;</w:t>
      </w:r>
    </w:p>
    <w:p w14:paraId="0F1CCE3B"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w:t>
      </w:r>
    </w:p>
    <w:p w14:paraId="5F2065B4"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w:t>
      </w:r>
      <w:proofErr w:type="gramStart"/>
      <w:r w:rsidRPr="00C65457">
        <w:rPr>
          <w:rFonts w:ascii="Consolas" w:hAnsi="Consolas" w:cs="Times New Roman"/>
          <w:sz w:val="21"/>
          <w:szCs w:val="21"/>
        </w:rPr>
        <w:t>stimulus :</w:t>
      </w:r>
      <w:proofErr w:type="gramEnd"/>
      <w:r w:rsidRPr="00C65457">
        <w:rPr>
          <w:rFonts w:ascii="Consolas" w:hAnsi="Consolas" w:cs="Times New Roman"/>
          <w:sz w:val="21"/>
          <w:szCs w:val="21"/>
        </w:rPr>
        <w:t xml:space="preserve"> </w:t>
      </w:r>
      <w:r w:rsidRPr="00C65457">
        <w:rPr>
          <w:rFonts w:ascii="Consolas" w:hAnsi="Consolas" w:cs="Times New Roman"/>
          <w:color w:val="0000FF"/>
          <w:sz w:val="21"/>
          <w:szCs w:val="21"/>
        </w:rPr>
        <w:t>process</w:t>
      </w:r>
    </w:p>
    <w:p w14:paraId="78EA9F8A"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r w:rsidRPr="00C65457">
        <w:rPr>
          <w:rFonts w:ascii="Consolas" w:hAnsi="Consolas" w:cs="Times New Roman"/>
          <w:color w:val="0000FF"/>
          <w:sz w:val="21"/>
          <w:szCs w:val="21"/>
        </w:rPr>
        <w:t>begin</w:t>
      </w:r>
    </w:p>
    <w:p w14:paraId="5BF75DED"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r w:rsidRPr="00C65457">
        <w:rPr>
          <w:rFonts w:ascii="Consolas" w:hAnsi="Consolas" w:cs="Times New Roman"/>
          <w:color w:val="0000FF"/>
          <w:sz w:val="21"/>
          <w:szCs w:val="21"/>
        </w:rPr>
        <w:t>for</w:t>
      </w:r>
      <w:r w:rsidRPr="00C65457">
        <w:rPr>
          <w:rFonts w:ascii="Consolas" w:hAnsi="Consolas" w:cs="Times New Roman"/>
          <w:sz w:val="21"/>
          <w:szCs w:val="21"/>
        </w:rPr>
        <w:t xml:space="preserve"> i </w:t>
      </w:r>
      <w:r w:rsidRPr="00C65457">
        <w:rPr>
          <w:rFonts w:ascii="Consolas" w:hAnsi="Consolas" w:cs="Times New Roman"/>
          <w:color w:val="0000FF"/>
          <w:sz w:val="21"/>
          <w:szCs w:val="21"/>
        </w:rPr>
        <w:t>in</w:t>
      </w:r>
      <w:r w:rsidRPr="00C65457">
        <w:rPr>
          <w:rFonts w:ascii="Consolas" w:hAnsi="Consolas" w:cs="Times New Roman"/>
          <w:sz w:val="21"/>
          <w:szCs w:val="21"/>
        </w:rPr>
        <w:t xml:space="preserve"> </w:t>
      </w:r>
      <w:r w:rsidRPr="00C65457">
        <w:rPr>
          <w:rFonts w:ascii="Consolas" w:hAnsi="Consolas" w:cs="Times New Roman"/>
          <w:color w:val="098658"/>
          <w:sz w:val="21"/>
          <w:szCs w:val="21"/>
        </w:rPr>
        <w:t>0</w:t>
      </w:r>
      <w:r w:rsidRPr="00C65457">
        <w:rPr>
          <w:rFonts w:ascii="Consolas" w:hAnsi="Consolas" w:cs="Times New Roman"/>
          <w:sz w:val="21"/>
          <w:szCs w:val="21"/>
        </w:rPr>
        <w:t xml:space="preserve"> </w:t>
      </w:r>
      <w:r w:rsidRPr="00C65457">
        <w:rPr>
          <w:rFonts w:ascii="Consolas" w:hAnsi="Consolas" w:cs="Times New Roman"/>
          <w:color w:val="0000FF"/>
          <w:sz w:val="21"/>
          <w:szCs w:val="21"/>
        </w:rPr>
        <w:t>to</w:t>
      </w:r>
      <w:r w:rsidRPr="00C65457">
        <w:rPr>
          <w:rFonts w:ascii="Consolas" w:hAnsi="Consolas" w:cs="Times New Roman"/>
          <w:sz w:val="21"/>
          <w:szCs w:val="21"/>
        </w:rPr>
        <w:t xml:space="preserve"> (NUM_VALS - </w:t>
      </w:r>
      <w:r w:rsidRPr="00C65457">
        <w:rPr>
          <w:rFonts w:ascii="Consolas" w:hAnsi="Consolas" w:cs="Times New Roman"/>
          <w:color w:val="098658"/>
          <w:sz w:val="21"/>
          <w:szCs w:val="21"/>
        </w:rPr>
        <w:t>1</w:t>
      </w:r>
      <w:r w:rsidRPr="00C65457">
        <w:rPr>
          <w:rFonts w:ascii="Consolas" w:hAnsi="Consolas" w:cs="Times New Roman"/>
          <w:sz w:val="21"/>
          <w:szCs w:val="21"/>
        </w:rPr>
        <w:t xml:space="preserve">) </w:t>
      </w:r>
      <w:r w:rsidRPr="00C65457">
        <w:rPr>
          <w:rFonts w:ascii="Consolas" w:hAnsi="Consolas" w:cs="Times New Roman"/>
          <w:color w:val="0000FF"/>
          <w:sz w:val="21"/>
          <w:szCs w:val="21"/>
        </w:rPr>
        <w:t>loop</w:t>
      </w:r>
    </w:p>
    <w:p w14:paraId="3BDB4369"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PCPlusFourSig &lt;= PCPlusFourSig;</w:t>
      </w:r>
    </w:p>
    <w:p w14:paraId="65B5E5B7"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BranchALUResultSig &lt;= BranchALUResultSig;</w:t>
      </w:r>
    </w:p>
    <w:p w14:paraId="0E3A7DC4"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r w:rsidRPr="00C65457">
        <w:rPr>
          <w:rFonts w:ascii="Consolas" w:hAnsi="Consolas" w:cs="Times New Roman"/>
          <w:color w:val="0000FF"/>
          <w:sz w:val="21"/>
          <w:szCs w:val="21"/>
        </w:rPr>
        <w:t>wait</w:t>
      </w:r>
      <w:r w:rsidRPr="00C65457">
        <w:rPr>
          <w:rFonts w:ascii="Consolas" w:hAnsi="Consolas" w:cs="Times New Roman"/>
          <w:sz w:val="21"/>
          <w:szCs w:val="21"/>
        </w:rPr>
        <w:t xml:space="preserve"> </w:t>
      </w:r>
      <w:r w:rsidRPr="00C65457">
        <w:rPr>
          <w:rFonts w:ascii="Consolas" w:hAnsi="Consolas" w:cs="Times New Roman"/>
          <w:color w:val="0000FF"/>
          <w:sz w:val="21"/>
          <w:szCs w:val="21"/>
        </w:rPr>
        <w:t>for</w:t>
      </w:r>
      <w:r w:rsidRPr="00C65457">
        <w:rPr>
          <w:rFonts w:ascii="Consolas" w:hAnsi="Consolas" w:cs="Times New Roman"/>
          <w:sz w:val="21"/>
          <w:szCs w:val="21"/>
        </w:rPr>
        <w:t xml:space="preserve"> TIME_DELAY;</w:t>
      </w:r>
    </w:p>
    <w:p w14:paraId="74F78B56"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r w:rsidRPr="00C65457">
        <w:rPr>
          <w:rFonts w:ascii="Consolas" w:hAnsi="Consolas" w:cs="Times New Roman"/>
          <w:color w:val="0000FF"/>
          <w:sz w:val="21"/>
          <w:szCs w:val="21"/>
        </w:rPr>
        <w:t>end</w:t>
      </w:r>
      <w:r w:rsidRPr="00C65457">
        <w:rPr>
          <w:rFonts w:ascii="Consolas" w:hAnsi="Consolas" w:cs="Times New Roman"/>
          <w:sz w:val="21"/>
          <w:szCs w:val="21"/>
        </w:rPr>
        <w:t xml:space="preserve"> </w:t>
      </w:r>
      <w:r w:rsidRPr="00C65457">
        <w:rPr>
          <w:rFonts w:ascii="Consolas" w:hAnsi="Consolas" w:cs="Times New Roman"/>
          <w:color w:val="0000FF"/>
          <w:sz w:val="21"/>
          <w:szCs w:val="21"/>
        </w:rPr>
        <w:t>loop</w:t>
      </w:r>
      <w:r w:rsidRPr="00C65457">
        <w:rPr>
          <w:rFonts w:ascii="Consolas" w:hAnsi="Consolas" w:cs="Times New Roman"/>
          <w:sz w:val="21"/>
          <w:szCs w:val="21"/>
        </w:rPr>
        <w:t>;</w:t>
      </w:r>
    </w:p>
    <w:p w14:paraId="57A958DA"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r w:rsidRPr="00C65457">
        <w:rPr>
          <w:rFonts w:ascii="Consolas" w:hAnsi="Consolas" w:cs="Times New Roman"/>
          <w:color w:val="0000FF"/>
          <w:sz w:val="21"/>
          <w:szCs w:val="21"/>
        </w:rPr>
        <w:t>wait</w:t>
      </w:r>
      <w:r w:rsidRPr="00C65457">
        <w:rPr>
          <w:rFonts w:ascii="Consolas" w:hAnsi="Consolas" w:cs="Times New Roman"/>
          <w:sz w:val="21"/>
          <w:szCs w:val="21"/>
        </w:rPr>
        <w:t>;</w:t>
      </w:r>
    </w:p>
    <w:p w14:paraId="16C291B8"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r w:rsidRPr="00C65457">
        <w:rPr>
          <w:rFonts w:ascii="Consolas" w:hAnsi="Consolas" w:cs="Times New Roman"/>
          <w:color w:val="0000FF"/>
          <w:sz w:val="21"/>
          <w:szCs w:val="21"/>
        </w:rPr>
        <w:t>end</w:t>
      </w:r>
      <w:r w:rsidRPr="00C65457">
        <w:rPr>
          <w:rFonts w:ascii="Consolas" w:hAnsi="Consolas" w:cs="Times New Roman"/>
          <w:sz w:val="21"/>
          <w:szCs w:val="21"/>
        </w:rPr>
        <w:t xml:space="preserve"> </w:t>
      </w:r>
      <w:r w:rsidRPr="00C65457">
        <w:rPr>
          <w:rFonts w:ascii="Consolas" w:hAnsi="Consolas" w:cs="Times New Roman"/>
          <w:color w:val="0000FF"/>
          <w:sz w:val="21"/>
          <w:szCs w:val="21"/>
        </w:rPr>
        <w:t>process</w:t>
      </w:r>
      <w:r w:rsidRPr="00C65457">
        <w:rPr>
          <w:rFonts w:ascii="Consolas" w:hAnsi="Consolas" w:cs="Times New Roman"/>
          <w:sz w:val="21"/>
          <w:szCs w:val="21"/>
        </w:rPr>
        <w:t xml:space="preserve"> stimulus;</w:t>
      </w:r>
    </w:p>
    <w:p w14:paraId="415CF03F"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xml:space="preserve">        </w:t>
      </w:r>
    </w:p>
    <w:p w14:paraId="257987C4"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sz w:val="21"/>
          <w:szCs w:val="21"/>
        </w:rPr>
        <w:t> </w:t>
      </w:r>
    </w:p>
    <w:p w14:paraId="425A2CBD" w14:textId="77777777" w:rsidR="00C65457" w:rsidRPr="00C65457" w:rsidRDefault="00C65457" w:rsidP="00C65457">
      <w:pPr>
        <w:shd w:val="clear" w:color="auto" w:fill="FFFFFF"/>
        <w:spacing w:line="285" w:lineRule="atLeast"/>
        <w:rPr>
          <w:rFonts w:ascii="Consolas" w:hAnsi="Consolas" w:cs="Times New Roman"/>
          <w:sz w:val="21"/>
          <w:szCs w:val="21"/>
        </w:rPr>
      </w:pPr>
    </w:p>
    <w:p w14:paraId="187333E4" w14:textId="77777777" w:rsidR="00C65457" w:rsidRPr="00C65457" w:rsidRDefault="00C65457" w:rsidP="00C65457">
      <w:pPr>
        <w:shd w:val="clear" w:color="auto" w:fill="FFFFFF"/>
        <w:spacing w:line="285" w:lineRule="atLeast"/>
        <w:rPr>
          <w:rFonts w:ascii="Consolas" w:hAnsi="Consolas" w:cs="Times New Roman"/>
          <w:sz w:val="21"/>
          <w:szCs w:val="21"/>
        </w:rPr>
      </w:pPr>
      <w:r w:rsidRPr="00C65457">
        <w:rPr>
          <w:rFonts w:ascii="Consolas" w:hAnsi="Consolas" w:cs="Times New Roman"/>
          <w:color w:val="0000FF"/>
          <w:sz w:val="21"/>
          <w:szCs w:val="21"/>
        </w:rPr>
        <w:t>end</w:t>
      </w:r>
      <w:r w:rsidRPr="00C65457">
        <w:rPr>
          <w:rFonts w:ascii="Consolas" w:hAnsi="Consolas" w:cs="Times New Roman"/>
          <w:sz w:val="21"/>
          <w:szCs w:val="21"/>
        </w:rPr>
        <w:t xml:space="preserve"> behavior;</w:t>
      </w:r>
    </w:p>
    <w:p w14:paraId="169A7484" w14:textId="77777777" w:rsidR="00C65457" w:rsidRPr="00C65457" w:rsidRDefault="00C65457" w:rsidP="00C65457">
      <w:pPr>
        <w:shd w:val="clear" w:color="auto" w:fill="FFFFFF"/>
        <w:spacing w:line="285" w:lineRule="atLeast"/>
        <w:rPr>
          <w:rFonts w:ascii="Consolas" w:hAnsi="Consolas" w:cs="Times New Roman"/>
          <w:sz w:val="21"/>
          <w:szCs w:val="21"/>
        </w:rPr>
      </w:pPr>
    </w:p>
    <w:p w14:paraId="4E9C28A3" w14:textId="77777777" w:rsidR="00747699" w:rsidRPr="00747699" w:rsidRDefault="00747699" w:rsidP="00AE0599"/>
    <w:p w14:paraId="2582357D" w14:textId="3E2623CF" w:rsidR="00747699" w:rsidRDefault="00631DEE" w:rsidP="00724F28">
      <w:r>
        <w:rPr>
          <w:noProof/>
        </w:rPr>
        <w:drawing>
          <wp:inline distT="0" distB="0" distL="0" distR="0" wp14:anchorId="58389B6F" wp14:editId="7E61656D">
            <wp:extent cx="5943600" cy="3515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1F9647A7" w14:textId="63478FDB" w:rsidR="00747699" w:rsidRDefault="00747699" w:rsidP="00724F28"/>
    <w:p w14:paraId="4B66BB9F" w14:textId="3F388E4A" w:rsidR="00747699" w:rsidRDefault="00747699" w:rsidP="00724F28"/>
    <w:p w14:paraId="77B78A51" w14:textId="574232AC" w:rsidR="00747699" w:rsidRDefault="00747699" w:rsidP="00724F28"/>
    <w:p w14:paraId="219EC408" w14:textId="62D32EB0" w:rsidR="00747699" w:rsidRDefault="00747699" w:rsidP="00724F28"/>
    <w:p w14:paraId="5AB2F03A" w14:textId="1DB6B631" w:rsidR="00747699" w:rsidRDefault="00747699" w:rsidP="00724F28"/>
    <w:p w14:paraId="05783678" w14:textId="6FCE43B3" w:rsidR="00747699" w:rsidRDefault="00747699" w:rsidP="00724F28"/>
    <w:p w14:paraId="49565149" w14:textId="6E7DB4A9" w:rsidR="00747699" w:rsidRDefault="00747699" w:rsidP="00724F28"/>
    <w:p w14:paraId="6788ACBB" w14:textId="77777777" w:rsidR="00666038" w:rsidRDefault="00666038" w:rsidP="00724F28"/>
    <w:p w14:paraId="40F039BD" w14:textId="2E5038EA" w:rsidR="00747699" w:rsidRDefault="00747699" w:rsidP="00724F28">
      <w:r>
        <w:lastRenderedPageBreak/>
        <w:t>ControlUnitTestbench:</w:t>
      </w:r>
    </w:p>
    <w:p w14:paraId="1F1BCD2F"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color w:val="0000FF"/>
          <w:sz w:val="21"/>
          <w:szCs w:val="21"/>
        </w:rPr>
        <w:t>library</w:t>
      </w:r>
      <w:r w:rsidRPr="007724FD">
        <w:rPr>
          <w:rFonts w:ascii="Consolas" w:hAnsi="Consolas" w:cs="Times New Roman"/>
          <w:sz w:val="21"/>
          <w:szCs w:val="21"/>
        </w:rPr>
        <w:t xml:space="preserve"> IEEE;</w:t>
      </w:r>
    </w:p>
    <w:p w14:paraId="089B38C1"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color w:val="0000FF"/>
          <w:sz w:val="21"/>
          <w:szCs w:val="21"/>
        </w:rPr>
        <w:t>use</w:t>
      </w:r>
      <w:r w:rsidRPr="007724FD">
        <w:rPr>
          <w:rFonts w:ascii="Consolas" w:hAnsi="Consolas" w:cs="Times New Roman"/>
          <w:sz w:val="21"/>
          <w:szCs w:val="21"/>
        </w:rPr>
        <w:t xml:space="preserve"> IEEE.std_logic_1164.</w:t>
      </w:r>
      <w:r w:rsidRPr="007724FD">
        <w:rPr>
          <w:rFonts w:ascii="Consolas" w:hAnsi="Consolas" w:cs="Times New Roman"/>
          <w:color w:val="0000FF"/>
          <w:sz w:val="21"/>
          <w:szCs w:val="21"/>
        </w:rPr>
        <w:t>all</w:t>
      </w:r>
      <w:r w:rsidRPr="007724FD">
        <w:rPr>
          <w:rFonts w:ascii="Consolas" w:hAnsi="Consolas" w:cs="Times New Roman"/>
          <w:sz w:val="21"/>
          <w:szCs w:val="21"/>
        </w:rPr>
        <w:t>;</w:t>
      </w:r>
    </w:p>
    <w:p w14:paraId="45DCEBD3"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color w:val="0000FF"/>
          <w:sz w:val="21"/>
          <w:szCs w:val="21"/>
        </w:rPr>
        <w:t>use</w:t>
      </w:r>
      <w:r w:rsidRPr="007724FD">
        <w:rPr>
          <w:rFonts w:ascii="Consolas" w:hAnsi="Consolas" w:cs="Times New Roman"/>
          <w:sz w:val="21"/>
          <w:szCs w:val="21"/>
        </w:rPr>
        <w:t xml:space="preserve"> IEEE.numeric_std.</w:t>
      </w:r>
      <w:r w:rsidRPr="007724FD">
        <w:rPr>
          <w:rFonts w:ascii="Consolas" w:hAnsi="Consolas" w:cs="Times New Roman"/>
          <w:color w:val="0000FF"/>
          <w:sz w:val="21"/>
          <w:szCs w:val="21"/>
        </w:rPr>
        <w:t>all</w:t>
      </w:r>
      <w:r w:rsidRPr="007724FD">
        <w:rPr>
          <w:rFonts w:ascii="Consolas" w:hAnsi="Consolas" w:cs="Times New Roman"/>
          <w:sz w:val="21"/>
          <w:szCs w:val="21"/>
        </w:rPr>
        <w:t>;</w:t>
      </w:r>
    </w:p>
    <w:p w14:paraId="474FE1D5" w14:textId="77777777" w:rsidR="007724FD" w:rsidRPr="007724FD" w:rsidRDefault="007724FD" w:rsidP="007724FD">
      <w:pPr>
        <w:shd w:val="clear" w:color="auto" w:fill="FFFFFF"/>
        <w:spacing w:line="285" w:lineRule="atLeast"/>
        <w:rPr>
          <w:rFonts w:ascii="Consolas" w:hAnsi="Consolas" w:cs="Times New Roman"/>
          <w:sz w:val="21"/>
          <w:szCs w:val="21"/>
        </w:rPr>
      </w:pPr>
    </w:p>
    <w:p w14:paraId="5E977C99"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color w:val="0000FF"/>
          <w:sz w:val="21"/>
          <w:szCs w:val="21"/>
        </w:rPr>
        <w:t>entity</w:t>
      </w:r>
      <w:r w:rsidRPr="007724FD">
        <w:rPr>
          <w:rFonts w:ascii="Consolas" w:hAnsi="Consolas" w:cs="Times New Roman"/>
          <w:sz w:val="21"/>
          <w:szCs w:val="21"/>
        </w:rPr>
        <w:t xml:space="preserve"> ControlUnitTestbench </w:t>
      </w:r>
      <w:r w:rsidRPr="007724FD">
        <w:rPr>
          <w:rFonts w:ascii="Consolas" w:hAnsi="Consolas" w:cs="Times New Roman"/>
          <w:color w:val="0000FF"/>
          <w:sz w:val="21"/>
          <w:szCs w:val="21"/>
        </w:rPr>
        <w:t>is</w:t>
      </w:r>
    </w:p>
    <w:p w14:paraId="7493D9B6"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color w:val="0000FF"/>
          <w:sz w:val="21"/>
          <w:szCs w:val="21"/>
        </w:rPr>
        <w:t>end</w:t>
      </w:r>
      <w:r w:rsidRPr="007724FD">
        <w:rPr>
          <w:rFonts w:ascii="Consolas" w:hAnsi="Consolas" w:cs="Times New Roman"/>
          <w:sz w:val="21"/>
          <w:szCs w:val="21"/>
        </w:rPr>
        <w:t xml:space="preserve"> ControlUnitTestbench;</w:t>
      </w:r>
    </w:p>
    <w:p w14:paraId="67141D0A" w14:textId="77777777" w:rsidR="007724FD" w:rsidRPr="007724FD" w:rsidRDefault="007724FD" w:rsidP="007724FD">
      <w:pPr>
        <w:shd w:val="clear" w:color="auto" w:fill="FFFFFF"/>
        <w:spacing w:line="285" w:lineRule="atLeast"/>
        <w:rPr>
          <w:rFonts w:ascii="Consolas" w:hAnsi="Consolas" w:cs="Times New Roman"/>
          <w:sz w:val="21"/>
          <w:szCs w:val="21"/>
        </w:rPr>
      </w:pPr>
    </w:p>
    <w:p w14:paraId="09AB07A4"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color w:val="0000FF"/>
          <w:sz w:val="21"/>
          <w:szCs w:val="21"/>
        </w:rPr>
        <w:t>architecture</w:t>
      </w:r>
      <w:r w:rsidRPr="007724FD">
        <w:rPr>
          <w:rFonts w:ascii="Consolas" w:hAnsi="Consolas" w:cs="Times New Roman"/>
          <w:sz w:val="21"/>
          <w:szCs w:val="21"/>
        </w:rPr>
        <w:t xml:space="preserve"> behavioral </w:t>
      </w:r>
      <w:r w:rsidRPr="007724FD">
        <w:rPr>
          <w:rFonts w:ascii="Consolas" w:hAnsi="Consolas" w:cs="Times New Roman"/>
          <w:color w:val="0000FF"/>
          <w:sz w:val="21"/>
          <w:szCs w:val="21"/>
        </w:rPr>
        <w:t>of</w:t>
      </w:r>
      <w:r w:rsidRPr="007724FD">
        <w:rPr>
          <w:rFonts w:ascii="Consolas" w:hAnsi="Consolas" w:cs="Times New Roman"/>
          <w:sz w:val="21"/>
          <w:szCs w:val="21"/>
        </w:rPr>
        <w:t xml:space="preserve"> ControlUnitTestbench </w:t>
      </w:r>
      <w:r w:rsidRPr="007724FD">
        <w:rPr>
          <w:rFonts w:ascii="Consolas" w:hAnsi="Consolas" w:cs="Times New Roman"/>
          <w:color w:val="0000FF"/>
          <w:sz w:val="21"/>
          <w:szCs w:val="21"/>
        </w:rPr>
        <w:t>is</w:t>
      </w:r>
    </w:p>
    <w:p w14:paraId="0150CD7D"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constant</w:t>
      </w:r>
      <w:r w:rsidRPr="007724FD">
        <w:rPr>
          <w:rFonts w:ascii="Consolas" w:hAnsi="Consolas" w:cs="Times New Roman"/>
          <w:sz w:val="21"/>
          <w:szCs w:val="21"/>
        </w:rPr>
        <w:t xml:space="preserve"> TIME_</w:t>
      </w:r>
      <w:proofErr w:type="gramStart"/>
      <w:r w:rsidRPr="007724FD">
        <w:rPr>
          <w:rFonts w:ascii="Consolas" w:hAnsi="Consolas" w:cs="Times New Roman"/>
          <w:sz w:val="21"/>
          <w:szCs w:val="21"/>
        </w:rPr>
        <w:t>DELAY :</w:t>
      </w:r>
      <w:proofErr w:type="gramEnd"/>
      <w:r w:rsidRPr="007724FD">
        <w:rPr>
          <w:rFonts w:ascii="Consolas" w:hAnsi="Consolas" w:cs="Times New Roman"/>
          <w:sz w:val="21"/>
          <w:szCs w:val="21"/>
        </w:rPr>
        <w:t xml:space="preserve"> time := </w:t>
      </w:r>
      <w:r w:rsidRPr="007724FD">
        <w:rPr>
          <w:rFonts w:ascii="Consolas" w:hAnsi="Consolas" w:cs="Times New Roman"/>
          <w:color w:val="098658"/>
          <w:sz w:val="21"/>
          <w:szCs w:val="21"/>
        </w:rPr>
        <w:t>20</w:t>
      </w:r>
      <w:r w:rsidRPr="007724FD">
        <w:rPr>
          <w:rFonts w:ascii="Consolas" w:hAnsi="Consolas" w:cs="Times New Roman"/>
          <w:sz w:val="21"/>
          <w:szCs w:val="21"/>
        </w:rPr>
        <w:t xml:space="preserve"> ns;</w:t>
      </w:r>
    </w:p>
    <w:p w14:paraId="13E7DCA6"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constant</w:t>
      </w:r>
      <w:r w:rsidRPr="007724FD">
        <w:rPr>
          <w:rFonts w:ascii="Consolas" w:hAnsi="Consolas" w:cs="Times New Roman"/>
          <w:sz w:val="21"/>
          <w:szCs w:val="21"/>
        </w:rPr>
        <w:t xml:space="preserve"> NUM_</w:t>
      </w:r>
      <w:proofErr w:type="gramStart"/>
      <w:r w:rsidRPr="007724FD">
        <w:rPr>
          <w:rFonts w:ascii="Consolas" w:hAnsi="Consolas" w:cs="Times New Roman"/>
          <w:sz w:val="21"/>
          <w:szCs w:val="21"/>
        </w:rPr>
        <w:t>VALS :</w:t>
      </w:r>
      <w:proofErr w:type="gramEnd"/>
      <w:r w:rsidRPr="007724FD">
        <w:rPr>
          <w:rFonts w:ascii="Consolas" w:hAnsi="Consolas" w:cs="Times New Roman"/>
          <w:sz w:val="21"/>
          <w:szCs w:val="21"/>
        </w:rPr>
        <w:t xml:space="preserve"> integer := </w:t>
      </w:r>
      <w:r w:rsidRPr="007724FD">
        <w:rPr>
          <w:rFonts w:ascii="Consolas" w:hAnsi="Consolas" w:cs="Times New Roman"/>
          <w:color w:val="098658"/>
          <w:sz w:val="21"/>
          <w:szCs w:val="21"/>
        </w:rPr>
        <w:t>16</w:t>
      </w:r>
      <w:r w:rsidRPr="007724FD">
        <w:rPr>
          <w:rFonts w:ascii="Consolas" w:hAnsi="Consolas" w:cs="Times New Roman"/>
          <w:sz w:val="21"/>
          <w:szCs w:val="21"/>
        </w:rPr>
        <w:t>;</w:t>
      </w:r>
    </w:p>
    <w:p w14:paraId="41089489"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p>
    <w:p w14:paraId="01373503"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p>
    <w:p w14:paraId="3DF958CE"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type</w:t>
      </w:r>
      <w:r w:rsidRPr="007724FD">
        <w:rPr>
          <w:rFonts w:ascii="Consolas" w:hAnsi="Consolas" w:cs="Times New Roman"/>
          <w:sz w:val="21"/>
          <w:szCs w:val="21"/>
        </w:rPr>
        <w:t xml:space="preserve"> OpCode_array </w:t>
      </w:r>
      <w:r w:rsidRPr="007724FD">
        <w:rPr>
          <w:rFonts w:ascii="Consolas" w:hAnsi="Consolas" w:cs="Times New Roman"/>
          <w:color w:val="0000FF"/>
          <w:sz w:val="21"/>
          <w:szCs w:val="21"/>
        </w:rPr>
        <w:t>is</w:t>
      </w:r>
      <w:r w:rsidRPr="007724FD">
        <w:rPr>
          <w:rFonts w:ascii="Consolas" w:hAnsi="Consolas" w:cs="Times New Roman"/>
          <w:sz w:val="21"/>
          <w:szCs w:val="21"/>
        </w:rPr>
        <w:t xml:space="preserve"> </w:t>
      </w:r>
      <w:proofErr w:type="gramStart"/>
      <w:r w:rsidRPr="007724FD">
        <w:rPr>
          <w:rFonts w:ascii="Consolas" w:hAnsi="Consolas" w:cs="Times New Roman"/>
          <w:color w:val="0000FF"/>
          <w:sz w:val="21"/>
          <w:szCs w:val="21"/>
        </w:rPr>
        <w:t>array</w:t>
      </w:r>
      <w:r w:rsidRPr="007724FD">
        <w:rPr>
          <w:rFonts w:ascii="Consolas" w:hAnsi="Consolas" w:cs="Times New Roman"/>
          <w:sz w:val="21"/>
          <w:szCs w:val="21"/>
        </w:rPr>
        <w:t>(</w:t>
      </w:r>
      <w:proofErr w:type="gramEnd"/>
      <w:r w:rsidRPr="007724FD">
        <w:rPr>
          <w:rFonts w:ascii="Consolas" w:hAnsi="Consolas" w:cs="Times New Roman"/>
          <w:color w:val="098658"/>
          <w:sz w:val="21"/>
          <w:szCs w:val="21"/>
        </w:rPr>
        <w:t>0</w:t>
      </w:r>
      <w:r w:rsidRPr="007724FD">
        <w:rPr>
          <w:rFonts w:ascii="Consolas" w:hAnsi="Consolas" w:cs="Times New Roman"/>
          <w:sz w:val="21"/>
          <w:szCs w:val="21"/>
        </w:rPr>
        <w:t xml:space="preserve"> </w:t>
      </w:r>
      <w:r w:rsidRPr="007724FD">
        <w:rPr>
          <w:rFonts w:ascii="Consolas" w:hAnsi="Consolas" w:cs="Times New Roman"/>
          <w:color w:val="0000FF"/>
          <w:sz w:val="21"/>
          <w:szCs w:val="21"/>
        </w:rPr>
        <w:t>to</w:t>
      </w:r>
      <w:r w:rsidRPr="007724FD">
        <w:rPr>
          <w:rFonts w:ascii="Consolas" w:hAnsi="Consolas" w:cs="Times New Roman"/>
          <w:sz w:val="21"/>
          <w:szCs w:val="21"/>
        </w:rPr>
        <w:t xml:space="preserve"> (NUM_VALS - </w:t>
      </w:r>
      <w:r w:rsidRPr="007724FD">
        <w:rPr>
          <w:rFonts w:ascii="Consolas" w:hAnsi="Consolas" w:cs="Times New Roman"/>
          <w:color w:val="098658"/>
          <w:sz w:val="21"/>
          <w:szCs w:val="21"/>
        </w:rPr>
        <w:t>1</w:t>
      </w:r>
      <w:r w:rsidRPr="007724FD">
        <w:rPr>
          <w:rFonts w:ascii="Consolas" w:hAnsi="Consolas" w:cs="Times New Roman"/>
          <w:sz w:val="21"/>
          <w:szCs w:val="21"/>
        </w:rPr>
        <w:t xml:space="preserve">)) </w:t>
      </w:r>
      <w:r w:rsidRPr="007724FD">
        <w:rPr>
          <w:rFonts w:ascii="Consolas" w:hAnsi="Consolas" w:cs="Times New Roman"/>
          <w:color w:val="0000FF"/>
          <w:sz w:val="21"/>
          <w:szCs w:val="21"/>
        </w:rPr>
        <w:t>of</w:t>
      </w:r>
      <w:r w:rsidRPr="007724FD">
        <w:rPr>
          <w:rFonts w:ascii="Consolas" w:hAnsi="Consolas" w:cs="Times New Roman"/>
          <w:sz w:val="21"/>
          <w:szCs w:val="21"/>
        </w:rPr>
        <w:t xml:space="preserve"> std_logic_vector(</w:t>
      </w:r>
      <w:r w:rsidRPr="007724FD">
        <w:rPr>
          <w:rFonts w:ascii="Consolas" w:hAnsi="Consolas" w:cs="Times New Roman"/>
          <w:color w:val="098658"/>
          <w:sz w:val="21"/>
          <w:szCs w:val="21"/>
        </w:rPr>
        <w:t>3</w:t>
      </w:r>
      <w:r w:rsidRPr="007724FD">
        <w:rPr>
          <w:rFonts w:ascii="Consolas" w:hAnsi="Consolas" w:cs="Times New Roman"/>
          <w:sz w:val="21"/>
          <w:szCs w:val="21"/>
        </w:rPr>
        <w:t xml:space="preserve"> </w:t>
      </w:r>
      <w:r w:rsidRPr="007724FD">
        <w:rPr>
          <w:rFonts w:ascii="Consolas" w:hAnsi="Consolas" w:cs="Times New Roman"/>
          <w:color w:val="0000FF"/>
          <w:sz w:val="21"/>
          <w:szCs w:val="21"/>
        </w:rPr>
        <w:t>downto</w:t>
      </w:r>
      <w:r w:rsidRPr="007724FD">
        <w:rPr>
          <w:rFonts w:ascii="Consolas" w:hAnsi="Consolas" w:cs="Times New Roman"/>
          <w:sz w:val="21"/>
          <w:szCs w:val="21"/>
        </w:rPr>
        <w:t xml:space="preserve"> </w:t>
      </w:r>
      <w:r w:rsidRPr="007724FD">
        <w:rPr>
          <w:rFonts w:ascii="Consolas" w:hAnsi="Consolas" w:cs="Times New Roman"/>
          <w:color w:val="098658"/>
          <w:sz w:val="21"/>
          <w:szCs w:val="21"/>
        </w:rPr>
        <w:t>0</w:t>
      </w:r>
      <w:r w:rsidRPr="007724FD">
        <w:rPr>
          <w:rFonts w:ascii="Consolas" w:hAnsi="Consolas" w:cs="Times New Roman"/>
          <w:sz w:val="21"/>
          <w:szCs w:val="21"/>
        </w:rPr>
        <w:t>);</w:t>
      </w:r>
    </w:p>
    <w:p w14:paraId="21D0B0D4"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constant</w:t>
      </w:r>
      <w:r w:rsidRPr="007724FD">
        <w:rPr>
          <w:rFonts w:ascii="Consolas" w:hAnsi="Consolas" w:cs="Times New Roman"/>
          <w:sz w:val="21"/>
          <w:szCs w:val="21"/>
        </w:rPr>
        <w:t xml:space="preserve"> OpCode_</w:t>
      </w:r>
      <w:proofErr w:type="gramStart"/>
      <w:r w:rsidRPr="007724FD">
        <w:rPr>
          <w:rFonts w:ascii="Consolas" w:hAnsi="Consolas" w:cs="Times New Roman"/>
          <w:sz w:val="21"/>
          <w:szCs w:val="21"/>
        </w:rPr>
        <w:t>vals :</w:t>
      </w:r>
      <w:proofErr w:type="gramEnd"/>
      <w:r w:rsidRPr="007724FD">
        <w:rPr>
          <w:rFonts w:ascii="Consolas" w:hAnsi="Consolas" w:cs="Times New Roman"/>
          <w:sz w:val="21"/>
          <w:szCs w:val="21"/>
        </w:rPr>
        <w:t xml:space="preserve"> OpCode_array := (</w:t>
      </w:r>
      <w:r w:rsidRPr="007724FD">
        <w:rPr>
          <w:rFonts w:ascii="Consolas" w:hAnsi="Consolas" w:cs="Times New Roman"/>
          <w:color w:val="098658"/>
          <w:sz w:val="21"/>
          <w:szCs w:val="21"/>
        </w:rPr>
        <w:t>"0000"</w:t>
      </w:r>
      <w:r w:rsidRPr="007724FD">
        <w:rPr>
          <w:rFonts w:ascii="Consolas" w:hAnsi="Consolas" w:cs="Times New Roman"/>
          <w:sz w:val="21"/>
          <w:szCs w:val="21"/>
        </w:rPr>
        <w:t xml:space="preserve">, </w:t>
      </w:r>
      <w:r w:rsidRPr="007724FD">
        <w:rPr>
          <w:rFonts w:ascii="Consolas" w:hAnsi="Consolas" w:cs="Times New Roman"/>
          <w:color w:val="098658"/>
          <w:sz w:val="21"/>
          <w:szCs w:val="21"/>
        </w:rPr>
        <w:t>"0001"</w:t>
      </w:r>
      <w:r w:rsidRPr="007724FD">
        <w:rPr>
          <w:rFonts w:ascii="Consolas" w:hAnsi="Consolas" w:cs="Times New Roman"/>
          <w:sz w:val="21"/>
          <w:szCs w:val="21"/>
        </w:rPr>
        <w:t xml:space="preserve">, </w:t>
      </w:r>
      <w:r w:rsidRPr="007724FD">
        <w:rPr>
          <w:rFonts w:ascii="Consolas" w:hAnsi="Consolas" w:cs="Times New Roman"/>
          <w:color w:val="098658"/>
          <w:sz w:val="21"/>
          <w:szCs w:val="21"/>
        </w:rPr>
        <w:t>"0010"</w:t>
      </w:r>
      <w:r w:rsidRPr="007724FD">
        <w:rPr>
          <w:rFonts w:ascii="Consolas" w:hAnsi="Consolas" w:cs="Times New Roman"/>
          <w:sz w:val="21"/>
          <w:szCs w:val="21"/>
        </w:rPr>
        <w:t xml:space="preserve">, </w:t>
      </w:r>
      <w:r w:rsidRPr="007724FD">
        <w:rPr>
          <w:rFonts w:ascii="Consolas" w:hAnsi="Consolas" w:cs="Times New Roman"/>
          <w:color w:val="098658"/>
          <w:sz w:val="21"/>
          <w:szCs w:val="21"/>
        </w:rPr>
        <w:t>"0011"</w:t>
      </w:r>
      <w:r w:rsidRPr="007724FD">
        <w:rPr>
          <w:rFonts w:ascii="Consolas" w:hAnsi="Consolas" w:cs="Times New Roman"/>
          <w:sz w:val="21"/>
          <w:szCs w:val="21"/>
        </w:rPr>
        <w:t xml:space="preserve">, </w:t>
      </w:r>
      <w:r w:rsidRPr="007724FD">
        <w:rPr>
          <w:rFonts w:ascii="Consolas" w:hAnsi="Consolas" w:cs="Times New Roman"/>
          <w:color w:val="098658"/>
          <w:sz w:val="21"/>
          <w:szCs w:val="21"/>
        </w:rPr>
        <w:t>"0100"</w:t>
      </w:r>
      <w:r w:rsidRPr="007724FD">
        <w:rPr>
          <w:rFonts w:ascii="Consolas" w:hAnsi="Consolas" w:cs="Times New Roman"/>
          <w:sz w:val="21"/>
          <w:szCs w:val="21"/>
        </w:rPr>
        <w:t xml:space="preserve">, </w:t>
      </w:r>
      <w:r w:rsidRPr="007724FD">
        <w:rPr>
          <w:rFonts w:ascii="Consolas" w:hAnsi="Consolas" w:cs="Times New Roman"/>
          <w:color w:val="098658"/>
          <w:sz w:val="21"/>
          <w:szCs w:val="21"/>
        </w:rPr>
        <w:t>"0101"</w:t>
      </w:r>
      <w:r w:rsidRPr="007724FD">
        <w:rPr>
          <w:rFonts w:ascii="Consolas" w:hAnsi="Consolas" w:cs="Times New Roman"/>
          <w:sz w:val="21"/>
          <w:szCs w:val="21"/>
        </w:rPr>
        <w:t xml:space="preserve">, </w:t>
      </w:r>
      <w:r w:rsidRPr="007724FD">
        <w:rPr>
          <w:rFonts w:ascii="Consolas" w:hAnsi="Consolas" w:cs="Times New Roman"/>
          <w:color w:val="098658"/>
          <w:sz w:val="21"/>
          <w:szCs w:val="21"/>
        </w:rPr>
        <w:t>"0110"</w:t>
      </w:r>
      <w:r w:rsidRPr="007724FD">
        <w:rPr>
          <w:rFonts w:ascii="Consolas" w:hAnsi="Consolas" w:cs="Times New Roman"/>
          <w:sz w:val="21"/>
          <w:szCs w:val="21"/>
        </w:rPr>
        <w:t xml:space="preserve">, </w:t>
      </w:r>
      <w:r w:rsidRPr="007724FD">
        <w:rPr>
          <w:rFonts w:ascii="Consolas" w:hAnsi="Consolas" w:cs="Times New Roman"/>
          <w:color w:val="098658"/>
          <w:sz w:val="21"/>
          <w:szCs w:val="21"/>
        </w:rPr>
        <w:t>"0111"</w:t>
      </w:r>
      <w:r w:rsidRPr="007724FD">
        <w:rPr>
          <w:rFonts w:ascii="Consolas" w:hAnsi="Consolas" w:cs="Times New Roman"/>
          <w:sz w:val="21"/>
          <w:szCs w:val="21"/>
        </w:rPr>
        <w:t xml:space="preserve">, </w:t>
      </w:r>
      <w:r w:rsidRPr="007724FD">
        <w:rPr>
          <w:rFonts w:ascii="Consolas" w:hAnsi="Consolas" w:cs="Times New Roman"/>
          <w:color w:val="098658"/>
          <w:sz w:val="21"/>
          <w:szCs w:val="21"/>
        </w:rPr>
        <w:t>"1000"</w:t>
      </w:r>
      <w:r w:rsidRPr="007724FD">
        <w:rPr>
          <w:rFonts w:ascii="Consolas" w:hAnsi="Consolas" w:cs="Times New Roman"/>
          <w:sz w:val="21"/>
          <w:szCs w:val="21"/>
        </w:rPr>
        <w:t xml:space="preserve">, </w:t>
      </w:r>
      <w:r w:rsidRPr="007724FD">
        <w:rPr>
          <w:rFonts w:ascii="Consolas" w:hAnsi="Consolas" w:cs="Times New Roman"/>
          <w:color w:val="098658"/>
          <w:sz w:val="21"/>
          <w:szCs w:val="21"/>
        </w:rPr>
        <w:t>"1001"</w:t>
      </w:r>
      <w:r w:rsidRPr="007724FD">
        <w:rPr>
          <w:rFonts w:ascii="Consolas" w:hAnsi="Consolas" w:cs="Times New Roman"/>
          <w:sz w:val="21"/>
          <w:szCs w:val="21"/>
        </w:rPr>
        <w:t xml:space="preserve">, </w:t>
      </w:r>
      <w:r w:rsidRPr="007724FD">
        <w:rPr>
          <w:rFonts w:ascii="Consolas" w:hAnsi="Consolas" w:cs="Times New Roman"/>
          <w:color w:val="098658"/>
          <w:sz w:val="21"/>
          <w:szCs w:val="21"/>
        </w:rPr>
        <w:t>"1010"</w:t>
      </w:r>
      <w:r w:rsidRPr="007724FD">
        <w:rPr>
          <w:rFonts w:ascii="Consolas" w:hAnsi="Consolas" w:cs="Times New Roman"/>
          <w:sz w:val="21"/>
          <w:szCs w:val="21"/>
        </w:rPr>
        <w:t xml:space="preserve">, </w:t>
      </w:r>
      <w:r w:rsidRPr="007724FD">
        <w:rPr>
          <w:rFonts w:ascii="Consolas" w:hAnsi="Consolas" w:cs="Times New Roman"/>
          <w:color w:val="098658"/>
          <w:sz w:val="21"/>
          <w:szCs w:val="21"/>
        </w:rPr>
        <w:t>"1011"</w:t>
      </w:r>
      <w:r w:rsidRPr="007724FD">
        <w:rPr>
          <w:rFonts w:ascii="Consolas" w:hAnsi="Consolas" w:cs="Times New Roman"/>
          <w:sz w:val="21"/>
          <w:szCs w:val="21"/>
        </w:rPr>
        <w:t xml:space="preserve">, </w:t>
      </w:r>
      <w:r w:rsidRPr="007724FD">
        <w:rPr>
          <w:rFonts w:ascii="Consolas" w:hAnsi="Consolas" w:cs="Times New Roman"/>
          <w:color w:val="098658"/>
          <w:sz w:val="21"/>
          <w:szCs w:val="21"/>
        </w:rPr>
        <w:t>"1100"</w:t>
      </w:r>
      <w:r w:rsidRPr="007724FD">
        <w:rPr>
          <w:rFonts w:ascii="Consolas" w:hAnsi="Consolas" w:cs="Times New Roman"/>
          <w:sz w:val="21"/>
          <w:szCs w:val="21"/>
        </w:rPr>
        <w:t xml:space="preserve">, </w:t>
      </w:r>
      <w:r w:rsidRPr="007724FD">
        <w:rPr>
          <w:rFonts w:ascii="Consolas" w:hAnsi="Consolas" w:cs="Times New Roman"/>
          <w:color w:val="098658"/>
          <w:sz w:val="21"/>
          <w:szCs w:val="21"/>
        </w:rPr>
        <w:t>"1101"</w:t>
      </w:r>
      <w:r w:rsidRPr="007724FD">
        <w:rPr>
          <w:rFonts w:ascii="Consolas" w:hAnsi="Consolas" w:cs="Times New Roman"/>
          <w:sz w:val="21"/>
          <w:szCs w:val="21"/>
        </w:rPr>
        <w:t xml:space="preserve">, </w:t>
      </w:r>
      <w:r w:rsidRPr="007724FD">
        <w:rPr>
          <w:rFonts w:ascii="Consolas" w:hAnsi="Consolas" w:cs="Times New Roman"/>
          <w:color w:val="098658"/>
          <w:sz w:val="21"/>
          <w:szCs w:val="21"/>
        </w:rPr>
        <w:t>"1110"</w:t>
      </w:r>
      <w:r w:rsidRPr="007724FD">
        <w:rPr>
          <w:rFonts w:ascii="Consolas" w:hAnsi="Consolas" w:cs="Times New Roman"/>
          <w:sz w:val="21"/>
          <w:szCs w:val="21"/>
        </w:rPr>
        <w:t xml:space="preserve">, </w:t>
      </w:r>
      <w:r w:rsidRPr="007724FD">
        <w:rPr>
          <w:rFonts w:ascii="Consolas" w:hAnsi="Consolas" w:cs="Times New Roman"/>
          <w:color w:val="098658"/>
          <w:sz w:val="21"/>
          <w:szCs w:val="21"/>
        </w:rPr>
        <w:t>"1111"</w:t>
      </w:r>
      <w:r w:rsidRPr="007724FD">
        <w:rPr>
          <w:rFonts w:ascii="Consolas" w:hAnsi="Consolas" w:cs="Times New Roman"/>
          <w:sz w:val="21"/>
          <w:szCs w:val="21"/>
        </w:rPr>
        <w:t>);</w:t>
      </w:r>
    </w:p>
    <w:p w14:paraId="5E1C79B9"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p>
    <w:p w14:paraId="05769DB4"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color w:val="008000"/>
          <w:sz w:val="21"/>
          <w:szCs w:val="21"/>
        </w:rPr>
        <w:t xml:space="preserve">--    type ReadData1_array is </w:t>
      </w:r>
      <w:proofErr w:type="gramStart"/>
      <w:r w:rsidRPr="007724FD">
        <w:rPr>
          <w:rFonts w:ascii="Consolas" w:hAnsi="Consolas" w:cs="Times New Roman"/>
          <w:color w:val="008000"/>
          <w:sz w:val="21"/>
          <w:szCs w:val="21"/>
        </w:rPr>
        <w:t>array(</w:t>
      </w:r>
      <w:proofErr w:type="gramEnd"/>
      <w:r w:rsidRPr="007724FD">
        <w:rPr>
          <w:rFonts w:ascii="Consolas" w:hAnsi="Consolas" w:cs="Times New Roman"/>
          <w:color w:val="008000"/>
          <w:sz w:val="21"/>
          <w:szCs w:val="21"/>
        </w:rPr>
        <w:t>0 to (NUM_VALS - 1)) of std_logic_vector(15 downto 0);</w:t>
      </w:r>
    </w:p>
    <w:p w14:paraId="328CC0A8"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color w:val="008000"/>
          <w:sz w:val="21"/>
          <w:szCs w:val="21"/>
        </w:rPr>
        <w:t>--    constant ReadData1_</w:t>
      </w:r>
      <w:proofErr w:type="gramStart"/>
      <w:r w:rsidRPr="007724FD">
        <w:rPr>
          <w:rFonts w:ascii="Consolas" w:hAnsi="Consolas" w:cs="Times New Roman"/>
          <w:color w:val="008000"/>
          <w:sz w:val="21"/>
          <w:szCs w:val="21"/>
        </w:rPr>
        <w:t>vals :</w:t>
      </w:r>
      <w:proofErr w:type="gramEnd"/>
      <w:r w:rsidRPr="007724FD">
        <w:rPr>
          <w:rFonts w:ascii="Consolas" w:hAnsi="Consolas" w:cs="Times New Roman"/>
          <w:color w:val="008000"/>
          <w:sz w:val="21"/>
          <w:szCs w:val="21"/>
        </w:rPr>
        <w:t xml:space="preserve"> ReadData1_array := ("0000000011110000","0000000000001111");</w:t>
      </w:r>
    </w:p>
    <w:p w14:paraId="5CC7C4B2"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p>
    <w:p w14:paraId="76D1CE6E"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color w:val="008000"/>
          <w:sz w:val="21"/>
          <w:szCs w:val="21"/>
        </w:rPr>
        <w:t xml:space="preserve">--    type RegToALUMuxIn_array is </w:t>
      </w:r>
      <w:proofErr w:type="gramStart"/>
      <w:r w:rsidRPr="007724FD">
        <w:rPr>
          <w:rFonts w:ascii="Consolas" w:hAnsi="Consolas" w:cs="Times New Roman"/>
          <w:color w:val="008000"/>
          <w:sz w:val="21"/>
          <w:szCs w:val="21"/>
        </w:rPr>
        <w:t>array(</w:t>
      </w:r>
      <w:proofErr w:type="gramEnd"/>
      <w:r w:rsidRPr="007724FD">
        <w:rPr>
          <w:rFonts w:ascii="Consolas" w:hAnsi="Consolas" w:cs="Times New Roman"/>
          <w:color w:val="008000"/>
          <w:sz w:val="21"/>
          <w:szCs w:val="21"/>
        </w:rPr>
        <w:t>0 to (NUM_VALS - 1)) of std_logic_vector(15 downto 0);</w:t>
      </w:r>
    </w:p>
    <w:p w14:paraId="69E95622"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color w:val="008000"/>
          <w:sz w:val="21"/>
          <w:szCs w:val="21"/>
        </w:rPr>
        <w:t>--    constant RegToALUMuxIn_</w:t>
      </w:r>
      <w:proofErr w:type="gramStart"/>
      <w:r w:rsidRPr="007724FD">
        <w:rPr>
          <w:rFonts w:ascii="Consolas" w:hAnsi="Consolas" w:cs="Times New Roman"/>
          <w:color w:val="008000"/>
          <w:sz w:val="21"/>
          <w:szCs w:val="21"/>
        </w:rPr>
        <w:t>vals :</w:t>
      </w:r>
      <w:proofErr w:type="gramEnd"/>
      <w:r w:rsidRPr="007724FD">
        <w:rPr>
          <w:rFonts w:ascii="Consolas" w:hAnsi="Consolas" w:cs="Times New Roman"/>
          <w:color w:val="008000"/>
          <w:sz w:val="21"/>
          <w:szCs w:val="21"/>
        </w:rPr>
        <w:t xml:space="preserve"> RegToALUMuxIn_array := ("0000000011110000","0000000000001111");</w:t>
      </w:r>
    </w:p>
    <w:p w14:paraId="379A4014"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signal</w:t>
      </w:r>
      <w:r w:rsidRPr="007724FD">
        <w:rPr>
          <w:rFonts w:ascii="Consolas" w:hAnsi="Consolas" w:cs="Times New Roman"/>
          <w:sz w:val="21"/>
          <w:szCs w:val="21"/>
        </w:rPr>
        <w:t xml:space="preserve"> </w:t>
      </w:r>
      <w:proofErr w:type="gramStart"/>
      <w:r w:rsidRPr="007724FD">
        <w:rPr>
          <w:rFonts w:ascii="Consolas" w:hAnsi="Consolas" w:cs="Times New Roman"/>
          <w:sz w:val="21"/>
          <w:szCs w:val="21"/>
        </w:rPr>
        <w:t>InstOpCodeSig :</w:t>
      </w:r>
      <w:proofErr w:type="gramEnd"/>
      <w:r w:rsidRPr="007724FD">
        <w:rPr>
          <w:rFonts w:ascii="Consolas" w:hAnsi="Consolas" w:cs="Times New Roman"/>
          <w:sz w:val="21"/>
          <w:szCs w:val="21"/>
        </w:rPr>
        <w:t xml:space="preserve"> std_logic_vector (</w:t>
      </w:r>
      <w:r w:rsidRPr="007724FD">
        <w:rPr>
          <w:rFonts w:ascii="Consolas" w:hAnsi="Consolas" w:cs="Times New Roman"/>
          <w:color w:val="098658"/>
          <w:sz w:val="21"/>
          <w:szCs w:val="21"/>
        </w:rPr>
        <w:t>3</w:t>
      </w:r>
      <w:r w:rsidRPr="007724FD">
        <w:rPr>
          <w:rFonts w:ascii="Consolas" w:hAnsi="Consolas" w:cs="Times New Roman"/>
          <w:sz w:val="21"/>
          <w:szCs w:val="21"/>
        </w:rPr>
        <w:t xml:space="preserve"> </w:t>
      </w:r>
      <w:r w:rsidRPr="007724FD">
        <w:rPr>
          <w:rFonts w:ascii="Consolas" w:hAnsi="Consolas" w:cs="Times New Roman"/>
          <w:color w:val="0000FF"/>
          <w:sz w:val="21"/>
          <w:szCs w:val="21"/>
        </w:rPr>
        <w:t>downto</w:t>
      </w:r>
      <w:r w:rsidRPr="007724FD">
        <w:rPr>
          <w:rFonts w:ascii="Consolas" w:hAnsi="Consolas" w:cs="Times New Roman"/>
          <w:sz w:val="21"/>
          <w:szCs w:val="21"/>
        </w:rPr>
        <w:t xml:space="preserve"> </w:t>
      </w:r>
      <w:r w:rsidRPr="007724FD">
        <w:rPr>
          <w:rFonts w:ascii="Consolas" w:hAnsi="Consolas" w:cs="Times New Roman"/>
          <w:color w:val="098658"/>
          <w:sz w:val="21"/>
          <w:szCs w:val="21"/>
        </w:rPr>
        <w:t>0</w:t>
      </w:r>
      <w:r w:rsidRPr="007724FD">
        <w:rPr>
          <w:rFonts w:ascii="Consolas" w:hAnsi="Consolas" w:cs="Times New Roman"/>
          <w:sz w:val="21"/>
          <w:szCs w:val="21"/>
        </w:rPr>
        <w:t xml:space="preserve">) := </w:t>
      </w:r>
      <w:r w:rsidRPr="007724FD">
        <w:rPr>
          <w:rFonts w:ascii="Consolas" w:hAnsi="Consolas" w:cs="Times New Roman"/>
          <w:color w:val="098658"/>
          <w:sz w:val="21"/>
          <w:szCs w:val="21"/>
        </w:rPr>
        <w:t>"0000"</w:t>
      </w:r>
      <w:r w:rsidRPr="007724FD">
        <w:rPr>
          <w:rFonts w:ascii="Consolas" w:hAnsi="Consolas" w:cs="Times New Roman"/>
          <w:sz w:val="21"/>
          <w:szCs w:val="21"/>
        </w:rPr>
        <w:t>;</w:t>
      </w:r>
    </w:p>
    <w:p w14:paraId="3398FE0E"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signal</w:t>
      </w:r>
      <w:r w:rsidRPr="007724FD">
        <w:rPr>
          <w:rFonts w:ascii="Consolas" w:hAnsi="Consolas" w:cs="Times New Roman"/>
          <w:sz w:val="21"/>
          <w:szCs w:val="21"/>
        </w:rPr>
        <w:t xml:space="preserve"> </w:t>
      </w:r>
      <w:proofErr w:type="gramStart"/>
      <w:r w:rsidRPr="007724FD">
        <w:rPr>
          <w:rFonts w:ascii="Consolas" w:hAnsi="Consolas" w:cs="Times New Roman"/>
          <w:sz w:val="21"/>
          <w:szCs w:val="21"/>
        </w:rPr>
        <w:t>ALUOpCodeSig :</w:t>
      </w:r>
      <w:proofErr w:type="gramEnd"/>
      <w:r w:rsidRPr="007724FD">
        <w:rPr>
          <w:rFonts w:ascii="Consolas" w:hAnsi="Consolas" w:cs="Times New Roman"/>
          <w:sz w:val="21"/>
          <w:szCs w:val="21"/>
        </w:rPr>
        <w:t xml:space="preserve"> std_logic_vector (</w:t>
      </w:r>
      <w:r w:rsidRPr="007724FD">
        <w:rPr>
          <w:rFonts w:ascii="Consolas" w:hAnsi="Consolas" w:cs="Times New Roman"/>
          <w:color w:val="098658"/>
          <w:sz w:val="21"/>
          <w:szCs w:val="21"/>
        </w:rPr>
        <w:t>3</w:t>
      </w:r>
      <w:r w:rsidRPr="007724FD">
        <w:rPr>
          <w:rFonts w:ascii="Consolas" w:hAnsi="Consolas" w:cs="Times New Roman"/>
          <w:sz w:val="21"/>
          <w:szCs w:val="21"/>
        </w:rPr>
        <w:t xml:space="preserve"> </w:t>
      </w:r>
      <w:r w:rsidRPr="007724FD">
        <w:rPr>
          <w:rFonts w:ascii="Consolas" w:hAnsi="Consolas" w:cs="Times New Roman"/>
          <w:color w:val="0000FF"/>
          <w:sz w:val="21"/>
          <w:szCs w:val="21"/>
        </w:rPr>
        <w:t>downto</w:t>
      </w:r>
      <w:r w:rsidRPr="007724FD">
        <w:rPr>
          <w:rFonts w:ascii="Consolas" w:hAnsi="Consolas" w:cs="Times New Roman"/>
          <w:sz w:val="21"/>
          <w:szCs w:val="21"/>
        </w:rPr>
        <w:t xml:space="preserve"> </w:t>
      </w:r>
      <w:r w:rsidRPr="007724FD">
        <w:rPr>
          <w:rFonts w:ascii="Consolas" w:hAnsi="Consolas" w:cs="Times New Roman"/>
          <w:color w:val="098658"/>
          <w:sz w:val="21"/>
          <w:szCs w:val="21"/>
        </w:rPr>
        <w:t>0</w:t>
      </w:r>
      <w:r w:rsidRPr="007724FD">
        <w:rPr>
          <w:rFonts w:ascii="Consolas" w:hAnsi="Consolas" w:cs="Times New Roman"/>
          <w:sz w:val="21"/>
          <w:szCs w:val="21"/>
        </w:rPr>
        <w:t xml:space="preserve">) := </w:t>
      </w:r>
      <w:r w:rsidRPr="007724FD">
        <w:rPr>
          <w:rFonts w:ascii="Consolas" w:hAnsi="Consolas" w:cs="Times New Roman"/>
          <w:color w:val="098658"/>
          <w:sz w:val="21"/>
          <w:szCs w:val="21"/>
        </w:rPr>
        <w:t>"0000"</w:t>
      </w:r>
      <w:r w:rsidRPr="007724FD">
        <w:rPr>
          <w:rFonts w:ascii="Consolas" w:hAnsi="Consolas" w:cs="Times New Roman"/>
          <w:sz w:val="21"/>
          <w:szCs w:val="21"/>
        </w:rPr>
        <w:t>;</w:t>
      </w:r>
    </w:p>
    <w:p w14:paraId="0F57412C"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signal</w:t>
      </w:r>
      <w:r w:rsidRPr="007724FD">
        <w:rPr>
          <w:rFonts w:ascii="Consolas" w:hAnsi="Consolas" w:cs="Times New Roman"/>
          <w:sz w:val="21"/>
          <w:szCs w:val="21"/>
        </w:rPr>
        <w:t xml:space="preserve"> clk_</w:t>
      </w:r>
      <w:proofErr w:type="gramStart"/>
      <w:r w:rsidRPr="007724FD">
        <w:rPr>
          <w:rFonts w:ascii="Consolas" w:hAnsi="Consolas" w:cs="Times New Roman"/>
          <w:sz w:val="21"/>
          <w:szCs w:val="21"/>
        </w:rPr>
        <w:t>sig :</w:t>
      </w:r>
      <w:proofErr w:type="gramEnd"/>
      <w:r w:rsidRPr="007724FD">
        <w:rPr>
          <w:rFonts w:ascii="Consolas" w:hAnsi="Consolas" w:cs="Times New Roman"/>
          <w:sz w:val="21"/>
          <w:szCs w:val="21"/>
        </w:rPr>
        <w:t xml:space="preserve"> std_logic := </w:t>
      </w:r>
      <w:r w:rsidRPr="007724FD">
        <w:rPr>
          <w:rFonts w:ascii="Consolas" w:hAnsi="Consolas" w:cs="Times New Roman"/>
          <w:color w:val="098658"/>
          <w:sz w:val="21"/>
          <w:szCs w:val="21"/>
        </w:rPr>
        <w:t>'0'</w:t>
      </w:r>
      <w:r w:rsidRPr="007724FD">
        <w:rPr>
          <w:rFonts w:ascii="Consolas" w:hAnsi="Consolas" w:cs="Times New Roman"/>
          <w:sz w:val="21"/>
          <w:szCs w:val="21"/>
        </w:rPr>
        <w:t xml:space="preserve">; </w:t>
      </w:r>
    </w:p>
    <w:p w14:paraId="216BDF8C"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signal</w:t>
      </w:r>
      <w:r w:rsidRPr="007724FD">
        <w:rPr>
          <w:rFonts w:ascii="Consolas" w:hAnsi="Consolas" w:cs="Times New Roman"/>
          <w:sz w:val="21"/>
          <w:szCs w:val="21"/>
        </w:rPr>
        <w:t xml:space="preserve"> </w:t>
      </w:r>
      <w:proofErr w:type="gramStart"/>
      <w:r w:rsidRPr="007724FD">
        <w:rPr>
          <w:rFonts w:ascii="Consolas" w:hAnsi="Consolas" w:cs="Times New Roman"/>
          <w:sz w:val="21"/>
          <w:szCs w:val="21"/>
        </w:rPr>
        <w:t>RegDstSig :</w:t>
      </w:r>
      <w:proofErr w:type="gramEnd"/>
      <w:r w:rsidRPr="007724FD">
        <w:rPr>
          <w:rFonts w:ascii="Consolas" w:hAnsi="Consolas" w:cs="Times New Roman"/>
          <w:sz w:val="21"/>
          <w:szCs w:val="21"/>
        </w:rPr>
        <w:t xml:space="preserve"> std_logic := </w:t>
      </w:r>
      <w:r w:rsidRPr="007724FD">
        <w:rPr>
          <w:rFonts w:ascii="Consolas" w:hAnsi="Consolas" w:cs="Times New Roman"/>
          <w:color w:val="098658"/>
          <w:sz w:val="21"/>
          <w:szCs w:val="21"/>
        </w:rPr>
        <w:t>'0'</w:t>
      </w:r>
      <w:r w:rsidRPr="007724FD">
        <w:rPr>
          <w:rFonts w:ascii="Consolas" w:hAnsi="Consolas" w:cs="Times New Roman"/>
          <w:sz w:val="21"/>
          <w:szCs w:val="21"/>
        </w:rPr>
        <w:t>;</w:t>
      </w:r>
    </w:p>
    <w:p w14:paraId="426BB7EE"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signal</w:t>
      </w:r>
      <w:r w:rsidRPr="007724FD">
        <w:rPr>
          <w:rFonts w:ascii="Consolas" w:hAnsi="Consolas" w:cs="Times New Roman"/>
          <w:sz w:val="21"/>
          <w:szCs w:val="21"/>
        </w:rPr>
        <w:t xml:space="preserve"> </w:t>
      </w:r>
      <w:proofErr w:type="gramStart"/>
      <w:r w:rsidRPr="007724FD">
        <w:rPr>
          <w:rFonts w:ascii="Consolas" w:hAnsi="Consolas" w:cs="Times New Roman"/>
          <w:sz w:val="21"/>
          <w:szCs w:val="21"/>
        </w:rPr>
        <w:t>JumpSig :</w:t>
      </w:r>
      <w:proofErr w:type="gramEnd"/>
      <w:r w:rsidRPr="007724FD">
        <w:rPr>
          <w:rFonts w:ascii="Consolas" w:hAnsi="Consolas" w:cs="Times New Roman"/>
          <w:sz w:val="21"/>
          <w:szCs w:val="21"/>
        </w:rPr>
        <w:t xml:space="preserve"> std_logic := </w:t>
      </w:r>
      <w:r w:rsidRPr="007724FD">
        <w:rPr>
          <w:rFonts w:ascii="Consolas" w:hAnsi="Consolas" w:cs="Times New Roman"/>
          <w:color w:val="098658"/>
          <w:sz w:val="21"/>
          <w:szCs w:val="21"/>
        </w:rPr>
        <w:t>'0'</w:t>
      </w:r>
      <w:r w:rsidRPr="007724FD">
        <w:rPr>
          <w:rFonts w:ascii="Consolas" w:hAnsi="Consolas" w:cs="Times New Roman"/>
          <w:sz w:val="21"/>
          <w:szCs w:val="21"/>
        </w:rPr>
        <w:t>;</w:t>
      </w:r>
    </w:p>
    <w:p w14:paraId="397BF689"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signal</w:t>
      </w:r>
      <w:r w:rsidRPr="007724FD">
        <w:rPr>
          <w:rFonts w:ascii="Consolas" w:hAnsi="Consolas" w:cs="Times New Roman"/>
          <w:sz w:val="21"/>
          <w:szCs w:val="21"/>
        </w:rPr>
        <w:t xml:space="preserve"> </w:t>
      </w:r>
      <w:proofErr w:type="gramStart"/>
      <w:r w:rsidRPr="007724FD">
        <w:rPr>
          <w:rFonts w:ascii="Consolas" w:hAnsi="Consolas" w:cs="Times New Roman"/>
          <w:sz w:val="21"/>
          <w:szCs w:val="21"/>
        </w:rPr>
        <w:t>BranchSig :</w:t>
      </w:r>
      <w:proofErr w:type="gramEnd"/>
      <w:r w:rsidRPr="007724FD">
        <w:rPr>
          <w:rFonts w:ascii="Consolas" w:hAnsi="Consolas" w:cs="Times New Roman"/>
          <w:sz w:val="21"/>
          <w:szCs w:val="21"/>
        </w:rPr>
        <w:t xml:space="preserve"> std_logic := </w:t>
      </w:r>
      <w:r w:rsidRPr="007724FD">
        <w:rPr>
          <w:rFonts w:ascii="Consolas" w:hAnsi="Consolas" w:cs="Times New Roman"/>
          <w:color w:val="098658"/>
          <w:sz w:val="21"/>
          <w:szCs w:val="21"/>
        </w:rPr>
        <w:t>'0'</w:t>
      </w:r>
      <w:r w:rsidRPr="007724FD">
        <w:rPr>
          <w:rFonts w:ascii="Consolas" w:hAnsi="Consolas" w:cs="Times New Roman"/>
          <w:sz w:val="21"/>
          <w:szCs w:val="21"/>
        </w:rPr>
        <w:t>;</w:t>
      </w:r>
    </w:p>
    <w:p w14:paraId="63ADADC6"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signal</w:t>
      </w:r>
      <w:r w:rsidRPr="007724FD">
        <w:rPr>
          <w:rFonts w:ascii="Consolas" w:hAnsi="Consolas" w:cs="Times New Roman"/>
          <w:sz w:val="21"/>
          <w:szCs w:val="21"/>
        </w:rPr>
        <w:t xml:space="preserve"> </w:t>
      </w:r>
      <w:proofErr w:type="gramStart"/>
      <w:r w:rsidRPr="007724FD">
        <w:rPr>
          <w:rFonts w:ascii="Consolas" w:hAnsi="Consolas" w:cs="Times New Roman"/>
          <w:sz w:val="21"/>
          <w:szCs w:val="21"/>
        </w:rPr>
        <w:t>MemReadSig :</w:t>
      </w:r>
      <w:proofErr w:type="gramEnd"/>
      <w:r w:rsidRPr="007724FD">
        <w:rPr>
          <w:rFonts w:ascii="Consolas" w:hAnsi="Consolas" w:cs="Times New Roman"/>
          <w:sz w:val="21"/>
          <w:szCs w:val="21"/>
        </w:rPr>
        <w:t xml:space="preserve"> std_logic := </w:t>
      </w:r>
      <w:r w:rsidRPr="007724FD">
        <w:rPr>
          <w:rFonts w:ascii="Consolas" w:hAnsi="Consolas" w:cs="Times New Roman"/>
          <w:color w:val="098658"/>
          <w:sz w:val="21"/>
          <w:szCs w:val="21"/>
        </w:rPr>
        <w:t>'0'</w:t>
      </w:r>
      <w:r w:rsidRPr="007724FD">
        <w:rPr>
          <w:rFonts w:ascii="Consolas" w:hAnsi="Consolas" w:cs="Times New Roman"/>
          <w:sz w:val="21"/>
          <w:szCs w:val="21"/>
        </w:rPr>
        <w:t>;</w:t>
      </w:r>
    </w:p>
    <w:p w14:paraId="18F07420"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signal</w:t>
      </w:r>
      <w:r w:rsidRPr="007724FD">
        <w:rPr>
          <w:rFonts w:ascii="Consolas" w:hAnsi="Consolas" w:cs="Times New Roman"/>
          <w:sz w:val="21"/>
          <w:szCs w:val="21"/>
        </w:rPr>
        <w:t xml:space="preserve"> </w:t>
      </w:r>
      <w:proofErr w:type="gramStart"/>
      <w:r w:rsidRPr="007724FD">
        <w:rPr>
          <w:rFonts w:ascii="Consolas" w:hAnsi="Consolas" w:cs="Times New Roman"/>
          <w:sz w:val="21"/>
          <w:szCs w:val="21"/>
        </w:rPr>
        <w:t>MemToRegSig :</w:t>
      </w:r>
      <w:proofErr w:type="gramEnd"/>
      <w:r w:rsidRPr="007724FD">
        <w:rPr>
          <w:rFonts w:ascii="Consolas" w:hAnsi="Consolas" w:cs="Times New Roman"/>
          <w:sz w:val="21"/>
          <w:szCs w:val="21"/>
        </w:rPr>
        <w:t xml:space="preserve"> std_logic := </w:t>
      </w:r>
      <w:r w:rsidRPr="007724FD">
        <w:rPr>
          <w:rFonts w:ascii="Consolas" w:hAnsi="Consolas" w:cs="Times New Roman"/>
          <w:color w:val="098658"/>
          <w:sz w:val="21"/>
          <w:szCs w:val="21"/>
        </w:rPr>
        <w:t>'0'</w:t>
      </w:r>
      <w:r w:rsidRPr="007724FD">
        <w:rPr>
          <w:rFonts w:ascii="Consolas" w:hAnsi="Consolas" w:cs="Times New Roman"/>
          <w:sz w:val="21"/>
          <w:szCs w:val="21"/>
        </w:rPr>
        <w:t>;</w:t>
      </w:r>
    </w:p>
    <w:p w14:paraId="5BA3B861"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signal</w:t>
      </w:r>
      <w:r w:rsidRPr="007724FD">
        <w:rPr>
          <w:rFonts w:ascii="Consolas" w:hAnsi="Consolas" w:cs="Times New Roman"/>
          <w:sz w:val="21"/>
          <w:szCs w:val="21"/>
        </w:rPr>
        <w:t xml:space="preserve"> </w:t>
      </w:r>
      <w:proofErr w:type="gramStart"/>
      <w:r w:rsidRPr="007724FD">
        <w:rPr>
          <w:rFonts w:ascii="Consolas" w:hAnsi="Consolas" w:cs="Times New Roman"/>
          <w:sz w:val="21"/>
          <w:szCs w:val="21"/>
        </w:rPr>
        <w:t>MemWriteSig :</w:t>
      </w:r>
      <w:proofErr w:type="gramEnd"/>
      <w:r w:rsidRPr="007724FD">
        <w:rPr>
          <w:rFonts w:ascii="Consolas" w:hAnsi="Consolas" w:cs="Times New Roman"/>
          <w:sz w:val="21"/>
          <w:szCs w:val="21"/>
        </w:rPr>
        <w:t xml:space="preserve"> std_logic := </w:t>
      </w:r>
      <w:r w:rsidRPr="007724FD">
        <w:rPr>
          <w:rFonts w:ascii="Consolas" w:hAnsi="Consolas" w:cs="Times New Roman"/>
          <w:color w:val="098658"/>
          <w:sz w:val="21"/>
          <w:szCs w:val="21"/>
        </w:rPr>
        <w:t>'0'</w:t>
      </w:r>
      <w:r w:rsidRPr="007724FD">
        <w:rPr>
          <w:rFonts w:ascii="Consolas" w:hAnsi="Consolas" w:cs="Times New Roman"/>
          <w:sz w:val="21"/>
          <w:szCs w:val="21"/>
        </w:rPr>
        <w:t>;</w:t>
      </w:r>
    </w:p>
    <w:p w14:paraId="32E54964"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signal</w:t>
      </w:r>
      <w:r w:rsidRPr="007724FD">
        <w:rPr>
          <w:rFonts w:ascii="Consolas" w:hAnsi="Consolas" w:cs="Times New Roman"/>
          <w:sz w:val="21"/>
          <w:szCs w:val="21"/>
        </w:rPr>
        <w:t xml:space="preserve"> </w:t>
      </w:r>
      <w:proofErr w:type="gramStart"/>
      <w:r w:rsidRPr="007724FD">
        <w:rPr>
          <w:rFonts w:ascii="Consolas" w:hAnsi="Consolas" w:cs="Times New Roman"/>
          <w:sz w:val="21"/>
          <w:szCs w:val="21"/>
        </w:rPr>
        <w:t>ALUSrcSig :</w:t>
      </w:r>
      <w:proofErr w:type="gramEnd"/>
      <w:r w:rsidRPr="007724FD">
        <w:rPr>
          <w:rFonts w:ascii="Consolas" w:hAnsi="Consolas" w:cs="Times New Roman"/>
          <w:sz w:val="21"/>
          <w:szCs w:val="21"/>
        </w:rPr>
        <w:t xml:space="preserve"> std_logic := </w:t>
      </w:r>
      <w:r w:rsidRPr="007724FD">
        <w:rPr>
          <w:rFonts w:ascii="Consolas" w:hAnsi="Consolas" w:cs="Times New Roman"/>
          <w:color w:val="098658"/>
          <w:sz w:val="21"/>
          <w:szCs w:val="21"/>
        </w:rPr>
        <w:t>'0'</w:t>
      </w:r>
      <w:r w:rsidRPr="007724FD">
        <w:rPr>
          <w:rFonts w:ascii="Consolas" w:hAnsi="Consolas" w:cs="Times New Roman"/>
          <w:sz w:val="21"/>
          <w:szCs w:val="21"/>
        </w:rPr>
        <w:t>;</w:t>
      </w:r>
    </w:p>
    <w:p w14:paraId="213D473D"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signal</w:t>
      </w:r>
      <w:r w:rsidRPr="007724FD">
        <w:rPr>
          <w:rFonts w:ascii="Consolas" w:hAnsi="Consolas" w:cs="Times New Roman"/>
          <w:sz w:val="21"/>
          <w:szCs w:val="21"/>
        </w:rPr>
        <w:t xml:space="preserve"> </w:t>
      </w:r>
      <w:proofErr w:type="gramStart"/>
      <w:r w:rsidRPr="007724FD">
        <w:rPr>
          <w:rFonts w:ascii="Consolas" w:hAnsi="Consolas" w:cs="Times New Roman"/>
          <w:sz w:val="21"/>
          <w:szCs w:val="21"/>
        </w:rPr>
        <w:t>RegWriteSig :</w:t>
      </w:r>
      <w:proofErr w:type="gramEnd"/>
      <w:r w:rsidRPr="007724FD">
        <w:rPr>
          <w:rFonts w:ascii="Consolas" w:hAnsi="Consolas" w:cs="Times New Roman"/>
          <w:sz w:val="21"/>
          <w:szCs w:val="21"/>
        </w:rPr>
        <w:t xml:space="preserve"> std_logic := </w:t>
      </w:r>
      <w:r w:rsidRPr="007724FD">
        <w:rPr>
          <w:rFonts w:ascii="Consolas" w:hAnsi="Consolas" w:cs="Times New Roman"/>
          <w:color w:val="098658"/>
          <w:sz w:val="21"/>
          <w:szCs w:val="21"/>
        </w:rPr>
        <w:t>'0'</w:t>
      </w:r>
      <w:r w:rsidRPr="007724FD">
        <w:rPr>
          <w:rFonts w:ascii="Consolas" w:hAnsi="Consolas" w:cs="Times New Roman"/>
          <w:sz w:val="21"/>
          <w:szCs w:val="21"/>
        </w:rPr>
        <w:t>;</w:t>
      </w:r>
    </w:p>
    <w:p w14:paraId="46E2B4B2"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w:t>
      </w:r>
    </w:p>
    <w:p w14:paraId="023AD9B9"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w:t>
      </w:r>
    </w:p>
    <w:p w14:paraId="26BF4582"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begin</w:t>
      </w:r>
    </w:p>
    <w:p w14:paraId="12DA41A8"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proofErr w:type="gramStart"/>
      <w:r w:rsidRPr="007724FD">
        <w:rPr>
          <w:rFonts w:ascii="Consolas" w:hAnsi="Consolas" w:cs="Times New Roman"/>
          <w:sz w:val="21"/>
          <w:szCs w:val="21"/>
        </w:rPr>
        <w:t>DUT :</w:t>
      </w:r>
      <w:proofErr w:type="gramEnd"/>
      <w:r w:rsidRPr="007724FD">
        <w:rPr>
          <w:rFonts w:ascii="Consolas" w:hAnsi="Consolas" w:cs="Times New Roman"/>
          <w:sz w:val="21"/>
          <w:szCs w:val="21"/>
        </w:rPr>
        <w:t xml:space="preserve"> </w:t>
      </w:r>
      <w:r w:rsidRPr="007724FD">
        <w:rPr>
          <w:rFonts w:ascii="Consolas" w:hAnsi="Consolas" w:cs="Times New Roman"/>
          <w:color w:val="0000FF"/>
          <w:sz w:val="21"/>
          <w:szCs w:val="21"/>
        </w:rPr>
        <w:t>entity</w:t>
      </w:r>
      <w:r w:rsidRPr="007724FD">
        <w:rPr>
          <w:rFonts w:ascii="Consolas" w:hAnsi="Consolas" w:cs="Times New Roman"/>
          <w:sz w:val="21"/>
          <w:szCs w:val="21"/>
        </w:rPr>
        <w:t xml:space="preserve"> </w:t>
      </w:r>
      <w:r w:rsidRPr="007724FD">
        <w:rPr>
          <w:rFonts w:ascii="Consolas" w:hAnsi="Consolas" w:cs="Times New Roman"/>
          <w:color w:val="800000"/>
          <w:sz w:val="21"/>
          <w:szCs w:val="21"/>
        </w:rPr>
        <w:t>work</w:t>
      </w:r>
      <w:r w:rsidRPr="007724FD">
        <w:rPr>
          <w:rFonts w:ascii="Consolas" w:hAnsi="Consolas" w:cs="Times New Roman"/>
          <w:sz w:val="21"/>
          <w:szCs w:val="21"/>
        </w:rPr>
        <w:t>.</w:t>
      </w:r>
      <w:r w:rsidRPr="007724FD">
        <w:rPr>
          <w:rFonts w:ascii="Consolas" w:hAnsi="Consolas" w:cs="Times New Roman"/>
          <w:color w:val="800000"/>
          <w:sz w:val="21"/>
          <w:szCs w:val="21"/>
        </w:rPr>
        <w:t>ControlUnit</w:t>
      </w:r>
      <w:r w:rsidRPr="007724FD">
        <w:rPr>
          <w:rFonts w:ascii="Consolas" w:hAnsi="Consolas" w:cs="Times New Roman"/>
          <w:sz w:val="21"/>
          <w:szCs w:val="21"/>
        </w:rPr>
        <w:t>(</w:t>
      </w:r>
      <w:r w:rsidRPr="007724FD">
        <w:rPr>
          <w:rFonts w:ascii="Consolas" w:hAnsi="Consolas" w:cs="Times New Roman"/>
          <w:color w:val="800000"/>
          <w:sz w:val="21"/>
          <w:szCs w:val="21"/>
        </w:rPr>
        <w:t>behavioral</w:t>
      </w:r>
      <w:r w:rsidRPr="007724FD">
        <w:rPr>
          <w:rFonts w:ascii="Consolas" w:hAnsi="Consolas" w:cs="Times New Roman"/>
          <w:sz w:val="21"/>
          <w:szCs w:val="21"/>
        </w:rPr>
        <w:t xml:space="preserve">) </w:t>
      </w:r>
      <w:r w:rsidRPr="007724FD">
        <w:rPr>
          <w:rFonts w:ascii="Consolas" w:hAnsi="Consolas" w:cs="Times New Roman"/>
          <w:color w:val="0000FF"/>
          <w:sz w:val="21"/>
          <w:szCs w:val="21"/>
        </w:rPr>
        <w:t>port</w:t>
      </w:r>
      <w:r w:rsidRPr="007724FD">
        <w:rPr>
          <w:rFonts w:ascii="Consolas" w:hAnsi="Consolas" w:cs="Times New Roman"/>
          <w:sz w:val="21"/>
          <w:szCs w:val="21"/>
        </w:rPr>
        <w:t xml:space="preserve"> </w:t>
      </w:r>
      <w:r w:rsidRPr="007724FD">
        <w:rPr>
          <w:rFonts w:ascii="Consolas" w:hAnsi="Consolas" w:cs="Times New Roman"/>
          <w:color w:val="0000FF"/>
          <w:sz w:val="21"/>
          <w:szCs w:val="21"/>
        </w:rPr>
        <w:t>map</w:t>
      </w:r>
      <w:r w:rsidRPr="007724FD">
        <w:rPr>
          <w:rFonts w:ascii="Consolas" w:hAnsi="Consolas" w:cs="Times New Roman"/>
          <w:sz w:val="21"/>
          <w:szCs w:val="21"/>
        </w:rPr>
        <w:t xml:space="preserve"> (</w:t>
      </w:r>
    </w:p>
    <w:p w14:paraId="5A1581B4"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InstOpCode =&gt; InstOpCodeSig,</w:t>
      </w:r>
    </w:p>
    <w:p w14:paraId="061DAEA9"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ALUOpCode =&gt; ALUOpCodeSig,</w:t>
      </w:r>
    </w:p>
    <w:p w14:paraId="3BC23BD2"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lastRenderedPageBreak/>
        <w:t>                                             RegDst =&gt; RegDstSig,</w:t>
      </w:r>
    </w:p>
    <w:p w14:paraId="257DCA7F"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Jump =&gt; JumpSig,</w:t>
      </w:r>
    </w:p>
    <w:p w14:paraId="65CE307E"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Branch =&gt; BranchSig,</w:t>
      </w:r>
    </w:p>
    <w:p w14:paraId="3227411E"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MemRead =&gt; MemReadSig,</w:t>
      </w:r>
    </w:p>
    <w:p w14:paraId="26F9F298"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MemToReg =&gt; MemToRegSig,</w:t>
      </w:r>
    </w:p>
    <w:p w14:paraId="5DDC6AC3"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MemWrite =&gt; MemWriteSig,</w:t>
      </w:r>
    </w:p>
    <w:p w14:paraId="6BF8A7DC"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ALUSrc =&gt; ALUSrcSig,</w:t>
      </w:r>
    </w:p>
    <w:p w14:paraId="3D4C87C7"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RegWrite =&gt; RegWriteSig</w:t>
      </w:r>
    </w:p>
    <w:p w14:paraId="3C01A3A7"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w:t>
      </w:r>
    </w:p>
    <w:p w14:paraId="25F006A6"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w:t>
      </w:r>
    </w:p>
    <w:p w14:paraId="043BE500" w14:textId="77777777" w:rsidR="007724FD" w:rsidRPr="007724FD" w:rsidRDefault="007724FD" w:rsidP="007724FD">
      <w:pPr>
        <w:shd w:val="clear" w:color="auto" w:fill="FFFFFF"/>
        <w:spacing w:after="240" w:line="285" w:lineRule="atLeast"/>
        <w:rPr>
          <w:rFonts w:ascii="Consolas" w:hAnsi="Consolas" w:cs="Times New Roman"/>
          <w:sz w:val="21"/>
          <w:szCs w:val="21"/>
        </w:rPr>
      </w:pPr>
    </w:p>
    <w:p w14:paraId="08CCEA8C"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proofErr w:type="gramStart"/>
      <w:r w:rsidRPr="007724FD">
        <w:rPr>
          <w:rFonts w:ascii="Consolas" w:hAnsi="Consolas" w:cs="Times New Roman"/>
          <w:sz w:val="21"/>
          <w:szCs w:val="21"/>
        </w:rPr>
        <w:t>clock :</w:t>
      </w:r>
      <w:proofErr w:type="gramEnd"/>
      <w:r w:rsidRPr="007724FD">
        <w:rPr>
          <w:rFonts w:ascii="Consolas" w:hAnsi="Consolas" w:cs="Times New Roman"/>
          <w:sz w:val="21"/>
          <w:szCs w:val="21"/>
        </w:rPr>
        <w:t xml:space="preserve"> </w:t>
      </w:r>
      <w:r w:rsidRPr="007724FD">
        <w:rPr>
          <w:rFonts w:ascii="Consolas" w:hAnsi="Consolas" w:cs="Times New Roman"/>
          <w:color w:val="0000FF"/>
          <w:sz w:val="21"/>
          <w:szCs w:val="21"/>
        </w:rPr>
        <w:t>process</w:t>
      </w:r>
    </w:p>
    <w:p w14:paraId="384EC384"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begin</w:t>
      </w:r>
    </w:p>
    <w:p w14:paraId="40AF83CF"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for</w:t>
      </w:r>
      <w:r w:rsidRPr="007724FD">
        <w:rPr>
          <w:rFonts w:ascii="Consolas" w:hAnsi="Consolas" w:cs="Times New Roman"/>
          <w:sz w:val="21"/>
          <w:szCs w:val="21"/>
        </w:rPr>
        <w:t xml:space="preserve"> i </w:t>
      </w:r>
      <w:r w:rsidRPr="007724FD">
        <w:rPr>
          <w:rFonts w:ascii="Consolas" w:hAnsi="Consolas" w:cs="Times New Roman"/>
          <w:color w:val="0000FF"/>
          <w:sz w:val="21"/>
          <w:szCs w:val="21"/>
        </w:rPr>
        <w:t>in</w:t>
      </w:r>
      <w:r w:rsidRPr="007724FD">
        <w:rPr>
          <w:rFonts w:ascii="Consolas" w:hAnsi="Consolas" w:cs="Times New Roman"/>
          <w:sz w:val="21"/>
          <w:szCs w:val="21"/>
        </w:rPr>
        <w:t xml:space="preserve"> </w:t>
      </w:r>
      <w:r w:rsidRPr="007724FD">
        <w:rPr>
          <w:rFonts w:ascii="Consolas" w:hAnsi="Consolas" w:cs="Times New Roman"/>
          <w:color w:val="098658"/>
          <w:sz w:val="21"/>
          <w:szCs w:val="21"/>
        </w:rPr>
        <w:t>0</w:t>
      </w:r>
      <w:r w:rsidRPr="007724FD">
        <w:rPr>
          <w:rFonts w:ascii="Consolas" w:hAnsi="Consolas" w:cs="Times New Roman"/>
          <w:sz w:val="21"/>
          <w:szCs w:val="21"/>
        </w:rPr>
        <w:t xml:space="preserve"> </w:t>
      </w:r>
      <w:r w:rsidRPr="007724FD">
        <w:rPr>
          <w:rFonts w:ascii="Consolas" w:hAnsi="Consolas" w:cs="Times New Roman"/>
          <w:color w:val="0000FF"/>
          <w:sz w:val="21"/>
          <w:szCs w:val="21"/>
        </w:rPr>
        <w:t>to</w:t>
      </w:r>
      <w:r w:rsidRPr="007724FD">
        <w:rPr>
          <w:rFonts w:ascii="Consolas" w:hAnsi="Consolas" w:cs="Times New Roman"/>
          <w:sz w:val="21"/>
          <w:szCs w:val="21"/>
        </w:rPr>
        <w:t xml:space="preserve"> </w:t>
      </w:r>
      <w:r w:rsidRPr="007724FD">
        <w:rPr>
          <w:rFonts w:ascii="Consolas" w:hAnsi="Consolas" w:cs="Times New Roman"/>
          <w:color w:val="098658"/>
          <w:sz w:val="21"/>
          <w:szCs w:val="21"/>
        </w:rPr>
        <w:t>2</w:t>
      </w:r>
      <w:r w:rsidRPr="007724FD">
        <w:rPr>
          <w:rFonts w:ascii="Consolas" w:hAnsi="Consolas" w:cs="Times New Roman"/>
          <w:sz w:val="21"/>
          <w:szCs w:val="21"/>
        </w:rPr>
        <w:t xml:space="preserve"> * (NUM_VALS) </w:t>
      </w:r>
      <w:r w:rsidRPr="007724FD">
        <w:rPr>
          <w:rFonts w:ascii="Consolas" w:hAnsi="Consolas" w:cs="Times New Roman"/>
          <w:color w:val="0000FF"/>
          <w:sz w:val="21"/>
          <w:szCs w:val="21"/>
        </w:rPr>
        <w:t>loop</w:t>
      </w:r>
    </w:p>
    <w:p w14:paraId="28606269"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clk_sig &lt;= </w:t>
      </w:r>
      <w:r w:rsidRPr="007724FD">
        <w:rPr>
          <w:rFonts w:ascii="Consolas" w:hAnsi="Consolas" w:cs="Times New Roman"/>
          <w:color w:val="0000FF"/>
          <w:sz w:val="21"/>
          <w:szCs w:val="21"/>
        </w:rPr>
        <w:t>NOT</w:t>
      </w:r>
      <w:r w:rsidRPr="007724FD">
        <w:rPr>
          <w:rFonts w:ascii="Consolas" w:hAnsi="Consolas" w:cs="Times New Roman"/>
          <w:sz w:val="21"/>
          <w:szCs w:val="21"/>
        </w:rPr>
        <w:t xml:space="preserve"> clk_sig;</w:t>
      </w:r>
    </w:p>
    <w:p w14:paraId="14AC1131"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wait</w:t>
      </w:r>
      <w:r w:rsidRPr="007724FD">
        <w:rPr>
          <w:rFonts w:ascii="Consolas" w:hAnsi="Consolas" w:cs="Times New Roman"/>
          <w:sz w:val="21"/>
          <w:szCs w:val="21"/>
        </w:rPr>
        <w:t xml:space="preserve"> </w:t>
      </w:r>
      <w:r w:rsidRPr="007724FD">
        <w:rPr>
          <w:rFonts w:ascii="Consolas" w:hAnsi="Consolas" w:cs="Times New Roman"/>
          <w:color w:val="0000FF"/>
          <w:sz w:val="21"/>
          <w:szCs w:val="21"/>
        </w:rPr>
        <w:t>for</w:t>
      </w:r>
      <w:r w:rsidRPr="007724FD">
        <w:rPr>
          <w:rFonts w:ascii="Consolas" w:hAnsi="Consolas" w:cs="Times New Roman"/>
          <w:sz w:val="21"/>
          <w:szCs w:val="21"/>
        </w:rPr>
        <w:t xml:space="preserve"> TIME_DELAY/</w:t>
      </w:r>
      <w:r w:rsidRPr="007724FD">
        <w:rPr>
          <w:rFonts w:ascii="Consolas" w:hAnsi="Consolas" w:cs="Times New Roman"/>
          <w:color w:val="098658"/>
          <w:sz w:val="21"/>
          <w:szCs w:val="21"/>
        </w:rPr>
        <w:t>2</w:t>
      </w:r>
      <w:r w:rsidRPr="007724FD">
        <w:rPr>
          <w:rFonts w:ascii="Consolas" w:hAnsi="Consolas" w:cs="Times New Roman"/>
          <w:sz w:val="21"/>
          <w:szCs w:val="21"/>
        </w:rPr>
        <w:t>;</w:t>
      </w:r>
    </w:p>
    <w:p w14:paraId="281C3D60"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end</w:t>
      </w:r>
      <w:r w:rsidRPr="007724FD">
        <w:rPr>
          <w:rFonts w:ascii="Consolas" w:hAnsi="Consolas" w:cs="Times New Roman"/>
          <w:sz w:val="21"/>
          <w:szCs w:val="21"/>
        </w:rPr>
        <w:t xml:space="preserve"> </w:t>
      </w:r>
      <w:r w:rsidRPr="007724FD">
        <w:rPr>
          <w:rFonts w:ascii="Consolas" w:hAnsi="Consolas" w:cs="Times New Roman"/>
          <w:color w:val="0000FF"/>
          <w:sz w:val="21"/>
          <w:szCs w:val="21"/>
        </w:rPr>
        <w:t>loop</w:t>
      </w:r>
      <w:r w:rsidRPr="007724FD">
        <w:rPr>
          <w:rFonts w:ascii="Consolas" w:hAnsi="Consolas" w:cs="Times New Roman"/>
          <w:sz w:val="21"/>
          <w:szCs w:val="21"/>
        </w:rPr>
        <w:t>;</w:t>
      </w:r>
    </w:p>
    <w:p w14:paraId="5E6B44AB"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wait</w:t>
      </w:r>
      <w:r w:rsidRPr="007724FD">
        <w:rPr>
          <w:rFonts w:ascii="Consolas" w:hAnsi="Consolas" w:cs="Times New Roman"/>
          <w:sz w:val="21"/>
          <w:szCs w:val="21"/>
        </w:rPr>
        <w:t>;</w:t>
      </w:r>
    </w:p>
    <w:p w14:paraId="5436482F"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end</w:t>
      </w:r>
      <w:r w:rsidRPr="007724FD">
        <w:rPr>
          <w:rFonts w:ascii="Consolas" w:hAnsi="Consolas" w:cs="Times New Roman"/>
          <w:sz w:val="21"/>
          <w:szCs w:val="21"/>
        </w:rPr>
        <w:t xml:space="preserve"> </w:t>
      </w:r>
      <w:r w:rsidRPr="007724FD">
        <w:rPr>
          <w:rFonts w:ascii="Consolas" w:hAnsi="Consolas" w:cs="Times New Roman"/>
          <w:color w:val="0000FF"/>
          <w:sz w:val="21"/>
          <w:szCs w:val="21"/>
        </w:rPr>
        <w:t>process</w:t>
      </w:r>
      <w:r w:rsidRPr="007724FD">
        <w:rPr>
          <w:rFonts w:ascii="Consolas" w:hAnsi="Consolas" w:cs="Times New Roman"/>
          <w:sz w:val="21"/>
          <w:szCs w:val="21"/>
        </w:rPr>
        <w:t xml:space="preserve"> clock;</w:t>
      </w:r>
    </w:p>
    <w:p w14:paraId="417C1AC6"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w:t>
      </w:r>
    </w:p>
    <w:p w14:paraId="511C06C1"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w:t>
      </w:r>
      <w:proofErr w:type="gramStart"/>
      <w:r w:rsidRPr="007724FD">
        <w:rPr>
          <w:rFonts w:ascii="Consolas" w:hAnsi="Consolas" w:cs="Times New Roman"/>
          <w:sz w:val="21"/>
          <w:szCs w:val="21"/>
        </w:rPr>
        <w:t>stimulus :</w:t>
      </w:r>
      <w:proofErr w:type="gramEnd"/>
      <w:r w:rsidRPr="007724FD">
        <w:rPr>
          <w:rFonts w:ascii="Consolas" w:hAnsi="Consolas" w:cs="Times New Roman"/>
          <w:sz w:val="21"/>
          <w:szCs w:val="21"/>
        </w:rPr>
        <w:t xml:space="preserve"> </w:t>
      </w:r>
      <w:r w:rsidRPr="007724FD">
        <w:rPr>
          <w:rFonts w:ascii="Consolas" w:hAnsi="Consolas" w:cs="Times New Roman"/>
          <w:color w:val="0000FF"/>
          <w:sz w:val="21"/>
          <w:szCs w:val="21"/>
        </w:rPr>
        <w:t>process</w:t>
      </w:r>
    </w:p>
    <w:p w14:paraId="3B3BF860"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begin</w:t>
      </w:r>
    </w:p>
    <w:p w14:paraId="06B441B0"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for</w:t>
      </w:r>
      <w:r w:rsidRPr="007724FD">
        <w:rPr>
          <w:rFonts w:ascii="Consolas" w:hAnsi="Consolas" w:cs="Times New Roman"/>
          <w:sz w:val="21"/>
          <w:szCs w:val="21"/>
        </w:rPr>
        <w:t xml:space="preserve"> i </w:t>
      </w:r>
      <w:r w:rsidRPr="007724FD">
        <w:rPr>
          <w:rFonts w:ascii="Consolas" w:hAnsi="Consolas" w:cs="Times New Roman"/>
          <w:color w:val="0000FF"/>
          <w:sz w:val="21"/>
          <w:szCs w:val="21"/>
        </w:rPr>
        <w:t>in</w:t>
      </w:r>
      <w:r w:rsidRPr="007724FD">
        <w:rPr>
          <w:rFonts w:ascii="Consolas" w:hAnsi="Consolas" w:cs="Times New Roman"/>
          <w:sz w:val="21"/>
          <w:szCs w:val="21"/>
        </w:rPr>
        <w:t xml:space="preserve"> </w:t>
      </w:r>
      <w:r w:rsidRPr="007724FD">
        <w:rPr>
          <w:rFonts w:ascii="Consolas" w:hAnsi="Consolas" w:cs="Times New Roman"/>
          <w:color w:val="098658"/>
          <w:sz w:val="21"/>
          <w:szCs w:val="21"/>
        </w:rPr>
        <w:t>0</w:t>
      </w:r>
      <w:r w:rsidRPr="007724FD">
        <w:rPr>
          <w:rFonts w:ascii="Consolas" w:hAnsi="Consolas" w:cs="Times New Roman"/>
          <w:sz w:val="21"/>
          <w:szCs w:val="21"/>
        </w:rPr>
        <w:t xml:space="preserve"> </w:t>
      </w:r>
      <w:r w:rsidRPr="007724FD">
        <w:rPr>
          <w:rFonts w:ascii="Consolas" w:hAnsi="Consolas" w:cs="Times New Roman"/>
          <w:color w:val="0000FF"/>
          <w:sz w:val="21"/>
          <w:szCs w:val="21"/>
        </w:rPr>
        <w:t>to</w:t>
      </w:r>
      <w:r w:rsidRPr="007724FD">
        <w:rPr>
          <w:rFonts w:ascii="Consolas" w:hAnsi="Consolas" w:cs="Times New Roman"/>
          <w:sz w:val="21"/>
          <w:szCs w:val="21"/>
        </w:rPr>
        <w:t xml:space="preserve"> (NUM_VALS - </w:t>
      </w:r>
      <w:r w:rsidRPr="007724FD">
        <w:rPr>
          <w:rFonts w:ascii="Consolas" w:hAnsi="Consolas" w:cs="Times New Roman"/>
          <w:color w:val="098658"/>
          <w:sz w:val="21"/>
          <w:szCs w:val="21"/>
        </w:rPr>
        <w:t>1</w:t>
      </w:r>
      <w:r w:rsidRPr="007724FD">
        <w:rPr>
          <w:rFonts w:ascii="Consolas" w:hAnsi="Consolas" w:cs="Times New Roman"/>
          <w:sz w:val="21"/>
          <w:szCs w:val="21"/>
        </w:rPr>
        <w:t xml:space="preserve">) </w:t>
      </w:r>
      <w:r w:rsidRPr="007724FD">
        <w:rPr>
          <w:rFonts w:ascii="Consolas" w:hAnsi="Consolas" w:cs="Times New Roman"/>
          <w:color w:val="0000FF"/>
          <w:sz w:val="21"/>
          <w:szCs w:val="21"/>
        </w:rPr>
        <w:t>loop</w:t>
      </w:r>
    </w:p>
    <w:p w14:paraId="4C48A300"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InstOpCodeSig &lt;= OpCode_vals(i);</w:t>
      </w:r>
    </w:p>
    <w:p w14:paraId="19A21B55"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w:t>
      </w:r>
    </w:p>
    <w:p w14:paraId="7AFF47AB"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wait</w:t>
      </w:r>
      <w:r w:rsidRPr="007724FD">
        <w:rPr>
          <w:rFonts w:ascii="Consolas" w:hAnsi="Consolas" w:cs="Times New Roman"/>
          <w:sz w:val="21"/>
          <w:szCs w:val="21"/>
        </w:rPr>
        <w:t xml:space="preserve"> </w:t>
      </w:r>
      <w:r w:rsidRPr="007724FD">
        <w:rPr>
          <w:rFonts w:ascii="Consolas" w:hAnsi="Consolas" w:cs="Times New Roman"/>
          <w:color w:val="0000FF"/>
          <w:sz w:val="21"/>
          <w:szCs w:val="21"/>
        </w:rPr>
        <w:t>for</w:t>
      </w:r>
      <w:r w:rsidRPr="007724FD">
        <w:rPr>
          <w:rFonts w:ascii="Consolas" w:hAnsi="Consolas" w:cs="Times New Roman"/>
          <w:sz w:val="21"/>
          <w:szCs w:val="21"/>
        </w:rPr>
        <w:t xml:space="preserve"> TIME_DELAY;</w:t>
      </w:r>
    </w:p>
    <w:p w14:paraId="2E6D6960"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end</w:t>
      </w:r>
      <w:r w:rsidRPr="007724FD">
        <w:rPr>
          <w:rFonts w:ascii="Consolas" w:hAnsi="Consolas" w:cs="Times New Roman"/>
          <w:sz w:val="21"/>
          <w:szCs w:val="21"/>
        </w:rPr>
        <w:t xml:space="preserve"> </w:t>
      </w:r>
      <w:r w:rsidRPr="007724FD">
        <w:rPr>
          <w:rFonts w:ascii="Consolas" w:hAnsi="Consolas" w:cs="Times New Roman"/>
          <w:color w:val="0000FF"/>
          <w:sz w:val="21"/>
          <w:szCs w:val="21"/>
        </w:rPr>
        <w:t>loop</w:t>
      </w:r>
      <w:r w:rsidRPr="007724FD">
        <w:rPr>
          <w:rFonts w:ascii="Consolas" w:hAnsi="Consolas" w:cs="Times New Roman"/>
          <w:sz w:val="21"/>
          <w:szCs w:val="21"/>
        </w:rPr>
        <w:t>;</w:t>
      </w:r>
    </w:p>
    <w:p w14:paraId="36706443"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wait</w:t>
      </w:r>
      <w:r w:rsidRPr="007724FD">
        <w:rPr>
          <w:rFonts w:ascii="Consolas" w:hAnsi="Consolas" w:cs="Times New Roman"/>
          <w:sz w:val="21"/>
          <w:szCs w:val="21"/>
        </w:rPr>
        <w:t>;</w:t>
      </w:r>
    </w:p>
    <w:p w14:paraId="10C336C2"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r w:rsidRPr="007724FD">
        <w:rPr>
          <w:rFonts w:ascii="Consolas" w:hAnsi="Consolas" w:cs="Times New Roman"/>
          <w:color w:val="0000FF"/>
          <w:sz w:val="21"/>
          <w:szCs w:val="21"/>
        </w:rPr>
        <w:t>end</w:t>
      </w:r>
      <w:r w:rsidRPr="007724FD">
        <w:rPr>
          <w:rFonts w:ascii="Consolas" w:hAnsi="Consolas" w:cs="Times New Roman"/>
          <w:sz w:val="21"/>
          <w:szCs w:val="21"/>
        </w:rPr>
        <w:t xml:space="preserve"> </w:t>
      </w:r>
      <w:r w:rsidRPr="007724FD">
        <w:rPr>
          <w:rFonts w:ascii="Consolas" w:hAnsi="Consolas" w:cs="Times New Roman"/>
          <w:color w:val="0000FF"/>
          <w:sz w:val="21"/>
          <w:szCs w:val="21"/>
        </w:rPr>
        <w:t>process</w:t>
      </w:r>
      <w:r w:rsidRPr="007724FD">
        <w:rPr>
          <w:rFonts w:ascii="Consolas" w:hAnsi="Consolas" w:cs="Times New Roman"/>
          <w:sz w:val="21"/>
          <w:szCs w:val="21"/>
        </w:rPr>
        <w:t xml:space="preserve"> stimulus;</w:t>
      </w:r>
    </w:p>
    <w:p w14:paraId="2C1870D7"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xml:space="preserve">        </w:t>
      </w:r>
    </w:p>
    <w:p w14:paraId="40ADC312"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sz w:val="21"/>
          <w:szCs w:val="21"/>
        </w:rPr>
        <w:t> </w:t>
      </w:r>
    </w:p>
    <w:p w14:paraId="652150A5" w14:textId="77777777" w:rsidR="007724FD" w:rsidRPr="007724FD" w:rsidRDefault="007724FD" w:rsidP="007724FD">
      <w:pPr>
        <w:shd w:val="clear" w:color="auto" w:fill="FFFFFF"/>
        <w:spacing w:line="285" w:lineRule="atLeast"/>
        <w:rPr>
          <w:rFonts w:ascii="Consolas" w:hAnsi="Consolas" w:cs="Times New Roman"/>
          <w:sz w:val="21"/>
          <w:szCs w:val="21"/>
        </w:rPr>
      </w:pPr>
    </w:p>
    <w:p w14:paraId="4A1FB23E" w14:textId="77777777" w:rsidR="007724FD" w:rsidRPr="007724FD" w:rsidRDefault="007724FD" w:rsidP="007724FD">
      <w:pPr>
        <w:shd w:val="clear" w:color="auto" w:fill="FFFFFF"/>
        <w:spacing w:line="285" w:lineRule="atLeast"/>
        <w:rPr>
          <w:rFonts w:ascii="Consolas" w:hAnsi="Consolas" w:cs="Times New Roman"/>
          <w:sz w:val="21"/>
          <w:szCs w:val="21"/>
        </w:rPr>
      </w:pPr>
      <w:r w:rsidRPr="007724FD">
        <w:rPr>
          <w:rFonts w:ascii="Consolas" w:hAnsi="Consolas" w:cs="Times New Roman"/>
          <w:color w:val="0000FF"/>
          <w:sz w:val="21"/>
          <w:szCs w:val="21"/>
        </w:rPr>
        <w:t>end</w:t>
      </w:r>
      <w:r w:rsidRPr="007724FD">
        <w:rPr>
          <w:rFonts w:ascii="Consolas" w:hAnsi="Consolas" w:cs="Times New Roman"/>
          <w:sz w:val="21"/>
          <w:szCs w:val="21"/>
        </w:rPr>
        <w:t xml:space="preserve"> behavioral;</w:t>
      </w:r>
    </w:p>
    <w:p w14:paraId="3D05C85E" w14:textId="77777777" w:rsidR="007724FD" w:rsidRPr="007724FD" w:rsidRDefault="007724FD" w:rsidP="007724FD">
      <w:pPr>
        <w:shd w:val="clear" w:color="auto" w:fill="FFFFFF"/>
        <w:spacing w:line="285" w:lineRule="atLeast"/>
        <w:rPr>
          <w:rFonts w:ascii="Consolas" w:hAnsi="Consolas" w:cs="Times New Roman"/>
          <w:sz w:val="21"/>
          <w:szCs w:val="21"/>
        </w:rPr>
      </w:pPr>
    </w:p>
    <w:p w14:paraId="0C970581" w14:textId="77777777" w:rsidR="00747699" w:rsidRPr="00747699" w:rsidRDefault="00747699" w:rsidP="00AE0599"/>
    <w:p w14:paraId="56A43223" w14:textId="4C49DA7E" w:rsidR="00747699" w:rsidRDefault="00631DEE" w:rsidP="00724F28">
      <w:r>
        <w:rPr>
          <w:noProof/>
        </w:rPr>
        <w:lastRenderedPageBreak/>
        <w:drawing>
          <wp:inline distT="0" distB="0" distL="0" distR="0" wp14:anchorId="484FF481" wp14:editId="15335A53">
            <wp:extent cx="5943600" cy="2647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14:paraId="13A64F69" w14:textId="6E411EB9" w:rsidR="00747699" w:rsidRDefault="00747699" w:rsidP="00724F28"/>
    <w:p w14:paraId="53448628" w14:textId="06DB9C8E" w:rsidR="00747699" w:rsidRDefault="00747699" w:rsidP="00724F28"/>
    <w:p w14:paraId="321195E7" w14:textId="67B0A019" w:rsidR="00747699" w:rsidRDefault="00747699" w:rsidP="00724F28"/>
    <w:p w14:paraId="7DFACF79" w14:textId="19F6407B" w:rsidR="00747699" w:rsidRDefault="00747699" w:rsidP="00724F28"/>
    <w:p w14:paraId="17147B57" w14:textId="07CC651E" w:rsidR="00747699" w:rsidRDefault="00747699" w:rsidP="00724F28"/>
    <w:p w14:paraId="474FDF54" w14:textId="5E377287" w:rsidR="00747699" w:rsidRDefault="00747699" w:rsidP="00724F28"/>
    <w:p w14:paraId="10319D28" w14:textId="5A66C186" w:rsidR="00747699" w:rsidRDefault="00747699" w:rsidP="00724F28"/>
    <w:p w14:paraId="331B2226" w14:textId="32F9D7EF" w:rsidR="00747699" w:rsidRDefault="00747699" w:rsidP="00724F28"/>
    <w:p w14:paraId="35DDB448" w14:textId="01576D29" w:rsidR="00747699" w:rsidRDefault="00747699" w:rsidP="00724F28"/>
    <w:p w14:paraId="12036E9A" w14:textId="28B6BFF9" w:rsidR="00666038" w:rsidRDefault="00666038" w:rsidP="00724F28"/>
    <w:p w14:paraId="05EF7104" w14:textId="4DCF4F1A" w:rsidR="00666038" w:rsidRDefault="00666038" w:rsidP="00724F28"/>
    <w:p w14:paraId="251A73D3" w14:textId="02DA1982" w:rsidR="00666038" w:rsidRDefault="00666038" w:rsidP="00724F28"/>
    <w:p w14:paraId="04113804" w14:textId="239EB63E" w:rsidR="00666038" w:rsidRDefault="00666038" w:rsidP="00724F28"/>
    <w:p w14:paraId="1AC22941" w14:textId="25B56ACF" w:rsidR="00666038" w:rsidRDefault="00666038" w:rsidP="00724F28"/>
    <w:p w14:paraId="3BCF4E45" w14:textId="1AFA7EB4" w:rsidR="00666038" w:rsidRDefault="00666038" w:rsidP="00724F28"/>
    <w:p w14:paraId="16DB8214" w14:textId="7E1A0610" w:rsidR="00666038" w:rsidRDefault="00666038" w:rsidP="00724F28"/>
    <w:p w14:paraId="47679AFC" w14:textId="6CB18318" w:rsidR="00666038" w:rsidRDefault="00666038" w:rsidP="00724F28"/>
    <w:p w14:paraId="70FF2FD8" w14:textId="08DB62B0" w:rsidR="00666038" w:rsidRDefault="00666038" w:rsidP="00724F28"/>
    <w:p w14:paraId="6365BF18" w14:textId="5160EEA8" w:rsidR="00666038" w:rsidRDefault="00666038" w:rsidP="00724F28"/>
    <w:p w14:paraId="0EB0954D" w14:textId="275C5E86" w:rsidR="00666038" w:rsidRDefault="00666038" w:rsidP="00724F28"/>
    <w:p w14:paraId="1DA31353" w14:textId="1429060F" w:rsidR="00666038" w:rsidRDefault="00666038" w:rsidP="00724F28"/>
    <w:p w14:paraId="04DA3C0E" w14:textId="433E86F4" w:rsidR="00666038" w:rsidRDefault="00666038" w:rsidP="00724F28"/>
    <w:p w14:paraId="50CC1C60" w14:textId="416971A1" w:rsidR="00666038" w:rsidRDefault="00666038" w:rsidP="00724F28"/>
    <w:p w14:paraId="053916C4" w14:textId="7A2B188B" w:rsidR="00666038" w:rsidRDefault="00666038" w:rsidP="00724F28"/>
    <w:p w14:paraId="6259874D" w14:textId="1FA88A16" w:rsidR="00666038" w:rsidRDefault="00666038" w:rsidP="00724F28"/>
    <w:p w14:paraId="1FC64429" w14:textId="1431AE64" w:rsidR="00666038" w:rsidRDefault="00666038" w:rsidP="00724F28"/>
    <w:p w14:paraId="50FBEF78" w14:textId="6C1EB0D3" w:rsidR="00666038" w:rsidRDefault="00666038" w:rsidP="00724F28"/>
    <w:p w14:paraId="70726D82" w14:textId="70E012ED" w:rsidR="00666038" w:rsidRDefault="00666038" w:rsidP="00724F28"/>
    <w:p w14:paraId="45809774" w14:textId="38DC7E2D" w:rsidR="00666038" w:rsidRDefault="00666038" w:rsidP="00724F28"/>
    <w:p w14:paraId="7DE14D06" w14:textId="77777777" w:rsidR="00666038" w:rsidRDefault="00666038" w:rsidP="00724F28"/>
    <w:p w14:paraId="37E94AB8" w14:textId="74AF5A89" w:rsidR="00747699" w:rsidRDefault="00747699" w:rsidP="00724F28">
      <w:r>
        <w:lastRenderedPageBreak/>
        <w:t>DataMemoryTestbench:</w:t>
      </w:r>
    </w:p>
    <w:p w14:paraId="509336DC"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color w:val="0000FF"/>
          <w:sz w:val="21"/>
          <w:szCs w:val="21"/>
        </w:rPr>
        <w:t>library</w:t>
      </w:r>
      <w:r w:rsidRPr="007A243E">
        <w:rPr>
          <w:rFonts w:ascii="Consolas" w:hAnsi="Consolas" w:cs="Times New Roman"/>
          <w:sz w:val="21"/>
          <w:szCs w:val="21"/>
        </w:rPr>
        <w:t xml:space="preserve"> IEEE;</w:t>
      </w:r>
    </w:p>
    <w:p w14:paraId="3AAC7887"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color w:val="0000FF"/>
          <w:sz w:val="21"/>
          <w:szCs w:val="21"/>
        </w:rPr>
        <w:t>use</w:t>
      </w:r>
      <w:r w:rsidRPr="007A243E">
        <w:rPr>
          <w:rFonts w:ascii="Consolas" w:hAnsi="Consolas" w:cs="Times New Roman"/>
          <w:sz w:val="21"/>
          <w:szCs w:val="21"/>
        </w:rPr>
        <w:t xml:space="preserve"> IEEE.std_logic_1164.</w:t>
      </w:r>
      <w:r w:rsidRPr="007A243E">
        <w:rPr>
          <w:rFonts w:ascii="Consolas" w:hAnsi="Consolas" w:cs="Times New Roman"/>
          <w:color w:val="0000FF"/>
          <w:sz w:val="21"/>
          <w:szCs w:val="21"/>
        </w:rPr>
        <w:t>all</w:t>
      </w:r>
      <w:r w:rsidRPr="007A243E">
        <w:rPr>
          <w:rFonts w:ascii="Consolas" w:hAnsi="Consolas" w:cs="Times New Roman"/>
          <w:sz w:val="21"/>
          <w:szCs w:val="21"/>
        </w:rPr>
        <w:t>;</w:t>
      </w:r>
    </w:p>
    <w:p w14:paraId="0598AE62"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color w:val="0000FF"/>
          <w:sz w:val="21"/>
          <w:szCs w:val="21"/>
        </w:rPr>
        <w:t>use</w:t>
      </w:r>
      <w:r w:rsidRPr="007A243E">
        <w:rPr>
          <w:rFonts w:ascii="Consolas" w:hAnsi="Consolas" w:cs="Times New Roman"/>
          <w:sz w:val="21"/>
          <w:szCs w:val="21"/>
        </w:rPr>
        <w:t xml:space="preserve"> IEEE.numeric_std.</w:t>
      </w:r>
      <w:r w:rsidRPr="007A243E">
        <w:rPr>
          <w:rFonts w:ascii="Consolas" w:hAnsi="Consolas" w:cs="Times New Roman"/>
          <w:color w:val="0000FF"/>
          <w:sz w:val="21"/>
          <w:szCs w:val="21"/>
        </w:rPr>
        <w:t>all</w:t>
      </w:r>
      <w:r w:rsidRPr="007A243E">
        <w:rPr>
          <w:rFonts w:ascii="Consolas" w:hAnsi="Consolas" w:cs="Times New Roman"/>
          <w:sz w:val="21"/>
          <w:szCs w:val="21"/>
        </w:rPr>
        <w:t>;</w:t>
      </w:r>
    </w:p>
    <w:p w14:paraId="4D66A930" w14:textId="77777777" w:rsidR="007A243E" w:rsidRPr="007A243E" w:rsidRDefault="007A243E" w:rsidP="007A243E">
      <w:pPr>
        <w:shd w:val="clear" w:color="auto" w:fill="FFFFFF"/>
        <w:spacing w:line="285" w:lineRule="atLeast"/>
        <w:rPr>
          <w:rFonts w:ascii="Consolas" w:hAnsi="Consolas" w:cs="Times New Roman"/>
          <w:sz w:val="21"/>
          <w:szCs w:val="21"/>
        </w:rPr>
      </w:pPr>
    </w:p>
    <w:p w14:paraId="76756A21"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color w:val="0000FF"/>
          <w:sz w:val="21"/>
          <w:szCs w:val="21"/>
        </w:rPr>
        <w:t>entity</w:t>
      </w:r>
      <w:r w:rsidRPr="007A243E">
        <w:rPr>
          <w:rFonts w:ascii="Consolas" w:hAnsi="Consolas" w:cs="Times New Roman"/>
          <w:sz w:val="21"/>
          <w:szCs w:val="21"/>
        </w:rPr>
        <w:t xml:space="preserve"> DataMemoryTestbench </w:t>
      </w:r>
      <w:r w:rsidRPr="007A243E">
        <w:rPr>
          <w:rFonts w:ascii="Consolas" w:hAnsi="Consolas" w:cs="Times New Roman"/>
          <w:color w:val="0000FF"/>
          <w:sz w:val="21"/>
          <w:szCs w:val="21"/>
        </w:rPr>
        <w:t>is</w:t>
      </w:r>
    </w:p>
    <w:p w14:paraId="11757013"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color w:val="0000FF"/>
          <w:sz w:val="21"/>
          <w:szCs w:val="21"/>
        </w:rPr>
        <w:t>end</w:t>
      </w:r>
      <w:r w:rsidRPr="007A243E">
        <w:rPr>
          <w:rFonts w:ascii="Consolas" w:hAnsi="Consolas" w:cs="Times New Roman"/>
          <w:sz w:val="21"/>
          <w:szCs w:val="21"/>
        </w:rPr>
        <w:t xml:space="preserve"> DataMemoryTestbench;</w:t>
      </w:r>
    </w:p>
    <w:p w14:paraId="61593495" w14:textId="77777777" w:rsidR="007A243E" w:rsidRPr="007A243E" w:rsidRDefault="007A243E" w:rsidP="007A243E">
      <w:pPr>
        <w:shd w:val="clear" w:color="auto" w:fill="FFFFFF"/>
        <w:spacing w:line="285" w:lineRule="atLeast"/>
        <w:rPr>
          <w:rFonts w:ascii="Consolas" w:hAnsi="Consolas" w:cs="Times New Roman"/>
          <w:sz w:val="21"/>
          <w:szCs w:val="21"/>
        </w:rPr>
      </w:pPr>
    </w:p>
    <w:p w14:paraId="3643345C"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color w:val="0000FF"/>
          <w:sz w:val="21"/>
          <w:szCs w:val="21"/>
        </w:rPr>
        <w:t>architecture</w:t>
      </w:r>
      <w:r w:rsidRPr="007A243E">
        <w:rPr>
          <w:rFonts w:ascii="Consolas" w:hAnsi="Consolas" w:cs="Times New Roman"/>
          <w:sz w:val="21"/>
          <w:szCs w:val="21"/>
        </w:rPr>
        <w:t xml:space="preserve"> behavior </w:t>
      </w:r>
      <w:r w:rsidRPr="007A243E">
        <w:rPr>
          <w:rFonts w:ascii="Consolas" w:hAnsi="Consolas" w:cs="Times New Roman"/>
          <w:color w:val="0000FF"/>
          <w:sz w:val="21"/>
          <w:szCs w:val="21"/>
        </w:rPr>
        <w:t>of</w:t>
      </w:r>
      <w:r w:rsidRPr="007A243E">
        <w:rPr>
          <w:rFonts w:ascii="Consolas" w:hAnsi="Consolas" w:cs="Times New Roman"/>
          <w:sz w:val="21"/>
          <w:szCs w:val="21"/>
        </w:rPr>
        <w:t xml:space="preserve"> DataMemoryTestbench </w:t>
      </w:r>
      <w:r w:rsidRPr="007A243E">
        <w:rPr>
          <w:rFonts w:ascii="Consolas" w:hAnsi="Consolas" w:cs="Times New Roman"/>
          <w:color w:val="0000FF"/>
          <w:sz w:val="21"/>
          <w:szCs w:val="21"/>
        </w:rPr>
        <w:t>is</w:t>
      </w:r>
    </w:p>
    <w:p w14:paraId="4B3C8D68"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constant</w:t>
      </w:r>
      <w:r w:rsidRPr="007A243E">
        <w:rPr>
          <w:rFonts w:ascii="Consolas" w:hAnsi="Consolas" w:cs="Times New Roman"/>
          <w:sz w:val="21"/>
          <w:szCs w:val="21"/>
        </w:rPr>
        <w:t xml:space="preserve"> TIME_</w:t>
      </w:r>
      <w:proofErr w:type="gramStart"/>
      <w:r w:rsidRPr="007A243E">
        <w:rPr>
          <w:rFonts w:ascii="Consolas" w:hAnsi="Consolas" w:cs="Times New Roman"/>
          <w:sz w:val="21"/>
          <w:szCs w:val="21"/>
        </w:rPr>
        <w:t>DELAY :</w:t>
      </w:r>
      <w:proofErr w:type="gramEnd"/>
      <w:r w:rsidRPr="007A243E">
        <w:rPr>
          <w:rFonts w:ascii="Consolas" w:hAnsi="Consolas" w:cs="Times New Roman"/>
          <w:sz w:val="21"/>
          <w:szCs w:val="21"/>
        </w:rPr>
        <w:t xml:space="preserve"> time := </w:t>
      </w:r>
      <w:r w:rsidRPr="007A243E">
        <w:rPr>
          <w:rFonts w:ascii="Consolas" w:hAnsi="Consolas" w:cs="Times New Roman"/>
          <w:color w:val="098658"/>
          <w:sz w:val="21"/>
          <w:szCs w:val="21"/>
        </w:rPr>
        <w:t>20</w:t>
      </w:r>
      <w:r w:rsidRPr="007A243E">
        <w:rPr>
          <w:rFonts w:ascii="Consolas" w:hAnsi="Consolas" w:cs="Times New Roman"/>
          <w:sz w:val="21"/>
          <w:szCs w:val="21"/>
        </w:rPr>
        <w:t xml:space="preserve"> ns;</w:t>
      </w:r>
    </w:p>
    <w:p w14:paraId="6D099C68"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constant</w:t>
      </w:r>
      <w:r w:rsidRPr="007A243E">
        <w:rPr>
          <w:rFonts w:ascii="Consolas" w:hAnsi="Consolas" w:cs="Times New Roman"/>
          <w:sz w:val="21"/>
          <w:szCs w:val="21"/>
        </w:rPr>
        <w:t xml:space="preserve"> NUM_</w:t>
      </w:r>
      <w:proofErr w:type="gramStart"/>
      <w:r w:rsidRPr="007A243E">
        <w:rPr>
          <w:rFonts w:ascii="Consolas" w:hAnsi="Consolas" w:cs="Times New Roman"/>
          <w:sz w:val="21"/>
          <w:szCs w:val="21"/>
        </w:rPr>
        <w:t>VALS :</w:t>
      </w:r>
      <w:proofErr w:type="gramEnd"/>
      <w:r w:rsidRPr="007A243E">
        <w:rPr>
          <w:rFonts w:ascii="Consolas" w:hAnsi="Consolas" w:cs="Times New Roman"/>
          <w:sz w:val="21"/>
          <w:szCs w:val="21"/>
        </w:rPr>
        <w:t xml:space="preserve"> integer := </w:t>
      </w:r>
      <w:r w:rsidRPr="007A243E">
        <w:rPr>
          <w:rFonts w:ascii="Consolas" w:hAnsi="Consolas" w:cs="Times New Roman"/>
          <w:color w:val="098658"/>
          <w:sz w:val="21"/>
          <w:szCs w:val="21"/>
        </w:rPr>
        <w:t>2</w:t>
      </w:r>
      <w:r w:rsidRPr="007A243E">
        <w:rPr>
          <w:rFonts w:ascii="Consolas" w:hAnsi="Consolas" w:cs="Times New Roman"/>
          <w:sz w:val="21"/>
          <w:szCs w:val="21"/>
        </w:rPr>
        <w:t>;</w:t>
      </w:r>
    </w:p>
    <w:p w14:paraId="24C22284"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p>
    <w:p w14:paraId="46B2E89C"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p>
    <w:p w14:paraId="58928D86"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type</w:t>
      </w:r>
      <w:r w:rsidRPr="007A243E">
        <w:rPr>
          <w:rFonts w:ascii="Consolas" w:hAnsi="Consolas" w:cs="Times New Roman"/>
          <w:sz w:val="21"/>
          <w:szCs w:val="21"/>
        </w:rPr>
        <w:t xml:space="preserve"> InstAddress_array </w:t>
      </w:r>
      <w:r w:rsidRPr="007A243E">
        <w:rPr>
          <w:rFonts w:ascii="Consolas" w:hAnsi="Consolas" w:cs="Times New Roman"/>
          <w:color w:val="0000FF"/>
          <w:sz w:val="21"/>
          <w:szCs w:val="21"/>
        </w:rPr>
        <w:t>is</w:t>
      </w:r>
      <w:r w:rsidRPr="007A243E">
        <w:rPr>
          <w:rFonts w:ascii="Consolas" w:hAnsi="Consolas" w:cs="Times New Roman"/>
          <w:sz w:val="21"/>
          <w:szCs w:val="21"/>
        </w:rPr>
        <w:t xml:space="preserve"> </w:t>
      </w:r>
      <w:proofErr w:type="gramStart"/>
      <w:r w:rsidRPr="007A243E">
        <w:rPr>
          <w:rFonts w:ascii="Consolas" w:hAnsi="Consolas" w:cs="Times New Roman"/>
          <w:color w:val="0000FF"/>
          <w:sz w:val="21"/>
          <w:szCs w:val="21"/>
        </w:rPr>
        <w:t>array</w:t>
      </w:r>
      <w:r w:rsidRPr="007A243E">
        <w:rPr>
          <w:rFonts w:ascii="Consolas" w:hAnsi="Consolas" w:cs="Times New Roman"/>
          <w:sz w:val="21"/>
          <w:szCs w:val="21"/>
        </w:rPr>
        <w:t>(</w:t>
      </w:r>
      <w:proofErr w:type="gramEnd"/>
      <w:r w:rsidRPr="007A243E">
        <w:rPr>
          <w:rFonts w:ascii="Consolas" w:hAnsi="Consolas" w:cs="Times New Roman"/>
          <w:color w:val="098658"/>
          <w:sz w:val="21"/>
          <w:szCs w:val="21"/>
        </w:rPr>
        <w:t>0</w:t>
      </w:r>
      <w:r w:rsidRPr="007A243E">
        <w:rPr>
          <w:rFonts w:ascii="Consolas" w:hAnsi="Consolas" w:cs="Times New Roman"/>
          <w:sz w:val="21"/>
          <w:szCs w:val="21"/>
        </w:rPr>
        <w:t xml:space="preserve"> </w:t>
      </w:r>
      <w:r w:rsidRPr="007A243E">
        <w:rPr>
          <w:rFonts w:ascii="Consolas" w:hAnsi="Consolas" w:cs="Times New Roman"/>
          <w:color w:val="0000FF"/>
          <w:sz w:val="21"/>
          <w:szCs w:val="21"/>
        </w:rPr>
        <w:t>to</w:t>
      </w:r>
      <w:r w:rsidRPr="007A243E">
        <w:rPr>
          <w:rFonts w:ascii="Consolas" w:hAnsi="Consolas" w:cs="Times New Roman"/>
          <w:sz w:val="21"/>
          <w:szCs w:val="21"/>
        </w:rPr>
        <w:t xml:space="preserve"> (NUM_VALS - </w:t>
      </w:r>
      <w:r w:rsidRPr="007A243E">
        <w:rPr>
          <w:rFonts w:ascii="Consolas" w:hAnsi="Consolas" w:cs="Times New Roman"/>
          <w:color w:val="098658"/>
          <w:sz w:val="21"/>
          <w:szCs w:val="21"/>
        </w:rPr>
        <w:t>1</w:t>
      </w:r>
      <w:r w:rsidRPr="007A243E">
        <w:rPr>
          <w:rFonts w:ascii="Consolas" w:hAnsi="Consolas" w:cs="Times New Roman"/>
          <w:sz w:val="21"/>
          <w:szCs w:val="21"/>
        </w:rPr>
        <w:t xml:space="preserve">)) </w:t>
      </w:r>
      <w:r w:rsidRPr="007A243E">
        <w:rPr>
          <w:rFonts w:ascii="Consolas" w:hAnsi="Consolas" w:cs="Times New Roman"/>
          <w:color w:val="0000FF"/>
          <w:sz w:val="21"/>
          <w:szCs w:val="21"/>
        </w:rPr>
        <w:t>of</w:t>
      </w:r>
      <w:r w:rsidRPr="007A243E">
        <w:rPr>
          <w:rFonts w:ascii="Consolas" w:hAnsi="Consolas" w:cs="Times New Roman"/>
          <w:sz w:val="21"/>
          <w:szCs w:val="21"/>
        </w:rPr>
        <w:t xml:space="preserve"> std_logic_vector(</w:t>
      </w:r>
      <w:r w:rsidRPr="007A243E">
        <w:rPr>
          <w:rFonts w:ascii="Consolas" w:hAnsi="Consolas" w:cs="Times New Roman"/>
          <w:color w:val="098658"/>
          <w:sz w:val="21"/>
          <w:szCs w:val="21"/>
        </w:rPr>
        <w:t>15</w:t>
      </w:r>
      <w:r w:rsidRPr="007A243E">
        <w:rPr>
          <w:rFonts w:ascii="Consolas" w:hAnsi="Consolas" w:cs="Times New Roman"/>
          <w:sz w:val="21"/>
          <w:szCs w:val="21"/>
        </w:rPr>
        <w:t xml:space="preserve"> </w:t>
      </w:r>
      <w:r w:rsidRPr="007A243E">
        <w:rPr>
          <w:rFonts w:ascii="Consolas" w:hAnsi="Consolas" w:cs="Times New Roman"/>
          <w:color w:val="0000FF"/>
          <w:sz w:val="21"/>
          <w:szCs w:val="21"/>
        </w:rPr>
        <w:t>downto</w:t>
      </w:r>
      <w:r w:rsidRPr="007A243E">
        <w:rPr>
          <w:rFonts w:ascii="Consolas" w:hAnsi="Consolas" w:cs="Times New Roman"/>
          <w:sz w:val="21"/>
          <w:szCs w:val="21"/>
        </w:rPr>
        <w:t xml:space="preserve"> </w:t>
      </w:r>
      <w:r w:rsidRPr="007A243E">
        <w:rPr>
          <w:rFonts w:ascii="Consolas" w:hAnsi="Consolas" w:cs="Times New Roman"/>
          <w:color w:val="098658"/>
          <w:sz w:val="21"/>
          <w:szCs w:val="21"/>
        </w:rPr>
        <w:t>0</w:t>
      </w:r>
      <w:r w:rsidRPr="007A243E">
        <w:rPr>
          <w:rFonts w:ascii="Consolas" w:hAnsi="Consolas" w:cs="Times New Roman"/>
          <w:sz w:val="21"/>
          <w:szCs w:val="21"/>
        </w:rPr>
        <w:t>);</w:t>
      </w:r>
    </w:p>
    <w:p w14:paraId="094C3A41"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8000"/>
          <w:sz w:val="21"/>
          <w:szCs w:val="21"/>
        </w:rPr>
        <w:t xml:space="preserve">--type pc_out_array is </w:t>
      </w:r>
      <w:proofErr w:type="gramStart"/>
      <w:r w:rsidRPr="007A243E">
        <w:rPr>
          <w:rFonts w:ascii="Consolas" w:hAnsi="Consolas" w:cs="Times New Roman"/>
          <w:color w:val="008000"/>
          <w:sz w:val="21"/>
          <w:szCs w:val="21"/>
        </w:rPr>
        <w:t>array(</w:t>
      </w:r>
      <w:proofErr w:type="gramEnd"/>
      <w:r w:rsidRPr="007A243E">
        <w:rPr>
          <w:rFonts w:ascii="Consolas" w:hAnsi="Consolas" w:cs="Times New Roman"/>
          <w:color w:val="008000"/>
          <w:sz w:val="21"/>
          <w:szCs w:val="21"/>
        </w:rPr>
        <w:t>0 to (NUM_VALS - 1)) of std_logic_vector(15 downto 0);</w:t>
      </w:r>
    </w:p>
    <w:p w14:paraId="4C638AA8"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p>
    <w:p w14:paraId="21CB2DF8"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constant</w:t>
      </w:r>
      <w:r w:rsidRPr="007A243E">
        <w:rPr>
          <w:rFonts w:ascii="Consolas" w:hAnsi="Consolas" w:cs="Times New Roman"/>
          <w:sz w:val="21"/>
          <w:szCs w:val="21"/>
        </w:rPr>
        <w:t xml:space="preserve"> InstAddress_</w:t>
      </w:r>
      <w:proofErr w:type="gramStart"/>
      <w:r w:rsidRPr="007A243E">
        <w:rPr>
          <w:rFonts w:ascii="Consolas" w:hAnsi="Consolas" w:cs="Times New Roman"/>
          <w:sz w:val="21"/>
          <w:szCs w:val="21"/>
        </w:rPr>
        <w:t>vals :</w:t>
      </w:r>
      <w:proofErr w:type="gramEnd"/>
      <w:r w:rsidRPr="007A243E">
        <w:rPr>
          <w:rFonts w:ascii="Consolas" w:hAnsi="Consolas" w:cs="Times New Roman"/>
          <w:sz w:val="21"/>
          <w:szCs w:val="21"/>
        </w:rPr>
        <w:t xml:space="preserve"> InstAddress_array := (</w:t>
      </w:r>
      <w:r w:rsidRPr="007A243E">
        <w:rPr>
          <w:rFonts w:ascii="Consolas" w:hAnsi="Consolas" w:cs="Times New Roman"/>
          <w:color w:val="098658"/>
          <w:sz w:val="21"/>
          <w:szCs w:val="21"/>
        </w:rPr>
        <w:t>"0000000000000000"</w:t>
      </w:r>
      <w:r w:rsidRPr="007A243E">
        <w:rPr>
          <w:rFonts w:ascii="Consolas" w:hAnsi="Consolas" w:cs="Times New Roman"/>
          <w:sz w:val="21"/>
          <w:szCs w:val="21"/>
        </w:rPr>
        <w:t>,</w:t>
      </w:r>
      <w:r w:rsidRPr="007A243E">
        <w:rPr>
          <w:rFonts w:ascii="Consolas" w:hAnsi="Consolas" w:cs="Times New Roman"/>
          <w:color w:val="098658"/>
          <w:sz w:val="21"/>
          <w:szCs w:val="21"/>
        </w:rPr>
        <w:t>"0000000000000001"</w:t>
      </w:r>
      <w:r w:rsidRPr="007A243E">
        <w:rPr>
          <w:rFonts w:ascii="Consolas" w:hAnsi="Consolas" w:cs="Times New Roman"/>
          <w:sz w:val="21"/>
          <w:szCs w:val="21"/>
        </w:rPr>
        <w:t>);</w:t>
      </w:r>
    </w:p>
    <w:p w14:paraId="0AAF3BE5"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w:t>
      </w:r>
    </w:p>
    <w:p w14:paraId="7F996786"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p>
    <w:p w14:paraId="3B258DBF" w14:textId="77777777" w:rsidR="007A243E" w:rsidRPr="007A243E" w:rsidRDefault="007A243E" w:rsidP="007A243E">
      <w:pPr>
        <w:shd w:val="clear" w:color="auto" w:fill="FFFFFF"/>
        <w:spacing w:line="285" w:lineRule="atLeast"/>
        <w:rPr>
          <w:rFonts w:ascii="Consolas" w:hAnsi="Consolas" w:cs="Times New Roman"/>
          <w:sz w:val="21"/>
          <w:szCs w:val="21"/>
        </w:rPr>
      </w:pPr>
    </w:p>
    <w:p w14:paraId="2ABB9ADA"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signal</w:t>
      </w:r>
      <w:r w:rsidRPr="007A243E">
        <w:rPr>
          <w:rFonts w:ascii="Consolas" w:hAnsi="Consolas" w:cs="Times New Roman"/>
          <w:sz w:val="21"/>
          <w:szCs w:val="21"/>
        </w:rPr>
        <w:t xml:space="preserve"> clk_</w:t>
      </w:r>
      <w:proofErr w:type="gramStart"/>
      <w:r w:rsidRPr="007A243E">
        <w:rPr>
          <w:rFonts w:ascii="Consolas" w:hAnsi="Consolas" w:cs="Times New Roman"/>
          <w:sz w:val="21"/>
          <w:szCs w:val="21"/>
        </w:rPr>
        <w:t>sig :</w:t>
      </w:r>
      <w:proofErr w:type="gramEnd"/>
      <w:r w:rsidRPr="007A243E">
        <w:rPr>
          <w:rFonts w:ascii="Consolas" w:hAnsi="Consolas" w:cs="Times New Roman"/>
          <w:sz w:val="21"/>
          <w:szCs w:val="21"/>
        </w:rPr>
        <w:t xml:space="preserve"> std_logic := </w:t>
      </w:r>
      <w:r w:rsidRPr="007A243E">
        <w:rPr>
          <w:rFonts w:ascii="Consolas" w:hAnsi="Consolas" w:cs="Times New Roman"/>
          <w:color w:val="098658"/>
          <w:sz w:val="21"/>
          <w:szCs w:val="21"/>
        </w:rPr>
        <w:t>'0'</w:t>
      </w:r>
      <w:r w:rsidRPr="007A243E">
        <w:rPr>
          <w:rFonts w:ascii="Consolas" w:hAnsi="Consolas" w:cs="Times New Roman"/>
          <w:sz w:val="21"/>
          <w:szCs w:val="21"/>
        </w:rPr>
        <w:t>;</w:t>
      </w:r>
    </w:p>
    <w:p w14:paraId="7A305517"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signal</w:t>
      </w:r>
      <w:r w:rsidRPr="007A243E">
        <w:rPr>
          <w:rFonts w:ascii="Consolas" w:hAnsi="Consolas" w:cs="Times New Roman"/>
          <w:sz w:val="21"/>
          <w:szCs w:val="21"/>
        </w:rPr>
        <w:t xml:space="preserve"> </w:t>
      </w:r>
      <w:proofErr w:type="gramStart"/>
      <w:r w:rsidRPr="007A243E">
        <w:rPr>
          <w:rFonts w:ascii="Consolas" w:hAnsi="Consolas" w:cs="Times New Roman"/>
          <w:sz w:val="21"/>
          <w:szCs w:val="21"/>
        </w:rPr>
        <w:t>ZeroSig :</w:t>
      </w:r>
      <w:proofErr w:type="gramEnd"/>
      <w:r w:rsidRPr="007A243E">
        <w:rPr>
          <w:rFonts w:ascii="Consolas" w:hAnsi="Consolas" w:cs="Times New Roman"/>
          <w:sz w:val="21"/>
          <w:szCs w:val="21"/>
        </w:rPr>
        <w:t xml:space="preserve"> std_logic := </w:t>
      </w:r>
      <w:r w:rsidRPr="007A243E">
        <w:rPr>
          <w:rFonts w:ascii="Consolas" w:hAnsi="Consolas" w:cs="Times New Roman"/>
          <w:color w:val="098658"/>
          <w:sz w:val="21"/>
          <w:szCs w:val="21"/>
        </w:rPr>
        <w:t>'0'</w:t>
      </w:r>
      <w:r w:rsidRPr="007A243E">
        <w:rPr>
          <w:rFonts w:ascii="Consolas" w:hAnsi="Consolas" w:cs="Times New Roman"/>
          <w:sz w:val="21"/>
          <w:szCs w:val="21"/>
        </w:rPr>
        <w:t>;</w:t>
      </w:r>
    </w:p>
    <w:p w14:paraId="2B3D4087"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signal</w:t>
      </w:r>
      <w:r w:rsidRPr="007A243E">
        <w:rPr>
          <w:rFonts w:ascii="Consolas" w:hAnsi="Consolas" w:cs="Times New Roman"/>
          <w:sz w:val="21"/>
          <w:szCs w:val="21"/>
        </w:rPr>
        <w:t xml:space="preserve"> </w:t>
      </w:r>
      <w:proofErr w:type="gramStart"/>
      <w:r w:rsidRPr="007A243E">
        <w:rPr>
          <w:rFonts w:ascii="Consolas" w:hAnsi="Consolas" w:cs="Times New Roman"/>
          <w:sz w:val="21"/>
          <w:szCs w:val="21"/>
        </w:rPr>
        <w:t>MemWriteSig :</w:t>
      </w:r>
      <w:proofErr w:type="gramEnd"/>
      <w:r w:rsidRPr="007A243E">
        <w:rPr>
          <w:rFonts w:ascii="Consolas" w:hAnsi="Consolas" w:cs="Times New Roman"/>
          <w:sz w:val="21"/>
          <w:szCs w:val="21"/>
        </w:rPr>
        <w:t xml:space="preserve"> std_logic := </w:t>
      </w:r>
      <w:r w:rsidRPr="007A243E">
        <w:rPr>
          <w:rFonts w:ascii="Consolas" w:hAnsi="Consolas" w:cs="Times New Roman"/>
          <w:color w:val="098658"/>
          <w:sz w:val="21"/>
          <w:szCs w:val="21"/>
        </w:rPr>
        <w:t>'0'</w:t>
      </w:r>
      <w:r w:rsidRPr="007A243E">
        <w:rPr>
          <w:rFonts w:ascii="Consolas" w:hAnsi="Consolas" w:cs="Times New Roman"/>
          <w:sz w:val="21"/>
          <w:szCs w:val="21"/>
        </w:rPr>
        <w:t>;</w:t>
      </w:r>
    </w:p>
    <w:p w14:paraId="67E1478B"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signal</w:t>
      </w:r>
      <w:r w:rsidRPr="007A243E">
        <w:rPr>
          <w:rFonts w:ascii="Consolas" w:hAnsi="Consolas" w:cs="Times New Roman"/>
          <w:sz w:val="21"/>
          <w:szCs w:val="21"/>
        </w:rPr>
        <w:t xml:space="preserve"> </w:t>
      </w:r>
      <w:proofErr w:type="gramStart"/>
      <w:r w:rsidRPr="007A243E">
        <w:rPr>
          <w:rFonts w:ascii="Consolas" w:hAnsi="Consolas" w:cs="Times New Roman"/>
          <w:sz w:val="21"/>
          <w:szCs w:val="21"/>
        </w:rPr>
        <w:t>MemReadSig :</w:t>
      </w:r>
      <w:proofErr w:type="gramEnd"/>
      <w:r w:rsidRPr="007A243E">
        <w:rPr>
          <w:rFonts w:ascii="Consolas" w:hAnsi="Consolas" w:cs="Times New Roman"/>
          <w:sz w:val="21"/>
          <w:szCs w:val="21"/>
        </w:rPr>
        <w:t xml:space="preserve"> std_logic := </w:t>
      </w:r>
      <w:r w:rsidRPr="007A243E">
        <w:rPr>
          <w:rFonts w:ascii="Consolas" w:hAnsi="Consolas" w:cs="Times New Roman"/>
          <w:color w:val="098658"/>
          <w:sz w:val="21"/>
          <w:szCs w:val="21"/>
        </w:rPr>
        <w:t>'1'</w:t>
      </w:r>
      <w:r w:rsidRPr="007A243E">
        <w:rPr>
          <w:rFonts w:ascii="Consolas" w:hAnsi="Consolas" w:cs="Times New Roman"/>
          <w:sz w:val="21"/>
          <w:szCs w:val="21"/>
        </w:rPr>
        <w:t>;</w:t>
      </w:r>
    </w:p>
    <w:p w14:paraId="48828ACB"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signal</w:t>
      </w:r>
      <w:r w:rsidRPr="007A243E">
        <w:rPr>
          <w:rFonts w:ascii="Consolas" w:hAnsi="Consolas" w:cs="Times New Roman"/>
          <w:sz w:val="21"/>
          <w:szCs w:val="21"/>
        </w:rPr>
        <w:t xml:space="preserve"> </w:t>
      </w:r>
      <w:proofErr w:type="gramStart"/>
      <w:r w:rsidRPr="007A243E">
        <w:rPr>
          <w:rFonts w:ascii="Consolas" w:hAnsi="Consolas" w:cs="Times New Roman"/>
          <w:sz w:val="21"/>
          <w:szCs w:val="21"/>
        </w:rPr>
        <w:t>WriteDataSig :</w:t>
      </w:r>
      <w:proofErr w:type="gramEnd"/>
      <w:r w:rsidRPr="007A243E">
        <w:rPr>
          <w:rFonts w:ascii="Consolas" w:hAnsi="Consolas" w:cs="Times New Roman"/>
          <w:sz w:val="21"/>
          <w:szCs w:val="21"/>
        </w:rPr>
        <w:t xml:space="preserve"> std_logic_vector (</w:t>
      </w:r>
      <w:r w:rsidRPr="007A243E">
        <w:rPr>
          <w:rFonts w:ascii="Consolas" w:hAnsi="Consolas" w:cs="Times New Roman"/>
          <w:color w:val="098658"/>
          <w:sz w:val="21"/>
          <w:szCs w:val="21"/>
        </w:rPr>
        <w:t>15</w:t>
      </w:r>
      <w:r w:rsidRPr="007A243E">
        <w:rPr>
          <w:rFonts w:ascii="Consolas" w:hAnsi="Consolas" w:cs="Times New Roman"/>
          <w:sz w:val="21"/>
          <w:szCs w:val="21"/>
        </w:rPr>
        <w:t xml:space="preserve"> </w:t>
      </w:r>
      <w:r w:rsidRPr="007A243E">
        <w:rPr>
          <w:rFonts w:ascii="Consolas" w:hAnsi="Consolas" w:cs="Times New Roman"/>
          <w:color w:val="0000FF"/>
          <w:sz w:val="21"/>
          <w:szCs w:val="21"/>
        </w:rPr>
        <w:t>downto</w:t>
      </w:r>
      <w:r w:rsidRPr="007A243E">
        <w:rPr>
          <w:rFonts w:ascii="Consolas" w:hAnsi="Consolas" w:cs="Times New Roman"/>
          <w:sz w:val="21"/>
          <w:szCs w:val="21"/>
        </w:rPr>
        <w:t xml:space="preserve"> </w:t>
      </w:r>
      <w:r w:rsidRPr="007A243E">
        <w:rPr>
          <w:rFonts w:ascii="Consolas" w:hAnsi="Consolas" w:cs="Times New Roman"/>
          <w:color w:val="098658"/>
          <w:sz w:val="21"/>
          <w:szCs w:val="21"/>
        </w:rPr>
        <w:t>0</w:t>
      </w:r>
      <w:r w:rsidRPr="007A243E">
        <w:rPr>
          <w:rFonts w:ascii="Consolas" w:hAnsi="Consolas" w:cs="Times New Roman"/>
          <w:sz w:val="21"/>
          <w:szCs w:val="21"/>
        </w:rPr>
        <w:t xml:space="preserve">) := </w:t>
      </w:r>
      <w:r w:rsidRPr="007A243E">
        <w:rPr>
          <w:rFonts w:ascii="Consolas" w:hAnsi="Consolas" w:cs="Times New Roman"/>
          <w:color w:val="098658"/>
          <w:sz w:val="21"/>
          <w:szCs w:val="21"/>
        </w:rPr>
        <w:t>"0000000000000000"</w:t>
      </w:r>
      <w:r w:rsidRPr="007A243E">
        <w:rPr>
          <w:rFonts w:ascii="Consolas" w:hAnsi="Consolas" w:cs="Times New Roman"/>
          <w:sz w:val="21"/>
          <w:szCs w:val="21"/>
        </w:rPr>
        <w:t>;</w:t>
      </w:r>
    </w:p>
    <w:p w14:paraId="53136BC8"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signal</w:t>
      </w:r>
      <w:r w:rsidRPr="007A243E">
        <w:rPr>
          <w:rFonts w:ascii="Consolas" w:hAnsi="Consolas" w:cs="Times New Roman"/>
          <w:sz w:val="21"/>
          <w:szCs w:val="21"/>
        </w:rPr>
        <w:t xml:space="preserve"> </w:t>
      </w:r>
      <w:proofErr w:type="gramStart"/>
      <w:r w:rsidRPr="007A243E">
        <w:rPr>
          <w:rFonts w:ascii="Consolas" w:hAnsi="Consolas" w:cs="Times New Roman"/>
          <w:sz w:val="21"/>
          <w:szCs w:val="21"/>
        </w:rPr>
        <w:t>ALUResultSig :</w:t>
      </w:r>
      <w:proofErr w:type="gramEnd"/>
      <w:r w:rsidRPr="007A243E">
        <w:rPr>
          <w:rFonts w:ascii="Consolas" w:hAnsi="Consolas" w:cs="Times New Roman"/>
          <w:sz w:val="21"/>
          <w:szCs w:val="21"/>
        </w:rPr>
        <w:t xml:space="preserve"> std_logic_vector (</w:t>
      </w:r>
      <w:r w:rsidRPr="007A243E">
        <w:rPr>
          <w:rFonts w:ascii="Consolas" w:hAnsi="Consolas" w:cs="Times New Roman"/>
          <w:color w:val="098658"/>
          <w:sz w:val="21"/>
          <w:szCs w:val="21"/>
        </w:rPr>
        <w:t>15</w:t>
      </w:r>
      <w:r w:rsidRPr="007A243E">
        <w:rPr>
          <w:rFonts w:ascii="Consolas" w:hAnsi="Consolas" w:cs="Times New Roman"/>
          <w:sz w:val="21"/>
          <w:szCs w:val="21"/>
        </w:rPr>
        <w:t xml:space="preserve"> </w:t>
      </w:r>
      <w:r w:rsidRPr="007A243E">
        <w:rPr>
          <w:rFonts w:ascii="Consolas" w:hAnsi="Consolas" w:cs="Times New Roman"/>
          <w:color w:val="0000FF"/>
          <w:sz w:val="21"/>
          <w:szCs w:val="21"/>
        </w:rPr>
        <w:t>downto</w:t>
      </w:r>
      <w:r w:rsidRPr="007A243E">
        <w:rPr>
          <w:rFonts w:ascii="Consolas" w:hAnsi="Consolas" w:cs="Times New Roman"/>
          <w:sz w:val="21"/>
          <w:szCs w:val="21"/>
        </w:rPr>
        <w:t xml:space="preserve"> </w:t>
      </w:r>
      <w:r w:rsidRPr="007A243E">
        <w:rPr>
          <w:rFonts w:ascii="Consolas" w:hAnsi="Consolas" w:cs="Times New Roman"/>
          <w:color w:val="098658"/>
          <w:sz w:val="21"/>
          <w:szCs w:val="21"/>
        </w:rPr>
        <w:t>0</w:t>
      </w:r>
      <w:r w:rsidRPr="007A243E">
        <w:rPr>
          <w:rFonts w:ascii="Consolas" w:hAnsi="Consolas" w:cs="Times New Roman"/>
          <w:sz w:val="21"/>
          <w:szCs w:val="21"/>
        </w:rPr>
        <w:t xml:space="preserve">) := </w:t>
      </w:r>
      <w:r w:rsidRPr="007A243E">
        <w:rPr>
          <w:rFonts w:ascii="Consolas" w:hAnsi="Consolas" w:cs="Times New Roman"/>
          <w:color w:val="098658"/>
          <w:sz w:val="21"/>
          <w:szCs w:val="21"/>
        </w:rPr>
        <w:t>"0000000000000011"</w:t>
      </w:r>
      <w:r w:rsidRPr="007A243E">
        <w:rPr>
          <w:rFonts w:ascii="Consolas" w:hAnsi="Consolas" w:cs="Times New Roman"/>
          <w:sz w:val="21"/>
          <w:szCs w:val="21"/>
        </w:rPr>
        <w:t>;</w:t>
      </w:r>
    </w:p>
    <w:p w14:paraId="2B1AAFEC"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signal</w:t>
      </w:r>
      <w:r w:rsidRPr="007A243E">
        <w:rPr>
          <w:rFonts w:ascii="Consolas" w:hAnsi="Consolas" w:cs="Times New Roman"/>
          <w:sz w:val="21"/>
          <w:szCs w:val="21"/>
        </w:rPr>
        <w:t xml:space="preserve"> </w:t>
      </w:r>
      <w:proofErr w:type="gramStart"/>
      <w:r w:rsidRPr="007A243E">
        <w:rPr>
          <w:rFonts w:ascii="Consolas" w:hAnsi="Consolas" w:cs="Times New Roman"/>
          <w:sz w:val="21"/>
          <w:szCs w:val="21"/>
        </w:rPr>
        <w:t>ReadDataSig :</w:t>
      </w:r>
      <w:proofErr w:type="gramEnd"/>
      <w:r w:rsidRPr="007A243E">
        <w:rPr>
          <w:rFonts w:ascii="Consolas" w:hAnsi="Consolas" w:cs="Times New Roman"/>
          <w:sz w:val="21"/>
          <w:szCs w:val="21"/>
        </w:rPr>
        <w:t xml:space="preserve"> std_logic_vector (</w:t>
      </w:r>
      <w:r w:rsidRPr="007A243E">
        <w:rPr>
          <w:rFonts w:ascii="Consolas" w:hAnsi="Consolas" w:cs="Times New Roman"/>
          <w:color w:val="098658"/>
          <w:sz w:val="21"/>
          <w:szCs w:val="21"/>
        </w:rPr>
        <w:t>15</w:t>
      </w:r>
      <w:r w:rsidRPr="007A243E">
        <w:rPr>
          <w:rFonts w:ascii="Consolas" w:hAnsi="Consolas" w:cs="Times New Roman"/>
          <w:sz w:val="21"/>
          <w:szCs w:val="21"/>
        </w:rPr>
        <w:t xml:space="preserve"> </w:t>
      </w:r>
      <w:r w:rsidRPr="007A243E">
        <w:rPr>
          <w:rFonts w:ascii="Consolas" w:hAnsi="Consolas" w:cs="Times New Roman"/>
          <w:color w:val="0000FF"/>
          <w:sz w:val="21"/>
          <w:szCs w:val="21"/>
        </w:rPr>
        <w:t>downto</w:t>
      </w:r>
      <w:r w:rsidRPr="007A243E">
        <w:rPr>
          <w:rFonts w:ascii="Consolas" w:hAnsi="Consolas" w:cs="Times New Roman"/>
          <w:sz w:val="21"/>
          <w:szCs w:val="21"/>
        </w:rPr>
        <w:t xml:space="preserve"> </w:t>
      </w:r>
      <w:r w:rsidRPr="007A243E">
        <w:rPr>
          <w:rFonts w:ascii="Consolas" w:hAnsi="Consolas" w:cs="Times New Roman"/>
          <w:color w:val="098658"/>
          <w:sz w:val="21"/>
          <w:szCs w:val="21"/>
        </w:rPr>
        <w:t>0</w:t>
      </w:r>
      <w:r w:rsidRPr="007A243E">
        <w:rPr>
          <w:rFonts w:ascii="Consolas" w:hAnsi="Consolas" w:cs="Times New Roman"/>
          <w:sz w:val="21"/>
          <w:szCs w:val="21"/>
        </w:rPr>
        <w:t xml:space="preserve">) := </w:t>
      </w:r>
      <w:r w:rsidRPr="007A243E">
        <w:rPr>
          <w:rFonts w:ascii="Consolas" w:hAnsi="Consolas" w:cs="Times New Roman"/>
          <w:color w:val="098658"/>
          <w:sz w:val="21"/>
          <w:szCs w:val="21"/>
        </w:rPr>
        <w:t>"0000000000000000"</w:t>
      </w:r>
      <w:r w:rsidRPr="007A243E">
        <w:rPr>
          <w:rFonts w:ascii="Consolas" w:hAnsi="Consolas" w:cs="Times New Roman"/>
          <w:sz w:val="21"/>
          <w:szCs w:val="21"/>
        </w:rPr>
        <w:t>;</w:t>
      </w:r>
    </w:p>
    <w:p w14:paraId="39DBC986"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begin</w:t>
      </w:r>
    </w:p>
    <w:p w14:paraId="3FCEFCE3"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proofErr w:type="gramStart"/>
      <w:r w:rsidRPr="007A243E">
        <w:rPr>
          <w:rFonts w:ascii="Consolas" w:hAnsi="Consolas" w:cs="Times New Roman"/>
          <w:sz w:val="21"/>
          <w:szCs w:val="21"/>
        </w:rPr>
        <w:t>DUT :</w:t>
      </w:r>
      <w:proofErr w:type="gramEnd"/>
      <w:r w:rsidRPr="007A243E">
        <w:rPr>
          <w:rFonts w:ascii="Consolas" w:hAnsi="Consolas" w:cs="Times New Roman"/>
          <w:sz w:val="21"/>
          <w:szCs w:val="21"/>
        </w:rPr>
        <w:t xml:space="preserve"> </w:t>
      </w:r>
      <w:r w:rsidRPr="007A243E">
        <w:rPr>
          <w:rFonts w:ascii="Consolas" w:hAnsi="Consolas" w:cs="Times New Roman"/>
          <w:color w:val="0000FF"/>
          <w:sz w:val="21"/>
          <w:szCs w:val="21"/>
        </w:rPr>
        <w:t>entity</w:t>
      </w:r>
      <w:r w:rsidRPr="007A243E">
        <w:rPr>
          <w:rFonts w:ascii="Consolas" w:hAnsi="Consolas" w:cs="Times New Roman"/>
          <w:sz w:val="21"/>
          <w:szCs w:val="21"/>
        </w:rPr>
        <w:t xml:space="preserve"> </w:t>
      </w:r>
      <w:r w:rsidRPr="007A243E">
        <w:rPr>
          <w:rFonts w:ascii="Consolas" w:hAnsi="Consolas" w:cs="Times New Roman"/>
          <w:color w:val="800000"/>
          <w:sz w:val="21"/>
          <w:szCs w:val="21"/>
        </w:rPr>
        <w:t>work</w:t>
      </w:r>
      <w:r w:rsidRPr="007A243E">
        <w:rPr>
          <w:rFonts w:ascii="Consolas" w:hAnsi="Consolas" w:cs="Times New Roman"/>
          <w:sz w:val="21"/>
          <w:szCs w:val="21"/>
        </w:rPr>
        <w:t>.</w:t>
      </w:r>
      <w:r w:rsidRPr="007A243E">
        <w:rPr>
          <w:rFonts w:ascii="Consolas" w:hAnsi="Consolas" w:cs="Times New Roman"/>
          <w:color w:val="800000"/>
          <w:sz w:val="21"/>
          <w:szCs w:val="21"/>
        </w:rPr>
        <w:t>DataMemory</w:t>
      </w:r>
      <w:r w:rsidRPr="007A243E">
        <w:rPr>
          <w:rFonts w:ascii="Consolas" w:hAnsi="Consolas" w:cs="Times New Roman"/>
          <w:sz w:val="21"/>
          <w:szCs w:val="21"/>
        </w:rPr>
        <w:t>(</w:t>
      </w:r>
      <w:r w:rsidRPr="007A243E">
        <w:rPr>
          <w:rFonts w:ascii="Consolas" w:hAnsi="Consolas" w:cs="Times New Roman"/>
          <w:color w:val="800000"/>
          <w:sz w:val="21"/>
          <w:szCs w:val="21"/>
        </w:rPr>
        <w:t>behavioral</w:t>
      </w:r>
      <w:r w:rsidRPr="007A243E">
        <w:rPr>
          <w:rFonts w:ascii="Consolas" w:hAnsi="Consolas" w:cs="Times New Roman"/>
          <w:sz w:val="21"/>
          <w:szCs w:val="21"/>
        </w:rPr>
        <w:t xml:space="preserve">) </w:t>
      </w:r>
      <w:r w:rsidRPr="007A243E">
        <w:rPr>
          <w:rFonts w:ascii="Consolas" w:hAnsi="Consolas" w:cs="Times New Roman"/>
          <w:color w:val="0000FF"/>
          <w:sz w:val="21"/>
          <w:szCs w:val="21"/>
        </w:rPr>
        <w:t>port</w:t>
      </w:r>
      <w:r w:rsidRPr="007A243E">
        <w:rPr>
          <w:rFonts w:ascii="Consolas" w:hAnsi="Consolas" w:cs="Times New Roman"/>
          <w:sz w:val="21"/>
          <w:szCs w:val="21"/>
        </w:rPr>
        <w:t xml:space="preserve"> </w:t>
      </w:r>
      <w:r w:rsidRPr="007A243E">
        <w:rPr>
          <w:rFonts w:ascii="Consolas" w:hAnsi="Consolas" w:cs="Times New Roman"/>
          <w:color w:val="0000FF"/>
          <w:sz w:val="21"/>
          <w:szCs w:val="21"/>
        </w:rPr>
        <w:t>map</w:t>
      </w:r>
      <w:r w:rsidRPr="007A243E">
        <w:rPr>
          <w:rFonts w:ascii="Consolas" w:hAnsi="Consolas" w:cs="Times New Roman"/>
          <w:sz w:val="21"/>
          <w:szCs w:val="21"/>
        </w:rPr>
        <w:t xml:space="preserve"> (</w:t>
      </w:r>
    </w:p>
    <w:p w14:paraId="02C856D4"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Zero =&gt; ZeroSig,</w:t>
      </w:r>
    </w:p>
    <w:p w14:paraId="5AB7A5A2"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WriteData =&gt; WriteDataSig,</w:t>
      </w:r>
    </w:p>
    <w:p w14:paraId="525A0E8C"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ALUResult =&gt; ALUResultSig,</w:t>
      </w:r>
    </w:p>
    <w:p w14:paraId="63ECE168"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MemWrite =&gt; MemWriteSig,</w:t>
      </w:r>
    </w:p>
    <w:p w14:paraId="119036BD"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MemRead =&gt; MemReadSig);</w:t>
      </w:r>
    </w:p>
    <w:p w14:paraId="6490AFF9" w14:textId="77777777" w:rsidR="007A243E" w:rsidRPr="007A243E" w:rsidRDefault="007A243E" w:rsidP="007A243E">
      <w:pPr>
        <w:shd w:val="clear" w:color="auto" w:fill="FFFFFF"/>
        <w:spacing w:after="240" w:line="285" w:lineRule="atLeast"/>
        <w:rPr>
          <w:rFonts w:ascii="Consolas" w:hAnsi="Consolas" w:cs="Times New Roman"/>
          <w:sz w:val="21"/>
          <w:szCs w:val="21"/>
        </w:rPr>
      </w:pPr>
    </w:p>
    <w:p w14:paraId="1DBBCFF5"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proofErr w:type="gramStart"/>
      <w:r w:rsidRPr="007A243E">
        <w:rPr>
          <w:rFonts w:ascii="Consolas" w:hAnsi="Consolas" w:cs="Times New Roman"/>
          <w:sz w:val="21"/>
          <w:szCs w:val="21"/>
        </w:rPr>
        <w:t>clock :</w:t>
      </w:r>
      <w:proofErr w:type="gramEnd"/>
      <w:r w:rsidRPr="007A243E">
        <w:rPr>
          <w:rFonts w:ascii="Consolas" w:hAnsi="Consolas" w:cs="Times New Roman"/>
          <w:sz w:val="21"/>
          <w:szCs w:val="21"/>
        </w:rPr>
        <w:t xml:space="preserve"> </w:t>
      </w:r>
      <w:r w:rsidRPr="007A243E">
        <w:rPr>
          <w:rFonts w:ascii="Consolas" w:hAnsi="Consolas" w:cs="Times New Roman"/>
          <w:color w:val="0000FF"/>
          <w:sz w:val="21"/>
          <w:szCs w:val="21"/>
        </w:rPr>
        <w:t>process</w:t>
      </w:r>
    </w:p>
    <w:p w14:paraId="49259E14"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begin</w:t>
      </w:r>
    </w:p>
    <w:p w14:paraId="432E4852"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for</w:t>
      </w:r>
      <w:r w:rsidRPr="007A243E">
        <w:rPr>
          <w:rFonts w:ascii="Consolas" w:hAnsi="Consolas" w:cs="Times New Roman"/>
          <w:sz w:val="21"/>
          <w:szCs w:val="21"/>
        </w:rPr>
        <w:t xml:space="preserve"> i </w:t>
      </w:r>
      <w:r w:rsidRPr="007A243E">
        <w:rPr>
          <w:rFonts w:ascii="Consolas" w:hAnsi="Consolas" w:cs="Times New Roman"/>
          <w:color w:val="0000FF"/>
          <w:sz w:val="21"/>
          <w:szCs w:val="21"/>
        </w:rPr>
        <w:t>in</w:t>
      </w:r>
      <w:r w:rsidRPr="007A243E">
        <w:rPr>
          <w:rFonts w:ascii="Consolas" w:hAnsi="Consolas" w:cs="Times New Roman"/>
          <w:sz w:val="21"/>
          <w:szCs w:val="21"/>
        </w:rPr>
        <w:t xml:space="preserve"> </w:t>
      </w:r>
      <w:r w:rsidRPr="007A243E">
        <w:rPr>
          <w:rFonts w:ascii="Consolas" w:hAnsi="Consolas" w:cs="Times New Roman"/>
          <w:color w:val="098658"/>
          <w:sz w:val="21"/>
          <w:szCs w:val="21"/>
        </w:rPr>
        <w:t>0</w:t>
      </w:r>
      <w:r w:rsidRPr="007A243E">
        <w:rPr>
          <w:rFonts w:ascii="Consolas" w:hAnsi="Consolas" w:cs="Times New Roman"/>
          <w:sz w:val="21"/>
          <w:szCs w:val="21"/>
        </w:rPr>
        <w:t xml:space="preserve"> </w:t>
      </w:r>
      <w:r w:rsidRPr="007A243E">
        <w:rPr>
          <w:rFonts w:ascii="Consolas" w:hAnsi="Consolas" w:cs="Times New Roman"/>
          <w:color w:val="0000FF"/>
          <w:sz w:val="21"/>
          <w:szCs w:val="21"/>
        </w:rPr>
        <w:t>to</w:t>
      </w:r>
      <w:r w:rsidRPr="007A243E">
        <w:rPr>
          <w:rFonts w:ascii="Consolas" w:hAnsi="Consolas" w:cs="Times New Roman"/>
          <w:sz w:val="21"/>
          <w:szCs w:val="21"/>
        </w:rPr>
        <w:t xml:space="preserve"> </w:t>
      </w:r>
      <w:r w:rsidRPr="007A243E">
        <w:rPr>
          <w:rFonts w:ascii="Consolas" w:hAnsi="Consolas" w:cs="Times New Roman"/>
          <w:color w:val="098658"/>
          <w:sz w:val="21"/>
          <w:szCs w:val="21"/>
        </w:rPr>
        <w:t>2</w:t>
      </w:r>
      <w:r w:rsidRPr="007A243E">
        <w:rPr>
          <w:rFonts w:ascii="Consolas" w:hAnsi="Consolas" w:cs="Times New Roman"/>
          <w:sz w:val="21"/>
          <w:szCs w:val="21"/>
        </w:rPr>
        <w:t xml:space="preserve"> * (NUM_VALS) </w:t>
      </w:r>
      <w:r w:rsidRPr="007A243E">
        <w:rPr>
          <w:rFonts w:ascii="Consolas" w:hAnsi="Consolas" w:cs="Times New Roman"/>
          <w:color w:val="0000FF"/>
          <w:sz w:val="21"/>
          <w:szCs w:val="21"/>
        </w:rPr>
        <w:t>loop</w:t>
      </w:r>
    </w:p>
    <w:p w14:paraId="61995092"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clk_sig &lt;= </w:t>
      </w:r>
      <w:r w:rsidRPr="007A243E">
        <w:rPr>
          <w:rFonts w:ascii="Consolas" w:hAnsi="Consolas" w:cs="Times New Roman"/>
          <w:color w:val="0000FF"/>
          <w:sz w:val="21"/>
          <w:szCs w:val="21"/>
        </w:rPr>
        <w:t>NOT</w:t>
      </w:r>
      <w:r w:rsidRPr="007A243E">
        <w:rPr>
          <w:rFonts w:ascii="Consolas" w:hAnsi="Consolas" w:cs="Times New Roman"/>
          <w:sz w:val="21"/>
          <w:szCs w:val="21"/>
        </w:rPr>
        <w:t xml:space="preserve"> clk_sig;</w:t>
      </w:r>
    </w:p>
    <w:p w14:paraId="51B4E8A0"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wait</w:t>
      </w:r>
      <w:r w:rsidRPr="007A243E">
        <w:rPr>
          <w:rFonts w:ascii="Consolas" w:hAnsi="Consolas" w:cs="Times New Roman"/>
          <w:sz w:val="21"/>
          <w:szCs w:val="21"/>
        </w:rPr>
        <w:t xml:space="preserve"> </w:t>
      </w:r>
      <w:r w:rsidRPr="007A243E">
        <w:rPr>
          <w:rFonts w:ascii="Consolas" w:hAnsi="Consolas" w:cs="Times New Roman"/>
          <w:color w:val="0000FF"/>
          <w:sz w:val="21"/>
          <w:szCs w:val="21"/>
        </w:rPr>
        <w:t>for</w:t>
      </w:r>
      <w:r w:rsidRPr="007A243E">
        <w:rPr>
          <w:rFonts w:ascii="Consolas" w:hAnsi="Consolas" w:cs="Times New Roman"/>
          <w:sz w:val="21"/>
          <w:szCs w:val="21"/>
        </w:rPr>
        <w:t xml:space="preserve"> TIME_DELAY/</w:t>
      </w:r>
      <w:r w:rsidRPr="007A243E">
        <w:rPr>
          <w:rFonts w:ascii="Consolas" w:hAnsi="Consolas" w:cs="Times New Roman"/>
          <w:color w:val="098658"/>
          <w:sz w:val="21"/>
          <w:szCs w:val="21"/>
        </w:rPr>
        <w:t>2</w:t>
      </w:r>
      <w:r w:rsidRPr="007A243E">
        <w:rPr>
          <w:rFonts w:ascii="Consolas" w:hAnsi="Consolas" w:cs="Times New Roman"/>
          <w:sz w:val="21"/>
          <w:szCs w:val="21"/>
        </w:rPr>
        <w:t>;</w:t>
      </w:r>
    </w:p>
    <w:p w14:paraId="244D1812"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end</w:t>
      </w:r>
      <w:r w:rsidRPr="007A243E">
        <w:rPr>
          <w:rFonts w:ascii="Consolas" w:hAnsi="Consolas" w:cs="Times New Roman"/>
          <w:sz w:val="21"/>
          <w:szCs w:val="21"/>
        </w:rPr>
        <w:t xml:space="preserve"> </w:t>
      </w:r>
      <w:r w:rsidRPr="007A243E">
        <w:rPr>
          <w:rFonts w:ascii="Consolas" w:hAnsi="Consolas" w:cs="Times New Roman"/>
          <w:color w:val="0000FF"/>
          <w:sz w:val="21"/>
          <w:szCs w:val="21"/>
        </w:rPr>
        <w:t>loop</w:t>
      </w:r>
      <w:r w:rsidRPr="007A243E">
        <w:rPr>
          <w:rFonts w:ascii="Consolas" w:hAnsi="Consolas" w:cs="Times New Roman"/>
          <w:sz w:val="21"/>
          <w:szCs w:val="21"/>
        </w:rPr>
        <w:t>;</w:t>
      </w:r>
    </w:p>
    <w:p w14:paraId="3CA12B21"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lastRenderedPageBreak/>
        <w:t xml:space="preserve">            </w:t>
      </w:r>
      <w:r w:rsidRPr="007A243E">
        <w:rPr>
          <w:rFonts w:ascii="Consolas" w:hAnsi="Consolas" w:cs="Times New Roman"/>
          <w:color w:val="0000FF"/>
          <w:sz w:val="21"/>
          <w:szCs w:val="21"/>
        </w:rPr>
        <w:t>wait</w:t>
      </w:r>
      <w:r w:rsidRPr="007A243E">
        <w:rPr>
          <w:rFonts w:ascii="Consolas" w:hAnsi="Consolas" w:cs="Times New Roman"/>
          <w:sz w:val="21"/>
          <w:szCs w:val="21"/>
        </w:rPr>
        <w:t>;</w:t>
      </w:r>
    </w:p>
    <w:p w14:paraId="0E005A7F"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end</w:t>
      </w:r>
      <w:r w:rsidRPr="007A243E">
        <w:rPr>
          <w:rFonts w:ascii="Consolas" w:hAnsi="Consolas" w:cs="Times New Roman"/>
          <w:sz w:val="21"/>
          <w:szCs w:val="21"/>
        </w:rPr>
        <w:t xml:space="preserve"> </w:t>
      </w:r>
      <w:r w:rsidRPr="007A243E">
        <w:rPr>
          <w:rFonts w:ascii="Consolas" w:hAnsi="Consolas" w:cs="Times New Roman"/>
          <w:color w:val="0000FF"/>
          <w:sz w:val="21"/>
          <w:szCs w:val="21"/>
        </w:rPr>
        <w:t>process</w:t>
      </w:r>
      <w:r w:rsidRPr="007A243E">
        <w:rPr>
          <w:rFonts w:ascii="Consolas" w:hAnsi="Consolas" w:cs="Times New Roman"/>
          <w:sz w:val="21"/>
          <w:szCs w:val="21"/>
        </w:rPr>
        <w:t xml:space="preserve"> clock;</w:t>
      </w:r>
    </w:p>
    <w:p w14:paraId="3E9C74E2"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w:t>
      </w:r>
    </w:p>
    <w:p w14:paraId="133CC52A"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w:t>
      </w:r>
      <w:proofErr w:type="gramStart"/>
      <w:r w:rsidRPr="007A243E">
        <w:rPr>
          <w:rFonts w:ascii="Consolas" w:hAnsi="Consolas" w:cs="Times New Roman"/>
          <w:sz w:val="21"/>
          <w:szCs w:val="21"/>
        </w:rPr>
        <w:t>stimulus :</w:t>
      </w:r>
      <w:proofErr w:type="gramEnd"/>
      <w:r w:rsidRPr="007A243E">
        <w:rPr>
          <w:rFonts w:ascii="Consolas" w:hAnsi="Consolas" w:cs="Times New Roman"/>
          <w:sz w:val="21"/>
          <w:szCs w:val="21"/>
        </w:rPr>
        <w:t xml:space="preserve"> </w:t>
      </w:r>
      <w:r w:rsidRPr="007A243E">
        <w:rPr>
          <w:rFonts w:ascii="Consolas" w:hAnsi="Consolas" w:cs="Times New Roman"/>
          <w:color w:val="0000FF"/>
          <w:sz w:val="21"/>
          <w:szCs w:val="21"/>
        </w:rPr>
        <w:t>process</w:t>
      </w:r>
    </w:p>
    <w:p w14:paraId="1D64A58A"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begin</w:t>
      </w:r>
    </w:p>
    <w:p w14:paraId="392F6B56"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for</w:t>
      </w:r>
      <w:r w:rsidRPr="007A243E">
        <w:rPr>
          <w:rFonts w:ascii="Consolas" w:hAnsi="Consolas" w:cs="Times New Roman"/>
          <w:sz w:val="21"/>
          <w:szCs w:val="21"/>
        </w:rPr>
        <w:t xml:space="preserve"> i </w:t>
      </w:r>
      <w:r w:rsidRPr="007A243E">
        <w:rPr>
          <w:rFonts w:ascii="Consolas" w:hAnsi="Consolas" w:cs="Times New Roman"/>
          <w:color w:val="0000FF"/>
          <w:sz w:val="21"/>
          <w:szCs w:val="21"/>
        </w:rPr>
        <w:t>in</w:t>
      </w:r>
      <w:r w:rsidRPr="007A243E">
        <w:rPr>
          <w:rFonts w:ascii="Consolas" w:hAnsi="Consolas" w:cs="Times New Roman"/>
          <w:sz w:val="21"/>
          <w:szCs w:val="21"/>
        </w:rPr>
        <w:t xml:space="preserve"> </w:t>
      </w:r>
      <w:r w:rsidRPr="007A243E">
        <w:rPr>
          <w:rFonts w:ascii="Consolas" w:hAnsi="Consolas" w:cs="Times New Roman"/>
          <w:color w:val="098658"/>
          <w:sz w:val="21"/>
          <w:szCs w:val="21"/>
        </w:rPr>
        <w:t>0</w:t>
      </w:r>
      <w:r w:rsidRPr="007A243E">
        <w:rPr>
          <w:rFonts w:ascii="Consolas" w:hAnsi="Consolas" w:cs="Times New Roman"/>
          <w:sz w:val="21"/>
          <w:szCs w:val="21"/>
        </w:rPr>
        <w:t xml:space="preserve"> </w:t>
      </w:r>
      <w:r w:rsidRPr="007A243E">
        <w:rPr>
          <w:rFonts w:ascii="Consolas" w:hAnsi="Consolas" w:cs="Times New Roman"/>
          <w:color w:val="0000FF"/>
          <w:sz w:val="21"/>
          <w:szCs w:val="21"/>
        </w:rPr>
        <w:t>to</w:t>
      </w:r>
      <w:r w:rsidRPr="007A243E">
        <w:rPr>
          <w:rFonts w:ascii="Consolas" w:hAnsi="Consolas" w:cs="Times New Roman"/>
          <w:sz w:val="21"/>
          <w:szCs w:val="21"/>
        </w:rPr>
        <w:t xml:space="preserve"> (NUM_VALS - </w:t>
      </w:r>
      <w:r w:rsidRPr="007A243E">
        <w:rPr>
          <w:rFonts w:ascii="Consolas" w:hAnsi="Consolas" w:cs="Times New Roman"/>
          <w:color w:val="098658"/>
          <w:sz w:val="21"/>
          <w:szCs w:val="21"/>
        </w:rPr>
        <w:t>1</w:t>
      </w:r>
      <w:r w:rsidRPr="007A243E">
        <w:rPr>
          <w:rFonts w:ascii="Consolas" w:hAnsi="Consolas" w:cs="Times New Roman"/>
          <w:sz w:val="21"/>
          <w:szCs w:val="21"/>
        </w:rPr>
        <w:t xml:space="preserve">) </w:t>
      </w:r>
      <w:r w:rsidRPr="007A243E">
        <w:rPr>
          <w:rFonts w:ascii="Consolas" w:hAnsi="Consolas" w:cs="Times New Roman"/>
          <w:color w:val="0000FF"/>
          <w:sz w:val="21"/>
          <w:szCs w:val="21"/>
        </w:rPr>
        <w:t>loop</w:t>
      </w:r>
    </w:p>
    <w:p w14:paraId="6B3591AA"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ZeroSig &lt;= ZeroSig;</w:t>
      </w:r>
    </w:p>
    <w:p w14:paraId="01221548"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WriteDataSig &lt;= WriteDataSig;</w:t>
      </w:r>
    </w:p>
    <w:p w14:paraId="13971BA3"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ALUResultSig &lt;= ALUResultSig;</w:t>
      </w:r>
    </w:p>
    <w:p w14:paraId="270C03B3"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ReadDataSig &lt;= ReadDataSig;</w:t>
      </w:r>
    </w:p>
    <w:p w14:paraId="12F6B3F2"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wait</w:t>
      </w:r>
      <w:r w:rsidRPr="007A243E">
        <w:rPr>
          <w:rFonts w:ascii="Consolas" w:hAnsi="Consolas" w:cs="Times New Roman"/>
          <w:sz w:val="21"/>
          <w:szCs w:val="21"/>
        </w:rPr>
        <w:t xml:space="preserve"> </w:t>
      </w:r>
      <w:r w:rsidRPr="007A243E">
        <w:rPr>
          <w:rFonts w:ascii="Consolas" w:hAnsi="Consolas" w:cs="Times New Roman"/>
          <w:color w:val="0000FF"/>
          <w:sz w:val="21"/>
          <w:szCs w:val="21"/>
        </w:rPr>
        <w:t>for</w:t>
      </w:r>
      <w:r w:rsidRPr="007A243E">
        <w:rPr>
          <w:rFonts w:ascii="Consolas" w:hAnsi="Consolas" w:cs="Times New Roman"/>
          <w:sz w:val="21"/>
          <w:szCs w:val="21"/>
        </w:rPr>
        <w:t xml:space="preserve"> TIME_DELAY;</w:t>
      </w:r>
    </w:p>
    <w:p w14:paraId="1D6218CE"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end</w:t>
      </w:r>
      <w:r w:rsidRPr="007A243E">
        <w:rPr>
          <w:rFonts w:ascii="Consolas" w:hAnsi="Consolas" w:cs="Times New Roman"/>
          <w:sz w:val="21"/>
          <w:szCs w:val="21"/>
        </w:rPr>
        <w:t xml:space="preserve"> </w:t>
      </w:r>
      <w:r w:rsidRPr="007A243E">
        <w:rPr>
          <w:rFonts w:ascii="Consolas" w:hAnsi="Consolas" w:cs="Times New Roman"/>
          <w:color w:val="0000FF"/>
          <w:sz w:val="21"/>
          <w:szCs w:val="21"/>
        </w:rPr>
        <w:t>loop</w:t>
      </w:r>
      <w:r w:rsidRPr="007A243E">
        <w:rPr>
          <w:rFonts w:ascii="Consolas" w:hAnsi="Consolas" w:cs="Times New Roman"/>
          <w:sz w:val="21"/>
          <w:szCs w:val="21"/>
        </w:rPr>
        <w:t>;</w:t>
      </w:r>
    </w:p>
    <w:p w14:paraId="575E5669"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wait</w:t>
      </w:r>
      <w:r w:rsidRPr="007A243E">
        <w:rPr>
          <w:rFonts w:ascii="Consolas" w:hAnsi="Consolas" w:cs="Times New Roman"/>
          <w:sz w:val="21"/>
          <w:szCs w:val="21"/>
        </w:rPr>
        <w:t>;</w:t>
      </w:r>
    </w:p>
    <w:p w14:paraId="5925EBD9"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r w:rsidRPr="007A243E">
        <w:rPr>
          <w:rFonts w:ascii="Consolas" w:hAnsi="Consolas" w:cs="Times New Roman"/>
          <w:color w:val="0000FF"/>
          <w:sz w:val="21"/>
          <w:szCs w:val="21"/>
        </w:rPr>
        <w:t>end</w:t>
      </w:r>
      <w:r w:rsidRPr="007A243E">
        <w:rPr>
          <w:rFonts w:ascii="Consolas" w:hAnsi="Consolas" w:cs="Times New Roman"/>
          <w:sz w:val="21"/>
          <w:szCs w:val="21"/>
        </w:rPr>
        <w:t xml:space="preserve"> </w:t>
      </w:r>
      <w:r w:rsidRPr="007A243E">
        <w:rPr>
          <w:rFonts w:ascii="Consolas" w:hAnsi="Consolas" w:cs="Times New Roman"/>
          <w:color w:val="0000FF"/>
          <w:sz w:val="21"/>
          <w:szCs w:val="21"/>
        </w:rPr>
        <w:t>process</w:t>
      </w:r>
      <w:r w:rsidRPr="007A243E">
        <w:rPr>
          <w:rFonts w:ascii="Consolas" w:hAnsi="Consolas" w:cs="Times New Roman"/>
          <w:sz w:val="21"/>
          <w:szCs w:val="21"/>
        </w:rPr>
        <w:t xml:space="preserve"> stimulus;</w:t>
      </w:r>
    </w:p>
    <w:p w14:paraId="1ED5C2FE"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xml:space="preserve">        </w:t>
      </w:r>
    </w:p>
    <w:p w14:paraId="09A657FA"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sz w:val="21"/>
          <w:szCs w:val="21"/>
        </w:rPr>
        <w:t> </w:t>
      </w:r>
    </w:p>
    <w:p w14:paraId="4D89D328" w14:textId="77777777" w:rsidR="007A243E" w:rsidRPr="007A243E" w:rsidRDefault="007A243E" w:rsidP="007A243E">
      <w:pPr>
        <w:shd w:val="clear" w:color="auto" w:fill="FFFFFF"/>
        <w:spacing w:line="285" w:lineRule="atLeast"/>
        <w:rPr>
          <w:rFonts w:ascii="Consolas" w:hAnsi="Consolas" w:cs="Times New Roman"/>
          <w:sz w:val="21"/>
          <w:szCs w:val="21"/>
        </w:rPr>
      </w:pPr>
    </w:p>
    <w:p w14:paraId="3B768E5B" w14:textId="77777777" w:rsidR="007A243E" w:rsidRPr="007A243E" w:rsidRDefault="007A243E" w:rsidP="007A243E">
      <w:pPr>
        <w:shd w:val="clear" w:color="auto" w:fill="FFFFFF"/>
        <w:spacing w:line="285" w:lineRule="atLeast"/>
        <w:rPr>
          <w:rFonts w:ascii="Consolas" w:hAnsi="Consolas" w:cs="Times New Roman"/>
          <w:sz w:val="21"/>
          <w:szCs w:val="21"/>
        </w:rPr>
      </w:pPr>
      <w:r w:rsidRPr="007A243E">
        <w:rPr>
          <w:rFonts w:ascii="Consolas" w:hAnsi="Consolas" w:cs="Times New Roman"/>
          <w:color w:val="0000FF"/>
          <w:sz w:val="21"/>
          <w:szCs w:val="21"/>
        </w:rPr>
        <w:t>end</w:t>
      </w:r>
      <w:r w:rsidRPr="007A243E">
        <w:rPr>
          <w:rFonts w:ascii="Consolas" w:hAnsi="Consolas" w:cs="Times New Roman"/>
          <w:sz w:val="21"/>
          <w:szCs w:val="21"/>
        </w:rPr>
        <w:t xml:space="preserve"> behavior;</w:t>
      </w:r>
    </w:p>
    <w:p w14:paraId="4E401751" w14:textId="77777777" w:rsidR="007A243E" w:rsidRPr="007A243E" w:rsidRDefault="007A243E" w:rsidP="007A243E">
      <w:pPr>
        <w:shd w:val="clear" w:color="auto" w:fill="FFFFFF"/>
        <w:spacing w:line="285" w:lineRule="atLeast"/>
        <w:rPr>
          <w:rFonts w:ascii="Consolas" w:hAnsi="Consolas" w:cs="Times New Roman"/>
          <w:sz w:val="21"/>
          <w:szCs w:val="21"/>
        </w:rPr>
      </w:pPr>
    </w:p>
    <w:p w14:paraId="3F8068FE" w14:textId="77777777" w:rsidR="00747699" w:rsidRPr="00747699" w:rsidRDefault="00747699" w:rsidP="00AE0599"/>
    <w:p w14:paraId="063142D1" w14:textId="754708A0" w:rsidR="00747699" w:rsidRDefault="00747699" w:rsidP="00724F28"/>
    <w:p w14:paraId="4122C7A7" w14:textId="645046BE" w:rsidR="00747699" w:rsidRDefault="00631DEE" w:rsidP="00724F28">
      <w:r>
        <w:rPr>
          <w:noProof/>
        </w:rPr>
        <w:drawing>
          <wp:inline distT="0" distB="0" distL="0" distR="0" wp14:anchorId="76B6DAEF" wp14:editId="34724651">
            <wp:extent cx="5943600" cy="38811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81120"/>
                    </a:xfrm>
                    <a:prstGeom prst="rect">
                      <a:avLst/>
                    </a:prstGeom>
                  </pic:spPr>
                </pic:pic>
              </a:graphicData>
            </a:graphic>
          </wp:inline>
        </w:drawing>
      </w:r>
    </w:p>
    <w:p w14:paraId="49AEB40F" w14:textId="02C947F1" w:rsidR="00747699" w:rsidRDefault="00747699" w:rsidP="00724F28"/>
    <w:p w14:paraId="7ED98D90" w14:textId="77777777" w:rsidR="00666038" w:rsidRDefault="00666038" w:rsidP="00724F28"/>
    <w:p w14:paraId="1FCAC3E7" w14:textId="093DBBD6" w:rsidR="00747699" w:rsidRDefault="00747699" w:rsidP="00724F28">
      <w:r>
        <w:lastRenderedPageBreak/>
        <w:t>DatapathTestbench:</w:t>
      </w:r>
    </w:p>
    <w:p w14:paraId="48C3E3B7"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color w:val="0000FF"/>
          <w:sz w:val="21"/>
          <w:szCs w:val="21"/>
        </w:rPr>
        <w:t>library</w:t>
      </w:r>
      <w:r w:rsidRPr="001E2665">
        <w:rPr>
          <w:rFonts w:ascii="Consolas" w:hAnsi="Consolas" w:cs="Times New Roman"/>
          <w:sz w:val="21"/>
          <w:szCs w:val="21"/>
        </w:rPr>
        <w:t xml:space="preserve"> IEEE;</w:t>
      </w:r>
    </w:p>
    <w:p w14:paraId="1E03B6F4"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color w:val="0000FF"/>
          <w:sz w:val="21"/>
          <w:szCs w:val="21"/>
        </w:rPr>
        <w:t>use</w:t>
      </w:r>
      <w:r w:rsidRPr="001E2665">
        <w:rPr>
          <w:rFonts w:ascii="Consolas" w:hAnsi="Consolas" w:cs="Times New Roman"/>
          <w:sz w:val="21"/>
          <w:szCs w:val="21"/>
        </w:rPr>
        <w:t xml:space="preserve"> IEEE.std_logic_1164.</w:t>
      </w:r>
      <w:r w:rsidRPr="001E2665">
        <w:rPr>
          <w:rFonts w:ascii="Consolas" w:hAnsi="Consolas" w:cs="Times New Roman"/>
          <w:color w:val="0000FF"/>
          <w:sz w:val="21"/>
          <w:szCs w:val="21"/>
        </w:rPr>
        <w:t>all</w:t>
      </w:r>
      <w:r w:rsidRPr="001E2665">
        <w:rPr>
          <w:rFonts w:ascii="Consolas" w:hAnsi="Consolas" w:cs="Times New Roman"/>
          <w:sz w:val="21"/>
          <w:szCs w:val="21"/>
        </w:rPr>
        <w:t>;</w:t>
      </w:r>
    </w:p>
    <w:p w14:paraId="0F8E6F75"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color w:val="0000FF"/>
          <w:sz w:val="21"/>
          <w:szCs w:val="21"/>
        </w:rPr>
        <w:t>use</w:t>
      </w:r>
      <w:r w:rsidRPr="001E2665">
        <w:rPr>
          <w:rFonts w:ascii="Consolas" w:hAnsi="Consolas" w:cs="Times New Roman"/>
          <w:sz w:val="21"/>
          <w:szCs w:val="21"/>
        </w:rPr>
        <w:t xml:space="preserve"> IEEE.numeric_std.</w:t>
      </w:r>
      <w:r w:rsidRPr="001E2665">
        <w:rPr>
          <w:rFonts w:ascii="Consolas" w:hAnsi="Consolas" w:cs="Times New Roman"/>
          <w:color w:val="0000FF"/>
          <w:sz w:val="21"/>
          <w:szCs w:val="21"/>
        </w:rPr>
        <w:t>all</w:t>
      </w:r>
      <w:r w:rsidRPr="001E2665">
        <w:rPr>
          <w:rFonts w:ascii="Consolas" w:hAnsi="Consolas" w:cs="Times New Roman"/>
          <w:sz w:val="21"/>
          <w:szCs w:val="21"/>
        </w:rPr>
        <w:t>;</w:t>
      </w:r>
    </w:p>
    <w:p w14:paraId="6656938C" w14:textId="77777777" w:rsidR="001E2665" w:rsidRPr="001E2665" w:rsidRDefault="001E2665" w:rsidP="001E2665">
      <w:pPr>
        <w:shd w:val="clear" w:color="auto" w:fill="FFFFFF"/>
        <w:spacing w:line="285" w:lineRule="atLeast"/>
        <w:rPr>
          <w:rFonts w:ascii="Consolas" w:hAnsi="Consolas" w:cs="Times New Roman"/>
          <w:sz w:val="21"/>
          <w:szCs w:val="21"/>
        </w:rPr>
      </w:pPr>
    </w:p>
    <w:p w14:paraId="22675CF8"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color w:val="0000FF"/>
          <w:sz w:val="21"/>
          <w:szCs w:val="21"/>
        </w:rPr>
        <w:t>entity</w:t>
      </w:r>
      <w:r w:rsidRPr="001E2665">
        <w:rPr>
          <w:rFonts w:ascii="Consolas" w:hAnsi="Consolas" w:cs="Times New Roman"/>
          <w:sz w:val="21"/>
          <w:szCs w:val="21"/>
        </w:rPr>
        <w:t xml:space="preserve"> DatapathTestbench </w:t>
      </w:r>
      <w:r w:rsidRPr="001E2665">
        <w:rPr>
          <w:rFonts w:ascii="Consolas" w:hAnsi="Consolas" w:cs="Times New Roman"/>
          <w:color w:val="0000FF"/>
          <w:sz w:val="21"/>
          <w:szCs w:val="21"/>
        </w:rPr>
        <w:t>is</w:t>
      </w:r>
    </w:p>
    <w:p w14:paraId="72665A47"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color w:val="0000FF"/>
          <w:sz w:val="21"/>
          <w:szCs w:val="21"/>
        </w:rPr>
        <w:t>end</w:t>
      </w:r>
      <w:r w:rsidRPr="001E2665">
        <w:rPr>
          <w:rFonts w:ascii="Consolas" w:hAnsi="Consolas" w:cs="Times New Roman"/>
          <w:sz w:val="21"/>
          <w:szCs w:val="21"/>
        </w:rPr>
        <w:t xml:space="preserve"> DatapathTestbench;</w:t>
      </w:r>
    </w:p>
    <w:p w14:paraId="5BA23ADF" w14:textId="77777777" w:rsidR="001E2665" w:rsidRPr="001E2665" w:rsidRDefault="001E2665" w:rsidP="001E2665">
      <w:pPr>
        <w:shd w:val="clear" w:color="auto" w:fill="FFFFFF"/>
        <w:spacing w:line="285" w:lineRule="atLeast"/>
        <w:rPr>
          <w:rFonts w:ascii="Consolas" w:hAnsi="Consolas" w:cs="Times New Roman"/>
          <w:sz w:val="21"/>
          <w:szCs w:val="21"/>
        </w:rPr>
      </w:pPr>
    </w:p>
    <w:p w14:paraId="79B95832"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color w:val="0000FF"/>
          <w:sz w:val="21"/>
          <w:szCs w:val="21"/>
        </w:rPr>
        <w:t>architecture</w:t>
      </w:r>
      <w:r w:rsidRPr="001E2665">
        <w:rPr>
          <w:rFonts w:ascii="Consolas" w:hAnsi="Consolas" w:cs="Times New Roman"/>
          <w:sz w:val="21"/>
          <w:szCs w:val="21"/>
        </w:rPr>
        <w:t xml:space="preserve"> structural </w:t>
      </w:r>
      <w:r w:rsidRPr="001E2665">
        <w:rPr>
          <w:rFonts w:ascii="Consolas" w:hAnsi="Consolas" w:cs="Times New Roman"/>
          <w:color w:val="0000FF"/>
          <w:sz w:val="21"/>
          <w:szCs w:val="21"/>
        </w:rPr>
        <w:t>of</w:t>
      </w:r>
      <w:r w:rsidRPr="001E2665">
        <w:rPr>
          <w:rFonts w:ascii="Consolas" w:hAnsi="Consolas" w:cs="Times New Roman"/>
          <w:sz w:val="21"/>
          <w:szCs w:val="21"/>
        </w:rPr>
        <w:t xml:space="preserve"> DatapathTestbench </w:t>
      </w:r>
      <w:r w:rsidRPr="001E2665">
        <w:rPr>
          <w:rFonts w:ascii="Consolas" w:hAnsi="Consolas" w:cs="Times New Roman"/>
          <w:color w:val="0000FF"/>
          <w:sz w:val="21"/>
          <w:szCs w:val="21"/>
        </w:rPr>
        <w:t>is</w:t>
      </w:r>
    </w:p>
    <w:p w14:paraId="5679788A"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sz w:val="21"/>
          <w:szCs w:val="21"/>
        </w:rPr>
        <w:t xml:space="preserve">    </w:t>
      </w:r>
      <w:r w:rsidRPr="001E2665">
        <w:rPr>
          <w:rFonts w:ascii="Consolas" w:hAnsi="Consolas" w:cs="Times New Roman"/>
          <w:color w:val="0000FF"/>
          <w:sz w:val="21"/>
          <w:szCs w:val="21"/>
        </w:rPr>
        <w:t>constant</w:t>
      </w:r>
      <w:r w:rsidRPr="001E2665">
        <w:rPr>
          <w:rFonts w:ascii="Consolas" w:hAnsi="Consolas" w:cs="Times New Roman"/>
          <w:sz w:val="21"/>
          <w:szCs w:val="21"/>
        </w:rPr>
        <w:t xml:space="preserve"> TIME_</w:t>
      </w:r>
      <w:proofErr w:type="gramStart"/>
      <w:r w:rsidRPr="001E2665">
        <w:rPr>
          <w:rFonts w:ascii="Consolas" w:hAnsi="Consolas" w:cs="Times New Roman"/>
          <w:sz w:val="21"/>
          <w:szCs w:val="21"/>
        </w:rPr>
        <w:t>DELAY :</w:t>
      </w:r>
      <w:proofErr w:type="gramEnd"/>
      <w:r w:rsidRPr="001E2665">
        <w:rPr>
          <w:rFonts w:ascii="Consolas" w:hAnsi="Consolas" w:cs="Times New Roman"/>
          <w:sz w:val="21"/>
          <w:szCs w:val="21"/>
        </w:rPr>
        <w:t xml:space="preserve"> time := </w:t>
      </w:r>
      <w:r w:rsidRPr="001E2665">
        <w:rPr>
          <w:rFonts w:ascii="Consolas" w:hAnsi="Consolas" w:cs="Times New Roman"/>
          <w:color w:val="098658"/>
          <w:sz w:val="21"/>
          <w:szCs w:val="21"/>
        </w:rPr>
        <w:t>100</w:t>
      </w:r>
      <w:r w:rsidRPr="001E2665">
        <w:rPr>
          <w:rFonts w:ascii="Consolas" w:hAnsi="Consolas" w:cs="Times New Roman"/>
          <w:sz w:val="21"/>
          <w:szCs w:val="21"/>
        </w:rPr>
        <w:t xml:space="preserve"> ns;</w:t>
      </w:r>
    </w:p>
    <w:p w14:paraId="0D122213"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sz w:val="21"/>
          <w:szCs w:val="21"/>
        </w:rPr>
        <w:t xml:space="preserve">    </w:t>
      </w:r>
      <w:r w:rsidRPr="001E2665">
        <w:rPr>
          <w:rFonts w:ascii="Consolas" w:hAnsi="Consolas" w:cs="Times New Roman"/>
          <w:color w:val="0000FF"/>
          <w:sz w:val="21"/>
          <w:szCs w:val="21"/>
        </w:rPr>
        <w:t>constant</w:t>
      </w:r>
      <w:r w:rsidRPr="001E2665">
        <w:rPr>
          <w:rFonts w:ascii="Consolas" w:hAnsi="Consolas" w:cs="Times New Roman"/>
          <w:sz w:val="21"/>
          <w:szCs w:val="21"/>
        </w:rPr>
        <w:t xml:space="preserve"> NUM_</w:t>
      </w:r>
      <w:proofErr w:type="gramStart"/>
      <w:r w:rsidRPr="001E2665">
        <w:rPr>
          <w:rFonts w:ascii="Consolas" w:hAnsi="Consolas" w:cs="Times New Roman"/>
          <w:sz w:val="21"/>
          <w:szCs w:val="21"/>
        </w:rPr>
        <w:t>VALS :</w:t>
      </w:r>
      <w:proofErr w:type="gramEnd"/>
      <w:r w:rsidRPr="001E2665">
        <w:rPr>
          <w:rFonts w:ascii="Consolas" w:hAnsi="Consolas" w:cs="Times New Roman"/>
          <w:sz w:val="21"/>
          <w:szCs w:val="21"/>
        </w:rPr>
        <w:t xml:space="preserve"> integer := </w:t>
      </w:r>
      <w:r w:rsidRPr="001E2665">
        <w:rPr>
          <w:rFonts w:ascii="Consolas" w:hAnsi="Consolas" w:cs="Times New Roman"/>
          <w:color w:val="098658"/>
          <w:sz w:val="21"/>
          <w:szCs w:val="21"/>
        </w:rPr>
        <w:t>150</w:t>
      </w:r>
      <w:r w:rsidRPr="001E2665">
        <w:rPr>
          <w:rFonts w:ascii="Consolas" w:hAnsi="Consolas" w:cs="Times New Roman"/>
          <w:sz w:val="21"/>
          <w:szCs w:val="21"/>
        </w:rPr>
        <w:t>;</w:t>
      </w:r>
    </w:p>
    <w:p w14:paraId="0BB1E183"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sz w:val="21"/>
          <w:szCs w:val="21"/>
        </w:rPr>
        <w:t>     </w:t>
      </w:r>
    </w:p>
    <w:p w14:paraId="42251151"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sz w:val="21"/>
          <w:szCs w:val="21"/>
        </w:rPr>
        <w:t xml:space="preserve">    </w:t>
      </w:r>
      <w:r w:rsidRPr="001E2665">
        <w:rPr>
          <w:rFonts w:ascii="Consolas" w:hAnsi="Consolas" w:cs="Times New Roman"/>
          <w:color w:val="0000FF"/>
          <w:sz w:val="21"/>
          <w:szCs w:val="21"/>
        </w:rPr>
        <w:t>signal</w:t>
      </w:r>
      <w:r w:rsidRPr="001E2665">
        <w:rPr>
          <w:rFonts w:ascii="Consolas" w:hAnsi="Consolas" w:cs="Times New Roman"/>
          <w:sz w:val="21"/>
          <w:szCs w:val="21"/>
        </w:rPr>
        <w:t xml:space="preserve"> clk_</w:t>
      </w:r>
      <w:proofErr w:type="gramStart"/>
      <w:r w:rsidRPr="001E2665">
        <w:rPr>
          <w:rFonts w:ascii="Consolas" w:hAnsi="Consolas" w:cs="Times New Roman"/>
          <w:sz w:val="21"/>
          <w:szCs w:val="21"/>
        </w:rPr>
        <w:t>sig :</w:t>
      </w:r>
      <w:proofErr w:type="gramEnd"/>
      <w:r w:rsidRPr="001E2665">
        <w:rPr>
          <w:rFonts w:ascii="Consolas" w:hAnsi="Consolas" w:cs="Times New Roman"/>
          <w:sz w:val="21"/>
          <w:szCs w:val="21"/>
        </w:rPr>
        <w:t xml:space="preserve"> std_logic := </w:t>
      </w:r>
      <w:r w:rsidRPr="001E2665">
        <w:rPr>
          <w:rFonts w:ascii="Consolas" w:hAnsi="Consolas" w:cs="Times New Roman"/>
          <w:color w:val="098658"/>
          <w:sz w:val="21"/>
          <w:szCs w:val="21"/>
        </w:rPr>
        <w:t>'1'</w:t>
      </w:r>
      <w:r w:rsidRPr="001E2665">
        <w:rPr>
          <w:rFonts w:ascii="Consolas" w:hAnsi="Consolas" w:cs="Times New Roman"/>
          <w:sz w:val="21"/>
          <w:szCs w:val="21"/>
        </w:rPr>
        <w:t xml:space="preserve">; </w:t>
      </w:r>
    </w:p>
    <w:p w14:paraId="23162925"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sz w:val="21"/>
          <w:szCs w:val="21"/>
        </w:rPr>
        <w:t xml:space="preserve">      </w:t>
      </w:r>
    </w:p>
    <w:p w14:paraId="24352651"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sz w:val="21"/>
          <w:szCs w:val="21"/>
        </w:rPr>
        <w:t xml:space="preserve">    </w:t>
      </w:r>
      <w:r w:rsidRPr="001E2665">
        <w:rPr>
          <w:rFonts w:ascii="Consolas" w:hAnsi="Consolas" w:cs="Times New Roman"/>
          <w:color w:val="0000FF"/>
          <w:sz w:val="21"/>
          <w:szCs w:val="21"/>
        </w:rPr>
        <w:t>begin</w:t>
      </w:r>
    </w:p>
    <w:p w14:paraId="260BBBE8"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sz w:val="21"/>
          <w:szCs w:val="21"/>
        </w:rPr>
        <w:t xml:space="preserve">    </w:t>
      </w:r>
      <w:proofErr w:type="gramStart"/>
      <w:r w:rsidRPr="001E2665">
        <w:rPr>
          <w:rFonts w:ascii="Consolas" w:hAnsi="Consolas" w:cs="Times New Roman"/>
          <w:sz w:val="21"/>
          <w:szCs w:val="21"/>
        </w:rPr>
        <w:t>DUT :</w:t>
      </w:r>
      <w:proofErr w:type="gramEnd"/>
      <w:r w:rsidRPr="001E2665">
        <w:rPr>
          <w:rFonts w:ascii="Consolas" w:hAnsi="Consolas" w:cs="Times New Roman"/>
          <w:sz w:val="21"/>
          <w:szCs w:val="21"/>
        </w:rPr>
        <w:t xml:space="preserve"> </w:t>
      </w:r>
      <w:r w:rsidRPr="001E2665">
        <w:rPr>
          <w:rFonts w:ascii="Consolas" w:hAnsi="Consolas" w:cs="Times New Roman"/>
          <w:color w:val="0000FF"/>
          <w:sz w:val="21"/>
          <w:szCs w:val="21"/>
        </w:rPr>
        <w:t>entity</w:t>
      </w:r>
      <w:r w:rsidRPr="001E2665">
        <w:rPr>
          <w:rFonts w:ascii="Consolas" w:hAnsi="Consolas" w:cs="Times New Roman"/>
          <w:sz w:val="21"/>
          <w:szCs w:val="21"/>
        </w:rPr>
        <w:t xml:space="preserve"> </w:t>
      </w:r>
      <w:r w:rsidRPr="001E2665">
        <w:rPr>
          <w:rFonts w:ascii="Consolas" w:hAnsi="Consolas" w:cs="Times New Roman"/>
          <w:color w:val="800000"/>
          <w:sz w:val="21"/>
          <w:szCs w:val="21"/>
        </w:rPr>
        <w:t>work</w:t>
      </w:r>
      <w:r w:rsidRPr="001E2665">
        <w:rPr>
          <w:rFonts w:ascii="Consolas" w:hAnsi="Consolas" w:cs="Times New Roman"/>
          <w:sz w:val="21"/>
          <w:szCs w:val="21"/>
        </w:rPr>
        <w:t>.</w:t>
      </w:r>
      <w:r w:rsidRPr="001E2665">
        <w:rPr>
          <w:rFonts w:ascii="Consolas" w:hAnsi="Consolas" w:cs="Times New Roman"/>
          <w:color w:val="800000"/>
          <w:sz w:val="21"/>
          <w:szCs w:val="21"/>
        </w:rPr>
        <w:t>Datapath</w:t>
      </w:r>
      <w:r w:rsidRPr="001E2665">
        <w:rPr>
          <w:rFonts w:ascii="Consolas" w:hAnsi="Consolas" w:cs="Times New Roman"/>
          <w:sz w:val="21"/>
          <w:szCs w:val="21"/>
        </w:rPr>
        <w:t>(</w:t>
      </w:r>
      <w:r w:rsidRPr="001E2665">
        <w:rPr>
          <w:rFonts w:ascii="Consolas" w:hAnsi="Consolas" w:cs="Times New Roman"/>
          <w:color w:val="800000"/>
          <w:sz w:val="21"/>
          <w:szCs w:val="21"/>
        </w:rPr>
        <w:t>structural</w:t>
      </w:r>
      <w:r w:rsidRPr="001E2665">
        <w:rPr>
          <w:rFonts w:ascii="Consolas" w:hAnsi="Consolas" w:cs="Times New Roman"/>
          <w:sz w:val="21"/>
          <w:szCs w:val="21"/>
        </w:rPr>
        <w:t xml:space="preserve">) </w:t>
      </w:r>
      <w:r w:rsidRPr="001E2665">
        <w:rPr>
          <w:rFonts w:ascii="Consolas" w:hAnsi="Consolas" w:cs="Times New Roman"/>
          <w:color w:val="0000FF"/>
          <w:sz w:val="21"/>
          <w:szCs w:val="21"/>
        </w:rPr>
        <w:t>port</w:t>
      </w:r>
      <w:r w:rsidRPr="001E2665">
        <w:rPr>
          <w:rFonts w:ascii="Consolas" w:hAnsi="Consolas" w:cs="Times New Roman"/>
          <w:sz w:val="21"/>
          <w:szCs w:val="21"/>
        </w:rPr>
        <w:t xml:space="preserve"> </w:t>
      </w:r>
      <w:r w:rsidRPr="001E2665">
        <w:rPr>
          <w:rFonts w:ascii="Consolas" w:hAnsi="Consolas" w:cs="Times New Roman"/>
          <w:color w:val="0000FF"/>
          <w:sz w:val="21"/>
          <w:szCs w:val="21"/>
        </w:rPr>
        <w:t>map</w:t>
      </w:r>
      <w:r w:rsidRPr="001E2665">
        <w:rPr>
          <w:rFonts w:ascii="Consolas" w:hAnsi="Consolas" w:cs="Times New Roman"/>
          <w:sz w:val="21"/>
          <w:szCs w:val="21"/>
        </w:rPr>
        <w:t xml:space="preserve"> (</w:t>
      </w:r>
    </w:p>
    <w:p w14:paraId="2B347BE3"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sz w:val="21"/>
          <w:szCs w:val="21"/>
        </w:rPr>
        <w:t>                                             clk =&gt; clk_sig</w:t>
      </w:r>
    </w:p>
    <w:p w14:paraId="17818DAE"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sz w:val="21"/>
          <w:szCs w:val="21"/>
        </w:rPr>
        <w:t>                                             );</w:t>
      </w:r>
    </w:p>
    <w:p w14:paraId="60251A5C" w14:textId="77777777" w:rsidR="001E2665" w:rsidRPr="001E2665" w:rsidRDefault="001E2665" w:rsidP="001E2665">
      <w:pPr>
        <w:shd w:val="clear" w:color="auto" w:fill="FFFFFF"/>
        <w:spacing w:after="240" w:line="285" w:lineRule="atLeast"/>
        <w:rPr>
          <w:rFonts w:ascii="Consolas" w:hAnsi="Consolas" w:cs="Times New Roman"/>
          <w:sz w:val="21"/>
          <w:szCs w:val="21"/>
        </w:rPr>
      </w:pPr>
    </w:p>
    <w:p w14:paraId="0A712693"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sz w:val="21"/>
          <w:szCs w:val="21"/>
        </w:rPr>
        <w:t xml:space="preserve">        </w:t>
      </w:r>
      <w:proofErr w:type="gramStart"/>
      <w:r w:rsidRPr="001E2665">
        <w:rPr>
          <w:rFonts w:ascii="Consolas" w:hAnsi="Consolas" w:cs="Times New Roman"/>
          <w:sz w:val="21"/>
          <w:szCs w:val="21"/>
        </w:rPr>
        <w:t>clock :</w:t>
      </w:r>
      <w:proofErr w:type="gramEnd"/>
      <w:r w:rsidRPr="001E2665">
        <w:rPr>
          <w:rFonts w:ascii="Consolas" w:hAnsi="Consolas" w:cs="Times New Roman"/>
          <w:sz w:val="21"/>
          <w:szCs w:val="21"/>
        </w:rPr>
        <w:t xml:space="preserve"> </w:t>
      </w:r>
      <w:r w:rsidRPr="001E2665">
        <w:rPr>
          <w:rFonts w:ascii="Consolas" w:hAnsi="Consolas" w:cs="Times New Roman"/>
          <w:color w:val="0000FF"/>
          <w:sz w:val="21"/>
          <w:szCs w:val="21"/>
        </w:rPr>
        <w:t>process</w:t>
      </w:r>
    </w:p>
    <w:p w14:paraId="31E17F23"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sz w:val="21"/>
          <w:szCs w:val="21"/>
        </w:rPr>
        <w:t xml:space="preserve">          </w:t>
      </w:r>
      <w:r w:rsidRPr="001E2665">
        <w:rPr>
          <w:rFonts w:ascii="Consolas" w:hAnsi="Consolas" w:cs="Times New Roman"/>
          <w:color w:val="0000FF"/>
          <w:sz w:val="21"/>
          <w:szCs w:val="21"/>
        </w:rPr>
        <w:t>begin</w:t>
      </w:r>
    </w:p>
    <w:p w14:paraId="32D74239"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sz w:val="21"/>
          <w:szCs w:val="21"/>
        </w:rPr>
        <w:t xml:space="preserve">            </w:t>
      </w:r>
      <w:r w:rsidRPr="001E2665">
        <w:rPr>
          <w:rFonts w:ascii="Consolas" w:hAnsi="Consolas" w:cs="Times New Roman"/>
          <w:color w:val="0000FF"/>
          <w:sz w:val="21"/>
          <w:szCs w:val="21"/>
        </w:rPr>
        <w:t>for</w:t>
      </w:r>
      <w:r w:rsidRPr="001E2665">
        <w:rPr>
          <w:rFonts w:ascii="Consolas" w:hAnsi="Consolas" w:cs="Times New Roman"/>
          <w:sz w:val="21"/>
          <w:szCs w:val="21"/>
        </w:rPr>
        <w:t xml:space="preserve"> i </w:t>
      </w:r>
      <w:r w:rsidRPr="001E2665">
        <w:rPr>
          <w:rFonts w:ascii="Consolas" w:hAnsi="Consolas" w:cs="Times New Roman"/>
          <w:color w:val="0000FF"/>
          <w:sz w:val="21"/>
          <w:szCs w:val="21"/>
        </w:rPr>
        <w:t>in</w:t>
      </w:r>
      <w:r w:rsidRPr="001E2665">
        <w:rPr>
          <w:rFonts w:ascii="Consolas" w:hAnsi="Consolas" w:cs="Times New Roman"/>
          <w:sz w:val="21"/>
          <w:szCs w:val="21"/>
        </w:rPr>
        <w:t xml:space="preserve"> </w:t>
      </w:r>
      <w:r w:rsidRPr="001E2665">
        <w:rPr>
          <w:rFonts w:ascii="Consolas" w:hAnsi="Consolas" w:cs="Times New Roman"/>
          <w:color w:val="098658"/>
          <w:sz w:val="21"/>
          <w:szCs w:val="21"/>
        </w:rPr>
        <w:t>0</w:t>
      </w:r>
      <w:r w:rsidRPr="001E2665">
        <w:rPr>
          <w:rFonts w:ascii="Consolas" w:hAnsi="Consolas" w:cs="Times New Roman"/>
          <w:sz w:val="21"/>
          <w:szCs w:val="21"/>
        </w:rPr>
        <w:t xml:space="preserve"> </w:t>
      </w:r>
      <w:r w:rsidRPr="001E2665">
        <w:rPr>
          <w:rFonts w:ascii="Consolas" w:hAnsi="Consolas" w:cs="Times New Roman"/>
          <w:color w:val="0000FF"/>
          <w:sz w:val="21"/>
          <w:szCs w:val="21"/>
        </w:rPr>
        <w:t>to</w:t>
      </w:r>
      <w:r w:rsidRPr="001E2665">
        <w:rPr>
          <w:rFonts w:ascii="Consolas" w:hAnsi="Consolas" w:cs="Times New Roman"/>
          <w:sz w:val="21"/>
          <w:szCs w:val="21"/>
        </w:rPr>
        <w:t xml:space="preserve"> </w:t>
      </w:r>
      <w:r w:rsidRPr="001E2665">
        <w:rPr>
          <w:rFonts w:ascii="Consolas" w:hAnsi="Consolas" w:cs="Times New Roman"/>
          <w:color w:val="098658"/>
          <w:sz w:val="21"/>
          <w:szCs w:val="21"/>
        </w:rPr>
        <w:t>2</w:t>
      </w:r>
      <w:r w:rsidRPr="001E2665">
        <w:rPr>
          <w:rFonts w:ascii="Consolas" w:hAnsi="Consolas" w:cs="Times New Roman"/>
          <w:sz w:val="21"/>
          <w:szCs w:val="21"/>
        </w:rPr>
        <w:t xml:space="preserve"> * (NUM_VALS) </w:t>
      </w:r>
      <w:r w:rsidRPr="001E2665">
        <w:rPr>
          <w:rFonts w:ascii="Consolas" w:hAnsi="Consolas" w:cs="Times New Roman"/>
          <w:color w:val="0000FF"/>
          <w:sz w:val="21"/>
          <w:szCs w:val="21"/>
        </w:rPr>
        <w:t>loop</w:t>
      </w:r>
    </w:p>
    <w:p w14:paraId="07145CC0"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sz w:val="21"/>
          <w:szCs w:val="21"/>
        </w:rPr>
        <w:t xml:space="preserve">              clk_sig &lt;= </w:t>
      </w:r>
      <w:r w:rsidRPr="001E2665">
        <w:rPr>
          <w:rFonts w:ascii="Consolas" w:hAnsi="Consolas" w:cs="Times New Roman"/>
          <w:color w:val="0000FF"/>
          <w:sz w:val="21"/>
          <w:szCs w:val="21"/>
        </w:rPr>
        <w:t>NOT</w:t>
      </w:r>
      <w:r w:rsidRPr="001E2665">
        <w:rPr>
          <w:rFonts w:ascii="Consolas" w:hAnsi="Consolas" w:cs="Times New Roman"/>
          <w:sz w:val="21"/>
          <w:szCs w:val="21"/>
        </w:rPr>
        <w:t xml:space="preserve"> clk_sig;</w:t>
      </w:r>
    </w:p>
    <w:p w14:paraId="3336F5A3"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sz w:val="21"/>
          <w:szCs w:val="21"/>
        </w:rPr>
        <w:t xml:space="preserve">              </w:t>
      </w:r>
      <w:r w:rsidRPr="001E2665">
        <w:rPr>
          <w:rFonts w:ascii="Consolas" w:hAnsi="Consolas" w:cs="Times New Roman"/>
          <w:color w:val="0000FF"/>
          <w:sz w:val="21"/>
          <w:szCs w:val="21"/>
        </w:rPr>
        <w:t>wait</w:t>
      </w:r>
      <w:r w:rsidRPr="001E2665">
        <w:rPr>
          <w:rFonts w:ascii="Consolas" w:hAnsi="Consolas" w:cs="Times New Roman"/>
          <w:sz w:val="21"/>
          <w:szCs w:val="21"/>
        </w:rPr>
        <w:t xml:space="preserve"> </w:t>
      </w:r>
      <w:r w:rsidRPr="001E2665">
        <w:rPr>
          <w:rFonts w:ascii="Consolas" w:hAnsi="Consolas" w:cs="Times New Roman"/>
          <w:color w:val="0000FF"/>
          <w:sz w:val="21"/>
          <w:szCs w:val="21"/>
        </w:rPr>
        <w:t>for</w:t>
      </w:r>
      <w:r w:rsidRPr="001E2665">
        <w:rPr>
          <w:rFonts w:ascii="Consolas" w:hAnsi="Consolas" w:cs="Times New Roman"/>
          <w:sz w:val="21"/>
          <w:szCs w:val="21"/>
        </w:rPr>
        <w:t xml:space="preserve"> TIME_DELAY/</w:t>
      </w:r>
      <w:r w:rsidRPr="001E2665">
        <w:rPr>
          <w:rFonts w:ascii="Consolas" w:hAnsi="Consolas" w:cs="Times New Roman"/>
          <w:color w:val="098658"/>
          <w:sz w:val="21"/>
          <w:szCs w:val="21"/>
        </w:rPr>
        <w:t>2</w:t>
      </w:r>
      <w:r w:rsidRPr="001E2665">
        <w:rPr>
          <w:rFonts w:ascii="Consolas" w:hAnsi="Consolas" w:cs="Times New Roman"/>
          <w:sz w:val="21"/>
          <w:szCs w:val="21"/>
        </w:rPr>
        <w:t>;</w:t>
      </w:r>
    </w:p>
    <w:p w14:paraId="5E7A376B"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sz w:val="21"/>
          <w:szCs w:val="21"/>
        </w:rPr>
        <w:t xml:space="preserve">            </w:t>
      </w:r>
      <w:r w:rsidRPr="001E2665">
        <w:rPr>
          <w:rFonts w:ascii="Consolas" w:hAnsi="Consolas" w:cs="Times New Roman"/>
          <w:color w:val="0000FF"/>
          <w:sz w:val="21"/>
          <w:szCs w:val="21"/>
        </w:rPr>
        <w:t>end</w:t>
      </w:r>
      <w:r w:rsidRPr="001E2665">
        <w:rPr>
          <w:rFonts w:ascii="Consolas" w:hAnsi="Consolas" w:cs="Times New Roman"/>
          <w:sz w:val="21"/>
          <w:szCs w:val="21"/>
        </w:rPr>
        <w:t xml:space="preserve"> </w:t>
      </w:r>
      <w:r w:rsidRPr="001E2665">
        <w:rPr>
          <w:rFonts w:ascii="Consolas" w:hAnsi="Consolas" w:cs="Times New Roman"/>
          <w:color w:val="0000FF"/>
          <w:sz w:val="21"/>
          <w:szCs w:val="21"/>
        </w:rPr>
        <w:t>loop</w:t>
      </w:r>
      <w:r w:rsidRPr="001E2665">
        <w:rPr>
          <w:rFonts w:ascii="Consolas" w:hAnsi="Consolas" w:cs="Times New Roman"/>
          <w:sz w:val="21"/>
          <w:szCs w:val="21"/>
        </w:rPr>
        <w:t>;</w:t>
      </w:r>
    </w:p>
    <w:p w14:paraId="11ACEF79"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sz w:val="21"/>
          <w:szCs w:val="21"/>
        </w:rPr>
        <w:t xml:space="preserve">            </w:t>
      </w:r>
      <w:r w:rsidRPr="001E2665">
        <w:rPr>
          <w:rFonts w:ascii="Consolas" w:hAnsi="Consolas" w:cs="Times New Roman"/>
          <w:color w:val="0000FF"/>
          <w:sz w:val="21"/>
          <w:szCs w:val="21"/>
        </w:rPr>
        <w:t>wait</w:t>
      </w:r>
      <w:r w:rsidRPr="001E2665">
        <w:rPr>
          <w:rFonts w:ascii="Consolas" w:hAnsi="Consolas" w:cs="Times New Roman"/>
          <w:sz w:val="21"/>
          <w:szCs w:val="21"/>
        </w:rPr>
        <w:t>;</w:t>
      </w:r>
    </w:p>
    <w:p w14:paraId="326BA224"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sz w:val="21"/>
          <w:szCs w:val="21"/>
        </w:rPr>
        <w:t xml:space="preserve">          </w:t>
      </w:r>
      <w:r w:rsidRPr="001E2665">
        <w:rPr>
          <w:rFonts w:ascii="Consolas" w:hAnsi="Consolas" w:cs="Times New Roman"/>
          <w:color w:val="0000FF"/>
          <w:sz w:val="21"/>
          <w:szCs w:val="21"/>
        </w:rPr>
        <w:t>end</w:t>
      </w:r>
      <w:r w:rsidRPr="001E2665">
        <w:rPr>
          <w:rFonts w:ascii="Consolas" w:hAnsi="Consolas" w:cs="Times New Roman"/>
          <w:sz w:val="21"/>
          <w:szCs w:val="21"/>
        </w:rPr>
        <w:t xml:space="preserve"> </w:t>
      </w:r>
      <w:r w:rsidRPr="001E2665">
        <w:rPr>
          <w:rFonts w:ascii="Consolas" w:hAnsi="Consolas" w:cs="Times New Roman"/>
          <w:color w:val="0000FF"/>
          <w:sz w:val="21"/>
          <w:szCs w:val="21"/>
        </w:rPr>
        <w:t>process</w:t>
      </w:r>
      <w:r w:rsidRPr="001E2665">
        <w:rPr>
          <w:rFonts w:ascii="Consolas" w:hAnsi="Consolas" w:cs="Times New Roman"/>
          <w:sz w:val="21"/>
          <w:szCs w:val="21"/>
        </w:rPr>
        <w:t xml:space="preserve"> clock;</w:t>
      </w:r>
    </w:p>
    <w:p w14:paraId="663806DC"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sz w:val="21"/>
          <w:szCs w:val="21"/>
        </w:rPr>
        <w:t> </w:t>
      </w:r>
    </w:p>
    <w:p w14:paraId="0E6C0037"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color w:val="008000"/>
          <w:sz w:val="21"/>
          <w:szCs w:val="21"/>
        </w:rPr>
        <w:t xml:space="preserve">--         </w:t>
      </w:r>
      <w:proofErr w:type="gramStart"/>
      <w:r w:rsidRPr="001E2665">
        <w:rPr>
          <w:rFonts w:ascii="Consolas" w:hAnsi="Consolas" w:cs="Times New Roman"/>
          <w:color w:val="008000"/>
          <w:sz w:val="21"/>
          <w:szCs w:val="21"/>
        </w:rPr>
        <w:t>stimulus :</w:t>
      </w:r>
      <w:proofErr w:type="gramEnd"/>
      <w:r w:rsidRPr="001E2665">
        <w:rPr>
          <w:rFonts w:ascii="Consolas" w:hAnsi="Consolas" w:cs="Times New Roman"/>
          <w:color w:val="008000"/>
          <w:sz w:val="21"/>
          <w:szCs w:val="21"/>
        </w:rPr>
        <w:t xml:space="preserve"> process</w:t>
      </w:r>
    </w:p>
    <w:p w14:paraId="6050ECBC"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color w:val="008000"/>
          <w:sz w:val="21"/>
          <w:szCs w:val="21"/>
        </w:rPr>
        <w:t>--          begin</w:t>
      </w:r>
    </w:p>
    <w:p w14:paraId="1B96CF53"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color w:val="008000"/>
          <w:sz w:val="21"/>
          <w:szCs w:val="21"/>
        </w:rPr>
        <w:t>--            for i in 0 to (NUM_VALS - 1) loop</w:t>
      </w:r>
    </w:p>
    <w:p w14:paraId="039C73A1"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color w:val="008000"/>
          <w:sz w:val="21"/>
          <w:szCs w:val="21"/>
        </w:rPr>
        <w:t>--              --ReadData1Sig &lt;= ReadData1_vals(i);</w:t>
      </w:r>
    </w:p>
    <w:p w14:paraId="240C9E1D"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color w:val="008000"/>
          <w:sz w:val="21"/>
          <w:szCs w:val="21"/>
        </w:rPr>
        <w:t>--              --RegToALUMuxInSig &lt;= RegToALUMuxIn_vals(i);</w:t>
      </w:r>
    </w:p>
    <w:p w14:paraId="131A81F9"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color w:val="008000"/>
          <w:sz w:val="21"/>
          <w:szCs w:val="21"/>
        </w:rPr>
        <w:t>--              --ALUctrOpCodeSig &lt;= ALUOpCode_vals(i);</w:t>
      </w:r>
    </w:p>
    <w:p w14:paraId="7AF8F336"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color w:val="008000"/>
          <w:sz w:val="21"/>
          <w:szCs w:val="21"/>
        </w:rPr>
        <w:t>--              wait for TIME_DELAY;</w:t>
      </w:r>
    </w:p>
    <w:p w14:paraId="3B9762F1"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color w:val="008000"/>
          <w:sz w:val="21"/>
          <w:szCs w:val="21"/>
        </w:rPr>
        <w:t>--            end loop;</w:t>
      </w:r>
    </w:p>
    <w:p w14:paraId="39BB8900"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color w:val="008000"/>
          <w:sz w:val="21"/>
          <w:szCs w:val="21"/>
        </w:rPr>
        <w:t>--            wait;</w:t>
      </w:r>
    </w:p>
    <w:p w14:paraId="6A83897B"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color w:val="008000"/>
          <w:sz w:val="21"/>
          <w:szCs w:val="21"/>
        </w:rPr>
        <w:t>--        end process stimulus;</w:t>
      </w:r>
    </w:p>
    <w:p w14:paraId="533E34A2"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sz w:val="21"/>
          <w:szCs w:val="21"/>
        </w:rPr>
        <w:t xml:space="preserve">        </w:t>
      </w:r>
    </w:p>
    <w:p w14:paraId="14761BD9"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sz w:val="21"/>
          <w:szCs w:val="21"/>
        </w:rPr>
        <w:t> </w:t>
      </w:r>
    </w:p>
    <w:p w14:paraId="12170404" w14:textId="77777777" w:rsidR="001E2665" w:rsidRPr="001E2665" w:rsidRDefault="001E2665" w:rsidP="001E2665">
      <w:pPr>
        <w:shd w:val="clear" w:color="auto" w:fill="FFFFFF"/>
        <w:spacing w:line="285" w:lineRule="atLeast"/>
        <w:rPr>
          <w:rFonts w:ascii="Consolas" w:hAnsi="Consolas" w:cs="Times New Roman"/>
          <w:sz w:val="21"/>
          <w:szCs w:val="21"/>
        </w:rPr>
      </w:pPr>
    </w:p>
    <w:p w14:paraId="1801B910" w14:textId="77777777" w:rsidR="001E2665" w:rsidRPr="001E2665" w:rsidRDefault="001E2665" w:rsidP="001E2665">
      <w:pPr>
        <w:shd w:val="clear" w:color="auto" w:fill="FFFFFF"/>
        <w:spacing w:line="285" w:lineRule="atLeast"/>
        <w:rPr>
          <w:rFonts w:ascii="Consolas" w:hAnsi="Consolas" w:cs="Times New Roman"/>
          <w:sz w:val="21"/>
          <w:szCs w:val="21"/>
        </w:rPr>
      </w:pPr>
      <w:r w:rsidRPr="001E2665">
        <w:rPr>
          <w:rFonts w:ascii="Consolas" w:hAnsi="Consolas" w:cs="Times New Roman"/>
          <w:color w:val="0000FF"/>
          <w:sz w:val="21"/>
          <w:szCs w:val="21"/>
        </w:rPr>
        <w:t>end</w:t>
      </w:r>
      <w:r w:rsidRPr="001E2665">
        <w:rPr>
          <w:rFonts w:ascii="Consolas" w:hAnsi="Consolas" w:cs="Times New Roman"/>
          <w:sz w:val="21"/>
          <w:szCs w:val="21"/>
        </w:rPr>
        <w:t xml:space="preserve"> structural;</w:t>
      </w:r>
    </w:p>
    <w:p w14:paraId="152569B7" w14:textId="77777777" w:rsidR="001E2665" w:rsidRPr="001E2665" w:rsidRDefault="001E2665" w:rsidP="001E2665">
      <w:pPr>
        <w:shd w:val="clear" w:color="auto" w:fill="FFFFFF"/>
        <w:spacing w:line="285" w:lineRule="atLeast"/>
        <w:rPr>
          <w:rFonts w:ascii="Consolas" w:hAnsi="Consolas" w:cs="Times New Roman"/>
          <w:sz w:val="21"/>
          <w:szCs w:val="21"/>
        </w:rPr>
      </w:pPr>
    </w:p>
    <w:p w14:paraId="46D0AE1A" w14:textId="77777777" w:rsidR="00747699" w:rsidRPr="00747699" w:rsidRDefault="00747699" w:rsidP="00AE0599"/>
    <w:p w14:paraId="205BB1BF" w14:textId="7BF53DEE" w:rsidR="00747699" w:rsidRDefault="00631DEE" w:rsidP="00724F28">
      <w:r>
        <w:rPr>
          <w:noProof/>
        </w:rPr>
        <w:lastRenderedPageBreak/>
        <w:drawing>
          <wp:inline distT="0" distB="0" distL="0" distR="0" wp14:anchorId="7B0D5A0A" wp14:editId="53263612">
            <wp:extent cx="594360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p>
    <w:p w14:paraId="0A55DB29" w14:textId="7B18C32C" w:rsidR="00631DEE" w:rsidRDefault="00631DEE" w:rsidP="00724F28"/>
    <w:p w14:paraId="00047B7B" w14:textId="4701C0FA" w:rsidR="00666038" w:rsidRDefault="00666038" w:rsidP="00724F28"/>
    <w:p w14:paraId="2954FF81" w14:textId="3CDAC08B" w:rsidR="00666038" w:rsidRDefault="00666038" w:rsidP="00724F28"/>
    <w:p w14:paraId="2F1975AE" w14:textId="7EC45E3D" w:rsidR="00666038" w:rsidRDefault="00666038" w:rsidP="00724F28"/>
    <w:p w14:paraId="4E6035AF" w14:textId="5BF84739" w:rsidR="00666038" w:rsidRDefault="00666038" w:rsidP="00724F28"/>
    <w:p w14:paraId="5ED14EF0" w14:textId="1ECE4959" w:rsidR="00666038" w:rsidRDefault="00666038" w:rsidP="00724F28"/>
    <w:p w14:paraId="6AE08DFB" w14:textId="43B3CE4B" w:rsidR="00666038" w:rsidRDefault="00666038" w:rsidP="00724F28"/>
    <w:p w14:paraId="63FDF3AD" w14:textId="207A2B49" w:rsidR="00666038" w:rsidRDefault="00666038" w:rsidP="00724F28"/>
    <w:p w14:paraId="09DB5787" w14:textId="3EB99EE0" w:rsidR="00666038" w:rsidRDefault="00666038" w:rsidP="00724F28"/>
    <w:p w14:paraId="7210C021" w14:textId="07A79A24" w:rsidR="00666038" w:rsidRDefault="00666038" w:rsidP="00724F28"/>
    <w:p w14:paraId="43D11D23" w14:textId="48579B2F" w:rsidR="00666038" w:rsidRDefault="00666038" w:rsidP="00724F28"/>
    <w:p w14:paraId="63E94140" w14:textId="067912AA" w:rsidR="00666038" w:rsidRDefault="00666038" w:rsidP="00724F28"/>
    <w:p w14:paraId="6DCDB223" w14:textId="0737D344" w:rsidR="00666038" w:rsidRDefault="00666038" w:rsidP="00724F28"/>
    <w:p w14:paraId="03B09692" w14:textId="288D21BA" w:rsidR="00666038" w:rsidRDefault="00666038" w:rsidP="00724F28"/>
    <w:p w14:paraId="4953A95F" w14:textId="29958252" w:rsidR="00666038" w:rsidRDefault="00666038" w:rsidP="00724F28"/>
    <w:p w14:paraId="67B55156" w14:textId="31FE505F" w:rsidR="00666038" w:rsidRDefault="00666038" w:rsidP="00724F28"/>
    <w:p w14:paraId="045E1738" w14:textId="28AD767E" w:rsidR="00666038" w:rsidRDefault="00666038" w:rsidP="00724F28"/>
    <w:p w14:paraId="21A78DA0" w14:textId="33F10266" w:rsidR="00666038" w:rsidRDefault="00666038" w:rsidP="00724F28"/>
    <w:p w14:paraId="3FF5E3A3" w14:textId="572AC339" w:rsidR="00666038" w:rsidRDefault="00666038" w:rsidP="00724F28"/>
    <w:p w14:paraId="1E9047D6" w14:textId="2020A653" w:rsidR="00666038" w:rsidRDefault="00666038" w:rsidP="00724F28"/>
    <w:p w14:paraId="1F997FDE" w14:textId="5ECB2696" w:rsidR="00666038" w:rsidRDefault="00666038" w:rsidP="00724F28"/>
    <w:p w14:paraId="32943883" w14:textId="7B48C244" w:rsidR="00666038" w:rsidRDefault="00666038" w:rsidP="00724F28"/>
    <w:p w14:paraId="3151B240" w14:textId="26300B5B" w:rsidR="00666038" w:rsidRDefault="00666038" w:rsidP="00724F28"/>
    <w:p w14:paraId="1C306E30" w14:textId="08FFEFE6" w:rsidR="00666038" w:rsidRDefault="00666038" w:rsidP="00724F28"/>
    <w:p w14:paraId="5DA2F078" w14:textId="77777777" w:rsidR="00666038" w:rsidRDefault="00666038" w:rsidP="00724F28"/>
    <w:p w14:paraId="3B6F8C82" w14:textId="58F5D3CA" w:rsidR="00747699" w:rsidRDefault="00747699" w:rsidP="00724F28">
      <w:r>
        <w:lastRenderedPageBreak/>
        <w:t>InstMemToRegMuxCall:</w:t>
      </w:r>
    </w:p>
    <w:p w14:paraId="36F03D11"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color w:val="0000FF"/>
          <w:sz w:val="21"/>
          <w:szCs w:val="21"/>
        </w:rPr>
        <w:t>library</w:t>
      </w:r>
      <w:r w:rsidRPr="00497025">
        <w:rPr>
          <w:rFonts w:ascii="Consolas" w:hAnsi="Consolas" w:cs="Times New Roman"/>
          <w:sz w:val="21"/>
          <w:szCs w:val="21"/>
        </w:rPr>
        <w:t xml:space="preserve"> IEEE;</w:t>
      </w:r>
    </w:p>
    <w:p w14:paraId="396374A4"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color w:val="0000FF"/>
          <w:sz w:val="21"/>
          <w:szCs w:val="21"/>
        </w:rPr>
        <w:t>use</w:t>
      </w:r>
      <w:r w:rsidRPr="00497025">
        <w:rPr>
          <w:rFonts w:ascii="Consolas" w:hAnsi="Consolas" w:cs="Times New Roman"/>
          <w:sz w:val="21"/>
          <w:szCs w:val="21"/>
        </w:rPr>
        <w:t xml:space="preserve"> IEEE.std_logic_1164.</w:t>
      </w:r>
      <w:r w:rsidRPr="00497025">
        <w:rPr>
          <w:rFonts w:ascii="Consolas" w:hAnsi="Consolas" w:cs="Times New Roman"/>
          <w:color w:val="0000FF"/>
          <w:sz w:val="21"/>
          <w:szCs w:val="21"/>
        </w:rPr>
        <w:t>all</w:t>
      </w:r>
      <w:r w:rsidRPr="00497025">
        <w:rPr>
          <w:rFonts w:ascii="Consolas" w:hAnsi="Consolas" w:cs="Times New Roman"/>
          <w:sz w:val="21"/>
          <w:szCs w:val="21"/>
        </w:rPr>
        <w:t>;</w:t>
      </w:r>
    </w:p>
    <w:p w14:paraId="377E8BA6"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color w:val="0000FF"/>
          <w:sz w:val="21"/>
          <w:szCs w:val="21"/>
        </w:rPr>
        <w:t>use</w:t>
      </w:r>
      <w:r w:rsidRPr="00497025">
        <w:rPr>
          <w:rFonts w:ascii="Consolas" w:hAnsi="Consolas" w:cs="Times New Roman"/>
          <w:sz w:val="21"/>
          <w:szCs w:val="21"/>
        </w:rPr>
        <w:t xml:space="preserve"> IEEE.numeric_std.</w:t>
      </w:r>
      <w:r w:rsidRPr="00497025">
        <w:rPr>
          <w:rFonts w:ascii="Consolas" w:hAnsi="Consolas" w:cs="Times New Roman"/>
          <w:color w:val="0000FF"/>
          <w:sz w:val="21"/>
          <w:szCs w:val="21"/>
        </w:rPr>
        <w:t>all</w:t>
      </w:r>
      <w:r w:rsidRPr="00497025">
        <w:rPr>
          <w:rFonts w:ascii="Consolas" w:hAnsi="Consolas" w:cs="Times New Roman"/>
          <w:sz w:val="21"/>
          <w:szCs w:val="21"/>
        </w:rPr>
        <w:t>;</w:t>
      </w:r>
    </w:p>
    <w:p w14:paraId="0CC03181" w14:textId="77777777" w:rsidR="00497025" w:rsidRPr="00497025" w:rsidRDefault="00497025" w:rsidP="00497025">
      <w:pPr>
        <w:shd w:val="clear" w:color="auto" w:fill="FFFFFF"/>
        <w:spacing w:line="285" w:lineRule="atLeast"/>
        <w:rPr>
          <w:rFonts w:ascii="Consolas" w:hAnsi="Consolas" w:cs="Times New Roman"/>
          <w:sz w:val="21"/>
          <w:szCs w:val="21"/>
        </w:rPr>
      </w:pPr>
    </w:p>
    <w:p w14:paraId="4437DF4E"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color w:val="0000FF"/>
          <w:sz w:val="21"/>
          <w:szCs w:val="21"/>
        </w:rPr>
        <w:t>entity</w:t>
      </w:r>
      <w:r w:rsidRPr="00497025">
        <w:rPr>
          <w:rFonts w:ascii="Consolas" w:hAnsi="Consolas" w:cs="Times New Roman"/>
          <w:sz w:val="21"/>
          <w:szCs w:val="21"/>
        </w:rPr>
        <w:t xml:space="preserve"> InstMemToRegMuxTestbench </w:t>
      </w:r>
      <w:r w:rsidRPr="00497025">
        <w:rPr>
          <w:rFonts w:ascii="Consolas" w:hAnsi="Consolas" w:cs="Times New Roman"/>
          <w:color w:val="0000FF"/>
          <w:sz w:val="21"/>
          <w:szCs w:val="21"/>
        </w:rPr>
        <w:t>is</w:t>
      </w:r>
    </w:p>
    <w:p w14:paraId="2E7E8B14"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color w:val="0000FF"/>
          <w:sz w:val="21"/>
          <w:szCs w:val="21"/>
        </w:rPr>
        <w:t>end</w:t>
      </w:r>
      <w:r w:rsidRPr="00497025">
        <w:rPr>
          <w:rFonts w:ascii="Consolas" w:hAnsi="Consolas" w:cs="Times New Roman"/>
          <w:sz w:val="21"/>
          <w:szCs w:val="21"/>
        </w:rPr>
        <w:t xml:space="preserve"> InstMemToRegMuxTestbench;</w:t>
      </w:r>
    </w:p>
    <w:p w14:paraId="47AA4CA4" w14:textId="77777777" w:rsidR="00497025" w:rsidRPr="00497025" w:rsidRDefault="00497025" w:rsidP="00497025">
      <w:pPr>
        <w:shd w:val="clear" w:color="auto" w:fill="FFFFFF"/>
        <w:spacing w:line="285" w:lineRule="atLeast"/>
        <w:rPr>
          <w:rFonts w:ascii="Consolas" w:hAnsi="Consolas" w:cs="Times New Roman"/>
          <w:sz w:val="21"/>
          <w:szCs w:val="21"/>
        </w:rPr>
      </w:pPr>
    </w:p>
    <w:p w14:paraId="6B4B0944"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color w:val="0000FF"/>
          <w:sz w:val="21"/>
          <w:szCs w:val="21"/>
        </w:rPr>
        <w:t>architecture</w:t>
      </w:r>
      <w:r w:rsidRPr="00497025">
        <w:rPr>
          <w:rFonts w:ascii="Consolas" w:hAnsi="Consolas" w:cs="Times New Roman"/>
          <w:sz w:val="21"/>
          <w:szCs w:val="21"/>
        </w:rPr>
        <w:t xml:space="preserve"> behavior </w:t>
      </w:r>
      <w:r w:rsidRPr="00497025">
        <w:rPr>
          <w:rFonts w:ascii="Consolas" w:hAnsi="Consolas" w:cs="Times New Roman"/>
          <w:color w:val="0000FF"/>
          <w:sz w:val="21"/>
          <w:szCs w:val="21"/>
        </w:rPr>
        <w:t>of</w:t>
      </w:r>
      <w:r w:rsidRPr="00497025">
        <w:rPr>
          <w:rFonts w:ascii="Consolas" w:hAnsi="Consolas" w:cs="Times New Roman"/>
          <w:sz w:val="21"/>
          <w:szCs w:val="21"/>
        </w:rPr>
        <w:t xml:space="preserve"> InstMemToRegMuxTestbench </w:t>
      </w:r>
      <w:r w:rsidRPr="00497025">
        <w:rPr>
          <w:rFonts w:ascii="Consolas" w:hAnsi="Consolas" w:cs="Times New Roman"/>
          <w:color w:val="0000FF"/>
          <w:sz w:val="21"/>
          <w:szCs w:val="21"/>
        </w:rPr>
        <w:t>is</w:t>
      </w:r>
    </w:p>
    <w:p w14:paraId="38AF5FCD"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constant</w:t>
      </w:r>
      <w:r w:rsidRPr="00497025">
        <w:rPr>
          <w:rFonts w:ascii="Consolas" w:hAnsi="Consolas" w:cs="Times New Roman"/>
          <w:sz w:val="21"/>
          <w:szCs w:val="21"/>
        </w:rPr>
        <w:t xml:space="preserve"> TIME_</w:t>
      </w:r>
      <w:proofErr w:type="gramStart"/>
      <w:r w:rsidRPr="00497025">
        <w:rPr>
          <w:rFonts w:ascii="Consolas" w:hAnsi="Consolas" w:cs="Times New Roman"/>
          <w:sz w:val="21"/>
          <w:szCs w:val="21"/>
        </w:rPr>
        <w:t>DELAY :</w:t>
      </w:r>
      <w:proofErr w:type="gramEnd"/>
      <w:r w:rsidRPr="00497025">
        <w:rPr>
          <w:rFonts w:ascii="Consolas" w:hAnsi="Consolas" w:cs="Times New Roman"/>
          <w:sz w:val="21"/>
          <w:szCs w:val="21"/>
        </w:rPr>
        <w:t xml:space="preserve"> time := </w:t>
      </w:r>
      <w:r w:rsidRPr="00497025">
        <w:rPr>
          <w:rFonts w:ascii="Consolas" w:hAnsi="Consolas" w:cs="Times New Roman"/>
          <w:color w:val="098658"/>
          <w:sz w:val="21"/>
          <w:szCs w:val="21"/>
        </w:rPr>
        <w:t>20</w:t>
      </w:r>
      <w:r w:rsidRPr="00497025">
        <w:rPr>
          <w:rFonts w:ascii="Consolas" w:hAnsi="Consolas" w:cs="Times New Roman"/>
          <w:sz w:val="21"/>
          <w:szCs w:val="21"/>
        </w:rPr>
        <w:t xml:space="preserve"> ns;</w:t>
      </w:r>
    </w:p>
    <w:p w14:paraId="3AFB1D1B"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constant</w:t>
      </w:r>
      <w:r w:rsidRPr="00497025">
        <w:rPr>
          <w:rFonts w:ascii="Consolas" w:hAnsi="Consolas" w:cs="Times New Roman"/>
          <w:sz w:val="21"/>
          <w:szCs w:val="21"/>
        </w:rPr>
        <w:t xml:space="preserve"> NUM_</w:t>
      </w:r>
      <w:proofErr w:type="gramStart"/>
      <w:r w:rsidRPr="00497025">
        <w:rPr>
          <w:rFonts w:ascii="Consolas" w:hAnsi="Consolas" w:cs="Times New Roman"/>
          <w:sz w:val="21"/>
          <w:szCs w:val="21"/>
        </w:rPr>
        <w:t>VALS :</w:t>
      </w:r>
      <w:proofErr w:type="gramEnd"/>
      <w:r w:rsidRPr="00497025">
        <w:rPr>
          <w:rFonts w:ascii="Consolas" w:hAnsi="Consolas" w:cs="Times New Roman"/>
          <w:sz w:val="21"/>
          <w:szCs w:val="21"/>
        </w:rPr>
        <w:t xml:space="preserve"> integer := </w:t>
      </w:r>
      <w:r w:rsidRPr="00497025">
        <w:rPr>
          <w:rFonts w:ascii="Consolas" w:hAnsi="Consolas" w:cs="Times New Roman"/>
          <w:color w:val="098658"/>
          <w:sz w:val="21"/>
          <w:szCs w:val="21"/>
        </w:rPr>
        <w:t>2</w:t>
      </w:r>
      <w:r w:rsidRPr="00497025">
        <w:rPr>
          <w:rFonts w:ascii="Consolas" w:hAnsi="Consolas" w:cs="Times New Roman"/>
          <w:sz w:val="21"/>
          <w:szCs w:val="21"/>
        </w:rPr>
        <w:t>;</w:t>
      </w:r>
    </w:p>
    <w:p w14:paraId="4E986249"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p>
    <w:p w14:paraId="46FF5D51"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p>
    <w:p w14:paraId="4DABBB40"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type</w:t>
      </w:r>
      <w:r w:rsidRPr="00497025">
        <w:rPr>
          <w:rFonts w:ascii="Consolas" w:hAnsi="Consolas" w:cs="Times New Roman"/>
          <w:sz w:val="21"/>
          <w:szCs w:val="21"/>
        </w:rPr>
        <w:t xml:space="preserve"> DataIn_array </w:t>
      </w:r>
      <w:r w:rsidRPr="00497025">
        <w:rPr>
          <w:rFonts w:ascii="Consolas" w:hAnsi="Consolas" w:cs="Times New Roman"/>
          <w:color w:val="0000FF"/>
          <w:sz w:val="21"/>
          <w:szCs w:val="21"/>
        </w:rPr>
        <w:t>is</w:t>
      </w:r>
      <w:r w:rsidRPr="00497025">
        <w:rPr>
          <w:rFonts w:ascii="Consolas" w:hAnsi="Consolas" w:cs="Times New Roman"/>
          <w:sz w:val="21"/>
          <w:szCs w:val="21"/>
        </w:rPr>
        <w:t xml:space="preserve"> </w:t>
      </w:r>
      <w:proofErr w:type="gramStart"/>
      <w:r w:rsidRPr="00497025">
        <w:rPr>
          <w:rFonts w:ascii="Consolas" w:hAnsi="Consolas" w:cs="Times New Roman"/>
          <w:color w:val="0000FF"/>
          <w:sz w:val="21"/>
          <w:szCs w:val="21"/>
        </w:rPr>
        <w:t>array</w:t>
      </w:r>
      <w:r w:rsidRPr="00497025">
        <w:rPr>
          <w:rFonts w:ascii="Consolas" w:hAnsi="Consolas" w:cs="Times New Roman"/>
          <w:sz w:val="21"/>
          <w:szCs w:val="21"/>
        </w:rPr>
        <w:t>(</w:t>
      </w:r>
      <w:proofErr w:type="gramEnd"/>
      <w:r w:rsidRPr="00497025">
        <w:rPr>
          <w:rFonts w:ascii="Consolas" w:hAnsi="Consolas" w:cs="Times New Roman"/>
          <w:color w:val="098658"/>
          <w:sz w:val="21"/>
          <w:szCs w:val="21"/>
        </w:rPr>
        <w:t>0</w:t>
      </w:r>
      <w:r w:rsidRPr="00497025">
        <w:rPr>
          <w:rFonts w:ascii="Consolas" w:hAnsi="Consolas" w:cs="Times New Roman"/>
          <w:sz w:val="21"/>
          <w:szCs w:val="21"/>
        </w:rPr>
        <w:t xml:space="preserve"> </w:t>
      </w:r>
      <w:r w:rsidRPr="00497025">
        <w:rPr>
          <w:rFonts w:ascii="Consolas" w:hAnsi="Consolas" w:cs="Times New Roman"/>
          <w:color w:val="0000FF"/>
          <w:sz w:val="21"/>
          <w:szCs w:val="21"/>
        </w:rPr>
        <w:t>to</w:t>
      </w:r>
      <w:r w:rsidRPr="00497025">
        <w:rPr>
          <w:rFonts w:ascii="Consolas" w:hAnsi="Consolas" w:cs="Times New Roman"/>
          <w:sz w:val="21"/>
          <w:szCs w:val="21"/>
        </w:rPr>
        <w:t xml:space="preserve"> (NUM_VALS - </w:t>
      </w:r>
      <w:r w:rsidRPr="00497025">
        <w:rPr>
          <w:rFonts w:ascii="Consolas" w:hAnsi="Consolas" w:cs="Times New Roman"/>
          <w:color w:val="098658"/>
          <w:sz w:val="21"/>
          <w:szCs w:val="21"/>
        </w:rPr>
        <w:t>1</w:t>
      </w:r>
      <w:r w:rsidRPr="00497025">
        <w:rPr>
          <w:rFonts w:ascii="Consolas" w:hAnsi="Consolas" w:cs="Times New Roman"/>
          <w:sz w:val="21"/>
          <w:szCs w:val="21"/>
        </w:rPr>
        <w:t xml:space="preserve">)) </w:t>
      </w:r>
      <w:r w:rsidRPr="00497025">
        <w:rPr>
          <w:rFonts w:ascii="Consolas" w:hAnsi="Consolas" w:cs="Times New Roman"/>
          <w:color w:val="0000FF"/>
          <w:sz w:val="21"/>
          <w:szCs w:val="21"/>
        </w:rPr>
        <w:t>of</w:t>
      </w:r>
      <w:r w:rsidRPr="00497025">
        <w:rPr>
          <w:rFonts w:ascii="Consolas" w:hAnsi="Consolas" w:cs="Times New Roman"/>
          <w:sz w:val="21"/>
          <w:szCs w:val="21"/>
        </w:rPr>
        <w:t xml:space="preserve"> std_logic_vector(</w:t>
      </w:r>
      <w:r w:rsidRPr="00497025">
        <w:rPr>
          <w:rFonts w:ascii="Consolas" w:hAnsi="Consolas" w:cs="Times New Roman"/>
          <w:color w:val="098658"/>
          <w:sz w:val="21"/>
          <w:szCs w:val="21"/>
        </w:rPr>
        <w:t>3</w:t>
      </w:r>
      <w:r w:rsidRPr="00497025">
        <w:rPr>
          <w:rFonts w:ascii="Consolas" w:hAnsi="Consolas" w:cs="Times New Roman"/>
          <w:sz w:val="21"/>
          <w:szCs w:val="21"/>
        </w:rPr>
        <w:t xml:space="preserve"> </w:t>
      </w:r>
      <w:r w:rsidRPr="00497025">
        <w:rPr>
          <w:rFonts w:ascii="Consolas" w:hAnsi="Consolas" w:cs="Times New Roman"/>
          <w:color w:val="0000FF"/>
          <w:sz w:val="21"/>
          <w:szCs w:val="21"/>
        </w:rPr>
        <w:t>downto</w:t>
      </w:r>
      <w:r w:rsidRPr="00497025">
        <w:rPr>
          <w:rFonts w:ascii="Consolas" w:hAnsi="Consolas" w:cs="Times New Roman"/>
          <w:sz w:val="21"/>
          <w:szCs w:val="21"/>
        </w:rPr>
        <w:t xml:space="preserve"> </w:t>
      </w:r>
      <w:r w:rsidRPr="00497025">
        <w:rPr>
          <w:rFonts w:ascii="Consolas" w:hAnsi="Consolas" w:cs="Times New Roman"/>
          <w:color w:val="098658"/>
          <w:sz w:val="21"/>
          <w:szCs w:val="21"/>
        </w:rPr>
        <w:t>0</w:t>
      </w:r>
      <w:r w:rsidRPr="00497025">
        <w:rPr>
          <w:rFonts w:ascii="Consolas" w:hAnsi="Consolas" w:cs="Times New Roman"/>
          <w:sz w:val="21"/>
          <w:szCs w:val="21"/>
        </w:rPr>
        <w:t>);</w:t>
      </w:r>
    </w:p>
    <w:p w14:paraId="503B6363"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8000"/>
          <w:sz w:val="21"/>
          <w:szCs w:val="21"/>
        </w:rPr>
        <w:t xml:space="preserve">--type pc_out_array is </w:t>
      </w:r>
      <w:proofErr w:type="gramStart"/>
      <w:r w:rsidRPr="00497025">
        <w:rPr>
          <w:rFonts w:ascii="Consolas" w:hAnsi="Consolas" w:cs="Times New Roman"/>
          <w:color w:val="008000"/>
          <w:sz w:val="21"/>
          <w:szCs w:val="21"/>
        </w:rPr>
        <w:t>array(</w:t>
      </w:r>
      <w:proofErr w:type="gramEnd"/>
      <w:r w:rsidRPr="00497025">
        <w:rPr>
          <w:rFonts w:ascii="Consolas" w:hAnsi="Consolas" w:cs="Times New Roman"/>
          <w:color w:val="008000"/>
          <w:sz w:val="21"/>
          <w:szCs w:val="21"/>
        </w:rPr>
        <w:t>0 to (NUM_VALS - 1)) of std_logic_vector(15 downto 0);</w:t>
      </w:r>
    </w:p>
    <w:p w14:paraId="11609E57"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p>
    <w:p w14:paraId="42A72D1F"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constant</w:t>
      </w:r>
      <w:r w:rsidRPr="00497025">
        <w:rPr>
          <w:rFonts w:ascii="Consolas" w:hAnsi="Consolas" w:cs="Times New Roman"/>
          <w:sz w:val="21"/>
          <w:szCs w:val="21"/>
        </w:rPr>
        <w:t xml:space="preserve"> DataIn_</w:t>
      </w:r>
      <w:proofErr w:type="gramStart"/>
      <w:r w:rsidRPr="00497025">
        <w:rPr>
          <w:rFonts w:ascii="Consolas" w:hAnsi="Consolas" w:cs="Times New Roman"/>
          <w:sz w:val="21"/>
          <w:szCs w:val="21"/>
        </w:rPr>
        <w:t>vals :</w:t>
      </w:r>
      <w:proofErr w:type="gramEnd"/>
      <w:r w:rsidRPr="00497025">
        <w:rPr>
          <w:rFonts w:ascii="Consolas" w:hAnsi="Consolas" w:cs="Times New Roman"/>
          <w:sz w:val="21"/>
          <w:szCs w:val="21"/>
        </w:rPr>
        <w:t xml:space="preserve"> DataIn_array := (</w:t>
      </w:r>
      <w:r w:rsidRPr="00497025">
        <w:rPr>
          <w:rFonts w:ascii="Consolas" w:hAnsi="Consolas" w:cs="Times New Roman"/>
          <w:color w:val="098658"/>
          <w:sz w:val="21"/>
          <w:szCs w:val="21"/>
        </w:rPr>
        <w:t>"0011"</w:t>
      </w:r>
      <w:r w:rsidRPr="00497025">
        <w:rPr>
          <w:rFonts w:ascii="Consolas" w:hAnsi="Consolas" w:cs="Times New Roman"/>
          <w:sz w:val="21"/>
          <w:szCs w:val="21"/>
        </w:rPr>
        <w:t>,</w:t>
      </w:r>
      <w:r w:rsidRPr="00497025">
        <w:rPr>
          <w:rFonts w:ascii="Consolas" w:hAnsi="Consolas" w:cs="Times New Roman"/>
          <w:color w:val="098658"/>
          <w:sz w:val="21"/>
          <w:szCs w:val="21"/>
        </w:rPr>
        <w:t>"1100"</w:t>
      </w:r>
      <w:r w:rsidRPr="00497025">
        <w:rPr>
          <w:rFonts w:ascii="Consolas" w:hAnsi="Consolas" w:cs="Times New Roman"/>
          <w:sz w:val="21"/>
          <w:szCs w:val="21"/>
        </w:rPr>
        <w:t>);</w:t>
      </w:r>
    </w:p>
    <w:p w14:paraId="227ADCF9"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w:t>
      </w:r>
    </w:p>
    <w:p w14:paraId="5E7C06B6"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p>
    <w:p w14:paraId="571A4E2E" w14:textId="77777777" w:rsidR="00497025" w:rsidRPr="00497025" w:rsidRDefault="00497025" w:rsidP="00497025">
      <w:pPr>
        <w:shd w:val="clear" w:color="auto" w:fill="FFFFFF"/>
        <w:spacing w:line="285" w:lineRule="atLeast"/>
        <w:rPr>
          <w:rFonts w:ascii="Consolas" w:hAnsi="Consolas" w:cs="Times New Roman"/>
          <w:sz w:val="21"/>
          <w:szCs w:val="21"/>
        </w:rPr>
      </w:pPr>
    </w:p>
    <w:p w14:paraId="2736214A"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signal</w:t>
      </w:r>
      <w:r w:rsidRPr="00497025">
        <w:rPr>
          <w:rFonts w:ascii="Consolas" w:hAnsi="Consolas" w:cs="Times New Roman"/>
          <w:sz w:val="21"/>
          <w:szCs w:val="21"/>
        </w:rPr>
        <w:t xml:space="preserve"> clk_</w:t>
      </w:r>
      <w:proofErr w:type="gramStart"/>
      <w:r w:rsidRPr="00497025">
        <w:rPr>
          <w:rFonts w:ascii="Consolas" w:hAnsi="Consolas" w:cs="Times New Roman"/>
          <w:sz w:val="21"/>
          <w:szCs w:val="21"/>
        </w:rPr>
        <w:t>sig :</w:t>
      </w:r>
      <w:proofErr w:type="gramEnd"/>
      <w:r w:rsidRPr="00497025">
        <w:rPr>
          <w:rFonts w:ascii="Consolas" w:hAnsi="Consolas" w:cs="Times New Roman"/>
          <w:sz w:val="21"/>
          <w:szCs w:val="21"/>
        </w:rPr>
        <w:t xml:space="preserve"> std_logic := </w:t>
      </w:r>
      <w:r w:rsidRPr="00497025">
        <w:rPr>
          <w:rFonts w:ascii="Consolas" w:hAnsi="Consolas" w:cs="Times New Roman"/>
          <w:color w:val="098658"/>
          <w:sz w:val="21"/>
          <w:szCs w:val="21"/>
        </w:rPr>
        <w:t>'0'</w:t>
      </w:r>
      <w:r w:rsidRPr="00497025">
        <w:rPr>
          <w:rFonts w:ascii="Consolas" w:hAnsi="Consolas" w:cs="Times New Roman"/>
          <w:sz w:val="21"/>
          <w:szCs w:val="21"/>
        </w:rPr>
        <w:t>;</w:t>
      </w:r>
    </w:p>
    <w:p w14:paraId="62A7E0E8"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signal</w:t>
      </w:r>
      <w:r w:rsidRPr="00497025">
        <w:rPr>
          <w:rFonts w:ascii="Consolas" w:hAnsi="Consolas" w:cs="Times New Roman"/>
          <w:sz w:val="21"/>
          <w:szCs w:val="21"/>
        </w:rPr>
        <w:t xml:space="preserve"> </w:t>
      </w:r>
      <w:proofErr w:type="gramStart"/>
      <w:r w:rsidRPr="00497025">
        <w:rPr>
          <w:rFonts w:ascii="Consolas" w:hAnsi="Consolas" w:cs="Times New Roman"/>
          <w:sz w:val="21"/>
          <w:szCs w:val="21"/>
        </w:rPr>
        <w:t>RegDstSig :</w:t>
      </w:r>
      <w:proofErr w:type="gramEnd"/>
      <w:r w:rsidRPr="00497025">
        <w:rPr>
          <w:rFonts w:ascii="Consolas" w:hAnsi="Consolas" w:cs="Times New Roman"/>
          <w:sz w:val="21"/>
          <w:szCs w:val="21"/>
        </w:rPr>
        <w:t xml:space="preserve"> std_logic := </w:t>
      </w:r>
      <w:r w:rsidRPr="00497025">
        <w:rPr>
          <w:rFonts w:ascii="Consolas" w:hAnsi="Consolas" w:cs="Times New Roman"/>
          <w:color w:val="098658"/>
          <w:sz w:val="21"/>
          <w:szCs w:val="21"/>
        </w:rPr>
        <w:t>'0'</w:t>
      </w:r>
      <w:r w:rsidRPr="00497025">
        <w:rPr>
          <w:rFonts w:ascii="Consolas" w:hAnsi="Consolas" w:cs="Times New Roman"/>
          <w:sz w:val="21"/>
          <w:szCs w:val="21"/>
        </w:rPr>
        <w:t>;</w:t>
      </w:r>
    </w:p>
    <w:p w14:paraId="5D6C19FE"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signal</w:t>
      </w:r>
      <w:r w:rsidRPr="00497025">
        <w:rPr>
          <w:rFonts w:ascii="Consolas" w:hAnsi="Consolas" w:cs="Times New Roman"/>
          <w:sz w:val="21"/>
          <w:szCs w:val="21"/>
        </w:rPr>
        <w:t xml:space="preserve"> Inst1</w:t>
      </w:r>
      <w:proofErr w:type="gramStart"/>
      <w:r w:rsidRPr="00497025">
        <w:rPr>
          <w:rFonts w:ascii="Consolas" w:hAnsi="Consolas" w:cs="Times New Roman"/>
          <w:sz w:val="21"/>
          <w:szCs w:val="21"/>
        </w:rPr>
        <w:t>RsSig :</w:t>
      </w:r>
      <w:proofErr w:type="gramEnd"/>
      <w:r w:rsidRPr="00497025">
        <w:rPr>
          <w:rFonts w:ascii="Consolas" w:hAnsi="Consolas" w:cs="Times New Roman"/>
          <w:sz w:val="21"/>
          <w:szCs w:val="21"/>
        </w:rPr>
        <w:t xml:space="preserve"> std_logic_vector (</w:t>
      </w:r>
      <w:r w:rsidRPr="00497025">
        <w:rPr>
          <w:rFonts w:ascii="Consolas" w:hAnsi="Consolas" w:cs="Times New Roman"/>
          <w:color w:val="098658"/>
          <w:sz w:val="21"/>
          <w:szCs w:val="21"/>
        </w:rPr>
        <w:t>3</w:t>
      </w:r>
      <w:r w:rsidRPr="00497025">
        <w:rPr>
          <w:rFonts w:ascii="Consolas" w:hAnsi="Consolas" w:cs="Times New Roman"/>
          <w:sz w:val="21"/>
          <w:szCs w:val="21"/>
        </w:rPr>
        <w:t xml:space="preserve"> </w:t>
      </w:r>
      <w:r w:rsidRPr="00497025">
        <w:rPr>
          <w:rFonts w:ascii="Consolas" w:hAnsi="Consolas" w:cs="Times New Roman"/>
          <w:color w:val="0000FF"/>
          <w:sz w:val="21"/>
          <w:szCs w:val="21"/>
        </w:rPr>
        <w:t>downto</w:t>
      </w:r>
      <w:r w:rsidRPr="00497025">
        <w:rPr>
          <w:rFonts w:ascii="Consolas" w:hAnsi="Consolas" w:cs="Times New Roman"/>
          <w:sz w:val="21"/>
          <w:szCs w:val="21"/>
        </w:rPr>
        <w:t xml:space="preserve"> </w:t>
      </w:r>
      <w:r w:rsidRPr="00497025">
        <w:rPr>
          <w:rFonts w:ascii="Consolas" w:hAnsi="Consolas" w:cs="Times New Roman"/>
          <w:color w:val="098658"/>
          <w:sz w:val="21"/>
          <w:szCs w:val="21"/>
        </w:rPr>
        <w:t>0</w:t>
      </w:r>
      <w:r w:rsidRPr="00497025">
        <w:rPr>
          <w:rFonts w:ascii="Consolas" w:hAnsi="Consolas" w:cs="Times New Roman"/>
          <w:sz w:val="21"/>
          <w:szCs w:val="21"/>
        </w:rPr>
        <w:t xml:space="preserve">) := </w:t>
      </w:r>
      <w:r w:rsidRPr="00497025">
        <w:rPr>
          <w:rFonts w:ascii="Consolas" w:hAnsi="Consolas" w:cs="Times New Roman"/>
          <w:color w:val="098658"/>
          <w:sz w:val="21"/>
          <w:szCs w:val="21"/>
        </w:rPr>
        <w:t>"0010"</w:t>
      </w:r>
      <w:r w:rsidRPr="00497025">
        <w:rPr>
          <w:rFonts w:ascii="Consolas" w:hAnsi="Consolas" w:cs="Times New Roman"/>
          <w:sz w:val="21"/>
          <w:szCs w:val="21"/>
        </w:rPr>
        <w:t>;</w:t>
      </w:r>
    </w:p>
    <w:p w14:paraId="172E0CD4"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signal</w:t>
      </w:r>
      <w:r w:rsidRPr="00497025">
        <w:rPr>
          <w:rFonts w:ascii="Consolas" w:hAnsi="Consolas" w:cs="Times New Roman"/>
          <w:sz w:val="21"/>
          <w:szCs w:val="21"/>
        </w:rPr>
        <w:t xml:space="preserve"> Inst2</w:t>
      </w:r>
      <w:proofErr w:type="gramStart"/>
      <w:r w:rsidRPr="00497025">
        <w:rPr>
          <w:rFonts w:ascii="Consolas" w:hAnsi="Consolas" w:cs="Times New Roman"/>
          <w:sz w:val="21"/>
          <w:szCs w:val="21"/>
        </w:rPr>
        <w:t>RdSig :</w:t>
      </w:r>
      <w:proofErr w:type="gramEnd"/>
      <w:r w:rsidRPr="00497025">
        <w:rPr>
          <w:rFonts w:ascii="Consolas" w:hAnsi="Consolas" w:cs="Times New Roman"/>
          <w:sz w:val="21"/>
          <w:szCs w:val="21"/>
        </w:rPr>
        <w:t xml:space="preserve"> std_logic_vector (</w:t>
      </w:r>
      <w:r w:rsidRPr="00497025">
        <w:rPr>
          <w:rFonts w:ascii="Consolas" w:hAnsi="Consolas" w:cs="Times New Roman"/>
          <w:color w:val="098658"/>
          <w:sz w:val="21"/>
          <w:szCs w:val="21"/>
        </w:rPr>
        <w:t>3</w:t>
      </w:r>
      <w:r w:rsidRPr="00497025">
        <w:rPr>
          <w:rFonts w:ascii="Consolas" w:hAnsi="Consolas" w:cs="Times New Roman"/>
          <w:sz w:val="21"/>
          <w:szCs w:val="21"/>
        </w:rPr>
        <w:t xml:space="preserve"> </w:t>
      </w:r>
      <w:r w:rsidRPr="00497025">
        <w:rPr>
          <w:rFonts w:ascii="Consolas" w:hAnsi="Consolas" w:cs="Times New Roman"/>
          <w:color w:val="0000FF"/>
          <w:sz w:val="21"/>
          <w:szCs w:val="21"/>
        </w:rPr>
        <w:t>downto</w:t>
      </w:r>
      <w:r w:rsidRPr="00497025">
        <w:rPr>
          <w:rFonts w:ascii="Consolas" w:hAnsi="Consolas" w:cs="Times New Roman"/>
          <w:sz w:val="21"/>
          <w:szCs w:val="21"/>
        </w:rPr>
        <w:t xml:space="preserve"> </w:t>
      </w:r>
      <w:r w:rsidRPr="00497025">
        <w:rPr>
          <w:rFonts w:ascii="Consolas" w:hAnsi="Consolas" w:cs="Times New Roman"/>
          <w:color w:val="098658"/>
          <w:sz w:val="21"/>
          <w:szCs w:val="21"/>
        </w:rPr>
        <w:t>0</w:t>
      </w:r>
      <w:r w:rsidRPr="00497025">
        <w:rPr>
          <w:rFonts w:ascii="Consolas" w:hAnsi="Consolas" w:cs="Times New Roman"/>
          <w:sz w:val="21"/>
          <w:szCs w:val="21"/>
        </w:rPr>
        <w:t xml:space="preserve">) := </w:t>
      </w:r>
      <w:r w:rsidRPr="00497025">
        <w:rPr>
          <w:rFonts w:ascii="Consolas" w:hAnsi="Consolas" w:cs="Times New Roman"/>
          <w:color w:val="098658"/>
          <w:sz w:val="21"/>
          <w:szCs w:val="21"/>
        </w:rPr>
        <w:t>"0100"</w:t>
      </w:r>
      <w:r w:rsidRPr="00497025">
        <w:rPr>
          <w:rFonts w:ascii="Consolas" w:hAnsi="Consolas" w:cs="Times New Roman"/>
          <w:sz w:val="21"/>
          <w:szCs w:val="21"/>
        </w:rPr>
        <w:t>;</w:t>
      </w:r>
    </w:p>
    <w:p w14:paraId="5CAED58A"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signal</w:t>
      </w:r>
      <w:r w:rsidRPr="00497025">
        <w:rPr>
          <w:rFonts w:ascii="Consolas" w:hAnsi="Consolas" w:cs="Times New Roman"/>
          <w:sz w:val="21"/>
          <w:szCs w:val="21"/>
        </w:rPr>
        <w:t xml:space="preserve"> </w:t>
      </w:r>
      <w:proofErr w:type="gramStart"/>
      <w:r w:rsidRPr="00497025">
        <w:rPr>
          <w:rFonts w:ascii="Consolas" w:hAnsi="Consolas" w:cs="Times New Roman"/>
          <w:sz w:val="21"/>
          <w:szCs w:val="21"/>
        </w:rPr>
        <w:t>MuxOutSig :</w:t>
      </w:r>
      <w:proofErr w:type="gramEnd"/>
      <w:r w:rsidRPr="00497025">
        <w:rPr>
          <w:rFonts w:ascii="Consolas" w:hAnsi="Consolas" w:cs="Times New Roman"/>
          <w:sz w:val="21"/>
          <w:szCs w:val="21"/>
        </w:rPr>
        <w:t xml:space="preserve"> std_logic_vector (</w:t>
      </w:r>
      <w:r w:rsidRPr="00497025">
        <w:rPr>
          <w:rFonts w:ascii="Consolas" w:hAnsi="Consolas" w:cs="Times New Roman"/>
          <w:color w:val="098658"/>
          <w:sz w:val="21"/>
          <w:szCs w:val="21"/>
        </w:rPr>
        <w:t>3</w:t>
      </w:r>
      <w:r w:rsidRPr="00497025">
        <w:rPr>
          <w:rFonts w:ascii="Consolas" w:hAnsi="Consolas" w:cs="Times New Roman"/>
          <w:sz w:val="21"/>
          <w:szCs w:val="21"/>
        </w:rPr>
        <w:t xml:space="preserve"> </w:t>
      </w:r>
      <w:r w:rsidRPr="00497025">
        <w:rPr>
          <w:rFonts w:ascii="Consolas" w:hAnsi="Consolas" w:cs="Times New Roman"/>
          <w:color w:val="0000FF"/>
          <w:sz w:val="21"/>
          <w:szCs w:val="21"/>
        </w:rPr>
        <w:t>downto</w:t>
      </w:r>
      <w:r w:rsidRPr="00497025">
        <w:rPr>
          <w:rFonts w:ascii="Consolas" w:hAnsi="Consolas" w:cs="Times New Roman"/>
          <w:sz w:val="21"/>
          <w:szCs w:val="21"/>
        </w:rPr>
        <w:t xml:space="preserve"> </w:t>
      </w:r>
      <w:r w:rsidRPr="00497025">
        <w:rPr>
          <w:rFonts w:ascii="Consolas" w:hAnsi="Consolas" w:cs="Times New Roman"/>
          <w:color w:val="098658"/>
          <w:sz w:val="21"/>
          <w:szCs w:val="21"/>
        </w:rPr>
        <w:t>0</w:t>
      </w:r>
      <w:r w:rsidRPr="00497025">
        <w:rPr>
          <w:rFonts w:ascii="Consolas" w:hAnsi="Consolas" w:cs="Times New Roman"/>
          <w:sz w:val="21"/>
          <w:szCs w:val="21"/>
        </w:rPr>
        <w:t xml:space="preserve">) := </w:t>
      </w:r>
      <w:r w:rsidRPr="00497025">
        <w:rPr>
          <w:rFonts w:ascii="Consolas" w:hAnsi="Consolas" w:cs="Times New Roman"/>
          <w:color w:val="098658"/>
          <w:sz w:val="21"/>
          <w:szCs w:val="21"/>
        </w:rPr>
        <w:t>"0000"</w:t>
      </w:r>
      <w:r w:rsidRPr="00497025">
        <w:rPr>
          <w:rFonts w:ascii="Consolas" w:hAnsi="Consolas" w:cs="Times New Roman"/>
          <w:sz w:val="21"/>
          <w:szCs w:val="21"/>
        </w:rPr>
        <w:t>;</w:t>
      </w:r>
    </w:p>
    <w:p w14:paraId="3A42F5A3"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begin</w:t>
      </w:r>
    </w:p>
    <w:p w14:paraId="35D63446"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proofErr w:type="gramStart"/>
      <w:r w:rsidRPr="00497025">
        <w:rPr>
          <w:rFonts w:ascii="Consolas" w:hAnsi="Consolas" w:cs="Times New Roman"/>
          <w:sz w:val="21"/>
          <w:szCs w:val="21"/>
        </w:rPr>
        <w:t>DUT :</w:t>
      </w:r>
      <w:proofErr w:type="gramEnd"/>
      <w:r w:rsidRPr="00497025">
        <w:rPr>
          <w:rFonts w:ascii="Consolas" w:hAnsi="Consolas" w:cs="Times New Roman"/>
          <w:sz w:val="21"/>
          <w:szCs w:val="21"/>
        </w:rPr>
        <w:t xml:space="preserve"> </w:t>
      </w:r>
      <w:r w:rsidRPr="00497025">
        <w:rPr>
          <w:rFonts w:ascii="Consolas" w:hAnsi="Consolas" w:cs="Times New Roman"/>
          <w:color w:val="0000FF"/>
          <w:sz w:val="21"/>
          <w:szCs w:val="21"/>
        </w:rPr>
        <w:t>entity</w:t>
      </w:r>
      <w:r w:rsidRPr="00497025">
        <w:rPr>
          <w:rFonts w:ascii="Consolas" w:hAnsi="Consolas" w:cs="Times New Roman"/>
          <w:sz w:val="21"/>
          <w:szCs w:val="21"/>
        </w:rPr>
        <w:t xml:space="preserve"> </w:t>
      </w:r>
      <w:r w:rsidRPr="00497025">
        <w:rPr>
          <w:rFonts w:ascii="Consolas" w:hAnsi="Consolas" w:cs="Times New Roman"/>
          <w:color w:val="800000"/>
          <w:sz w:val="21"/>
          <w:szCs w:val="21"/>
        </w:rPr>
        <w:t>work</w:t>
      </w:r>
      <w:r w:rsidRPr="00497025">
        <w:rPr>
          <w:rFonts w:ascii="Consolas" w:hAnsi="Consolas" w:cs="Times New Roman"/>
          <w:sz w:val="21"/>
          <w:szCs w:val="21"/>
        </w:rPr>
        <w:t>.</w:t>
      </w:r>
      <w:r w:rsidRPr="00497025">
        <w:rPr>
          <w:rFonts w:ascii="Consolas" w:hAnsi="Consolas" w:cs="Times New Roman"/>
          <w:color w:val="800000"/>
          <w:sz w:val="21"/>
          <w:szCs w:val="21"/>
        </w:rPr>
        <w:t>InstMemToRegMux</w:t>
      </w:r>
      <w:r w:rsidRPr="00497025">
        <w:rPr>
          <w:rFonts w:ascii="Consolas" w:hAnsi="Consolas" w:cs="Times New Roman"/>
          <w:sz w:val="21"/>
          <w:szCs w:val="21"/>
        </w:rPr>
        <w:t>(</w:t>
      </w:r>
      <w:r w:rsidRPr="00497025">
        <w:rPr>
          <w:rFonts w:ascii="Consolas" w:hAnsi="Consolas" w:cs="Times New Roman"/>
          <w:color w:val="800000"/>
          <w:sz w:val="21"/>
          <w:szCs w:val="21"/>
        </w:rPr>
        <w:t>behavioral</w:t>
      </w:r>
      <w:r w:rsidRPr="00497025">
        <w:rPr>
          <w:rFonts w:ascii="Consolas" w:hAnsi="Consolas" w:cs="Times New Roman"/>
          <w:sz w:val="21"/>
          <w:szCs w:val="21"/>
        </w:rPr>
        <w:t xml:space="preserve">) </w:t>
      </w:r>
      <w:r w:rsidRPr="00497025">
        <w:rPr>
          <w:rFonts w:ascii="Consolas" w:hAnsi="Consolas" w:cs="Times New Roman"/>
          <w:color w:val="0000FF"/>
          <w:sz w:val="21"/>
          <w:szCs w:val="21"/>
        </w:rPr>
        <w:t>port</w:t>
      </w:r>
      <w:r w:rsidRPr="00497025">
        <w:rPr>
          <w:rFonts w:ascii="Consolas" w:hAnsi="Consolas" w:cs="Times New Roman"/>
          <w:sz w:val="21"/>
          <w:szCs w:val="21"/>
        </w:rPr>
        <w:t xml:space="preserve"> </w:t>
      </w:r>
      <w:r w:rsidRPr="00497025">
        <w:rPr>
          <w:rFonts w:ascii="Consolas" w:hAnsi="Consolas" w:cs="Times New Roman"/>
          <w:color w:val="0000FF"/>
          <w:sz w:val="21"/>
          <w:szCs w:val="21"/>
        </w:rPr>
        <w:t>map</w:t>
      </w:r>
      <w:r w:rsidRPr="00497025">
        <w:rPr>
          <w:rFonts w:ascii="Consolas" w:hAnsi="Consolas" w:cs="Times New Roman"/>
          <w:sz w:val="21"/>
          <w:szCs w:val="21"/>
        </w:rPr>
        <w:t xml:space="preserve"> (</w:t>
      </w:r>
    </w:p>
    <w:p w14:paraId="75A034E6"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RegDst =&gt; RegDstSig,</w:t>
      </w:r>
    </w:p>
    <w:p w14:paraId="1E1A42BC"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Inst1Rs =&gt; Inst1RsSig,</w:t>
      </w:r>
    </w:p>
    <w:p w14:paraId="707EDE6A"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Inst2Rd =&gt; Inst2RdSig,</w:t>
      </w:r>
    </w:p>
    <w:p w14:paraId="4E278A95"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MuxOut =&gt; MuxOutSig);</w:t>
      </w:r>
    </w:p>
    <w:p w14:paraId="5DFC5C8E" w14:textId="77777777" w:rsidR="00497025" w:rsidRPr="00497025" w:rsidRDefault="00497025" w:rsidP="00497025">
      <w:pPr>
        <w:shd w:val="clear" w:color="auto" w:fill="FFFFFF"/>
        <w:spacing w:after="240" w:line="285" w:lineRule="atLeast"/>
        <w:rPr>
          <w:rFonts w:ascii="Consolas" w:hAnsi="Consolas" w:cs="Times New Roman"/>
          <w:sz w:val="21"/>
          <w:szCs w:val="21"/>
        </w:rPr>
      </w:pPr>
    </w:p>
    <w:p w14:paraId="3577990A"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proofErr w:type="gramStart"/>
      <w:r w:rsidRPr="00497025">
        <w:rPr>
          <w:rFonts w:ascii="Consolas" w:hAnsi="Consolas" w:cs="Times New Roman"/>
          <w:sz w:val="21"/>
          <w:szCs w:val="21"/>
        </w:rPr>
        <w:t>clock :</w:t>
      </w:r>
      <w:proofErr w:type="gramEnd"/>
      <w:r w:rsidRPr="00497025">
        <w:rPr>
          <w:rFonts w:ascii="Consolas" w:hAnsi="Consolas" w:cs="Times New Roman"/>
          <w:sz w:val="21"/>
          <w:szCs w:val="21"/>
        </w:rPr>
        <w:t xml:space="preserve"> </w:t>
      </w:r>
      <w:r w:rsidRPr="00497025">
        <w:rPr>
          <w:rFonts w:ascii="Consolas" w:hAnsi="Consolas" w:cs="Times New Roman"/>
          <w:color w:val="0000FF"/>
          <w:sz w:val="21"/>
          <w:szCs w:val="21"/>
        </w:rPr>
        <w:t>process</w:t>
      </w:r>
    </w:p>
    <w:p w14:paraId="4836EC39"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begin</w:t>
      </w:r>
    </w:p>
    <w:p w14:paraId="7E112D81"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for</w:t>
      </w:r>
      <w:r w:rsidRPr="00497025">
        <w:rPr>
          <w:rFonts w:ascii="Consolas" w:hAnsi="Consolas" w:cs="Times New Roman"/>
          <w:sz w:val="21"/>
          <w:szCs w:val="21"/>
        </w:rPr>
        <w:t xml:space="preserve"> i </w:t>
      </w:r>
      <w:r w:rsidRPr="00497025">
        <w:rPr>
          <w:rFonts w:ascii="Consolas" w:hAnsi="Consolas" w:cs="Times New Roman"/>
          <w:color w:val="0000FF"/>
          <w:sz w:val="21"/>
          <w:szCs w:val="21"/>
        </w:rPr>
        <w:t>in</w:t>
      </w:r>
      <w:r w:rsidRPr="00497025">
        <w:rPr>
          <w:rFonts w:ascii="Consolas" w:hAnsi="Consolas" w:cs="Times New Roman"/>
          <w:sz w:val="21"/>
          <w:szCs w:val="21"/>
        </w:rPr>
        <w:t xml:space="preserve"> </w:t>
      </w:r>
      <w:r w:rsidRPr="00497025">
        <w:rPr>
          <w:rFonts w:ascii="Consolas" w:hAnsi="Consolas" w:cs="Times New Roman"/>
          <w:color w:val="098658"/>
          <w:sz w:val="21"/>
          <w:szCs w:val="21"/>
        </w:rPr>
        <w:t>0</w:t>
      </w:r>
      <w:r w:rsidRPr="00497025">
        <w:rPr>
          <w:rFonts w:ascii="Consolas" w:hAnsi="Consolas" w:cs="Times New Roman"/>
          <w:sz w:val="21"/>
          <w:szCs w:val="21"/>
        </w:rPr>
        <w:t xml:space="preserve"> </w:t>
      </w:r>
      <w:r w:rsidRPr="00497025">
        <w:rPr>
          <w:rFonts w:ascii="Consolas" w:hAnsi="Consolas" w:cs="Times New Roman"/>
          <w:color w:val="0000FF"/>
          <w:sz w:val="21"/>
          <w:szCs w:val="21"/>
        </w:rPr>
        <w:t>to</w:t>
      </w:r>
      <w:r w:rsidRPr="00497025">
        <w:rPr>
          <w:rFonts w:ascii="Consolas" w:hAnsi="Consolas" w:cs="Times New Roman"/>
          <w:sz w:val="21"/>
          <w:szCs w:val="21"/>
        </w:rPr>
        <w:t xml:space="preserve"> </w:t>
      </w:r>
      <w:r w:rsidRPr="00497025">
        <w:rPr>
          <w:rFonts w:ascii="Consolas" w:hAnsi="Consolas" w:cs="Times New Roman"/>
          <w:color w:val="098658"/>
          <w:sz w:val="21"/>
          <w:szCs w:val="21"/>
        </w:rPr>
        <w:t>2</w:t>
      </w:r>
      <w:r w:rsidRPr="00497025">
        <w:rPr>
          <w:rFonts w:ascii="Consolas" w:hAnsi="Consolas" w:cs="Times New Roman"/>
          <w:sz w:val="21"/>
          <w:szCs w:val="21"/>
        </w:rPr>
        <w:t xml:space="preserve"> * (NUM_VALS) </w:t>
      </w:r>
      <w:r w:rsidRPr="00497025">
        <w:rPr>
          <w:rFonts w:ascii="Consolas" w:hAnsi="Consolas" w:cs="Times New Roman"/>
          <w:color w:val="0000FF"/>
          <w:sz w:val="21"/>
          <w:szCs w:val="21"/>
        </w:rPr>
        <w:t>loop</w:t>
      </w:r>
    </w:p>
    <w:p w14:paraId="740BB628"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clk_sig &lt;= </w:t>
      </w:r>
      <w:r w:rsidRPr="00497025">
        <w:rPr>
          <w:rFonts w:ascii="Consolas" w:hAnsi="Consolas" w:cs="Times New Roman"/>
          <w:color w:val="0000FF"/>
          <w:sz w:val="21"/>
          <w:szCs w:val="21"/>
        </w:rPr>
        <w:t>NOT</w:t>
      </w:r>
      <w:r w:rsidRPr="00497025">
        <w:rPr>
          <w:rFonts w:ascii="Consolas" w:hAnsi="Consolas" w:cs="Times New Roman"/>
          <w:sz w:val="21"/>
          <w:szCs w:val="21"/>
        </w:rPr>
        <w:t xml:space="preserve"> clk_sig;</w:t>
      </w:r>
    </w:p>
    <w:p w14:paraId="005805F6"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wait</w:t>
      </w:r>
      <w:r w:rsidRPr="00497025">
        <w:rPr>
          <w:rFonts w:ascii="Consolas" w:hAnsi="Consolas" w:cs="Times New Roman"/>
          <w:sz w:val="21"/>
          <w:szCs w:val="21"/>
        </w:rPr>
        <w:t xml:space="preserve"> </w:t>
      </w:r>
      <w:r w:rsidRPr="00497025">
        <w:rPr>
          <w:rFonts w:ascii="Consolas" w:hAnsi="Consolas" w:cs="Times New Roman"/>
          <w:color w:val="0000FF"/>
          <w:sz w:val="21"/>
          <w:szCs w:val="21"/>
        </w:rPr>
        <w:t>for</w:t>
      </w:r>
      <w:r w:rsidRPr="00497025">
        <w:rPr>
          <w:rFonts w:ascii="Consolas" w:hAnsi="Consolas" w:cs="Times New Roman"/>
          <w:sz w:val="21"/>
          <w:szCs w:val="21"/>
        </w:rPr>
        <w:t xml:space="preserve"> TIME_DELAY/</w:t>
      </w:r>
      <w:r w:rsidRPr="00497025">
        <w:rPr>
          <w:rFonts w:ascii="Consolas" w:hAnsi="Consolas" w:cs="Times New Roman"/>
          <w:color w:val="098658"/>
          <w:sz w:val="21"/>
          <w:szCs w:val="21"/>
        </w:rPr>
        <w:t>2</w:t>
      </w:r>
      <w:r w:rsidRPr="00497025">
        <w:rPr>
          <w:rFonts w:ascii="Consolas" w:hAnsi="Consolas" w:cs="Times New Roman"/>
          <w:sz w:val="21"/>
          <w:szCs w:val="21"/>
        </w:rPr>
        <w:t>;</w:t>
      </w:r>
    </w:p>
    <w:p w14:paraId="4BE9515C"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end</w:t>
      </w:r>
      <w:r w:rsidRPr="00497025">
        <w:rPr>
          <w:rFonts w:ascii="Consolas" w:hAnsi="Consolas" w:cs="Times New Roman"/>
          <w:sz w:val="21"/>
          <w:szCs w:val="21"/>
        </w:rPr>
        <w:t xml:space="preserve"> </w:t>
      </w:r>
      <w:r w:rsidRPr="00497025">
        <w:rPr>
          <w:rFonts w:ascii="Consolas" w:hAnsi="Consolas" w:cs="Times New Roman"/>
          <w:color w:val="0000FF"/>
          <w:sz w:val="21"/>
          <w:szCs w:val="21"/>
        </w:rPr>
        <w:t>loop</w:t>
      </w:r>
      <w:r w:rsidRPr="00497025">
        <w:rPr>
          <w:rFonts w:ascii="Consolas" w:hAnsi="Consolas" w:cs="Times New Roman"/>
          <w:sz w:val="21"/>
          <w:szCs w:val="21"/>
        </w:rPr>
        <w:t>;</w:t>
      </w:r>
    </w:p>
    <w:p w14:paraId="50E30998"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wait</w:t>
      </w:r>
      <w:r w:rsidRPr="00497025">
        <w:rPr>
          <w:rFonts w:ascii="Consolas" w:hAnsi="Consolas" w:cs="Times New Roman"/>
          <w:sz w:val="21"/>
          <w:szCs w:val="21"/>
        </w:rPr>
        <w:t>;</w:t>
      </w:r>
    </w:p>
    <w:p w14:paraId="30F3E5E9"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end</w:t>
      </w:r>
      <w:r w:rsidRPr="00497025">
        <w:rPr>
          <w:rFonts w:ascii="Consolas" w:hAnsi="Consolas" w:cs="Times New Roman"/>
          <w:sz w:val="21"/>
          <w:szCs w:val="21"/>
        </w:rPr>
        <w:t xml:space="preserve"> </w:t>
      </w:r>
      <w:r w:rsidRPr="00497025">
        <w:rPr>
          <w:rFonts w:ascii="Consolas" w:hAnsi="Consolas" w:cs="Times New Roman"/>
          <w:color w:val="0000FF"/>
          <w:sz w:val="21"/>
          <w:szCs w:val="21"/>
        </w:rPr>
        <w:t>process</w:t>
      </w:r>
      <w:r w:rsidRPr="00497025">
        <w:rPr>
          <w:rFonts w:ascii="Consolas" w:hAnsi="Consolas" w:cs="Times New Roman"/>
          <w:sz w:val="21"/>
          <w:szCs w:val="21"/>
        </w:rPr>
        <w:t xml:space="preserve"> clock;</w:t>
      </w:r>
    </w:p>
    <w:p w14:paraId="17C7DF62"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w:t>
      </w:r>
    </w:p>
    <w:p w14:paraId="69D16DDE"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w:t>
      </w:r>
      <w:proofErr w:type="gramStart"/>
      <w:r w:rsidRPr="00497025">
        <w:rPr>
          <w:rFonts w:ascii="Consolas" w:hAnsi="Consolas" w:cs="Times New Roman"/>
          <w:sz w:val="21"/>
          <w:szCs w:val="21"/>
        </w:rPr>
        <w:t>stimulus :</w:t>
      </w:r>
      <w:proofErr w:type="gramEnd"/>
      <w:r w:rsidRPr="00497025">
        <w:rPr>
          <w:rFonts w:ascii="Consolas" w:hAnsi="Consolas" w:cs="Times New Roman"/>
          <w:sz w:val="21"/>
          <w:szCs w:val="21"/>
        </w:rPr>
        <w:t xml:space="preserve"> </w:t>
      </w:r>
      <w:r w:rsidRPr="00497025">
        <w:rPr>
          <w:rFonts w:ascii="Consolas" w:hAnsi="Consolas" w:cs="Times New Roman"/>
          <w:color w:val="0000FF"/>
          <w:sz w:val="21"/>
          <w:szCs w:val="21"/>
        </w:rPr>
        <w:t>process</w:t>
      </w:r>
    </w:p>
    <w:p w14:paraId="2270D17D"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lastRenderedPageBreak/>
        <w:t xml:space="preserve">          </w:t>
      </w:r>
      <w:r w:rsidRPr="00497025">
        <w:rPr>
          <w:rFonts w:ascii="Consolas" w:hAnsi="Consolas" w:cs="Times New Roman"/>
          <w:color w:val="0000FF"/>
          <w:sz w:val="21"/>
          <w:szCs w:val="21"/>
        </w:rPr>
        <w:t>begin</w:t>
      </w:r>
    </w:p>
    <w:p w14:paraId="5D217B34"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for</w:t>
      </w:r>
      <w:r w:rsidRPr="00497025">
        <w:rPr>
          <w:rFonts w:ascii="Consolas" w:hAnsi="Consolas" w:cs="Times New Roman"/>
          <w:sz w:val="21"/>
          <w:szCs w:val="21"/>
        </w:rPr>
        <w:t xml:space="preserve"> i </w:t>
      </w:r>
      <w:r w:rsidRPr="00497025">
        <w:rPr>
          <w:rFonts w:ascii="Consolas" w:hAnsi="Consolas" w:cs="Times New Roman"/>
          <w:color w:val="0000FF"/>
          <w:sz w:val="21"/>
          <w:szCs w:val="21"/>
        </w:rPr>
        <w:t>in</w:t>
      </w:r>
      <w:r w:rsidRPr="00497025">
        <w:rPr>
          <w:rFonts w:ascii="Consolas" w:hAnsi="Consolas" w:cs="Times New Roman"/>
          <w:sz w:val="21"/>
          <w:szCs w:val="21"/>
        </w:rPr>
        <w:t xml:space="preserve"> </w:t>
      </w:r>
      <w:r w:rsidRPr="00497025">
        <w:rPr>
          <w:rFonts w:ascii="Consolas" w:hAnsi="Consolas" w:cs="Times New Roman"/>
          <w:color w:val="098658"/>
          <w:sz w:val="21"/>
          <w:szCs w:val="21"/>
        </w:rPr>
        <w:t>0</w:t>
      </w:r>
      <w:r w:rsidRPr="00497025">
        <w:rPr>
          <w:rFonts w:ascii="Consolas" w:hAnsi="Consolas" w:cs="Times New Roman"/>
          <w:sz w:val="21"/>
          <w:szCs w:val="21"/>
        </w:rPr>
        <w:t xml:space="preserve"> </w:t>
      </w:r>
      <w:r w:rsidRPr="00497025">
        <w:rPr>
          <w:rFonts w:ascii="Consolas" w:hAnsi="Consolas" w:cs="Times New Roman"/>
          <w:color w:val="0000FF"/>
          <w:sz w:val="21"/>
          <w:szCs w:val="21"/>
        </w:rPr>
        <w:t>to</w:t>
      </w:r>
      <w:r w:rsidRPr="00497025">
        <w:rPr>
          <w:rFonts w:ascii="Consolas" w:hAnsi="Consolas" w:cs="Times New Roman"/>
          <w:sz w:val="21"/>
          <w:szCs w:val="21"/>
        </w:rPr>
        <w:t xml:space="preserve"> (NUM_VALS - </w:t>
      </w:r>
      <w:r w:rsidRPr="00497025">
        <w:rPr>
          <w:rFonts w:ascii="Consolas" w:hAnsi="Consolas" w:cs="Times New Roman"/>
          <w:color w:val="098658"/>
          <w:sz w:val="21"/>
          <w:szCs w:val="21"/>
        </w:rPr>
        <w:t>1</w:t>
      </w:r>
      <w:r w:rsidRPr="00497025">
        <w:rPr>
          <w:rFonts w:ascii="Consolas" w:hAnsi="Consolas" w:cs="Times New Roman"/>
          <w:sz w:val="21"/>
          <w:szCs w:val="21"/>
        </w:rPr>
        <w:t xml:space="preserve">) </w:t>
      </w:r>
      <w:r w:rsidRPr="00497025">
        <w:rPr>
          <w:rFonts w:ascii="Consolas" w:hAnsi="Consolas" w:cs="Times New Roman"/>
          <w:color w:val="0000FF"/>
          <w:sz w:val="21"/>
          <w:szCs w:val="21"/>
        </w:rPr>
        <w:t>loop</w:t>
      </w:r>
    </w:p>
    <w:p w14:paraId="68806F14"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Inst1RsSig &lt;= Inst1RsSig;</w:t>
      </w:r>
    </w:p>
    <w:p w14:paraId="22322F67"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Inst2RdSig &lt;= Inst2RdSig;</w:t>
      </w:r>
    </w:p>
    <w:p w14:paraId="7A5153C9"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wait</w:t>
      </w:r>
      <w:r w:rsidRPr="00497025">
        <w:rPr>
          <w:rFonts w:ascii="Consolas" w:hAnsi="Consolas" w:cs="Times New Roman"/>
          <w:sz w:val="21"/>
          <w:szCs w:val="21"/>
        </w:rPr>
        <w:t xml:space="preserve"> </w:t>
      </w:r>
      <w:r w:rsidRPr="00497025">
        <w:rPr>
          <w:rFonts w:ascii="Consolas" w:hAnsi="Consolas" w:cs="Times New Roman"/>
          <w:color w:val="0000FF"/>
          <w:sz w:val="21"/>
          <w:szCs w:val="21"/>
        </w:rPr>
        <w:t>for</w:t>
      </w:r>
      <w:r w:rsidRPr="00497025">
        <w:rPr>
          <w:rFonts w:ascii="Consolas" w:hAnsi="Consolas" w:cs="Times New Roman"/>
          <w:sz w:val="21"/>
          <w:szCs w:val="21"/>
        </w:rPr>
        <w:t xml:space="preserve"> TIME_DELAY;</w:t>
      </w:r>
    </w:p>
    <w:p w14:paraId="1D085044"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end</w:t>
      </w:r>
      <w:r w:rsidRPr="00497025">
        <w:rPr>
          <w:rFonts w:ascii="Consolas" w:hAnsi="Consolas" w:cs="Times New Roman"/>
          <w:sz w:val="21"/>
          <w:szCs w:val="21"/>
        </w:rPr>
        <w:t xml:space="preserve"> </w:t>
      </w:r>
      <w:r w:rsidRPr="00497025">
        <w:rPr>
          <w:rFonts w:ascii="Consolas" w:hAnsi="Consolas" w:cs="Times New Roman"/>
          <w:color w:val="0000FF"/>
          <w:sz w:val="21"/>
          <w:szCs w:val="21"/>
        </w:rPr>
        <w:t>loop</w:t>
      </w:r>
      <w:r w:rsidRPr="00497025">
        <w:rPr>
          <w:rFonts w:ascii="Consolas" w:hAnsi="Consolas" w:cs="Times New Roman"/>
          <w:sz w:val="21"/>
          <w:szCs w:val="21"/>
        </w:rPr>
        <w:t>;</w:t>
      </w:r>
    </w:p>
    <w:p w14:paraId="62FBF91F"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wait</w:t>
      </w:r>
      <w:r w:rsidRPr="00497025">
        <w:rPr>
          <w:rFonts w:ascii="Consolas" w:hAnsi="Consolas" w:cs="Times New Roman"/>
          <w:sz w:val="21"/>
          <w:szCs w:val="21"/>
        </w:rPr>
        <w:t>;</w:t>
      </w:r>
    </w:p>
    <w:p w14:paraId="779111D8"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end</w:t>
      </w:r>
      <w:r w:rsidRPr="00497025">
        <w:rPr>
          <w:rFonts w:ascii="Consolas" w:hAnsi="Consolas" w:cs="Times New Roman"/>
          <w:sz w:val="21"/>
          <w:szCs w:val="21"/>
        </w:rPr>
        <w:t xml:space="preserve"> </w:t>
      </w:r>
      <w:r w:rsidRPr="00497025">
        <w:rPr>
          <w:rFonts w:ascii="Consolas" w:hAnsi="Consolas" w:cs="Times New Roman"/>
          <w:color w:val="0000FF"/>
          <w:sz w:val="21"/>
          <w:szCs w:val="21"/>
        </w:rPr>
        <w:t>process</w:t>
      </w:r>
      <w:r w:rsidRPr="00497025">
        <w:rPr>
          <w:rFonts w:ascii="Consolas" w:hAnsi="Consolas" w:cs="Times New Roman"/>
          <w:sz w:val="21"/>
          <w:szCs w:val="21"/>
        </w:rPr>
        <w:t xml:space="preserve"> stimulus;</w:t>
      </w:r>
    </w:p>
    <w:p w14:paraId="136687C7"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p>
    <w:p w14:paraId="5F739DF4"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w:t>
      </w:r>
    </w:p>
    <w:p w14:paraId="717F9079" w14:textId="77777777" w:rsidR="00497025" w:rsidRPr="00497025" w:rsidRDefault="00497025" w:rsidP="00497025">
      <w:pPr>
        <w:shd w:val="clear" w:color="auto" w:fill="FFFFFF"/>
        <w:spacing w:line="285" w:lineRule="atLeast"/>
        <w:rPr>
          <w:rFonts w:ascii="Consolas" w:hAnsi="Consolas" w:cs="Times New Roman"/>
          <w:sz w:val="21"/>
          <w:szCs w:val="21"/>
        </w:rPr>
      </w:pPr>
    </w:p>
    <w:p w14:paraId="45D6754E"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color w:val="0000FF"/>
          <w:sz w:val="21"/>
          <w:szCs w:val="21"/>
        </w:rPr>
        <w:t>end</w:t>
      </w:r>
      <w:r w:rsidRPr="00497025">
        <w:rPr>
          <w:rFonts w:ascii="Consolas" w:hAnsi="Consolas" w:cs="Times New Roman"/>
          <w:sz w:val="21"/>
          <w:szCs w:val="21"/>
        </w:rPr>
        <w:t xml:space="preserve"> behavior;</w:t>
      </w:r>
    </w:p>
    <w:p w14:paraId="4F5F1B36" w14:textId="77777777" w:rsidR="00497025" w:rsidRPr="00497025" w:rsidRDefault="00497025" w:rsidP="00497025">
      <w:pPr>
        <w:shd w:val="clear" w:color="auto" w:fill="FFFFFF"/>
        <w:spacing w:line="285" w:lineRule="atLeast"/>
        <w:rPr>
          <w:rFonts w:ascii="Consolas" w:hAnsi="Consolas" w:cs="Times New Roman"/>
          <w:sz w:val="21"/>
          <w:szCs w:val="21"/>
        </w:rPr>
      </w:pPr>
    </w:p>
    <w:p w14:paraId="77C8BF52" w14:textId="77777777" w:rsidR="00747699" w:rsidRPr="00747699" w:rsidRDefault="00747699" w:rsidP="00AE0599"/>
    <w:p w14:paraId="69CAE17E" w14:textId="459D54E9" w:rsidR="00747699" w:rsidRDefault="00747699" w:rsidP="00724F28"/>
    <w:p w14:paraId="3FCF3E72" w14:textId="4C60BB66" w:rsidR="00747699" w:rsidRDefault="00631DEE" w:rsidP="00724F28">
      <w:r>
        <w:rPr>
          <w:noProof/>
        </w:rPr>
        <w:drawing>
          <wp:inline distT="0" distB="0" distL="0" distR="0" wp14:anchorId="36022646" wp14:editId="3F3CE206">
            <wp:extent cx="5943600" cy="28333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inline>
        </w:drawing>
      </w:r>
    </w:p>
    <w:p w14:paraId="3FC094E2" w14:textId="3C6AEC17" w:rsidR="00747699" w:rsidRDefault="00747699" w:rsidP="00724F28"/>
    <w:p w14:paraId="1407A47D" w14:textId="043E1A58" w:rsidR="00747699" w:rsidRDefault="00747699" w:rsidP="00724F28"/>
    <w:p w14:paraId="5D8547A8" w14:textId="5D1ADFE1" w:rsidR="00747699" w:rsidRDefault="00747699" w:rsidP="00724F28"/>
    <w:p w14:paraId="6B0BB17F" w14:textId="3AA55185" w:rsidR="00747699" w:rsidRDefault="00747699" w:rsidP="00724F28"/>
    <w:p w14:paraId="733522DF" w14:textId="5887B0C2" w:rsidR="00747699" w:rsidRDefault="00747699" w:rsidP="00724F28"/>
    <w:p w14:paraId="6894E41B" w14:textId="32FFD3A6" w:rsidR="00747699" w:rsidRDefault="00747699" w:rsidP="00724F28"/>
    <w:p w14:paraId="1B675A1A" w14:textId="66F86645" w:rsidR="00747699" w:rsidRDefault="00747699" w:rsidP="00724F28"/>
    <w:p w14:paraId="62784233" w14:textId="3A909643" w:rsidR="00747699" w:rsidRDefault="00747699" w:rsidP="00724F28"/>
    <w:p w14:paraId="57E16C38" w14:textId="7E017F0D" w:rsidR="00747699" w:rsidRDefault="00747699" w:rsidP="00724F28"/>
    <w:p w14:paraId="1A740658" w14:textId="702411BE" w:rsidR="00747699" w:rsidRDefault="00747699" w:rsidP="00724F28"/>
    <w:p w14:paraId="32C99392" w14:textId="7A2F1117" w:rsidR="00747699" w:rsidRDefault="00747699" w:rsidP="00724F28"/>
    <w:p w14:paraId="7AAFA360" w14:textId="3F1B9C2D" w:rsidR="00747699" w:rsidRDefault="00747699" w:rsidP="00724F28"/>
    <w:p w14:paraId="56617907" w14:textId="6D279E5E" w:rsidR="00747699" w:rsidRDefault="00747699" w:rsidP="00724F28"/>
    <w:p w14:paraId="23F374EF" w14:textId="77777777" w:rsidR="00666038" w:rsidRDefault="00666038" w:rsidP="00724F28"/>
    <w:p w14:paraId="582A9D33" w14:textId="00183840" w:rsidR="00747699" w:rsidRDefault="00747699" w:rsidP="00724F28">
      <w:r>
        <w:lastRenderedPageBreak/>
        <w:t>Instruction_Adder_Testbench:</w:t>
      </w:r>
    </w:p>
    <w:p w14:paraId="3C37EB62"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color w:val="0000FF"/>
          <w:sz w:val="21"/>
          <w:szCs w:val="21"/>
        </w:rPr>
        <w:t>library</w:t>
      </w:r>
      <w:r w:rsidRPr="00497025">
        <w:rPr>
          <w:rFonts w:ascii="Consolas" w:hAnsi="Consolas" w:cs="Times New Roman"/>
          <w:sz w:val="21"/>
          <w:szCs w:val="21"/>
        </w:rPr>
        <w:t xml:space="preserve"> IEEE;</w:t>
      </w:r>
    </w:p>
    <w:p w14:paraId="484DD7BB"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color w:val="0000FF"/>
          <w:sz w:val="21"/>
          <w:szCs w:val="21"/>
        </w:rPr>
        <w:t>use</w:t>
      </w:r>
      <w:r w:rsidRPr="00497025">
        <w:rPr>
          <w:rFonts w:ascii="Consolas" w:hAnsi="Consolas" w:cs="Times New Roman"/>
          <w:sz w:val="21"/>
          <w:szCs w:val="21"/>
        </w:rPr>
        <w:t xml:space="preserve"> IEEE.std_logic_1164.</w:t>
      </w:r>
      <w:r w:rsidRPr="00497025">
        <w:rPr>
          <w:rFonts w:ascii="Consolas" w:hAnsi="Consolas" w:cs="Times New Roman"/>
          <w:color w:val="0000FF"/>
          <w:sz w:val="21"/>
          <w:szCs w:val="21"/>
        </w:rPr>
        <w:t>all</w:t>
      </w:r>
      <w:r w:rsidRPr="00497025">
        <w:rPr>
          <w:rFonts w:ascii="Consolas" w:hAnsi="Consolas" w:cs="Times New Roman"/>
          <w:sz w:val="21"/>
          <w:szCs w:val="21"/>
        </w:rPr>
        <w:t>;</w:t>
      </w:r>
    </w:p>
    <w:p w14:paraId="6D5A058F"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color w:val="0000FF"/>
          <w:sz w:val="21"/>
          <w:szCs w:val="21"/>
        </w:rPr>
        <w:t>use</w:t>
      </w:r>
      <w:r w:rsidRPr="00497025">
        <w:rPr>
          <w:rFonts w:ascii="Consolas" w:hAnsi="Consolas" w:cs="Times New Roman"/>
          <w:sz w:val="21"/>
          <w:szCs w:val="21"/>
        </w:rPr>
        <w:t xml:space="preserve"> IEEE.numeric_std.</w:t>
      </w:r>
      <w:r w:rsidRPr="00497025">
        <w:rPr>
          <w:rFonts w:ascii="Consolas" w:hAnsi="Consolas" w:cs="Times New Roman"/>
          <w:color w:val="0000FF"/>
          <w:sz w:val="21"/>
          <w:szCs w:val="21"/>
        </w:rPr>
        <w:t>all</w:t>
      </w:r>
      <w:r w:rsidRPr="00497025">
        <w:rPr>
          <w:rFonts w:ascii="Consolas" w:hAnsi="Consolas" w:cs="Times New Roman"/>
          <w:sz w:val="21"/>
          <w:szCs w:val="21"/>
        </w:rPr>
        <w:t>;</w:t>
      </w:r>
    </w:p>
    <w:p w14:paraId="31943CFB" w14:textId="77777777" w:rsidR="00497025" w:rsidRPr="00497025" w:rsidRDefault="00497025" w:rsidP="00497025">
      <w:pPr>
        <w:shd w:val="clear" w:color="auto" w:fill="FFFFFF"/>
        <w:spacing w:line="285" w:lineRule="atLeast"/>
        <w:rPr>
          <w:rFonts w:ascii="Consolas" w:hAnsi="Consolas" w:cs="Times New Roman"/>
          <w:sz w:val="21"/>
          <w:szCs w:val="21"/>
        </w:rPr>
      </w:pPr>
    </w:p>
    <w:p w14:paraId="1EF430BE"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color w:val="0000FF"/>
          <w:sz w:val="21"/>
          <w:szCs w:val="21"/>
        </w:rPr>
        <w:t>entity</w:t>
      </w:r>
      <w:r w:rsidRPr="00497025">
        <w:rPr>
          <w:rFonts w:ascii="Consolas" w:hAnsi="Consolas" w:cs="Times New Roman"/>
          <w:sz w:val="21"/>
          <w:szCs w:val="21"/>
        </w:rPr>
        <w:t xml:space="preserve"> Instruction_Adder_Testbench </w:t>
      </w:r>
      <w:r w:rsidRPr="00497025">
        <w:rPr>
          <w:rFonts w:ascii="Consolas" w:hAnsi="Consolas" w:cs="Times New Roman"/>
          <w:color w:val="0000FF"/>
          <w:sz w:val="21"/>
          <w:szCs w:val="21"/>
        </w:rPr>
        <w:t>is</w:t>
      </w:r>
    </w:p>
    <w:p w14:paraId="18FEAE69"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color w:val="0000FF"/>
          <w:sz w:val="21"/>
          <w:szCs w:val="21"/>
        </w:rPr>
        <w:t>end</w:t>
      </w:r>
      <w:r w:rsidRPr="00497025">
        <w:rPr>
          <w:rFonts w:ascii="Consolas" w:hAnsi="Consolas" w:cs="Times New Roman"/>
          <w:sz w:val="21"/>
          <w:szCs w:val="21"/>
        </w:rPr>
        <w:t xml:space="preserve"> Instruction_Adder_Testbench;</w:t>
      </w:r>
    </w:p>
    <w:p w14:paraId="7D75AD42" w14:textId="77777777" w:rsidR="00497025" w:rsidRPr="00497025" w:rsidRDefault="00497025" w:rsidP="00497025">
      <w:pPr>
        <w:shd w:val="clear" w:color="auto" w:fill="FFFFFF"/>
        <w:spacing w:line="285" w:lineRule="atLeast"/>
        <w:rPr>
          <w:rFonts w:ascii="Consolas" w:hAnsi="Consolas" w:cs="Times New Roman"/>
          <w:sz w:val="21"/>
          <w:szCs w:val="21"/>
        </w:rPr>
      </w:pPr>
    </w:p>
    <w:p w14:paraId="2684C93F"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color w:val="0000FF"/>
          <w:sz w:val="21"/>
          <w:szCs w:val="21"/>
        </w:rPr>
        <w:t>architecture</w:t>
      </w:r>
      <w:r w:rsidRPr="00497025">
        <w:rPr>
          <w:rFonts w:ascii="Consolas" w:hAnsi="Consolas" w:cs="Times New Roman"/>
          <w:sz w:val="21"/>
          <w:szCs w:val="21"/>
        </w:rPr>
        <w:t xml:space="preserve"> behavior </w:t>
      </w:r>
      <w:r w:rsidRPr="00497025">
        <w:rPr>
          <w:rFonts w:ascii="Consolas" w:hAnsi="Consolas" w:cs="Times New Roman"/>
          <w:color w:val="0000FF"/>
          <w:sz w:val="21"/>
          <w:szCs w:val="21"/>
        </w:rPr>
        <w:t>of</w:t>
      </w:r>
      <w:r w:rsidRPr="00497025">
        <w:rPr>
          <w:rFonts w:ascii="Consolas" w:hAnsi="Consolas" w:cs="Times New Roman"/>
          <w:sz w:val="21"/>
          <w:szCs w:val="21"/>
        </w:rPr>
        <w:t xml:space="preserve"> Instruction_Adder_Testbench </w:t>
      </w:r>
      <w:r w:rsidRPr="00497025">
        <w:rPr>
          <w:rFonts w:ascii="Consolas" w:hAnsi="Consolas" w:cs="Times New Roman"/>
          <w:color w:val="0000FF"/>
          <w:sz w:val="21"/>
          <w:szCs w:val="21"/>
        </w:rPr>
        <w:t>is</w:t>
      </w:r>
    </w:p>
    <w:p w14:paraId="4F292A90"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constant</w:t>
      </w:r>
      <w:r w:rsidRPr="00497025">
        <w:rPr>
          <w:rFonts w:ascii="Consolas" w:hAnsi="Consolas" w:cs="Times New Roman"/>
          <w:sz w:val="21"/>
          <w:szCs w:val="21"/>
        </w:rPr>
        <w:t xml:space="preserve"> TIME_</w:t>
      </w:r>
      <w:proofErr w:type="gramStart"/>
      <w:r w:rsidRPr="00497025">
        <w:rPr>
          <w:rFonts w:ascii="Consolas" w:hAnsi="Consolas" w:cs="Times New Roman"/>
          <w:sz w:val="21"/>
          <w:szCs w:val="21"/>
        </w:rPr>
        <w:t>DELAY :</w:t>
      </w:r>
      <w:proofErr w:type="gramEnd"/>
      <w:r w:rsidRPr="00497025">
        <w:rPr>
          <w:rFonts w:ascii="Consolas" w:hAnsi="Consolas" w:cs="Times New Roman"/>
          <w:sz w:val="21"/>
          <w:szCs w:val="21"/>
        </w:rPr>
        <w:t xml:space="preserve"> time := </w:t>
      </w:r>
      <w:r w:rsidRPr="00497025">
        <w:rPr>
          <w:rFonts w:ascii="Consolas" w:hAnsi="Consolas" w:cs="Times New Roman"/>
          <w:color w:val="098658"/>
          <w:sz w:val="21"/>
          <w:szCs w:val="21"/>
        </w:rPr>
        <w:t>20</w:t>
      </w:r>
      <w:r w:rsidRPr="00497025">
        <w:rPr>
          <w:rFonts w:ascii="Consolas" w:hAnsi="Consolas" w:cs="Times New Roman"/>
          <w:sz w:val="21"/>
          <w:szCs w:val="21"/>
        </w:rPr>
        <w:t xml:space="preserve"> ns;</w:t>
      </w:r>
    </w:p>
    <w:p w14:paraId="7952A462"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constant</w:t>
      </w:r>
      <w:r w:rsidRPr="00497025">
        <w:rPr>
          <w:rFonts w:ascii="Consolas" w:hAnsi="Consolas" w:cs="Times New Roman"/>
          <w:sz w:val="21"/>
          <w:szCs w:val="21"/>
        </w:rPr>
        <w:t xml:space="preserve"> NUM_</w:t>
      </w:r>
      <w:proofErr w:type="gramStart"/>
      <w:r w:rsidRPr="00497025">
        <w:rPr>
          <w:rFonts w:ascii="Consolas" w:hAnsi="Consolas" w:cs="Times New Roman"/>
          <w:sz w:val="21"/>
          <w:szCs w:val="21"/>
        </w:rPr>
        <w:t>VALS :</w:t>
      </w:r>
      <w:proofErr w:type="gramEnd"/>
      <w:r w:rsidRPr="00497025">
        <w:rPr>
          <w:rFonts w:ascii="Consolas" w:hAnsi="Consolas" w:cs="Times New Roman"/>
          <w:sz w:val="21"/>
          <w:szCs w:val="21"/>
        </w:rPr>
        <w:t xml:space="preserve"> integer := </w:t>
      </w:r>
      <w:r w:rsidRPr="00497025">
        <w:rPr>
          <w:rFonts w:ascii="Consolas" w:hAnsi="Consolas" w:cs="Times New Roman"/>
          <w:color w:val="098658"/>
          <w:sz w:val="21"/>
          <w:szCs w:val="21"/>
        </w:rPr>
        <w:t>2</w:t>
      </w:r>
      <w:r w:rsidRPr="00497025">
        <w:rPr>
          <w:rFonts w:ascii="Consolas" w:hAnsi="Consolas" w:cs="Times New Roman"/>
          <w:sz w:val="21"/>
          <w:szCs w:val="21"/>
        </w:rPr>
        <w:t>;</w:t>
      </w:r>
    </w:p>
    <w:p w14:paraId="72794E24"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p>
    <w:p w14:paraId="32B7B5BD"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p>
    <w:p w14:paraId="4CC3D479"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type</w:t>
      </w:r>
      <w:r w:rsidRPr="00497025">
        <w:rPr>
          <w:rFonts w:ascii="Consolas" w:hAnsi="Consolas" w:cs="Times New Roman"/>
          <w:sz w:val="21"/>
          <w:szCs w:val="21"/>
        </w:rPr>
        <w:t xml:space="preserve"> InstIn_array </w:t>
      </w:r>
      <w:r w:rsidRPr="00497025">
        <w:rPr>
          <w:rFonts w:ascii="Consolas" w:hAnsi="Consolas" w:cs="Times New Roman"/>
          <w:color w:val="0000FF"/>
          <w:sz w:val="21"/>
          <w:szCs w:val="21"/>
        </w:rPr>
        <w:t>is</w:t>
      </w:r>
      <w:r w:rsidRPr="00497025">
        <w:rPr>
          <w:rFonts w:ascii="Consolas" w:hAnsi="Consolas" w:cs="Times New Roman"/>
          <w:sz w:val="21"/>
          <w:szCs w:val="21"/>
        </w:rPr>
        <w:t xml:space="preserve"> </w:t>
      </w:r>
      <w:proofErr w:type="gramStart"/>
      <w:r w:rsidRPr="00497025">
        <w:rPr>
          <w:rFonts w:ascii="Consolas" w:hAnsi="Consolas" w:cs="Times New Roman"/>
          <w:color w:val="0000FF"/>
          <w:sz w:val="21"/>
          <w:szCs w:val="21"/>
        </w:rPr>
        <w:t>array</w:t>
      </w:r>
      <w:r w:rsidRPr="00497025">
        <w:rPr>
          <w:rFonts w:ascii="Consolas" w:hAnsi="Consolas" w:cs="Times New Roman"/>
          <w:sz w:val="21"/>
          <w:szCs w:val="21"/>
        </w:rPr>
        <w:t>(</w:t>
      </w:r>
      <w:proofErr w:type="gramEnd"/>
      <w:r w:rsidRPr="00497025">
        <w:rPr>
          <w:rFonts w:ascii="Consolas" w:hAnsi="Consolas" w:cs="Times New Roman"/>
          <w:color w:val="098658"/>
          <w:sz w:val="21"/>
          <w:szCs w:val="21"/>
        </w:rPr>
        <w:t>0</w:t>
      </w:r>
      <w:r w:rsidRPr="00497025">
        <w:rPr>
          <w:rFonts w:ascii="Consolas" w:hAnsi="Consolas" w:cs="Times New Roman"/>
          <w:sz w:val="21"/>
          <w:szCs w:val="21"/>
        </w:rPr>
        <w:t xml:space="preserve"> </w:t>
      </w:r>
      <w:r w:rsidRPr="00497025">
        <w:rPr>
          <w:rFonts w:ascii="Consolas" w:hAnsi="Consolas" w:cs="Times New Roman"/>
          <w:color w:val="0000FF"/>
          <w:sz w:val="21"/>
          <w:szCs w:val="21"/>
        </w:rPr>
        <w:t>to</w:t>
      </w:r>
      <w:r w:rsidRPr="00497025">
        <w:rPr>
          <w:rFonts w:ascii="Consolas" w:hAnsi="Consolas" w:cs="Times New Roman"/>
          <w:sz w:val="21"/>
          <w:szCs w:val="21"/>
        </w:rPr>
        <w:t xml:space="preserve"> (NUM_VALS - </w:t>
      </w:r>
      <w:r w:rsidRPr="00497025">
        <w:rPr>
          <w:rFonts w:ascii="Consolas" w:hAnsi="Consolas" w:cs="Times New Roman"/>
          <w:color w:val="098658"/>
          <w:sz w:val="21"/>
          <w:szCs w:val="21"/>
        </w:rPr>
        <w:t>1</w:t>
      </w:r>
      <w:r w:rsidRPr="00497025">
        <w:rPr>
          <w:rFonts w:ascii="Consolas" w:hAnsi="Consolas" w:cs="Times New Roman"/>
          <w:sz w:val="21"/>
          <w:szCs w:val="21"/>
        </w:rPr>
        <w:t xml:space="preserve">)) </w:t>
      </w:r>
      <w:r w:rsidRPr="00497025">
        <w:rPr>
          <w:rFonts w:ascii="Consolas" w:hAnsi="Consolas" w:cs="Times New Roman"/>
          <w:color w:val="0000FF"/>
          <w:sz w:val="21"/>
          <w:szCs w:val="21"/>
        </w:rPr>
        <w:t>of</w:t>
      </w:r>
      <w:r w:rsidRPr="00497025">
        <w:rPr>
          <w:rFonts w:ascii="Consolas" w:hAnsi="Consolas" w:cs="Times New Roman"/>
          <w:sz w:val="21"/>
          <w:szCs w:val="21"/>
        </w:rPr>
        <w:t xml:space="preserve"> std_logic_vector(</w:t>
      </w:r>
      <w:r w:rsidRPr="00497025">
        <w:rPr>
          <w:rFonts w:ascii="Consolas" w:hAnsi="Consolas" w:cs="Times New Roman"/>
          <w:color w:val="098658"/>
          <w:sz w:val="21"/>
          <w:szCs w:val="21"/>
        </w:rPr>
        <w:t>15</w:t>
      </w:r>
      <w:r w:rsidRPr="00497025">
        <w:rPr>
          <w:rFonts w:ascii="Consolas" w:hAnsi="Consolas" w:cs="Times New Roman"/>
          <w:sz w:val="21"/>
          <w:szCs w:val="21"/>
        </w:rPr>
        <w:t xml:space="preserve"> </w:t>
      </w:r>
      <w:r w:rsidRPr="00497025">
        <w:rPr>
          <w:rFonts w:ascii="Consolas" w:hAnsi="Consolas" w:cs="Times New Roman"/>
          <w:color w:val="0000FF"/>
          <w:sz w:val="21"/>
          <w:szCs w:val="21"/>
        </w:rPr>
        <w:t>downto</w:t>
      </w:r>
      <w:r w:rsidRPr="00497025">
        <w:rPr>
          <w:rFonts w:ascii="Consolas" w:hAnsi="Consolas" w:cs="Times New Roman"/>
          <w:sz w:val="21"/>
          <w:szCs w:val="21"/>
        </w:rPr>
        <w:t xml:space="preserve"> </w:t>
      </w:r>
      <w:r w:rsidRPr="00497025">
        <w:rPr>
          <w:rFonts w:ascii="Consolas" w:hAnsi="Consolas" w:cs="Times New Roman"/>
          <w:color w:val="098658"/>
          <w:sz w:val="21"/>
          <w:szCs w:val="21"/>
        </w:rPr>
        <w:t>0</w:t>
      </w:r>
      <w:r w:rsidRPr="00497025">
        <w:rPr>
          <w:rFonts w:ascii="Consolas" w:hAnsi="Consolas" w:cs="Times New Roman"/>
          <w:sz w:val="21"/>
          <w:szCs w:val="21"/>
        </w:rPr>
        <w:t>);</w:t>
      </w:r>
    </w:p>
    <w:p w14:paraId="0FBB045F"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8000"/>
          <w:sz w:val="21"/>
          <w:szCs w:val="21"/>
        </w:rPr>
        <w:t xml:space="preserve">--type pc_out_array is </w:t>
      </w:r>
      <w:proofErr w:type="gramStart"/>
      <w:r w:rsidRPr="00497025">
        <w:rPr>
          <w:rFonts w:ascii="Consolas" w:hAnsi="Consolas" w:cs="Times New Roman"/>
          <w:color w:val="008000"/>
          <w:sz w:val="21"/>
          <w:szCs w:val="21"/>
        </w:rPr>
        <w:t>array(</w:t>
      </w:r>
      <w:proofErr w:type="gramEnd"/>
      <w:r w:rsidRPr="00497025">
        <w:rPr>
          <w:rFonts w:ascii="Consolas" w:hAnsi="Consolas" w:cs="Times New Roman"/>
          <w:color w:val="008000"/>
          <w:sz w:val="21"/>
          <w:szCs w:val="21"/>
        </w:rPr>
        <w:t>0 to (NUM_VALS - 1)) of std_logic_vector(15 downto 0);</w:t>
      </w:r>
    </w:p>
    <w:p w14:paraId="14A35EE5"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p>
    <w:p w14:paraId="5A7C3B60"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constant</w:t>
      </w:r>
      <w:r w:rsidRPr="00497025">
        <w:rPr>
          <w:rFonts w:ascii="Consolas" w:hAnsi="Consolas" w:cs="Times New Roman"/>
          <w:sz w:val="21"/>
          <w:szCs w:val="21"/>
        </w:rPr>
        <w:t xml:space="preserve"> InstIn_</w:t>
      </w:r>
      <w:proofErr w:type="gramStart"/>
      <w:r w:rsidRPr="00497025">
        <w:rPr>
          <w:rFonts w:ascii="Consolas" w:hAnsi="Consolas" w:cs="Times New Roman"/>
          <w:sz w:val="21"/>
          <w:szCs w:val="21"/>
        </w:rPr>
        <w:t>vals :</w:t>
      </w:r>
      <w:proofErr w:type="gramEnd"/>
      <w:r w:rsidRPr="00497025">
        <w:rPr>
          <w:rFonts w:ascii="Consolas" w:hAnsi="Consolas" w:cs="Times New Roman"/>
          <w:sz w:val="21"/>
          <w:szCs w:val="21"/>
        </w:rPr>
        <w:t xml:space="preserve"> InstIn_array := (</w:t>
      </w:r>
      <w:r w:rsidRPr="00497025">
        <w:rPr>
          <w:rFonts w:ascii="Consolas" w:hAnsi="Consolas" w:cs="Times New Roman"/>
          <w:color w:val="098658"/>
          <w:sz w:val="21"/>
          <w:szCs w:val="21"/>
        </w:rPr>
        <w:t>"0000000000000000"</w:t>
      </w:r>
      <w:r w:rsidRPr="00497025">
        <w:rPr>
          <w:rFonts w:ascii="Consolas" w:hAnsi="Consolas" w:cs="Times New Roman"/>
          <w:sz w:val="21"/>
          <w:szCs w:val="21"/>
        </w:rPr>
        <w:t>,</w:t>
      </w:r>
      <w:r w:rsidRPr="00497025">
        <w:rPr>
          <w:rFonts w:ascii="Consolas" w:hAnsi="Consolas" w:cs="Times New Roman"/>
          <w:color w:val="098658"/>
          <w:sz w:val="21"/>
          <w:szCs w:val="21"/>
        </w:rPr>
        <w:t>"0000000000000001"</w:t>
      </w:r>
      <w:r w:rsidRPr="00497025">
        <w:rPr>
          <w:rFonts w:ascii="Consolas" w:hAnsi="Consolas" w:cs="Times New Roman"/>
          <w:sz w:val="21"/>
          <w:szCs w:val="21"/>
        </w:rPr>
        <w:t>);</w:t>
      </w:r>
    </w:p>
    <w:p w14:paraId="6AFEB6F3"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w:t>
      </w:r>
    </w:p>
    <w:p w14:paraId="48BD89C1"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p>
    <w:p w14:paraId="2A5A8629" w14:textId="77777777" w:rsidR="00497025" w:rsidRPr="00497025" w:rsidRDefault="00497025" w:rsidP="00497025">
      <w:pPr>
        <w:shd w:val="clear" w:color="auto" w:fill="FFFFFF"/>
        <w:spacing w:line="285" w:lineRule="atLeast"/>
        <w:rPr>
          <w:rFonts w:ascii="Consolas" w:hAnsi="Consolas" w:cs="Times New Roman"/>
          <w:sz w:val="21"/>
          <w:szCs w:val="21"/>
        </w:rPr>
      </w:pPr>
    </w:p>
    <w:p w14:paraId="6DD98C96"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signal</w:t>
      </w:r>
      <w:r w:rsidRPr="00497025">
        <w:rPr>
          <w:rFonts w:ascii="Consolas" w:hAnsi="Consolas" w:cs="Times New Roman"/>
          <w:sz w:val="21"/>
          <w:szCs w:val="21"/>
        </w:rPr>
        <w:t xml:space="preserve"> clk_</w:t>
      </w:r>
      <w:proofErr w:type="gramStart"/>
      <w:r w:rsidRPr="00497025">
        <w:rPr>
          <w:rFonts w:ascii="Consolas" w:hAnsi="Consolas" w:cs="Times New Roman"/>
          <w:sz w:val="21"/>
          <w:szCs w:val="21"/>
        </w:rPr>
        <w:t>sig :</w:t>
      </w:r>
      <w:proofErr w:type="gramEnd"/>
      <w:r w:rsidRPr="00497025">
        <w:rPr>
          <w:rFonts w:ascii="Consolas" w:hAnsi="Consolas" w:cs="Times New Roman"/>
          <w:sz w:val="21"/>
          <w:szCs w:val="21"/>
        </w:rPr>
        <w:t xml:space="preserve"> std_logic := </w:t>
      </w:r>
      <w:r w:rsidRPr="00497025">
        <w:rPr>
          <w:rFonts w:ascii="Consolas" w:hAnsi="Consolas" w:cs="Times New Roman"/>
          <w:color w:val="098658"/>
          <w:sz w:val="21"/>
          <w:szCs w:val="21"/>
        </w:rPr>
        <w:t>'0'</w:t>
      </w:r>
      <w:r w:rsidRPr="00497025">
        <w:rPr>
          <w:rFonts w:ascii="Consolas" w:hAnsi="Consolas" w:cs="Times New Roman"/>
          <w:sz w:val="21"/>
          <w:szCs w:val="21"/>
        </w:rPr>
        <w:t>;</w:t>
      </w:r>
    </w:p>
    <w:p w14:paraId="4DF35173"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signal</w:t>
      </w:r>
      <w:r w:rsidRPr="00497025">
        <w:rPr>
          <w:rFonts w:ascii="Consolas" w:hAnsi="Consolas" w:cs="Times New Roman"/>
          <w:sz w:val="21"/>
          <w:szCs w:val="21"/>
        </w:rPr>
        <w:t xml:space="preserve"> </w:t>
      </w:r>
      <w:proofErr w:type="gramStart"/>
      <w:r w:rsidRPr="00497025">
        <w:rPr>
          <w:rFonts w:ascii="Consolas" w:hAnsi="Consolas" w:cs="Times New Roman"/>
          <w:sz w:val="21"/>
          <w:szCs w:val="21"/>
        </w:rPr>
        <w:t>InstInSig :</w:t>
      </w:r>
      <w:proofErr w:type="gramEnd"/>
      <w:r w:rsidRPr="00497025">
        <w:rPr>
          <w:rFonts w:ascii="Consolas" w:hAnsi="Consolas" w:cs="Times New Roman"/>
          <w:sz w:val="21"/>
          <w:szCs w:val="21"/>
        </w:rPr>
        <w:t xml:space="preserve"> std_logic_vector (</w:t>
      </w:r>
      <w:r w:rsidRPr="00497025">
        <w:rPr>
          <w:rFonts w:ascii="Consolas" w:hAnsi="Consolas" w:cs="Times New Roman"/>
          <w:color w:val="098658"/>
          <w:sz w:val="21"/>
          <w:szCs w:val="21"/>
        </w:rPr>
        <w:t>15</w:t>
      </w:r>
      <w:r w:rsidRPr="00497025">
        <w:rPr>
          <w:rFonts w:ascii="Consolas" w:hAnsi="Consolas" w:cs="Times New Roman"/>
          <w:sz w:val="21"/>
          <w:szCs w:val="21"/>
        </w:rPr>
        <w:t xml:space="preserve"> </w:t>
      </w:r>
      <w:r w:rsidRPr="00497025">
        <w:rPr>
          <w:rFonts w:ascii="Consolas" w:hAnsi="Consolas" w:cs="Times New Roman"/>
          <w:color w:val="0000FF"/>
          <w:sz w:val="21"/>
          <w:szCs w:val="21"/>
        </w:rPr>
        <w:t>downto</w:t>
      </w:r>
      <w:r w:rsidRPr="00497025">
        <w:rPr>
          <w:rFonts w:ascii="Consolas" w:hAnsi="Consolas" w:cs="Times New Roman"/>
          <w:sz w:val="21"/>
          <w:szCs w:val="21"/>
        </w:rPr>
        <w:t xml:space="preserve"> </w:t>
      </w:r>
      <w:r w:rsidRPr="00497025">
        <w:rPr>
          <w:rFonts w:ascii="Consolas" w:hAnsi="Consolas" w:cs="Times New Roman"/>
          <w:color w:val="098658"/>
          <w:sz w:val="21"/>
          <w:szCs w:val="21"/>
        </w:rPr>
        <w:t>0</w:t>
      </w:r>
      <w:r w:rsidRPr="00497025">
        <w:rPr>
          <w:rFonts w:ascii="Consolas" w:hAnsi="Consolas" w:cs="Times New Roman"/>
          <w:sz w:val="21"/>
          <w:szCs w:val="21"/>
        </w:rPr>
        <w:t xml:space="preserve">) := </w:t>
      </w:r>
      <w:r w:rsidRPr="00497025">
        <w:rPr>
          <w:rFonts w:ascii="Consolas" w:hAnsi="Consolas" w:cs="Times New Roman"/>
          <w:color w:val="098658"/>
          <w:sz w:val="21"/>
          <w:szCs w:val="21"/>
        </w:rPr>
        <w:t>"0000000000000000"</w:t>
      </w:r>
      <w:r w:rsidRPr="00497025">
        <w:rPr>
          <w:rFonts w:ascii="Consolas" w:hAnsi="Consolas" w:cs="Times New Roman"/>
          <w:sz w:val="21"/>
          <w:szCs w:val="21"/>
        </w:rPr>
        <w:t>;</w:t>
      </w:r>
    </w:p>
    <w:p w14:paraId="0A888578"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signal</w:t>
      </w:r>
      <w:r w:rsidRPr="00497025">
        <w:rPr>
          <w:rFonts w:ascii="Consolas" w:hAnsi="Consolas" w:cs="Times New Roman"/>
          <w:sz w:val="21"/>
          <w:szCs w:val="21"/>
        </w:rPr>
        <w:t xml:space="preserve"> </w:t>
      </w:r>
      <w:proofErr w:type="gramStart"/>
      <w:r w:rsidRPr="00497025">
        <w:rPr>
          <w:rFonts w:ascii="Consolas" w:hAnsi="Consolas" w:cs="Times New Roman"/>
          <w:sz w:val="21"/>
          <w:szCs w:val="21"/>
        </w:rPr>
        <w:t>InstOutSig :</w:t>
      </w:r>
      <w:proofErr w:type="gramEnd"/>
      <w:r w:rsidRPr="00497025">
        <w:rPr>
          <w:rFonts w:ascii="Consolas" w:hAnsi="Consolas" w:cs="Times New Roman"/>
          <w:sz w:val="21"/>
          <w:szCs w:val="21"/>
        </w:rPr>
        <w:t xml:space="preserve"> std_logic_vector (</w:t>
      </w:r>
      <w:r w:rsidRPr="00497025">
        <w:rPr>
          <w:rFonts w:ascii="Consolas" w:hAnsi="Consolas" w:cs="Times New Roman"/>
          <w:color w:val="098658"/>
          <w:sz w:val="21"/>
          <w:szCs w:val="21"/>
        </w:rPr>
        <w:t>15</w:t>
      </w:r>
      <w:r w:rsidRPr="00497025">
        <w:rPr>
          <w:rFonts w:ascii="Consolas" w:hAnsi="Consolas" w:cs="Times New Roman"/>
          <w:sz w:val="21"/>
          <w:szCs w:val="21"/>
        </w:rPr>
        <w:t xml:space="preserve"> </w:t>
      </w:r>
      <w:r w:rsidRPr="00497025">
        <w:rPr>
          <w:rFonts w:ascii="Consolas" w:hAnsi="Consolas" w:cs="Times New Roman"/>
          <w:color w:val="0000FF"/>
          <w:sz w:val="21"/>
          <w:szCs w:val="21"/>
        </w:rPr>
        <w:t>downto</w:t>
      </w:r>
      <w:r w:rsidRPr="00497025">
        <w:rPr>
          <w:rFonts w:ascii="Consolas" w:hAnsi="Consolas" w:cs="Times New Roman"/>
          <w:sz w:val="21"/>
          <w:szCs w:val="21"/>
        </w:rPr>
        <w:t xml:space="preserve"> </w:t>
      </w:r>
      <w:r w:rsidRPr="00497025">
        <w:rPr>
          <w:rFonts w:ascii="Consolas" w:hAnsi="Consolas" w:cs="Times New Roman"/>
          <w:color w:val="098658"/>
          <w:sz w:val="21"/>
          <w:szCs w:val="21"/>
        </w:rPr>
        <w:t>0</w:t>
      </w:r>
      <w:r w:rsidRPr="00497025">
        <w:rPr>
          <w:rFonts w:ascii="Consolas" w:hAnsi="Consolas" w:cs="Times New Roman"/>
          <w:sz w:val="21"/>
          <w:szCs w:val="21"/>
        </w:rPr>
        <w:t xml:space="preserve">) := </w:t>
      </w:r>
      <w:r w:rsidRPr="00497025">
        <w:rPr>
          <w:rFonts w:ascii="Consolas" w:hAnsi="Consolas" w:cs="Times New Roman"/>
          <w:color w:val="098658"/>
          <w:sz w:val="21"/>
          <w:szCs w:val="21"/>
        </w:rPr>
        <w:t>"0000000000000000"</w:t>
      </w:r>
      <w:r w:rsidRPr="00497025">
        <w:rPr>
          <w:rFonts w:ascii="Consolas" w:hAnsi="Consolas" w:cs="Times New Roman"/>
          <w:sz w:val="21"/>
          <w:szCs w:val="21"/>
        </w:rPr>
        <w:t>;</w:t>
      </w:r>
    </w:p>
    <w:p w14:paraId="3274F428"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begin</w:t>
      </w:r>
    </w:p>
    <w:p w14:paraId="4BC778C6"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proofErr w:type="gramStart"/>
      <w:r w:rsidRPr="00497025">
        <w:rPr>
          <w:rFonts w:ascii="Consolas" w:hAnsi="Consolas" w:cs="Times New Roman"/>
          <w:sz w:val="21"/>
          <w:szCs w:val="21"/>
        </w:rPr>
        <w:t>DUT :</w:t>
      </w:r>
      <w:proofErr w:type="gramEnd"/>
      <w:r w:rsidRPr="00497025">
        <w:rPr>
          <w:rFonts w:ascii="Consolas" w:hAnsi="Consolas" w:cs="Times New Roman"/>
          <w:sz w:val="21"/>
          <w:szCs w:val="21"/>
        </w:rPr>
        <w:t xml:space="preserve"> </w:t>
      </w:r>
      <w:r w:rsidRPr="00497025">
        <w:rPr>
          <w:rFonts w:ascii="Consolas" w:hAnsi="Consolas" w:cs="Times New Roman"/>
          <w:color w:val="0000FF"/>
          <w:sz w:val="21"/>
          <w:szCs w:val="21"/>
        </w:rPr>
        <w:t>entity</w:t>
      </w:r>
      <w:r w:rsidRPr="00497025">
        <w:rPr>
          <w:rFonts w:ascii="Consolas" w:hAnsi="Consolas" w:cs="Times New Roman"/>
          <w:sz w:val="21"/>
          <w:szCs w:val="21"/>
        </w:rPr>
        <w:t xml:space="preserve"> </w:t>
      </w:r>
      <w:r w:rsidRPr="00497025">
        <w:rPr>
          <w:rFonts w:ascii="Consolas" w:hAnsi="Consolas" w:cs="Times New Roman"/>
          <w:color w:val="800000"/>
          <w:sz w:val="21"/>
          <w:szCs w:val="21"/>
        </w:rPr>
        <w:t>work</w:t>
      </w:r>
      <w:r w:rsidRPr="00497025">
        <w:rPr>
          <w:rFonts w:ascii="Consolas" w:hAnsi="Consolas" w:cs="Times New Roman"/>
          <w:sz w:val="21"/>
          <w:szCs w:val="21"/>
        </w:rPr>
        <w:t>.</w:t>
      </w:r>
      <w:r w:rsidRPr="00497025">
        <w:rPr>
          <w:rFonts w:ascii="Consolas" w:hAnsi="Consolas" w:cs="Times New Roman"/>
          <w:color w:val="800000"/>
          <w:sz w:val="21"/>
          <w:szCs w:val="21"/>
        </w:rPr>
        <w:t>Instruction_Adder_Component</w:t>
      </w:r>
      <w:r w:rsidRPr="00497025">
        <w:rPr>
          <w:rFonts w:ascii="Consolas" w:hAnsi="Consolas" w:cs="Times New Roman"/>
          <w:sz w:val="21"/>
          <w:szCs w:val="21"/>
        </w:rPr>
        <w:t>(</w:t>
      </w:r>
      <w:r w:rsidRPr="00497025">
        <w:rPr>
          <w:rFonts w:ascii="Consolas" w:hAnsi="Consolas" w:cs="Times New Roman"/>
          <w:color w:val="800000"/>
          <w:sz w:val="21"/>
          <w:szCs w:val="21"/>
        </w:rPr>
        <w:t>behavioral</w:t>
      </w:r>
      <w:r w:rsidRPr="00497025">
        <w:rPr>
          <w:rFonts w:ascii="Consolas" w:hAnsi="Consolas" w:cs="Times New Roman"/>
          <w:sz w:val="21"/>
          <w:szCs w:val="21"/>
        </w:rPr>
        <w:t xml:space="preserve">) </w:t>
      </w:r>
      <w:r w:rsidRPr="00497025">
        <w:rPr>
          <w:rFonts w:ascii="Consolas" w:hAnsi="Consolas" w:cs="Times New Roman"/>
          <w:color w:val="0000FF"/>
          <w:sz w:val="21"/>
          <w:szCs w:val="21"/>
        </w:rPr>
        <w:t>port</w:t>
      </w:r>
      <w:r w:rsidRPr="00497025">
        <w:rPr>
          <w:rFonts w:ascii="Consolas" w:hAnsi="Consolas" w:cs="Times New Roman"/>
          <w:sz w:val="21"/>
          <w:szCs w:val="21"/>
        </w:rPr>
        <w:t xml:space="preserve"> </w:t>
      </w:r>
      <w:r w:rsidRPr="00497025">
        <w:rPr>
          <w:rFonts w:ascii="Consolas" w:hAnsi="Consolas" w:cs="Times New Roman"/>
          <w:color w:val="0000FF"/>
          <w:sz w:val="21"/>
          <w:szCs w:val="21"/>
        </w:rPr>
        <w:t>map</w:t>
      </w:r>
      <w:r w:rsidRPr="00497025">
        <w:rPr>
          <w:rFonts w:ascii="Consolas" w:hAnsi="Consolas" w:cs="Times New Roman"/>
          <w:sz w:val="21"/>
          <w:szCs w:val="21"/>
        </w:rPr>
        <w:t xml:space="preserve"> (</w:t>
      </w:r>
    </w:p>
    <w:p w14:paraId="3E712064"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InstIn =&gt; InstInSig,</w:t>
      </w:r>
    </w:p>
    <w:p w14:paraId="14F47BB7"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InstOut =&gt; InstOutSig);</w:t>
      </w:r>
    </w:p>
    <w:p w14:paraId="023AD7BA" w14:textId="77777777" w:rsidR="00497025" w:rsidRPr="00497025" w:rsidRDefault="00497025" w:rsidP="00497025">
      <w:pPr>
        <w:shd w:val="clear" w:color="auto" w:fill="FFFFFF"/>
        <w:spacing w:after="240" w:line="285" w:lineRule="atLeast"/>
        <w:rPr>
          <w:rFonts w:ascii="Consolas" w:hAnsi="Consolas" w:cs="Times New Roman"/>
          <w:sz w:val="21"/>
          <w:szCs w:val="21"/>
        </w:rPr>
      </w:pPr>
    </w:p>
    <w:p w14:paraId="2672AF8C"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proofErr w:type="gramStart"/>
      <w:r w:rsidRPr="00497025">
        <w:rPr>
          <w:rFonts w:ascii="Consolas" w:hAnsi="Consolas" w:cs="Times New Roman"/>
          <w:sz w:val="21"/>
          <w:szCs w:val="21"/>
        </w:rPr>
        <w:t>clock :</w:t>
      </w:r>
      <w:proofErr w:type="gramEnd"/>
      <w:r w:rsidRPr="00497025">
        <w:rPr>
          <w:rFonts w:ascii="Consolas" w:hAnsi="Consolas" w:cs="Times New Roman"/>
          <w:sz w:val="21"/>
          <w:szCs w:val="21"/>
        </w:rPr>
        <w:t xml:space="preserve"> </w:t>
      </w:r>
      <w:r w:rsidRPr="00497025">
        <w:rPr>
          <w:rFonts w:ascii="Consolas" w:hAnsi="Consolas" w:cs="Times New Roman"/>
          <w:color w:val="0000FF"/>
          <w:sz w:val="21"/>
          <w:szCs w:val="21"/>
        </w:rPr>
        <w:t>process</w:t>
      </w:r>
    </w:p>
    <w:p w14:paraId="18C55173"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begin</w:t>
      </w:r>
    </w:p>
    <w:p w14:paraId="64D26D1C"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for</w:t>
      </w:r>
      <w:r w:rsidRPr="00497025">
        <w:rPr>
          <w:rFonts w:ascii="Consolas" w:hAnsi="Consolas" w:cs="Times New Roman"/>
          <w:sz w:val="21"/>
          <w:szCs w:val="21"/>
        </w:rPr>
        <w:t xml:space="preserve"> i </w:t>
      </w:r>
      <w:r w:rsidRPr="00497025">
        <w:rPr>
          <w:rFonts w:ascii="Consolas" w:hAnsi="Consolas" w:cs="Times New Roman"/>
          <w:color w:val="0000FF"/>
          <w:sz w:val="21"/>
          <w:szCs w:val="21"/>
        </w:rPr>
        <w:t>in</w:t>
      </w:r>
      <w:r w:rsidRPr="00497025">
        <w:rPr>
          <w:rFonts w:ascii="Consolas" w:hAnsi="Consolas" w:cs="Times New Roman"/>
          <w:sz w:val="21"/>
          <w:szCs w:val="21"/>
        </w:rPr>
        <w:t xml:space="preserve"> </w:t>
      </w:r>
      <w:r w:rsidRPr="00497025">
        <w:rPr>
          <w:rFonts w:ascii="Consolas" w:hAnsi="Consolas" w:cs="Times New Roman"/>
          <w:color w:val="098658"/>
          <w:sz w:val="21"/>
          <w:szCs w:val="21"/>
        </w:rPr>
        <w:t>0</w:t>
      </w:r>
      <w:r w:rsidRPr="00497025">
        <w:rPr>
          <w:rFonts w:ascii="Consolas" w:hAnsi="Consolas" w:cs="Times New Roman"/>
          <w:sz w:val="21"/>
          <w:szCs w:val="21"/>
        </w:rPr>
        <w:t xml:space="preserve"> </w:t>
      </w:r>
      <w:r w:rsidRPr="00497025">
        <w:rPr>
          <w:rFonts w:ascii="Consolas" w:hAnsi="Consolas" w:cs="Times New Roman"/>
          <w:color w:val="0000FF"/>
          <w:sz w:val="21"/>
          <w:szCs w:val="21"/>
        </w:rPr>
        <w:t>to</w:t>
      </w:r>
      <w:r w:rsidRPr="00497025">
        <w:rPr>
          <w:rFonts w:ascii="Consolas" w:hAnsi="Consolas" w:cs="Times New Roman"/>
          <w:sz w:val="21"/>
          <w:szCs w:val="21"/>
        </w:rPr>
        <w:t xml:space="preserve"> </w:t>
      </w:r>
      <w:r w:rsidRPr="00497025">
        <w:rPr>
          <w:rFonts w:ascii="Consolas" w:hAnsi="Consolas" w:cs="Times New Roman"/>
          <w:color w:val="098658"/>
          <w:sz w:val="21"/>
          <w:szCs w:val="21"/>
        </w:rPr>
        <w:t>2</w:t>
      </w:r>
      <w:r w:rsidRPr="00497025">
        <w:rPr>
          <w:rFonts w:ascii="Consolas" w:hAnsi="Consolas" w:cs="Times New Roman"/>
          <w:sz w:val="21"/>
          <w:szCs w:val="21"/>
        </w:rPr>
        <w:t xml:space="preserve"> * (NUM_VALS) </w:t>
      </w:r>
      <w:r w:rsidRPr="00497025">
        <w:rPr>
          <w:rFonts w:ascii="Consolas" w:hAnsi="Consolas" w:cs="Times New Roman"/>
          <w:color w:val="0000FF"/>
          <w:sz w:val="21"/>
          <w:szCs w:val="21"/>
        </w:rPr>
        <w:t>loop</w:t>
      </w:r>
    </w:p>
    <w:p w14:paraId="77B0BE2F"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clk_sig &lt;= </w:t>
      </w:r>
      <w:r w:rsidRPr="00497025">
        <w:rPr>
          <w:rFonts w:ascii="Consolas" w:hAnsi="Consolas" w:cs="Times New Roman"/>
          <w:color w:val="0000FF"/>
          <w:sz w:val="21"/>
          <w:szCs w:val="21"/>
        </w:rPr>
        <w:t>NOT</w:t>
      </w:r>
      <w:r w:rsidRPr="00497025">
        <w:rPr>
          <w:rFonts w:ascii="Consolas" w:hAnsi="Consolas" w:cs="Times New Roman"/>
          <w:sz w:val="21"/>
          <w:szCs w:val="21"/>
        </w:rPr>
        <w:t xml:space="preserve"> clk_sig;</w:t>
      </w:r>
    </w:p>
    <w:p w14:paraId="527D0A4F"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wait</w:t>
      </w:r>
      <w:r w:rsidRPr="00497025">
        <w:rPr>
          <w:rFonts w:ascii="Consolas" w:hAnsi="Consolas" w:cs="Times New Roman"/>
          <w:sz w:val="21"/>
          <w:szCs w:val="21"/>
        </w:rPr>
        <w:t xml:space="preserve"> </w:t>
      </w:r>
      <w:r w:rsidRPr="00497025">
        <w:rPr>
          <w:rFonts w:ascii="Consolas" w:hAnsi="Consolas" w:cs="Times New Roman"/>
          <w:color w:val="0000FF"/>
          <w:sz w:val="21"/>
          <w:szCs w:val="21"/>
        </w:rPr>
        <w:t>for</w:t>
      </w:r>
      <w:r w:rsidRPr="00497025">
        <w:rPr>
          <w:rFonts w:ascii="Consolas" w:hAnsi="Consolas" w:cs="Times New Roman"/>
          <w:sz w:val="21"/>
          <w:szCs w:val="21"/>
        </w:rPr>
        <w:t xml:space="preserve"> TIME_DELAY/</w:t>
      </w:r>
      <w:r w:rsidRPr="00497025">
        <w:rPr>
          <w:rFonts w:ascii="Consolas" w:hAnsi="Consolas" w:cs="Times New Roman"/>
          <w:color w:val="098658"/>
          <w:sz w:val="21"/>
          <w:szCs w:val="21"/>
        </w:rPr>
        <w:t>2</w:t>
      </w:r>
      <w:r w:rsidRPr="00497025">
        <w:rPr>
          <w:rFonts w:ascii="Consolas" w:hAnsi="Consolas" w:cs="Times New Roman"/>
          <w:sz w:val="21"/>
          <w:szCs w:val="21"/>
        </w:rPr>
        <w:t>;</w:t>
      </w:r>
    </w:p>
    <w:p w14:paraId="22014EA5"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end</w:t>
      </w:r>
      <w:r w:rsidRPr="00497025">
        <w:rPr>
          <w:rFonts w:ascii="Consolas" w:hAnsi="Consolas" w:cs="Times New Roman"/>
          <w:sz w:val="21"/>
          <w:szCs w:val="21"/>
        </w:rPr>
        <w:t xml:space="preserve"> </w:t>
      </w:r>
      <w:r w:rsidRPr="00497025">
        <w:rPr>
          <w:rFonts w:ascii="Consolas" w:hAnsi="Consolas" w:cs="Times New Roman"/>
          <w:color w:val="0000FF"/>
          <w:sz w:val="21"/>
          <w:szCs w:val="21"/>
        </w:rPr>
        <w:t>loop</w:t>
      </w:r>
      <w:r w:rsidRPr="00497025">
        <w:rPr>
          <w:rFonts w:ascii="Consolas" w:hAnsi="Consolas" w:cs="Times New Roman"/>
          <w:sz w:val="21"/>
          <w:szCs w:val="21"/>
        </w:rPr>
        <w:t>;</w:t>
      </w:r>
    </w:p>
    <w:p w14:paraId="2732D088"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wait</w:t>
      </w:r>
      <w:r w:rsidRPr="00497025">
        <w:rPr>
          <w:rFonts w:ascii="Consolas" w:hAnsi="Consolas" w:cs="Times New Roman"/>
          <w:sz w:val="21"/>
          <w:szCs w:val="21"/>
        </w:rPr>
        <w:t>;</w:t>
      </w:r>
    </w:p>
    <w:p w14:paraId="6376BAE9"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end</w:t>
      </w:r>
      <w:r w:rsidRPr="00497025">
        <w:rPr>
          <w:rFonts w:ascii="Consolas" w:hAnsi="Consolas" w:cs="Times New Roman"/>
          <w:sz w:val="21"/>
          <w:szCs w:val="21"/>
        </w:rPr>
        <w:t xml:space="preserve"> </w:t>
      </w:r>
      <w:r w:rsidRPr="00497025">
        <w:rPr>
          <w:rFonts w:ascii="Consolas" w:hAnsi="Consolas" w:cs="Times New Roman"/>
          <w:color w:val="0000FF"/>
          <w:sz w:val="21"/>
          <w:szCs w:val="21"/>
        </w:rPr>
        <w:t>process</w:t>
      </w:r>
      <w:r w:rsidRPr="00497025">
        <w:rPr>
          <w:rFonts w:ascii="Consolas" w:hAnsi="Consolas" w:cs="Times New Roman"/>
          <w:sz w:val="21"/>
          <w:szCs w:val="21"/>
        </w:rPr>
        <w:t xml:space="preserve"> clock;</w:t>
      </w:r>
    </w:p>
    <w:p w14:paraId="5CED5DC0"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w:t>
      </w:r>
    </w:p>
    <w:p w14:paraId="1932782D"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w:t>
      </w:r>
      <w:proofErr w:type="gramStart"/>
      <w:r w:rsidRPr="00497025">
        <w:rPr>
          <w:rFonts w:ascii="Consolas" w:hAnsi="Consolas" w:cs="Times New Roman"/>
          <w:sz w:val="21"/>
          <w:szCs w:val="21"/>
        </w:rPr>
        <w:t>stimulus :</w:t>
      </w:r>
      <w:proofErr w:type="gramEnd"/>
      <w:r w:rsidRPr="00497025">
        <w:rPr>
          <w:rFonts w:ascii="Consolas" w:hAnsi="Consolas" w:cs="Times New Roman"/>
          <w:sz w:val="21"/>
          <w:szCs w:val="21"/>
        </w:rPr>
        <w:t xml:space="preserve"> </w:t>
      </w:r>
      <w:r w:rsidRPr="00497025">
        <w:rPr>
          <w:rFonts w:ascii="Consolas" w:hAnsi="Consolas" w:cs="Times New Roman"/>
          <w:color w:val="0000FF"/>
          <w:sz w:val="21"/>
          <w:szCs w:val="21"/>
        </w:rPr>
        <w:t>process</w:t>
      </w:r>
    </w:p>
    <w:p w14:paraId="40391FA1"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begin</w:t>
      </w:r>
    </w:p>
    <w:p w14:paraId="6A7F2FB0"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for</w:t>
      </w:r>
      <w:r w:rsidRPr="00497025">
        <w:rPr>
          <w:rFonts w:ascii="Consolas" w:hAnsi="Consolas" w:cs="Times New Roman"/>
          <w:sz w:val="21"/>
          <w:szCs w:val="21"/>
        </w:rPr>
        <w:t xml:space="preserve"> i </w:t>
      </w:r>
      <w:r w:rsidRPr="00497025">
        <w:rPr>
          <w:rFonts w:ascii="Consolas" w:hAnsi="Consolas" w:cs="Times New Roman"/>
          <w:color w:val="0000FF"/>
          <w:sz w:val="21"/>
          <w:szCs w:val="21"/>
        </w:rPr>
        <w:t>in</w:t>
      </w:r>
      <w:r w:rsidRPr="00497025">
        <w:rPr>
          <w:rFonts w:ascii="Consolas" w:hAnsi="Consolas" w:cs="Times New Roman"/>
          <w:sz w:val="21"/>
          <w:szCs w:val="21"/>
        </w:rPr>
        <w:t xml:space="preserve"> </w:t>
      </w:r>
      <w:r w:rsidRPr="00497025">
        <w:rPr>
          <w:rFonts w:ascii="Consolas" w:hAnsi="Consolas" w:cs="Times New Roman"/>
          <w:color w:val="098658"/>
          <w:sz w:val="21"/>
          <w:szCs w:val="21"/>
        </w:rPr>
        <w:t>0</w:t>
      </w:r>
      <w:r w:rsidRPr="00497025">
        <w:rPr>
          <w:rFonts w:ascii="Consolas" w:hAnsi="Consolas" w:cs="Times New Roman"/>
          <w:sz w:val="21"/>
          <w:szCs w:val="21"/>
        </w:rPr>
        <w:t xml:space="preserve"> </w:t>
      </w:r>
      <w:r w:rsidRPr="00497025">
        <w:rPr>
          <w:rFonts w:ascii="Consolas" w:hAnsi="Consolas" w:cs="Times New Roman"/>
          <w:color w:val="0000FF"/>
          <w:sz w:val="21"/>
          <w:szCs w:val="21"/>
        </w:rPr>
        <w:t>to</w:t>
      </w:r>
      <w:r w:rsidRPr="00497025">
        <w:rPr>
          <w:rFonts w:ascii="Consolas" w:hAnsi="Consolas" w:cs="Times New Roman"/>
          <w:sz w:val="21"/>
          <w:szCs w:val="21"/>
        </w:rPr>
        <w:t xml:space="preserve"> (NUM_VALS - </w:t>
      </w:r>
      <w:r w:rsidRPr="00497025">
        <w:rPr>
          <w:rFonts w:ascii="Consolas" w:hAnsi="Consolas" w:cs="Times New Roman"/>
          <w:color w:val="098658"/>
          <w:sz w:val="21"/>
          <w:szCs w:val="21"/>
        </w:rPr>
        <w:t>1</w:t>
      </w:r>
      <w:r w:rsidRPr="00497025">
        <w:rPr>
          <w:rFonts w:ascii="Consolas" w:hAnsi="Consolas" w:cs="Times New Roman"/>
          <w:sz w:val="21"/>
          <w:szCs w:val="21"/>
        </w:rPr>
        <w:t xml:space="preserve">) </w:t>
      </w:r>
      <w:r w:rsidRPr="00497025">
        <w:rPr>
          <w:rFonts w:ascii="Consolas" w:hAnsi="Consolas" w:cs="Times New Roman"/>
          <w:color w:val="0000FF"/>
          <w:sz w:val="21"/>
          <w:szCs w:val="21"/>
        </w:rPr>
        <w:t>loop</w:t>
      </w:r>
    </w:p>
    <w:p w14:paraId="2C5568BA"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InstInSig &lt;= InstIn_vals(i);</w:t>
      </w:r>
    </w:p>
    <w:p w14:paraId="639F6FB9"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lastRenderedPageBreak/>
        <w:t xml:space="preserve">              </w:t>
      </w:r>
      <w:r w:rsidRPr="00497025">
        <w:rPr>
          <w:rFonts w:ascii="Consolas" w:hAnsi="Consolas" w:cs="Times New Roman"/>
          <w:color w:val="0000FF"/>
          <w:sz w:val="21"/>
          <w:szCs w:val="21"/>
        </w:rPr>
        <w:t>wait</w:t>
      </w:r>
      <w:r w:rsidRPr="00497025">
        <w:rPr>
          <w:rFonts w:ascii="Consolas" w:hAnsi="Consolas" w:cs="Times New Roman"/>
          <w:sz w:val="21"/>
          <w:szCs w:val="21"/>
        </w:rPr>
        <w:t xml:space="preserve"> </w:t>
      </w:r>
      <w:r w:rsidRPr="00497025">
        <w:rPr>
          <w:rFonts w:ascii="Consolas" w:hAnsi="Consolas" w:cs="Times New Roman"/>
          <w:color w:val="0000FF"/>
          <w:sz w:val="21"/>
          <w:szCs w:val="21"/>
        </w:rPr>
        <w:t>for</w:t>
      </w:r>
      <w:r w:rsidRPr="00497025">
        <w:rPr>
          <w:rFonts w:ascii="Consolas" w:hAnsi="Consolas" w:cs="Times New Roman"/>
          <w:sz w:val="21"/>
          <w:szCs w:val="21"/>
        </w:rPr>
        <w:t xml:space="preserve"> TIME_DELAY;</w:t>
      </w:r>
    </w:p>
    <w:p w14:paraId="768E0956"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end</w:t>
      </w:r>
      <w:r w:rsidRPr="00497025">
        <w:rPr>
          <w:rFonts w:ascii="Consolas" w:hAnsi="Consolas" w:cs="Times New Roman"/>
          <w:sz w:val="21"/>
          <w:szCs w:val="21"/>
        </w:rPr>
        <w:t xml:space="preserve"> </w:t>
      </w:r>
      <w:r w:rsidRPr="00497025">
        <w:rPr>
          <w:rFonts w:ascii="Consolas" w:hAnsi="Consolas" w:cs="Times New Roman"/>
          <w:color w:val="0000FF"/>
          <w:sz w:val="21"/>
          <w:szCs w:val="21"/>
        </w:rPr>
        <w:t>loop</w:t>
      </w:r>
      <w:r w:rsidRPr="00497025">
        <w:rPr>
          <w:rFonts w:ascii="Consolas" w:hAnsi="Consolas" w:cs="Times New Roman"/>
          <w:sz w:val="21"/>
          <w:szCs w:val="21"/>
        </w:rPr>
        <w:t>;</w:t>
      </w:r>
    </w:p>
    <w:p w14:paraId="42090F1E"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wait</w:t>
      </w:r>
      <w:r w:rsidRPr="00497025">
        <w:rPr>
          <w:rFonts w:ascii="Consolas" w:hAnsi="Consolas" w:cs="Times New Roman"/>
          <w:sz w:val="21"/>
          <w:szCs w:val="21"/>
        </w:rPr>
        <w:t>;</w:t>
      </w:r>
    </w:p>
    <w:p w14:paraId="7095DADF"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r w:rsidRPr="00497025">
        <w:rPr>
          <w:rFonts w:ascii="Consolas" w:hAnsi="Consolas" w:cs="Times New Roman"/>
          <w:color w:val="0000FF"/>
          <w:sz w:val="21"/>
          <w:szCs w:val="21"/>
        </w:rPr>
        <w:t>end</w:t>
      </w:r>
      <w:r w:rsidRPr="00497025">
        <w:rPr>
          <w:rFonts w:ascii="Consolas" w:hAnsi="Consolas" w:cs="Times New Roman"/>
          <w:sz w:val="21"/>
          <w:szCs w:val="21"/>
        </w:rPr>
        <w:t xml:space="preserve"> </w:t>
      </w:r>
      <w:r w:rsidRPr="00497025">
        <w:rPr>
          <w:rFonts w:ascii="Consolas" w:hAnsi="Consolas" w:cs="Times New Roman"/>
          <w:color w:val="0000FF"/>
          <w:sz w:val="21"/>
          <w:szCs w:val="21"/>
        </w:rPr>
        <w:t>process</w:t>
      </w:r>
      <w:r w:rsidRPr="00497025">
        <w:rPr>
          <w:rFonts w:ascii="Consolas" w:hAnsi="Consolas" w:cs="Times New Roman"/>
          <w:sz w:val="21"/>
          <w:szCs w:val="21"/>
        </w:rPr>
        <w:t xml:space="preserve"> stimulus;</w:t>
      </w:r>
    </w:p>
    <w:p w14:paraId="3FFA8935"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xml:space="preserve">        </w:t>
      </w:r>
    </w:p>
    <w:p w14:paraId="096E9B30"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sz w:val="21"/>
          <w:szCs w:val="21"/>
        </w:rPr>
        <w:t> </w:t>
      </w:r>
    </w:p>
    <w:p w14:paraId="7344273F" w14:textId="77777777" w:rsidR="00497025" w:rsidRPr="00497025" w:rsidRDefault="00497025" w:rsidP="00497025">
      <w:pPr>
        <w:shd w:val="clear" w:color="auto" w:fill="FFFFFF"/>
        <w:spacing w:line="285" w:lineRule="atLeast"/>
        <w:rPr>
          <w:rFonts w:ascii="Consolas" w:hAnsi="Consolas" w:cs="Times New Roman"/>
          <w:sz w:val="21"/>
          <w:szCs w:val="21"/>
        </w:rPr>
      </w:pPr>
    </w:p>
    <w:p w14:paraId="18A29F8A" w14:textId="77777777" w:rsidR="00497025" w:rsidRPr="00497025" w:rsidRDefault="00497025" w:rsidP="00497025">
      <w:pPr>
        <w:shd w:val="clear" w:color="auto" w:fill="FFFFFF"/>
        <w:spacing w:line="285" w:lineRule="atLeast"/>
        <w:rPr>
          <w:rFonts w:ascii="Consolas" w:hAnsi="Consolas" w:cs="Times New Roman"/>
          <w:sz w:val="21"/>
          <w:szCs w:val="21"/>
        </w:rPr>
      </w:pPr>
      <w:r w:rsidRPr="00497025">
        <w:rPr>
          <w:rFonts w:ascii="Consolas" w:hAnsi="Consolas" w:cs="Times New Roman"/>
          <w:color w:val="0000FF"/>
          <w:sz w:val="21"/>
          <w:szCs w:val="21"/>
        </w:rPr>
        <w:t>end</w:t>
      </w:r>
      <w:r w:rsidRPr="00497025">
        <w:rPr>
          <w:rFonts w:ascii="Consolas" w:hAnsi="Consolas" w:cs="Times New Roman"/>
          <w:sz w:val="21"/>
          <w:szCs w:val="21"/>
        </w:rPr>
        <w:t xml:space="preserve"> behavior;</w:t>
      </w:r>
    </w:p>
    <w:p w14:paraId="31CF2A28" w14:textId="77777777" w:rsidR="00497025" w:rsidRPr="00497025" w:rsidRDefault="00497025" w:rsidP="00497025">
      <w:pPr>
        <w:shd w:val="clear" w:color="auto" w:fill="FFFFFF"/>
        <w:spacing w:line="285" w:lineRule="atLeast"/>
        <w:rPr>
          <w:rFonts w:ascii="Consolas" w:hAnsi="Consolas" w:cs="Times New Roman"/>
          <w:sz w:val="21"/>
          <w:szCs w:val="21"/>
        </w:rPr>
      </w:pPr>
    </w:p>
    <w:p w14:paraId="1F34EB48" w14:textId="77777777" w:rsidR="00747699" w:rsidRPr="00747699" w:rsidRDefault="00747699" w:rsidP="00AE0599"/>
    <w:p w14:paraId="3C32A3ED" w14:textId="147828AE" w:rsidR="00747699" w:rsidRDefault="00631DEE" w:rsidP="00724F28">
      <w:r>
        <w:rPr>
          <w:noProof/>
        </w:rPr>
        <w:drawing>
          <wp:inline distT="0" distB="0" distL="0" distR="0" wp14:anchorId="60BD4A30" wp14:editId="748678DE">
            <wp:extent cx="5943600" cy="3583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83305"/>
                    </a:xfrm>
                    <a:prstGeom prst="rect">
                      <a:avLst/>
                    </a:prstGeom>
                  </pic:spPr>
                </pic:pic>
              </a:graphicData>
            </a:graphic>
          </wp:inline>
        </w:drawing>
      </w:r>
    </w:p>
    <w:p w14:paraId="7B55EA25" w14:textId="2A048BB2" w:rsidR="00747699" w:rsidRDefault="00747699" w:rsidP="00724F28"/>
    <w:p w14:paraId="0B70080E" w14:textId="63F1B323" w:rsidR="00747699" w:rsidRDefault="00747699" w:rsidP="00724F28"/>
    <w:p w14:paraId="4A722C71" w14:textId="191FC604" w:rsidR="00747699" w:rsidRDefault="00747699" w:rsidP="00724F28"/>
    <w:p w14:paraId="72FC4E8F" w14:textId="545EAC40" w:rsidR="00747699" w:rsidRDefault="00747699" w:rsidP="00724F28"/>
    <w:p w14:paraId="4F02E718" w14:textId="3D686760" w:rsidR="00747699" w:rsidRDefault="00747699" w:rsidP="00724F28"/>
    <w:p w14:paraId="695297AD" w14:textId="2091C4D5" w:rsidR="00747699" w:rsidRDefault="00747699" w:rsidP="00724F28"/>
    <w:p w14:paraId="1338D1F5" w14:textId="05DB6EC9" w:rsidR="00747699" w:rsidRDefault="00747699" w:rsidP="00724F28"/>
    <w:p w14:paraId="4E35D322" w14:textId="01F1AF73" w:rsidR="00747699" w:rsidRDefault="00747699" w:rsidP="00724F28"/>
    <w:p w14:paraId="2FE47810" w14:textId="6ADEDAE0" w:rsidR="00747699" w:rsidRDefault="00747699" w:rsidP="00724F28"/>
    <w:p w14:paraId="027FA4C9" w14:textId="75E16B96" w:rsidR="00747699" w:rsidRDefault="00747699" w:rsidP="00724F28"/>
    <w:p w14:paraId="63E95F04" w14:textId="0AEF013C" w:rsidR="00747699" w:rsidRDefault="00747699" w:rsidP="00724F28"/>
    <w:p w14:paraId="0E0F1A0A" w14:textId="7466B0CB" w:rsidR="00747699" w:rsidRDefault="00747699" w:rsidP="00724F28"/>
    <w:p w14:paraId="229960AC" w14:textId="711E62F3" w:rsidR="00747699" w:rsidRDefault="00747699" w:rsidP="00724F28"/>
    <w:p w14:paraId="5B8A97FE" w14:textId="57876A5E" w:rsidR="00747699" w:rsidRDefault="00747699" w:rsidP="00724F28"/>
    <w:p w14:paraId="01087B5C" w14:textId="77777777" w:rsidR="00666038" w:rsidRDefault="00666038" w:rsidP="00724F28"/>
    <w:p w14:paraId="37C8CD7A" w14:textId="1DFD01D8" w:rsidR="00747699" w:rsidRDefault="00747699" w:rsidP="00724F28">
      <w:r>
        <w:lastRenderedPageBreak/>
        <w:t>InstructionMemoryTestbench:</w:t>
      </w:r>
    </w:p>
    <w:p w14:paraId="65F06C01"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color w:val="0000FF"/>
          <w:sz w:val="21"/>
          <w:szCs w:val="21"/>
        </w:rPr>
        <w:t>library</w:t>
      </w:r>
      <w:r w:rsidRPr="005C4001">
        <w:rPr>
          <w:rFonts w:ascii="Consolas" w:hAnsi="Consolas" w:cs="Times New Roman"/>
          <w:sz w:val="21"/>
          <w:szCs w:val="21"/>
        </w:rPr>
        <w:t xml:space="preserve"> IEEE;</w:t>
      </w:r>
    </w:p>
    <w:p w14:paraId="536C47E4"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color w:val="0000FF"/>
          <w:sz w:val="21"/>
          <w:szCs w:val="21"/>
        </w:rPr>
        <w:t>use</w:t>
      </w:r>
      <w:r w:rsidRPr="005C4001">
        <w:rPr>
          <w:rFonts w:ascii="Consolas" w:hAnsi="Consolas" w:cs="Times New Roman"/>
          <w:sz w:val="21"/>
          <w:szCs w:val="21"/>
        </w:rPr>
        <w:t xml:space="preserve"> IEEE.std_logic_1164.</w:t>
      </w:r>
      <w:r w:rsidRPr="005C4001">
        <w:rPr>
          <w:rFonts w:ascii="Consolas" w:hAnsi="Consolas" w:cs="Times New Roman"/>
          <w:color w:val="0000FF"/>
          <w:sz w:val="21"/>
          <w:szCs w:val="21"/>
        </w:rPr>
        <w:t>all</w:t>
      </w:r>
      <w:r w:rsidRPr="005C4001">
        <w:rPr>
          <w:rFonts w:ascii="Consolas" w:hAnsi="Consolas" w:cs="Times New Roman"/>
          <w:sz w:val="21"/>
          <w:szCs w:val="21"/>
        </w:rPr>
        <w:t>;</w:t>
      </w:r>
    </w:p>
    <w:p w14:paraId="7C0ED462"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color w:val="0000FF"/>
          <w:sz w:val="21"/>
          <w:szCs w:val="21"/>
        </w:rPr>
        <w:t>use</w:t>
      </w:r>
      <w:r w:rsidRPr="005C4001">
        <w:rPr>
          <w:rFonts w:ascii="Consolas" w:hAnsi="Consolas" w:cs="Times New Roman"/>
          <w:sz w:val="21"/>
          <w:szCs w:val="21"/>
        </w:rPr>
        <w:t xml:space="preserve"> IEEE.numeric_std.</w:t>
      </w:r>
      <w:r w:rsidRPr="005C4001">
        <w:rPr>
          <w:rFonts w:ascii="Consolas" w:hAnsi="Consolas" w:cs="Times New Roman"/>
          <w:color w:val="0000FF"/>
          <w:sz w:val="21"/>
          <w:szCs w:val="21"/>
        </w:rPr>
        <w:t>all</w:t>
      </w:r>
      <w:r w:rsidRPr="005C4001">
        <w:rPr>
          <w:rFonts w:ascii="Consolas" w:hAnsi="Consolas" w:cs="Times New Roman"/>
          <w:sz w:val="21"/>
          <w:szCs w:val="21"/>
        </w:rPr>
        <w:t>;</w:t>
      </w:r>
    </w:p>
    <w:p w14:paraId="5FF6BCA5" w14:textId="77777777" w:rsidR="005C4001" w:rsidRPr="005C4001" w:rsidRDefault="005C4001" w:rsidP="005C4001">
      <w:pPr>
        <w:shd w:val="clear" w:color="auto" w:fill="FFFFFF"/>
        <w:spacing w:line="285" w:lineRule="atLeast"/>
        <w:rPr>
          <w:rFonts w:ascii="Consolas" w:hAnsi="Consolas" w:cs="Times New Roman"/>
          <w:sz w:val="21"/>
          <w:szCs w:val="21"/>
        </w:rPr>
      </w:pPr>
    </w:p>
    <w:p w14:paraId="17AFE853"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color w:val="0000FF"/>
          <w:sz w:val="21"/>
          <w:szCs w:val="21"/>
        </w:rPr>
        <w:t>entity</w:t>
      </w:r>
      <w:r w:rsidRPr="005C4001">
        <w:rPr>
          <w:rFonts w:ascii="Consolas" w:hAnsi="Consolas" w:cs="Times New Roman"/>
          <w:sz w:val="21"/>
          <w:szCs w:val="21"/>
        </w:rPr>
        <w:t xml:space="preserve"> InstructionMemoryTestbench </w:t>
      </w:r>
      <w:r w:rsidRPr="005C4001">
        <w:rPr>
          <w:rFonts w:ascii="Consolas" w:hAnsi="Consolas" w:cs="Times New Roman"/>
          <w:color w:val="0000FF"/>
          <w:sz w:val="21"/>
          <w:szCs w:val="21"/>
        </w:rPr>
        <w:t>is</w:t>
      </w:r>
    </w:p>
    <w:p w14:paraId="52707E96"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color w:val="0000FF"/>
          <w:sz w:val="21"/>
          <w:szCs w:val="21"/>
        </w:rPr>
        <w:t>end</w:t>
      </w:r>
      <w:r w:rsidRPr="005C4001">
        <w:rPr>
          <w:rFonts w:ascii="Consolas" w:hAnsi="Consolas" w:cs="Times New Roman"/>
          <w:sz w:val="21"/>
          <w:szCs w:val="21"/>
        </w:rPr>
        <w:t xml:space="preserve"> InstructionMemoryTestbench;</w:t>
      </w:r>
    </w:p>
    <w:p w14:paraId="40B51071" w14:textId="77777777" w:rsidR="005C4001" w:rsidRPr="005C4001" w:rsidRDefault="005C4001" w:rsidP="005C4001">
      <w:pPr>
        <w:shd w:val="clear" w:color="auto" w:fill="FFFFFF"/>
        <w:spacing w:line="285" w:lineRule="atLeast"/>
        <w:rPr>
          <w:rFonts w:ascii="Consolas" w:hAnsi="Consolas" w:cs="Times New Roman"/>
          <w:sz w:val="21"/>
          <w:szCs w:val="21"/>
        </w:rPr>
      </w:pPr>
    </w:p>
    <w:p w14:paraId="7D44919E"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color w:val="0000FF"/>
          <w:sz w:val="21"/>
          <w:szCs w:val="21"/>
        </w:rPr>
        <w:t>architecture</w:t>
      </w:r>
      <w:r w:rsidRPr="005C4001">
        <w:rPr>
          <w:rFonts w:ascii="Consolas" w:hAnsi="Consolas" w:cs="Times New Roman"/>
          <w:sz w:val="21"/>
          <w:szCs w:val="21"/>
        </w:rPr>
        <w:t xml:space="preserve"> behavior </w:t>
      </w:r>
      <w:r w:rsidRPr="005C4001">
        <w:rPr>
          <w:rFonts w:ascii="Consolas" w:hAnsi="Consolas" w:cs="Times New Roman"/>
          <w:color w:val="0000FF"/>
          <w:sz w:val="21"/>
          <w:szCs w:val="21"/>
        </w:rPr>
        <w:t>of</w:t>
      </w:r>
      <w:r w:rsidRPr="005C4001">
        <w:rPr>
          <w:rFonts w:ascii="Consolas" w:hAnsi="Consolas" w:cs="Times New Roman"/>
          <w:sz w:val="21"/>
          <w:szCs w:val="21"/>
        </w:rPr>
        <w:t xml:space="preserve"> InstructionMemoryTestbench </w:t>
      </w:r>
      <w:r w:rsidRPr="005C4001">
        <w:rPr>
          <w:rFonts w:ascii="Consolas" w:hAnsi="Consolas" w:cs="Times New Roman"/>
          <w:color w:val="0000FF"/>
          <w:sz w:val="21"/>
          <w:szCs w:val="21"/>
        </w:rPr>
        <w:t>is</w:t>
      </w:r>
    </w:p>
    <w:p w14:paraId="4A93610B"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r w:rsidRPr="005C4001">
        <w:rPr>
          <w:rFonts w:ascii="Consolas" w:hAnsi="Consolas" w:cs="Times New Roman"/>
          <w:color w:val="0000FF"/>
          <w:sz w:val="21"/>
          <w:szCs w:val="21"/>
        </w:rPr>
        <w:t>constant</w:t>
      </w:r>
      <w:r w:rsidRPr="005C4001">
        <w:rPr>
          <w:rFonts w:ascii="Consolas" w:hAnsi="Consolas" w:cs="Times New Roman"/>
          <w:sz w:val="21"/>
          <w:szCs w:val="21"/>
        </w:rPr>
        <w:t xml:space="preserve"> TIME_</w:t>
      </w:r>
      <w:proofErr w:type="gramStart"/>
      <w:r w:rsidRPr="005C4001">
        <w:rPr>
          <w:rFonts w:ascii="Consolas" w:hAnsi="Consolas" w:cs="Times New Roman"/>
          <w:sz w:val="21"/>
          <w:szCs w:val="21"/>
        </w:rPr>
        <w:t>DELAY :</w:t>
      </w:r>
      <w:proofErr w:type="gramEnd"/>
      <w:r w:rsidRPr="005C4001">
        <w:rPr>
          <w:rFonts w:ascii="Consolas" w:hAnsi="Consolas" w:cs="Times New Roman"/>
          <w:sz w:val="21"/>
          <w:szCs w:val="21"/>
        </w:rPr>
        <w:t xml:space="preserve"> time := </w:t>
      </w:r>
      <w:r w:rsidRPr="005C4001">
        <w:rPr>
          <w:rFonts w:ascii="Consolas" w:hAnsi="Consolas" w:cs="Times New Roman"/>
          <w:color w:val="098658"/>
          <w:sz w:val="21"/>
          <w:szCs w:val="21"/>
        </w:rPr>
        <w:t>20</w:t>
      </w:r>
      <w:r w:rsidRPr="005C4001">
        <w:rPr>
          <w:rFonts w:ascii="Consolas" w:hAnsi="Consolas" w:cs="Times New Roman"/>
          <w:sz w:val="21"/>
          <w:szCs w:val="21"/>
        </w:rPr>
        <w:t xml:space="preserve"> ns;</w:t>
      </w:r>
    </w:p>
    <w:p w14:paraId="12FECC93"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r w:rsidRPr="005C4001">
        <w:rPr>
          <w:rFonts w:ascii="Consolas" w:hAnsi="Consolas" w:cs="Times New Roman"/>
          <w:color w:val="0000FF"/>
          <w:sz w:val="21"/>
          <w:szCs w:val="21"/>
        </w:rPr>
        <w:t>constant</w:t>
      </w:r>
      <w:r w:rsidRPr="005C4001">
        <w:rPr>
          <w:rFonts w:ascii="Consolas" w:hAnsi="Consolas" w:cs="Times New Roman"/>
          <w:sz w:val="21"/>
          <w:szCs w:val="21"/>
        </w:rPr>
        <w:t xml:space="preserve"> NUM_</w:t>
      </w:r>
      <w:proofErr w:type="gramStart"/>
      <w:r w:rsidRPr="005C4001">
        <w:rPr>
          <w:rFonts w:ascii="Consolas" w:hAnsi="Consolas" w:cs="Times New Roman"/>
          <w:sz w:val="21"/>
          <w:szCs w:val="21"/>
        </w:rPr>
        <w:t>VALS :</w:t>
      </w:r>
      <w:proofErr w:type="gramEnd"/>
      <w:r w:rsidRPr="005C4001">
        <w:rPr>
          <w:rFonts w:ascii="Consolas" w:hAnsi="Consolas" w:cs="Times New Roman"/>
          <w:sz w:val="21"/>
          <w:szCs w:val="21"/>
        </w:rPr>
        <w:t xml:space="preserve"> integer := </w:t>
      </w:r>
      <w:r w:rsidRPr="005C4001">
        <w:rPr>
          <w:rFonts w:ascii="Consolas" w:hAnsi="Consolas" w:cs="Times New Roman"/>
          <w:color w:val="098658"/>
          <w:sz w:val="21"/>
          <w:szCs w:val="21"/>
        </w:rPr>
        <w:t>2</w:t>
      </w:r>
      <w:r w:rsidRPr="005C4001">
        <w:rPr>
          <w:rFonts w:ascii="Consolas" w:hAnsi="Consolas" w:cs="Times New Roman"/>
          <w:sz w:val="21"/>
          <w:szCs w:val="21"/>
        </w:rPr>
        <w:t>;</w:t>
      </w:r>
    </w:p>
    <w:p w14:paraId="53FAD441"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p>
    <w:p w14:paraId="58ADABEF"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p>
    <w:p w14:paraId="19A9E65D"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r w:rsidRPr="005C4001">
        <w:rPr>
          <w:rFonts w:ascii="Consolas" w:hAnsi="Consolas" w:cs="Times New Roman"/>
          <w:color w:val="0000FF"/>
          <w:sz w:val="21"/>
          <w:szCs w:val="21"/>
        </w:rPr>
        <w:t>type</w:t>
      </w:r>
      <w:r w:rsidRPr="005C4001">
        <w:rPr>
          <w:rFonts w:ascii="Consolas" w:hAnsi="Consolas" w:cs="Times New Roman"/>
          <w:sz w:val="21"/>
          <w:szCs w:val="21"/>
        </w:rPr>
        <w:t xml:space="preserve"> InstAddress_array </w:t>
      </w:r>
      <w:r w:rsidRPr="005C4001">
        <w:rPr>
          <w:rFonts w:ascii="Consolas" w:hAnsi="Consolas" w:cs="Times New Roman"/>
          <w:color w:val="0000FF"/>
          <w:sz w:val="21"/>
          <w:szCs w:val="21"/>
        </w:rPr>
        <w:t>is</w:t>
      </w:r>
      <w:r w:rsidRPr="005C4001">
        <w:rPr>
          <w:rFonts w:ascii="Consolas" w:hAnsi="Consolas" w:cs="Times New Roman"/>
          <w:sz w:val="21"/>
          <w:szCs w:val="21"/>
        </w:rPr>
        <w:t xml:space="preserve"> </w:t>
      </w:r>
      <w:proofErr w:type="gramStart"/>
      <w:r w:rsidRPr="005C4001">
        <w:rPr>
          <w:rFonts w:ascii="Consolas" w:hAnsi="Consolas" w:cs="Times New Roman"/>
          <w:color w:val="0000FF"/>
          <w:sz w:val="21"/>
          <w:szCs w:val="21"/>
        </w:rPr>
        <w:t>array</w:t>
      </w:r>
      <w:r w:rsidRPr="005C4001">
        <w:rPr>
          <w:rFonts w:ascii="Consolas" w:hAnsi="Consolas" w:cs="Times New Roman"/>
          <w:sz w:val="21"/>
          <w:szCs w:val="21"/>
        </w:rPr>
        <w:t>(</w:t>
      </w:r>
      <w:proofErr w:type="gramEnd"/>
      <w:r w:rsidRPr="005C4001">
        <w:rPr>
          <w:rFonts w:ascii="Consolas" w:hAnsi="Consolas" w:cs="Times New Roman"/>
          <w:color w:val="098658"/>
          <w:sz w:val="21"/>
          <w:szCs w:val="21"/>
        </w:rPr>
        <w:t>0</w:t>
      </w:r>
      <w:r w:rsidRPr="005C4001">
        <w:rPr>
          <w:rFonts w:ascii="Consolas" w:hAnsi="Consolas" w:cs="Times New Roman"/>
          <w:sz w:val="21"/>
          <w:szCs w:val="21"/>
        </w:rPr>
        <w:t xml:space="preserve"> </w:t>
      </w:r>
      <w:r w:rsidRPr="005C4001">
        <w:rPr>
          <w:rFonts w:ascii="Consolas" w:hAnsi="Consolas" w:cs="Times New Roman"/>
          <w:color w:val="0000FF"/>
          <w:sz w:val="21"/>
          <w:szCs w:val="21"/>
        </w:rPr>
        <w:t>to</w:t>
      </w:r>
      <w:r w:rsidRPr="005C4001">
        <w:rPr>
          <w:rFonts w:ascii="Consolas" w:hAnsi="Consolas" w:cs="Times New Roman"/>
          <w:sz w:val="21"/>
          <w:szCs w:val="21"/>
        </w:rPr>
        <w:t xml:space="preserve"> (NUM_VALS - </w:t>
      </w:r>
      <w:r w:rsidRPr="005C4001">
        <w:rPr>
          <w:rFonts w:ascii="Consolas" w:hAnsi="Consolas" w:cs="Times New Roman"/>
          <w:color w:val="098658"/>
          <w:sz w:val="21"/>
          <w:szCs w:val="21"/>
        </w:rPr>
        <w:t>1</w:t>
      </w:r>
      <w:r w:rsidRPr="005C4001">
        <w:rPr>
          <w:rFonts w:ascii="Consolas" w:hAnsi="Consolas" w:cs="Times New Roman"/>
          <w:sz w:val="21"/>
          <w:szCs w:val="21"/>
        </w:rPr>
        <w:t xml:space="preserve">)) </w:t>
      </w:r>
      <w:r w:rsidRPr="005C4001">
        <w:rPr>
          <w:rFonts w:ascii="Consolas" w:hAnsi="Consolas" w:cs="Times New Roman"/>
          <w:color w:val="0000FF"/>
          <w:sz w:val="21"/>
          <w:szCs w:val="21"/>
        </w:rPr>
        <w:t>of</w:t>
      </w:r>
      <w:r w:rsidRPr="005C4001">
        <w:rPr>
          <w:rFonts w:ascii="Consolas" w:hAnsi="Consolas" w:cs="Times New Roman"/>
          <w:sz w:val="21"/>
          <w:szCs w:val="21"/>
        </w:rPr>
        <w:t xml:space="preserve"> std_logic_vector(</w:t>
      </w:r>
      <w:r w:rsidRPr="005C4001">
        <w:rPr>
          <w:rFonts w:ascii="Consolas" w:hAnsi="Consolas" w:cs="Times New Roman"/>
          <w:color w:val="098658"/>
          <w:sz w:val="21"/>
          <w:szCs w:val="21"/>
        </w:rPr>
        <w:t>15</w:t>
      </w:r>
      <w:r w:rsidRPr="005C4001">
        <w:rPr>
          <w:rFonts w:ascii="Consolas" w:hAnsi="Consolas" w:cs="Times New Roman"/>
          <w:sz w:val="21"/>
          <w:szCs w:val="21"/>
        </w:rPr>
        <w:t xml:space="preserve"> </w:t>
      </w:r>
      <w:r w:rsidRPr="005C4001">
        <w:rPr>
          <w:rFonts w:ascii="Consolas" w:hAnsi="Consolas" w:cs="Times New Roman"/>
          <w:color w:val="0000FF"/>
          <w:sz w:val="21"/>
          <w:szCs w:val="21"/>
        </w:rPr>
        <w:t>downto</w:t>
      </w:r>
      <w:r w:rsidRPr="005C4001">
        <w:rPr>
          <w:rFonts w:ascii="Consolas" w:hAnsi="Consolas" w:cs="Times New Roman"/>
          <w:sz w:val="21"/>
          <w:szCs w:val="21"/>
        </w:rPr>
        <w:t xml:space="preserve"> </w:t>
      </w:r>
      <w:r w:rsidRPr="005C4001">
        <w:rPr>
          <w:rFonts w:ascii="Consolas" w:hAnsi="Consolas" w:cs="Times New Roman"/>
          <w:color w:val="098658"/>
          <w:sz w:val="21"/>
          <w:szCs w:val="21"/>
        </w:rPr>
        <w:t>0</w:t>
      </w:r>
      <w:r w:rsidRPr="005C4001">
        <w:rPr>
          <w:rFonts w:ascii="Consolas" w:hAnsi="Consolas" w:cs="Times New Roman"/>
          <w:sz w:val="21"/>
          <w:szCs w:val="21"/>
        </w:rPr>
        <w:t>);</w:t>
      </w:r>
    </w:p>
    <w:p w14:paraId="25F73EE6"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r w:rsidRPr="005C4001">
        <w:rPr>
          <w:rFonts w:ascii="Consolas" w:hAnsi="Consolas" w:cs="Times New Roman"/>
          <w:color w:val="008000"/>
          <w:sz w:val="21"/>
          <w:szCs w:val="21"/>
        </w:rPr>
        <w:t xml:space="preserve">--type pc_out_array is </w:t>
      </w:r>
      <w:proofErr w:type="gramStart"/>
      <w:r w:rsidRPr="005C4001">
        <w:rPr>
          <w:rFonts w:ascii="Consolas" w:hAnsi="Consolas" w:cs="Times New Roman"/>
          <w:color w:val="008000"/>
          <w:sz w:val="21"/>
          <w:szCs w:val="21"/>
        </w:rPr>
        <w:t>array(</w:t>
      </w:r>
      <w:proofErr w:type="gramEnd"/>
      <w:r w:rsidRPr="005C4001">
        <w:rPr>
          <w:rFonts w:ascii="Consolas" w:hAnsi="Consolas" w:cs="Times New Roman"/>
          <w:color w:val="008000"/>
          <w:sz w:val="21"/>
          <w:szCs w:val="21"/>
        </w:rPr>
        <w:t>0 to (NUM_VALS - 1)) of std_logic_vector(15 downto 0);</w:t>
      </w:r>
    </w:p>
    <w:p w14:paraId="1934D17A"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p>
    <w:p w14:paraId="1A54F995"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r w:rsidRPr="005C4001">
        <w:rPr>
          <w:rFonts w:ascii="Consolas" w:hAnsi="Consolas" w:cs="Times New Roman"/>
          <w:color w:val="0000FF"/>
          <w:sz w:val="21"/>
          <w:szCs w:val="21"/>
        </w:rPr>
        <w:t>constant</w:t>
      </w:r>
      <w:r w:rsidRPr="005C4001">
        <w:rPr>
          <w:rFonts w:ascii="Consolas" w:hAnsi="Consolas" w:cs="Times New Roman"/>
          <w:sz w:val="21"/>
          <w:szCs w:val="21"/>
        </w:rPr>
        <w:t xml:space="preserve"> InstAddress_</w:t>
      </w:r>
      <w:proofErr w:type="gramStart"/>
      <w:r w:rsidRPr="005C4001">
        <w:rPr>
          <w:rFonts w:ascii="Consolas" w:hAnsi="Consolas" w:cs="Times New Roman"/>
          <w:sz w:val="21"/>
          <w:szCs w:val="21"/>
        </w:rPr>
        <w:t>vals :</w:t>
      </w:r>
      <w:proofErr w:type="gramEnd"/>
      <w:r w:rsidRPr="005C4001">
        <w:rPr>
          <w:rFonts w:ascii="Consolas" w:hAnsi="Consolas" w:cs="Times New Roman"/>
          <w:sz w:val="21"/>
          <w:szCs w:val="21"/>
        </w:rPr>
        <w:t xml:space="preserve"> InstAddress_array := (</w:t>
      </w:r>
      <w:r w:rsidRPr="005C4001">
        <w:rPr>
          <w:rFonts w:ascii="Consolas" w:hAnsi="Consolas" w:cs="Times New Roman"/>
          <w:color w:val="098658"/>
          <w:sz w:val="21"/>
          <w:szCs w:val="21"/>
        </w:rPr>
        <w:t>"0000000000000000"</w:t>
      </w:r>
      <w:r w:rsidRPr="005C4001">
        <w:rPr>
          <w:rFonts w:ascii="Consolas" w:hAnsi="Consolas" w:cs="Times New Roman"/>
          <w:sz w:val="21"/>
          <w:szCs w:val="21"/>
        </w:rPr>
        <w:t>,</w:t>
      </w:r>
      <w:r w:rsidRPr="005C4001">
        <w:rPr>
          <w:rFonts w:ascii="Consolas" w:hAnsi="Consolas" w:cs="Times New Roman"/>
          <w:color w:val="098658"/>
          <w:sz w:val="21"/>
          <w:szCs w:val="21"/>
        </w:rPr>
        <w:t>"0000000000000001"</w:t>
      </w:r>
      <w:r w:rsidRPr="005C4001">
        <w:rPr>
          <w:rFonts w:ascii="Consolas" w:hAnsi="Consolas" w:cs="Times New Roman"/>
          <w:sz w:val="21"/>
          <w:szCs w:val="21"/>
        </w:rPr>
        <w:t>);</w:t>
      </w:r>
    </w:p>
    <w:p w14:paraId="48F78ED0"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w:t>
      </w:r>
    </w:p>
    <w:p w14:paraId="5C2E988E"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p>
    <w:p w14:paraId="029F5502" w14:textId="77777777" w:rsidR="005C4001" w:rsidRPr="005C4001" w:rsidRDefault="005C4001" w:rsidP="005C4001">
      <w:pPr>
        <w:shd w:val="clear" w:color="auto" w:fill="FFFFFF"/>
        <w:spacing w:line="285" w:lineRule="atLeast"/>
        <w:rPr>
          <w:rFonts w:ascii="Consolas" w:hAnsi="Consolas" w:cs="Times New Roman"/>
          <w:sz w:val="21"/>
          <w:szCs w:val="21"/>
        </w:rPr>
      </w:pPr>
    </w:p>
    <w:p w14:paraId="358CE3E7"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r w:rsidRPr="005C4001">
        <w:rPr>
          <w:rFonts w:ascii="Consolas" w:hAnsi="Consolas" w:cs="Times New Roman"/>
          <w:color w:val="0000FF"/>
          <w:sz w:val="21"/>
          <w:szCs w:val="21"/>
        </w:rPr>
        <w:t>signal</w:t>
      </w:r>
      <w:r w:rsidRPr="005C4001">
        <w:rPr>
          <w:rFonts w:ascii="Consolas" w:hAnsi="Consolas" w:cs="Times New Roman"/>
          <w:sz w:val="21"/>
          <w:szCs w:val="21"/>
        </w:rPr>
        <w:t xml:space="preserve"> clk_</w:t>
      </w:r>
      <w:proofErr w:type="gramStart"/>
      <w:r w:rsidRPr="005C4001">
        <w:rPr>
          <w:rFonts w:ascii="Consolas" w:hAnsi="Consolas" w:cs="Times New Roman"/>
          <w:sz w:val="21"/>
          <w:szCs w:val="21"/>
        </w:rPr>
        <w:t>sig :</w:t>
      </w:r>
      <w:proofErr w:type="gramEnd"/>
      <w:r w:rsidRPr="005C4001">
        <w:rPr>
          <w:rFonts w:ascii="Consolas" w:hAnsi="Consolas" w:cs="Times New Roman"/>
          <w:sz w:val="21"/>
          <w:szCs w:val="21"/>
        </w:rPr>
        <w:t xml:space="preserve"> std_logic := </w:t>
      </w:r>
      <w:r w:rsidRPr="005C4001">
        <w:rPr>
          <w:rFonts w:ascii="Consolas" w:hAnsi="Consolas" w:cs="Times New Roman"/>
          <w:color w:val="098658"/>
          <w:sz w:val="21"/>
          <w:szCs w:val="21"/>
        </w:rPr>
        <w:t>'0'</w:t>
      </w:r>
      <w:r w:rsidRPr="005C4001">
        <w:rPr>
          <w:rFonts w:ascii="Consolas" w:hAnsi="Consolas" w:cs="Times New Roman"/>
          <w:sz w:val="21"/>
          <w:szCs w:val="21"/>
        </w:rPr>
        <w:t>;</w:t>
      </w:r>
    </w:p>
    <w:p w14:paraId="790FD4E8"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r w:rsidRPr="005C4001">
        <w:rPr>
          <w:rFonts w:ascii="Consolas" w:hAnsi="Consolas" w:cs="Times New Roman"/>
          <w:color w:val="0000FF"/>
          <w:sz w:val="21"/>
          <w:szCs w:val="21"/>
        </w:rPr>
        <w:t>signal</w:t>
      </w:r>
      <w:r w:rsidRPr="005C4001">
        <w:rPr>
          <w:rFonts w:ascii="Consolas" w:hAnsi="Consolas" w:cs="Times New Roman"/>
          <w:sz w:val="21"/>
          <w:szCs w:val="21"/>
        </w:rPr>
        <w:t xml:space="preserve"> </w:t>
      </w:r>
      <w:proofErr w:type="gramStart"/>
      <w:r w:rsidRPr="005C4001">
        <w:rPr>
          <w:rFonts w:ascii="Consolas" w:hAnsi="Consolas" w:cs="Times New Roman"/>
          <w:sz w:val="21"/>
          <w:szCs w:val="21"/>
        </w:rPr>
        <w:t>InstAddressSig :</w:t>
      </w:r>
      <w:proofErr w:type="gramEnd"/>
      <w:r w:rsidRPr="005C4001">
        <w:rPr>
          <w:rFonts w:ascii="Consolas" w:hAnsi="Consolas" w:cs="Times New Roman"/>
          <w:sz w:val="21"/>
          <w:szCs w:val="21"/>
        </w:rPr>
        <w:t xml:space="preserve"> std_logic_vector (</w:t>
      </w:r>
      <w:r w:rsidRPr="005C4001">
        <w:rPr>
          <w:rFonts w:ascii="Consolas" w:hAnsi="Consolas" w:cs="Times New Roman"/>
          <w:color w:val="098658"/>
          <w:sz w:val="21"/>
          <w:szCs w:val="21"/>
        </w:rPr>
        <w:t>15</w:t>
      </w:r>
      <w:r w:rsidRPr="005C4001">
        <w:rPr>
          <w:rFonts w:ascii="Consolas" w:hAnsi="Consolas" w:cs="Times New Roman"/>
          <w:sz w:val="21"/>
          <w:szCs w:val="21"/>
        </w:rPr>
        <w:t xml:space="preserve"> </w:t>
      </w:r>
      <w:r w:rsidRPr="005C4001">
        <w:rPr>
          <w:rFonts w:ascii="Consolas" w:hAnsi="Consolas" w:cs="Times New Roman"/>
          <w:color w:val="0000FF"/>
          <w:sz w:val="21"/>
          <w:szCs w:val="21"/>
        </w:rPr>
        <w:t>downto</w:t>
      </w:r>
      <w:r w:rsidRPr="005C4001">
        <w:rPr>
          <w:rFonts w:ascii="Consolas" w:hAnsi="Consolas" w:cs="Times New Roman"/>
          <w:sz w:val="21"/>
          <w:szCs w:val="21"/>
        </w:rPr>
        <w:t xml:space="preserve"> </w:t>
      </w:r>
      <w:r w:rsidRPr="005C4001">
        <w:rPr>
          <w:rFonts w:ascii="Consolas" w:hAnsi="Consolas" w:cs="Times New Roman"/>
          <w:color w:val="098658"/>
          <w:sz w:val="21"/>
          <w:szCs w:val="21"/>
        </w:rPr>
        <w:t>0</w:t>
      </w:r>
      <w:r w:rsidRPr="005C4001">
        <w:rPr>
          <w:rFonts w:ascii="Consolas" w:hAnsi="Consolas" w:cs="Times New Roman"/>
          <w:sz w:val="21"/>
          <w:szCs w:val="21"/>
        </w:rPr>
        <w:t xml:space="preserve">) := </w:t>
      </w:r>
      <w:r w:rsidRPr="005C4001">
        <w:rPr>
          <w:rFonts w:ascii="Consolas" w:hAnsi="Consolas" w:cs="Times New Roman"/>
          <w:color w:val="098658"/>
          <w:sz w:val="21"/>
          <w:szCs w:val="21"/>
        </w:rPr>
        <w:t>"0000000000000000"</w:t>
      </w:r>
      <w:r w:rsidRPr="005C4001">
        <w:rPr>
          <w:rFonts w:ascii="Consolas" w:hAnsi="Consolas" w:cs="Times New Roman"/>
          <w:sz w:val="21"/>
          <w:szCs w:val="21"/>
        </w:rPr>
        <w:t>;</w:t>
      </w:r>
    </w:p>
    <w:p w14:paraId="6F67BDC4"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r w:rsidRPr="005C4001">
        <w:rPr>
          <w:rFonts w:ascii="Consolas" w:hAnsi="Consolas" w:cs="Times New Roman"/>
          <w:color w:val="0000FF"/>
          <w:sz w:val="21"/>
          <w:szCs w:val="21"/>
        </w:rPr>
        <w:t>signal</w:t>
      </w:r>
      <w:r w:rsidRPr="005C4001">
        <w:rPr>
          <w:rFonts w:ascii="Consolas" w:hAnsi="Consolas" w:cs="Times New Roman"/>
          <w:sz w:val="21"/>
          <w:szCs w:val="21"/>
        </w:rPr>
        <w:t xml:space="preserve"> </w:t>
      </w:r>
      <w:proofErr w:type="gramStart"/>
      <w:r w:rsidRPr="005C4001">
        <w:rPr>
          <w:rFonts w:ascii="Consolas" w:hAnsi="Consolas" w:cs="Times New Roman"/>
          <w:sz w:val="21"/>
          <w:szCs w:val="21"/>
        </w:rPr>
        <w:t>InstDataSig :</w:t>
      </w:r>
      <w:proofErr w:type="gramEnd"/>
      <w:r w:rsidRPr="005C4001">
        <w:rPr>
          <w:rFonts w:ascii="Consolas" w:hAnsi="Consolas" w:cs="Times New Roman"/>
          <w:sz w:val="21"/>
          <w:szCs w:val="21"/>
        </w:rPr>
        <w:t xml:space="preserve"> std_logic_vector (</w:t>
      </w:r>
      <w:r w:rsidRPr="005C4001">
        <w:rPr>
          <w:rFonts w:ascii="Consolas" w:hAnsi="Consolas" w:cs="Times New Roman"/>
          <w:color w:val="098658"/>
          <w:sz w:val="21"/>
          <w:szCs w:val="21"/>
        </w:rPr>
        <w:t>15</w:t>
      </w:r>
      <w:r w:rsidRPr="005C4001">
        <w:rPr>
          <w:rFonts w:ascii="Consolas" w:hAnsi="Consolas" w:cs="Times New Roman"/>
          <w:sz w:val="21"/>
          <w:szCs w:val="21"/>
        </w:rPr>
        <w:t xml:space="preserve"> </w:t>
      </w:r>
      <w:r w:rsidRPr="005C4001">
        <w:rPr>
          <w:rFonts w:ascii="Consolas" w:hAnsi="Consolas" w:cs="Times New Roman"/>
          <w:color w:val="0000FF"/>
          <w:sz w:val="21"/>
          <w:szCs w:val="21"/>
        </w:rPr>
        <w:t>downto</w:t>
      </w:r>
      <w:r w:rsidRPr="005C4001">
        <w:rPr>
          <w:rFonts w:ascii="Consolas" w:hAnsi="Consolas" w:cs="Times New Roman"/>
          <w:sz w:val="21"/>
          <w:szCs w:val="21"/>
        </w:rPr>
        <w:t xml:space="preserve"> </w:t>
      </w:r>
      <w:r w:rsidRPr="005C4001">
        <w:rPr>
          <w:rFonts w:ascii="Consolas" w:hAnsi="Consolas" w:cs="Times New Roman"/>
          <w:color w:val="098658"/>
          <w:sz w:val="21"/>
          <w:szCs w:val="21"/>
        </w:rPr>
        <w:t>0</w:t>
      </w:r>
      <w:r w:rsidRPr="005C4001">
        <w:rPr>
          <w:rFonts w:ascii="Consolas" w:hAnsi="Consolas" w:cs="Times New Roman"/>
          <w:sz w:val="21"/>
          <w:szCs w:val="21"/>
        </w:rPr>
        <w:t xml:space="preserve">) := </w:t>
      </w:r>
      <w:r w:rsidRPr="005C4001">
        <w:rPr>
          <w:rFonts w:ascii="Consolas" w:hAnsi="Consolas" w:cs="Times New Roman"/>
          <w:color w:val="098658"/>
          <w:sz w:val="21"/>
          <w:szCs w:val="21"/>
        </w:rPr>
        <w:t>"0000000000000000"</w:t>
      </w:r>
      <w:r w:rsidRPr="005C4001">
        <w:rPr>
          <w:rFonts w:ascii="Consolas" w:hAnsi="Consolas" w:cs="Times New Roman"/>
          <w:sz w:val="21"/>
          <w:szCs w:val="21"/>
        </w:rPr>
        <w:t>;</w:t>
      </w:r>
    </w:p>
    <w:p w14:paraId="79E80136"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r w:rsidRPr="005C4001">
        <w:rPr>
          <w:rFonts w:ascii="Consolas" w:hAnsi="Consolas" w:cs="Times New Roman"/>
          <w:color w:val="0000FF"/>
          <w:sz w:val="21"/>
          <w:szCs w:val="21"/>
        </w:rPr>
        <w:t>begin</w:t>
      </w:r>
    </w:p>
    <w:p w14:paraId="54835BF1"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proofErr w:type="gramStart"/>
      <w:r w:rsidRPr="005C4001">
        <w:rPr>
          <w:rFonts w:ascii="Consolas" w:hAnsi="Consolas" w:cs="Times New Roman"/>
          <w:sz w:val="21"/>
          <w:szCs w:val="21"/>
        </w:rPr>
        <w:t>DUT :</w:t>
      </w:r>
      <w:proofErr w:type="gramEnd"/>
      <w:r w:rsidRPr="005C4001">
        <w:rPr>
          <w:rFonts w:ascii="Consolas" w:hAnsi="Consolas" w:cs="Times New Roman"/>
          <w:sz w:val="21"/>
          <w:szCs w:val="21"/>
        </w:rPr>
        <w:t xml:space="preserve"> </w:t>
      </w:r>
      <w:r w:rsidRPr="005C4001">
        <w:rPr>
          <w:rFonts w:ascii="Consolas" w:hAnsi="Consolas" w:cs="Times New Roman"/>
          <w:color w:val="0000FF"/>
          <w:sz w:val="21"/>
          <w:szCs w:val="21"/>
        </w:rPr>
        <w:t>entity</w:t>
      </w:r>
      <w:r w:rsidRPr="005C4001">
        <w:rPr>
          <w:rFonts w:ascii="Consolas" w:hAnsi="Consolas" w:cs="Times New Roman"/>
          <w:sz w:val="21"/>
          <w:szCs w:val="21"/>
        </w:rPr>
        <w:t xml:space="preserve"> </w:t>
      </w:r>
      <w:r w:rsidRPr="005C4001">
        <w:rPr>
          <w:rFonts w:ascii="Consolas" w:hAnsi="Consolas" w:cs="Times New Roman"/>
          <w:color w:val="800000"/>
          <w:sz w:val="21"/>
          <w:szCs w:val="21"/>
        </w:rPr>
        <w:t>work</w:t>
      </w:r>
      <w:r w:rsidRPr="005C4001">
        <w:rPr>
          <w:rFonts w:ascii="Consolas" w:hAnsi="Consolas" w:cs="Times New Roman"/>
          <w:sz w:val="21"/>
          <w:szCs w:val="21"/>
        </w:rPr>
        <w:t>.</w:t>
      </w:r>
      <w:r w:rsidRPr="005C4001">
        <w:rPr>
          <w:rFonts w:ascii="Consolas" w:hAnsi="Consolas" w:cs="Times New Roman"/>
          <w:color w:val="800000"/>
          <w:sz w:val="21"/>
          <w:szCs w:val="21"/>
        </w:rPr>
        <w:t>InstructionMemory</w:t>
      </w:r>
      <w:r w:rsidRPr="005C4001">
        <w:rPr>
          <w:rFonts w:ascii="Consolas" w:hAnsi="Consolas" w:cs="Times New Roman"/>
          <w:sz w:val="21"/>
          <w:szCs w:val="21"/>
        </w:rPr>
        <w:t>(</w:t>
      </w:r>
      <w:r w:rsidRPr="005C4001">
        <w:rPr>
          <w:rFonts w:ascii="Consolas" w:hAnsi="Consolas" w:cs="Times New Roman"/>
          <w:color w:val="800000"/>
          <w:sz w:val="21"/>
          <w:szCs w:val="21"/>
        </w:rPr>
        <w:t>behavioral</w:t>
      </w:r>
      <w:r w:rsidRPr="005C4001">
        <w:rPr>
          <w:rFonts w:ascii="Consolas" w:hAnsi="Consolas" w:cs="Times New Roman"/>
          <w:sz w:val="21"/>
          <w:szCs w:val="21"/>
        </w:rPr>
        <w:t xml:space="preserve">) </w:t>
      </w:r>
      <w:r w:rsidRPr="005C4001">
        <w:rPr>
          <w:rFonts w:ascii="Consolas" w:hAnsi="Consolas" w:cs="Times New Roman"/>
          <w:color w:val="0000FF"/>
          <w:sz w:val="21"/>
          <w:szCs w:val="21"/>
        </w:rPr>
        <w:t>port</w:t>
      </w:r>
      <w:r w:rsidRPr="005C4001">
        <w:rPr>
          <w:rFonts w:ascii="Consolas" w:hAnsi="Consolas" w:cs="Times New Roman"/>
          <w:sz w:val="21"/>
          <w:szCs w:val="21"/>
        </w:rPr>
        <w:t xml:space="preserve"> </w:t>
      </w:r>
      <w:r w:rsidRPr="005C4001">
        <w:rPr>
          <w:rFonts w:ascii="Consolas" w:hAnsi="Consolas" w:cs="Times New Roman"/>
          <w:color w:val="0000FF"/>
          <w:sz w:val="21"/>
          <w:szCs w:val="21"/>
        </w:rPr>
        <w:t>map</w:t>
      </w:r>
      <w:r w:rsidRPr="005C4001">
        <w:rPr>
          <w:rFonts w:ascii="Consolas" w:hAnsi="Consolas" w:cs="Times New Roman"/>
          <w:sz w:val="21"/>
          <w:szCs w:val="21"/>
        </w:rPr>
        <w:t xml:space="preserve"> (</w:t>
      </w:r>
    </w:p>
    <w:p w14:paraId="4E6B18F9"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InstAddress =&gt; InstAddressSig,</w:t>
      </w:r>
    </w:p>
    <w:p w14:paraId="7DA9DBEC"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InstData =&gt; InstDataSig);</w:t>
      </w:r>
    </w:p>
    <w:p w14:paraId="7866FA45" w14:textId="77777777" w:rsidR="005C4001" w:rsidRPr="005C4001" w:rsidRDefault="005C4001" w:rsidP="005C4001">
      <w:pPr>
        <w:shd w:val="clear" w:color="auto" w:fill="FFFFFF"/>
        <w:spacing w:after="240" w:line="285" w:lineRule="atLeast"/>
        <w:rPr>
          <w:rFonts w:ascii="Consolas" w:hAnsi="Consolas" w:cs="Times New Roman"/>
          <w:sz w:val="21"/>
          <w:szCs w:val="21"/>
        </w:rPr>
      </w:pPr>
    </w:p>
    <w:p w14:paraId="219C2DEB"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proofErr w:type="gramStart"/>
      <w:r w:rsidRPr="005C4001">
        <w:rPr>
          <w:rFonts w:ascii="Consolas" w:hAnsi="Consolas" w:cs="Times New Roman"/>
          <w:sz w:val="21"/>
          <w:szCs w:val="21"/>
        </w:rPr>
        <w:t>clock :</w:t>
      </w:r>
      <w:proofErr w:type="gramEnd"/>
      <w:r w:rsidRPr="005C4001">
        <w:rPr>
          <w:rFonts w:ascii="Consolas" w:hAnsi="Consolas" w:cs="Times New Roman"/>
          <w:sz w:val="21"/>
          <w:szCs w:val="21"/>
        </w:rPr>
        <w:t xml:space="preserve"> </w:t>
      </w:r>
      <w:r w:rsidRPr="005C4001">
        <w:rPr>
          <w:rFonts w:ascii="Consolas" w:hAnsi="Consolas" w:cs="Times New Roman"/>
          <w:color w:val="0000FF"/>
          <w:sz w:val="21"/>
          <w:szCs w:val="21"/>
        </w:rPr>
        <w:t>process</w:t>
      </w:r>
    </w:p>
    <w:p w14:paraId="7F9A45CB"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r w:rsidRPr="005C4001">
        <w:rPr>
          <w:rFonts w:ascii="Consolas" w:hAnsi="Consolas" w:cs="Times New Roman"/>
          <w:color w:val="0000FF"/>
          <w:sz w:val="21"/>
          <w:szCs w:val="21"/>
        </w:rPr>
        <w:t>begin</w:t>
      </w:r>
    </w:p>
    <w:p w14:paraId="5C746A24"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r w:rsidRPr="005C4001">
        <w:rPr>
          <w:rFonts w:ascii="Consolas" w:hAnsi="Consolas" w:cs="Times New Roman"/>
          <w:color w:val="0000FF"/>
          <w:sz w:val="21"/>
          <w:szCs w:val="21"/>
        </w:rPr>
        <w:t>for</w:t>
      </w:r>
      <w:r w:rsidRPr="005C4001">
        <w:rPr>
          <w:rFonts w:ascii="Consolas" w:hAnsi="Consolas" w:cs="Times New Roman"/>
          <w:sz w:val="21"/>
          <w:szCs w:val="21"/>
        </w:rPr>
        <w:t xml:space="preserve"> i </w:t>
      </w:r>
      <w:r w:rsidRPr="005C4001">
        <w:rPr>
          <w:rFonts w:ascii="Consolas" w:hAnsi="Consolas" w:cs="Times New Roman"/>
          <w:color w:val="0000FF"/>
          <w:sz w:val="21"/>
          <w:szCs w:val="21"/>
        </w:rPr>
        <w:t>in</w:t>
      </w:r>
      <w:r w:rsidRPr="005C4001">
        <w:rPr>
          <w:rFonts w:ascii="Consolas" w:hAnsi="Consolas" w:cs="Times New Roman"/>
          <w:sz w:val="21"/>
          <w:szCs w:val="21"/>
        </w:rPr>
        <w:t xml:space="preserve"> </w:t>
      </w:r>
      <w:r w:rsidRPr="005C4001">
        <w:rPr>
          <w:rFonts w:ascii="Consolas" w:hAnsi="Consolas" w:cs="Times New Roman"/>
          <w:color w:val="098658"/>
          <w:sz w:val="21"/>
          <w:szCs w:val="21"/>
        </w:rPr>
        <w:t>0</w:t>
      </w:r>
      <w:r w:rsidRPr="005C4001">
        <w:rPr>
          <w:rFonts w:ascii="Consolas" w:hAnsi="Consolas" w:cs="Times New Roman"/>
          <w:sz w:val="21"/>
          <w:szCs w:val="21"/>
        </w:rPr>
        <w:t xml:space="preserve"> </w:t>
      </w:r>
      <w:r w:rsidRPr="005C4001">
        <w:rPr>
          <w:rFonts w:ascii="Consolas" w:hAnsi="Consolas" w:cs="Times New Roman"/>
          <w:color w:val="0000FF"/>
          <w:sz w:val="21"/>
          <w:szCs w:val="21"/>
        </w:rPr>
        <w:t>to</w:t>
      </w:r>
      <w:r w:rsidRPr="005C4001">
        <w:rPr>
          <w:rFonts w:ascii="Consolas" w:hAnsi="Consolas" w:cs="Times New Roman"/>
          <w:sz w:val="21"/>
          <w:szCs w:val="21"/>
        </w:rPr>
        <w:t xml:space="preserve"> </w:t>
      </w:r>
      <w:r w:rsidRPr="005C4001">
        <w:rPr>
          <w:rFonts w:ascii="Consolas" w:hAnsi="Consolas" w:cs="Times New Roman"/>
          <w:color w:val="098658"/>
          <w:sz w:val="21"/>
          <w:szCs w:val="21"/>
        </w:rPr>
        <w:t>2</w:t>
      </w:r>
      <w:r w:rsidRPr="005C4001">
        <w:rPr>
          <w:rFonts w:ascii="Consolas" w:hAnsi="Consolas" w:cs="Times New Roman"/>
          <w:sz w:val="21"/>
          <w:szCs w:val="21"/>
        </w:rPr>
        <w:t xml:space="preserve"> * (NUM_VALS) </w:t>
      </w:r>
      <w:r w:rsidRPr="005C4001">
        <w:rPr>
          <w:rFonts w:ascii="Consolas" w:hAnsi="Consolas" w:cs="Times New Roman"/>
          <w:color w:val="0000FF"/>
          <w:sz w:val="21"/>
          <w:szCs w:val="21"/>
        </w:rPr>
        <w:t>loop</w:t>
      </w:r>
    </w:p>
    <w:p w14:paraId="7918C868"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clk_sig &lt;= </w:t>
      </w:r>
      <w:r w:rsidRPr="005C4001">
        <w:rPr>
          <w:rFonts w:ascii="Consolas" w:hAnsi="Consolas" w:cs="Times New Roman"/>
          <w:color w:val="0000FF"/>
          <w:sz w:val="21"/>
          <w:szCs w:val="21"/>
        </w:rPr>
        <w:t>NOT</w:t>
      </w:r>
      <w:r w:rsidRPr="005C4001">
        <w:rPr>
          <w:rFonts w:ascii="Consolas" w:hAnsi="Consolas" w:cs="Times New Roman"/>
          <w:sz w:val="21"/>
          <w:szCs w:val="21"/>
        </w:rPr>
        <w:t xml:space="preserve"> clk_sig;</w:t>
      </w:r>
    </w:p>
    <w:p w14:paraId="46CD3C1C"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r w:rsidRPr="005C4001">
        <w:rPr>
          <w:rFonts w:ascii="Consolas" w:hAnsi="Consolas" w:cs="Times New Roman"/>
          <w:color w:val="0000FF"/>
          <w:sz w:val="21"/>
          <w:szCs w:val="21"/>
        </w:rPr>
        <w:t>wait</w:t>
      </w:r>
      <w:r w:rsidRPr="005C4001">
        <w:rPr>
          <w:rFonts w:ascii="Consolas" w:hAnsi="Consolas" w:cs="Times New Roman"/>
          <w:sz w:val="21"/>
          <w:szCs w:val="21"/>
        </w:rPr>
        <w:t xml:space="preserve"> </w:t>
      </w:r>
      <w:r w:rsidRPr="005C4001">
        <w:rPr>
          <w:rFonts w:ascii="Consolas" w:hAnsi="Consolas" w:cs="Times New Roman"/>
          <w:color w:val="0000FF"/>
          <w:sz w:val="21"/>
          <w:szCs w:val="21"/>
        </w:rPr>
        <w:t>for</w:t>
      </w:r>
      <w:r w:rsidRPr="005C4001">
        <w:rPr>
          <w:rFonts w:ascii="Consolas" w:hAnsi="Consolas" w:cs="Times New Roman"/>
          <w:sz w:val="21"/>
          <w:szCs w:val="21"/>
        </w:rPr>
        <w:t xml:space="preserve"> TIME_DELAY/</w:t>
      </w:r>
      <w:r w:rsidRPr="005C4001">
        <w:rPr>
          <w:rFonts w:ascii="Consolas" w:hAnsi="Consolas" w:cs="Times New Roman"/>
          <w:color w:val="098658"/>
          <w:sz w:val="21"/>
          <w:szCs w:val="21"/>
        </w:rPr>
        <w:t>2</w:t>
      </w:r>
      <w:r w:rsidRPr="005C4001">
        <w:rPr>
          <w:rFonts w:ascii="Consolas" w:hAnsi="Consolas" w:cs="Times New Roman"/>
          <w:sz w:val="21"/>
          <w:szCs w:val="21"/>
        </w:rPr>
        <w:t>;</w:t>
      </w:r>
    </w:p>
    <w:p w14:paraId="4A87E19A"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r w:rsidRPr="005C4001">
        <w:rPr>
          <w:rFonts w:ascii="Consolas" w:hAnsi="Consolas" w:cs="Times New Roman"/>
          <w:color w:val="0000FF"/>
          <w:sz w:val="21"/>
          <w:szCs w:val="21"/>
        </w:rPr>
        <w:t>end</w:t>
      </w:r>
      <w:r w:rsidRPr="005C4001">
        <w:rPr>
          <w:rFonts w:ascii="Consolas" w:hAnsi="Consolas" w:cs="Times New Roman"/>
          <w:sz w:val="21"/>
          <w:szCs w:val="21"/>
        </w:rPr>
        <w:t xml:space="preserve"> </w:t>
      </w:r>
      <w:r w:rsidRPr="005C4001">
        <w:rPr>
          <w:rFonts w:ascii="Consolas" w:hAnsi="Consolas" w:cs="Times New Roman"/>
          <w:color w:val="0000FF"/>
          <w:sz w:val="21"/>
          <w:szCs w:val="21"/>
        </w:rPr>
        <w:t>loop</w:t>
      </w:r>
      <w:r w:rsidRPr="005C4001">
        <w:rPr>
          <w:rFonts w:ascii="Consolas" w:hAnsi="Consolas" w:cs="Times New Roman"/>
          <w:sz w:val="21"/>
          <w:szCs w:val="21"/>
        </w:rPr>
        <w:t>;</w:t>
      </w:r>
    </w:p>
    <w:p w14:paraId="59E6AC35"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r w:rsidRPr="005C4001">
        <w:rPr>
          <w:rFonts w:ascii="Consolas" w:hAnsi="Consolas" w:cs="Times New Roman"/>
          <w:color w:val="0000FF"/>
          <w:sz w:val="21"/>
          <w:szCs w:val="21"/>
        </w:rPr>
        <w:t>wait</w:t>
      </w:r>
      <w:r w:rsidRPr="005C4001">
        <w:rPr>
          <w:rFonts w:ascii="Consolas" w:hAnsi="Consolas" w:cs="Times New Roman"/>
          <w:sz w:val="21"/>
          <w:szCs w:val="21"/>
        </w:rPr>
        <w:t>;</w:t>
      </w:r>
    </w:p>
    <w:p w14:paraId="0169503D"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r w:rsidRPr="005C4001">
        <w:rPr>
          <w:rFonts w:ascii="Consolas" w:hAnsi="Consolas" w:cs="Times New Roman"/>
          <w:color w:val="0000FF"/>
          <w:sz w:val="21"/>
          <w:szCs w:val="21"/>
        </w:rPr>
        <w:t>end</w:t>
      </w:r>
      <w:r w:rsidRPr="005C4001">
        <w:rPr>
          <w:rFonts w:ascii="Consolas" w:hAnsi="Consolas" w:cs="Times New Roman"/>
          <w:sz w:val="21"/>
          <w:szCs w:val="21"/>
        </w:rPr>
        <w:t xml:space="preserve"> </w:t>
      </w:r>
      <w:r w:rsidRPr="005C4001">
        <w:rPr>
          <w:rFonts w:ascii="Consolas" w:hAnsi="Consolas" w:cs="Times New Roman"/>
          <w:color w:val="0000FF"/>
          <w:sz w:val="21"/>
          <w:szCs w:val="21"/>
        </w:rPr>
        <w:t>process</w:t>
      </w:r>
      <w:r w:rsidRPr="005C4001">
        <w:rPr>
          <w:rFonts w:ascii="Consolas" w:hAnsi="Consolas" w:cs="Times New Roman"/>
          <w:sz w:val="21"/>
          <w:szCs w:val="21"/>
        </w:rPr>
        <w:t xml:space="preserve"> clock;</w:t>
      </w:r>
    </w:p>
    <w:p w14:paraId="4037E59D"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w:t>
      </w:r>
    </w:p>
    <w:p w14:paraId="3B708D61"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w:t>
      </w:r>
      <w:proofErr w:type="gramStart"/>
      <w:r w:rsidRPr="005C4001">
        <w:rPr>
          <w:rFonts w:ascii="Consolas" w:hAnsi="Consolas" w:cs="Times New Roman"/>
          <w:sz w:val="21"/>
          <w:szCs w:val="21"/>
        </w:rPr>
        <w:t>stimulus :</w:t>
      </w:r>
      <w:proofErr w:type="gramEnd"/>
      <w:r w:rsidRPr="005C4001">
        <w:rPr>
          <w:rFonts w:ascii="Consolas" w:hAnsi="Consolas" w:cs="Times New Roman"/>
          <w:sz w:val="21"/>
          <w:szCs w:val="21"/>
        </w:rPr>
        <w:t xml:space="preserve"> </w:t>
      </w:r>
      <w:r w:rsidRPr="005C4001">
        <w:rPr>
          <w:rFonts w:ascii="Consolas" w:hAnsi="Consolas" w:cs="Times New Roman"/>
          <w:color w:val="0000FF"/>
          <w:sz w:val="21"/>
          <w:szCs w:val="21"/>
        </w:rPr>
        <w:t>process</w:t>
      </w:r>
    </w:p>
    <w:p w14:paraId="67ECA345"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r w:rsidRPr="005C4001">
        <w:rPr>
          <w:rFonts w:ascii="Consolas" w:hAnsi="Consolas" w:cs="Times New Roman"/>
          <w:color w:val="0000FF"/>
          <w:sz w:val="21"/>
          <w:szCs w:val="21"/>
        </w:rPr>
        <w:t>begin</w:t>
      </w:r>
    </w:p>
    <w:p w14:paraId="7C407085"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r w:rsidRPr="005C4001">
        <w:rPr>
          <w:rFonts w:ascii="Consolas" w:hAnsi="Consolas" w:cs="Times New Roman"/>
          <w:color w:val="0000FF"/>
          <w:sz w:val="21"/>
          <w:szCs w:val="21"/>
        </w:rPr>
        <w:t>for</w:t>
      </w:r>
      <w:r w:rsidRPr="005C4001">
        <w:rPr>
          <w:rFonts w:ascii="Consolas" w:hAnsi="Consolas" w:cs="Times New Roman"/>
          <w:sz w:val="21"/>
          <w:szCs w:val="21"/>
        </w:rPr>
        <w:t xml:space="preserve"> i </w:t>
      </w:r>
      <w:r w:rsidRPr="005C4001">
        <w:rPr>
          <w:rFonts w:ascii="Consolas" w:hAnsi="Consolas" w:cs="Times New Roman"/>
          <w:color w:val="0000FF"/>
          <w:sz w:val="21"/>
          <w:szCs w:val="21"/>
        </w:rPr>
        <w:t>in</w:t>
      </w:r>
      <w:r w:rsidRPr="005C4001">
        <w:rPr>
          <w:rFonts w:ascii="Consolas" w:hAnsi="Consolas" w:cs="Times New Roman"/>
          <w:sz w:val="21"/>
          <w:szCs w:val="21"/>
        </w:rPr>
        <w:t xml:space="preserve"> </w:t>
      </w:r>
      <w:r w:rsidRPr="005C4001">
        <w:rPr>
          <w:rFonts w:ascii="Consolas" w:hAnsi="Consolas" w:cs="Times New Roman"/>
          <w:color w:val="098658"/>
          <w:sz w:val="21"/>
          <w:szCs w:val="21"/>
        </w:rPr>
        <w:t>0</w:t>
      </w:r>
      <w:r w:rsidRPr="005C4001">
        <w:rPr>
          <w:rFonts w:ascii="Consolas" w:hAnsi="Consolas" w:cs="Times New Roman"/>
          <w:sz w:val="21"/>
          <w:szCs w:val="21"/>
        </w:rPr>
        <w:t xml:space="preserve"> </w:t>
      </w:r>
      <w:r w:rsidRPr="005C4001">
        <w:rPr>
          <w:rFonts w:ascii="Consolas" w:hAnsi="Consolas" w:cs="Times New Roman"/>
          <w:color w:val="0000FF"/>
          <w:sz w:val="21"/>
          <w:szCs w:val="21"/>
        </w:rPr>
        <w:t>to</w:t>
      </w:r>
      <w:r w:rsidRPr="005C4001">
        <w:rPr>
          <w:rFonts w:ascii="Consolas" w:hAnsi="Consolas" w:cs="Times New Roman"/>
          <w:sz w:val="21"/>
          <w:szCs w:val="21"/>
        </w:rPr>
        <w:t xml:space="preserve"> (NUM_VALS - </w:t>
      </w:r>
      <w:r w:rsidRPr="005C4001">
        <w:rPr>
          <w:rFonts w:ascii="Consolas" w:hAnsi="Consolas" w:cs="Times New Roman"/>
          <w:color w:val="098658"/>
          <w:sz w:val="21"/>
          <w:szCs w:val="21"/>
        </w:rPr>
        <w:t>1</w:t>
      </w:r>
      <w:r w:rsidRPr="005C4001">
        <w:rPr>
          <w:rFonts w:ascii="Consolas" w:hAnsi="Consolas" w:cs="Times New Roman"/>
          <w:sz w:val="21"/>
          <w:szCs w:val="21"/>
        </w:rPr>
        <w:t xml:space="preserve">) </w:t>
      </w:r>
      <w:r w:rsidRPr="005C4001">
        <w:rPr>
          <w:rFonts w:ascii="Consolas" w:hAnsi="Consolas" w:cs="Times New Roman"/>
          <w:color w:val="0000FF"/>
          <w:sz w:val="21"/>
          <w:szCs w:val="21"/>
        </w:rPr>
        <w:t>loop</w:t>
      </w:r>
    </w:p>
    <w:p w14:paraId="4F299214"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InstAddressSig &lt;= InstAddress_vals(i);</w:t>
      </w:r>
    </w:p>
    <w:p w14:paraId="08D5FB89"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lastRenderedPageBreak/>
        <w:t xml:space="preserve">              </w:t>
      </w:r>
      <w:r w:rsidRPr="005C4001">
        <w:rPr>
          <w:rFonts w:ascii="Consolas" w:hAnsi="Consolas" w:cs="Times New Roman"/>
          <w:color w:val="0000FF"/>
          <w:sz w:val="21"/>
          <w:szCs w:val="21"/>
        </w:rPr>
        <w:t>wait</w:t>
      </w:r>
      <w:r w:rsidRPr="005C4001">
        <w:rPr>
          <w:rFonts w:ascii="Consolas" w:hAnsi="Consolas" w:cs="Times New Roman"/>
          <w:sz w:val="21"/>
          <w:szCs w:val="21"/>
        </w:rPr>
        <w:t xml:space="preserve"> </w:t>
      </w:r>
      <w:r w:rsidRPr="005C4001">
        <w:rPr>
          <w:rFonts w:ascii="Consolas" w:hAnsi="Consolas" w:cs="Times New Roman"/>
          <w:color w:val="0000FF"/>
          <w:sz w:val="21"/>
          <w:szCs w:val="21"/>
        </w:rPr>
        <w:t>for</w:t>
      </w:r>
      <w:r w:rsidRPr="005C4001">
        <w:rPr>
          <w:rFonts w:ascii="Consolas" w:hAnsi="Consolas" w:cs="Times New Roman"/>
          <w:sz w:val="21"/>
          <w:szCs w:val="21"/>
        </w:rPr>
        <w:t xml:space="preserve"> TIME_DELAY;</w:t>
      </w:r>
    </w:p>
    <w:p w14:paraId="141F6A53"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r w:rsidRPr="005C4001">
        <w:rPr>
          <w:rFonts w:ascii="Consolas" w:hAnsi="Consolas" w:cs="Times New Roman"/>
          <w:color w:val="0000FF"/>
          <w:sz w:val="21"/>
          <w:szCs w:val="21"/>
        </w:rPr>
        <w:t>end</w:t>
      </w:r>
      <w:r w:rsidRPr="005C4001">
        <w:rPr>
          <w:rFonts w:ascii="Consolas" w:hAnsi="Consolas" w:cs="Times New Roman"/>
          <w:sz w:val="21"/>
          <w:szCs w:val="21"/>
        </w:rPr>
        <w:t xml:space="preserve"> </w:t>
      </w:r>
      <w:r w:rsidRPr="005C4001">
        <w:rPr>
          <w:rFonts w:ascii="Consolas" w:hAnsi="Consolas" w:cs="Times New Roman"/>
          <w:color w:val="0000FF"/>
          <w:sz w:val="21"/>
          <w:szCs w:val="21"/>
        </w:rPr>
        <w:t>loop</w:t>
      </w:r>
      <w:r w:rsidRPr="005C4001">
        <w:rPr>
          <w:rFonts w:ascii="Consolas" w:hAnsi="Consolas" w:cs="Times New Roman"/>
          <w:sz w:val="21"/>
          <w:szCs w:val="21"/>
        </w:rPr>
        <w:t>;</w:t>
      </w:r>
    </w:p>
    <w:p w14:paraId="143EA46F"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r w:rsidRPr="005C4001">
        <w:rPr>
          <w:rFonts w:ascii="Consolas" w:hAnsi="Consolas" w:cs="Times New Roman"/>
          <w:color w:val="0000FF"/>
          <w:sz w:val="21"/>
          <w:szCs w:val="21"/>
        </w:rPr>
        <w:t>wait</w:t>
      </w:r>
      <w:r w:rsidRPr="005C4001">
        <w:rPr>
          <w:rFonts w:ascii="Consolas" w:hAnsi="Consolas" w:cs="Times New Roman"/>
          <w:sz w:val="21"/>
          <w:szCs w:val="21"/>
        </w:rPr>
        <w:t>;</w:t>
      </w:r>
    </w:p>
    <w:p w14:paraId="4236E53B"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r w:rsidRPr="005C4001">
        <w:rPr>
          <w:rFonts w:ascii="Consolas" w:hAnsi="Consolas" w:cs="Times New Roman"/>
          <w:color w:val="0000FF"/>
          <w:sz w:val="21"/>
          <w:szCs w:val="21"/>
        </w:rPr>
        <w:t>end</w:t>
      </w:r>
      <w:r w:rsidRPr="005C4001">
        <w:rPr>
          <w:rFonts w:ascii="Consolas" w:hAnsi="Consolas" w:cs="Times New Roman"/>
          <w:sz w:val="21"/>
          <w:szCs w:val="21"/>
        </w:rPr>
        <w:t xml:space="preserve"> </w:t>
      </w:r>
      <w:r w:rsidRPr="005C4001">
        <w:rPr>
          <w:rFonts w:ascii="Consolas" w:hAnsi="Consolas" w:cs="Times New Roman"/>
          <w:color w:val="0000FF"/>
          <w:sz w:val="21"/>
          <w:szCs w:val="21"/>
        </w:rPr>
        <w:t>process</w:t>
      </w:r>
      <w:r w:rsidRPr="005C4001">
        <w:rPr>
          <w:rFonts w:ascii="Consolas" w:hAnsi="Consolas" w:cs="Times New Roman"/>
          <w:sz w:val="21"/>
          <w:szCs w:val="21"/>
        </w:rPr>
        <w:t xml:space="preserve"> stimulus;</w:t>
      </w:r>
    </w:p>
    <w:p w14:paraId="4F04D708"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xml:space="preserve">        </w:t>
      </w:r>
    </w:p>
    <w:p w14:paraId="07BA3C81"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sz w:val="21"/>
          <w:szCs w:val="21"/>
        </w:rPr>
        <w:t> </w:t>
      </w:r>
    </w:p>
    <w:p w14:paraId="0EAFD83D" w14:textId="77777777" w:rsidR="005C4001" w:rsidRPr="005C4001" w:rsidRDefault="005C4001" w:rsidP="005C4001">
      <w:pPr>
        <w:shd w:val="clear" w:color="auto" w:fill="FFFFFF"/>
        <w:spacing w:line="285" w:lineRule="atLeast"/>
        <w:rPr>
          <w:rFonts w:ascii="Consolas" w:hAnsi="Consolas" w:cs="Times New Roman"/>
          <w:sz w:val="21"/>
          <w:szCs w:val="21"/>
        </w:rPr>
      </w:pPr>
    </w:p>
    <w:p w14:paraId="0B07588E" w14:textId="77777777" w:rsidR="005C4001" w:rsidRPr="005C4001" w:rsidRDefault="005C4001" w:rsidP="005C4001">
      <w:pPr>
        <w:shd w:val="clear" w:color="auto" w:fill="FFFFFF"/>
        <w:spacing w:line="285" w:lineRule="atLeast"/>
        <w:rPr>
          <w:rFonts w:ascii="Consolas" w:hAnsi="Consolas" w:cs="Times New Roman"/>
          <w:sz w:val="21"/>
          <w:szCs w:val="21"/>
        </w:rPr>
      </w:pPr>
      <w:r w:rsidRPr="005C4001">
        <w:rPr>
          <w:rFonts w:ascii="Consolas" w:hAnsi="Consolas" w:cs="Times New Roman"/>
          <w:color w:val="0000FF"/>
          <w:sz w:val="21"/>
          <w:szCs w:val="21"/>
        </w:rPr>
        <w:t>end</w:t>
      </w:r>
      <w:r w:rsidRPr="005C4001">
        <w:rPr>
          <w:rFonts w:ascii="Consolas" w:hAnsi="Consolas" w:cs="Times New Roman"/>
          <w:sz w:val="21"/>
          <w:szCs w:val="21"/>
        </w:rPr>
        <w:t xml:space="preserve"> behavior;</w:t>
      </w:r>
    </w:p>
    <w:p w14:paraId="33DD027F" w14:textId="77777777" w:rsidR="005C4001" w:rsidRPr="005C4001" w:rsidRDefault="005C4001" w:rsidP="005C4001">
      <w:pPr>
        <w:shd w:val="clear" w:color="auto" w:fill="FFFFFF"/>
        <w:spacing w:line="285" w:lineRule="atLeast"/>
        <w:rPr>
          <w:rFonts w:ascii="Consolas" w:hAnsi="Consolas" w:cs="Times New Roman"/>
          <w:sz w:val="21"/>
          <w:szCs w:val="21"/>
        </w:rPr>
      </w:pPr>
    </w:p>
    <w:p w14:paraId="7D6108B1" w14:textId="77777777" w:rsidR="00747699" w:rsidRPr="00747699" w:rsidRDefault="00747699" w:rsidP="00AE0599"/>
    <w:p w14:paraId="0E3C8859" w14:textId="260F5FA2" w:rsidR="00747699" w:rsidRDefault="00631DEE" w:rsidP="00724F28">
      <w:r>
        <w:rPr>
          <w:noProof/>
        </w:rPr>
        <w:drawing>
          <wp:inline distT="0" distB="0" distL="0" distR="0" wp14:anchorId="36D48E0A" wp14:editId="05F32B76">
            <wp:extent cx="5943600" cy="3284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84855"/>
                    </a:xfrm>
                    <a:prstGeom prst="rect">
                      <a:avLst/>
                    </a:prstGeom>
                  </pic:spPr>
                </pic:pic>
              </a:graphicData>
            </a:graphic>
          </wp:inline>
        </w:drawing>
      </w:r>
    </w:p>
    <w:p w14:paraId="61D2BAFD" w14:textId="5CD707A3" w:rsidR="00747699" w:rsidRDefault="00747699" w:rsidP="00724F28"/>
    <w:p w14:paraId="2D133B45" w14:textId="55D58707" w:rsidR="00747699" w:rsidRDefault="00747699" w:rsidP="00724F28"/>
    <w:p w14:paraId="7BAA03E3" w14:textId="44640E54" w:rsidR="00747699" w:rsidRDefault="00747699" w:rsidP="00724F28"/>
    <w:p w14:paraId="4D8697E3" w14:textId="3F7DC478" w:rsidR="00747699" w:rsidRDefault="00747699" w:rsidP="00724F28"/>
    <w:p w14:paraId="56E703BD" w14:textId="778742D2" w:rsidR="00747699" w:rsidRDefault="00747699" w:rsidP="00724F28"/>
    <w:p w14:paraId="1B1B7857" w14:textId="07E45370" w:rsidR="00747699" w:rsidRDefault="00747699" w:rsidP="00724F28"/>
    <w:p w14:paraId="5D619B25" w14:textId="0489C1C5" w:rsidR="00747699" w:rsidRDefault="00747699" w:rsidP="00724F28"/>
    <w:p w14:paraId="33DB688D" w14:textId="0346B5BA" w:rsidR="00747699" w:rsidRDefault="00747699" w:rsidP="00724F28"/>
    <w:p w14:paraId="4AB66581" w14:textId="5260E3E6" w:rsidR="00747699" w:rsidRDefault="00747699" w:rsidP="00724F28"/>
    <w:p w14:paraId="6A13DDD2" w14:textId="1731B761" w:rsidR="00747699" w:rsidRDefault="00747699" w:rsidP="00724F28"/>
    <w:p w14:paraId="6954C1E7" w14:textId="739FA790" w:rsidR="00747699" w:rsidRDefault="00747699" w:rsidP="00724F28"/>
    <w:p w14:paraId="4EEC27B0" w14:textId="54BB65D3" w:rsidR="00747699" w:rsidRDefault="00747699" w:rsidP="00724F28"/>
    <w:p w14:paraId="343E3628" w14:textId="3D71186B" w:rsidR="00747699" w:rsidRDefault="00747699" w:rsidP="00724F28"/>
    <w:p w14:paraId="36C289DA" w14:textId="602F525A" w:rsidR="00666038" w:rsidRDefault="00666038" w:rsidP="00724F28"/>
    <w:p w14:paraId="12771E97" w14:textId="7EDD3CCD" w:rsidR="00666038" w:rsidRDefault="00666038" w:rsidP="00724F28"/>
    <w:p w14:paraId="08727C49" w14:textId="77777777" w:rsidR="00666038" w:rsidRDefault="00666038" w:rsidP="00724F28"/>
    <w:p w14:paraId="76C30E53" w14:textId="14EDA8E2" w:rsidR="00747699" w:rsidRDefault="00843690" w:rsidP="00724F28">
      <w:r>
        <w:lastRenderedPageBreak/>
        <w:t>JumpMux:</w:t>
      </w:r>
    </w:p>
    <w:p w14:paraId="5DD9F92E"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color w:val="0000FF"/>
          <w:sz w:val="21"/>
          <w:szCs w:val="21"/>
        </w:rPr>
        <w:t>library</w:t>
      </w:r>
      <w:r w:rsidRPr="00D15CE8">
        <w:rPr>
          <w:rFonts w:ascii="Consolas" w:hAnsi="Consolas" w:cs="Times New Roman"/>
          <w:sz w:val="21"/>
          <w:szCs w:val="21"/>
        </w:rPr>
        <w:t xml:space="preserve"> IEEE;</w:t>
      </w:r>
    </w:p>
    <w:p w14:paraId="0E3946BC"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color w:val="0000FF"/>
          <w:sz w:val="21"/>
          <w:szCs w:val="21"/>
        </w:rPr>
        <w:t>use</w:t>
      </w:r>
      <w:r w:rsidRPr="00D15CE8">
        <w:rPr>
          <w:rFonts w:ascii="Consolas" w:hAnsi="Consolas" w:cs="Times New Roman"/>
          <w:sz w:val="21"/>
          <w:szCs w:val="21"/>
        </w:rPr>
        <w:t xml:space="preserve"> IEEE.std_logic_1164.</w:t>
      </w:r>
      <w:r w:rsidRPr="00D15CE8">
        <w:rPr>
          <w:rFonts w:ascii="Consolas" w:hAnsi="Consolas" w:cs="Times New Roman"/>
          <w:color w:val="0000FF"/>
          <w:sz w:val="21"/>
          <w:szCs w:val="21"/>
        </w:rPr>
        <w:t>all</w:t>
      </w:r>
      <w:r w:rsidRPr="00D15CE8">
        <w:rPr>
          <w:rFonts w:ascii="Consolas" w:hAnsi="Consolas" w:cs="Times New Roman"/>
          <w:sz w:val="21"/>
          <w:szCs w:val="21"/>
        </w:rPr>
        <w:t>;</w:t>
      </w:r>
    </w:p>
    <w:p w14:paraId="465B58C9"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color w:val="0000FF"/>
          <w:sz w:val="21"/>
          <w:szCs w:val="21"/>
        </w:rPr>
        <w:t>use</w:t>
      </w:r>
      <w:r w:rsidRPr="00D15CE8">
        <w:rPr>
          <w:rFonts w:ascii="Consolas" w:hAnsi="Consolas" w:cs="Times New Roman"/>
          <w:sz w:val="21"/>
          <w:szCs w:val="21"/>
        </w:rPr>
        <w:t xml:space="preserve"> IEEE.numeric_std.</w:t>
      </w:r>
      <w:r w:rsidRPr="00D15CE8">
        <w:rPr>
          <w:rFonts w:ascii="Consolas" w:hAnsi="Consolas" w:cs="Times New Roman"/>
          <w:color w:val="0000FF"/>
          <w:sz w:val="21"/>
          <w:szCs w:val="21"/>
        </w:rPr>
        <w:t>all</w:t>
      </w:r>
      <w:r w:rsidRPr="00D15CE8">
        <w:rPr>
          <w:rFonts w:ascii="Consolas" w:hAnsi="Consolas" w:cs="Times New Roman"/>
          <w:sz w:val="21"/>
          <w:szCs w:val="21"/>
        </w:rPr>
        <w:t>;</w:t>
      </w:r>
    </w:p>
    <w:p w14:paraId="396A0397" w14:textId="77777777" w:rsidR="00D15CE8" w:rsidRPr="00D15CE8" w:rsidRDefault="00D15CE8" w:rsidP="00D15CE8">
      <w:pPr>
        <w:shd w:val="clear" w:color="auto" w:fill="FFFFFF"/>
        <w:spacing w:line="285" w:lineRule="atLeast"/>
        <w:rPr>
          <w:rFonts w:ascii="Consolas" w:hAnsi="Consolas" w:cs="Times New Roman"/>
          <w:sz w:val="21"/>
          <w:szCs w:val="21"/>
        </w:rPr>
      </w:pPr>
    </w:p>
    <w:p w14:paraId="33189943"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color w:val="0000FF"/>
          <w:sz w:val="21"/>
          <w:szCs w:val="21"/>
        </w:rPr>
        <w:t>entity</w:t>
      </w:r>
      <w:r w:rsidRPr="00D15CE8">
        <w:rPr>
          <w:rFonts w:ascii="Consolas" w:hAnsi="Consolas" w:cs="Times New Roman"/>
          <w:sz w:val="21"/>
          <w:szCs w:val="21"/>
        </w:rPr>
        <w:t xml:space="preserve"> JumpMuxTestbench </w:t>
      </w:r>
      <w:r w:rsidRPr="00D15CE8">
        <w:rPr>
          <w:rFonts w:ascii="Consolas" w:hAnsi="Consolas" w:cs="Times New Roman"/>
          <w:color w:val="0000FF"/>
          <w:sz w:val="21"/>
          <w:szCs w:val="21"/>
        </w:rPr>
        <w:t>is</w:t>
      </w:r>
    </w:p>
    <w:p w14:paraId="51BC7E46"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color w:val="0000FF"/>
          <w:sz w:val="21"/>
          <w:szCs w:val="21"/>
        </w:rPr>
        <w:t>end</w:t>
      </w:r>
      <w:r w:rsidRPr="00D15CE8">
        <w:rPr>
          <w:rFonts w:ascii="Consolas" w:hAnsi="Consolas" w:cs="Times New Roman"/>
          <w:sz w:val="21"/>
          <w:szCs w:val="21"/>
        </w:rPr>
        <w:t xml:space="preserve"> JumpMuxTestbench;</w:t>
      </w:r>
    </w:p>
    <w:p w14:paraId="47452297" w14:textId="77777777" w:rsidR="00D15CE8" w:rsidRPr="00D15CE8" w:rsidRDefault="00D15CE8" w:rsidP="00D15CE8">
      <w:pPr>
        <w:shd w:val="clear" w:color="auto" w:fill="FFFFFF"/>
        <w:spacing w:line="285" w:lineRule="atLeast"/>
        <w:rPr>
          <w:rFonts w:ascii="Consolas" w:hAnsi="Consolas" w:cs="Times New Roman"/>
          <w:sz w:val="21"/>
          <w:szCs w:val="21"/>
        </w:rPr>
      </w:pPr>
    </w:p>
    <w:p w14:paraId="424CC88E"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color w:val="0000FF"/>
          <w:sz w:val="21"/>
          <w:szCs w:val="21"/>
        </w:rPr>
        <w:t>architecture</w:t>
      </w:r>
      <w:r w:rsidRPr="00D15CE8">
        <w:rPr>
          <w:rFonts w:ascii="Consolas" w:hAnsi="Consolas" w:cs="Times New Roman"/>
          <w:sz w:val="21"/>
          <w:szCs w:val="21"/>
        </w:rPr>
        <w:t xml:space="preserve"> behavior </w:t>
      </w:r>
      <w:r w:rsidRPr="00D15CE8">
        <w:rPr>
          <w:rFonts w:ascii="Consolas" w:hAnsi="Consolas" w:cs="Times New Roman"/>
          <w:color w:val="0000FF"/>
          <w:sz w:val="21"/>
          <w:szCs w:val="21"/>
        </w:rPr>
        <w:t>of</w:t>
      </w:r>
      <w:r w:rsidRPr="00D15CE8">
        <w:rPr>
          <w:rFonts w:ascii="Consolas" w:hAnsi="Consolas" w:cs="Times New Roman"/>
          <w:sz w:val="21"/>
          <w:szCs w:val="21"/>
        </w:rPr>
        <w:t xml:space="preserve"> JumpMuxTestbench </w:t>
      </w:r>
      <w:r w:rsidRPr="00D15CE8">
        <w:rPr>
          <w:rFonts w:ascii="Consolas" w:hAnsi="Consolas" w:cs="Times New Roman"/>
          <w:color w:val="0000FF"/>
          <w:sz w:val="21"/>
          <w:szCs w:val="21"/>
        </w:rPr>
        <w:t>is</w:t>
      </w:r>
    </w:p>
    <w:p w14:paraId="16B6D74A"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00FF"/>
          <w:sz w:val="21"/>
          <w:szCs w:val="21"/>
        </w:rPr>
        <w:t>constant</w:t>
      </w:r>
      <w:r w:rsidRPr="00D15CE8">
        <w:rPr>
          <w:rFonts w:ascii="Consolas" w:hAnsi="Consolas" w:cs="Times New Roman"/>
          <w:sz w:val="21"/>
          <w:szCs w:val="21"/>
        </w:rPr>
        <w:t xml:space="preserve"> TIME_</w:t>
      </w:r>
      <w:proofErr w:type="gramStart"/>
      <w:r w:rsidRPr="00D15CE8">
        <w:rPr>
          <w:rFonts w:ascii="Consolas" w:hAnsi="Consolas" w:cs="Times New Roman"/>
          <w:sz w:val="21"/>
          <w:szCs w:val="21"/>
        </w:rPr>
        <w:t>DELAY :</w:t>
      </w:r>
      <w:proofErr w:type="gramEnd"/>
      <w:r w:rsidRPr="00D15CE8">
        <w:rPr>
          <w:rFonts w:ascii="Consolas" w:hAnsi="Consolas" w:cs="Times New Roman"/>
          <w:sz w:val="21"/>
          <w:szCs w:val="21"/>
        </w:rPr>
        <w:t xml:space="preserve"> time := </w:t>
      </w:r>
      <w:r w:rsidRPr="00D15CE8">
        <w:rPr>
          <w:rFonts w:ascii="Consolas" w:hAnsi="Consolas" w:cs="Times New Roman"/>
          <w:color w:val="098658"/>
          <w:sz w:val="21"/>
          <w:szCs w:val="21"/>
        </w:rPr>
        <w:t>20</w:t>
      </w:r>
      <w:r w:rsidRPr="00D15CE8">
        <w:rPr>
          <w:rFonts w:ascii="Consolas" w:hAnsi="Consolas" w:cs="Times New Roman"/>
          <w:sz w:val="21"/>
          <w:szCs w:val="21"/>
        </w:rPr>
        <w:t xml:space="preserve"> ns;</w:t>
      </w:r>
    </w:p>
    <w:p w14:paraId="7F6DF457"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00FF"/>
          <w:sz w:val="21"/>
          <w:szCs w:val="21"/>
        </w:rPr>
        <w:t>constant</w:t>
      </w:r>
      <w:r w:rsidRPr="00D15CE8">
        <w:rPr>
          <w:rFonts w:ascii="Consolas" w:hAnsi="Consolas" w:cs="Times New Roman"/>
          <w:sz w:val="21"/>
          <w:szCs w:val="21"/>
        </w:rPr>
        <w:t xml:space="preserve"> NUM_</w:t>
      </w:r>
      <w:proofErr w:type="gramStart"/>
      <w:r w:rsidRPr="00D15CE8">
        <w:rPr>
          <w:rFonts w:ascii="Consolas" w:hAnsi="Consolas" w:cs="Times New Roman"/>
          <w:sz w:val="21"/>
          <w:szCs w:val="21"/>
        </w:rPr>
        <w:t>VALS :</w:t>
      </w:r>
      <w:proofErr w:type="gramEnd"/>
      <w:r w:rsidRPr="00D15CE8">
        <w:rPr>
          <w:rFonts w:ascii="Consolas" w:hAnsi="Consolas" w:cs="Times New Roman"/>
          <w:sz w:val="21"/>
          <w:szCs w:val="21"/>
        </w:rPr>
        <w:t xml:space="preserve"> integer := </w:t>
      </w:r>
      <w:r w:rsidRPr="00D15CE8">
        <w:rPr>
          <w:rFonts w:ascii="Consolas" w:hAnsi="Consolas" w:cs="Times New Roman"/>
          <w:color w:val="098658"/>
          <w:sz w:val="21"/>
          <w:szCs w:val="21"/>
        </w:rPr>
        <w:t>2</w:t>
      </w:r>
      <w:r w:rsidRPr="00D15CE8">
        <w:rPr>
          <w:rFonts w:ascii="Consolas" w:hAnsi="Consolas" w:cs="Times New Roman"/>
          <w:sz w:val="21"/>
          <w:szCs w:val="21"/>
        </w:rPr>
        <w:t>;</w:t>
      </w:r>
    </w:p>
    <w:p w14:paraId="3843B23B"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p>
    <w:p w14:paraId="18194865"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p>
    <w:p w14:paraId="1CFAFEB2"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00FF"/>
          <w:sz w:val="21"/>
          <w:szCs w:val="21"/>
        </w:rPr>
        <w:t>type</w:t>
      </w:r>
      <w:r w:rsidRPr="00D15CE8">
        <w:rPr>
          <w:rFonts w:ascii="Consolas" w:hAnsi="Consolas" w:cs="Times New Roman"/>
          <w:sz w:val="21"/>
          <w:szCs w:val="21"/>
        </w:rPr>
        <w:t xml:space="preserve"> DataIn_array </w:t>
      </w:r>
      <w:r w:rsidRPr="00D15CE8">
        <w:rPr>
          <w:rFonts w:ascii="Consolas" w:hAnsi="Consolas" w:cs="Times New Roman"/>
          <w:color w:val="0000FF"/>
          <w:sz w:val="21"/>
          <w:szCs w:val="21"/>
        </w:rPr>
        <w:t>is</w:t>
      </w:r>
      <w:r w:rsidRPr="00D15CE8">
        <w:rPr>
          <w:rFonts w:ascii="Consolas" w:hAnsi="Consolas" w:cs="Times New Roman"/>
          <w:sz w:val="21"/>
          <w:szCs w:val="21"/>
        </w:rPr>
        <w:t xml:space="preserve"> </w:t>
      </w:r>
      <w:proofErr w:type="gramStart"/>
      <w:r w:rsidRPr="00D15CE8">
        <w:rPr>
          <w:rFonts w:ascii="Consolas" w:hAnsi="Consolas" w:cs="Times New Roman"/>
          <w:color w:val="0000FF"/>
          <w:sz w:val="21"/>
          <w:szCs w:val="21"/>
        </w:rPr>
        <w:t>array</w:t>
      </w:r>
      <w:r w:rsidRPr="00D15CE8">
        <w:rPr>
          <w:rFonts w:ascii="Consolas" w:hAnsi="Consolas" w:cs="Times New Roman"/>
          <w:sz w:val="21"/>
          <w:szCs w:val="21"/>
        </w:rPr>
        <w:t>(</w:t>
      </w:r>
      <w:proofErr w:type="gramEnd"/>
      <w:r w:rsidRPr="00D15CE8">
        <w:rPr>
          <w:rFonts w:ascii="Consolas" w:hAnsi="Consolas" w:cs="Times New Roman"/>
          <w:color w:val="098658"/>
          <w:sz w:val="21"/>
          <w:szCs w:val="21"/>
        </w:rPr>
        <w:t>0</w:t>
      </w:r>
      <w:r w:rsidRPr="00D15CE8">
        <w:rPr>
          <w:rFonts w:ascii="Consolas" w:hAnsi="Consolas" w:cs="Times New Roman"/>
          <w:sz w:val="21"/>
          <w:szCs w:val="21"/>
        </w:rPr>
        <w:t xml:space="preserve"> </w:t>
      </w:r>
      <w:r w:rsidRPr="00D15CE8">
        <w:rPr>
          <w:rFonts w:ascii="Consolas" w:hAnsi="Consolas" w:cs="Times New Roman"/>
          <w:color w:val="0000FF"/>
          <w:sz w:val="21"/>
          <w:szCs w:val="21"/>
        </w:rPr>
        <w:t>to</w:t>
      </w:r>
      <w:r w:rsidRPr="00D15CE8">
        <w:rPr>
          <w:rFonts w:ascii="Consolas" w:hAnsi="Consolas" w:cs="Times New Roman"/>
          <w:sz w:val="21"/>
          <w:szCs w:val="21"/>
        </w:rPr>
        <w:t xml:space="preserve"> (NUM_VALS - </w:t>
      </w:r>
      <w:r w:rsidRPr="00D15CE8">
        <w:rPr>
          <w:rFonts w:ascii="Consolas" w:hAnsi="Consolas" w:cs="Times New Roman"/>
          <w:color w:val="098658"/>
          <w:sz w:val="21"/>
          <w:szCs w:val="21"/>
        </w:rPr>
        <w:t>1</w:t>
      </w:r>
      <w:r w:rsidRPr="00D15CE8">
        <w:rPr>
          <w:rFonts w:ascii="Consolas" w:hAnsi="Consolas" w:cs="Times New Roman"/>
          <w:sz w:val="21"/>
          <w:szCs w:val="21"/>
        </w:rPr>
        <w:t xml:space="preserve">)) </w:t>
      </w:r>
      <w:r w:rsidRPr="00D15CE8">
        <w:rPr>
          <w:rFonts w:ascii="Consolas" w:hAnsi="Consolas" w:cs="Times New Roman"/>
          <w:color w:val="0000FF"/>
          <w:sz w:val="21"/>
          <w:szCs w:val="21"/>
        </w:rPr>
        <w:t>of</w:t>
      </w:r>
      <w:r w:rsidRPr="00D15CE8">
        <w:rPr>
          <w:rFonts w:ascii="Consolas" w:hAnsi="Consolas" w:cs="Times New Roman"/>
          <w:sz w:val="21"/>
          <w:szCs w:val="21"/>
        </w:rPr>
        <w:t xml:space="preserve"> std_logic_vector(</w:t>
      </w:r>
      <w:r w:rsidRPr="00D15CE8">
        <w:rPr>
          <w:rFonts w:ascii="Consolas" w:hAnsi="Consolas" w:cs="Times New Roman"/>
          <w:color w:val="098658"/>
          <w:sz w:val="21"/>
          <w:szCs w:val="21"/>
        </w:rPr>
        <w:t>3</w:t>
      </w:r>
      <w:r w:rsidRPr="00D15CE8">
        <w:rPr>
          <w:rFonts w:ascii="Consolas" w:hAnsi="Consolas" w:cs="Times New Roman"/>
          <w:sz w:val="21"/>
          <w:szCs w:val="21"/>
        </w:rPr>
        <w:t xml:space="preserve"> </w:t>
      </w:r>
      <w:r w:rsidRPr="00D15CE8">
        <w:rPr>
          <w:rFonts w:ascii="Consolas" w:hAnsi="Consolas" w:cs="Times New Roman"/>
          <w:color w:val="0000FF"/>
          <w:sz w:val="21"/>
          <w:szCs w:val="21"/>
        </w:rPr>
        <w:t>downto</w:t>
      </w:r>
      <w:r w:rsidRPr="00D15CE8">
        <w:rPr>
          <w:rFonts w:ascii="Consolas" w:hAnsi="Consolas" w:cs="Times New Roman"/>
          <w:sz w:val="21"/>
          <w:szCs w:val="21"/>
        </w:rPr>
        <w:t xml:space="preserve"> </w:t>
      </w:r>
      <w:r w:rsidRPr="00D15CE8">
        <w:rPr>
          <w:rFonts w:ascii="Consolas" w:hAnsi="Consolas" w:cs="Times New Roman"/>
          <w:color w:val="098658"/>
          <w:sz w:val="21"/>
          <w:szCs w:val="21"/>
        </w:rPr>
        <w:t>0</w:t>
      </w:r>
      <w:r w:rsidRPr="00D15CE8">
        <w:rPr>
          <w:rFonts w:ascii="Consolas" w:hAnsi="Consolas" w:cs="Times New Roman"/>
          <w:sz w:val="21"/>
          <w:szCs w:val="21"/>
        </w:rPr>
        <w:t>);</w:t>
      </w:r>
    </w:p>
    <w:p w14:paraId="6409A863"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8000"/>
          <w:sz w:val="21"/>
          <w:szCs w:val="21"/>
        </w:rPr>
        <w:t xml:space="preserve">--type pc_out_array is </w:t>
      </w:r>
      <w:proofErr w:type="gramStart"/>
      <w:r w:rsidRPr="00D15CE8">
        <w:rPr>
          <w:rFonts w:ascii="Consolas" w:hAnsi="Consolas" w:cs="Times New Roman"/>
          <w:color w:val="008000"/>
          <w:sz w:val="21"/>
          <w:szCs w:val="21"/>
        </w:rPr>
        <w:t>array(</w:t>
      </w:r>
      <w:proofErr w:type="gramEnd"/>
      <w:r w:rsidRPr="00D15CE8">
        <w:rPr>
          <w:rFonts w:ascii="Consolas" w:hAnsi="Consolas" w:cs="Times New Roman"/>
          <w:color w:val="008000"/>
          <w:sz w:val="21"/>
          <w:szCs w:val="21"/>
        </w:rPr>
        <w:t>0 to (NUM_VALS - 1)) of std_logic_vector(15 downto 0);</w:t>
      </w:r>
    </w:p>
    <w:p w14:paraId="618DC0DE"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p>
    <w:p w14:paraId="162CFBDD"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00FF"/>
          <w:sz w:val="21"/>
          <w:szCs w:val="21"/>
        </w:rPr>
        <w:t>constant</w:t>
      </w:r>
      <w:r w:rsidRPr="00D15CE8">
        <w:rPr>
          <w:rFonts w:ascii="Consolas" w:hAnsi="Consolas" w:cs="Times New Roman"/>
          <w:sz w:val="21"/>
          <w:szCs w:val="21"/>
        </w:rPr>
        <w:t xml:space="preserve"> DataIn_</w:t>
      </w:r>
      <w:proofErr w:type="gramStart"/>
      <w:r w:rsidRPr="00D15CE8">
        <w:rPr>
          <w:rFonts w:ascii="Consolas" w:hAnsi="Consolas" w:cs="Times New Roman"/>
          <w:sz w:val="21"/>
          <w:szCs w:val="21"/>
        </w:rPr>
        <w:t>vals :</w:t>
      </w:r>
      <w:proofErr w:type="gramEnd"/>
      <w:r w:rsidRPr="00D15CE8">
        <w:rPr>
          <w:rFonts w:ascii="Consolas" w:hAnsi="Consolas" w:cs="Times New Roman"/>
          <w:sz w:val="21"/>
          <w:szCs w:val="21"/>
        </w:rPr>
        <w:t xml:space="preserve"> DataIn_array := (</w:t>
      </w:r>
      <w:r w:rsidRPr="00D15CE8">
        <w:rPr>
          <w:rFonts w:ascii="Consolas" w:hAnsi="Consolas" w:cs="Times New Roman"/>
          <w:color w:val="098658"/>
          <w:sz w:val="21"/>
          <w:szCs w:val="21"/>
        </w:rPr>
        <w:t>"0011"</w:t>
      </w:r>
      <w:r w:rsidRPr="00D15CE8">
        <w:rPr>
          <w:rFonts w:ascii="Consolas" w:hAnsi="Consolas" w:cs="Times New Roman"/>
          <w:sz w:val="21"/>
          <w:szCs w:val="21"/>
        </w:rPr>
        <w:t>,</w:t>
      </w:r>
      <w:r w:rsidRPr="00D15CE8">
        <w:rPr>
          <w:rFonts w:ascii="Consolas" w:hAnsi="Consolas" w:cs="Times New Roman"/>
          <w:color w:val="098658"/>
          <w:sz w:val="21"/>
          <w:szCs w:val="21"/>
        </w:rPr>
        <w:t>"1100"</w:t>
      </w:r>
      <w:r w:rsidRPr="00D15CE8">
        <w:rPr>
          <w:rFonts w:ascii="Consolas" w:hAnsi="Consolas" w:cs="Times New Roman"/>
          <w:sz w:val="21"/>
          <w:szCs w:val="21"/>
        </w:rPr>
        <w:t>);</w:t>
      </w:r>
    </w:p>
    <w:p w14:paraId="56C70063"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w:t>
      </w:r>
    </w:p>
    <w:p w14:paraId="2B66AB29"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p>
    <w:p w14:paraId="1CC10B87"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00FF"/>
          <w:sz w:val="21"/>
          <w:szCs w:val="21"/>
        </w:rPr>
        <w:t>signal</w:t>
      </w:r>
      <w:r w:rsidRPr="00D15CE8">
        <w:rPr>
          <w:rFonts w:ascii="Consolas" w:hAnsi="Consolas" w:cs="Times New Roman"/>
          <w:sz w:val="21"/>
          <w:szCs w:val="21"/>
        </w:rPr>
        <w:t xml:space="preserve"> jump_</w:t>
      </w:r>
      <w:proofErr w:type="gramStart"/>
      <w:r w:rsidRPr="00D15CE8">
        <w:rPr>
          <w:rFonts w:ascii="Consolas" w:hAnsi="Consolas" w:cs="Times New Roman"/>
          <w:sz w:val="21"/>
          <w:szCs w:val="21"/>
        </w:rPr>
        <w:t>sig :</w:t>
      </w:r>
      <w:proofErr w:type="gramEnd"/>
      <w:r w:rsidRPr="00D15CE8">
        <w:rPr>
          <w:rFonts w:ascii="Consolas" w:hAnsi="Consolas" w:cs="Times New Roman"/>
          <w:sz w:val="21"/>
          <w:szCs w:val="21"/>
        </w:rPr>
        <w:t xml:space="preserve"> std_logic := </w:t>
      </w:r>
      <w:r w:rsidRPr="00D15CE8">
        <w:rPr>
          <w:rFonts w:ascii="Consolas" w:hAnsi="Consolas" w:cs="Times New Roman"/>
          <w:color w:val="098658"/>
          <w:sz w:val="21"/>
          <w:szCs w:val="21"/>
        </w:rPr>
        <w:t>'1'</w:t>
      </w:r>
      <w:r w:rsidRPr="00D15CE8">
        <w:rPr>
          <w:rFonts w:ascii="Consolas" w:hAnsi="Consolas" w:cs="Times New Roman"/>
          <w:sz w:val="21"/>
          <w:szCs w:val="21"/>
        </w:rPr>
        <w:t>;</w:t>
      </w:r>
    </w:p>
    <w:p w14:paraId="34E40665"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00FF"/>
          <w:sz w:val="21"/>
          <w:szCs w:val="21"/>
        </w:rPr>
        <w:t>signal</w:t>
      </w:r>
      <w:r w:rsidRPr="00D15CE8">
        <w:rPr>
          <w:rFonts w:ascii="Consolas" w:hAnsi="Consolas" w:cs="Times New Roman"/>
          <w:sz w:val="21"/>
          <w:szCs w:val="21"/>
        </w:rPr>
        <w:t xml:space="preserve"> clk_</w:t>
      </w:r>
      <w:proofErr w:type="gramStart"/>
      <w:r w:rsidRPr="00D15CE8">
        <w:rPr>
          <w:rFonts w:ascii="Consolas" w:hAnsi="Consolas" w:cs="Times New Roman"/>
          <w:sz w:val="21"/>
          <w:szCs w:val="21"/>
        </w:rPr>
        <w:t>sig :</w:t>
      </w:r>
      <w:proofErr w:type="gramEnd"/>
      <w:r w:rsidRPr="00D15CE8">
        <w:rPr>
          <w:rFonts w:ascii="Consolas" w:hAnsi="Consolas" w:cs="Times New Roman"/>
          <w:sz w:val="21"/>
          <w:szCs w:val="21"/>
        </w:rPr>
        <w:t xml:space="preserve"> std_logic := </w:t>
      </w:r>
      <w:r w:rsidRPr="00D15CE8">
        <w:rPr>
          <w:rFonts w:ascii="Consolas" w:hAnsi="Consolas" w:cs="Times New Roman"/>
          <w:color w:val="098658"/>
          <w:sz w:val="21"/>
          <w:szCs w:val="21"/>
        </w:rPr>
        <w:t>'0'</w:t>
      </w:r>
      <w:r w:rsidRPr="00D15CE8">
        <w:rPr>
          <w:rFonts w:ascii="Consolas" w:hAnsi="Consolas" w:cs="Times New Roman"/>
          <w:sz w:val="21"/>
          <w:szCs w:val="21"/>
        </w:rPr>
        <w:t>;</w:t>
      </w:r>
    </w:p>
    <w:p w14:paraId="2AD62E0E"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00FF"/>
          <w:sz w:val="21"/>
          <w:szCs w:val="21"/>
        </w:rPr>
        <w:t>signal</w:t>
      </w:r>
      <w:r w:rsidRPr="00D15CE8">
        <w:rPr>
          <w:rFonts w:ascii="Consolas" w:hAnsi="Consolas" w:cs="Times New Roman"/>
          <w:sz w:val="21"/>
          <w:szCs w:val="21"/>
        </w:rPr>
        <w:t xml:space="preserve"> </w:t>
      </w:r>
      <w:proofErr w:type="gramStart"/>
      <w:r w:rsidRPr="00D15CE8">
        <w:rPr>
          <w:rFonts w:ascii="Consolas" w:hAnsi="Consolas" w:cs="Times New Roman"/>
          <w:sz w:val="21"/>
          <w:szCs w:val="21"/>
        </w:rPr>
        <w:t>ShiftJumpSignalOutSignal :</w:t>
      </w:r>
      <w:proofErr w:type="gramEnd"/>
      <w:r w:rsidRPr="00D15CE8">
        <w:rPr>
          <w:rFonts w:ascii="Consolas" w:hAnsi="Consolas" w:cs="Times New Roman"/>
          <w:sz w:val="21"/>
          <w:szCs w:val="21"/>
        </w:rPr>
        <w:t xml:space="preserve"> std_logic_vector(</w:t>
      </w:r>
      <w:r w:rsidRPr="00D15CE8">
        <w:rPr>
          <w:rFonts w:ascii="Consolas" w:hAnsi="Consolas" w:cs="Times New Roman"/>
          <w:color w:val="098658"/>
          <w:sz w:val="21"/>
          <w:szCs w:val="21"/>
        </w:rPr>
        <w:t>12</w:t>
      </w:r>
      <w:r w:rsidRPr="00D15CE8">
        <w:rPr>
          <w:rFonts w:ascii="Consolas" w:hAnsi="Consolas" w:cs="Times New Roman"/>
          <w:sz w:val="21"/>
          <w:szCs w:val="21"/>
        </w:rPr>
        <w:t xml:space="preserve"> </w:t>
      </w:r>
      <w:r w:rsidRPr="00D15CE8">
        <w:rPr>
          <w:rFonts w:ascii="Consolas" w:hAnsi="Consolas" w:cs="Times New Roman"/>
          <w:color w:val="0000FF"/>
          <w:sz w:val="21"/>
          <w:szCs w:val="21"/>
        </w:rPr>
        <w:t>downto</w:t>
      </w:r>
      <w:r w:rsidRPr="00D15CE8">
        <w:rPr>
          <w:rFonts w:ascii="Consolas" w:hAnsi="Consolas" w:cs="Times New Roman"/>
          <w:sz w:val="21"/>
          <w:szCs w:val="21"/>
        </w:rPr>
        <w:t xml:space="preserve"> </w:t>
      </w:r>
      <w:r w:rsidRPr="00D15CE8">
        <w:rPr>
          <w:rFonts w:ascii="Consolas" w:hAnsi="Consolas" w:cs="Times New Roman"/>
          <w:color w:val="098658"/>
          <w:sz w:val="21"/>
          <w:szCs w:val="21"/>
        </w:rPr>
        <w:t>0</w:t>
      </w:r>
      <w:r w:rsidRPr="00D15CE8">
        <w:rPr>
          <w:rFonts w:ascii="Consolas" w:hAnsi="Consolas" w:cs="Times New Roman"/>
          <w:sz w:val="21"/>
          <w:szCs w:val="21"/>
        </w:rPr>
        <w:t xml:space="preserve">) := </w:t>
      </w:r>
      <w:r w:rsidRPr="00D15CE8">
        <w:rPr>
          <w:rFonts w:ascii="Consolas" w:hAnsi="Consolas" w:cs="Times New Roman"/>
          <w:color w:val="098658"/>
          <w:sz w:val="21"/>
          <w:szCs w:val="21"/>
        </w:rPr>
        <w:t>"0000011110000"</w:t>
      </w:r>
      <w:r w:rsidRPr="00D15CE8">
        <w:rPr>
          <w:rFonts w:ascii="Consolas" w:hAnsi="Consolas" w:cs="Times New Roman"/>
          <w:sz w:val="21"/>
          <w:szCs w:val="21"/>
        </w:rPr>
        <w:t>;</w:t>
      </w:r>
    </w:p>
    <w:p w14:paraId="75B18EFF"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00FF"/>
          <w:sz w:val="21"/>
          <w:szCs w:val="21"/>
        </w:rPr>
        <w:t>signal</w:t>
      </w:r>
      <w:r w:rsidRPr="00D15CE8">
        <w:rPr>
          <w:rFonts w:ascii="Consolas" w:hAnsi="Consolas" w:cs="Times New Roman"/>
          <w:sz w:val="21"/>
          <w:szCs w:val="21"/>
        </w:rPr>
        <w:t xml:space="preserve"> </w:t>
      </w:r>
      <w:proofErr w:type="gramStart"/>
      <w:r w:rsidRPr="00D15CE8">
        <w:rPr>
          <w:rFonts w:ascii="Consolas" w:hAnsi="Consolas" w:cs="Times New Roman"/>
          <w:sz w:val="21"/>
          <w:szCs w:val="21"/>
        </w:rPr>
        <w:t>PCMostSigSignal :</w:t>
      </w:r>
      <w:proofErr w:type="gramEnd"/>
      <w:r w:rsidRPr="00D15CE8">
        <w:rPr>
          <w:rFonts w:ascii="Consolas" w:hAnsi="Consolas" w:cs="Times New Roman"/>
          <w:sz w:val="21"/>
          <w:szCs w:val="21"/>
        </w:rPr>
        <w:t xml:space="preserve"> std_logic_vector(</w:t>
      </w:r>
      <w:r w:rsidRPr="00D15CE8">
        <w:rPr>
          <w:rFonts w:ascii="Consolas" w:hAnsi="Consolas" w:cs="Times New Roman"/>
          <w:color w:val="098658"/>
          <w:sz w:val="21"/>
          <w:szCs w:val="21"/>
        </w:rPr>
        <w:t>2</w:t>
      </w:r>
      <w:r w:rsidRPr="00D15CE8">
        <w:rPr>
          <w:rFonts w:ascii="Consolas" w:hAnsi="Consolas" w:cs="Times New Roman"/>
          <w:sz w:val="21"/>
          <w:szCs w:val="21"/>
        </w:rPr>
        <w:t xml:space="preserve"> </w:t>
      </w:r>
      <w:r w:rsidRPr="00D15CE8">
        <w:rPr>
          <w:rFonts w:ascii="Consolas" w:hAnsi="Consolas" w:cs="Times New Roman"/>
          <w:color w:val="0000FF"/>
          <w:sz w:val="21"/>
          <w:szCs w:val="21"/>
        </w:rPr>
        <w:t>downto</w:t>
      </w:r>
      <w:r w:rsidRPr="00D15CE8">
        <w:rPr>
          <w:rFonts w:ascii="Consolas" w:hAnsi="Consolas" w:cs="Times New Roman"/>
          <w:sz w:val="21"/>
          <w:szCs w:val="21"/>
        </w:rPr>
        <w:t xml:space="preserve"> </w:t>
      </w:r>
      <w:r w:rsidRPr="00D15CE8">
        <w:rPr>
          <w:rFonts w:ascii="Consolas" w:hAnsi="Consolas" w:cs="Times New Roman"/>
          <w:color w:val="098658"/>
          <w:sz w:val="21"/>
          <w:szCs w:val="21"/>
        </w:rPr>
        <w:t>0</w:t>
      </w:r>
      <w:r w:rsidRPr="00D15CE8">
        <w:rPr>
          <w:rFonts w:ascii="Consolas" w:hAnsi="Consolas" w:cs="Times New Roman"/>
          <w:sz w:val="21"/>
          <w:szCs w:val="21"/>
        </w:rPr>
        <w:t xml:space="preserve">) := </w:t>
      </w:r>
      <w:r w:rsidRPr="00D15CE8">
        <w:rPr>
          <w:rFonts w:ascii="Consolas" w:hAnsi="Consolas" w:cs="Times New Roman"/>
          <w:color w:val="098658"/>
          <w:sz w:val="21"/>
          <w:szCs w:val="21"/>
        </w:rPr>
        <w:t>"000"</w:t>
      </w:r>
      <w:r w:rsidRPr="00D15CE8">
        <w:rPr>
          <w:rFonts w:ascii="Consolas" w:hAnsi="Consolas" w:cs="Times New Roman"/>
          <w:sz w:val="21"/>
          <w:szCs w:val="21"/>
        </w:rPr>
        <w:t>;</w:t>
      </w:r>
    </w:p>
    <w:p w14:paraId="37C7CA84"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00FF"/>
          <w:sz w:val="21"/>
          <w:szCs w:val="21"/>
        </w:rPr>
        <w:t>signal</w:t>
      </w:r>
      <w:r w:rsidRPr="00D15CE8">
        <w:rPr>
          <w:rFonts w:ascii="Consolas" w:hAnsi="Consolas" w:cs="Times New Roman"/>
          <w:sz w:val="21"/>
          <w:szCs w:val="21"/>
        </w:rPr>
        <w:t xml:space="preserve"> </w:t>
      </w:r>
      <w:proofErr w:type="gramStart"/>
      <w:r w:rsidRPr="00D15CE8">
        <w:rPr>
          <w:rFonts w:ascii="Consolas" w:hAnsi="Consolas" w:cs="Times New Roman"/>
          <w:sz w:val="21"/>
          <w:szCs w:val="21"/>
        </w:rPr>
        <w:t>BranchMuxInSignal :</w:t>
      </w:r>
      <w:proofErr w:type="gramEnd"/>
      <w:r w:rsidRPr="00D15CE8">
        <w:rPr>
          <w:rFonts w:ascii="Consolas" w:hAnsi="Consolas" w:cs="Times New Roman"/>
          <w:sz w:val="21"/>
          <w:szCs w:val="21"/>
        </w:rPr>
        <w:t xml:space="preserve"> std_logic_vector(</w:t>
      </w:r>
      <w:r w:rsidRPr="00D15CE8">
        <w:rPr>
          <w:rFonts w:ascii="Consolas" w:hAnsi="Consolas" w:cs="Times New Roman"/>
          <w:color w:val="098658"/>
          <w:sz w:val="21"/>
          <w:szCs w:val="21"/>
        </w:rPr>
        <w:t>15</w:t>
      </w:r>
      <w:r w:rsidRPr="00D15CE8">
        <w:rPr>
          <w:rFonts w:ascii="Consolas" w:hAnsi="Consolas" w:cs="Times New Roman"/>
          <w:sz w:val="21"/>
          <w:szCs w:val="21"/>
        </w:rPr>
        <w:t xml:space="preserve"> </w:t>
      </w:r>
      <w:r w:rsidRPr="00D15CE8">
        <w:rPr>
          <w:rFonts w:ascii="Consolas" w:hAnsi="Consolas" w:cs="Times New Roman"/>
          <w:color w:val="0000FF"/>
          <w:sz w:val="21"/>
          <w:szCs w:val="21"/>
        </w:rPr>
        <w:t>downto</w:t>
      </w:r>
      <w:r w:rsidRPr="00D15CE8">
        <w:rPr>
          <w:rFonts w:ascii="Consolas" w:hAnsi="Consolas" w:cs="Times New Roman"/>
          <w:sz w:val="21"/>
          <w:szCs w:val="21"/>
        </w:rPr>
        <w:t xml:space="preserve"> </w:t>
      </w:r>
      <w:r w:rsidRPr="00D15CE8">
        <w:rPr>
          <w:rFonts w:ascii="Consolas" w:hAnsi="Consolas" w:cs="Times New Roman"/>
          <w:color w:val="098658"/>
          <w:sz w:val="21"/>
          <w:szCs w:val="21"/>
        </w:rPr>
        <w:t>0</w:t>
      </w:r>
      <w:r w:rsidRPr="00D15CE8">
        <w:rPr>
          <w:rFonts w:ascii="Consolas" w:hAnsi="Consolas" w:cs="Times New Roman"/>
          <w:sz w:val="21"/>
          <w:szCs w:val="21"/>
        </w:rPr>
        <w:t xml:space="preserve">) := </w:t>
      </w:r>
      <w:r w:rsidRPr="00D15CE8">
        <w:rPr>
          <w:rFonts w:ascii="Consolas" w:hAnsi="Consolas" w:cs="Times New Roman"/>
          <w:color w:val="098658"/>
          <w:sz w:val="21"/>
          <w:szCs w:val="21"/>
        </w:rPr>
        <w:t>"0000000000010010"</w:t>
      </w:r>
      <w:r w:rsidRPr="00D15CE8">
        <w:rPr>
          <w:rFonts w:ascii="Consolas" w:hAnsi="Consolas" w:cs="Times New Roman"/>
          <w:sz w:val="21"/>
          <w:szCs w:val="21"/>
        </w:rPr>
        <w:t>;</w:t>
      </w:r>
    </w:p>
    <w:p w14:paraId="06B109CA"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00FF"/>
          <w:sz w:val="21"/>
          <w:szCs w:val="21"/>
        </w:rPr>
        <w:t>signal</w:t>
      </w:r>
      <w:r w:rsidRPr="00D15CE8">
        <w:rPr>
          <w:rFonts w:ascii="Consolas" w:hAnsi="Consolas" w:cs="Times New Roman"/>
          <w:sz w:val="21"/>
          <w:szCs w:val="21"/>
        </w:rPr>
        <w:t xml:space="preserve"> </w:t>
      </w:r>
      <w:proofErr w:type="gramStart"/>
      <w:r w:rsidRPr="00D15CE8">
        <w:rPr>
          <w:rFonts w:ascii="Consolas" w:hAnsi="Consolas" w:cs="Times New Roman"/>
          <w:sz w:val="21"/>
          <w:szCs w:val="21"/>
        </w:rPr>
        <w:t>PCOutSignal :</w:t>
      </w:r>
      <w:proofErr w:type="gramEnd"/>
      <w:r w:rsidRPr="00D15CE8">
        <w:rPr>
          <w:rFonts w:ascii="Consolas" w:hAnsi="Consolas" w:cs="Times New Roman"/>
          <w:sz w:val="21"/>
          <w:szCs w:val="21"/>
        </w:rPr>
        <w:t xml:space="preserve"> std_logic_vector(</w:t>
      </w:r>
      <w:r w:rsidRPr="00D15CE8">
        <w:rPr>
          <w:rFonts w:ascii="Consolas" w:hAnsi="Consolas" w:cs="Times New Roman"/>
          <w:color w:val="098658"/>
          <w:sz w:val="21"/>
          <w:szCs w:val="21"/>
        </w:rPr>
        <w:t>15</w:t>
      </w:r>
      <w:r w:rsidRPr="00D15CE8">
        <w:rPr>
          <w:rFonts w:ascii="Consolas" w:hAnsi="Consolas" w:cs="Times New Roman"/>
          <w:sz w:val="21"/>
          <w:szCs w:val="21"/>
        </w:rPr>
        <w:t xml:space="preserve"> </w:t>
      </w:r>
      <w:r w:rsidRPr="00D15CE8">
        <w:rPr>
          <w:rFonts w:ascii="Consolas" w:hAnsi="Consolas" w:cs="Times New Roman"/>
          <w:color w:val="0000FF"/>
          <w:sz w:val="21"/>
          <w:szCs w:val="21"/>
        </w:rPr>
        <w:t>downto</w:t>
      </w:r>
      <w:r w:rsidRPr="00D15CE8">
        <w:rPr>
          <w:rFonts w:ascii="Consolas" w:hAnsi="Consolas" w:cs="Times New Roman"/>
          <w:sz w:val="21"/>
          <w:szCs w:val="21"/>
        </w:rPr>
        <w:t xml:space="preserve"> </w:t>
      </w:r>
      <w:r w:rsidRPr="00D15CE8">
        <w:rPr>
          <w:rFonts w:ascii="Consolas" w:hAnsi="Consolas" w:cs="Times New Roman"/>
          <w:color w:val="098658"/>
          <w:sz w:val="21"/>
          <w:szCs w:val="21"/>
        </w:rPr>
        <w:t>0</w:t>
      </w:r>
      <w:r w:rsidRPr="00D15CE8">
        <w:rPr>
          <w:rFonts w:ascii="Consolas" w:hAnsi="Consolas" w:cs="Times New Roman"/>
          <w:sz w:val="21"/>
          <w:szCs w:val="21"/>
        </w:rPr>
        <w:t xml:space="preserve">) := </w:t>
      </w:r>
      <w:r w:rsidRPr="00D15CE8">
        <w:rPr>
          <w:rFonts w:ascii="Consolas" w:hAnsi="Consolas" w:cs="Times New Roman"/>
          <w:color w:val="098658"/>
          <w:sz w:val="21"/>
          <w:szCs w:val="21"/>
        </w:rPr>
        <w:t>"0000000000000000"</w:t>
      </w:r>
      <w:r w:rsidRPr="00D15CE8">
        <w:rPr>
          <w:rFonts w:ascii="Consolas" w:hAnsi="Consolas" w:cs="Times New Roman"/>
          <w:sz w:val="21"/>
          <w:szCs w:val="21"/>
        </w:rPr>
        <w:t>;</w:t>
      </w:r>
    </w:p>
    <w:p w14:paraId="50D14A12"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p>
    <w:p w14:paraId="08137D84"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00FF"/>
          <w:sz w:val="21"/>
          <w:szCs w:val="21"/>
        </w:rPr>
        <w:t>begin</w:t>
      </w:r>
    </w:p>
    <w:p w14:paraId="6EC2F6C9"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proofErr w:type="gramStart"/>
      <w:r w:rsidRPr="00D15CE8">
        <w:rPr>
          <w:rFonts w:ascii="Consolas" w:hAnsi="Consolas" w:cs="Times New Roman"/>
          <w:sz w:val="21"/>
          <w:szCs w:val="21"/>
        </w:rPr>
        <w:t>DUT :</w:t>
      </w:r>
      <w:proofErr w:type="gramEnd"/>
      <w:r w:rsidRPr="00D15CE8">
        <w:rPr>
          <w:rFonts w:ascii="Consolas" w:hAnsi="Consolas" w:cs="Times New Roman"/>
          <w:sz w:val="21"/>
          <w:szCs w:val="21"/>
        </w:rPr>
        <w:t xml:space="preserve"> </w:t>
      </w:r>
      <w:r w:rsidRPr="00D15CE8">
        <w:rPr>
          <w:rFonts w:ascii="Consolas" w:hAnsi="Consolas" w:cs="Times New Roman"/>
          <w:color w:val="0000FF"/>
          <w:sz w:val="21"/>
          <w:szCs w:val="21"/>
        </w:rPr>
        <w:t>entity</w:t>
      </w:r>
      <w:r w:rsidRPr="00D15CE8">
        <w:rPr>
          <w:rFonts w:ascii="Consolas" w:hAnsi="Consolas" w:cs="Times New Roman"/>
          <w:sz w:val="21"/>
          <w:szCs w:val="21"/>
        </w:rPr>
        <w:t xml:space="preserve"> </w:t>
      </w:r>
      <w:r w:rsidRPr="00D15CE8">
        <w:rPr>
          <w:rFonts w:ascii="Consolas" w:hAnsi="Consolas" w:cs="Times New Roman"/>
          <w:color w:val="800000"/>
          <w:sz w:val="21"/>
          <w:szCs w:val="21"/>
        </w:rPr>
        <w:t>work</w:t>
      </w:r>
      <w:r w:rsidRPr="00D15CE8">
        <w:rPr>
          <w:rFonts w:ascii="Consolas" w:hAnsi="Consolas" w:cs="Times New Roman"/>
          <w:sz w:val="21"/>
          <w:szCs w:val="21"/>
        </w:rPr>
        <w:t>.</w:t>
      </w:r>
      <w:r w:rsidRPr="00D15CE8">
        <w:rPr>
          <w:rFonts w:ascii="Consolas" w:hAnsi="Consolas" w:cs="Times New Roman"/>
          <w:color w:val="800000"/>
          <w:sz w:val="21"/>
          <w:szCs w:val="21"/>
        </w:rPr>
        <w:t>JumpMux</w:t>
      </w:r>
      <w:r w:rsidRPr="00D15CE8">
        <w:rPr>
          <w:rFonts w:ascii="Consolas" w:hAnsi="Consolas" w:cs="Times New Roman"/>
          <w:sz w:val="21"/>
          <w:szCs w:val="21"/>
        </w:rPr>
        <w:t>(</w:t>
      </w:r>
      <w:r w:rsidRPr="00D15CE8">
        <w:rPr>
          <w:rFonts w:ascii="Consolas" w:hAnsi="Consolas" w:cs="Times New Roman"/>
          <w:color w:val="800000"/>
          <w:sz w:val="21"/>
          <w:szCs w:val="21"/>
        </w:rPr>
        <w:t>behavioral</w:t>
      </w:r>
      <w:r w:rsidRPr="00D15CE8">
        <w:rPr>
          <w:rFonts w:ascii="Consolas" w:hAnsi="Consolas" w:cs="Times New Roman"/>
          <w:sz w:val="21"/>
          <w:szCs w:val="21"/>
        </w:rPr>
        <w:t xml:space="preserve">) </w:t>
      </w:r>
      <w:r w:rsidRPr="00D15CE8">
        <w:rPr>
          <w:rFonts w:ascii="Consolas" w:hAnsi="Consolas" w:cs="Times New Roman"/>
          <w:color w:val="0000FF"/>
          <w:sz w:val="21"/>
          <w:szCs w:val="21"/>
        </w:rPr>
        <w:t>port</w:t>
      </w:r>
      <w:r w:rsidRPr="00D15CE8">
        <w:rPr>
          <w:rFonts w:ascii="Consolas" w:hAnsi="Consolas" w:cs="Times New Roman"/>
          <w:sz w:val="21"/>
          <w:szCs w:val="21"/>
        </w:rPr>
        <w:t xml:space="preserve"> </w:t>
      </w:r>
      <w:r w:rsidRPr="00D15CE8">
        <w:rPr>
          <w:rFonts w:ascii="Consolas" w:hAnsi="Consolas" w:cs="Times New Roman"/>
          <w:color w:val="0000FF"/>
          <w:sz w:val="21"/>
          <w:szCs w:val="21"/>
        </w:rPr>
        <w:t>map</w:t>
      </w:r>
      <w:r w:rsidRPr="00D15CE8">
        <w:rPr>
          <w:rFonts w:ascii="Consolas" w:hAnsi="Consolas" w:cs="Times New Roman"/>
          <w:sz w:val="21"/>
          <w:szCs w:val="21"/>
        </w:rPr>
        <w:t xml:space="preserve"> (</w:t>
      </w:r>
    </w:p>
    <w:p w14:paraId="488261F3"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Jump =&gt; jump_sig,</w:t>
      </w:r>
    </w:p>
    <w:p w14:paraId="4CF47487"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ShiftJumpSignalOut =&gt; ShiftJumpSignalOutSignal,</w:t>
      </w:r>
    </w:p>
    <w:p w14:paraId="5927434C"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PCMostSig =&gt; PCMostSigSignal,</w:t>
      </w:r>
    </w:p>
    <w:p w14:paraId="524D95CC"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BranchMuxIn =&gt; BranchMuxInSignal,</w:t>
      </w:r>
    </w:p>
    <w:p w14:paraId="05788F20"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PCOut =&gt; PCOutSignal);</w:t>
      </w:r>
    </w:p>
    <w:p w14:paraId="7D177432" w14:textId="77777777" w:rsidR="00D15CE8" w:rsidRPr="00D15CE8" w:rsidRDefault="00D15CE8" w:rsidP="00D15CE8">
      <w:pPr>
        <w:shd w:val="clear" w:color="auto" w:fill="FFFFFF"/>
        <w:spacing w:after="240" w:line="285" w:lineRule="atLeast"/>
        <w:rPr>
          <w:rFonts w:ascii="Consolas" w:hAnsi="Consolas" w:cs="Times New Roman"/>
          <w:sz w:val="21"/>
          <w:szCs w:val="21"/>
        </w:rPr>
      </w:pPr>
    </w:p>
    <w:p w14:paraId="07D19D80"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proofErr w:type="gramStart"/>
      <w:r w:rsidRPr="00D15CE8">
        <w:rPr>
          <w:rFonts w:ascii="Consolas" w:hAnsi="Consolas" w:cs="Times New Roman"/>
          <w:sz w:val="21"/>
          <w:szCs w:val="21"/>
        </w:rPr>
        <w:t>clock :</w:t>
      </w:r>
      <w:proofErr w:type="gramEnd"/>
      <w:r w:rsidRPr="00D15CE8">
        <w:rPr>
          <w:rFonts w:ascii="Consolas" w:hAnsi="Consolas" w:cs="Times New Roman"/>
          <w:sz w:val="21"/>
          <w:szCs w:val="21"/>
        </w:rPr>
        <w:t xml:space="preserve"> </w:t>
      </w:r>
      <w:r w:rsidRPr="00D15CE8">
        <w:rPr>
          <w:rFonts w:ascii="Consolas" w:hAnsi="Consolas" w:cs="Times New Roman"/>
          <w:color w:val="0000FF"/>
          <w:sz w:val="21"/>
          <w:szCs w:val="21"/>
        </w:rPr>
        <w:t>process</w:t>
      </w:r>
    </w:p>
    <w:p w14:paraId="0F93EA61"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00FF"/>
          <w:sz w:val="21"/>
          <w:szCs w:val="21"/>
        </w:rPr>
        <w:t>begin</w:t>
      </w:r>
    </w:p>
    <w:p w14:paraId="38934B87"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00FF"/>
          <w:sz w:val="21"/>
          <w:szCs w:val="21"/>
        </w:rPr>
        <w:t>for</w:t>
      </w:r>
      <w:r w:rsidRPr="00D15CE8">
        <w:rPr>
          <w:rFonts w:ascii="Consolas" w:hAnsi="Consolas" w:cs="Times New Roman"/>
          <w:sz w:val="21"/>
          <w:szCs w:val="21"/>
        </w:rPr>
        <w:t xml:space="preserve"> i </w:t>
      </w:r>
      <w:r w:rsidRPr="00D15CE8">
        <w:rPr>
          <w:rFonts w:ascii="Consolas" w:hAnsi="Consolas" w:cs="Times New Roman"/>
          <w:color w:val="0000FF"/>
          <w:sz w:val="21"/>
          <w:szCs w:val="21"/>
        </w:rPr>
        <w:t>in</w:t>
      </w:r>
      <w:r w:rsidRPr="00D15CE8">
        <w:rPr>
          <w:rFonts w:ascii="Consolas" w:hAnsi="Consolas" w:cs="Times New Roman"/>
          <w:sz w:val="21"/>
          <w:szCs w:val="21"/>
        </w:rPr>
        <w:t xml:space="preserve"> </w:t>
      </w:r>
      <w:r w:rsidRPr="00D15CE8">
        <w:rPr>
          <w:rFonts w:ascii="Consolas" w:hAnsi="Consolas" w:cs="Times New Roman"/>
          <w:color w:val="098658"/>
          <w:sz w:val="21"/>
          <w:szCs w:val="21"/>
        </w:rPr>
        <w:t>0</w:t>
      </w:r>
      <w:r w:rsidRPr="00D15CE8">
        <w:rPr>
          <w:rFonts w:ascii="Consolas" w:hAnsi="Consolas" w:cs="Times New Roman"/>
          <w:sz w:val="21"/>
          <w:szCs w:val="21"/>
        </w:rPr>
        <w:t xml:space="preserve"> </w:t>
      </w:r>
      <w:r w:rsidRPr="00D15CE8">
        <w:rPr>
          <w:rFonts w:ascii="Consolas" w:hAnsi="Consolas" w:cs="Times New Roman"/>
          <w:color w:val="0000FF"/>
          <w:sz w:val="21"/>
          <w:szCs w:val="21"/>
        </w:rPr>
        <w:t>to</w:t>
      </w:r>
      <w:r w:rsidRPr="00D15CE8">
        <w:rPr>
          <w:rFonts w:ascii="Consolas" w:hAnsi="Consolas" w:cs="Times New Roman"/>
          <w:sz w:val="21"/>
          <w:szCs w:val="21"/>
        </w:rPr>
        <w:t xml:space="preserve"> </w:t>
      </w:r>
      <w:r w:rsidRPr="00D15CE8">
        <w:rPr>
          <w:rFonts w:ascii="Consolas" w:hAnsi="Consolas" w:cs="Times New Roman"/>
          <w:color w:val="098658"/>
          <w:sz w:val="21"/>
          <w:szCs w:val="21"/>
        </w:rPr>
        <w:t>2</w:t>
      </w:r>
      <w:r w:rsidRPr="00D15CE8">
        <w:rPr>
          <w:rFonts w:ascii="Consolas" w:hAnsi="Consolas" w:cs="Times New Roman"/>
          <w:sz w:val="21"/>
          <w:szCs w:val="21"/>
        </w:rPr>
        <w:t xml:space="preserve"> * (NUM_VALS) </w:t>
      </w:r>
      <w:r w:rsidRPr="00D15CE8">
        <w:rPr>
          <w:rFonts w:ascii="Consolas" w:hAnsi="Consolas" w:cs="Times New Roman"/>
          <w:color w:val="0000FF"/>
          <w:sz w:val="21"/>
          <w:szCs w:val="21"/>
        </w:rPr>
        <w:t>loop</w:t>
      </w:r>
    </w:p>
    <w:p w14:paraId="05C54E0B"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clk_sig &lt;= </w:t>
      </w:r>
      <w:r w:rsidRPr="00D15CE8">
        <w:rPr>
          <w:rFonts w:ascii="Consolas" w:hAnsi="Consolas" w:cs="Times New Roman"/>
          <w:color w:val="0000FF"/>
          <w:sz w:val="21"/>
          <w:szCs w:val="21"/>
        </w:rPr>
        <w:t>NOT</w:t>
      </w:r>
      <w:r w:rsidRPr="00D15CE8">
        <w:rPr>
          <w:rFonts w:ascii="Consolas" w:hAnsi="Consolas" w:cs="Times New Roman"/>
          <w:sz w:val="21"/>
          <w:szCs w:val="21"/>
        </w:rPr>
        <w:t xml:space="preserve"> clk_sig;</w:t>
      </w:r>
    </w:p>
    <w:p w14:paraId="7D4FA0DB"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00FF"/>
          <w:sz w:val="21"/>
          <w:szCs w:val="21"/>
        </w:rPr>
        <w:t>wait</w:t>
      </w:r>
      <w:r w:rsidRPr="00D15CE8">
        <w:rPr>
          <w:rFonts w:ascii="Consolas" w:hAnsi="Consolas" w:cs="Times New Roman"/>
          <w:sz w:val="21"/>
          <w:szCs w:val="21"/>
        </w:rPr>
        <w:t xml:space="preserve"> </w:t>
      </w:r>
      <w:r w:rsidRPr="00D15CE8">
        <w:rPr>
          <w:rFonts w:ascii="Consolas" w:hAnsi="Consolas" w:cs="Times New Roman"/>
          <w:color w:val="0000FF"/>
          <w:sz w:val="21"/>
          <w:szCs w:val="21"/>
        </w:rPr>
        <w:t>for</w:t>
      </w:r>
      <w:r w:rsidRPr="00D15CE8">
        <w:rPr>
          <w:rFonts w:ascii="Consolas" w:hAnsi="Consolas" w:cs="Times New Roman"/>
          <w:sz w:val="21"/>
          <w:szCs w:val="21"/>
        </w:rPr>
        <w:t xml:space="preserve"> TIME_DELAY/</w:t>
      </w:r>
      <w:r w:rsidRPr="00D15CE8">
        <w:rPr>
          <w:rFonts w:ascii="Consolas" w:hAnsi="Consolas" w:cs="Times New Roman"/>
          <w:color w:val="098658"/>
          <w:sz w:val="21"/>
          <w:szCs w:val="21"/>
        </w:rPr>
        <w:t>2</w:t>
      </w:r>
      <w:r w:rsidRPr="00D15CE8">
        <w:rPr>
          <w:rFonts w:ascii="Consolas" w:hAnsi="Consolas" w:cs="Times New Roman"/>
          <w:sz w:val="21"/>
          <w:szCs w:val="21"/>
        </w:rPr>
        <w:t>;</w:t>
      </w:r>
    </w:p>
    <w:p w14:paraId="72DAFFD8"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lastRenderedPageBreak/>
        <w:t xml:space="preserve">            </w:t>
      </w:r>
      <w:r w:rsidRPr="00D15CE8">
        <w:rPr>
          <w:rFonts w:ascii="Consolas" w:hAnsi="Consolas" w:cs="Times New Roman"/>
          <w:color w:val="0000FF"/>
          <w:sz w:val="21"/>
          <w:szCs w:val="21"/>
        </w:rPr>
        <w:t>end</w:t>
      </w:r>
      <w:r w:rsidRPr="00D15CE8">
        <w:rPr>
          <w:rFonts w:ascii="Consolas" w:hAnsi="Consolas" w:cs="Times New Roman"/>
          <w:sz w:val="21"/>
          <w:szCs w:val="21"/>
        </w:rPr>
        <w:t xml:space="preserve"> </w:t>
      </w:r>
      <w:r w:rsidRPr="00D15CE8">
        <w:rPr>
          <w:rFonts w:ascii="Consolas" w:hAnsi="Consolas" w:cs="Times New Roman"/>
          <w:color w:val="0000FF"/>
          <w:sz w:val="21"/>
          <w:szCs w:val="21"/>
        </w:rPr>
        <w:t>loop</w:t>
      </w:r>
      <w:r w:rsidRPr="00D15CE8">
        <w:rPr>
          <w:rFonts w:ascii="Consolas" w:hAnsi="Consolas" w:cs="Times New Roman"/>
          <w:sz w:val="21"/>
          <w:szCs w:val="21"/>
        </w:rPr>
        <w:t>;</w:t>
      </w:r>
    </w:p>
    <w:p w14:paraId="5695FF46"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00FF"/>
          <w:sz w:val="21"/>
          <w:szCs w:val="21"/>
        </w:rPr>
        <w:t>wait</w:t>
      </w:r>
      <w:r w:rsidRPr="00D15CE8">
        <w:rPr>
          <w:rFonts w:ascii="Consolas" w:hAnsi="Consolas" w:cs="Times New Roman"/>
          <w:sz w:val="21"/>
          <w:szCs w:val="21"/>
        </w:rPr>
        <w:t>;</w:t>
      </w:r>
    </w:p>
    <w:p w14:paraId="536EF95E"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00FF"/>
          <w:sz w:val="21"/>
          <w:szCs w:val="21"/>
        </w:rPr>
        <w:t>end</w:t>
      </w:r>
      <w:r w:rsidRPr="00D15CE8">
        <w:rPr>
          <w:rFonts w:ascii="Consolas" w:hAnsi="Consolas" w:cs="Times New Roman"/>
          <w:sz w:val="21"/>
          <w:szCs w:val="21"/>
        </w:rPr>
        <w:t xml:space="preserve"> </w:t>
      </w:r>
      <w:r w:rsidRPr="00D15CE8">
        <w:rPr>
          <w:rFonts w:ascii="Consolas" w:hAnsi="Consolas" w:cs="Times New Roman"/>
          <w:color w:val="0000FF"/>
          <w:sz w:val="21"/>
          <w:szCs w:val="21"/>
        </w:rPr>
        <w:t>process</w:t>
      </w:r>
      <w:r w:rsidRPr="00D15CE8">
        <w:rPr>
          <w:rFonts w:ascii="Consolas" w:hAnsi="Consolas" w:cs="Times New Roman"/>
          <w:sz w:val="21"/>
          <w:szCs w:val="21"/>
        </w:rPr>
        <w:t xml:space="preserve"> clock;</w:t>
      </w:r>
    </w:p>
    <w:p w14:paraId="63617C4A"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w:t>
      </w:r>
    </w:p>
    <w:p w14:paraId="2DEA075D"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w:t>
      </w:r>
      <w:proofErr w:type="gramStart"/>
      <w:r w:rsidRPr="00D15CE8">
        <w:rPr>
          <w:rFonts w:ascii="Consolas" w:hAnsi="Consolas" w:cs="Times New Roman"/>
          <w:sz w:val="21"/>
          <w:szCs w:val="21"/>
        </w:rPr>
        <w:t>stimulus :</w:t>
      </w:r>
      <w:proofErr w:type="gramEnd"/>
      <w:r w:rsidRPr="00D15CE8">
        <w:rPr>
          <w:rFonts w:ascii="Consolas" w:hAnsi="Consolas" w:cs="Times New Roman"/>
          <w:sz w:val="21"/>
          <w:szCs w:val="21"/>
        </w:rPr>
        <w:t xml:space="preserve"> </w:t>
      </w:r>
      <w:r w:rsidRPr="00D15CE8">
        <w:rPr>
          <w:rFonts w:ascii="Consolas" w:hAnsi="Consolas" w:cs="Times New Roman"/>
          <w:color w:val="0000FF"/>
          <w:sz w:val="21"/>
          <w:szCs w:val="21"/>
        </w:rPr>
        <w:t>process</w:t>
      </w:r>
    </w:p>
    <w:p w14:paraId="06294485"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00FF"/>
          <w:sz w:val="21"/>
          <w:szCs w:val="21"/>
        </w:rPr>
        <w:t>begin</w:t>
      </w:r>
    </w:p>
    <w:p w14:paraId="78364B99"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00FF"/>
          <w:sz w:val="21"/>
          <w:szCs w:val="21"/>
        </w:rPr>
        <w:t>for</w:t>
      </w:r>
      <w:r w:rsidRPr="00D15CE8">
        <w:rPr>
          <w:rFonts w:ascii="Consolas" w:hAnsi="Consolas" w:cs="Times New Roman"/>
          <w:sz w:val="21"/>
          <w:szCs w:val="21"/>
        </w:rPr>
        <w:t xml:space="preserve"> i </w:t>
      </w:r>
      <w:r w:rsidRPr="00D15CE8">
        <w:rPr>
          <w:rFonts w:ascii="Consolas" w:hAnsi="Consolas" w:cs="Times New Roman"/>
          <w:color w:val="0000FF"/>
          <w:sz w:val="21"/>
          <w:szCs w:val="21"/>
        </w:rPr>
        <w:t>in</w:t>
      </w:r>
      <w:r w:rsidRPr="00D15CE8">
        <w:rPr>
          <w:rFonts w:ascii="Consolas" w:hAnsi="Consolas" w:cs="Times New Roman"/>
          <w:sz w:val="21"/>
          <w:szCs w:val="21"/>
        </w:rPr>
        <w:t xml:space="preserve"> </w:t>
      </w:r>
      <w:r w:rsidRPr="00D15CE8">
        <w:rPr>
          <w:rFonts w:ascii="Consolas" w:hAnsi="Consolas" w:cs="Times New Roman"/>
          <w:color w:val="098658"/>
          <w:sz w:val="21"/>
          <w:szCs w:val="21"/>
        </w:rPr>
        <w:t>0</w:t>
      </w:r>
      <w:r w:rsidRPr="00D15CE8">
        <w:rPr>
          <w:rFonts w:ascii="Consolas" w:hAnsi="Consolas" w:cs="Times New Roman"/>
          <w:sz w:val="21"/>
          <w:szCs w:val="21"/>
        </w:rPr>
        <w:t xml:space="preserve"> </w:t>
      </w:r>
      <w:r w:rsidRPr="00D15CE8">
        <w:rPr>
          <w:rFonts w:ascii="Consolas" w:hAnsi="Consolas" w:cs="Times New Roman"/>
          <w:color w:val="0000FF"/>
          <w:sz w:val="21"/>
          <w:szCs w:val="21"/>
        </w:rPr>
        <w:t>to</w:t>
      </w:r>
      <w:r w:rsidRPr="00D15CE8">
        <w:rPr>
          <w:rFonts w:ascii="Consolas" w:hAnsi="Consolas" w:cs="Times New Roman"/>
          <w:sz w:val="21"/>
          <w:szCs w:val="21"/>
        </w:rPr>
        <w:t xml:space="preserve"> (NUM_VALS - </w:t>
      </w:r>
      <w:r w:rsidRPr="00D15CE8">
        <w:rPr>
          <w:rFonts w:ascii="Consolas" w:hAnsi="Consolas" w:cs="Times New Roman"/>
          <w:color w:val="098658"/>
          <w:sz w:val="21"/>
          <w:szCs w:val="21"/>
        </w:rPr>
        <w:t>1</w:t>
      </w:r>
      <w:r w:rsidRPr="00D15CE8">
        <w:rPr>
          <w:rFonts w:ascii="Consolas" w:hAnsi="Consolas" w:cs="Times New Roman"/>
          <w:sz w:val="21"/>
          <w:szCs w:val="21"/>
        </w:rPr>
        <w:t xml:space="preserve">) </w:t>
      </w:r>
      <w:r w:rsidRPr="00D15CE8">
        <w:rPr>
          <w:rFonts w:ascii="Consolas" w:hAnsi="Consolas" w:cs="Times New Roman"/>
          <w:color w:val="0000FF"/>
          <w:sz w:val="21"/>
          <w:szCs w:val="21"/>
        </w:rPr>
        <w:t>loop</w:t>
      </w:r>
    </w:p>
    <w:p w14:paraId="55FF3001"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8000"/>
          <w:sz w:val="21"/>
          <w:szCs w:val="21"/>
        </w:rPr>
        <w:t>--Inst1RsSig &lt;= Inst1RsSig;</w:t>
      </w:r>
    </w:p>
    <w:p w14:paraId="39E18748"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8000"/>
          <w:sz w:val="21"/>
          <w:szCs w:val="21"/>
        </w:rPr>
        <w:t>--Inst2RdSig &lt;= Inst2RdSig;</w:t>
      </w:r>
    </w:p>
    <w:p w14:paraId="1C0FA4BC"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00FF"/>
          <w:sz w:val="21"/>
          <w:szCs w:val="21"/>
        </w:rPr>
        <w:t>wait</w:t>
      </w:r>
      <w:r w:rsidRPr="00D15CE8">
        <w:rPr>
          <w:rFonts w:ascii="Consolas" w:hAnsi="Consolas" w:cs="Times New Roman"/>
          <w:sz w:val="21"/>
          <w:szCs w:val="21"/>
        </w:rPr>
        <w:t xml:space="preserve"> </w:t>
      </w:r>
      <w:r w:rsidRPr="00D15CE8">
        <w:rPr>
          <w:rFonts w:ascii="Consolas" w:hAnsi="Consolas" w:cs="Times New Roman"/>
          <w:color w:val="0000FF"/>
          <w:sz w:val="21"/>
          <w:szCs w:val="21"/>
        </w:rPr>
        <w:t>for</w:t>
      </w:r>
      <w:r w:rsidRPr="00D15CE8">
        <w:rPr>
          <w:rFonts w:ascii="Consolas" w:hAnsi="Consolas" w:cs="Times New Roman"/>
          <w:sz w:val="21"/>
          <w:szCs w:val="21"/>
        </w:rPr>
        <w:t xml:space="preserve"> TIME_DELAY;</w:t>
      </w:r>
    </w:p>
    <w:p w14:paraId="1F2F7007"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00FF"/>
          <w:sz w:val="21"/>
          <w:szCs w:val="21"/>
        </w:rPr>
        <w:t>end</w:t>
      </w:r>
      <w:r w:rsidRPr="00D15CE8">
        <w:rPr>
          <w:rFonts w:ascii="Consolas" w:hAnsi="Consolas" w:cs="Times New Roman"/>
          <w:sz w:val="21"/>
          <w:szCs w:val="21"/>
        </w:rPr>
        <w:t xml:space="preserve"> </w:t>
      </w:r>
      <w:r w:rsidRPr="00D15CE8">
        <w:rPr>
          <w:rFonts w:ascii="Consolas" w:hAnsi="Consolas" w:cs="Times New Roman"/>
          <w:color w:val="0000FF"/>
          <w:sz w:val="21"/>
          <w:szCs w:val="21"/>
        </w:rPr>
        <w:t>loop</w:t>
      </w:r>
      <w:r w:rsidRPr="00D15CE8">
        <w:rPr>
          <w:rFonts w:ascii="Consolas" w:hAnsi="Consolas" w:cs="Times New Roman"/>
          <w:sz w:val="21"/>
          <w:szCs w:val="21"/>
        </w:rPr>
        <w:t>;</w:t>
      </w:r>
    </w:p>
    <w:p w14:paraId="79E98B11"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00FF"/>
          <w:sz w:val="21"/>
          <w:szCs w:val="21"/>
        </w:rPr>
        <w:t>wait</w:t>
      </w:r>
      <w:r w:rsidRPr="00D15CE8">
        <w:rPr>
          <w:rFonts w:ascii="Consolas" w:hAnsi="Consolas" w:cs="Times New Roman"/>
          <w:sz w:val="21"/>
          <w:szCs w:val="21"/>
        </w:rPr>
        <w:t>;</w:t>
      </w:r>
    </w:p>
    <w:p w14:paraId="0F88F2CE"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r w:rsidRPr="00D15CE8">
        <w:rPr>
          <w:rFonts w:ascii="Consolas" w:hAnsi="Consolas" w:cs="Times New Roman"/>
          <w:color w:val="0000FF"/>
          <w:sz w:val="21"/>
          <w:szCs w:val="21"/>
        </w:rPr>
        <w:t>end</w:t>
      </w:r>
      <w:r w:rsidRPr="00D15CE8">
        <w:rPr>
          <w:rFonts w:ascii="Consolas" w:hAnsi="Consolas" w:cs="Times New Roman"/>
          <w:sz w:val="21"/>
          <w:szCs w:val="21"/>
        </w:rPr>
        <w:t xml:space="preserve"> </w:t>
      </w:r>
      <w:r w:rsidRPr="00D15CE8">
        <w:rPr>
          <w:rFonts w:ascii="Consolas" w:hAnsi="Consolas" w:cs="Times New Roman"/>
          <w:color w:val="0000FF"/>
          <w:sz w:val="21"/>
          <w:szCs w:val="21"/>
        </w:rPr>
        <w:t>process</w:t>
      </w:r>
      <w:r w:rsidRPr="00D15CE8">
        <w:rPr>
          <w:rFonts w:ascii="Consolas" w:hAnsi="Consolas" w:cs="Times New Roman"/>
          <w:sz w:val="21"/>
          <w:szCs w:val="21"/>
        </w:rPr>
        <w:t xml:space="preserve"> stimulus;</w:t>
      </w:r>
    </w:p>
    <w:p w14:paraId="13D78468"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xml:space="preserve">        </w:t>
      </w:r>
    </w:p>
    <w:p w14:paraId="4DFF4CC4"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sz w:val="21"/>
          <w:szCs w:val="21"/>
        </w:rPr>
        <w:t> </w:t>
      </w:r>
    </w:p>
    <w:p w14:paraId="5630E3E0" w14:textId="77777777" w:rsidR="00D15CE8" w:rsidRPr="00D15CE8" w:rsidRDefault="00D15CE8" w:rsidP="00D15CE8">
      <w:pPr>
        <w:shd w:val="clear" w:color="auto" w:fill="FFFFFF"/>
        <w:spacing w:line="285" w:lineRule="atLeast"/>
        <w:rPr>
          <w:rFonts w:ascii="Consolas" w:hAnsi="Consolas" w:cs="Times New Roman"/>
          <w:sz w:val="21"/>
          <w:szCs w:val="21"/>
        </w:rPr>
      </w:pPr>
    </w:p>
    <w:p w14:paraId="2CA2FF10" w14:textId="77777777" w:rsidR="00D15CE8" w:rsidRPr="00D15CE8" w:rsidRDefault="00D15CE8" w:rsidP="00D15CE8">
      <w:pPr>
        <w:shd w:val="clear" w:color="auto" w:fill="FFFFFF"/>
        <w:spacing w:line="285" w:lineRule="atLeast"/>
        <w:rPr>
          <w:rFonts w:ascii="Consolas" w:hAnsi="Consolas" w:cs="Times New Roman"/>
          <w:sz w:val="21"/>
          <w:szCs w:val="21"/>
        </w:rPr>
      </w:pPr>
      <w:r w:rsidRPr="00D15CE8">
        <w:rPr>
          <w:rFonts w:ascii="Consolas" w:hAnsi="Consolas" w:cs="Times New Roman"/>
          <w:color w:val="0000FF"/>
          <w:sz w:val="21"/>
          <w:szCs w:val="21"/>
        </w:rPr>
        <w:t>end</w:t>
      </w:r>
      <w:r w:rsidRPr="00D15CE8">
        <w:rPr>
          <w:rFonts w:ascii="Consolas" w:hAnsi="Consolas" w:cs="Times New Roman"/>
          <w:sz w:val="21"/>
          <w:szCs w:val="21"/>
        </w:rPr>
        <w:t xml:space="preserve"> behavior;</w:t>
      </w:r>
    </w:p>
    <w:p w14:paraId="041FD7DE" w14:textId="77777777" w:rsidR="00D15CE8" w:rsidRPr="00D15CE8" w:rsidRDefault="00D15CE8" w:rsidP="00D15CE8">
      <w:pPr>
        <w:shd w:val="clear" w:color="auto" w:fill="FFFFFF"/>
        <w:spacing w:line="285" w:lineRule="atLeast"/>
        <w:rPr>
          <w:rFonts w:ascii="Consolas" w:hAnsi="Consolas" w:cs="Times New Roman"/>
          <w:sz w:val="21"/>
          <w:szCs w:val="21"/>
        </w:rPr>
      </w:pPr>
    </w:p>
    <w:p w14:paraId="6E0763B8" w14:textId="77777777" w:rsidR="00843690" w:rsidRPr="00843690" w:rsidRDefault="00843690" w:rsidP="00AE0599"/>
    <w:p w14:paraId="7C74B021" w14:textId="71D400A7" w:rsidR="00843690" w:rsidRDefault="00843690" w:rsidP="00724F28">
      <w:r>
        <w:rPr>
          <w:noProof/>
        </w:rPr>
        <w:drawing>
          <wp:inline distT="0" distB="0" distL="0" distR="0" wp14:anchorId="6D2A043F" wp14:editId="62137BAD">
            <wp:extent cx="5943600" cy="36379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14:paraId="68B40DFF" w14:textId="5E89F1B6" w:rsidR="00747699" w:rsidRDefault="00747699" w:rsidP="00724F28"/>
    <w:p w14:paraId="6D0AB98B" w14:textId="4F7CEEF3" w:rsidR="00747699" w:rsidRDefault="00747699" w:rsidP="00724F28"/>
    <w:p w14:paraId="06E7B806" w14:textId="028B6632" w:rsidR="00747699" w:rsidRDefault="00747699" w:rsidP="00724F28"/>
    <w:p w14:paraId="38DC3F7E" w14:textId="747C8882" w:rsidR="00747699" w:rsidRDefault="00747699" w:rsidP="00724F28"/>
    <w:p w14:paraId="5642C496" w14:textId="6A0AF01B" w:rsidR="00747699" w:rsidRDefault="00747699" w:rsidP="00724F28"/>
    <w:p w14:paraId="40AA2070" w14:textId="77777777" w:rsidR="00666038" w:rsidRDefault="00666038" w:rsidP="00724F28"/>
    <w:p w14:paraId="1EF28F9D" w14:textId="034CFC71" w:rsidR="00747699" w:rsidRDefault="00747699" w:rsidP="00724F28">
      <w:r>
        <w:lastRenderedPageBreak/>
        <w:t>MemToRegMuxTestbench:</w:t>
      </w:r>
    </w:p>
    <w:p w14:paraId="62B35E43"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color w:val="0000FF"/>
          <w:sz w:val="21"/>
          <w:szCs w:val="21"/>
        </w:rPr>
        <w:t>library</w:t>
      </w:r>
      <w:r w:rsidRPr="00E7685E">
        <w:rPr>
          <w:rFonts w:ascii="Consolas" w:hAnsi="Consolas" w:cs="Times New Roman"/>
          <w:sz w:val="21"/>
          <w:szCs w:val="21"/>
        </w:rPr>
        <w:t xml:space="preserve"> IEEE;</w:t>
      </w:r>
    </w:p>
    <w:p w14:paraId="16341978"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color w:val="0000FF"/>
          <w:sz w:val="21"/>
          <w:szCs w:val="21"/>
        </w:rPr>
        <w:t>use</w:t>
      </w:r>
      <w:r w:rsidRPr="00E7685E">
        <w:rPr>
          <w:rFonts w:ascii="Consolas" w:hAnsi="Consolas" w:cs="Times New Roman"/>
          <w:sz w:val="21"/>
          <w:szCs w:val="21"/>
        </w:rPr>
        <w:t xml:space="preserve"> IEEE.std_logic_1164.</w:t>
      </w:r>
      <w:r w:rsidRPr="00E7685E">
        <w:rPr>
          <w:rFonts w:ascii="Consolas" w:hAnsi="Consolas" w:cs="Times New Roman"/>
          <w:color w:val="0000FF"/>
          <w:sz w:val="21"/>
          <w:szCs w:val="21"/>
        </w:rPr>
        <w:t>all</w:t>
      </w:r>
      <w:r w:rsidRPr="00E7685E">
        <w:rPr>
          <w:rFonts w:ascii="Consolas" w:hAnsi="Consolas" w:cs="Times New Roman"/>
          <w:sz w:val="21"/>
          <w:szCs w:val="21"/>
        </w:rPr>
        <w:t>;</w:t>
      </w:r>
    </w:p>
    <w:p w14:paraId="67C1BE00"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color w:val="0000FF"/>
          <w:sz w:val="21"/>
          <w:szCs w:val="21"/>
        </w:rPr>
        <w:t>use</w:t>
      </w:r>
      <w:r w:rsidRPr="00E7685E">
        <w:rPr>
          <w:rFonts w:ascii="Consolas" w:hAnsi="Consolas" w:cs="Times New Roman"/>
          <w:sz w:val="21"/>
          <w:szCs w:val="21"/>
        </w:rPr>
        <w:t xml:space="preserve"> IEEE.numeric_std.</w:t>
      </w:r>
      <w:r w:rsidRPr="00E7685E">
        <w:rPr>
          <w:rFonts w:ascii="Consolas" w:hAnsi="Consolas" w:cs="Times New Roman"/>
          <w:color w:val="0000FF"/>
          <w:sz w:val="21"/>
          <w:szCs w:val="21"/>
        </w:rPr>
        <w:t>all</w:t>
      </w:r>
      <w:r w:rsidRPr="00E7685E">
        <w:rPr>
          <w:rFonts w:ascii="Consolas" w:hAnsi="Consolas" w:cs="Times New Roman"/>
          <w:sz w:val="21"/>
          <w:szCs w:val="21"/>
        </w:rPr>
        <w:t>;</w:t>
      </w:r>
    </w:p>
    <w:p w14:paraId="0EA2E2B1" w14:textId="77777777" w:rsidR="00E7685E" w:rsidRPr="00E7685E" w:rsidRDefault="00E7685E" w:rsidP="00E7685E">
      <w:pPr>
        <w:shd w:val="clear" w:color="auto" w:fill="FFFFFF"/>
        <w:spacing w:line="285" w:lineRule="atLeast"/>
        <w:rPr>
          <w:rFonts w:ascii="Consolas" w:hAnsi="Consolas" w:cs="Times New Roman"/>
          <w:sz w:val="21"/>
          <w:szCs w:val="21"/>
        </w:rPr>
      </w:pPr>
    </w:p>
    <w:p w14:paraId="19DF47DE"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color w:val="0000FF"/>
          <w:sz w:val="21"/>
          <w:szCs w:val="21"/>
        </w:rPr>
        <w:t>entity</w:t>
      </w:r>
      <w:r w:rsidRPr="00E7685E">
        <w:rPr>
          <w:rFonts w:ascii="Consolas" w:hAnsi="Consolas" w:cs="Times New Roman"/>
          <w:sz w:val="21"/>
          <w:szCs w:val="21"/>
        </w:rPr>
        <w:t xml:space="preserve"> MemToRegMuxTestbench </w:t>
      </w:r>
      <w:r w:rsidRPr="00E7685E">
        <w:rPr>
          <w:rFonts w:ascii="Consolas" w:hAnsi="Consolas" w:cs="Times New Roman"/>
          <w:color w:val="0000FF"/>
          <w:sz w:val="21"/>
          <w:szCs w:val="21"/>
        </w:rPr>
        <w:t>is</w:t>
      </w:r>
    </w:p>
    <w:p w14:paraId="25D4BF88"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color w:val="0000FF"/>
          <w:sz w:val="21"/>
          <w:szCs w:val="21"/>
        </w:rPr>
        <w:t>end</w:t>
      </w:r>
      <w:r w:rsidRPr="00E7685E">
        <w:rPr>
          <w:rFonts w:ascii="Consolas" w:hAnsi="Consolas" w:cs="Times New Roman"/>
          <w:sz w:val="21"/>
          <w:szCs w:val="21"/>
        </w:rPr>
        <w:t xml:space="preserve"> MemToRegMuxTestbench;</w:t>
      </w:r>
    </w:p>
    <w:p w14:paraId="6DC47A81" w14:textId="77777777" w:rsidR="00E7685E" w:rsidRPr="00E7685E" w:rsidRDefault="00E7685E" w:rsidP="00E7685E">
      <w:pPr>
        <w:shd w:val="clear" w:color="auto" w:fill="FFFFFF"/>
        <w:spacing w:line="285" w:lineRule="atLeast"/>
        <w:rPr>
          <w:rFonts w:ascii="Consolas" w:hAnsi="Consolas" w:cs="Times New Roman"/>
          <w:sz w:val="21"/>
          <w:szCs w:val="21"/>
        </w:rPr>
      </w:pPr>
    </w:p>
    <w:p w14:paraId="259C8640"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color w:val="0000FF"/>
          <w:sz w:val="21"/>
          <w:szCs w:val="21"/>
        </w:rPr>
        <w:t>architecture</w:t>
      </w:r>
      <w:r w:rsidRPr="00E7685E">
        <w:rPr>
          <w:rFonts w:ascii="Consolas" w:hAnsi="Consolas" w:cs="Times New Roman"/>
          <w:sz w:val="21"/>
          <w:szCs w:val="21"/>
        </w:rPr>
        <w:t xml:space="preserve"> behavior </w:t>
      </w:r>
      <w:r w:rsidRPr="00E7685E">
        <w:rPr>
          <w:rFonts w:ascii="Consolas" w:hAnsi="Consolas" w:cs="Times New Roman"/>
          <w:color w:val="0000FF"/>
          <w:sz w:val="21"/>
          <w:szCs w:val="21"/>
        </w:rPr>
        <w:t>of</w:t>
      </w:r>
      <w:r w:rsidRPr="00E7685E">
        <w:rPr>
          <w:rFonts w:ascii="Consolas" w:hAnsi="Consolas" w:cs="Times New Roman"/>
          <w:sz w:val="21"/>
          <w:szCs w:val="21"/>
        </w:rPr>
        <w:t xml:space="preserve"> MemToRegMuxTestbench </w:t>
      </w:r>
      <w:r w:rsidRPr="00E7685E">
        <w:rPr>
          <w:rFonts w:ascii="Consolas" w:hAnsi="Consolas" w:cs="Times New Roman"/>
          <w:color w:val="0000FF"/>
          <w:sz w:val="21"/>
          <w:szCs w:val="21"/>
        </w:rPr>
        <w:t>is</w:t>
      </w:r>
    </w:p>
    <w:p w14:paraId="00D70192"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r w:rsidRPr="00E7685E">
        <w:rPr>
          <w:rFonts w:ascii="Consolas" w:hAnsi="Consolas" w:cs="Times New Roman"/>
          <w:color w:val="0000FF"/>
          <w:sz w:val="21"/>
          <w:szCs w:val="21"/>
        </w:rPr>
        <w:t>constant</w:t>
      </w:r>
      <w:r w:rsidRPr="00E7685E">
        <w:rPr>
          <w:rFonts w:ascii="Consolas" w:hAnsi="Consolas" w:cs="Times New Roman"/>
          <w:sz w:val="21"/>
          <w:szCs w:val="21"/>
        </w:rPr>
        <w:t xml:space="preserve"> TIME_</w:t>
      </w:r>
      <w:proofErr w:type="gramStart"/>
      <w:r w:rsidRPr="00E7685E">
        <w:rPr>
          <w:rFonts w:ascii="Consolas" w:hAnsi="Consolas" w:cs="Times New Roman"/>
          <w:sz w:val="21"/>
          <w:szCs w:val="21"/>
        </w:rPr>
        <w:t>DELAY :</w:t>
      </w:r>
      <w:proofErr w:type="gramEnd"/>
      <w:r w:rsidRPr="00E7685E">
        <w:rPr>
          <w:rFonts w:ascii="Consolas" w:hAnsi="Consolas" w:cs="Times New Roman"/>
          <w:sz w:val="21"/>
          <w:szCs w:val="21"/>
        </w:rPr>
        <w:t xml:space="preserve"> time := </w:t>
      </w:r>
      <w:r w:rsidRPr="00E7685E">
        <w:rPr>
          <w:rFonts w:ascii="Consolas" w:hAnsi="Consolas" w:cs="Times New Roman"/>
          <w:color w:val="098658"/>
          <w:sz w:val="21"/>
          <w:szCs w:val="21"/>
        </w:rPr>
        <w:t>20</w:t>
      </w:r>
      <w:r w:rsidRPr="00E7685E">
        <w:rPr>
          <w:rFonts w:ascii="Consolas" w:hAnsi="Consolas" w:cs="Times New Roman"/>
          <w:sz w:val="21"/>
          <w:szCs w:val="21"/>
        </w:rPr>
        <w:t xml:space="preserve"> ns;</w:t>
      </w:r>
    </w:p>
    <w:p w14:paraId="5363F9FB"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r w:rsidRPr="00E7685E">
        <w:rPr>
          <w:rFonts w:ascii="Consolas" w:hAnsi="Consolas" w:cs="Times New Roman"/>
          <w:color w:val="0000FF"/>
          <w:sz w:val="21"/>
          <w:szCs w:val="21"/>
        </w:rPr>
        <w:t>constant</w:t>
      </w:r>
      <w:r w:rsidRPr="00E7685E">
        <w:rPr>
          <w:rFonts w:ascii="Consolas" w:hAnsi="Consolas" w:cs="Times New Roman"/>
          <w:sz w:val="21"/>
          <w:szCs w:val="21"/>
        </w:rPr>
        <w:t xml:space="preserve"> NUM_</w:t>
      </w:r>
      <w:proofErr w:type="gramStart"/>
      <w:r w:rsidRPr="00E7685E">
        <w:rPr>
          <w:rFonts w:ascii="Consolas" w:hAnsi="Consolas" w:cs="Times New Roman"/>
          <w:sz w:val="21"/>
          <w:szCs w:val="21"/>
        </w:rPr>
        <w:t>VALS :</w:t>
      </w:r>
      <w:proofErr w:type="gramEnd"/>
      <w:r w:rsidRPr="00E7685E">
        <w:rPr>
          <w:rFonts w:ascii="Consolas" w:hAnsi="Consolas" w:cs="Times New Roman"/>
          <w:sz w:val="21"/>
          <w:szCs w:val="21"/>
        </w:rPr>
        <w:t xml:space="preserve"> integer := </w:t>
      </w:r>
      <w:r w:rsidRPr="00E7685E">
        <w:rPr>
          <w:rFonts w:ascii="Consolas" w:hAnsi="Consolas" w:cs="Times New Roman"/>
          <w:color w:val="098658"/>
          <w:sz w:val="21"/>
          <w:szCs w:val="21"/>
        </w:rPr>
        <w:t>2</w:t>
      </w:r>
      <w:r w:rsidRPr="00E7685E">
        <w:rPr>
          <w:rFonts w:ascii="Consolas" w:hAnsi="Consolas" w:cs="Times New Roman"/>
          <w:sz w:val="21"/>
          <w:szCs w:val="21"/>
        </w:rPr>
        <w:t>;</w:t>
      </w:r>
    </w:p>
    <w:p w14:paraId="3D79F803"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p>
    <w:p w14:paraId="0B2C6AA1"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p>
    <w:p w14:paraId="4203464E"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r w:rsidRPr="00E7685E">
        <w:rPr>
          <w:rFonts w:ascii="Consolas" w:hAnsi="Consolas" w:cs="Times New Roman"/>
          <w:color w:val="008000"/>
          <w:sz w:val="21"/>
          <w:szCs w:val="21"/>
        </w:rPr>
        <w:t xml:space="preserve">--type InstAddress_array is </w:t>
      </w:r>
      <w:proofErr w:type="gramStart"/>
      <w:r w:rsidRPr="00E7685E">
        <w:rPr>
          <w:rFonts w:ascii="Consolas" w:hAnsi="Consolas" w:cs="Times New Roman"/>
          <w:color w:val="008000"/>
          <w:sz w:val="21"/>
          <w:szCs w:val="21"/>
        </w:rPr>
        <w:t>array(</w:t>
      </w:r>
      <w:proofErr w:type="gramEnd"/>
      <w:r w:rsidRPr="00E7685E">
        <w:rPr>
          <w:rFonts w:ascii="Consolas" w:hAnsi="Consolas" w:cs="Times New Roman"/>
          <w:color w:val="008000"/>
          <w:sz w:val="21"/>
          <w:szCs w:val="21"/>
        </w:rPr>
        <w:t>0 to (NUM_VALS - 1)) of std_logic_vector(15 downto 0);</w:t>
      </w:r>
    </w:p>
    <w:p w14:paraId="12ACF16F"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r w:rsidRPr="00E7685E">
        <w:rPr>
          <w:rFonts w:ascii="Consolas" w:hAnsi="Consolas" w:cs="Times New Roman"/>
          <w:color w:val="008000"/>
          <w:sz w:val="21"/>
          <w:szCs w:val="21"/>
        </w:rPr>
        <w:t xml:space="preserve">--type pc_out_array is </w:t>
      </w:r>
      <w:proofErr w:type="gramStart"/>
      <w:r w:rsidRPr="00E7685E">
        <w:rPr>
          <w:rFonts w:ascii="Consolas" w:hAnsi="Consolas" w:cs="Times New Roman"/>
          <w:color w:val="008000"/>
          <w:sz w:val="21"/>
          <w:szCs w:val="21"/>
        </w:rPr>
        <w:t>array(</w:t>
      </w:r>
      <w:proofErr w:type="gramEnd"/>
      <w:r w:rsidRPr="00E7685E">
        <w:rPr>
          <w:rFonts w:ascii="Consolas" w:hAnsi="Consolas" w:cs="Times New Roman"/>
          <w:color w:val="008000"/>
          <w:sz w:val="21"/>
          <w:szCs w:val="21"/>
        </w:rPr>
        <w:t>0 to (NUM_VALS - 1)) of std_logic_vector(15 downto 0);</w:t>
      </w:r>
    </w:p>
    <w:p w14:paraId="0FB6F3A9"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p>
    <w:p w14:paraId="78AE670B"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r w:rsidRPr="00E7685E">
        <w:rPr>
          <w:rFonts w:ascii="Consolas" w:hAnsi="Consolas" w:cs="Times New Roman"/>
          <w:color w:val="008000"/>
          <w:sz w:val="21"/>
          <w:szCs w:val="21"/>
        </w:rPr>
        <w:t>--constant InstAddress_</w:t>
      </w:r>
      <w:proofErr w:type="gramStart"/>
      <w:r w:rsidRPr="00E7685E">
        <w:rPr>
          <w:rFonts w:ascii="Consolas" w:hAnsi="Consolas" w:cs="Times New Roman"/>
          <w:color w:val="008000"/>
          <w:sz w:val="21"/>
          <w:szCs w:val="21"/>
        </w:rPr>
        <w:t>vals :</w:t>
      </w:r>
      <w:proofErr w:type="gramEnd"/>
      <w:r w:rsidRPr="00E7685E">
        <w:rPr>
          <w:rFonts w:ascii="Consolas" w:hAnsi="Consolas" w:cs="Times New Roman"/>
          <w:color w:val="008000"/>
          <w:sz w:val="21"/>
          <w:szCs w:val="21"/>
        </w:rPr>
        <w:t xml:space="preserve"> InstAddress_array := ("0000000000000000","0000000000000001");</w:t>
      </w:r>
    </w:p>
    <w:p w14:paraId="55B40A3B"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w:t>
      </w:r>
    </w:p>
    <w:p w14:paraId="76F94F60"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p>
    <w:p w14:paraId="5566FCD3" w14:textId="77777777" w:rsidR="00E7685E" w:rsidRPr="00E7685E" w:rsidRDefault="00E7685E" w:rsidP="00E7685E">
      <w:pPr>
        <w:shd w:val="clear" w:color="auto" w:fill="FFFFFF"/>
        <w:spacing w:line="285" w:lineRule="atLeast"/>
        <w:rPr>
          <w:rFonts w:ascii="Consolas" w:hAnsi="Consolas" w:cs="Times New Roman"/>
          <w:sz w:val="21"/>
          <w:szCs w:val="21"/>
        </w:rPr>
      </w:pPr>
    </w:p>
    <w:p w14:paraId="6AFE1AAB"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r w:rsidRPr="00E7685E">
        <w:rPr>
          <w:rFonts w:ascii="Consolas" w:hAnsi="Consolas" w:cs="Times New Roman"/>
          <w:color w:val="0000FF"/>
          <w:sz w:val="21"/>
          <w:szCs w:val="21"/>
        </w:rPr>
        <w:t>signal</w:t>
      </w:r>
      <w:r w:rsidRPr="00E7685E">
        <w:rPr>
          <w:rFonts w:ascii="Consolas" w:hAnsi="Consolas" w:cs="Times New Roman"/>
          <w:sz w:val="21"/>
          <w:szCs w:val="21"/>
        </w:rPr>
        <w:t xml:space="preserve"> clk_</w:t>
      </w:r>
      <w:proofErr w:type="gramStart"/>
      <w:r w:rsidRPr="00E7685E">
        <w:rPr>
          <w:rFonts w:ascii="Consolas" w:hAnsi="Consolas" w:cs="Times New Roman"/>
          <w:sz w:val="21"/>
          <w:szCs w:val="21"/>
        </w:rPr>
        <w:t>sig :</w:t>
      </w:r>
      <w:proofErr w:type="gramEnd"/>
      <w:r w:rsidRPr="00E7685E">
        <w:rPr>
          <w:rFonts w:ascii="Consolas" w:hAnsi="Consolas" w:cs="Times New Roman"/>
          <w:sz w:val="21"/>
          <w:szCs w:val="21"/>
        </w:rPr>
        <w:t xml:space="preserve"> std_logic := </w:t>
      </w:r>
      <w:r w:rsidRPr="00E7685E">
        <w:rPr>
          <w:rFonts w:ascii="Consolas" w:hAnsi="Consolas" w:cs="Times New Roman"/>
          <w:color w:val="098658"/>
          <w:sz w:val="21"/>
          <w:szCs w:val="21"/>
        </w:rPr>
        <w:t>'0'</w:t>
      </w:r>
      <w:r w:rsidRPr="00E7685E">
        <w:rPr>
          <w:rFonts w:ascii="Consolas" w:hAnsi="Consolas" w:cs="Times New Roman"/>
          <w:sz w:val="21"/>
          <w:szCs w:val="21"/>
        </w:rPr>
        <w:t>;</w:t>
      </w:r>
    </w:p>
    <w:p w14:paraId="3152012B"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r w:rsidRPr="00E7685E">
        <w:rPr>
          <w:rFonts w:ascii="Consolas" w:hAnsi="Consolas" w:cs="Times New Roman"/>
          <w:color w:val="0000FF"/>
          <w:sz w:val="21"/>
          <w:szCs w:val="21"/>
        </w:rPr>
        <w:t>signal</w:t>
      </w:r>
      <w:r w:rsidRPr="00E7685E">
        <w:rPr>
          <w:rFonts w:ascii="Consolas" w:hAnsi="Consolas" w:cs="Times New Roman"/>
          <w:sz w:val="21"/>
          <w:szCs w:val="21"/>
        </w:rPr>
        <w:t xml:space="preserve"> </w:t>
      </w:r>
      <w:proofErr w:type="gramStart"/>
      <w:r w:rsidRPr="00E7685E">
        <w:rPr>
          <w:rFonts w:ascii="Consolas" w:hAnsi="Consolas" w:cs="Times New Roman"/>
          <w:sz w:val="21"/>
          <w:szCs w:val="21"/>
        </w:rPr>
        <w:t>ReadDataMemSig :</w:t>
      </w:r>
      <w:proofErr w:type="gramEnd"/>
      <w:r w:rsidRPr="00E7685E">
        <w:rPr>
          <w:rFonts w:ascii="Consolas" w:hAnsi="Consolas" w:cs="Times New Roman"/>
          <w:sz w:val="21"/>
          <w:szCs w:val="21"/>
        </w:rPr>
        <w:t xml:space="preserve"> std_logic_vector (</w:t>
      </w:r>
      <w:r w:rsidRPr="00E7685E">
        <w:rPr>
          <w:rFonts w:ascii="Consolas" w:hAnsi="Consolas" w:cs="Times New Roman"/>
          <w:color w:val="098658"/>
          <w:sz w:val="21"/>
          <w:szCs w:val="21"/>
        </w:rPr>
        <w:t>15</w:t>
      </w:r>
      <w:r w:rsidRPr="00E7685E">
        <w:rPr>
          <w:rFonts w:ascii="Consolas" w:hAnsi="Consolas" w:cs="Times New Roman"/>
          <w:sz w:val="21"/>
          <w:szCs w:val="21"/>
        </w:rPr>
        <w:t xml:space="preserve"> </w:t>
      </w:r>
      <w:r w:rsidRPr="00E7685E">
        <w:rPr>
          <w:rFonts w:ascii="Consolas" w:hAnsi="Consolas" w:cs="Times New Roman"/>
          <w:color w:val="0000FF"/>
          <w:sz w:val="21"/>
          <w:szCs w:val="21"/>
        </w:rPr>
        <w:t>downto</w:t>
      </w:r>
      <w:r w:rsidRPr="00E7685E">
        <w:rPr>
          <w:rFonts w:ascii="Consolas" w:hAnsi="Consolas" w:cs="Times New Roman"/>
          <w:sz w:val="21"/>
          <w:szCs w:val="21"/>
        </w:rPr>
        <w:t xml:space="preserve"> </w:t>
      </w:r>
      <w:r w:rsidRPr="00E7685E">
        <w:rPr>
          <w:rFonts w:ascii="Consolas" w:hAnsi="Consolas" w:cs="Times New Roman"/>
          <w:color w:val="098658"/>
          <w:sz w:val="21"/>
          <w:szCs w:val="21"/>
        </w:rPr>
        <w:t>0</w:t>
      </w:r>
      <w:r w:rsidRPr="00E7685E">
        <w:rPr>
          <w:rFonts w:ascii="Consolas" w:hAnsi="Consolas" w:cs="Times New Roman"/>
          <w:sz w:val="21"/>
          <w:szCs w:val="21"/>
        </w:rPr>
        <w:t xml:space="preserve">) := </w:t>
      </w:r>
      <w:r w:rsidRPr="00E7685E">
        <w:rPr>
          <w:rFonts w:ascii="Consolas" w:hAnsi="Consolas" w:cs="Times New Roman"/>
          <w:color w:val="098658"/>
          <w:sz w:val="21"/>
          <w:szCs w:val="21"/>
        </w:rPr>
        <w:t>"0000000000011110"</w:t>
      </w:r>
      <w:r w:rsidRPr="00E7685E">
        <w:rPr>
          <w:rFonts w:ascii="Consolas" w:hAnsi="Consolas" w:cs="Times New Roman"/>
          <w:sz w:val="21"/>
          <w:szCs w:val="21"/>
        </w:rPr>
        <w:t>;</w:t>
      </w:r>
    </w:p>
    <w:p w14:paraId="32038997"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r w:rsidRPr="00E7685E">
        <w:rPr>
          <w:rFonts w:ascii="Consolas" w:hAnsi="Consolas" w:cs="Times New Roman"/>
          <w:color w:val="0000FF"/>
          <w:sz w:val="21"/>
          <w:szCs w:val="21"/>
        </w:rPr>
        <w:t>signal</w:t>
      </w:r>
      <w:r w:rsidRPr="00E7685E">
        <w:rPr>
          <w:rFonts w:ascii="Consolas" w:hAnsi="Consolas" w:cs="Times New Roman"/>
          <w:sz w:val="21"/>
          <w:szCs w:val="21"/>
        </w:rPr>
        <w:t xml:space="preserve"> </w:t>
      </w:r>
      <w:proofErr w:type="gramStart"/>
      <w:r w:rsidRPr="00E7685E">
        <w:rPr>
          <w:rFonts w:ascii="Consolas" w:hAnsi="Consolas" w:cs="Times New Roman"/>
          <w:sz w:val="21"/>
          <w:szCs w:val="21"/>
        </w:rPr>
        <w:t>ALUResultSig :</w:t>
      </w:r>
      <w:proofErr w:type="gramEnd"/>
      <w:r w:rsidRPr="00E7685E">
        <w:rPr>
          <w:rFonts w:ascii="Consolas" w:hAnsi="Consolas" w:cs="Times New Roman"/>
          <w:sz w:val="21"/>
          <w:szCs w:val="21"/>
        </w:rPr>
        <w:t xml:space="preserve"> std_logic_vector (</w:t>
      </w:r>
      <w:r w:rsidRPr="00E7685E">
        <w:rPr>
          <w:rFonts w:ascii="Consolas" w:hAnsi="Consolas" w:cs="Times New Roman"/>
          <w:color w:val="098658"/>
          <w:sz w:val="21"/>
          <w:szCs w:val="21"/>
        </w:rPr>
        <w:t>15</w:t>
      </w:r>
      <w:r w:rsidRPr="00E7685E">
        <w:rPr>
          <w:rFonts w:ascii="Consolas" w:hAnsi="Consolas" w:cs="Times New Roman"/>
          <w:sz w:val="21"/>
          <w:szCs w:val="21"/>
        </w:rPr>
        <w:t xml:space="preserve"> </w:t>
      </w:r>
      <w:r w:rsidRPr="00E7685E">
        <w:rPr>
          <w:rFonts w:ascii="Consolas" w:hAnsi="Consolas" w:cs="Times New Roman"/>
          <w:color w:val="0000FF"/>
          <w:sz w:val="21"/>
          <w:szCs w:val="21"/>
        </w:rPr>
        <w:t>downto</w:t>
      </w:r>
      <w:r w:rsidRPr="00E7685E">
        <w:rPr>
          <w:rFonts w:ascii="Consolas" w:hAnsi="Consolas" w:cs="Times New Roman"/>
          <w:sz w:val="21"/>
          <w:szCs w:val="21"/>
        </w:rPr>
        <w:t xml:space="preserve"> </w:t>
      </w:r>
      <w:r w:rsidRPr="00E7685E">
        <w:rPr>
          <w:rFonts w:ascii="Consolas" w:hAnsi="Consolas" w:cs="Times New Roman"/>
          <w:color w:val="098658"/>
          <w:sz w:val="21"/>
          <w:szCs w:val="21"/>
        </w:rPr>
        <w:t>0</w:t>
      </w:r>
      <w:r w:rsidRPr="00E7685E">
        <w:rPr>
          <w:rFonts w:ascii="Consolas" w:hAnsi="Consolas" w:cs="Times New Roman"/>
          <w:sz w:val="21"/>
          <w:szCs w:val="21"/>
        </w:rPr>
        <w:t xml:space="preserve">) := </w:t>
      </w:r>
      <w:r w:rsidRPr="00E7685E">
        <w:rPr>
          <w:rFonts w:ascii="Consolas" w:hAnsi="Consolas" w:cs="Times New Roman"/>
          <w:color w:val="098658"/>
          <w:sz w:val="21"/>
          <w:szCs w:val="21"/>
        </w:rPr>
        <w:t>"0000000000111100"</w:t>
      </w:r>
      <w:r w:rsidRPr="00E7685E">
        <w:rPr>
          <w:rFonts w:ascii="Consolas" w:hAnsi="Consolas" w:cs="Times New Roman"/>
          <w:sz w:val="21"/>
          <w:szCs w:val="21"/>
        </w:rPr>
        <w:t>;</w:t>
      </w:r>
    </w:p>
    <w:p w14:paraId="4CC23DD2"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r w:rsidRPr="00E7685E">
        <w:rPr>
          <w:rFonts w:ascii="Consolas" w:hAnsi="Consolas" w:cs="Times New Roman"/>
          <w:color w:val="0000FF"/>
          <w:sz w:val="21"/>
          <w:szCs w:val="21"/>
        </w:rPr>
        <w:t>signal</w:t>
      </w:r>
      <w:r w:rsidRPr="00E7685E">
        <w:rPr>
          <w:rFonts w:ascii="Consolas" w:hAnsi="Consolas" w:cs="Times New Roman"/>
          <w:sz w:val="21"/>
          <w:szCs w:val="21"/>
        </w:rPr>
        <w:t xml:space="preserve"> </w:t>
      </w:r>
      <w:proofErr w:type="gramStart"/>
      <w:r w:rsidRPr="00E7685E">
        <w:rPr>
          <w:rFonts w:ascii="Consolas" w:hAnsi="Consolas" w:cs="Times New Roman"/>
          <w:sz w:val="21"/>
          <w:szCs w:val="21"/>
        </w:rPr>
        <w:t>MemToRegSig :</w:t>
      </w:r>
      <w:proofErr w:type="gramEnd"/>
      <w:r w:rsidRPr="00E7685E">
        <w:rPr>
          <w:rFonts w:ascii="Consolas" w:hAnsi="Consolas" w:cs="Times New Roman"/>
          <w:sz w:val="21"/>
          <w:szCs w:val="21"/>
        </w:rPr>
        <w:t xml:space="preserve"> std_logic := </w:t>
      </w:r>
      <w:r w:rsidRPr="00E7685E">
        <w:rPr>
          <w:rFonts w:ascii="Consolas" w:hAnsi="Consolas" w:cs="Times New Roman"/>
          <w:color w:val="098658"/>
          <w:sz w:val="21"/>
          <w:szCs w:val="21"/>
        </w:rPr>
        <w:t>'0'</w:t>
      </w:r>
      <w:r w:rsidRPr="00E7685E">
        <w:rPr>
          <w:rFonts w:ascii="Consolas" w:hAnsi="Consolas" w:cs="Times New Roman"/>
          <w:sz w:val="21"/>
          <w:szCs w:val="21"/>
        </w:rPr>
        <w:t>;</w:t>
      </w:r>
    </w:p>
    <w:p w14:paraId="52CA8491"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r w:rsidRPr="00E7685E">
        <w:rPr>
          <w:rFonts w:ascii="Consolas" w:hAnsi="Consolas" w:cs="Times New Roman"/>
          <w:color w:val="0000FF"/>
          <w:sz w:val="21"/>
          <w:szCs w:val="21"/>
        </w:rPr>
        <w:t>signal</w:t>
      </w:r>
      <w:r w:rsidRPr="00E7685E">
        <w:rPr>
          <w:rFonts w:ascii="Consolas" w:hAnsi="Consolas" w:cs="Times New Roman"/>
          <w:sz w:val="21"/>
          <w:szCs w:val="21"/>
        </w:rPr>
        <w:t xml:space="preserve"> </w:t>
      </w:r>
      <w:proofErr w:type="gramStart"/>
      <w:r w:rsidRPr="00E7685E">
        <w:rPr>
          <w:rFonts w:ascii="Consolas" w:hAnsi="Consolas" w:cs="Times New Roman"/>
          <w:sz w:val="21"/>
          <w:szCs w:val="21"/>
        </w:rPr>
        <w:t>MemToRegMuxOut :</w:t>
      </w:r>
      <w:proofErr w:type="gramEnd"/>
      <w:r w:rsidRPr="00E7685E">
        <w:rPr>
          <w:rFonts w:ascii="Consolas" w:hAnsi="Consolas" w:cs="Times New Roman"/>
          <w:sz w:val="21"/>
          <w:szCs w:val="21"/>
        </w:rPr>
        <w:t xml:space="preserve"> std_logic_vector (</w:t>
      </w:r>
      <w:r w:rsidRPr="00E7685E">
        <w:rPr>
          <w:rFonts w:ascii="Consolas" w:hAnsi="Consolas" w:cs="Times New Roman"/>
          <w:color w:val="098658"/>
          <w:sz w:val="21"/>
          <w:szCs w:val="21"/>
        </w:rPr>
        <w:t>15</w:t>
      </w:r>
      <w:r w:rsidRPr="00E7685E">
        <w:rPr>
          <w:rFonts w:ascii="Consolas" w:hAnsi="Consolas" w:cs="Times New Roman"/>
          <w:sz w:val="21"/>
          <w:szCs w:val="21"/>
        </w:rPr>
        <w:t xml:space="preserve"> </w:t>
      </w:r>
      <w:r w:rsidRPr="00E7685E">
        <w:rPr>
          <w:rFonts w:ascii="Consolas" w:hAnsi="Consolas" w:cs="Times New Roman"/>
          <w:color w:val="0000FF"/>
          <w:sz w:val="21"/>
          <w:szCs w:val="21"/>
        </w:rPr>
        <w:t>downto</w:t>
      </w:r>
      <w:r w:rsidRPr="00E7685E">
        <w:rPr>
          <w:rFonts w:ascii="Consolas" w:hAnsi="Consolas" w:cs="Times New Roman"/>
          <w:sz w:val="21"/>
          <w:szCs w:val="21"/>
        </w:rPr>
        <w:t xml:space="preserve"> </w:t>
      </w:r>
      <w:r w:rsidRPr="00E7685E">
        <w:rPr>
          <w:rFonts w:ascii="Consolas" w:hAnsi="Consolas" w:cs="Times New Roman"/>
          <w:color w:val="098658"/>
          <w:sz w:val="21"/>
          <w:szCs w:val="21"/>
        </w:rPr>
        <w:t>0</w:t>
      </w:r>
      <w:r w:rsidRPr="00E7685E">
        <w:rPr>
          <w:rFonts w:ascii="Consolas" w:hAnsi="Consolas" w:cs="Times New Roman"/>
          <w:sz w:val="21"/>
          <w:szCs w:val="21"/>
        </w:rPr>
        <w:t xml:space="preserve">) := </w:t>
      </w:r>
      <w:r w:rsidRPr="00E7685E">
        <w:rPr>
          <w:rFonts w:ascii="Consolas" w:hAnsi="Consolas" w:cs="Times New Roman"/>
          <w:color w:val="098658"/>
          <w:sz w:val="21"/>
          <w:szCs w:val="21"/>
        </w:rPr>
        <w:t>"0000000000000000"</w:t>
      </w:r>
      <w:r w:rsidRPr="00E7685E">
        <w:rPr>
          <w:rFonts w:ascii="Consolas" w:hAnsi="Consolas" w:cs="Times New Roman"/>
          <w:sz w:val="21"/>
          <w:szCs w:val="21"/>
        </w:rPr>
        <w:t>;</w:t>
      </w:r>
    </w:p>
    <w:p w14:paraId="3E4CA25E"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p>
    <w:p w14:paraId="1CFDB503"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r w:rsidRPr="00E7685E">
        <w:rPr>
          <w:rFonts w:ascii="Consolas" w:hAnsi="Consolas" w:cs="Times New Roman"/>
          <w:color w:val="0000FF"/>
          <w:sz w:val="21"/>
          <w:szCs w:val="21"/>
        </w:rPr>
        <w:t>begin</w:t>
      </w:r>
    </w:p>
    <w:p w14:paraId="4C15E4CB"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proofErr w:type="gramStart"/>
      <w:r w:rsidRPr="00E7685E">
        <w:rPr>
          <w:rFonts w:ascii="Consolas" w:hAnsi="Consolas" w:cs="Times New Roman"/>
          <w:sz w:val="21"/>
          <w:szCs w:val="21"/>
        </w:rPr>
        <w:t>DUT :</w:t>
      </w:r>
      <w:proofErr w:type="gramEnd"/>
      <w:r w:rsidRPr="00E7685E">
        <w:rPr>
          <w:rFonts w:ascii="Consolas" w:hAnsi="Consolas" w:cs="Times New Roman"/>
          <w:sz w:val="21"/>
          <w:szCs w:val="21"/>
        </w:rPr>
        <w:t xml:space="preserve"> </w:t>
      </w:r>
      <w:r w:rsidRPr="00E7685E">
        <w:rPr>
          <w:rFonts w:ascii="Consolas" w:hAnsi="Consolas" w:cs="Times New Roman"/>
          <w:color w:val="0000FF"/>
          <w:sz w:val="21"/>
          <w:szCs w:val="21"/>
        </w:rPr>
        <w:t>entity</w:t>
      </w:r>
      <w:r w:rsidRPr="00E7685E">
        <w:rPr>
          <w:rFonts w:ascii="Consolas" w:hAnsi="Consolas" w:cs="Times New Roman"/>
          <w:sz w:val="21"/>
          <w:szCs w:val="21"/>
        </w:rPr>
        <w:t xml:space="preserve"> </w:t>
      </w:r>
      <w:r w:rsidRPr="00E7685E">
        <w:rPr>
          <w:rFonts w:ascii="Consolas" w:hAnsi="Consolas" w:cs="Times New Roman"/>
          <w:color w:val="800000"/>
          <w:sz w:val="21"/>
          <w:szCs w:val="21"/>
        </w:rPr>
        <w:t>work</w:t>
      </w:r>
      <w:r w:rsidRPr="00E7685E">
        <w:rPr>
          <w:rFonts w:ascii="Consolas" w:hAnsi="Consolas" w:cs="Times New Roman"/>
          <w:sz w:val="21"/>
          <w:szCs w:val="21"/>
        </w:rPr>
        <w:t>.</w:t>
      </w:r>
      <w:r w:rsidRPr="00E7685E">
        <w:rPr>
          <w:rFonts w:ascii="Consolas" w:hAnsi="Consolas" w:cs="Times New Roman"/>
          <w:color w:val="800000"/>
          <w:sz w:val="21"/>
          <w:szCs w:val="21"/>
        </w:rPr>
        <w:t>MemToRegMux</w:t>
      </w:r>
      <w:r w:rsidRPr="00E7685E">
        <w:rPr>
          <w:rFonts w:ascii="Consolas" w:hAnsi="Consolas" w:cs="Times New Roman"/>
          <w:sz w:val="21"/>
          <w:szCs w:val="21"/>
        </w:rPr>
        <w:t>(</w:t>
      </w:r>
      <w:r w:rsidRPr="00E7685E">
        <w:rPr>
          <w:rFonts w:ascii="Consolas" w:hAnsi="Consolas" w:cs="Times New Roman"/>
          <w:color w:val="800000"/>
          <w:sz w:val="21"/>
          <w:szCs w:val="21"/>
        </w:rPr>
        <w:t>behavioral</w:t>
      </w:r>
      <w:r w:rsidRPr="00E7685E">
        <w:rPr>
          <w:rFonts w:ascii="Consolas" w:hAnsi="Consolas" w:cs="Times New Roman"/>
          <w:sz w:val="21"/>
          <w:szCs w:val="21"/>
        </w:rPr>
        <w:t xml:space="preserve">) </w:t>
      </w:r>
      <w:r w:rsidRPr="00E7685E">
        <w:rPr>
          <w:rFonts w:ascii="Consolas" w:hAnsi="Consolas" w:cs="Times New Roman"/>
          <w:color w:val="0000FF"/>
          <w:sz w:val="21"/>
          <w:szCs w:val="21"/>
        </w:rPr>
        <w:t>port</w:t>
      </w:r>
      <w:r w:rsidRPr="00E7685E">
        <w:rPr>
          <w:rFonts w:ascii="Consolas" w:hAnsi="Consolas" w:cs="Times New Roman"/>
          <w:sz w:val="21"/>
          <w:szCs w:val="21"/>
        </w:rPr>
        <w:t xml:space="preserve"> </w:t>
      </w:r>
      <w:r w:rsidRPr="00E7685E">
        <w:rPr>
          <w:rFonts w:ascii="Consolas" w:hAnsi="Consolas" w:cs="Times New Roman"/>
          <w:color w:val="0000FF"/>
          <w:sz w:val="21"/>
          <w:szCs w:val="21"/>
        </w:rPr>
        <w:t>map</w:t>
      </w:r>
      <w:r w:rsidRPr="00E7685E">
        <w:rPr>
          <w:rFonts w:ascii="Consolas" w:hAnsi="Consolas" w:cs="Times New Roman"/>
          <w:sz w:val="21"/>
          <w:szCs w:val="21"/>
        </w:rPr>
        <w:t xml:space="preserve"> (</w:t>
      </w:r>
    </w:p>
    <w:p w14:paraId="7EF71C21"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w:t>
      </w:r>
      <w:proofErr w:type="gramStart"/>
      <w:r w:rsidRPr="00E7685E">
        <w:rPr>
          <w:rFonts w:ascii="Consolas" w:hAnsi="Consolas" w:cs="Times New Roman"/>
          <w:sz w:val="21"/>
          <w:szCs w:val="21"/>
        </w:rPr>
        <w:t>ReadDataMem  =</w:t>
      </w:r>
      <w:proofErr w:type="gramEnd"/>
      <w:r w:rsidRPr="00E7685E">
        <w:rPr>
          <w:rFonts w:ascii="Consolas" w:hAnsi="Consolas" w:cs="Times New Roman"/>
          <w:sz w:val="21"/>
          <w:szCs w:val="21"/>
        </w:rPr>
        <w:t>&gt; ReadDataMemSig,</w:t>
      </w:r>
    </w:p>
    <w:p w14:paraId="68FF1CC4"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ALUResult =&gt; ALUResultSig, </w:t>
      </w:r>
    </w:p>
    <w:p w14:paraId="1DFF71EF"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MemToReg =&gt; MemToRegSig,  </w:t>
      </w:r>
    </w:p>
    <w:p w14:paraId="6BC2926C"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MemToRegMuxOut =&gt; MemToRegMuxOut);</w:t>
      </w:r>
    </w:p>
    <w:p w14:paraId="227826B5"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proofErr w:type="gramStart"/>
      <w:r w:rsidRPr="00E7685E">
        <w:rPr>
          <w:rFonts w:ascii="Consolas" w:hAnsi="Consolas" w:cs="Times New Roman"/>
          <w:sz w:val="21"/>
          <w:szCs w:val="21"/>
        </w:rPr>
        <w:t>clock :</w:t>
      </w:r>
      <w:proofErr w:type="gramEnd"/>
      <w:r w:rsidRPr="00E7685E">
        <w:rPr>
          <w:rFonts w:ascii="Consolas" w:hAnsi="Consolas" w:cs="Times New Roman"/>
          <w:sz w:val="21"/>
          <w:szCs w:val="21"/>
        </w:rPr>
        <w:t xml:space="preserve"> </w:t>
      </w:r>
      <w:r w:rsidRPr="00E7685E">
        <w:rPr>
          <w:rFonts w:ascii="Consolas" w:hAnsi="Consolas" w:cs="Times New Roman"/>
          <w:color w:val="0000FF"/>
          <w:sz w:val="21"/>
          <w:szCs w:val="21"/>
        </w:rPr>
        <w:t>process</w:t>
      </w:r>
    </w:p>
    <w:p w14:paraId="7671AFC3"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r w:rsidRPr="00E7685E">
        <w:rPr>
          <w:rFonts w:ascii="Consolas" w:hAnsi="Consolas" w:cs="Times New Roman"/>
          <w:color w:val="0000FF"/>
          <w:sz w:val="21"/>
          <w:szCs w:val="21"/>
        </w:rPr>
        <w:t>begin</w:t>
      </w:r>
    </w:p>
    <w:p w14:paraId="0270CD05"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r w:rsidRPr="00E7685E">
        <w:rPr>
          <w:rFonts w:ascii="Consolas" w:hAnsi="Consolas" w:cs="Times New Roman"/>
          <w:color w:val="0000FF"/>
          <w:sz w:val="21"/>
          <w:szCs w:val="21"/>
        </w:rPr>
        <w:t>for</w:t>
      </w:r>
      <w:r w:rsidRPr="00E7685E">
        <w:rPr>
          <w:rFonts w:ascii="Consolas" w:hAnsi="Consolas" w:cs="Times New Roman"/>
          <w:sz w:val="21"/>
          <w:szCs w:val="21"/>
        </w:rPr>
        <w:t xml:space="preserve"> i </w:t>
      </w:r>
      <w:r w:rsidRPr="00E7685E">
        <w:rPr>
          <w:rFonts w:ascii="Consolas" w:hAnsi="Consolas" w:cs="Times New Roman"/>
          <w:color w:val="0000FF"/>
          <w:sz w:val="21"/>
          <w:szCs w:val="21"/>
        </w:rPr>
        <w:t>in</w:t>
      </w:r>
      <w:r w:rsidRPr="00E7685E">
        <w:rPr>
          <w:rFonts w:ascii="Consolas" w:hAnsi="Consolas" w:cs="Times New Roman"/>
          <w:sz w:val="21"/>
          <w:szCs w:val="21"/>
        </w:rPr>
        <w:t xml:space="preserve"> </w:t>
      </w:r>
      <w:r w:rsidRPr="00E7685E">
        <w:rPr>
          <w:rFonts w:ascii="Consolas" w:hAnsi="Consolas" w:cs="Times New Roman"/>
          <w:color w:val="098658"/>
          <w:sz w:val="21"/>
          <w:szCs w:val="21"/>
        </w:rPr>
        <w:t>0</w:t>
      </w:r>
      <w:r w:rsidRPr="00E7685E">
        <w:rPr>
          <w:rFonts w:ascii="Consolas" w:hAnsi="Consolas" w:cs="Times New Roman"/>
          <w:sz w:val="21"/>
          <w:szCs w:val="21"/>
        </w:rPr>
        <w:t xml:space="preserve"> </w:t>
      </w:r>
      <w:r w:rsidRPr="00E7685E">
        <w:rPr>
          <w:rFonts w:ascii="Consolas" w:hAnsi="Consolas" w:cs="Times New Roman"/>
          <w:color w:val="0000FF"/>
          <w:sz w:val="21"/>
          <w:szCs w:val="21"/>
        </w:rPr>
        <w:t>to</w:t>
      </w:r>
      <w:r w:rsidRPr="00E7685E">
        <w:rPr>
          <w:rFonts w:ascii="Consolas" w:hAnsi="Consolas" w:cs="Times New Roman"/>
          <w:sz w:val="21"/>
          <w:szCs w:val="21"/>
        </w:rPr>
        <w:t xml:space="preserve"> </w:t>
      </w:r>
      <w:r w:rsidRPr="00E7685E">
        <w:rPr>
          <w:rFonts w:ascii="Consolas" w:hAnsi="Consolas" w:cs="Times New Roman"/>
          <w:color w:val="098658"/>
          <w:sz w:val="21"/>
          <w:szCs w:val="21"/>
        </w:rPr>
        <w:t>2</w:t>
      </w:r>
      <w:r w:rsidRPr="00E7685E">
        <w:rPr>
          <w:rFonts w:ascii="Consolas" w:hAnsi="Consolas" w:cs="Times New Roman"/>
          <w:sz w:val="21"/>
          <w:szCs w:val="21"/>
        </w:rPr>
        <w:t xml:space="preserve"> * (NUM_VALS) </w:t>
      </w:r>
      <w:r w:rsidRPr="00E7685E">
        <w:rPr>
          <w:rFonts w:ascii="Consolas" w:hAnsi="Consolas" w:cs="Times New Roman"/>
          <w:color w:val="0000FF"/>
          <w:sz w:val="21"/>
          <w:szCs w:val="21"/>
        </w:rPr>
        <w:t>loop</w:t>
      </w:r>
    </w:p>
    <w:p w14:paraId="3C75F1FD"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clk_sig &lt;= </w:t>
      </w:r>
      <w:r w:rsidRPr="00E7685E">
        <w:rPr>
          <w:rFonts w:ascii="Consolas" w:hAnsi="Consolas" w:cs="Times New Roman"/>
          <w:color w:val="0000FF"/>
          <w:sz w:val="21"/>
          <w:szCs w:val="21"/>
        </w:rPr>
        <w:t>NOT</w:t>
      </w:r>
      <w:r w:rsidRPr="00E7685E">
        <w:rPr>
          <w:rFonts w:ascii="Consolas" w:hAnsi="Consolas" w:cs="Times New Roman"/>
          <w:sz w:val="21"/>
          <w:szCs w:val="21"/>
        </w:rPr>
        <w:t xml:space="preserve"> clk_sig;</w:t>
      </w:r>
    </w:p>
    <w:p w14:paraId="13D14118"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r w:rsidRPr="00E7685E">
        <w:rPr>
          <w:rFonts w:ascii="Consolas" w:hAnsi="Consolas" w:cs="Times New Roman"/>
          <w:color w:val="0000FF"/>
          <w:sz w:val="21"/>
          <w:szCs w:val="21"/>
        </w:rPr>
        <w:t>wait</w:t>
      </w:r>
      <w:r w:rsidRPr="00E7685E">
        <w:rPr>
          <w:rFonts w:ascii="Consolas" w:hAnsi="Consolas" w:cs="Times New Roman"/>
          <w:sz w:val="21"/>
          <w:szCs w:val="21"/>
        </w:rPr>
        <w:t xml:space="preserve"> </w:t>
      </w:r>
      <w:r w:rsidRPr="00E7685E">
        <w:rPr>
          <w:rFonts w:ascii="Consolas" w:hAnsi="Consolas" w:cs="Times New Roman"/>
          <w:color w:val="0000FF"/>
          <w:sz w:val="21"/>
          <w:szCs w:val="21"/>
        </w:rPr>
        <w:t>for</w:t>
      </w:r>
      <w:r w:rsidRPr="00E7685E">
        <w:rPr>
          <w:rFonts w:ascii="Consolas" w:hAnsi="Consolas" w:cs="Times New Roman"/>
          <w:sz w:val="21"/>
          <w:szCs w:val="21"/>
        </w:rPr>
        <w:t xml:space="preserve"> TIME_DELAY/</w:t>
      </w:r>
      <w:r w:rsidRPr="00E7685E">
        <w:rPr>
          <w:rFonts w:ascii="Consolas" w:hAnsi="Consolas" w:cs="Times New Roman"/>
          <w:color w:val="098658"/>
          <w:sz w:val="21"/>
          <w:szCs w:val="21"/>
        </w:rPr>
        <w:t>2</w:t>
      </w:r>
      <w:r w:rsidRPr="00E7685E">
        <w:rPr>
          <w:rFonts w:ascii="Consolas" w:hAnsi="Consolas" w:cs="Times New Roman"/>
          <w:sz w:val="21"/>
          <w:szCs w:val="21"/>
        </w:rPr>
        <w:t>;</w:t>
      </w:r>
    </w:p>
    <w:p w14:paraId="5DBAF974"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r w:rsidRPr="00E7685E">
        <w:rPr>
          <w:rFonts w:ascii="Consolas" w:hAnsi="Consolas" w:cs="Times New Roman"/>
          <w:color w:val="0000FF"/>
          <w:sz w:val="21"/>
          <w:szCs w:val="21"/>
        </w:rPr>
        <w:t>end</w:t>
      </w:r>
      <w:r w:rsidRPr="00E7685E">
        <w:rPr>
          <w:rFonts w:ascii="Consolas" w:hAnsi="Consolas" w:cs="Times New Roman"/>
          <w:sz w:val="21"/>
          <w:szCs w:val="21"/>
        </w:rPr>
        <w:t xml:space="preserve"> </w:t>
      </w:r>
      <w:r w:rsidRPr="00E7685E">
        <w:rPr>
          <w:rFonts w:ascii="Consolas" w:hAnsi="Consolas" w:cs="Times New Roman"/>
          <w:color w:val="0000FF"/>
          <w:sz w:val="21"/>
          <w:szCs w:val="21"/>
        </w:rPr>
        <w:t>loop</w:t>
      </w:r>
      <w:r w:rsidRPr="00E7685E">
        <w:rPr>
          <w:rFonts w:ascii="Consolas" w:hAnsi="Consolas" w:cs="Times New Roman"/>
          <w:sz w:val="21"/>
          <w:szCs w:val="21"/>
        </w:rPr>
        <w:t>;</w:t>
      </w:r>
    </w:p>
    <w:p w14:paraId="6900B8C5"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r w:rsidRPr="00E7685E">
        <w:rPr>
          <w:rFonts w:ascii="Consolas" w:hAnsi="Consolas" w:cs="Times New Roman"/>
          <w:color w:val="0000FF"/>
          <w:sz w:val="21"/>
          <w:szCs w:val="21"/>
        </w:rPr>
        <w:t>wait</w:t>
      </w:r>
      <w:r w:rsidRPr="00E7685E">
        <w:rPr>
          <w:rFonts w:ascii="Consolas" w:hAnsi="Consolas" w:cs="Times New Roman"/>
          <w:sz w:val="21"/>
          <w:szCs w:val="21"/>
        </w:rPr>
        <w:t>;</w:t>
      </w:r>
    </w:p>
    <w:p w14:paraId="5BBD5167"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r w:rsidRPr="00E7685E">
        <w:rPr>
          <w:rFonts w:ascii="Consolas" w:hAnsi="Consolas" w:cs="Times New Roman"/>
          <w:color w:val="0000FF"/>
          <w:sz w:val="21"/>
          <w:szCs w:val="21"/>
        </w:rPr>
        <w:t>end</w:t>
      </w:r>
      <w:r w:rsidRPr="00E7685E">
        <w:rPr>
          <w:rFonts w:ascii="Consolas" w:hAnsi="Consolas" w:cs="Times New Roman"/>
          <w:sz w:val="21"/>
          <w:szCs w:val="21"/>
        </w:rPr>
        <w:t xml:space="preserve"> </w:t>
      </w:r>
      <w:r w:rsidRPr="00E7685E">
        <w:rPr>
          <w:rFonts w:ascii="Consolas" w:hAnsi="Consolas" w:cs="Times New Roman"/>
          <w:color w:val="0000FF"/>
          <w:sz w:val="21"/>
          <w:szCs w:val="21"/>
        </w:rPr>
        <w:t>process</w:t>
      </w:r>
      <w:r w:rsidRPr="00E7685E">
        <w:rPr>
          <w:rFonts w:ascii="Consolas" w:hAnsi="Consolas" w:cs="Times New Roman"/>
          <w:sz w:val="21"/>
          <w:szCs w:val="21"/>
        </w:rPr>
        <w:t xml:space="preserve"> clock;</w:t>
      </w:r>
    </w:p>
    <w:p w14:paraId="08E8D595"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w:t>
      </w:r>
    </w:p>
    <w:p w14:paraId="67565D97"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w:t>
      </w:r>
      <w:proofErr w:type="gramStart"/>
      <w:r w:rsidRPr="00E7685E">
        <w:rPr>
          <w:rFonts w:ascii="Consolas" w:hAnsi="Consolas" w:cs="Times New Roman"/>
          <w:sz w:val="21"/>
          <w:szCs w:val="21"/>
        </w:rPr>
        <w:t>stimulus :</w:t>
      </w:r>
      <w:proofErr w:type="gramEnd"/>
      <w:r w:rsidRPr="00E7685E">
        <w:rPr>
          <w:rFonts w:ascii="Consolas" w:hAnsi="Consolas" w:cs="Times New Roman"/>
          <w:sz w:val="21"/>
          <w:szCs w:val="21"/>
        </w:rPr>
        <w:t xml:space="preserve"> </w:t>
      </w:r>
      <w:r w:rsidRPr="00E7685E">
        <w:rPr>
          <w:rFonts w:ascii="Consolas" w:hAnsi="Consolas" w:cs="Times New Roman"/>
          <w:color w:val="0000FF"/>
          <w:sz w:val="21"/>
          <w:szCs w:val="21"/>
        </w:rPr>
        <w:t>process</w:t>
      </w:r>
    </w:p>
    <w:p w14:paraId="775146FD"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lastRenderedPageBreak/>
        <w:t xml:space="preserve">          </w:t>
      </w:r>
      <w:r w:rsidRPr="00E7685E">
        <w:rPr>
          <w:rFonts w:ascii="Consolas" w:hAnsi="Consolas" w:cs="Times New Roman"/>
          <w:color w:val="0000FF"/>
          <w:sz w:val="21"/>
          <w:szCs w:val="21"/>
        </w:rPr>
        <w:t>begin</w:t>
      </w:r>
    </w:p>
    <w:p w14:paraId="041D4FA6"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r w:rsidRPr="00E7685E">
        <w:rPr>
          <w:rFonts w:ascii="Consolas" w:hAnsi="Consolas" w:cs="Times New Roman"/>
          <w:color w:val="0000FF"/>
          <w:sz w:val="21"/>
          <w:szCs w:val="21"/>
        </w:rPr>
        <w:t>for</w:t>
      </w:r>
      <w:r w:rsidRPr="00E7685E">
        <w:rPr>
          <w:rFonts w:ascii="Consolas" w:hAnsi="Consolas" w:cs="Times New Roman"/>
          <w:sz w:val="21"/>
          <w:szCs w:val="21"/>
        </w:rPr>
        <w:t xml:space="preserve"> i </w:t>
      </w:r>
      <w:r w:rsidRPr="00E7685E">
        <w:rPr>
          <w:rFonts w:ascii="Consolas" w:hAnsi="Consolas" w:cs="Times New Roman"/>
          <w:color w:val="0000FF"/>
          <w:sz w:val="21"/>
          <w:szCs w:val="21"/>
        </w:rPr>
        <w:t>in</w:t>
      </w:r>
      <w:r w:rsidRPr="00E7685E">
        <w:rPr>
          <w:rFonts w:ascii="Consolas" w:hAnsi="Consolas" w:cs="Times New Roman"/>
          <w:sz w:val="21"/>
          <w:szCs w:val="21"/>
        </w:rPr>
        <w:t xml:space="preserve"> </w:t>
      </w:r>
      <w:r w:rsidRPr="00E7685E">
        <w:rPr>
          <w:rFonts w:ascii="Consolas" w:hAnsi="Consolas" w:cs="Times New Roman"/>
          <w:color w:val="098658"/>
          <w:sz w:val="21"/>
          <w:szCs w:val="21"/>
        </w:rPr>
        <w:t>0</w:t>
      </w:r>
      <w:r w:rsidRPr="00E7685E">
        <w:rPr>
          <w:rFonts w:ascii="Consolas" w:hAnsi="Consolas" w:cs="Times New Roman"/>
          <w:sz w:val="21"/>
          <w:szCs w:val="21"/>
        </w:rPr>
        <w:t xml:space="preserve"> </w:t>
      </w:r>
      <w:r w:rsidRPr="00E7685E">
        <w:rPr>
          <w:rFonts w:ascii="Consolas" w:hAnsi="Consolas" w:cs="Times New Roman"/>
          <w:color w:val="0000FF"/>
          <w:sz w:val="21"/>
          <w:szCs w:val="21"/>
        </w:rPr>
        <w:t>to</w:t>
      </w:r>
      <w:r w:rsidRPr="00E7685E">
        <w:rPr>
          <w:rFonts w:ascii="Consolas" w:hAnsi="Consolas" w:cs="Times New Roman"/>
          <w:sz w:val="21"/>
          <w:szCs w:val="21"/>
        </w:rPr>
        <w:t xml:space="preserve"> (NUM_VALS - </w:t>
      </w:r>
      <w:r w:rsidRPr="00E7685E">
        <w:rPr>
          <w:rFonts w:ascii="Consolas" w:hAnsi="Consolas" w:cs="Times New Roman"/>
          <w:color w:val="098658"/>
          <w:sz w:val="21"/>
          <w:szCs w:val="21"/>
        </w:rPr>
        <w:t>1</w:t>
      </w:r>
      <w:r w:rsidRPr="00E7685E">
        <w:rPr>
          <w:rFonts w:ascii="Consolas" w:hAnsi="Consolas" w:cs="Times New Roman"/>
          <w:sz w:val="21"/>
          <w:szCs w:val="21"/>
        </w:rPr>
        <w:t xml:space="preserve">) </w:t>
      </w:r>
      <w:r w:rsidRPr="00E7685E">
        <w:rPr>
          <w:rFonts w:ascii="Consolas" w:hAnsi="Consolas" w:cs="Times New Roman"/>
          <w:color w:val="0000FF"/>
          <w:sz w:val="21"/>
          <w:szCs w:val="21"/>
        </w:rPr>
        <w:t>loop</w:t>
      </w:r>
    </w:p>
    <w:p w14:paraId="738550F8"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ReadDataMemSig &lt;= ReadDataMemSig;</w:t>
      </w:r>
    </w:p>
    <w:p w14:paraId="5C8026BD"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ALUResultSig &lt;= ALUResultSig;</w:t>
      </w:r>
    </w:p>
    <w:p w14:paraId="3B5B0930"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MemToRegSig &lt;= MemToRegSig;</w:t>
      </w:r>
    </w:p>
    <w:p w14:paraId="2E7C38D3"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r w:rsidRPr="00E7685E">
        <w:rPr>
          <w:rFonts w:ascii="Consolas" w:hAnsi="Consolas" w:cs="Times New Roman"/>
          <w:color w:val="0000FF"/>
          <w:sz w:val="21"/>
          <w:szCs w:val="21"/>
        </w:rPr>
        <w:t>wait</w:t>
      </w:r>
      <w:r w:rsidRPr="00E7685E">
        <w:rPr>
          <w:rFonts w:ascii="Consolas" w:hAnsi="Consolas" w:cs="Times New Roman"/>
          <w:sz w:val="21"/>
          <w:szCs w:val="21"/>
        </w:rPr>
        <w:t xml:space="preserve"> </w:t>
      </w:r>
      <w:r w:rsidRPr="00E7685E">
        <w:rPr>
          <w:rFonts w:ascii="Consolas" w:hAnsi="Consolas" w:cs="Times New Roman"/>
          <w:color w:val="0000FF"/>
          <w:sz w:val="21"/>
          <w:szCs w:val="21"/>
        </w:rPr>
        <w:t>for</w:t>
      </w:r>
      <w:r w:rsidRPr="00E7685E">
        <w:rPr>
          <w:rFonts w:ascii="Consolas" w:hAnsi="Consolas" w:cs="Times New Roman"/>
          <w:sz w:val="21"/>
          <w:szCs w:val="21"/>
        </w:rPr>
        <w:t xml:space="preserve"> TIME_DELAY;</w:t>
      </w:r>
    </w:p>
    <w:p w14:paraId="6E9CCDF1"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r w:rsidRPr="00E7685E">
        <w:rPr>
          <w:rFonts w:ascii="Consolas" w:hAnsi="Consolas" w:cs="Times New Roman"/>
          <w:color w:val="0000FF"/>
          <w:sz w:val="21"/>
          <w:szCs w:val="21"/>
        </w:rPr>
        <w:t>end</w:t>
      </w:r>
      <w:r w:rsidRPr="00E7685E">
        <w:rPr>
          <w:rFonts w:ascii="Consolas" w:hAnsi="Consolas" w:cs="Times New Roman"/>
          <w:sz w:val="21"/>
          <w:szCs w:val="21"/>
        </w:rPr>
        <w:t xml:space="preserve"> </w:t>
      </w:r>
      <w:r w:rsidRPr="00E7685E">
        <w:rPr>
          <w:rFonts w:ascii="Consolas" w:hAnsi="Consolas" w:cs="Times New Roman"/>
          <w:color w:val="0000FF"/>
          <w:sz w:val="21"/>
          <w:szCs w:val="21"/>
        </w:rPr>
        <w:t>loop</w:t>
      </w:r>
      <w:r w:rsidRPr="00E7685E">
        <w:rPr>
          <w:rFonts w:ascii="Consolas" w:hAnsi="Consolas" w:cs="Times New Roman"/>
          <w:sz w:val="21"/>
          <w:szCs w:val="21"/>
        </w:rPr>
        <w:t>;</w:t>
      </w:r>
    </w:p>
    <w:p w14:paraId="109587D8"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r w:rsidRPr="00E7685E">
        <w:rPr>
          <w:rFonts w:ascii="Consolas" w:hAnsi="Consolas" w:cs="Times New Roman"/>
          <w:color w:val="0000FF"/>
          <w:sz w:val="21"/>
          <w:szCs w:val="21"/>
        </w:rPr>
        <w:t>wait</w:t>
      </w:r>
      <w:r w:rsidRPr="00E7685E">
        <w:rPr>
          <w:rFonts w:ascii="Consolas" w:hAnsi="Consolas" w:cs="Times New Roman"/>
          <w:sz w:val="21"/>
          <w:szCs w:val="21"/>
        </w:rPr>
        <w:t>;</w:t>
      </w:r>
    </w:p>
    <w:p w14:paraId="53893585"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r w:rsidRPr="00E7685E">
        <w:rPr>
          <w:rFonts w:ascii="Consolas" w:hAnsi="Consolas" w:cs="Times New Roman"/>
          <w:color w:val="0000FF"/>
          <w:sz w:val="21"/>
          <w:szCs w:val="21"/>
        </w:rPr>
        <w:t>end</w:t>
      </w:r>
      <w:r w:rsidRPr="00E7685E">
        <w:rPr>
          <w:rFonts w:ascii="Consolas" w:hAnsi="Consolas" w:cs="Times New Roman"/>
          <w:sz w:val="21"/>
          <w:szCs w:val="21"/>
        </w:rPr>
        <w:t xml:space="preserve"> </w:t>
      </w:r>
      <w:r w:rsidRPr="00E7685E">
        <w:rPr>
          <w:rFonts w:ascii="Consolas" w:hAnsi="Consolas" w:cs="Times New Roman"/>
          <w:color w:val="0000FF"/>
          <w:sz w:val="21"/>
          <w:szCs w:val="21"/>
        </w:rPr>
        <w:t>process</w:t>
      </w:r>
      <w:r w:rsidRPr="00E7685E">
        <w:rPr>
          <w:rFonts w:ascii="Consolas" w:hAnsi="Consolas" w:cs="Times New Roman"/>
          <w:sz w:val="21"/>
          <w:szCs w:val="21"/>
        </w:rPr>
        <w:t xml:space="preserve"> stimulus;</w:t>
      </w:r>
    </w:p>
    <w:p w14:paraId="51D7172B"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xml:space="preserve">        </w:t>
      </w:r>
    </w:p>
    <w:p w14:paraId="43A09D05"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sz w:val="21"/>
          <w:szCs w:val="21"/>
        </w:rPr>
        <w:t> </w:t>
      </w:r>
    </w:p>
    <w:p w14:paraId="03B49ED7" w14:textId="77777777" w:rsidR="00E7685E" w:rsidRPr="00E7685E" w:rsidRDefault="00E7685E" w:rsidP="00E7685E">
      <w:pPr>
        <w:shd w:val="clear" w:color="auto" w:fill="FFFFFF"/>
        <w:spacing w:line="285" w:lineRule="atLeast"/>
        <w:rPr>
          <w:rFonts w:ascii="Consolas" w:hAnsi="Consolas" w:cs="Times New Roman"/>
          <w:sz w:val="21"/>
          <w:szCs w:val="21"/>
        </w:rPr>
      </w:pPr>
    </w:p>
    <w:p w14:paraId="433E3F4D" w14:textId="77777777" w:rsidR="00E7685E" w:rsidRPr="00E7685E" w:rsidRDefault="00E7685E" w:rsidP="00E7685E">
      <w:pPr>
        <w:shd w:val="clear" w:color="auto" w:fill="FFFFFF"/>
        <w:spacing w:line="285" w:lineRule="atLeast"/>
        <w:rPr>
          <w:rFonts w:ascii="Consolas" w:hAnsi="Consolas" w:cs="Times New Roman"/>
          <w:sz w:val="21"/>
          <w:szCs w:val="21"/>
        </w:rPr>
      </w:pPr>
      <w:r w:rsidRPr="00E7685E">
        <w:rPr>
          <w:rFonts w:ascii="Consolas" w:hAnsi="Consolas" w:cs="Times New Roman"/>
          <w:color w:val="0000FF"/>
          <w:sz w:val="21"/>
          <w:szCs w:val="21"/>
        </w:rPr>
        <w:t>end</w:t>
      </w:r>
      <w:r w:rsidRPr="00E7685E">
        <w:rPr>
          <w:rFonts w:ascii="Consolas" w:hAnsi="Consolas" w:cs="Times New Roman"/>
          <w:sz w:val="21"/>
          <w:szCs w:val="21"/>
        </w:rPr>
        <w:t xml:space="preserve"> behavior;</w:t>
      </w:r>
    </w:p>
    <w:p w14:paraId="460F325B" w14:textId="77777777" w:rsidR="00E7685E" w:rsidRPr="00E7685E" w:rsidRDefault="00E7685E" w:rsidP="00E7685E">
      <w:pPr>
        <w:shd w:val="clear" w:color="auto" w:fill="FFFFFF"/>
        <w:spacing w:line="285" w:lineRule="atLeast"/>
        <w:rPr>
          <w:rFonts w:ascii="Consolas" w:hAnsi="Consolas" w:cs="Times New Roman"/>
          <w:sz w:val="21"/>
          <w:szCs w:val="21"/>
        </w:rPr>
      </w:pPr>
    </w:p>
    <w:p w14:paraId="543B89C9" w14:textId="77777777" w:rsidR="00747699" w:rsidRPr="00747699" w:rsidRDefault="00747699" w:rsidP="00AE0599"/>
    <w:p w14:paraId="3B7D2FBA" w14:textId="4F57C003" w:rsidR="00747699" w:rsidRDefault="00747699" w:rsidP="00724F28"/>
    <w:p w14:paraId="746E01B0" w14:textId="3B43AB88" w:rsidR="00747699" w:rsidRDefault="00747699" w:rsidP="00724F28"/>
    <w:p w14:paraId="2E185E25" w14:textId="5E6551C8" w:rsidR="00747699" w:rsidRDefault="00631DEE" w:rsidP="00724F28">
      <w:r>
        <w:rPr>
          <w:noProof/>
        </w:rPr>
        <w:drawing>
          <wp:inline distT="0" distB="0" distL="0" distR="0" wp14:anchorId="6FFF5359" wp14:editId="2468990F">
            <wp:extent cx="5943600" cy="35591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inline>
        </w:drawing>
      </w:r>
    </w:p>
    <w:p w14:paraId="77E26DA6" w14:textId="44958173" w:rsidR="00747699" w:rsidRDefault="00747699" w:rsidP="00724F28"/>
    <w:p w14:paraId="3693F444" w14:textId="650EA639" w:rsidR="00747699" w:rsidRDefault="00747699" w:rsidP="00724F28"/>
    <w:p w14:paraId="7E0BCA85" w14:textId="25654D26" w:rsidR="00747699" w:rsidRDefault="00747699" w:rsidP="00724F28"/>
    <w:p w14:paraId="3A4D75F5" w14:textId="48B318F6" w:rsidR="00747699" w:rsidRDefault="00747699" w:rsidP="00724F28"/>
    <w:p w14:paraId="19D170DB" w14:textId="12E35315" w:rsidR="00747699" w:rsidRDefault="00747699" w:rsidP="00724F28"/>
    <w:p w14:paraId="35F71815" w14:textId="6363B418" w:rsidR="00747699" w:rsidRDefault="00747699" w:rsidP="00724F28"/>
    <w:p w14:paraId="17E8C168" w14:textId="10FB8652" w:rsidR="00747699" w:rsidRDefault="00747699" w:rsidP="00724F28"/>
    <w:p w14:paraId="1C5CAC77" w14:textId="77777777" w:rsidR="00666038" w:rsidRDefault="00666038" w:rsidP="00724F28"/>
    <w:p w14:paraId="43B8E148" w14:textId="391DBBF7" w:rsidR="00747699" w:rsidRDefault="00747699" w:rsidP="00724F28">
      <w:r>
        <w:lastRenderedPageBreak/>
        <w:t>PC_testbench:</w:t>
      </w:r>
    </w:p>
    <w:p w14:paraId="06F085E7"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color w:val="0000FF"/>
          <w:sz w:val="21"/>
          <w:szCs w:val="21"/>
        </w:rPr>
        <w:t>library</w:t>
      </w:r>
      <w:r w:rsidRPr="0061406D">
        <w:rPr>
          <w:rFonts w:ascii="Consolas" w:hAnsi="Consolas" w:cs="Times New Roman"/>
          <w:sz w:val="21"/>
          <w:szCs w:val="21"/>
        </w:rPr>
        <w:t xml:space="preserve"> IEEE;</w:t>
      </w:r>
    </w:p>
    <w:p w14:paraId="544DB340"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color w:val="0000FF"/>
          <w:sz w:val="21"/>
          <w:szCs w:val="21"/>
        </w:rPr>
        <w:t>use</w:t>
      </w:r>
      <w:r w:rsidRPr="0061406D">
        <w:rPr>
          <w:rFonts w:ascii="Consolas" w:hAnsi="Consolas" w:cs="Times New Roman"/>
          <w:sz w:val="21"/>
          <w:szCs w:val="21"/>
        </w:rPr>
        <w:t xml:space="preserve"> IEEE.std_logic_1164.</w:t>
      </w:r>
      <w:r w:rsidRPr="0061406D">
        <w:rPr>
          <w:rFonts w:ascii="Consolas" w:hAnsi="Consolas" w:cs="Times New Roman"/>
          <w:color w:val="0000FF"/>
          <w:sz w:val="21"/>
          <w:szCs w:val="21"/>
        </w:rPr>
        <w:t>all</w:t>
      </w:r>
      <w:r w:rsidRPr="0061406D">
        <w:rPr>
          <w:rFonts w:ascii="Consolas" w:hAnsi="Consolas" w:cs="Times New Roman"/>
          <w:sz w:val="21"/>
          <w:szCs w:val="21"/>
        </w:rPr>
        <w:t>;</w:t>
      </w:r>
    </w:p>
    <w:p w14:paraId="43E29144"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color w:val="0000FF"/>
          <w:sz w:val="21"/>
          <w:szCs w:val="21"/>
        </w:rPr>
        <w:t>use</w:t>
      </w:r>
      <w:r w:rsidRPr="0061406D">
        <w:rPr>
          <w:rFonts w:ascii="Consolas" w:hAnsi="Consolas" w:cs="Times New Roman"/>
          <w:sz w:val="21"/>
          <w:szCs w:val="21"/>
        </w:rPr>
        <w:t xml:space="preserve"> IEEE.numeric_std.</w:t>
      </w:r>
      <w:r w:rsidRPr="0061406D">
        <w:rPr>
          <w:rFonts w:ascii="Consolas" w:hAnsi="Consolas" w:cs="Times New Roman"/>
          <w:color w:val="0000FF"/>
          <w:sz w:val="21"/>
          <w:szCs w:val="21"/>
        </w:rPr>
        <w:t>all</w:t>
      </w:r>
      <w:r w:rsidRPr="0061406D">
        <w:rPr>
          <w:rFonts w:ascii="Consolas" w:hAnsi="Consolas" w:cs="Times New Roman"/>
          <w:sz w:val="21"/>
          <w:szCs w:val="21"/>
        </w:rPr>
        <w:t>;</w:t>
      </w:r>
    </w:p>
    <w:p w14:paraId="65EBB092" w14:textId="77777777" w:rsidR="0061406D" w:rsidRPr="0061406D" w:rsidRDefault="0061406D" w:rsidP="0061406D">
      <w:pPr>
        <w:shd w:val="clear" w:color="auto" w:fill="FFFFFF"/>
        <w:spacing w:line="285" w:lineRule="atLeast"/>
        <w:rPr>
          <w:rFonts w:ascii="Consolas" w:hAnsi="Consolas" w:cs="Times New Roman"/>
          <w:sz w:val="21"/>
          <w:szCs w:val="21"/>
        </w:rPr>
      </w:pPr>
    </w:p>
    <w:p w14:paraId="1DE1CD33"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color w:val="0000FF"/>
          <w:sz w:val="21"/>
          <w:szCs w:val="21"/>
        </w:rPr>
        <w:t>entity</w:t>
      </w:r>
      <w:r w:rsidRPr="0061406D">
        <w:rPr>
          <w:rFonts w:ascii="Consolas" w:hAnsi="Consolas" w:cs="Times New Roman"/>
          <w:sz w:val="21"/>
          <w:szCs w:val="21"/>
        </w:rPr>
        <w:t xml:space="preserve"> PC_testbench </w:t>
      </w:r>
      <w:r w:rsidRPr="0061406D">
        <w:rPr>
          <w:rFonts w:ascii="Consolas" w:hAnsi="Consolas" w:cs="Times New Roman"/>
          <w:color w:val="0000FF"/>
          <w:sz w:val="21"/>
          <w:szCs w:val="21"/>
        </w:rPr>
        <w:t>is</w:t>
      </w:r>
    </w:p>
    <w:p w14:paraId="7A89D02D"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color w:val="0000FF"/>
          <w:sz w:val="21"/>
          <w:szCs w:val="21"/>
        </w:rPr>
        <w:t>end</w:t>
      </w:r>
      <w:r w:rsidRPr="0061406D">
        <w:rPr>
          <w:rFonts w:ascii="Consolas" w:hAnsi="Consolas" w:cs="Times New Roman"/>
          <w:sz w:val="21"/>
          <w:szCs w:val="21"/>
        </w:rPr>
        <w:t xml:space="preserve"> PC_testbench;</w:t>
      </w:r>
    </w:p>
    <w:p w14:paraId="14044676" w14:textId="77777777" w:rsidR="0061406D" w:rsidRPr="0061406D" w:rsidRDefault="0061406D" w:rsidP="0061406D">
      <w:pPr>
        <w:shd w:val="clear" w:color="auto" w:fill="FFFFFF"/>
        <w:spacing w:line="285" w:lineRule="atLeast"/>
        <w:rPr>
          <w:rFonts w:ascii="Consolas" w:hAnsi="Consolas" w:cs="Times New Roman"/>
          <w:sz w:val="21"/>
          <w:szCs w:val="21"/>
        </w:rPr>
      </w:pPr>
    </w:p>
    <w:p w14:paraId="030FD6F1"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color w:val="0000FF"/>
          <w:sz w:val="21"/>
          <w:szCs w:val="21"/>
        </w:rPr>
        <w:t>architecture</w:t>
      </w:r>
      <w:r w:rsidRPr="0061406D">
        <w:rPr>
          <w:rFonts w:ascii="Consolas" w:hAnsi="Consolas" w:cs="Times New Roman"/>
          <w:sz w:val="21"/>
          <w:szCs w:val="21"/>
        </w:rPr>
        <w:t xml:space="preserve"> behavior </w:t>
      </w:r>
      <w:r w:rsidRPr="0061406D">
        <w:rPr>
          <w:rFonts w:ascii="Consolas" w:hAnsi="Consolas" w:cs="Times New Roman"/>
          <w:color w:val="0000FF"/>
          <w:sz w:val="21"/>
          <w:szCs w:val="21"/>
        </w:rPr>
        <w:t>of</w:t>
      </w:r>
      <w:r w:rsidRPr="0061406D">
        <w:rPr>
          <w:rFonts w:ascii="Consolas" w:hAnsi="Consolas" w:cs="Times New Roman"/>
          <w:sz w:val="21"/>
          <w:szCs w:val="21"/>
        </w:rPr>
        <w:t xml:space="preserve"> PC_testbench </w:t>
      </w:r>
      <w:r w:rsidRPr="0061406D">
        <w:rPr>
          <w:rFonts w:ascii="Consolas" w:hAnsi="Consolas" w:cs="Times New Roman"/>
          <w:color w:val="0000FF"/>
          <w:sz w:val="21"/>
          <w:szCs w:val="21"/>
        </w:rPr>
        <w:t>is</w:t>
      </w:r>
    </w:p>
    <w:p w14:paraId="11B58643"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r w:rsidRPr="0061406D">
        <w:rPr>
          <w:rFonts w:ascii="Consolas" w:hAnsi="Consolas" w:cs="Times New Roman"/>
          <w:color w:val="0000FF"/>
          <w:sz w:val="21"/>
          <w:szCs w:val="21"/>
        </w:rPr>
        <w:t>constant</w:t>
      </w:r>
      <w:r w:rsidRPr="0061406D">
        <w:rPr>
          <w:rFonts w:ascii="Consolas" w:hAnsi="Consolas" w:cs="Times New Roman"/>
          <w:sz w:val="21"/>
          <w:szCs w:val="21"/>
        </w:rPr>
        <w:t xml:space="preserve"> TIME_</w:t>
      </w:r>
      <w:proofErr w:type="gramStart"/>
      <w:r w:rsidRPr="0061406D">
        <w:rPr>
          <w:rFonts w:ascii="Consolas" w:hAnsi="Consolas" w:cs="Times New Roman"/>
          <w:sz w:val="21"/>
          <w:szCs w:val="21"/>
        </w:rPr>
        <w:t>DELAY :</w:t>
      </w:r>
      <w:proofErr w:type="gramEnd"/>
      <w:r w:rsidRPr="0061406D">
        <w:rPr>
          <w:rFonts w:ascii="Consolas" w:hAnsi="Consolas" w:cs="Times New Roman"/>
          <w:sz w:val="21"/>
          <w:szCs w:val="21"/>
        </w:rPr>
        <w:t xml:space="preserve"> time := </w:t>
      </w:r>
      <w:r w:rsidRPr="0061406D">
        <w:rPr>
          <w:rFonts w:ascii="Consolas" w:hAnsi="Consolas" w:cs="Times New Roman"/>
          <w:color w:val="098658"/>
          <w:sz w:val="21"/>
          <w:szCs w:val="21"/>
        </w:rPr>
        <w:t>20</w:t>
      </w:r>
      <w:r w:rsidRPr="0061406D">
        <w:rPr>
          <w:rFonts w:ascii="Consolas" w:hAnsi="Consolas" w:cs="Times New Roman"/>
          <w:sz w:val="21"/>
          <w:szCs w:val="21"/>
        </w:rPr>
        <w:t xml:space="preserve"> ns;</w:t>
      </w:r>
    </w:p>
    <w:p w14:paraId="7BEC8058"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r w:rsidRPr="0061406D">
        <w:rPr>
          <w:rFonts w:ascii="Consolas" w:hAnsi="Consolas" w:cs="Times New Roman"/>
          <w:color w:val="0000FF"/>
          <w:sz w:val="21"/>
          <w:szCs w:val="21"/>
        </w:rPr>
        <w:t>constant</w:t>
      </w:r>
      <w:r w:rsidRPr="0061406D">
        <w:rPr>
          <w:rFonts w:ascii="Consolas" w:hAnsi="Consolas" w:cs="Times New Roman"/>
          <w:sz w:val="21"/>
          <w:szCs w:val="21"/>
        </w:rPr>
        <w:t xml:space="preserve"> NUM_</w:t>
      </w:r>
      <w:proofErr w:type="gramStart"/>
      <w:r w:rsidRPr="0061406D">
        <w:rPr>
          <w:rFonts w:ascii="Consolas" w:hAnsi="Consolas" w:cs="Times New Roman"/>
          <w:sz w:val="21"/>
          <w:szCs w:val="21"/>
        </w:rPr>
        <w:t>VALS :</w:t>
      </w:r>
      <w:proofErr w:type="gramEnd"/>
      <w:r w:rsidRPr="0061406D">
        <w:rPr>
          <w:rFonts w:ascii="Consolas" w:hAnsi="Consolas" w:cs="Times New Roman"/>
          <w:sz w:val="21"/>
          <w:szCs w:val="21"/>
        </w:rPr>
        <w:t xml:space="preserve"> integer := </w:t>
      </w:r>
      <w:r w:rsidRPr="0061406D">
        <w:rPr>
          <w:rFonts w:ascii="Consolas" w:hAnsi="Consolas" w:cs="Times New Roman"/>
          <w:color w:val="098658"/>
          <w:sz w:val="21"/>
          <w:szCs w:val="21"/>
        </w:rPr>
        <w:t>2</w:t>
      </w:r>
      <w:r w:rsidRPr="0061406D">
        <w:rPr>
          <w:rFonts w:ascii="Consolas" w:hAnsi="Consolas" w:cs="Times New Roman"/>
          <w:sz w:val="21"/>
          <w:szCs w:val="21"/>
        </w:rPr>
        <w:t>;</w:t>
      </w:r>
    </w:p>
    <w:p w14:paraId="3B04B62A"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p>
    <w:p w14:paraId="3ECD4F63"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p>
    <w:p w14:paraId="656B528B"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r w:rsidRPr="0061406D">
        <w:rPr>
          <w:rFonts w:ascii="Consolas" w:hAnsi="Consolas" w:cs="Times New Roman"/>
          <w:color w:val="0000FF"/>
          <w:sz w:val="21"/>
          <w:szCs w:val="21"/>
        </w:rPr>
        <w:t>type</w:t>
      </w:r>
      <w:r w:rsidRPr="0061406D">
        <w:rPr>
          <w:rFonts w:ascii="Consolas" w:hAnsi="Consolas" w:cs="Times New Roman"/>
          <w:sz w:val="21"/>
          <w:szCs w:val="21"/>
        </w:rPr>
        <w:t xml:space="preserve"> pc_in_array </w:t>
      </w:r>
      <w:r w:rsidRPr="0061406D">
        <w:rPr>
          <w:rFonts w:ascii="Consolas" w:hAnsi="Consolas" w:cs="Times New Roman"/>
          <w:color w:val="0000FF"/>
          <w:sz w:val="21"/>
          <w:szCs w:val="21"/>
        </w:rPr>
        <w:t>is</w:t>
      </w:r>
      <w:r w:rsidRPr="0061406D">
        <w:rPr>
          <w:rFonts w:ascii="Consolas" w:hAnsi="Consolas" w:cs="Times New Roman"/>
          <w:sz w:val="21"/>
          <w:szCs w:val="21"/>
        </w:rPr>
        <w:t xml:space="preserve"> </w:t>
      </w:r>
      <w:proofErr w:type="gramStart"/>
      <w:r w:rsidRPr="0061406D">
        <w:rPr>
          <w:rFonts w:ascii="Consolas" w:hAnsi="Consolas" w:cs="Times New Roman"/>
          <w:color w:val="0000FF"/>
          <w:sz w:val="21"/>
          <w:szCs w:val="21"/>
        </w:rPr>
        <w:t>array</w:t>
      </w:r>
      <w:r w:rsidRPr="0061406D">
        <w:rPr>
          <w:rFonts w:ascii="Consolas" w:hAnsi="Consolas" w:cs="Times New Roman"/>
          <w:sz w:val="21"/>
          <w:szCs w:val="21"/>
        </w:rPr>
        <w:t>(</w:t>
      </w:r>
      <w:proofErr w:type="gramEnd"/>
      <w:r w:rsidRPr="0061406D">
        <w:rPr>
          <w:rFonts w:ascii="Consolas" w:hAnsi="Consolas" w:cs="Times New Roman"/>
          <w:color w:val="098658"/>
          <w:sz w:val="21"/>
          <w:szCs w:val="21"/>
        </w:rPr>
        <w:t>0</w:t>
      </w:r>
      <w:r w:rsidRPr="0061406D">
        <w:rPr>
          <w:rFonts w:ascii="Consolas" w:hAnsi="Consolas" w:cs="Times New Roman"/>
          <w:sz w:val="21"/>
          <w:szCs w:val="21"/>
        </w:rPr>
        <w:t xml:space="preserve"> </w:t>
      </w:r>
      <w:r w:rsidRPr="0061406D">
        <w:rPr>
          <w:rFonts w:ascii="Consolas" w:hAnsi="Consolas" w:cs="Times New Roman"/>
          <w:color w:val="0000FF"/>
          <w:sz w:val="21"/>
          <w:szCs w:val="21"/>
        </w:rPr>
        <w:t>to</w:t>
      </w:r>
      <w:r w:rsidRPr="0061406D">
        <w:rPr>
          <w:rFonts w:ascii="Consolas" w:hAnsi="Consolas" w:cs="Times New Roman"/>
          <w:sz w:val="21"/>
          <w:szCs w:val="21"/>
        </w:rPr>
        <w:t xml:space="preserve"> (NUM_VALS - </w:t>
      </w:r>
      <w:r w:rsidRPr="0061406D">
        <w:rPr>
          <w:rFonts w:ascii="Consolas" w:hAnsi="Consolas" w:cs="Times New Roman"/>
          <w:color w:val="098658"/>
          <w:sz w:val="21"/>
          <w:szCs w:val="21"/>
        </w:rPr>
        <w:t>1</w:t>
      </w:r>
      <w:r w:rsidRPr="0061406D">
        <w:rPr>
          <w:rFonts w:ascii="Consolas" w:hAnsi="Consolas" w:cs="Times New Roman"/>
          <w:sz w:val="21"/>
          <w:szCs w:val="21"/>
        </w:rPr>
        <w:t xml:space="preserve">)) </w:t>
      </w:r>
      <w:r w:rsidRPr="0061406D">
        <w:rPr>
          <w:rFonts w:ascii="Consolas" w:hAnsi="Consolas" w:cs="Times New Roman"/>
          <w:color w:val="0000FF"/>
          <w:sz w:val="21"/>
          <w:szCs w:val="21"/>
        </w:rPr>
        <w:t>of</w:t>
      </w:r>
      <w:r w:rsidRPr="0061406D">
        <w:rPr>
          <w:rFonts w:ascii="Consolas" w:hAnsi="Consolas" w:cs="Times New Roman"/>
          <w:sz w:val="21"/>
          <w:szCs w:val="21"/>
        </w:rPr>
        <w:t xml:space="preserve"> std_logic_vector(</w:t>
      </w:r>
      <w:r w:rsidRPr="0061406D">
        <w:rPr>
          <w:rFonts w:ascii="Consolas" w:hAnsi="Consolas" w:cs="Times New Roman"/>
          <w:color w:val="098658"/>
          <w:sz w:val="21"/>
          <w:szCs w:val="21"/>
        </w:rPr>
        <w:t>15</w:t>
      </w:r>
      <w:r w:rsidRPr="0061406D">
        <w:rPr>
          <w:rFonts w:ascii="Consolas" w:hAnsi="Consolas" w:cs="Times New Roman"/>
          <w:sz w:val="21"/>
          <w:szCs w:val="21"/>
        </w:rPr>
        <w:t xml:space="preserve"> </w:t>
      </w:r>
      <w:r w:rsidRPr="0061406D">
        <w:rPr>
          <w:rFonts w:ascii="Consolas" w:hAnsi="Consolas" w:cs="Times New Roman"/>
          <w:color w:val="0000FF"/>
          <w:sz w:val="21"/>
          <w:szCs w:val="21"/>
        </w:rPr>
        <w:t>downto</w:t>
      </w:r>
      <w:r w:rsidRPr="0061406D">
        <w:rPr>
          <w:rFonts w:ascii="Consolas" w:hAnsi="Consolas" w:cs="Times New Roman"/>
          <w:sz w:val="21"/>
          <w:szCs w:val="21"/>
        </w:rPr>
        <w:t xml:space="preserve"> </w:t>
      </w:r>
      <w:r w:rsidRPr="0061406D">
        <w:rPr>
          <w:rFonts w:ascii="Consolas" w:hAnsi="Consolas" w:cs="Times New Roman"/>
          <w:color w:val="098658"/>
          <w:sz w:val="21"/>
          <w:szCs w:val="21"/>
        </w:rPr>
        <w:t>0</w:t>
      </w:r>
      <w:r w:rsidRPr="0061406D">
        <w:rPr>
          <w:rFonts w:ascii="Consolas" w:hAnsi="Consolas" w:cs="Times New Roman"/>
          <w:sz w:val="21"/>
          <w:szCs w:val="21"/>
        </w:rPr>
        <w:t>);</w:t>
      </w:r>
    </w:p>
    <w:p w14:paraId="614A8692"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r w:rsidRPr="0061406D">
        <w:rPr>
          <w:rFonts w:ascii="Consolas" w:hAnsi="Consolas" w:cs="Times New Roman"/>
          <w:color w:val="008000"/>
          <w:sz w:val="21"/>
          <w:szCs w:val="21"/>
        </w:rPr>
        <w:t xml:space="preserve">--type pc_out_array is </w:t>
      </w:r>
      <w:proofErr w:type="gramStart"/>
      <w:r w:rsidRPr="0061406D">
        <w:rPr>
          <w:rFonts w:ascii="Consolas" w:hAnsi="Consolas" w:cs="Times New Roman"/>
          <w:color w:val="008000"/>
          <w:sz w:val="21"/>
          <w:szCs w:val="21"/>
        </w:rPr>
        <w:t>array(</w:t>
      </w:r>
      <w:proofErr w:type="gramEnd"/>
      <w:r w:rsidRPr="0061406D">
        <w:rPr>
          <w:rFonts w:ascii="Consolas" w:hAnsi="Consolas" w:cs="Times New Roman"/>
          <w:color w:val="008000"/>
          <w:sz w:val="21"/>
          <w:szCs w:val="21"/>
        </w:rPr>
        <w:t>0 to (NUM_VALS - 1)) of std_logic_vector(15 downto 0);</w:t>
      </w:r>
    </w:p>
    <w:p w14:paraId="03197459"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p>
    <w:p w14:paraId="02911DA1"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r w:rsidRPr="0061406D">
        <w:rPr>
          <w:rFonts w:ascii="Consolas" w:hAnsi="Consolas" w:cs="Times New Roman"/>
          <w:color w:val="0000FF"/>
          <w:sz w:val="21"/>
          <w:szCs w:val="21"/>
        </w:rPr>
        <w:t>constant</w:t>
      </w:r>
      <w:r w:rsidRPr="0061406D">
        <w:rPr>
          <w:rFonts w:ascii="Consolas" w:hAnsi="Consolas" w:cs="Times New Roman"/>
          <w:sz w:val="21"/>
          <w:szCs w:val="21"/>
        </w:rPr>
        <w:t xml:space="preserve"> pc_in_</w:t>
      </w:r>
      <w:proofErr w:type="gramStart"/>
      <w:r w:rsidRPr="0061406D">
        <w:rPr>
          <w:rFonts w:ascii="Consolas" w:hAnsi="Consolas" w:cs="Times New Roman"/>
          <w:sz w:val="21"/>
          <w:szCs w:val="21"/>
        </w:rPr>
        <w:t>vals :</w:t>
      </w:r>
      <w:proofErr w:type="gramEnd"/>
      <w:r w:rsidRPr="0061406D">
        <w:rPr>
          <w:rFonts w:ascii="Consolas" w:hAnsi="Consolas" w:cs="Times New Roman"/>
          <w:sz w:val="21"/>
          <w:szCs w:val="21"/>
        </w:rPr>
        <w:t xml:space="preserve"> pc_in_array := (</w:t>
      </w:r>
      <w:r w:rsidRPr="0061406D">
        <w:rPr>
          <w:rFonts w:ascii="Consolas" w:hAnsi="Consolas" w:cs="Times New Roman"/>
          <w:color w:val="098658"/>
          <w:sz w:val="21"/>
          <w:szCs w:val="21"/>
        </w:rPr>
        <w:t>"0000000000000000"</w:t>
      </w:r>
      <w:r w:rsidRPr="0061406D">
        <w:rPr>
          <w:rFonts w:ascii="Consolas" w:hAnsi="Consolas" w:cs="Times New Roman"/>
          <w:sz w:val="21"/>
          <w:szCs w:val="21"/>
        </w:rPr>
        <w:t>,</w:t>
      </w:r>
      <w:r w:rsidRPr="0061406D">
        <w:rPr>
          <w:rFonts w:ascii="Consolas" w:hAnsi="Consolas" w:cs="Times New Roman"/>
          <w:color w:val="098658"/>
          <w:sz w:val="21"/>
          <w:szCs w:val="21"/>
        </w:rPr>
        <w:t>"0000000000000001"</w:t>
      </w:r>
      <w:r w:rsidRPr="0061406D">
        <w:rPr>
          <w:rFonts w:ascii="Consolas" w:hAnsi="Consolas" w:cs="Times New Roman"/>
          <w:sz w:val="21"/>
          <w:szCs w:val="21"/>
        </w:rPr>
        <w:t>);</w:t>
      </w:r>
    </w:p>
    <w:p w14:paraId="142A4BD0"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w:t>
      </w:r>
    </w:p>
    <w:p w14:paraId="35AB1604"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p>
    <w:p w14:paraId="7F787727" w14:textId="77777777" w:rsidR="0061406D" w:rsidRPr="0061406D" w:rsidRDefault="0061406D" w:rsidP="0061406D">
      <w:pPr>
        <w:shd w:val="clear" w:color="auto" w:fill="FFFFFF"/>
        <w:spacing w:line="285" w:lineRule="atLeast"/>
        <w:rPr>
          <w:rFonts w:ascii="Consolas" w:hAnsi="Consolas" w:cs="Times New Roman"/>
          <w:sz w:val="21"/>
          <w:szCs w:val="21"/>
        </w:rPr>
      </w:pPr>
    </w:p>
    <w:p w14:paraId="4B8009C7"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r w:rsidRPr="0061406D">
        <w:rPr>
          <w:rFonts w:ascii="Consolas" w:hAnsi="Consolas" w:cs="Times New Roman"/>
          <w:color w:val="0000FF"/>
          <w:sz w:val="21"/>
          <w:szCs w:val="21"/>
        </w:rPr>
        <w:t>signal</w:t>
      </w:r>
      <w:r w:rsidRPr="0061406D">
        <w:rPr>
          <w:rFonts w:ascii="Consolas" w:hAnsi="Consolas" w:cs="Times New Roman"/>
          <w:sz w:val="21"/>
          <w:szCs w:val="21"/>
        </w:rPr>
        <w:t xml:space="preserve"> clk_</w:t>
      </w:r>
      <w:proofErr w:type="gramStart"/>
      <w:r w:rsidRPr="0061406D">
        <w:rPr>
          <w:rFonts w:ascii="Consolas" w:hAnsi="Consolas" w:cs="Times New Roman"/>
          <w:sz w:val="21"/>
          <w:szCs w:val="21"/>
        </w:rPr>
        <w:t>sig :</w:t>
      </w:r>
      <w:proofErr w:type="gramEnd"/>
      <w:r w:rsidRPr="0061406D">
        <w:rPr>
          <w:rFonts w:ascii="Consolas" w:hAnsi="Consolas" w:cs="Times New Roman"/>
          <w:sz w:val="21"/>
          <w:szCs w:val="21"/>
        </w:rPr>
        <w:t xml:space="preserve"> std_logic := </w:t>
      </w:r>
      <w:r w:rsidRPr="0061406D">
        <w:rPr>
          <w:rFonts w:ascii="Consolas" w:hAnsi="Consolas" w:cs="Times New Roman"/>
          <w:color w:val="098658"/>
          <w:sz w:val="21"/>
          <w:szCs w:val="21"/>
        </w:rPr>
        <w:t>'0'</w:t>
      </w:r>
      <w:r w:rsidRPr="0061406D">
        <w:rPr>
          <w:rFonts w:ascii="Consolas" w:hAnsi="Consolas" w:cs="Times New Roman"/>
          <w:sz w:val="21"/>
          <w:szCs w:val="21"/>
        </w:rPr>
        <w:t>;</w:t>
      </w:r>
    </w:p>
    <w:p w14:paraId="0A0405D1"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r w:rsidRPr="0061406D">
        <w:rPr>
          <w:rFonts w:ascii="Consolas" w:hAnsi="Consolas" w:cs="Times New Roman"/>
          <w:color w:val="0000FF"/>
          <w:sz w:val="21"/>
          <w:szCs w:val="21"/>
        </w:rPr>
        <w:t>signal</w:t>
      </w:r>
      <w:r w:rsidRPr="0061406D">
        <w:rPr>
          <w:rFonts w:ascii="Consolas" w:hAnsi="Consolas" w:cs="Times New Roman"/>
          <w:sz w:val="21"/>
          <w:szCs w:val="21"/>
        </w:rPr>
        <w:t xml:space="preserve"> pc_in_</w:t>
      </w:r>
      <w:proofErr w:type="gramStart"/>
      <w:r w:rsidRPr="0061406D">
        <w:rPr>
          <w:rFonts w:ascii="Consolas" w:hAnsi="Consolas" w:cs="Times New Roman"/>
          <w:sz w:val="21"/>
          <w:szCs w:val="21"/>
        </w:rPr>
        <w:t>sig :</w:t>
      </w:r>
      <w:proofErr w:type="gramEnd"/>
      <w:r w:rsidRPr="0061406D">
        <w:rPr>
          <w:rFonts w:ascii="Consolas" w:hAnsi="Consolas" w:cs="Times New Roman"/>
          <w:sz w:val="21"/>
          <w:szCs w:val="21"/>
        </w:rPr>
        <w:t xml:space="preserve"> std_logic_vector (</w:t>
      </w:r>
      <w:r w:rsidRPr="0061406D">
        <w:rPr>
          <w:rFonts w:ascii="Consolas" w:hAnsi="Consolas" w:cs="Times New Roman"/>
          <w:color w:val="098658"/>
          <w:sz w:val="21"/>
          <w:szCs w:val="21"/>
        </w:rPr>
        <w:t>15</w:t>
      </w:r>
      <w:r w:rsidRPr="0061406D">
        <w:rPr>
          <w:rFonts w:ascii="Consolas" w:hAnsi="Consolas" w:cs="Times New Roman"/>
          <w:sz w:val="21"/>
          <w:szCs w:val="21"/>
        </w:rPr>
        <w:t xml:space="preserve"> </w:t>
      </w:r>
      <w:r w:rsidRPr="0061406D">
        <w:rPr>
          <w:rFonts w:ascii="Consolas" w:hAnsi="Consolas" w:cs="Times New Roman"/>
          <w:color w:val="0000FF"/>
          <w:sz w:val="21"/>
          <w:szCs w:val="21"/>
        </w:rPr>
        <w:t>downto</w:t>
      </w:r>
      <w:r w:rsidRPr="0061406D">
        <w:rPr>
          <w:rFonts w:ascii="Consolas" w:hAnsi="Consolas" w:cs="Times New Roman"/>
          <w:sz w:val="21"/>
          <w:szCs w:val="21"/>
        </w:rPr>
        <w:t xml:space="preserve"> </w:t>
      </w:r>
      <w:r w:rsidRPr="0061406D">
        <w:rPr>
          <w:rFonts w:ascii="Consolas" w:hAnsi="Consolas" w:cs="Times New Roman"/>
          <w:color w:val="098658"/>
          <w:sz w:val="21"/>
          <w:szCs w:val="21"/>
        </w:rPr>
        <w:t>0</w:t>
      </w:r>
      <w:r w:rsidRPr="0061406D">
        <w:rPr>
          <w:rFonts w:ascii="Consolas" w:hAnsi="Consolas" w:cs="Times New Roman"/>
          <w:sz w:val="21"/>
          <w:szCs w:val="21"/>
        </w:rPr>
        <w:t xml:space="preserve">) := </w:t>
      </w:r>
      <w:r w:rsidRPr="0061406D">
        <w:rPr>
          <w:rFonts w:ascii="Consolas" w:hAnsi="Consolas" w:cs="Times New Roman"/>
          <w:color w:val="098658"/>
          <w:sz w:val="21"/>
          <w:szCs w:val="21"/>
        </w:rPr>
        <w:t>"0000000000000000"</w:t>
      </w:r>
      <w:r w:rsidRPr="0061406D">
        <w:rPr>
          <w:rFonts w:ascii="Consolas" w:hAnsi="Consolas" w:cs="Times New Roman"/>
          <w:sz w:val="21"/>
          <w:szCs w:val="21"/>
        </w:rPr>
        <w:t>;</w:t>
      </w:r>
    </w:p>
    <w:p w14:paraId="575FD354"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r w:rsidRPr="0061406D">
        <w:rPr>
          <w:rFonts w:ascii="Consolas" w:hAnsi="Consolas" w:cs="Times New Roman"/>
          <w:color w:val="0000FF"/>
          <w:sz w:val="21"/>
          <w:szCs w:val="21"/>
        </w:rPr>
        <w:t>signal</w:t>
      </w:r>
      <w:r w:rsidRPr="0061406D">
        <w:rPr>
          <w:rFonts w:ascii="Consolas" w:hAnsi="Consolas" w:cs="Times New Roman"/>
          <w:sz w:val="21"/>
          <w:szCs w:val="21"/>
        </w:rPr>
        <w:t xml:space="preserve"> pc_out_</w:t>
      </w:r>
      <w:proofErr w:type="gramStart"/>
      <w:r w:rsidRPr="0061406D">
        <w:rPr>
          <w:rFonts w:ascii="Consolas" w:hAnsi="Consolas" w:cs="Times New Roman"/>
          <w:sz w:val="21"/>
          <w:szCs w:val="21"/>
        </w:rPr>
        <w:t>sig :</w:t>
      </w:r>
      <w:proofErr w:type="gramEnd"/>
      <w:r w:rsidRPr="0061406D">
        <w:rPr>
          <w:rFonts w:ascii="Consolas" w:hAnsi="Consolas" w:cs="Times New Roman"/>
          <w:sz w:val="21"/>
          <w:szCs w:val="21"/>
        </w:rPr>
        <w:t xml:space="preserve"> std_logic_vector (</w:t>
      </w:r>
      <w:r w:rsidRPr="0061406D">
        <w:rPr>
          <w:rFonts w:ascii="Consolas" w:hAnsi="Consolas" w:cs="Times New Roman"/>
          <w:color w:val="098658"/>
          <w:sz w:val="21"/>
          <w:szCs w:val="21"/>
        </w:rPr>
        <w:t>15</w:t>
      </w:r>
      <w:r w:rsidRPr="0061406D">
        <w:rPr>
          <w:rFonts w:ascii="Consolas" w:hAnsi="Consolas" w:cs="Times New Roman"/>
          <w:sz w:val="21"/>
          <w:szCs w:val="21"/>
        </w:rPr>
        <w:t xml:space="preserve"> </w:t>
      </w:r>
      <w:r w:rsidRPr="0061406D">
        <w:rPr>
          <w:rFonts w:ascii="Consolas" w:hAnsi="Consolas" w:cs="Times New Roman"/>
          <w:color w:val="0000FF"/>
          <w:sz w:val="21"/>
          <w:szCs w:val="21"/>
        </w:rPr>
        <w:t>downto</w:t>
      </w:r>
      <w:r w:rsidRPr="0061406D">
        <w:rPr>
          <w:rFonts w:ascii="Consolas" w:hAnsi="Consolas" w:cs="Times New Roman"/>
          <w:sz w:val="21"/>
          <w:szCs w:val="21"/>
        </w:rPr>
        <w:t xml:space="preserve"> </w:t>
      </w:r>
      <w:r w:rsidRPr="0061406D">
        <w:rPr>
          <w:rFonts w:ascii="Consolas" w:hAnsi="Consolas" w:cs="Times New Roman"/>
          <w:color w:val="098658"/>
          <w:sz w:val="21"/>
          <w:szCs w:val="21"/>
        </w:rPr>
        <w:t>0</w:t>
      </w:r>
      <w:r w:rsidRPr="0061406D">
        <w:rPr>
          <w:rFonts w:ascii="Consolas" w:hAnsi="Consolas" w:cs="Times New Roman"/>
          <w:sz w:val="21"/>
          <w:szCs w:val="21"/>
        </w:rPr>
        <w:t xml:space="preserve">) := </w:t>
      </w:r>
      <w:r w:rsidRPr="0061406D">
        <w:rPr>
          <w:rFonts w:ascii="Consolas" w:hAnsi="Consolas" w:cs="Times New Roman"/>
          <w:color w:val="098658"/>
          <w:sz w:val="21"/>
          <w:szCs w:val="21"/>
        </w:rPr>
        <w:t>"0000000000000000"</w:t>
      </w:r>
      <w:r w:rsidRPr="0061406D">
        <w:rPr>
          <w:rFonts w:ascii="Consolas" w:hAnsi="Consolas" w:cs="Times New Roman"/>
          <w:sz w:val="21"/>
          <w:szCs w:val="21"/>
        </w:rPr>
        <w:t>;</w:t>
      </w:r>
    </w:p>
    <w:p w14:paraId="123B2465"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r w:rsidRPr="0061406D">
        <w:rPr>
          <w:rFonts w:ascii="Consolas" w:hAnsi="Consolas" w:cs="Times New Roman"/>
          <w:color w:val="0000FF"/>
          <w:sz w:val="21"/>
          <w:szCs w:val="21"/>
        </w:rPr>
        <w:t>begin</w:t>
      </w:r>
    </w:p>
    <w:p w14:paraId="01EFF93B"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proofErr w:type="gramStart"/>
      <w:r w:rsidRPr="0061406D">
        <w:rPr>
          <w:rFonts w:ascii="Consolas" w:hAnsi="Consolas" w:cs="Times New Roman"/>
          <w:sz w:val="21"/>
          <w:szCs w:val="21"/>
        </w:rPr>
        <w:t>DUT :</w:t>
      </w:r>
      <w:proofErr w:type="gramEnd"/>
      <w:r w:rsidRPr="0061406D">
        <w:rPr>
          <w:rFonts w:ascii="Consolas" w:hAnsi="Consolas" w:cs="Times New Roman"/>
          <w:sz w:val="21"/>
          <w:szCs w:val="21"/>
        </w:rPr>
        <w:t xml:space="preserve"> </w:t>
      </w:r>
      <w:r w:rsidRPr="0061406D">
        <w:rPr>
          <w:rFonts w:ascii="Consolas" w:hAnsi="Consolas" w:cs="Times New Roman"/>
          <w:color w:val="0000FF"/>
          <w:sz w:val="21"/>
          <w:szCs w:val="21"/>
        </w:rPr>
        <w:t>entity</w:t>
      </w:r>
      <w:r w:rsidRPr="0061406D">
        <w:rPr>
          <w:rFonts w:ascii="Consolas" w:hAnsi="Consolas" w:cs="Times New Roman"/>
          <w:sz w:val="21"/>
          <w:szCs w:val="21"/>
        </w:rPr>
        <w:t xml:space="preserve"> </w:t>
      </w:r>
      <w:r w:rsidRPr="0061406D">
        <w:rPr>
          <w:rFonts w:ascii="Consolas" w:hAnsi="Consolas" w:cs="Times New Roman"/>
          <w:color w:val="800000"/>
          <w:sz w:val="21"/>
          <w:szCs w:val="21"/>
        </w:rPr>
        <w:t>work</w:t>
      </w:r>
      <w:r w:rsidRPr="0061406D">
        <w:rPr>
          <w:rFonts w:ascii="Consolas" w:hAnsi="Consolas" w:cs="Times New Roman"/>
          <w:sz w:val="21"/>
          <w:szCs w:val="21"/>
        </w:rPr>
        <w:t>.</w:t>
      </w:r>
      <w:r w:rsidRPr="0061406D">
        <w:rPr>
          <w:rFonts w:ascii="Consolas" w:hAnsi="Consolas" w:cs="Times New Roman"/>
          <w:color w:val="800000"/>
          <w:sz w:val="21"/>
          <w:szCs w:val="21"/>
        </w:rPr>
        <w:t>PC_Component</w:t>
      </w:r>
      <w:r w:rsidRPr="0061406D">
        <w:rPr>
          <w:rFonts w:ascii="Consolas" w:hAnsi="Consolas" w:cs="Times New Roman"/>
          <w:sz w:val="21"/>
          <w:szCs w:val="21"/>
        </w:rPr>
        <w:t>(</w:t>
      </w:r>
      <w:r w:rsidRPr="0061406D">
        <w:rPr>
          <w:rFonts w:ascii="Consolas" w:hAnsi="Consolas" w:cs="Times New Roman"/>
          <w:color w:val="800000"/>
          <w:sz w:val="21"/>
          <w:szCs w:val="21"/>
        </w:rPr>
        <w:t>behavioral</w:t>
      </w:r>
      <w:r w:rsidRPr="0061406D">
        <w:rPr>
          <w:rFonts w:ascii="Consolas" w:hAnsi="Consolas" w:cs="Times New Roman"/>
          <w:sz w:val="21"/>
          <w:szCs w:val="21"/>
        </w:rPr>
        <w:t xml:space="preserve">) </w:t>
      </w:r>
      <w:r w:rsidRPr="0061406D">
        <w:rPr>
          <w:rFonts w:ascii="Consolas" w:hAnsi="Consolas" w:cs="Times New Roman"/>
          <w:color w:val="0000FF"/>
          <w:sz w:val="21"/>
          <w:szCs w:val="21"/>
        </w:rPr>
        <w:t>port</w:t>
      </w:r>
      <w:r w:rsidRPr="0061406D">
        <w:rPr>
          <w:rFonts w:ascii="Consolas" w:hAnsi="Consolas" w:cs="Times New Roman"/>
          <w:sz w:val="21"/>
          <w:szCs w:val="21"/>
        </w:rPr>
        <w:t xml:space="preserve"> </w:t>
      </w:r>
      <w:r w:rsidRPr="0061406D">
        <w:rPr>
          <w:rFonts w:ascii="Consolas" w:hAnsi="Consolas" w:cs="Times New Roman"/>
          <w:color w:val="0000FF"/>
          <w:sz w:val="21"/>
          <w:szCs w:val="21"/>
        </w:rPr>
        <w:t>map</w:t>
      </w:r>
      <w:r w:rsidRPr="0061406D">
        <w:rPr>
          <w:rFonts w:ascii="Consolas" w:hAnsi="Consolas" w:cs="Times New Roman"/>
          <w:sz w:val="21"/>
          <w:szCs w:val="21"/>
        </w:rPr>
        <w:t xml:space="preserve"> (</w:t>
      </w:r>
    </w:p>
    <w:p w14:paraId="6E390B4C"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clk =&gt; clk_sig,</w:t>
      </w:r>
    </w:p>
    <w:p w14:paraId="1D734BAA"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pc_in =&gt; pc_in_sig,</w:t>
      </w:r>
    </w:p>
    <w:p w14:paraId="6B2A7646"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pc_out =&gt; pc_out_sig);</w:t>
      </w:r>
    </w:p>
    <w:p w14:paraId="57083A23" w14:textId="77777777" w:rsidR="0061406D" w:rsidRPr="0061406D" w:rsidRDefault="0061406D" w:rsidP="0061406D">
      <w:pPr>
        <w:shd w:val="clear" w:color="auto" w:fill="FFFFFF"/>
        <w:spacing w:after="240" w:line="285" w:lineRule="atLeast"/>
        <w:rPr>
          <w:rFonts w:ascii="Consolas" w:hAnsi="Consolas" w:cs="Times New Roman"/>
          <w:sz w:val="21"/>
          <w:szCs w:val="21"/>
        </w:rPr>
      </w:pPr>
    </w:p>
    <w:p w14:paraId="71AB4154"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proofErr w:type="gramStart"/>
      <w:r w:rsidRPr="0061406D">
        <w:rPr>
          <w:rFonts w:ascii="Consolas" w:hAnsi="Consolas" w:cs="Times New Roman"/>
          <w:sz w:val="21"/>
          <w:szCs w:val="21"/>
        </w:rPr>
        <w:t>clock :</w:t>
      </w:r>
      <w:proofErr w:type="gramEnd"/>
      <w:r w:rsidRPr="0061406D">
        <w:rPr>
          <w:rFonts w:ascii="Consolas" w:hAnsi="Consolas" w:cs="Times New Roman"/>
          <w:sz w:val="21"/>
          <w:szCs w:val="21"/>
        </w:rPr>
        <w:t xml:space="preserve"> </w:t>
      </w:r>
      <w:r w:rsidRPr="0061406D">
        <w:rPr>
          <w:rFonts w:ascii="Consolas" w:hAnsi="Consolas" w:cs="Times New Roman"/>
          <w:color w:val="0000FF"/>
          <w:sz w:val="21"/>
          <w:szCs w:val="21"/>
        </w:rPr>
        <w:t>process</w:t>
      </w:r>
    </w:p>
    <w:p w14:paraId="51F633F1"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r w:rsidRPr="0061406D">
        <w:rPr>
          <w:rFonts w:ascii="Consolas" w:hAnsi="Consolas" w:cs="Times New Roman"/>
          <w:color w:val="0000FF"/>
          <w:sz w:val="21"/>
          <w:szCs w:val="21"/>
        </w:rPr>
        <w:t>begin</w:t>
      </w:r>
    </w:p>
    <w:p w14:paraId="6D338B46"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r w:rsidRPr="0061406D">
        <w:rPr>
          <w:rFonts w:ascii="Consolas" w:hAnsi="Consolas" w:cs="Times New Roman"/>
          <w:color w:val="0000FF"/>
          <w:sz w:val="21"/>
          <w:szCs w:val="21"/>
        </w:rPr>
        <w:t>for</w:t>
      </w:r>
      <w:r w:rsidRPr="0061406D">
        <w:rPr>
          <w:rFonts w:ascii="Consolas" w:hAnsi="Consolas" w:cs="Times New Roman"/>
          <w:sz w:val="21"/>
          <w:szCs w:val="21"/>
        </w:rPr>
        <w:t xml:space="preserve"> i </w:t>
      </w:r>
      <w:r w:rsidRPr="0061406D">
        <w:rPr>
          <w:rFonts w:ascii="Consolas" w:hAnsi="Consolas" w:cs="Times New Roman"/>
          <w:color w:val="0000FF"/>
          <w:sz w:val="21"/>
          <w:szCs w:val="21"/>
        </w:rPr>
        <w:t>in</w:t>
      </w:r>
      <w:r w:rsidRPr="0061406D">
        <w:rPr>
          <w:rFonts w:ascii="Consolas" w:hAnsi="Consolas" w:cs="Times New Roman"/>
          <w:sz w:val="21"/>
          <w:szCs w:val="21"/>
        </w:rPr>
        <w:t xml:space="preserve"> </w:t>
      </w:r>
      <w:r w:rsidRPr="0061406D">
        <w:rPr>
          <w:rFonts w:ascii="Consolas" w:hAnsi="Consolas" w:cs="Times New Roman"/>
          <w:color w:val="098658"/>
          <w:sz w:val="21"/>
          <w:szCs w:val="21"/>
        </w:rPr>
        <w:t>0</w:t>
      </w:r>
      <w:r w:rsidRPr="0061406D">
        <w:rPr>
          <w:rFonts w:ascii="Consolas" w:hAnsi="Consolas" w:cs="Times New Roman"/>
          <w:sz w:val="21"/>
          <w:szCs w:val="21"/>
        </w:rPr>
        <w:t xml:space="preserve"> </w:t>
      </w:r>
      <w:r w:rsidRPr="0061406D">
        <w:rPr>
          <w:rFonts w:ascii="Consolas" w:hAnsi="Consolas" w:cs="Times New Roman"/>
          <w:color w:val="0000FF"/>
          <w:sz w:val="21"/>
          <w:szCs w:val="21"/>
        </w:rPr>
        <w:t>to</w:t>
      </w:r>
      <w:r w:rsidRPr="0061406D">
        <w:rPr>
          <w:rFonts w:ascii="Consolas" w:hAnsi="Consolas" w:cs="Times New Roman"/>
          <w:sz w:val="21"/>
          <w:szCs w:val="21"/>
        </w:rPr>
        <w:t xml:space="preserve"> </w:t>
      </w:r>
      <w:r w:rsidRPr="0061406D">
        <w:rPr>
          <w:rFonts w:ascii="Consolas" w:hAnsi="Consolas" w:cs="Times New Roman"/>
          <w:color w:val="098658"/>
          <w:sz w:val="21"/>
          <w:szCs w:val="21"/>
        </w:rPr>
        <w:t>2</w:t>
      </w:r>
      <w:r w:rsidRPr="0061406D">
        <w:rPr>
          <w:rFonts w:ascii="Consolas" w:hAnsi="Consolas" w:cs="Times New Roman"/>
          <w:sz w:val="21"/>
          <w:szCs w:val="21"/>
        </w:rPr>
        <w:t xml:space="preserve"> * (NUM_VALS) </w:t>
      </w:r>
      <w:r w:rsidRPr="0061406D">
        <w:rPr>
          <w:rFonts w:ascii="Consolas" w:hAnsi="Consolas" w:cs="Times New Roman"/>
          <w:color w:val="0000FF"/>
          <w:sz w:val="21"/>
          <w:szCs w:val="21"/>
        </w:rPr>
        <w:t>loop</w:t>
      </w:r>
    </w:p>
    <w:p w14:paraId="6D72FDC1"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clk_sig &lt;= </w:t>
      </w:r>
      <w:r w:rsidRPr="0061406D">
        <w:rPr>
          <w:rFonts w:ascii="Consolas" w:hAnsi="Consolas" w:cs="Times New Roman"/>
          <w:color w:val="0000FF"/>
          <w:sz w:val="21"/>
          <w:szCs w:val="21"/>
        </w:rPr>
        <w:t>NOT</w:t>
      </w:r>
      <w:r w:rsidRPr="0061406D">
        <w:rPr>
          <w:rFonts w:ascii="Consolas" w:hAnsi="Consolas" w:cs="Times New Roman"/>
          <w:sz w:val="21"/>
          <w:szCs w:val="21"/>
        </w:rPr>
        <w:t xml:space="preserve"> clk_sig;</w:t>
      </w:r>
    </w:p>
    <w:p w14:paraId="6F7DC2BB"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r w:rsidRPr="0061406D">
        <w:rPr>
          <w:rFonts w:ascii="Consolas" w:hAnsi="Consolas" w:cs="Times New Roman"/>
          <w:color w:val="0000FF"/>
          <w:sz w:val="21"/>
          <w:szCs w:val="21"/>
        </w:rPr>
        <w:t>wait</w:t>
      </w:r>
      <w:r w:rsidRPr="0061406D">
        <w:rPr>
          <w:rFonts w:ascii="Consolas" w:hAnsi="Consolas" w:cs="Times New Roman"/>
          <w:sz w:val="21"/>
          <w:szCs w:val="21"/>
        </w:rPr>
        <w:t xml:space="preserve"> </w:t>
      </w:r>
      <w:r w:rsidRPr="0061406D">
        <w:rPr>
          <w:rFonts w:ascii="Consolas" w:hAnsi="Consolas" w:cs="Times New Roman"/>
          <w:color w:val="0000FF"/>
          <w:sz w:val="21"/>
          <w:szCs w:val="21"/>
        </w:rPr>
        <w:t>for</w:t>
      </w:r>
      <w:r w:rsidRPr="0061406D">
        <w:rPr>
          <w:rFonts w:ascii="Consolas" w:hAnsi="Consolas" w:cs="Times New Roman"/>
          <w:sz w:val="21"/>
          <w:szCs w:val="21"/>
        </w:rPr>
        <w:t xml:space="preserve"> TIME_DELAY/</w:t>
      </w:r>
      <w:r w:rsidRPr="0061406D">
        <w:rPr>
          <w:rFonts w:ascii="Consolas" w:hAnsi="Consolas" w:cs="Times New Roman"/>
          <w:color w:val="098658"/>
          <w:sz w:val="21"/>
          <w:szCs w:val="21"/>
        </w:rPr>
        <w:t>2</w:t>
      </w:r>
      <w:r w:rsidRPr="0061406D">
        <w:rPr>
          <w:rFonts w:ascii="Consolas" w:hAnsi="Consolas" w:cs="Times New Roman"/>
          <w:sz w:val="21"/>
          <w:szCs w:val="21"/>
        </w:rPr>
        <w:t>;</w:t>
      </w:r>
    </w:p>
    <w:p w14:paraId="46A4763F"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r w:rsidRPr="0061406D">
        <w:rPr>
          <w:rFonts w:ascii="Consolas" w:hAnsi="Consolas" w:cs="Times New Roman"/>
          <w:color w:val="0000FF"/>
          <w:sz w:val="21"/>
          <w:szCs w:val="21"/>
        </w:rPr>
        <w:t>end</w:t>
      </w:r>
      <w:r w:rsidRPr="0061406D">
        <w:rPr>
          <w:rFonts w:ascii="Consolas" w:hAnsi="Consolas" w:cs="Times New Roman"/>
          <w:sz w:val="21"/>
          <w:szCs w:val="21"/>
        </w:rPr>
        <w:t xml:space="preserve"> </w:t>
      </w:r>
      <w:r w:rsidRPr="0061406D">
        <w:rPr>
          <w:rFonts w:ascii="Consolas" w:hAnsi="Consolas" w:cs="Times New Roman"/>
          <w:color w:val="0000FF"/>
          <w:sz w:val="21"/>
          <w:szCs w:val="21"/>
        </w:rPr>
        <w:t>loop</w:t>
      </w:r>
      <w:r w:rsidRPr="0061406D">
        <w:rPr>
          <w:rFonts w:ascii="Consolas" w:hAnsi="Consolas" w:cs="Times New Roman"/>
          <w:sz w:val="21"/>
          <w:szCs w:val="21"/>
        </w:rPr>
        <w:t>;</w:t>
      </w:r>
    </w:p>
    <w:p w14:paraId="2E592189"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r w:rsidRPr="0061406D">
        <w:rPr>
          <w:rFonts w:ascii="Consolas" w:hAnsi="Consolas" w:cs="Times New Roman"/>
          <w:color w:val="0000FF"/>
          <w:sz w:val="21"/>
          <w:szCs w:val="21"/>
        </w:rPr>
        <w:t>wait</w:t>
      </w:r>
      <w:r w:rsidRPr="0061406D">
        <w:rPr>
          <w:rFonts w:ascii="Consolas" w:hAnsi="Consolas" w:cs="Times New Roman"/>
          <w:sz w:val="21"/>
          <w:szCs w:val="21"/>
        </w:rPr>
        <w:t>;</w:t>
      </w:r>
    </w:p>
    <w:p w14:paraId="2C6845A9"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r w:rsidRPr="0061406D">
        <w:rPr>
          <w:rFonts w:ascii="Consolas" w:hAnsi="Consolas" w:cs="Times New Roman"/>
          <w:color w:val="0000FF"/>
          <w:sz w:val="21"/>
          <w:szCs w:val="21"/>
        </w:rPr>
        <w:t>end</w:t>
      </w:r>
      <w:r w:rsidRPr="0061406D">
        <w:rPr>
          <w:rFonts w:ascii="Consolas" w:hAnsi="Consolas" w:cs="Times New Roman"/>
          <w:sz w:val="21"/>
          <w:szCs w:val="21"/>
        </w:rPr>
        <w:t xml:space="preserve"> </w:t>
      </w:r>
      <w:r w:rsidRPr="0061406D">
        <w:rPr>
          <w:rFonts w:ascii="Consolas" w:hAnsi="Consolas" w:cs="Times New Roman"/>
          <w:color w:val="0000FF"/>
          <w:sz w:val="21"/>
          <w:szCs w:val="21"/>
        </w:rPr>
        <w:t>process</w:t>
      </w:r>
      <w:r w:rsidRPr="0061406D">
        <w:rPr>
          <w:rFonts w:ascii="Consolas" w:hAnsi="Consolas" w:cs="Times New Roman"/>
          <w:sz w:val="21"/>
          <w:szCs w:val="21"/>
        </w:rPr>
        <w:t xml:space="preserve"> clock;</w:t>
      </w:r>
    </w:p>
    <w:p w14:paraId="37452369"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w:t>
      </w:r>
    </w:p>
    <w:p w14:paraId="726C43C4"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w:t>
      </w:r>
      <w:proofErr w:type="gramStart"/>
      <w:r w:rsidRPr="0061406D">
        <w:rPr>
          <w:rFonts w:ascii="Consolas" w:hAnsi="Consolas" w:cs="Times New Roman"/>
          <w:sz w:val="21"/>
          <w:szCs w:val="21"/>
        </w:rPr>
        <w:t>stimulus :</w:t>
      </w:r>
      <w:proofErr w:type="gramEnd"/>
      <w:r w:rsidRPr="0061406D">
        <w:rPr>
          <w:rFonts w:ascii="Consolas" w:hAnsi="Consolas" w:cs="Times New Roman"/>
          <w:sz w:val="21"/>
          <w:szCs w:val="21"/>
        </w:rPr>
        <w:t xml:space="preserve"> </w:t>
      </w:r>
      <w:r w:rsidRPr="0061406D">
        <w:rPr>
          <w:rFonts w:ascii="Consolas" w:hAnsi="Consolas" w:cs="Times New Roman"/>
          <w:color w:val="0000FF"/>
          <w:sz w:val="21"/>
          <w:szCs w:val="21"/>
        </w:rPr>
        <w:t>process</w:t>
      </w:r>
    </w:p>
    <w:p w14:paraId="3E70A120"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r w:rsidRPr="0061406D">
        <w:rPr>
          <w:rFonts w:ascii="Consolas" w:hAnsi="Consolas" w:cs="Times New Roman"/>
          <w:color w:val="0000FF"/>
          <w:sz w:val="21"/>
          <w:szCs w:val="21"/>
        </w:rPr>
        <w:t>begin</w:t>
      </w:r>
    </w:p>
    <w:p w14:paraId="01E22A43"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r w:rsidRPr="0061406D">
        <w:rPr>
          <w:rFonts w:ascii="Consolas" w:hAnsi="Consolas" w:cs="Times New Roman"/>
          <w:color w:val="0000FF"/>
          <w:sz w:val="21"/>
          <w:szCs w:val="21"/>
        </w:rPr>
        <w:t>for</w:t>
      </w:r>
      <w:r w:rsidRPr="0061406D">
        <w:rPr>
          <w:rFonts w:ascii="Consolas" w:hAnsi="Consolas" w:cs="Times New Roman"/>
          <w:sz w:val="21"/>
          <w:szCs w:val="21"/>
        </w:rPr>
        <w:t xml:space="preserve"> i </w:t>
      </w:r>
      <w:r w:rsidRPr="0061406D">
        <w:rPr>
          <w:rFonts w:ascii="Consolas" w:hAnsi="Consolas" w:cs="Times New Roman"/>
          <w:color w:val="0000FF"/>
          <w:sz w:val="21"/>
          <w:szCs w:val="21"/>
        </w:rPr>
        <w:t>in</w:t>
      </w:r>
      <w:r w:rsidRPr="0061406D">
        <w:rPr>
          <w:rFonts w:ascii="Consolas" w:hAnsi="Consolas" w:cs="Times New Roman"/>
          <w:sz w:val="21"/>
          <w:szCs w:val="21"/>
        </w:rPr>
        <w:t xml:space="preserve"> </w:t>
      </w:r>
      <w:r w:rsidRPr="0061406D">
        <w:rPr>
          <w:rFonts w:ascii="Consolas" w:hAnsi="Consolas" w:cs="Times New Roman"/>
          <w:color w:val="098658"/>
          <w:sz w:val="21"/>
          <w:szCs w:val="21"/>
        </w:rPr>
        <w:t>0</w:t>
      </w:r>
      <w:r w:rsidRPr="0061406D">
        <w:rPr>
          <w:rFonts w:ascii="Consolas" w:hAnsi="Consolas" w:cs="Times New Roman"/>
          <w:sz w:val="21"/>
          <w:szCs w:val="21"/>
        </w:rPr>
        <w:t xml:space="preserve"> </w:t>
      </w:r>
      <w:r w:rsidRPr="0061406D">
        <w:rPr>
          <w:rFonts w:ascii="Consolas" w:hAnsi="Consolas" w:cs="Times New Roman"/>
          <w:color w:val="0000FF"/>
          <w:sz w:val="21"/>
          <w:szCs w:val="21"/>
        </w:rPr>
        <w:t>to</w:t>
      </w:r>
      <w:r w:rsidRPr="0061406D">
        <w:rPr>
          <w:rFonts w:ascii="Consolas" w:hAnsi="Consolas" w:cs="Times New Roman"/>
          <w:sz w:val="21"/>
          <w:szCs w:val="21"/>
        </w:rPr>
        <w:t xml:space="preserve"> (NUM_VALS - </w:t>
      </w:r>
      <w:r w:rsidRPr="0061406D">
        <w:rPr>
          <w:rFonts w:ascii="Consolas" w:hAnsi="Consolas" w:cs="Times New Roman"/>
          <w:color w:val="098658"/>
          <w:sz w:val="21"/>
          <w:szCs w:val="21"/>
        </w:rPr>
        <w:t>1</w:t>
      </w:r>
      <w:r w:rsidRPr="0061406D">
        <w:rPr>
          <w:rFonts w:ascii="Consolas" w:hAnsi="Consolas" w:cs="Times New Roman"/>
          <w:sz w:val="21"/>
          <w:szCs w:val="21"/>
        </w:rPr>
        <w:t xml:space="preserve">) </w:t>
      </w:r>
      <w:r w:rsidRPr="0061406D">
        <w:rPr>
          <w:rFonts w:ascii="Consolas" w:hAnsi="Consolas" w:cs="Times New Roman"/>
          <w:color w:val="0000FF"/>
          <w:sz w:val="21"/>
          <w:szCs w:val="21"/>
        </w:rPr>
        <w:t>loop</w:t>
      </w:r>
    </w:p>
    <w:p w14:paraId="5C7BF373"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pc_in_sig &lt;= pc_in_vals(i);</w:t>
      </w:r>
    </w:p>
    <w:p w14:paraId="1A377BF1"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lastRenderedPageBreak/>
        <w:t xml:space="preserve">              </w:t>
      </w:r>
      <w:r w:rsidRPr="0061406D">
        <w:rPr>
          <w:rFonts w:ascii="Consolas" w:hAnsi="Consolas" w:cs="Times New Roman"/>
          <w:color w:val="0000FF"/>
          <w:sz w:val="21"/>
          <w:szCs w:val="21"/>
        </w:rPr>
        <w:t>wait</w:t>
      </w:r>
      <w:r w:rsidRPr="0061406D">
        <w:rPr>
          <w:rFonts w:ascii="Consolas" w:hAnsi="Consolas" w:cs="Times New Roman"/>
          <w:sz w:val="21"/>
          <w:szCs w:val="21"/>
        </w:rPr>
        <w:t xml:space="preserve"> </w:t>
      </w:r>
      <w:r w:rsidRPr="0061406D">
        <w:rPr>
          <w:rFonts w:ascii="Consolas" w:hAnsi="Consolas" w:cs="Times New Roman"/>
          <w:color w:val="0000FF"/>
          <w:sz w:val="21"/>
          <w:szCs w:val="21"/>
        </w:rPr>
        <w:t>for</w:t>
      </w:r>
      <w:r w:rsidRPr="0061406D">
        <w:rPr>
          <w:rFonts w:ascii="Consolas" w:hAnsi="Consolas" w:cs="Times New Roman"/>
          <w:sz w:val="21"/>
          <w:szCs w:val="21"/>
        </w:rPr>
        <w:t xml:space="preserve"> TIME_DELAY;</w:t>
      </w:r>
    </w:p>
    <w:p w14:paraId="5D9A8C03"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r w:rsidRPr="0061406D">
        <w:rPr>
          <w:rFonts w:ascii="Consolas" w:hAnsi="Consolas" w:cs="Times New Roman"/>
          <w:color w:val="0000FF"/>
          <w:sz w:val="21"/>
          <w:szCs w:val="21"/>
        </w:rPr>
        <w:t>end</w:t>
      </w:r>
      <w:r w:rsidRPr="0061406D">
        <w:rPr>
          <w:rFonts w:ascii="Consolas" w:hAnsi="Consolas" w:cs="Times New Roman"/>
          <w:sz w:val="21"/>
          <w:szCs w:val="21"/>
        </w:rPr>
        <w:t xml:space="preserve"> </w:t>
      </w:r>
      <w:r w:rsidRPr="0061406D">
        <w:rPr>
          <w:rFonts w:ascii="Consolas" w:hAnsi="Consolas" w:cs="Times New Roman"/>
          <w:color w:val="0000FF"/>
          <w:sz w:val="21"/>
          <w:szCs w:val="21"/>
        </w:rPr>
        <w:t>loop</w:t>
      </w:r>
      <w:r w:rsidRPr="0061406D">
        <w:rPr>
          <w:rFonts w:ascii="Consolas" w:hAnsi="Consolas" w:cs="Times New Roman"/>
          <w:sz w:val="21"/>
          <w:szCs w:val="21"/>
        </w:rPr>
        <w:t>;</w:t>
      </w:r>
    </w:p>
    <w:p w14:paraId="0CFA4987"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r w:rsidRPr="0061406D">
        <w:rPr>
          <w:rFonts w:ascii="Consolas" w:hAnsi="Consolas" w:cs="Times New Roman"/>
          <w:color w:val="0000FF"/>
          <w:sz w:val="21"/>
          <w:szCs w:val="21"/>
        </w:rPr>
        <w:t>wait</w:t>
      </w:r>
      <w:r w:rsidRPr="0061406D">
        <w:rPr>
          <w:rFonts w:ascii="Consolas" w:hAnsi="Consolas" w:cs="Times New Roman"/>
          <w:sz w:val="21"/>
          <w:szCs w:val="21"/>
        </w:rPr>
        <w:t>;</w:t>
      </w:r>
    </w:p>
    <w:p w14:paraId="78E36BDF"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r w:rsidRPr="0061406D">
        <w:rPr>
          <w:rFonts w:ascii="Consolas" w:hAnsi="Consolas" w:cs="Times New Roman"/>
          <w:color w:val="0000FF"/>
          <w:sz w:val="21"/>
          <w:szCs w:val="21"/>
        </w:rPr>
        <w:t>end</w:t>
      </w:r>
      <w:r w:rsidRPr="0061406D">
        <w:rPr>
          <w:rFonts w:ascii="Consolas" w:hAnsi="Consolas" w:cs="Times New Roman"/>
          <w:sz w:val="21"/>
          <w:szCs w:val="21"/>
        </w:rPr>
        <w:t xml:space="preserve"> </w:t>
      </w:r>
      <w:r w:rsidRPr="0061406D">
        <w:rPr>
          <w:rFonts w:ascii="Consolas" w:hAnsi="Consolas" w:cs="Times New Roman"/>
          <w:color w:val="0000FF"/>
          <w:sz w:val="21"/>
          <w:szCs w:val="21"/>
        </w:rPr>
        <w:t>process</w:t>
      </w:r>
      <w:r w:rsidRPr="0061406D">
        <w:rPr>
          <w:rFonts w:ascii="Consolas" w:hAnsi="Consolas" w:cs="Times New Roman"/>
          <w:sz w:val="21"/>
          <w:szCs w:val="21"/>
        </w:rPr>
        <w:t xml:space="preserve"> stimulus;</w:t>
      </w:r>
    </w:p>
    <w:p w14:paraId="47AE542E"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xml:space="preserve">        </w:t>
      </w:r>
    </w:p>
    <w:p w14:paraId="05E04075"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sz w:val="21"/>
          <w:szCs w:val="21"/>
        </w:rPr>
        <w:t> </w:t>
      </w:r>
    </w:p>
    <w:p w14:paraId="07157085" w14:textId="77777777" w:rsidR="0061406D" w:rsidRPr="0061406D" w:rsidRDefault="0061406D" w:rsidP="0061406D">
      <w:pPr>
        <w:shd w:val="clear" w:color="auto" w:fill="FFFFFF"/>
        <w:spacing w:line="285" w:lineRule="atLeast"/>
        <w:rPr>
          <w:rFonts w:ascii="Consolas" w:hAnsi="Consolas" w:cs="Times New Roman"/>
          <w:sz w:val="21"/>
          <w:szCs w:val="21"/>
        </w:rPr>
      </w:pPr>
    </w:p>
    <w:p w14:paraId="5C8A51A4" w14:textId="77777777" w:rsidR="0061406D" w:rsidRPr="0061406D" w:rsidRDefault="0061406D" w:rsidP="0061406D">
      <w:pPr>
        <w:shd w:val="clear" w:color="auto" w:fill="FFFFFF"/>
        <w:spacing w:line="285" w:lineRule="atLeast"/>
        <w:rPr>
          <w:rFonts w:ascii="Consolas" w:hAnsi="Consolas" w:cs="Times New Roman"/>
          <w:sz w:val="21"/>
          <w:szCs w:val="21"/>
        </w:rPr>
      </w:pPr>
      <w:r w:rsidRPr="0061406D">
        <w:rPr>
          <w:rFonts w:ascii="Consolas" w:hAnsi="Consolas" w:cs="Times New Roman"/>
          <w:color w:val="0000FF"/>
          <w:sz w:val="21"/>
          <w:szCs w:val="21"/>
        </w:rPr>
        <w:t>end</w:t>
      </w:r>
      <w:r w:rsidRPr="0061406D">
        <w:rPr>
          <w:rFonts w:ascii="Consolas" w:hAnsi="Consolas" w:cs="Times New Roman"/>
          <w:sz w:val="21"/>
          <w:szCs w:val="21"/>
        </w:rPr>
        <w:t xml:space="preserve"> behavior;</w:t>
      </w:r>
    </w:p>
    <w:p w14:paraId="416AEAAD" w14:textId="77777777" w:rsidR="0061406D" w:rsidRPr="0061406D" w:rsidRDefault="0061406D" w:rsidP="0061406D">
      <w:pPr>
        <w:shd w:val="clear" w:color="auto" w:fill="FFFFFF"/>
        <w:spacing w:line="285" w:lineRule="atLeast"/>
        <w:rPr>
          <w:rFonts w:ascii="Consolas" w:hAnsi="Consolas" w:cs="Times New Roman"/>
          <w:sz w:val="21"/>
          <w:szCs w:val="21"/>
        </w:rPr>
      </w:pPr>
    </w:p>
    <w:p w14:paraId="2087BAA0" w14:textId="77777777" w:rsidR="00747699" w:rsidRPr="00747699" w:rsidRDefault="00747699" w:rsidP="00AE0599"/>
    <w:p w14:paraId="44C0BA23" w14:textId="1F6E2BF3" w:rsidR="00747699" w:rsidRDefault="00631DEE" w:rsidP="00724F28">
      <w:r>
        <w:rPr>
          <w:noProof/>
        </w:rPr>
        <w:drawing>
          <wp:inline distT="0" distB="0" distL="0" distR="0" wp14:anchorId="6098D75A" wp14:editId="32A2B755">
            <wp:extent cx="5943600" cy="25101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48533B55" w14:textId="3C18129B" w:rsidR="00747699" w:rsidRDefault="00747699" w:rsidP="00724F28"/>
    <w:p w14:paraId="028E9F47" w14:textId="3481078A" w:rsidR="00747699" w:rsidRDefault="00747699" w:rsidP="00724F28"/>
    <w:p w14:paraId="550AFB12" w14:textId="214ECC64" w:rsidR="00747699" w:rsidRDefault="00747699" w:rsidP="00724F28"/>
    <w:p w14:paraId="6703CC8D" w14:textId="17CB2E38" w:rsidR="00747699" w:rsidRDefault="00747699" w:rsidP="00724F28"/>
    <w:p w14:paraId="68B8CA85" w14:textId="143E48A7" w:rsidR="00747699" w:rsidRDefault="00747699" w:rsidP="00724F28"/>
    <w:p w14:paraId="3475FD92" w14:textId="2D8D87C8" w:rsidR="00747699" w:rsidRDefault="00747699" w:rsidP="00724F28"/>
    <w:p w14:paraId="299ED0E9" w14:textId="4CC13889" w:rsidR="00747699" w:rsidRDefault="00747699" w:rsidP="00724F28"/>
    <w:p w14:paraId="2BA2BAF5" w14:textId="1CEB2505" w:rsidR="00747699" w:rsidRDefault="00747699" w:rsidP="00724F28"/>
    <w:p w14:paraId="03F7E665" w14:textId="584E5F4C" w:rsidR="00747699" w:rsidRDefault="00747699" w:rsidP="00724F28"/>
    <w:p w14:paraId="51AABFB3" w14:textId="1E890EBF" w:rsidR="00747699" w:rsidRDefault="00747699" w:rsidP="00724F28"/>
    <w:p w14:paraId="0B076B44" w14:textId="36AAB3D2" w:rsidR="00747699" w:rsidRDefault="00747699" w:rsidP="00724F28"/>
    <w:p w14:paraId="4DC147E5" w14:textId="0AEFF669" w:rsidR="00747699" w:rsidRDefault="00747699" w:rsidP="00724F28"/>
    <w:p w14:paraId="32CCC1EF" w14:textId="7438B29B" w:rsidR="00747699" w:rsidRDefault="00747699" w:rsidP="00724F28"/>
    <w:p w14:paraId="3E28DAC5" w14:textId="405D9826" w:rsidR="00747699" w:rsidRDefault="00747699" w:rsidP="00724F28"/>
    <w:p w14:paraId="61A2C8D0" w14:textId="3CFEB9B1" w:rsidR="00747699" w:rsidRDefault="00747699" w:rsidP="00724F28"/>
    <w:p w14:paraId="132684E2" w14:textId="47C493D0" w:rsidR="00747699" w:rsidRDefault="00747699" w:rsidP="00724F28"/>
    <w:p w14:paraId="5B6777DD" w14:textId="2B6E494E" w:rsidR="00747699" w:rsidRDefault="00747699" w:rsidP="00724F28"/>
    <w:p w14:paraId="40FEFE04" w14:textId="1163C0A3" w:rsidR="00747699" w:rsidRDefault="00747699" w:rsidP="00724F28"/>
    <w:p w14:paraId="022B202A" w14:textId="3322553C" w:rsidR="00747699" w:rsidRDefault="00747699" w:rsidP="00724F28"/>
    <w:p w14:paraId="472CA382" w14:textId="77777777" w:rsidR="00666038" w:rsidRDefault="00666038" w:rsidP="00724F28"/>
    <w:p w14:paraId="7F4FFDD6" w14:textId="0BB4DE8A" w:rsidR="00747699" w:rsidRDefault="00747699" w:rsidP="00724F28">
      <w:r>
        <w:lastRenderedPageBreak/>
        <w:t>RegFileTestbench:</w:t>
      </w:r>
    </w:p>
    <w:p w14:paraId="096D7351"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color w:val="0000FF"/>
          <w:sz w:val="21"/>
          <w:szCs w:val="21"/>
        </w:rPr>
        <w:t>library</w:t>
      </w:r>
      <w:r w:rsidRPr="00731CAA">
        <w:rPr>
          <w:rFonts w:ascii="Consolas" w:hAnsi="Consolas" w:cs="Times New Roman"/>
          <w:sz w:val="21"/>
          <w:szCs w:val="21"/>
        </w:rPr>
        <w:t xml:space="preserve"> IEEE;</w:t>
      </w:r>
    </w:p>
    <w:p w14:paraId="46ED9F53"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color w:val="0000FF"/>
          <w:sz w:val="21"/>
          <w:szCs w:val="21"/>
        </w:rPr>
        <w:t>use</w:t>
      </w:r>
      <w:r w:rsidRPr="00731CAA">
        <w:rPr>
          <w:rFonts w:ascii="Consolas" w:hAnsi="Consolas" w:cs="Times New Roman"/>
          <w:sz w:val="21"/>
          <w:szCs w:val="21"/>
        </w:rPr>
        <w:t xml:space="preserve"> IEEE.std_logic_1164.</w:t>
      </w:r>
      <w:r w:rsidRPr="00731CAA">
        <w:rPr>
          <w:rFonts w:ascii="Consolas" w:hAnsi="Consolas" w:cs="Times New Roman"/>
          <w:color w:val="0000FF"/>
          <w:sz w:val="21"/>
          <w:szCs w:val="21"/>
        </w:rPr>
        <w:t>all</w:t>
      </w:r>
      <w:r w:rsidRPr="00731CAA">
        <w:rPr>
          <w:rFonts w:ascii="Consolas" w:hAnsi="Consolas" w:cs="Times New Roman"/>
          <w:sz w:val="21"/>
          <w:szCs w:val="21"/>
        </w:rPr>
        <w:t>;</w:t>
      </w:r>
    </w:p>
    <w:p w14:paraId="25061622"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color w:val="0000FF"/>
          <w:sz w:val="21"/>
          <w:szCs w:val="21"/>
        </w:rPr>
        <w:t>use</w:t>
      </w:r>
      <w:r w:rsidRPr="00731CAA">
        <w:rPr>
          <w:rFonts w:ascii="Consolas" w:hAnsi="Consolas" w:cs="Times New Roman"/>
          <w:sz w:val="21"/>
          <w:szCs w:val="21"/>
        </w:rPr>
        <w:t xml:space="preserve"> IEEE.numeric_std.</w:t>
      </w:r>
      <w:r w:rsidRPr="00731CAA">
        <w:rPr>
          <w:rFonts w:ascii="Consolas" w:hAnsi="Consolas" w:cs="Times New Roman"/>
          <w:color w:val="0000FF"/>
          <w:sz w:val="21"/>
          <w:szCs w:val="21"/>
        </w:rPr>
        <w:t>all</w:t>
      </w:r>
      <w:r w:rsidRPr="00731CAA">
        <w:rPr>
          <w:rFonts w:ascii="Consolas" w:hAnsi="Consolas" w:cs="Times New Roman"/>
          <w:sz w:val="21"/>
          <w:szCs w:val="21"/>
        </w:rPr>
        <w:t>;</w:t>
      </w:r>
    </w:p>
    <w:p w14:paraId="758BEE2A" w14:textId="77777777" w:rsidR="00731CAA" w:rsidRPr="00731CAA" w:rsidRDefault="00731CAA" w:rsidP="00731CAA">
      <w:pPr>
        <w:shd w:val="clear" w:color="auto" w:fill="FFFFFF"/>
        <w:spacing w:line="285" w:lineRule="atLeast"/>
        <w:rPr>
          <w:rFonts w:ascii="Consolas" w:hAnsi="Consolas" w:cs="Times New Roman"/>
          <w:sz w:val="21"/>
          <w:szCs w:val="21"/>
        </w:rPr>
      </w:pPr>
    </w:p>
    <w:p w14:paraId="143CBCF8"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color w:val="0000FF"/>
          <w:sz w:val="21"/>
          <w:szCs w:val="21"/>
        </w:rPr>
        <w:t>entity</w:t>
      </w:r>
      <w:r w:rsidRPr="00731CAA">
        <w:rPr>
          <w:rFonts w:ascii="Consolas" w:hAnsi="Consolas" w:cs="Times New Roman"/>
          <w:sz w:val="21"/>
          <w:szCs w:val="21"/>
        </w:rPr>
        <w:t xml:space="preserve"> RegFileTestbench </w:t>
      </w:r>
      <w:r w:rsidRPr="00731CAA">
        <w:rPr>
          <w:rFonts w:ascii="Consolas" w:hAnsi="Consolas" w:cs="Times New Roman"/>
          <w:color w:val="0000FF"/>
          <w:sz w:val="21"/>
          <w:szCs w:val="21"/>
        </w:rPr>
        <w:t>is</w:t>
      </w:r>
    </w:p>
    <w:p w14:paraId="792A255F"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color w:val="0000FF"/>
          <w:sz w:val="21"/>
          <w:szCs w:val="21"/>
        </w:rPr>
        <w:t>end</w:t>
      </w:r>
      <w:r w:rsidRPr="00731CAA">
        <w:rPr>
          <w:rFonts w:ascii="Consolas" w:hAnsi="Consolas" w:cs="Times New Roman"/>
          <w:sz w:val="21"/>
          <w:szCs w:val="21"/>
        </w:rPr>
        <w:t xml:space="preserve"> RegFileTestbench;</w:t>
      </w:r>
    </w:p>
    <w:p w14:paraId="60E89EF4" w14:textId="77777777" w:rsidR="00731CAA" w:rsidRPr="00731CAA" w:rsidRDefault="00731CAA" w:rsidP="00731CAA">
      <w:pPr>
        <w:shd w:val="clear" w:color="auto" w:fill="FFFFFF"/>
        <w:spacing w:line="285" w:lineRule="atLeast"/>
        <w:rPr>
          <w:rFonts w:ascii="Consolas" w:hAnsi="Consolas" w:cs="Times New Roman"/>
          <w:sz w:val="21"/>
          <w:szCs w:val="21"/>
        </w:rPr>
      </w:pPr>
    </w:p>
    <w:p w14:paraId="5726D0C7"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color w:val="0000FF"/>
          <w:sz w:val="21"/>
          <w:szCs w:val="21"/>
        </w:rPr>
        <w:t>architecture</w:t>
      </w:r>
      <w:r w:rsidRPr="00731CAA">
        <w:rPr>
          <w:rFonts w:ascii="Consolas" w:hAnsi="Consolas" w:cs="Times New Roman"/>
          <w:sz w:val="21"/>
          <w:szCs w:val="21"/>
        </w:rPr>
        <w:t xml:space="preserve"> behavior </w:t>
      </w:r>
      <w:r w:rsidRPr="00731CAA">
        <w:rPr>
          <w:rFonts w:ascii="Consolas" w:hAnsi="Consolas" w:cs="Times New Roman"/>
          <w:color w:val="0000FF"/>
          <w:sz w:val="21"/>
          <w:szCs w:val="21"/>
        </w:rPr>
        <w:t>of</w:t>
      </w:r>
      <w:r w:rsidRPr="00731CAA">
        <w:rPr>
          <w:rFonts w:ascii="Consolas" w:hAnsi="Consolas" w:cs="Times New Roman"/>
          <w:sz w:val="21"/>
          <w:szCs w:val="21"/>
        </w:rPr>
        <w:t xml:space="preserve"> RegFileTestbench </w:t>
      </w:r>
      <w:r w:rsidRPr="00731CAA">
        <w:rPr>
          <w:rFonts w:ascii="Consolas" w:hAnsi="Consolas" w:cs="Times New Roman"/>
          <w:color w:val="0000FF"/>
          <w:sz w:val="21"/>
          <w:szCs w:val="21"/>
        </w:rPr>
        <w:t>is</w:t>
      </w:r>
    </w:p>
    <w:p w14:paraId="07244FD8"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constant</w:t>
      </w:r>
      <w:r w:rsidRPr="00731CAA">
        <w:rPr>
          <w:rFonts w:ascii="Consolas" w:hAnsi="Consolas" w:cs="Times New Roman"/>
          <w:sz w:val="21"/>
          <w:szCs w:val="21"/>
        </w:rPr>
        <w:t xml:space="preserve"> TIME_</w:t>
      </w:r>
      <w:proofErr w:type="gramStart"/>
      <w:r w:rsidRPr="00731CAA">
        <w:rPr>
          <w:rFonts w:ascii="Consolas" w:hAnsi="Consolas" w:cs="Times New Roman"/>
          <w:sz w:val="21"/>
          <w:szCs w:val="21"/>
        </w:rPr>
        <w:t>DELAY :</w:t>
      </w:r>
      <w:proofErr w:type="gramEnd"/>
      <w:r w:rsidRPr="00731CAA">
        <w:rPr>
          <w:rFonts w:ascii="Consolas" w:hAnsi="Consolas" w:cs="Times New Roman"/>
          <w:sz w:val="21"/>
          <w:szCs w:val="21"/>
        </w:rPr>
        <w:t xml:space="preserve"> time := </w:t>
      </w:r>
      <w:r w:rsidRPr="00731CAA">
        <w:rPr>
          <w:rFonts w:ascii="Consolas" w:hAnsi="Consolas" w:cs="Times New Roman"/>
          <w:color w:val="098658"/>
          <w:sz w:val="21"/>
          <w:szCs w:val="21"/>
        </w:rPr>
        <w:t>20</w:t>
      </w:r>
      <w:r w:rsidRPr="00731CAA">
        <w:rPr>
          <w:rFonts w:ascii="Consolas" w:hAnsi="Consolas" w:cs="Times New Roman"/>
          <w:sz w:val="21"/>
          <w:szCs w:val="21"/>
        </w:rPr>
        <w:t xml:space="preserve"> ns;</w:t>
      </w:r>
    </w:p>
    <w:p w14:paraId="1717B403"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constant</w:t>
      </w:r>
      <w:r w:rsidRPr="00731CAA">
        <w:rPr>
          <w:rFonts w:ascii="Consolas" w:hAnsi="Consolas" w:cs="Times New Roman"/>
          <w:sz w:val="21"/>
          <w:szCs w:val="21"/>
        </w:rPr>
        <w:t xml:space="preserve"> NUM_</w:t>
      </w:r>
      <w:proofErr w:type="gramStart"/>
      <w:r w:rsidRPr="00731CAA">
        <w:rPr>
          <w:rFonts w:ascii="Consolas" w:hAnsi="Consolas" w:cs="Times New Roman"/>
          <w:sz w:val="21"/>
          <w:szCs w:val="21"/>
        </w:rPr>
        <w:t>VALS :</w:t>
      </w:r>
      <w:proofErr w:type="gramEnd"/>
      <w:r w:rsidRPr="00731CAA">
        <w:rPr>
          <w:rFonts w:ascii="Consolas" w:hAnsi="Consolas" w:cs="Times New Roman"/>
          <w:sz w:val="21"/>
          <w:szCs w:val="21"/>
        </w:rPr>
        <w:t xml:space="preserve"> integer := </w:t>
      </w:r>
      <w:r w:rsidRPr="00731CAA">
        <w:rPr>
          <w:rFonts w:ascii="Consolas" w:hAnsi="Consolas" w:cs="Times New Roman"/>
          <w:color w:val="098658"/>
          <w:sz w:val="21"/>
          <w:szCs w:val="21"/>
        </w:rPr>
        <w:t>2</w:t>
      </w:r>
      <w:r w:rsidRPr="00731CAA">
        <w:rPr>
          <w:rFonts w:ascii="Consolas" w:hAnsi="Consolas" w:cs="Times New Roman"/>
          <w:sz w:val="21"/>
          <w:szCs w:val="21"/>
        </w:rPr>
        <w:t>;</w:t>
      </w:r>
    </w:p>
    <w:p w14:paraId="0361A6D1"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p>
    <w:p w14:paraId="54495D97"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p>
    <w:p w14:paraId="1D985681"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type</w:t>
      </w:r>
      <w:r w:rsidRPr="00731CAA">
        <w:rPr>
          <w:rFonts w:ascii="Consolas" w:hAnsi="Consolas" w:cs="Times New Roman"/>
          <w:sz w:val="21"/>
          <w:szCs w:val="21"/>
        </w:rPr>
        <w:t xml:space="preserve"> ReadReg1_array </w:t>
      </w:r>
      <w:r w:rsidRPr="00731CAA">
        <w:rPr>
          <w:rFonts w:ascii="Consolas" w:hAnsi="Consolas" w:cs="Times New Roman"/>
          <w:color w:val="0000FF"/>
          <w:sz w:val="21"/>
          <w:szCs w:val="21"/>
        </w:rPr>
        <w:t>is</w:t>
      </w:r>
      <w:r w:rsidRPr="00731CAA">
        <w:rPr>
          <w:rFonts w:ascii="Consolas" w:hAnsi="Consolas" w:cs="Times New Roman"/>
          <w:sz w:val="21"/>
          <w:szCs w:val="21"/>
        </w:rPr>
        <w:t xml:space="preserve"> </w:t>
      </w:r>
      <w:proofErr w:type="gramStart"/>
      <w:r w:rsidRPr="00731CAA">
        <w:rPr>
          <w:rFonts w:ascii="Consolas" w:hAnsi="Consolas" w:cs="Times New Roman"/>
          <w:color w:val="0000FF"/>
          <w:sz w:val="21"/>
          <w:szCs w:val="21"/>
        </w:rPr>
        <w:t>array</w:t>
      </w:r>
      <w:r w:rsidRPr="00731CAA">
        <w:rPr>
          <w:rFonts w:ascii="Consolas" w:hAnsi="Consolas" w:cs="Times New Roman"/>
          <w:sz w:val="21"/>
          <w:szCs w:val="21"/>
        </w:rPr>
        <w:t>(</w:t>
      </w:r>
      <w:proofErr w:type="gramEnd"/>
      <w:r w:rsidRPr="00731CAA">
        <w:rPr>
          <w:rFonts w:ascii="Consolas" w:hAnsi="Consolas" w:cs="Times New Roman"/>
          <w:color w:val="098658"/>
          <w:sz w:val="21"/>
          <w:szCs w:val="21"/>
        </w:rPr>
        <w:t>0</w:t>
      </w:r>
      <w:r w:rsidRPr="00731CAA">
        <w:rPr>
          <w:rFonts w:ascii="Consolas" w:hAnsi="Consolas" w:cs="Times New Roman"/>
          <w:sz w:val="21"/>
          <w:szCs w:val="21"/>
        </w:rPr>
        <w:t xml:space="preserve"> </w:t>
      </w:r>
      <w:r w:rsidRPr="00731CAA">
        <w:rPr>
          <w:rFonts w:ascii="Consolas" w:hAnsi="Consolas" w:cs="Times New Roman"/>
          <w:color w:val="0000FF"/>
          <w:sz w:val="21"/>
          <w:szCs w:val="21"/>
        </w:rPr>
        <w:t>to</w:t>
      </w:r>
      <w:r w:rsidRPr="00731CAA">
        <w:rPr>
          <w:rFonts w:ascii="Consolas" w:hAnsi="Consolas" w:cs="Times New Roman"/>
          <w:sz w:val="21"/>
          <w:szCs w:val="21"/>
        </w:rPr>
        <w:t xml:space="preserve"> (NUM_VALS - </w:t>
      </w:r>
      <w:r w:rsidRPr="00731CAA">
        <w:rPr>
          <w:rFonts w:ascii="Consolas" w:hAnsi="Consolas" w:cs="Times New Roman"/>
          <w:color w:val="098658"/>
          <w:sz w:val="21"/>
          <w:szCs w:val="21"/>
        </w:rPr>
        <w:t>1</w:t>
      </w:r>
      <w:r w:rsidRPr="00731CAA">
        <w:rPr>
          <w:rFonts w:ascii="Consolas" w:hAnsi="Consolas" w:cs="Times New Roman"/>
          <w:sz w:val="21"/>
          <w:szCs w:val="21"/>
        </w:rPr>
        <w:t xml:space="preserve">)) </w:t>
      </w:r>
      <w:r w:rsidRPr="00731CAA">
        <w:rPr>
          <w:rFonts w:ascii="Consolas" w:hAnsi="Consolas" w:cs="Times New Roman"/>
          <w:color w:val="0000FF"/>
          <w:sz w:val="21"/>
          <w:szCs w:val="21"/>
        </w:rPr>
        <w:t>of</w:t>
      </w:r>
      <w:r w:rsidRPr="00731CAA">
        <w:rPr>
          <w:rFonts w:ascii="Consolas" w:hAnsi="Consolas" w:cs="Times New Roman"/>
          <w:sz w:val="21"/>
          <w:szCs w:val="21"/>
        </w:rPr>
        <w:t xml:space="preserve"> std_logic_vector(</w:t>
      </w:r>
      <w:r w:rsidRPr="00731CAA">
        <w:rPr>
          <w:rFonts w:ascii="Consolas" w:hAnsi="Consolas" w:cs="Times New Roman"/>
          <w:color w:val="098658"/>
          <w:sz w:val="21"/>
          <w:szCs w:val="21"/>
        </w:rPr>
        <w:t>3</w:t>
      </w:r>
      <w:r w:rsidRPr="00731CAA">
        <w:rPr>
          <w:rFonts w:ascii="Consolas" w:hAnsi="Consolas" w:cs="Times New Roman"/>
          <w:sz w:val="21"/>
          <w:szCs w:val="21"/>
        </w:rPr>
        <w:t xml:space="preserve"> </w:t>
      </w:r>
      <w:r w:rsidRPr="00731CAA">
        <w:rPr>
          <w:rFonts w:ascii="Consolas" w:hAnsi="Consolas" w:cs="Times New Roman"/>
          <w:color w:val="0000FF"/>
          <w:sz w:val="21"/>
          <w:szCs w:val="21"/>
        </w:rPr>
        <w:t>downto</w:t>
      </w:r>
      <w:r w:rsidRPr="00731CAA">
        <w:rPr>
          <w:rFonts w:ascii="Consolas" w:hAnsi="Consolas" w:cs="Times New Roman"/>
          <w:sz w:val="21"/>
          <w:szCs w:val="21"/>
        </w:rPr>
        <w:t xml:space="preserve"> </w:t>
      </w:r>
      <w:r w:rsidRPr="00731CAA">
        <w:rPr>
          <w:rFonts w:ascii="Consolas" w:hAnsi="Consolas" w:cs="Times New Roman"/>
          <w:color w:val="098658"/>
          <w:sz w:val="21"/>
          <w:szCs w:val="21"/>
        </w:rPr>
        <w:t>0</w:t>
      </w:r>
      <w:r w:rsidRPr="00731CAA">
        <w:rPr>
          <w:rFonts w:ascii="Consolas" w:hAnsi="Consolas" w:cs="Times New Roman"/>
          <w:sz w:val="21"/>
          <w:szCs w:val="21"/>
        </w:rPr>
        <w:t>);</w:t>
      </w:r>
    </w:p>
    <w:p w14:paraId="783B54DF"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type</w:t>
      </w:r>
      <w:r w:rsidRPr="00731CAA">
        <w:rPr>
          <w:rFonts w:ascii="Consolas" w:hAnsi="Consolas" w:cs="Times New Roman"/>
          <w:sz w:val="21"/>
          <w:szCs w:val="21"/>
        </w:rPr>
        <w:t xml:space="preserve"> ReadReg2_array </w:t>
      </w:r>
      <w:r w:rsidRPr="00731CAA">
        <w:rPr>
          <w:rFonts w:ascii="Consolas" w:hAnsi="Consolas" w:cs="Times New Roman"/>
          <w:color w:val="0000FF"/>
          <w:sz w:val="21"/>
          <w:szCs w:val="21"/>
        </w:rPr>
        <w:t>is</w:t>
      </w:r>
      <w:r w:rsidRPr="00731CAA">
        <w:rPr>
          <w:rFonts w:ascii="Consolas" w:hAnsi="Consolas" w:cs="Times New Roman"/>
          <w:sz w:val="21"/>
          <w:szCs w:val="21"/>
        </w:rPr>
        <w:t xml:space="preserve"> </w:t>
      </w:r>
      <w:proofErr w:type="gramStart"/>
      <w:r w:rsidRPr="00731CAA">
        <w:rPr>
          <w:rFonts w:ascii="Consolas" w:hAnsi="Consolas" w:cs="Times New Roman"/>
          <w:color w:val="0000FF"/>
          <w:sz w:val="21"/>
          <w:szCs w:val="21"/>
        </w:rPr>
        <w:t>array</w:t>
      </w:r>
      <w:r w:rsidRPr="00731CAA">
        <w:rPr>
          <w:rFonts w:ascii="Consolas" w:hAnsi="Consolas" w:cs="Times New Roman"/>
          <w:sz w:val="21"/>
          <w:szCs w:val="21"/>
        </w:rPr>
        <w:t>(</w:t>
      </w:r>
      <w:proofErr w:type="gramEnd"/>
      <w:r w:rsidRPr="00731CAA">
        <w:rPr>
          <w:rFonts w:ascii="Consolas" w:hAnsi="Consolas" w:cs="Times New Roman"/>
          <w:color w:val="098658"/>
          <w:sz w:val="21"/>
          <w:szCs w:val="21"/>
        </w:rPr>
        <w:t>0</w:t>
      </w:r>
      <w:r w:rsidRPr="00731CAA">
        <w:rPr>
          <w:rFonts w:ascii="Consolas" w:hAnsi="Consolas" w:cs="Times New Roman"/>
          <w:sz w:val="21"/>
          <w:szCs w:val="21"/>
        </w:rPr>
        <w:t xml:space="preserve"> </w:t>
      </w:r>
      <w:r w:rsidRPr="00731CAA">
        <w:rPr>
          <w:rFonts w:ascii="Consolas" w:hAnsi="Consolas" w:cs="Times New Roman"/>
          <w:color w:val="0000FF"/>
          <w:sz w:val="21"/>
          <w:szCs w:val="21"/>
        </w:rPr>
        <w:t>to</w:t>
      </w:r>
      <w:r w:rsidRPr="00731CAA">
        <w:rPr>
          <w:rFonts w:ascii="Consolas" w:hAnsi="Consolas" w:cs="Times New Roman"/>
          <w:sz w:val="21"/>
          <w:szCs w:val="21"/>
        </w:rPr>
        <w:t xml:space="preserve"> (NUM_VALS - </w:t>
      </w:r>
      <w:r w:rsidRPr="00731CAA">
        <w:rPr>
          <w:rFonts w:ascii="Consolas" w:hAnsi="Consolas" w:cs="Times New Roman"/>
          <w:color w:val="098658"/>
          <w:sz w:val="21"/>
          <w:szCs w:val="21"/>
        </w:rPr>
        <w:t>1</w:t>
      </w:r>
      <w:r w:rsidRPr="00731CAA">
        <w:rPr>
          <w:rFonts w:ascii="Consolas" w:hAnsi="Consolas" w:cs="Times New Roman"/>
          <w:sz w:val="21"/>
          <w:szCs w:val="21"/>
        </w:rPr>
        <w:t xml:space="preserve">)) </w:t>
      </w:r>
      <w:r w:rsidRPr="00731CAA">
        <w:rPr>
          <w:rFonts w:ascii="Consolas" w:hAnsi="Consolas" w:cs="Times New Roman"/>
          <w:color w:val="0000FF"/>
          <w:sz w:val="21"/>
          <w:szCs w:val="21"/>
        </w:rPr>
        <w:t>of</w:t>
      </w:r>
      <w:r w:rsidRPr="00731CAA">
        <w:rPr>
          <w:rFonts w:ascii="Consolas" w:hAnsi="Consolas" w:cs="Times New Roman"/>
          <w:sz w:val="21"/>
          <w:szCs w:val="21"/>
        </w:rPr>
        <w:t xml:space="preserve"> std_logic_vector(</w:t>
      </w:r>
      <w:r w:rsidRPr="00731CAA">
        <w:rPr>
          <w:rFonts w:ascii="Consolas" w:hAnsi="Consolas" w:cs="Times New Roman"/>
          <w:color w:val="098658"/>
          <w:sz w:val="21"/>
          <w:szCs w:val="21"/>
        </w:rPr>
        <w:t>3</w:t>
      </w:r>
      <w:r w:rsidRPr="00731CAA">
        <w:rPr>
          <w:rFonts w:ascii="Consolas" w:hAnsi="Consolas" w:cs="Times New Roman"/>
          <w:sz w:val="21"/>
          <w:szCs w:val="21"/>
        </w:rPr>
        <w:t xml:space="preserve"> </w:t>
      </w:r>
      <w:r w:rsidRPr="00731CAA">
        <w:rPr>
          <w:rFonts w:ascii="Consolas" w:hAnsi="Consolas" w:cs="Times New Roman"/>
          <w:color w:val="0000FF"/>
          <w:sz w:val="21"/>
          <w:szCs w:val="21"/>
        </w:rPr>
        <w:t>downto</w:t>
      </w:r>
      <w:r w:rsidRPr="00731CAA">
        <w:rPr>
          <w:rFonts w:ascii="Consolas" w:hAnsi="Consolas" w:cs="Times New Roman"/>
          <w:sz w:val="21"/>
          <w:szCs w:val="21"/>
        </w:rPr>
        <w:t xml:space="preserve"> </w:t>
      </w:r>
      <w:r w:rsidRPr="00731CAA">
        <w:rPr>
          <w:rFonts w:ascii="Consolas" w:hAnsi="Consolas" w:cs="Times New Roman"/>
          <w:color w:val="098658"/>
          <w:sz w:val="21"/>
          <w:szCs w:val="21"/>
        </w:rPr>
        <w:t>0</w:t>
      </w:r>
      <w:r w:rsidRPr="00731CAA">
        <w:rPr>
          <w:rFonts w:ascii="Consolas" w:hAnsi="Consolas" w:cs="Times New Roman"/>
          <w:sz w:val="21"/>
          <w:szCs w:val="21"/>
        </w:rPr>
        <w:t>);</w:t>
      </w:r>
    </w:p>
    <w:p w14:paraId="1733F031"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8000"/>
          <w:sz w:val="21"/>
          <w:szCs w:val="21"/>
        </w:rPr>
        <w:t xml:space="preserve">--type pc_out_array is </w:t>
      </w:r>
      <w:proofErr w:type="gramStart"/>
      <w:r w:rsidRPr="00731CAA">
        <w:rPr>
          <w:rFonts w:ascii="Consolas" w:hAnsi="Consolas" w:cs="Times New Roman"/>
          <w:color w:val="008000"/>
          <w:sz w:val="21"/>
          <w:szCs w:val="21"/>
        </w:rPr>
        <w:t>array(</w:t>
      </w:r>
      <w:proofErr w:type="gramEnd"/>
      <w:r w:rsidRPr="00731CAA">
        <w:rPr>
          <w:rFonts w:ascii="Consolas" w:hAnsi="Consolas" w:cs="Times New Roman"/>
          <w:color w:val="008000"/>
          <w:sz w:val="21"/>
          <w:szCs w:val="21"/>
        </w:rPr>
        <w:t>0 to (NUM_VALS - 1)) of std_logic_vector(15 downto 0);</w:t>
      </w:r>
    </w:p>
    <w:p w14:paraId="3E9240F9"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p>
    <w:p w14:paraId="0BD35AA4"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constant</w:t>
      </w:r>
      <w:r w:rsidRPr="00731CAA">
        <w:rPr>
          <w:rFonts w:ascii="Consolas" w:hAnsi="Consolas" w:cs="Times New Roman"/>
          <w:sz w:val="21"/>
          <w:szCs w:val="21"/>
        </w:rPr>
        <w:t xml:space="preserve"> ReadReg1_</w:t>
      </w:r>
      <w:proofErr w:type="gramStart"/>
      <w:r w:rsidRPr="00731CAA">
        <w:rPr>
          <w:rFonts w:ascii="Consolas" w:hAnsi="Consolas" w:cs="Times New Roman"/>
          <w:sz w:val="21"/>
          <w:szCs w:val="21"/>
        </w:rPr>
        <w:t>vals :</w:t>
      </w:r>
      <w:proofErr w:type="gramEnd"/>
      <w:r w:rsidRPr="00731CAA">
        <w:rPr>
          <w:rFonts w:ascii="Consolas" w:hAnsi="Consolas" w:cs="Times New Roman"/>
          <w:sz w:val="21"/>
          <w:szCs w:val="21"/>
        </w:rPr>
        <w:t xml:space="preserve"> ReadReg1_array := (</w:t>
      </w:r>
      <w:r w:rsidRPr="00731CAA">
        <w:rPr>
          <w:rFonts w:ascii="Consolas" w:hAnsi="Consolas" w:cs="Times New Roman"/>
          <w:color w:val="098658"/>
          <w:sz w:val="21"/>
          <w:szCs w:val="21"/>
        </w:rPr>
        <w:t>"0011"</w:t>
      </w:r>
      <w:r w:rsidRPr="00731CAA">
        <w:rPr>
          <w:rFonts w:ascii="Consolas" w:hAnsi="Consolas" w:cs="Times New Roman"/>
          <w:sz w:val="21"/>
          <w:szCs w:val="21"/>
        </w:rPr>
        <w:t>,</w:t>
      </w:r>
      <w:r w:rsidRPr="00731CAA">
        <w:rPr>
          <w:rFonts w:ascii="Consolas" w:hAnsi="Consolas" w:cs="Times New Roman"/>
          <w:color w:val="098658"/>
          <w:sz w:val="21"/>
          <w:szCs w:val="21"/>
        </w:rPr>
        <w:t>"0001"</w:t>
      </w:r>
      <w:r w:rsidRPr="00731CAA">
        <w:rPr>
          <w:rFonts w:ascii="Consolas" w:hAnsi="Consolas" w:cs="Times New Roman"/>
          <w:sz w:val="21"/>
          <w:szCs w:val="21"/>
        </w:rPr>
        <w:t>);</w:t>
      </w:r>
    </w:p>
    <w:p w14:paraId="4648F24F"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constant</w:t>
      </w:r>
      <w:r w:rsidRPr="00731CAA">
        <w:rPr>
          <w:rFonts w:ascii="Consolas" w:hAnsi="Consolas" w:cs="Times New Roman"/>
          <w:sz w:val="21"/>
          <w:szCs w:val="21"/>
        </w:rPr>
        <w:t xml:space="preserve"> ReadReg2_</w:t>
      </w:r>
      <w:proofErr w:type="gramStart"/>
      <w:r w:rsidRPr="00731CAA">
        <w:rPr>
          <w:rFonts w:ascii="Consolas" w:hAnsi="Consolas" w:cs="Times New Roman"/>
          <w:sz w:val="21"/>
          <w:szCs w:val="21"/>
        </w:rPr>
        <w:t>vals :</w:t>
      </w:r>
      <w:proofErr w:type="gramEnd"/>
      <w:r w:rsidRPr="00731CAA">
        <w:rPr>
          <w:rFonts w:ascii="Consolas" w:hAnsi="Consolas" w:cs="Times New Roman"/>
          <w:sz w:val="21"/>
          <w:szCs w:val="21"/>
        </w:rPr>
        <w:t xml:space="preserve"> ReadReg2_array := (</w:t>
      </w:r>
      <w:r w:rsidRPr="00731CAA">
        <w:rPr>
          <w:rFonts w:ascii="Consolas" w:hAnsi="Consolas" w:cs="Times New Roman"/>
          <w:color w:val="098658"/>
          <w:sz w:val="21"/>
          <w:szCs w:val="21"/>
        </w:rPr>
        <w:t>"0101"</w:t>
      </w:r>
      <w:r w:rsidRPr="00731CAA">
        <w:rPr>
          <w:rFonts w:ascii="Consolas" w:hAnsi="Consolas" w:cs="Times New Roman"/>
          <w:sz w:val="21"/>
          <w:szCs w:val="21"/>
        </w:rPr>
        <w:t>,</w:t>
      </w:r>
      <w:r w:rsidRPr="00731CAA">
        <w:rPr>
          <w:rFonts w:ascii="Consolas" w:hAnsi="Consolas" w:cs="Times New Roman"/>
          <w:color w:val="098658"/>
          <w:sz w:val="21"/>
          <w:szCs w:val="21"/>
        </w:rPr>
        <w:t>"0100"</w:t>
      </w:r>
      <w:r w:rsidRPr="00731CAA">
        <w:rPr>
          <w:rFonts w:ascii="Consolas" w:hAnsi="Consolas" w:cs="Times New Roman"/>
          <w:sz w:val="21"/>
          <w:szCs w:val="21"/>
        </w:rPr>
        <w:t>);</w:t>
      </w:r>
    </w:p>
    <w:p w14:paraId="7784AB65"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w:t>
      </w:r>
    </w:p>
    <w:p w14:paraId="37B034B5"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p>
    <w:p w14:paraId="7DE2D6B2" w14:textId="77777777" w:rsidR="00731CAA" w:rsidRPr="00731CAA" w:rsidRDefault="00731CAA" w:rsidP="00731CAA">
      <w:pPr>
        <w:shd w:val="clear" w:color="auto" w:fill="FFFFFF"/>
        <w:spacing w:line="285" w:lineRule="atLeast"/>
        <w:rPr>
          <w:rFonts w:ascii="Consolas" w:hAnsi="Consolas" w:cs="Times New Roman"/>
          <w:sz w:val="21"/>
          <w:szCs w:val="21"/>
        </w:rPr>
      </w:pPr>
    </w:p>
    <w:p w14:paraId="02536DCB"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signal</w:t>
      </w:r>
      <w:r w:rsidRPr="00731CAA">
        <w:rPr>
          <w:rFonts w:ascii="Consolas" w:hAnsi="Consolas" w:cs="Times New Roman"/>
          <w:sz w:val="21"/>
          <w:szCs w:val="21"/>
        </w:rPr>
        <w:t xml:space="preserve"> clk_</w:t>
      </w:r>
      <w:proofErr w:type="gramStart"/>
      <w:r w:rsidRPr="00731CAA">
        <w:rPr>
          <w:rFonts w:ascii="Consolas" w:hAnsi="Consolas" w:cs="Times New Roman"/>
          <w:sz w:val="21"/>
          <w:szCs w:val="21"/>
        </w:rPr>
        <w:t>sig :</w:t>
      </w:r>
      <w:proofErr w:type="gramEnd"/>
      <w:r w:rsidRPr="00731CAA">
        <w:rPr>
          <w:rFonts w:ascii="Consolas" w:hAnsi="Consolas" w:cs="Times New Roman"/>
          <w:sz w:val="21"/>
          <w:szCs w:val="21"/>
        </w:rPr>
        <w:t xml:space="preserve"> std_logic := </w:t>
      </w:r>
      <w:r w:rsidRPr="00731CAA">
        <w:rPr>
          <w:rFonts w:ascii="Consolas" w:hAnsi="Consolas" w:cs="Times New Roman"/>
          <w:color w:val="098658"/>
          <w:sz w:val="21"/>
          <w:szCs w:val="21"/>
        </w:rPr>
        <w:t>'0'</w:t>
      </w:r>
      <w:r w:rsidRPr="00731CAA">
        <w:rPr>
          <w:rFonts w:ascii="Consolas" w:hAnsi="Consolas" w:cs="Times New Roman"/>
          <w:sz w:val="21"/>
          <w:szCs w:val="21"/>
        </w:rPr>
        <w:t>;</w:t>
      </w:r>
    </w:p>
    <w:p w14:paraId="55A7B36D"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signal</w:t>
      </w:r>
      <w:r w:rsidRPr="00731CAA">
        <w:rPr>
          <w:rFonts w:ascii="Consolas" w:hAnsi="Consolas" w:cs="Times New Roman"/>
          <w:sz w:val="21"/>
          <w:szCs w:val="21"/>
        </w:rPr>
        <w:t xml:space="preserve"> ReadReg1</w:t>
      </w:r>
      <w:proofErr w:type="gramStart"/>
      <w:r w:rsidRPr="00731CAA">
        <w:rPr>
          <w:rFonts w:ascii="Consolas" w:hAnsi="Consolas" w:cs="Times New Roman"/>
          <w:sz w:val="21"/>
          <w:szCs w:val="21"/>
        </w:rPr>
        <w:t>Sig :</w:t>
      </w:r>
      <w:proofErr w:type="gramEnd"/>
      <w:r w:rsidRPr="00731CAA">
        <w:rPr>
          <w:rFonts w:ascii="Consolas" w:hAnsi="Consolas" w:cs="Times New Roman"/>
          <w:sz w:val="21"/>
          <w:szCs w:val="21"/>
        </w:rPr>
        <w:t xml:space="preserve"> std_logic_vector (</w:t>
      </w:r>
      <w:r w:rsidRPr="00731CAA">
        <w:rPr>
          <w:rFonts w:ascii="Consolas" w:hAnsi="Consolas" w:cs="Times New Roman"/>
          <w:color w:val="098658"/>
          <w:sz w:val="21"/>
          <w:szCs w:val="21"/>
        </w:rPr>
        <w:t>3</w:t>
      </w:r>
      <w:r w:rsidRPr="00731CAA">
        <w:rPr>
          <w:rFonts w:ascii="Consolas" w:hAnsi="Consolas" w:cs="Times New Roman"/>
          <w:sz w:val="21"/>
          <w:szCs w:val="21"/>
        </w:rPr>
        <w:t xml:space="preserve"> </w:t>
      </w:r>
      <w:r w:rsidRPr="00731CAA">
        <w:rPr>
          <w:rFonts w:ascii="Consolas" w:hAnsi="Consolas" w:cs="Times New Roman"/>
          <w:color w:val="0000FF"/>
          <w:sz w:val="21"/>
          <w:szCs w:val="21"/>
        </w:rPr>
        <w:t>downto</w:t>
      </w:r>
      <w:r w:rsidRPr="00731CAA">
        <w:rPr>
          <w:rFonts w:ascii="Consolas" w:hAnsi="Consolas" w:cs="Times New Roman"/>
          <w:sz w:val="21"/>
          <w:szCs w:val="21"/>
        </w:rPr>
        <w:t xml:space="preserve"> </w:t>
      </w:r>
      <w:r w:rsidRPr="00731CAA">
        <w:rPr>
          <w:rFonts w:ascii="Consolas" w:hAnsi="Consolas" w:cs="Times New Roman"/>
          <w:color w:val="098658"/>
          <w:sz w:val="21"/>
          <w:szCs w:val="21"/>
        </w:rPr>
        <w:t>0</w:t>
      </w:r>
      <w:r w:rsidRPr="00731CAA">
        <w:rPr>
          <w:rFonts w:ascii="Consolas" w:hAnsi="Consolas" w:cs="Times New Roman"/>
          <w:sz w:val="21"/>
          <w:szCs w:val="21"/>
        </w:rPr>
        <w:t xml:space="preserve">) := </w:t>
      </w:r>
      <w:r w:rsidRPr="00731CAA">
        <w:rPr>
          <w:rFonts w:ascii="Consolas" w:hAnsi="Consolas" w:cs="Times New Roman"/>
          <w:color w:val="098658"/>
          <w:sz w:val="21"/>
          <w:szCs w:val="21"/>
        </w:rPr>
        <w:t>"0000"</w:t>
      </w:r>
      <w:r w:rsidRPr="00731CAA">
        <w:rPr>
          <w:rFonts w:ascii="Consolas" w:hAnsi="Consolas" w:cs="Times New Roman"/>
          <w:sz w:val="21"/>
          <w:szCs w:val="21"/>
        </w:rPr>
        <w:t>;</w:t>
      </w:r>
    </w:p>
    <w:p w14:paraId="1D9B3CA9"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signal</w:t>
      </w:r>
      <w:r w:rsidRPr="00731CAA">
        <w:rPr>
          <w:rFonts w:ascii="Consolas" w:hAnsi="Consolas" w:cs="Times New Roman"/>
          <w:sz w:val="21"/>
          <w:szCs w:val="21"/>
        </w:rPr>
        <w:t xml:space="preserve"> ReadReg2</w:t>
      </w:r>
      <w:proofErr w:type="gramStart"/>
      <w:r w:rsidRPr="00731CAA">
        <w:rPr>
          <w:rFonts w:ascii="Consolas" w:hAnsi="Consolas" w:cs="Times New Roman"/>
          <w:sz w:val="21"/>
          <w:szCs w:val="21"/>
        </w:rPr>
        <w:t>Sig :</w:t>
      </w:r>
      <w:proofErr w:type="gramEnd"/>
      <w:r w:rsidRPr="00731CAA">
        <w:rPr>
          <w:rFonts w:ascii="Consolas" w:hAnsi="Consolas" w:cs="Times New Roman"/>
          <w:sz w:val="21"/>
          <w:szCs w:val="21"/>
        </w:rPr>
        <w:t xml:space="preserve"> std_logic_vector (</w:t>
      </w:r>
      <w:r w:rsidRPr="00731CAA">
        <w:rPr>
          <w:rFonts w:ascii="Consolas" w:hAnsi="Consolas" w:cs="Times New Roman"/>
          <w:color w:val="098658"/>
          <w:sz w:val="21"/>
          <w:szCs w:val="21"/>
        </w:rPr>
        <w:t>3</w:t>
      </w:r>
      <w:r w:rsidRPr="00731CAA">
        <w:rPr>
          <w:rFonts w:ascii="Consolas" w:hAnsi="Consolas" w:cs="Times New Roman"/>
          <w:sz w:val="21"/>
          <w:szCs w:val="21"/>
        </w:rPr>
        <w:t xml:space="preserve"> </w:t>
      </w:r>
      <w:r w:rsidRPr="00731CAA">
        <w:rPr>
          <w:rFonts w:ascii="Consolas" w:hAnsi="Consolas" w:cs="Times New Roman"/>
          <w:color w:val="0000FF"/>
          <w:sz w:val="21"/>
          <w:szCs w:val="21"/>
        </w:rPr>
        <w:t>downto</w:t>
      </w:r>
      <w:r w:rsidRPr="00731CAA">
        <w:rPr>
          <w:rFonts w:ascii="Consolas" w:hAnsi="Consolas" w:cs="Times New Roman"/>
          <w:sz w:val="21"/>
          <w:szCs w:val="21"/>
        </w:rPr>
        <w:t xml:space="preserve"> </w:t>
      </w:r>
      <w:r w:rsidRPr="00731CAA">
        <w:rPr>
          <w:rFonts w:ascii="Consolas" w:hAnsi="Consolas" w:cs="Times New Roman"/>
          <w:color w:val="098658"/>
          <w:sz w:val="21"/>
          <w:szCs w:val="21"/>
        </w:rPr>
        <w:t>0</w:t>
      </w:r>
      <w:r w:rsidRPr="00731CAA">
        <w:rPr>
          <w:rFonts w:ascii="Consolas" w:hAnsi="Consolas" w:cs="Times New Roman"/>
          <w:sz w:val="21"/>
          <w:szCs w:val="21"/>
        </w:rPr>
        <w:t xml:space="preserve">) := </w:t>
      </w:r>
      <w:r w:rsidRPr="00731CAA">
        <w:rPr>
          <w:rFonts w:ascii="Consolas" w:hAnsi="Consolas" w:cs="Times New Roman"/>
          <w:color w:val="098658"/>
          <w:sz w:val="21"/>
          <w:szCs w:val="21"/>
        </w:rPr>
        <w:t>"0000"</w:t>
      </w:r>
      <w:r w:rsidRPr="00731CAA">
        <w:rPr>
          <w:rFonts w:ascii="Consolas" w:hAnsi="Consolas" w:cs="Times New Roman"/>
          <w:sz w:val="21"/>
          <w:szCs w:val="21"/>
        </w:rPr>
        <w:t>;</w:t>
      </w:r>
    </w:p>
    <w:p w14:paraId="6772E4A0"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signal</w:t>
      </w:r>
      <w:r w:rsidRPr="00731CAA">
        <w:rPr>
          <w:rFonts w:ascii="Consolas" w:hAnsi="Consolas" w:cs="Times New Roman"/>
          <w:sz w:val="21"/>
          <w:szCs w:val="21"/>
        </w:rPr>
        <w:t xml:space="preserve"> </w:t>
      </w:r>
      <w:proofErr w:type="gramStart"/>
      <w:r w:rsidRPr="00731CAA">
        <w:rPr>
          <w:rFonts w:ascii="Consolas" w:hAnsi="Consolas" w:cs="Times New Roman"/>
          <w:sz w:val="21"/>
          <w:szCs w:val="21"/>
        </w:rPr>
        <w:t>WriteRegSig :</w:t>
      </w:r>
      <w:proofErr w:type="gramEnd"/>
      <w:r w:rsidRPr="00731CAA">
        <w:rPr>
          <w:rFonts w:ascii="Consolas" w:hAnsi="Consolas" w:cs="Times New Roman"/>
          <w:sz w:val="21"/>
          <w:szCs w:val="21"/>
        </w:rPr>
        <w:t xml:space="preserve"> std_logic_vector (</w:t>
      </w:r>
      <w:r w:rsidRPr="00731CAA">
        <w:rPr>
          <w:rFonts w:ascii="Consolas" w:hAnsi="Consolas" w:cs="Times New Roman"/>
          <w:color w:val="098658"/>
          <w:sz w:val="21"/>
          <w:szCs w:val="21"/>
        </w:rPr>
        <w:t>3</w:t>
      </w:r>
      <w:r w:rsidRPr="00731CAA">
        <w:rPr>
          <w:rFonts w:ascii="Consolas" w:hAnsi="Consolas" w:cs="Times New Roman"/>
          <w:sz w:val="21"/>
          <w:szCs w:val="21"/>
        </w:rPr>
        <w:t xml:space="preserve"> </w:t>
      </w:r>
      <w:r w:rsidRPr="00731CAA">
        <w:rPr>
          <w:rFonts w:ascii="Consolas" w:hAnsi="Consolas" w:cs="Times New Roman"/>
          <w:color w:val="0000FF"/>
          <w:sz w:val="21"/>
          <w:szCs w:val="21"/>
        </w:rPr>
        <w:t>downto</w:t>
      </w:r>
      <w:r w:rsidRPr="00731CAA">
        <w:rPr>
          <w:rFonts w:ascii="Consolas" w:hAnsi="Consolas" w:cs="Times New Roman"/>
          <w:sz w:val="21"/>
          <w:szCs w:val="21"/>
        </w:rPr>
        <w:t xml:space="preserve"> </w:t>
      </w:r>
      <w:r w:rsidRPr="00731CAA">
        <w:rPr>
          <w:rFonts w:ascii="Consolas" w:hAnsi="Consolas" w:cs="Times New Roman"/>
          <w:color w:val="098658"/>
          <w:sz w:val="21"/>
          <w:szCs w:val="21"/>
        </w:rPr>
        <w:t>0</w:t>
      </w:r>
      <w:r w:rsidRPr="00731CAA">
        <w:rPr>
          <w:rFonts w:ascii="Consolas" w:hAnsi="Consolas" w:cs="Times New Roman"/>
          <w:sz w:val="21"/>
          <w:szCs w:val="21"/>
        </w:rPr>
        <w:t xml:space="preserve">) := </w:t>
      </w:r>
      <w:r w:rsidRPr="00731CAA">
        <w:rPr>
          <w:rFonts w:ascii="Consolas" w:hAnsi="Consolas" w:cs="Times New Roman"/>
          <w:color w:val="098658"/>
          <w:sz w:val="21"/>
          <w:szCs w:val="21"/>
        </w:rPr>
        <w:t>"1010"</w:t>
      </w:r>
      <w:r w:rsidRPr="00731CAA">
        <w:rPr>
          <w:rFonts w:ascii="Consolas" w:hAnsi="Consolas" w:cs="Times New Roman"/>
          <w:sz w:val="21"/>
          <w:szCs w:val="21"/>
        </w:rPr>
        <w:t>;</w:t>
      </w:r>
    </w:p>
    <w:p w14:paraId="3DB9C809"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signal</w:t>
      </w:r>
      <w:r w:rsidRPr="00731CAA">
        <w:rPr>
          <w:rFonts w:ascii="Consolas" w:hAnsi="Consolas" w:cs="Times New Roman"/>
          <w:sz w:val="21"/>
          <w:szCs w:val="21"/>
        </w:rPr>
        <w:t xml:space="preserve"> </w:t>
      </w:r>
      <w:proofErr w:type="gramStart"/>
      <w:r w:rsidRPr="00731CAA">
        <w:rPr>
          <w:rFonts w:ascii="Consolas" w:hAnsi="Consolas" w:cs="Times New Roman"/>
          <w:sz w:val="21"/>
          <w:szCs w:val="21"/>
        </w:rPr>
        <w:t>WriteDataSig :</w:t>
      </w:r>
      <w:proofErr w:type="gramEnd"/>
      <w:r w:rsidRPr="00731CAA">
        <w:rPr>
          <w:rFonts w:ascii="Consolas" w:hAnsi="Consolas" w:cs="Times New Roman"/>
          <w:sz w:val="21"/>
          <w:szCs w:val="21"/>
        </w:rPr>
        <w:t xml:space="preserve"> std_logic_vector (</w:t>
      </w:r>
      <w:r w:rsidRPr="00731CAA">
        <w:rPr>
          <w:rFonts w:ascii="Consolas" w:hAnsi="Consolas" w:cs="Times New Roman"/>
          <w:color w:val="098658"/>
          <w:sz w:val="21"/>
          <w:szCs w:val="21"/>
        </w:rPr>
        <w:t>15</w:t>
      </w:r>
      <w:r w:rsidRPr="00731CAA">
        <w:rPr>
          <w:rFonts w:ascii="Consolas" w:hAnsi="Consolas" w:cs="Times New Roman"/>
          <w:sz w:val="21"/>
          <w:szCs w:val="21"/>
        </w:rPr>
        <w:t xml:space="preserve"> </w:t>
      </w:r>
      <w:r w:rsidRPr="00731CAA">
        <w:rPr>
          <w:rFonts w:ascii="Consolas" w:hAnsi="Consolas" w:cs="Times New Roman"/>
          <w:color w:val="0000FF"/>
          <w:sz w:val="21"/>
          <w:szCs w:val="21"/>
        </w:rPr>
        <w:t>downto</w:t>
      </w:r>
      <w:r w:rsidRPr="00731CAA">
        <w:rPr>
          <w:rFonts w:ascii="Consolas" w:hAnsi="Consolas" w:cs="Times New Roman"/>
          <w:sz w:val="21"/>
          <w:szCs w:val="21"/>
        </w:rPr>
        <w:t xml:space="preserve"> </w:t>
      </w:r>
      <w:r w:rsidRPr="00731CAA">
        <w:rPr>
          <w:rFonts w:ascii="Consolas" w:hAnsi="Consolas" w:cs="Times New Roman"/>
          <w:color w:val="098658"/>
          <w:sz w:val="21"/>
          <w:szCs w:val="21"/>
        </w:rPr>
        <w:t>0</w:t>
      </w:r>
      <w:r w:rsidRPr="00731CAA">
        <w:rPr>
          <w:rFonts w:ascii="Consolas" w:hAnsi="Consolas" w:cs="Times New Roman"/>
          <w:sz w:val="21"/>
          <w:szCs w:val="21"/>
        </w:rPr>
        <w:t xml:space="preserve">) := </w:t>
      </w:r>
      <w:r w:rsidRPr="00731CAA">
        <w:rPr>
          <w:rFonts w:ascii="Consolas" w:hAnsi="Consolas" w:cs="Times New Roman"/>
          <w:color w:val="098658"/>
          <w:sz w:val="21"/>
          <w:szCs w:val="21"/>
        </w:rPr>
        <w:t>"0000000111100000"</w:t>
      </w:r>
      <w:r w:rsidRPr="00731CAA">
        <w:rPr>
          <w:rFonts w:ascii="Consolas" w:hAnsi="Consolas" w:cs="Times New Roman"/>
          <w:sz w:val="21"/>
          <w:szCs w:val="21"/>
        </w:rPr>
        <w:t>;</w:t>
      </w:r>
    </w:p>
    <w:p w14:paraId="1B3BC90E"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signal</w:t>
      </w:r>
      <w:r w:rsidRPr="00731CAA">
        <w:rPr>
          <w:rFonts w:ascii="Consolas" w:hAnsi="Consolas" w:cs="Times New Roman"/>
          <w:sz w:val="21"/>
          <w:szCs w:val="21"/>
        </w:rPr>
        <w:t xml:space="preserve"> </w:t>
      </w:r>
      <w:proofErr w:type="gramStart"/>
      <w:r w:rsidRPr="00731CAA">
        <w:rPr>
          <w:rFonts w:ascii="Consolas" w:hAnsi="Consolas" w:cs="Times New Roman"/>
          <w:sz w:val="21"/>
          <w:szCs w:val="21"/>
        </w:rPr>
        <w:t>RegWriteControlSig :</w:t>
      </w:r>
      <w:proofErr w:type="gramEnd"/>
      <w:r w:rsidRPr="00731CAA">
        <w:rPr>
          <w:rFonts w:ascii="Consolas" w:hAnsi="Consolas" w:cs="Times New Roman"/>
          <w:sz w:val="21"/>
          <w:szCs w:val="21"/>
        </w:rPr>
        <w:t xml:space="preserve"> std_logic := </w:t>
      </w:r>
      <w:r w:rsidRPr="00731CAA">
        <w:rPr>
          <w:rFonts w:ascii="Consolas" w:hAnsi="Consolas" w:cs="Times New Roman"/>
          <w:color w:val="098658"/>
          <w:sz w:val="21"/>
          <w:szCs w:val="21"/>
        </w:rPr>
        <w:t>'1'</w:t>
      </w:r>
      <w:r w:rsidRPr="00731CAA">
        <w:rPr>
          <w:rFonts w:ascii="Consolas" w:hAnsi="Consolas" w:cs="Times New Roman"/>
          <w:sz w:val="21"/>
          <w:szCs w:val="21"/>
        </w:rPr>
        <w:t>;</w:t>
      </w:r>
    </w:p>
    <w:p w14:paraId="5F9CD202"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signal</w:t>
      </w:r>
      <w:r w:rsidRPr="00731CAA">
        <w:rPr>
          <w:rFonts w:ascii="Consolas" w:hAnsi="Consolas" w:cs="Times New Roman"/>
          <w:sz w:val="21"/>
          <w:szCs w:val="21"/>
        </w:rPr>
        <w:t xml:space="preserve"> ReadData1</w:t>
      </w:r>
      <w:proofErr w:type="gramStart"/>
      <w:r w:rsidRPr="00731CAA">
        <w:rPr>
          <w:rFonts w:ascii="Consolas" w:hAnsi="Consolas" w:cs="Times New Roman"/>
          <w:sz w:val="21"/>
          <w:szCs w:val="21"/>
        </w:rPr>
        <w:t>Sig :</w:t>
      </w:r>
      <w:proofErr w:type="gramEnd"/>
      <w:r w:rsidRPr="00731CAA">
        <w:rPr>
          <w:rFonts w:ascii="Consolas" w:hAnsi="Consolas" w:cs="Times New Roman"/>
          <w:sz w:val="21"/>
          <w:szCs w:val="21"/>
        </w:rPr>
        <w:t xml:space="preserve"> std_logic_vector (</w:t>
      </w:r>
      <w:r w:rsidRPr="00731CAA">
        <w:rPr>
          <w:rFonts w:ascii="Consolas" w:hAnsi="Consolas" w:cs="Times New Roman"/>
          <w:color w:val="098658"/>
          <w:sz w:val="21"/>
          <w:szCs w:val="21"/>
        </w:rPr>
        <w:t>15</w:t>
      </w:r>
      <w:r w:rsidRPr="00731CAA">
        <w:rPr>
          <w:rFonts w:ascii="Consolas" w:hAnsi="Consolas" w:cs="Times New Roman"/>
          <w:sz w:val="21"/>
          <w:szCs w:val="21"/>
        </w:rPr>
        <w:t xml:space="preserve"> </w:t>
      </w:r>
      <w:r w:rsidRPr="00731CAA">
        <w:rPr>
          <w:rFonts w:ascii="Consolas" w:hAnsi="Consolas" w:cs="Times New Roman"/>
          <w:color w:val="0000FF"/>
          <w:sz w:val="21"/>
          <w:szCs w:val="21"/>
        </w:rPr>
        <w:t>downto</w:t>
      </w:r>
      <w:r w:rsidRPr="00731CAA">
        <w:rPr>
          <w:rFonts w:ascii="Consolas" w:hAnsi="Consolas" w:cs="Times New Roman"/>
          <w:sz w:val="21"/>
          <w:szCs w:val="21"/>
        </w:rPr>
        <w:t xml:space="preserve"> </w:t>
      </w:r>
      <w:r w:rsidRPr="00731CAA">
        <w:rPr>
          <w:rFonts w:ascii="Consolas" w:hAnsi="Consolas" w:cs="Times New Roman"/>
          <w:color w:val="098658"/>
          <w:sz w:val="21"/>
          <w:szCs w:val="21"/>
        </w:rPr>
        <w:t>0</w:t>
      </w:r>
      <w:r w:rsidRPr="00731CAA">
        <w:rPr>
          <w:rFonts w:ascii="Consolas" w:hAnsi="Consolas" w:cs="Times New Roman"/>
          <w:sz w:val="21"/>
          <w:szCs w:val="21"/>
        </w:rPr>
        <w:t xml:space="preserve">) := </w:t>
      </w:r>
      <w:r w:rsidRPr="00731CAA">
        <w:rPr>
          <w:rFonts w:ascii="Consolas" w:hAnsi="Consolas" w:cs="Times New Roman"/>
          <w:color w:val="098658"/>
          <w:sz w:val="21"/>
          <w:szCs w:val="21"/>
        </w:rPr>
        <w:t>"0000000111100000"</w:t>
      </w:r>
      <w:r w:rsidRPr="00731CAA">
        <w:rPr>
          <w:rFonts w:ascii="Consolas" w:hAnsi="Consolas" w:cs="Times New Roman"/>
          <w:sz w:val="21"/>
          <w:szCs w:val="21"/>
        </w:rPr>
        <w:t>;</w:t>
      </w:r>
    </w:p>
    <w:p w14:paraId="1E319236"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signal</w:t>
      </w:r>
      <w:r w:rsidRPr="00731CAA">
        <w:rPr>
          <w:rFonts w:ascii="Consolas" w:hAnsi="Consolas" w:cs="Times New Roman"/>
          <w:sz w:val="21"/>
          <w:szCs w:val="21"/>
        </w:rPr>
        <w:t xml:space="preserve"> ReadData2</w:t>
      </w:r>
      <w:proofErr w:type="gramStart"/>
      <w:r w:rsidRPr="00731CAA">
        <w:rPr>
          <w:rFonts w:ascii="Consolas" w:hAnsi="Consolas" w:cs="Times New Roman"/>
          <w:sz w:val="21"/>
          <w:szCs w:val="21"/>
        </w:rPr>
        <w:t>Sig :</w:t>
      </w:r>
      <w:proofErr w:type="gramEnd"/>
      <w:r w:rsidRPr="00731CAA">
        <w:rPr>
          <w:rFonts w:ascii="Consolas" w:hAnsi="Consolas" w:cs="Times New Roman"/>
          <w:sz w:val="21"/>
          <w:szCs w:val="21"/>
        </w:rPr>
        <w:t xml:space="preserve"> std_logic_vector (</w:t>
      </w:r>
      <w:r w:rsidRPr="00731CAA">
        <w:rPr>
          <w:rFonts w:ascii="Consolas" w:hAnsi="Consolas" w:cs="Times New Roman"/>
          <w:color w:val="098658"/>
          <w:sz w:val="21"/>
          <w:szCs w:val="21"/>
        </w:rPr>
        <w:t>15</w:t>
      </w:r>
      <w:r w:rsidRPr="00731CAA">
        <w:rPr>
          <w:rFonts w:ascii="Consolas" w:hAnsi="Consolas" w:cs="Times New Roman"/>
          <w:sz w:val="21"/>
          <w:szCs w:val="21"/>
        </w:rPr>
        <w:t xml:space="preserve"> </w:t>
      </w:r>
      <w:r w:rsidRPr="00731CAA">
        <w:rPr>
          <w:rFonts w:ascii="Consolas" w:hAnsi="Consolas" w:cs="Times New Roman"/>
          <w:color w:val="0000FF"/>
          <w:sz w:val="21"/>
          <w:szCs w:val="21"/>
        </w:rPr>
        <w:t>downto</w:t>
      </w:r>
      <w:r w:rsidRPr="00731CAA">
        <w:rPr>
          <w:rFonts w:ascii="Consolas" w:hAnsi="Consolas" w:cs="Times New Roman"/>
          <w:sz w:val="21"/>
          <w:szCs w:val="21"/>
        </w:rPr>
        <w:t xml:space="preserve"> </w:t>
      </w:r>
      <w:r w:rsidRPr="00731CAA">
        <w:rPr>
          <w:rFonts w:ascii="Consolas" w:hAnsi="Consolas" w:cs="Times New Roman"/>
          <w:color w:val="098658"/>
          <w:sz w:val="21"/>
          <w:szCs w:val="21"/>
        </w:rPr>
        <w:t>0</w:t>
      </w:r>
      <w:r w:rsidRPr="00731CAA">
        <w:rPr>
          <w:rFonts w:ascii="Consolas" w:hAnsi="Consolas" w:cs="Times New Roman"/>
          <w:sz w:val="21"/>
          <w:szCs w:val="21"/>
        </w:rPr>
        <w:t xml:space="preserve">) := </w:t>
      </w:r>
      <w:r w:rsidRPr="00731CAA">
        <w:rPr>
          <w:rFonts w:ascii="Consolas" w:hAnsi="Consolas" w:cs="Times New Roman"/>
          <w:color w:val="098658"/>
          <w:sz w:val="21"/>
          <w:szCs w:val="21"/>
        </w:rPr>
        <w:t>"0000000111100000"</w:t>
      </w:r>
      <w:r w:rsidRPr="00731CAA">
        <w:rPr>
          <w:rFonts w:ascii="Consolas" w:hAnsi="Consolas" w:cs="Times New Roman"/>
          <w:sz w:val="21"/>
          <w:szCs w:val="21"/>
        </w:rPr>
        <w:t>;</w:t>
      </w:r>
    </w:p>
    <w:p w14:paraId="6EC2E247"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w:t>
      </w:r>
    </w:p>
    <w:p w14:paraId="456FB4A1"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p>
    <w:p w14:paraId="6971619F"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begin</w:t>
      </w:r>
    </w:p>
    <w:p w14:paraId="3DBB087F"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proofErr w:type="gramStart"/>
      <w:r w:rsidRPr="00731CAA">
        <w:rPr>
          <w:rFonts w:ascii="Consolas" w:hAnsi="Consolas" w:cs="Times New Roman"/>
          <w:sz w:val="21"/>
          <w:szCs w:val="21"/>
        </w:rPr>
        <w:t>DUT :</w:t>
      </w:r>
      <w:proofErr w:type="gramEnd"/>
      <w:r w:rsidRPr="00731CAA">
        <w:rPr>
          <w:rFonts w:ascii="Consolas" w:hAnsi="Consolas" w:cs="Times New Roman"/>
          <w:sz w:val="21"/>
          <w:szCs w:val="21"/>
        </w:rPr>
        <w:t xml:space="preserve"> </w:t>
      </w:r>
      <w:r w:rsidRPr="00731CAA">
        <w:rPr>
          <w:rFonts w:ascii="Consolas" w:hAnsi="Consolas" w:cs="Times New Roman"/>
          <w:color w:val="0000FF"/>
          <w:sz w:val="21"/>
          <w:szCs w:val="21"/>
        </w:rPr>
        <w:t>entity</w:t>
      </w:r>
      <w:r w:rsidRPr="00731CAA">
        <w:rPr>
          <w:rFonts w:ascii="Consolas" w:hAnsi="Consolas" w:cs="Times New Roman"/>
          <w:sz w:val="21"/>
          <w:szCs w:val="21"/>
        </w:rPr>
        <w:t xml:space="preserve"> </w:t>
      </w:r>
      <w:r w:rsidRPr="00731CAA">
        <w:rPr>
          <w:rFonts w:ascii="Consolas" w:hAnsi="Consolas" w:cs="Times New Roman"/>
          <w:color w:val="800000"/>
          <w:sz w:val="21"/>
          <w:szCs w:val="21"/>
        </w:rPr>
        <w:t>work</w:t>
      </w:r>
      <w:r w:rsidRPr="00731CAA">
        <w:rPr>
          <w:rFonts w:ascii="Consolas" w:hAnsi="Consolas" w:cs="Times New Roman"/>
          <w:sz w:val="21"/>
          <w:szCs w:val="21"/>
        </w:rPr>
        <w:t>.</w:t>
      </w:r>
      <w:r w:rsidRPr="00731CAA">
        <w:rPr>
          <w:rFonts w:ascii="Consolas" w:hAnsi="Consolas" w:cs="Times New Roman"/>
          <w:color w:val="800000"/>
          <w:sz w:val="21"/>
          <w:szCs w:val="21"/>
        </w:rPr>
        <w:t>RegFile</w:t>
      </w:r>
      <w:r w:rsidRPr="00731CAA">
        <w:rPr>
          <w:rFonts w:ascii="Consolas" w:hAnsi="Consolas" w:cs="Times New Roman"/>
          <w:sz w:val="21"/>
          <w:szCs w:val="21"/>
        </w:rPr>
        <w:t>(</w:t>
      </w:r>
      <w:r w:rsidRPr="00731CAA">
        <w:rPr>
          <w:rFonts w:ascii="Consolas" w:hAnsi="Consolas" w:cs="Times New Roman"/>
          <w:color w:val="800000"/>
          <w:sz w:val="21"/>
          <w:szCs w:val="21"/>
        </w:rPr>
        <w:t>behavioral</w:t>
      </w:r>
      <w:r w:rsidRPr="00731CAA">
        <w:rPr>
          <w:rFonts w:ascii="Consolas" w:hAnsi="Consolas" w:cs="Times New Roman"/>
          <w:sz w:val="21"/>
          <w:szCs w:val="21"/>
        </w:rPr>
        <w:t xml:space="preserve">) </w:t>
      </w:r>
      <w:r w:rsidRPr="00731CAA">
        <w:rPr>
          <w:rFonts w:ascii="Consolas" w:hAnsi="Consolas" w:cs="Times New Roman"/>
          <w:color w:val="0000FF"/>
          <w:sz w:val="21"/>
          <w:szCs w:val="21"/>
        </w:rPr>
        <w:t>port</w:t>
      </w:r>
      <w:r w:rsidRPr="00731CAA">
        <w:rPr>
          <w:rFonts w:ascii="Consolas" w:hAnsi="Consolas" w:cs="Times New Roman"/>
          <w:sz w:val="21"/>
          <w:szCs w:val="21"/>
        </w:rPr>
        <w:t xml:space="preserve"> </w:t>
      </w:r>
      <w:r w:rsidRPr="00731CAA">
        <w:rPr>
          <w:rFonts w:ascii="Consolas" w:hAnsi="Consolas" w:cs="Times New Roman"/>
          <w:color w:val="0000FF"/>
          <w:sz w:val="21"/>
          <w:szCs w:val="21"/>
        </w:rPr>
        <w:t>map</w:t>
      </w:r>
      <w:r w:rsidRPr="00731CAA">
        <w:rPr>
          <w:rFonts w:ascii="Consolas" w:hAnsi="Consolas" w:cs="Times New Roman"/>
          <w:sz w:val="21"/>
          <w:szCs w:val="21"/>
        </w:rPr>
        <w:t xml:space="preserve"> (</w:t>
      </w:r>
    </w:p>
    <w:p w14:paraId="4B41D404"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clk =&gt; clk_sig,</w:t>
      </w:r>
    </w:p>
    <w:p w14:paraId="376F7C2A"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ReadReg1 =&gt; ReadReg1Sig,</w:t>
      </w:r>
    </w:p>
    <w:p w14:paraId="4AFB2183"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ReadReg2 =&gt; ReadReg2Sig,</w:t>
      </w:r>
    </w:p>
    <w:p w14:paraId="1F4178A8"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WriteReg =&gt; WriteRegSig,</w:t>
      </w:r>
    </w:p>
    <w:p w14:paraId="2DBE853F"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WriteData =&gt; WriteDataSig,</w:t>
      </w:r>
    </w:p>
    <w:p w14:paraId="010A8EEB"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RegWriteCtrl =&gt; RegWriteControlSig,</w:t>
      </w:r>
    </w:p>
    <w:p w14:paraId="0D19765C"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ReadData1 =&gt; ReadData1Sig,</w:t>
      </w:r>
    </w:p>
    <w:p w14:paraId="24DE689D"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ReadData2 =&gt; ReadData2Sig);</w:t>
      </w:r>
    </w:p>
    <w:p w14:paraId="03600F11" w14:textId="77777777" w:rsidR="00731CAA" w:rsidRPr="00731CAA" w:rsidRDefault="00731CAA" w:rsidP="00731CAA">
      <w:pPr>
        <w:shd w:val="clear" w:color="auto" w:fill="FFFFFF"/>
        <w:spacing w:after="240" w:line="285" w:lineRule="atLeast"/>
        <w:rPr>
          <w:rFonts w:ascii="Consolas" w:hAnsi="Consolas" w:cs="Times New Roman"/>
          <w:sz w:val="21"/>
          <w:szCs w:val="21"/>
        </w:rPr>
      </w:pPr>
    </w:p>
    <w:p w14:paraId="172EA79A"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proofErr w:type="gramStart"/>
      <w:r w:rsidRPr="00731CAA">
        <w:rPr>
          <w:rFonts w:ascii="Consolas" w:hAnsi="Consolas" w:cs="Times New Roman"/>
          <w:sz w:val="21"/>
          <w:szCs w:val="21"/>
        </w:rPr>
        <w:t>clock :</w:t>
      </w:r>
      <w:proofErr w:type="gramEnd"/>
      <w:r w:rsidRPr="00731CAA">
        <w:rPr>
          <w:rFonts w:ascii="Consolas" w:hAnsi="Consolas" w:cs="Times New Roman"/>
          <w:sz w:val="21"/>
          <w:szCs w:val="21"/>
        </w:rPr>
        <w:t xml:space="preserve"> </w:t>
      </w:r>
      <w:r w:rsidRPr="00731CAA">
        <w:rPr>
          <w:rFonts w:ascii="Consolas" w:hAnsi="Consolas" w:cs="Times New Roman"/>
          <w:color w:val="0000FF"/>
          <w:sz w:val="21"/>
          <w:szCs w:val="21"/>
        </w:rPr>
        <w:t>process</w:t>
      </w:r>
    </w:p>
    <w:p w14:paraId="73E0856A"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begin</w:t>
      </w:r>
    </w:p>
    <w:p w14:paraId="076B1A20"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for</w:t>
      </w:r>
      <w:r w:rsidRPr="00731CAA">
        <w:rPr>
          <w:rFonts w:ascii="Consolas" w:hAnsi="Consolas" w:cs="Times New Roman"/>
          <w:sz w:val="21"/>
          <w:szCs w:val="21"/>
        </w:rPr>
        <w:t xml:space="preserve"> i </w:t>
      </w:r>
      <w:r w:rsidRPr="00731CAA">
        <w:rPr>
          <w:rFonts w:ascii="Consolas" w:hAnsi="Consolas" w:cs="Times New Roman"/>
          <w:color w:val="0000FF"/>
          <w:sz w:val="21"/>
          <w:szCs w:val="21"/>
        </w:rPr>
        <w:t>in</w:t>
      </w:r>
      <w:r w:rsidRPr="00731CAA">
        <w:rPr>
          <w:rFonts w:ascii="Consolas" w:hAnsi="Consolas" w:cs="Times New Roman"/>
          <w:sz w:val="21"/>
          <w:szCs w:val="21"/>
        </w:rPr>
        <w:t xml:space="preserve"> </w:t>
      </w:r>
      <w:r w:rsidRPr="00731CAA">
        <w:rPr>
          <w:rFonts w:ascii="Consolas" w:hAnsi="Consolas" w:cs="Times New Roman"/>
          <w:color w:val="098658"/>
          <w:sz w:val="21"/>
          <w:szCs w:val="21"/>
        </w:rPr>
        <w:t>0</w:t>
      </w:r>
      <w:r w:rsidRPr="00731CAA">
        <w:rPr>
          <w:rFonts w:ascii="Consolas" w:hAnsi="Consolas" w:cs="Times New Roman"/>
          <w:sz w:val="21"/>
          <w:szCs w:val="21"/>
        </w:rPr>
        <w:t xml:space="preserve"> </w:t>
      </w:r>
      <w:r w:rsidRPr="00731CAA">
        <w:rPr>
          <w:rFonts w:ascii="Consolas" w:hAnsi="Consolas" w:cs="Times New Roman"/>
          <w:color w:val="0000FF"/>
          <w:sz w:val="21"/>
          <w:szCs w:val="21"/>
        </w:rPr>
        <w:t>to</w:t>
      </w:r>
      <w:r w:rsidRPr="00731CAA">
        <w:rPr>
          <w:rFonts w:ascii="Consolas" w:hAnsi="Consolas" w:cs="Times New Roman"/>
          <w:sz w:val="21"/>
          <w:szCs w:val="21"/>
        </w:rPr>
        <w:t xml:space="preserve"> </w:t>
      </w:r>
      <w:r w:rsidRPr="00731CAA">
        <w:rPr>
          <w:rFonts w:ascii="Consolas" w:hAnsi="Consolas" w:cs="Times New Roman"/>
          <w:color w:val="098658"/>
          <w:sz w:val="21"/>
          <w:szCs w:val="21"/>
        </w:rPr>
        <w:t>2</w:t>
      </w:r>
      <w:r w:rsidRPr="00731CAA">
        <w:rPr>
          <w:rFonts w:ascii="Consolas" w:hAnsi="Consolas" w:cs="Times New Roman"/>
          <w:sz w:val="21"/>
          <w:szCs w:val="21"/>
        </w:rPr>
        <w:t xml:space="preserve"> * (NUM_VALS) </w:t>
      </w:r>
      <w:r w:rsidRPr="00731CAA">
        <w:rPr>
          <w:rFonts w:ascii="Consolas" w:hAnsi="Consolas" w:cs="Times New Roman"/>
          <w:color w:val="0000FF"/>
          <w:sz w:val="21"/>
          <w:szCs w:val="21"/>
        </w:rPr>
        <w:t>loop</w:t>
      </w:r>
    </w:p>
    <w:p w14:paraId="32D5FAFE"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clk_sig &lt;= </w:t>
      </w:r>
      <w:r w:rsidRPr="00731CAA">
        <w:rPr>
          <w:rFonts w:ascii="Consolas" w:hAnsi="Consolas" w:cs="Times New Roman"/>
          <w:color w:val="0000FF"/>
          <w:sz w:val="21"/>
          <w:szCs w:val="21"/>
        </w:rPr>
        <w:t>NOT</w:t>
      </w:r>
      <w:r w:rsidRPr="00731CAA">
        <w:rPr>
          <w:rFonts w:ascii="Consolas" w:hAnsi="Consolas" w:cs="Times New Roman"/>
          <w:sz w:val="21"/>
          <w:szCs w:val="21"/>
        </w:rPr>
        <w:t xml:space="preserve"> clk_sig;</w:t>
      </w:r>
    </w:p>
    <w:p w14:paraId="560AB30C"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wait</w:t>
      </w:r>
      <w:r w:rsidRPr="00731CAA">
        <w:rPr>
          <w:rFonts w:ascii="Consolas" w:hAnsi="Consolas" w:cs="Times New Roman"/>
          <w:sz w:val="21"/>
          <w:szCs w:val="21"/>
        </w:rPr>
        <w:t xml:space="preserve"> </w:t>
      </w:r>
      <w:r w:rsidRPr="00731CAA">
        <w:rPr>
          <w:rFonts w:ascii="Consolas" w:hAnsi="Consolas" w:cs="Times New Roman"/>
          <w:color w:val="0000FF"/>
          <w:sz w:val="21"/>
          <w:szCs w:val="21"/>
        </w:rPr>
        <w:t>for</w:t>
      </w:r>
      <w:r w:rsidRPr="00731CAA">
        <w:rPr>
          <w:rFonts w:ascii="Consolas" w:hAnsi="Consolas" w:cs="Times New Roman"/>
          <w:sz w:val="21"/>
          <w:szCs w:val="21"/>
        </w:rPr>
        <w:t xml:space="preserve"> TIME_DELAY/</w:t>
      </w:r>
      <w:r w:rsidRPr="00731CAA">
        <w:rPr>
          <w:rFonts w:ascii="Consolas" w:hAnsi="Consolas" w:cs="Times New Roman"/>
          <w:color w:val="098658"/>
          <w:sz w:val="21"/>
          <w:szCs w:val="21"/>
        </w:rPr>
        <w:t>2</w:t>
      </w:r>
      <w:r w:rsidRPr="00731CAA">
        <w:rPr>
          <w:rFonts w:ascii="Consolas" w:hAnsi="Consolas" w:cs="Times New Roman"/>
          <w:sz w:val="21"/>
          <w:szCs w:val="21"/>
        </w:rPr>
        <w:t>;</w:t>
      </w:r>
    </w:p>
    <w:p w14:paraId="7383A5DA"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end</w:t>
      </w:r>
      <w:r w:rsidRPr="00731CAA">
        <w:rPr>
          <w:rFonts w:ascii="Consolas" w:hAnsi="Consolas" w:cs="Times New Roman"/>
          <w:sz w:val="21"/>
          <w:szCs w:val="21"/>
        </w:rPr>
        <w:t xml:space="preserve"> </w:t>
      </w:r>
      <w:r w:rsidRPr="00731CAA">
        <w:rPr>
          <w:rFonts w:ascii="Consolas" w:hAnsi="Consolas" w:cs="Times New Roman"/>
          <w:color w:val="0000FF"/>
          <w:sz w:val="21"/>
          <w:szCs w:val="21"/>
        </w:rPr>
        <w:t>loop</w:t>
      </w:r>
      <w:r w:rsidRPr="00731CAA">
        <w:rPr>
          <w:rFonts w:ascii="Consolas" w:hAnsi="Consolas" w:cs="Times New Roman"/>
          <w:sz w:val="21"/>
          <w:szCs w:val="21"/>
        </w:rPr>
        <w:t>;</w:t>
      </w:r>
    </w:p>
    <w:p w14:paraId="1C7E9BE0"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wait</w:t>
      </w:r>
      <w:r w:rsidRPr="00731CAA">
        <w:rPr>
          <w:rFonts w:ascii="Consolas" w:hAnsi="Consolas" w:cs="Times New Roman"/>
          <w:sz w:val="21"/>
          <w:szCs w:val="21"/>
        </w:rPr>
        <w:t>;</w:t>
      </w:r>
    </w:p>
    <w:p w14:paraId="402EA7A2"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end</w:t>
      </w:r>
      <w:r w:rsidRPr="00731CAA">
        <w:rPr>
          <w:rFonts w:ascii="Consolas" w:hAnsi="Consolas" w:cs="Times New Roman"/>
          <w:sz w:val="21"/>
          <w:szCs w:val="21"/>
        </w:rPr>
        <w:t xml:space="preserve"> </w:t>
      </w:r>
      <w:r w:rsidRPr="00731CAA">
        <w:rPr>
          <w:rFonts w:ascii="Consolas" w:hAnsi="Consolas" w:cs="Times New Roman"/>
          <w:color w:val="0000FF"/>
          <w:sz w:val="21"/>
          <w:szCs w:val="21"/>
        </w:rPr>
        <w:t>process</w:t>
      </w:r>
      <w:r w:rsidRPr="00731CAA">
        <w:rPr>
          <w:rFonts w:ascii="Consolas" w:hAnsi="Consolas" w:cs="Times New Roman"/>
          <w:sz w:val="21"/>
          <w:szCs w:val="21"/>
        </w:rPr>
        <w:t xml:space="preserve"> clock;</w:t>
      </w:r>
    </w:p>
    <w:p w14:paraId="58E1C1B9"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w:t>
      </w:r>
    </w:p>
    <w:p w14:paraId="67D1C82C"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w:t>
      </w:r>
      <w:proofErr w:type="gramStart"/>
      <w:r w:rsidRPr="00731CAA">
        <w:rPr>
          <w:rFonts w:ascii="Consolas" w:hAnsi="Consolas" w:cs="Times New Roman"/>
          <w:sz w:val="21"/>
          <w:szCs w:val="21"/>
        </w:rPr>
        <w:t>stimulus :</w:t>
      </w:r>
      <w:proofErr w:type="gramEnd"/>
      <w:r w:rsidRPr="00731CAA">
        <w:rPr>
          <w:rFonts w:ascii="Consolas" w:hAnsi="Consolas" w:cs="Times New Roman"/>
          <w:sz w:val="21"/>
          <w:szCs w:val="21"/>
        </w:rPr>
        <w:t xml:space="preserve"> </w:t>
      </w:r>
      <w:r w:rsidRPr="00731CAA">
        <w:rPr>
          <w:rFonts w:ascii="Consolas" w:hAnsi="Consolas" w:cs="Times New Roman"/>
          <w:color w:val="0000FF"/>
          <w:sz w:val="21"/>
          <w:szCs w:val="21"/>
        </w:rPr>
        <w:t>process</w:t>
      </w:r>
    </w:p>
    <w:p w14:paraId="75F92463"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begin</w:t>
      </w:r>
    </w:p>
    <w:p w14:paraId="71F5D316"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for</w:t>
      </w:r>
      <w:r w:rsidRPr="00731CAA">
        <w:rPr>
          <w:rFonts w:ascii="Consolas" w:hAnsi="Consolas" w:cs="Times New Roman"/>
          <w:sz w:val="21"/>
          <w:szCs w:val="21"/>
        </w:rPr>
        <w:t xml:space="preserve"> i </w:t>
      </w:r>
      <w:r w:rsidRPr="00731CAA">
        <w:rPr>
          <w:rFonts w:ascii="Consolas" w:hAnsi="Consolas" w:cs="Times New Roman"/>
          <w:color w:val="0000FF"/>
          <w:sz w:val="21"/>
          <w:szCs w:val="21"/>
        </w:rPr>
        <w:t>in</w:t>
      </w:r>
      <w:r w:rsidRPr="00731CAA">
        <w:rPr>
          <w:rFonts w:ascii="Consolas" w:hAnsi="Consolas" w:cs="Times New Roman"/>
          <w:sz w:val="21"/>
          <w:szCs w:val="21"/>
        </w:rPr>
        <w:t xml:space="preserve"> </w:t>
      </w:r>
      <w:r w:rsidRPr="00731CAA">
        <w:rPr>
          <w:rFonts w:ascii="Consolas" w:hAnsi="Consolas" w:cs="Times New Roman"/>
          <w:color w:val="098658"/>
          <w:sz w:val="21"/>
          <w:szCs w:val="21"/>
        </w:rPr>
        <w:t>0</w:t>
      </w:r>
      <w:r w:rsidRPr="00731CAA">
        <w:rPr>
          <w:rFonts w:ascii="Consolas" w:hAnsi="Consolas" w:cs="Times New Roman"/>
          <w:sz w:val="21"/>
          <w:szCs w:val="21"/>
        </w:rPr>
        <w:t xml:space="preserve"> </w:t>
      </w:r>
      <w:r w:rsidRPr="00731CAA">
        <w:rPr>
          <w:rFonts w:ascii="Consolas" w:hAnsi="Consolas" w:cs="Times New Roman"/>
          <w:color w:val="0000FF"/>
          <w:sz w:val="21"/>
          <w:szCs w:val="21"/>
        </w:rPr>
        <w:t>to</w:t>
      </w:r>
      <w:r w:rsidRPr="00731CAA">
        <w:rPr>
          <w:rFonts w:ascii="Consolas" w:hAnsi="Consolas" w:cs="Times New Roman"/>
          <w:sz w:val="21"/>
          <w:szCs w:val="21"/>
        </w:rPr>
        <w:t xml:space="preserve"> (NUM_VALS - </w:t>
      </w:r>
      <w:r w:rsidRPr="00731CAA">
        <w:rPr>
          <w:rFonts w:ascii="Consolas" w:hAnsi="Consolas" w:cs="Times New Roman"/>
          <w:color w:val="098658"/>
          <w:sz w:val="21"/>
          <w:szCs w:val="21"/>
        </w:rPr>
        <w:t>1</w:t>
      </w:r>
      <w:r w:rsidRPr="00731CAA">
        <w:rPr>
          <w:rFonts w:ascii="Consolas" w:hAnsi="Consolas" w:cs="Times New Roman"/>
          <w:sz w:val="21"/>
          <w:szCs w:val="21"/>
        </w:rPr>
        <w:t xml:space="preserve">) </w:t>
      </w:r>
      <w:r w:rsidRPr="00731CAA">
        <w:rPr>
          <w:rFonts w:ascii="Consolas" w:hAnsi="Consolas" w:cs="Times New Roman"/>
          <w:color w:val="0000FF"/>
          <w:sz w:val="21"/>
          <w:szCs w:val="21"/>
        </w:rPr>
        <w:t>loop</w:t>
      </w:r>
    </w:p>
    <w:p w14:paraId="7EAFED32"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ReadReg1Sig &lt;= ReadReg1_vals(i);</w:t>
      </w:r>
    </w:p>
    <w:p w14:paraId="3E2BA142"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ReadReg2Sig &lt;= ReadReg2_vals(i);</w:t>
      </w:r>
    </w:p>
    <w:p w14:paraId="2AD631D3"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wait</w:t>
      </w:r>
      <w:r w:rsidRPr="00731CAA">
        <w:rPr>
          <w:rFonts w:ascii="Consolas" w:hAnsi="Consolas" w:cs="Times New Roman"/>
          <w:sz w:val="21"/>
          <w:szCs w:val="21"/>
        </w:rPr>
        <w:t xml:space="preserve"> </w:t>
      </w:r>
      <w:r w:rsidRPr="00731CAA">
        <w:rPr>
          <w:rFonts w:ascii="Consolas" w:hAnsi="Consolas" w:cs="Times New Roman"/>
          <w:color w:val="0000FF"/>
          <w:sz w:val="21"/>
          <w:szCs w:val="21"/>
        </w:rPr>
        <w:t>for</w:t>
      </w:r>
      <w:r w:rsidRPr="00731CAA">
        <w:rPr>
          <w:rFonts w:ascii="Consolas" w:hAnsi="Consolas" w:cs="Times New Roman"/>
          <w:sz w:val="21"/>
          <w:szCs w:val="21"/>
        </w:rPr>
        <w:t xml:space="preserve"> TIME_DELAY;</w:t>
      </w:r>
    </w:p>
    <w:p w14:paraId="7642451D"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end</w:t>
      </w:r>
      <w:r w:rsidRPr="00731CAA">
        <w:rPr>
          <w:rFonts w:ascii="Consolas" w:hAnsi="Consolas" w:cs="Times New Roman"/>
          <w:sz w:val="21"/>
          <w:szCs w:val="21"/>
        </w:rPr>
        <w:t xml:space="preserve"> </w:t>
      </w:r>
      <w:r w:rsidRPr="00731CAA">
        <w:rPr>
          <w:rFonts w:ascii="Consolas" w:hAnsi="Consolas" w:cs="Times New Roman"/>
          <w:color w:val="0000FF"/>
          <w:sz w:val="21"/>
          <w:szCs w:val="21"/>
        </w:rPr>
        <w:t>loop</w:t>
      </w:r>
      <w:r w:rsidRPr="00731CAA">
        <w:rPr>
          <w:rFonts w:ascii="Consolas" w:hAnsi="Consolas" w:cs="Times New Roman"/>
          <w:sz w:val="21"/>
          <w:szCs w:val="21"/>
        </w:rPr>
        <w:t>;</w:t>
      </w:r>
    </w:p>
    <w:p w14:paraId="67626517"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wait</w:t>
      </w:r>
      <w:r w:rsidRPr="00731CAA">
        <w:rPr>
          <w:rFonts w:ascii="Consolas" w:hAnsi="Consolas" w:cs="Times New Roman"/>
          <w:sz w:val="21"/>
          <w:szCs w:val="21"/>
        </w:rPr>
        <w:t>;</w:t>
      </w:r>
    </w:p>
    <w:p w14:paraId="44CD116D"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end</w:t>
      </w:r>
      <w:r w:rsidRPr="00731CAA">
        <w:rPr>
          <w:rFonts w:ascii="Consolas" w:hAnsi="Consolas" w:cs="Times New Roman"/>
          <w:sz w:val="21"/>
          <w:szCs w:val="21"/>
        </w:rPr>
        <w:t xml:space="preserve"> </w:t>
      </w:r>
      <w:r w:rsidRPr="00731CAA">
        <w:rPr>
          <w:rFonts w:ascii="Consolas" w:hAnsi="Consolas" w:cs="Times New Roman"/>
          <w:color w:val="0000FF"/>
          <w:sz w:val="21"/>
          <w:szCs w:val="21"/>
        </w:rPr>
        <w:t>process</w:t>
      </w:r>
      <w:r w:rsidRPr="00731CAA">
        <w:rPr>
          <w:rFonts w:ascii="Consolas" w:hAnsi="Consolas" w:cs="Times New Roman"/>
          <w:sz w:val="21"/>
          <w:szCs w:val="21"/>
        </w:rPr>
        <w:t xml:space="preserve"> stimulus;</w:t>
      </w:r>
    </w:p>
    <w:p w14:paraId="0A2255EC"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p>
    <w:p w14:paraId="6246F19C"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w:t>
      </w:r>
    </w:p>
    <w:p w14:paraId="56AFD453" w14:textId="77777777" w:rsidR="00731CAA" w:rsidRPr="00731CAA" w:rsidRDefault="00731CAA" w:rsidP="00731CAA">
      <w:pPr>
        <w:shd w:val="clear" w:color="auto" w:fill="FFFFFF"/>
        <w:spacing w:line="285" w:lineRule="atLeast"/>
        <w:rPr>
          <w:rFonts w:ascii="Consolas" w:hAnsi="Consolas" w:cs="Times New Roman"/>
          <w:sz w:val="21"/>
          <w:szCs w:val="21"/>
        </w:rPr>
      </w:pPr>
    </w:p>
    <w:p w14:paraId="32714826"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color w:val="0000FF"/>
          <w:sz w:val="21"/>
          <w:szCs w:val="21"/>
        </w:rPr>
        <w:t>end</w:t>
      </w:r>
      <w:r w:rsidRPr="00731CAA">
        <w:rPr>
          <w:rFonts w:ascii="Consolas" w:hAnsi="Consolas" w:cs="Times New Roman"/>
          <w:sz w:val="21"/>
          <w:szCs w:val="21"/>
        </w:rPr>
        <w:t xml:space="preserve"> behavior;</w:t>
      </w:r>
    </w:p>
    <w:p w14:paraId="3EE9A508" w14:textId="77777777" w:rsidR="00731CAA" w:rsidRPr="00731CAA" w:rsidRDefault="00731CAA" w:rsidP="00731CAA">
      <w:pPr>
        <w:shd w:val="clear" w:color="auto" w:fill="FFFFFF"/>
        <w:spacing w:line="285" w:lineRule="atLeast"/>
        <w:rPr>
          <w:rFonts w:ascii="Consolas" w:hAnsi="Consolas" w:cs="Times New Roman"/>
          <w:sz w:val="21"/>
          <w:szCs w:val="21"/>
        </w:rPr>
      </w:pPr>
    </w:p>
    <w:p w14:paraId="73F82CDB" w14:textId="77777777" w:rsidR="00747699" w:rsidRPr="00747699" w:rsidRDefault="00747699" w:rsidP="00AE0599"/>
    <w:p w14:paraId="34CA122D" w14:textId="65DB332A" w:rsidR="00747699" w:rsidRDefault="00747699" w:rsidP="00724F28"/>
    <w:p w14:paraId="4CBAEB67" w14:textId="44CDD246" w:rsidR="00747699" w:rsidRDefault="00631DEE" w:rsidP="00724F28">
      <w:r>
        <w:rPr>
          <w:noProof/>
        </w:rPr>
        <w:drawing>
          <wp:inline distT="0" distB="0" distL="0" distR="0" wp14:anchorId="4C405424" wp14:editId="57551655">
            <wp:extent cx="5943600" cy="28435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43530"/>
                    </a:xfrm>
                    <a:prstGeom prst="rect">
                      <a:avLst/>
                    </a:prstGeom>
                  </pic:spPr>
                </pic:pic>
              </a:graphicData>
            </a:graphic>
          </wp:inline>
        </w:drawing>
      </w:r>
    </w:p>
    <w:p w14:paraId="2708AE29" w14:textId="130E0F7F" w:rsidR="00666038" w:rsidRDefault="00666038" w:rsidP="00724F28"/>
    <w:p w14:paraId="1D75423F" w14:textId="77777777" w:rsidR="00666038" w:rsidRDefault="00666038" w:rsidP="00724F28"/>
    <w:p w14:paraId="6BEBAF01" w14:textId="5FDBDC47" w:rsidR="00747699" w:rsidRDefault="00747699" w:rsidP="00724F28">
      <w:r>
        <w:lastRenderedPageBreak/>
        <w:t>ShiftBranchTestbench:</w:t>
      </w:r>
    </w:p>
    <w:p w14:paraId="3C6FB37A"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color w:val="0000FF"/>
          <w:sz w:val="21"/>
          <w:szCs w:val="21"/>
        </w:rPr>
        <w:t>library</w:t>
      </w:r>
      <w:r w:rsidRPr="00731CAA">
        <w:rPr>
          <w:rFonts w:ascii="Consolas" w:hAnsi="Consolas" w:cs="Times New Roman"/>
          <w:sz w:val="21"/>
          <w:szCs w:val="21"/>
        </w:rPr>
        <w:t xml:space="preserve"> IEEE;</w:t>
      </w:r>
    </w:p>
    <w:p w14:paraId="24452797"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color w:val="0000FF"/>
          <w:sz w:val="21"/>
          <w:szCs w:val="21"/>
        </w:rPr>
        <w:t>use</w:t>
      </w:r>
      <w:r w:rsidRPr="00731CAA">
        <w:rPr>
          <w:rFonts w:ascii="Consolas" w:hAnsi="Consolas" w:cs="Times New Roman"/>
          <w:sz w:val="21"/>
          <w:szCs w:val="21"/>
        </w:rPr>
        <w:t xml:space="preserve"> IEEE.std_logic_1164.</w:t>
      </w:r>
      <w:r w:rsidRPr="00731CAA">
        <w:rPr>
          <w:rFonts w:ascii="Consolas" w:hAnsi="Consolas" w:cs="Times New Roman"/>
          <w:color w:val="0000FF"/>
          <w:sz w:val="21"/>
          <w:szCs w:val="21"/>
        </w:rPr>
        <w:t>all</w:t>
      </w:r>
      <w:r w:rsidRPr="00731CAA">
        <w:rPr>
          <w:rFonts w:ascii="Consolas" w:hAnsi="Consolas" w:cs="Times New Roman"/>
          <w:sz w:val="21"/>
          <w:szCs w:val="21"/>
        </w:rPr>
        <w:t>;</w:t>
      </w:r>
    </w:p>
    <w:p w14:paraId="0C0C89C0"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color w:val="0000FF"/>
          <w:sz w:val="21"/>
          <w:szCs w:val="21"/>
        </w:rPr>
        <w:t>use</w:t>
      </w:r>
      <w:r w:rsidRPr="00731CAA">
        <w:rPr>
          <w:rFonts w:ascii="Consolas" w:hAnsi="Consolas" w:cs="Times New Roman"/>
          <w:sz w:val="21"/>
          <w:szCs w:val="21"/>
        </w:rPr>
        <w:t xml:space="preserve"> IEEE.numeric_std.</w:t>
      </w:r>
      <w:r w:rsidRPr="00731CAA">
        <w:rPr>
          <w:rFonts w:ascii="Consolas" w:hAnsi="Consolas" w:cs="Times New Roman"/>
          <w:color w:val="0000FF"/>
          <w:sz w:val="21"/>
          <w:szCs w:val="21"/>
        </w:rPr>
        <w:t>all</w:t>
      </w:r>
      <w:r w:rsidRPr="00731CAA">
        <w:rPr>
          <w:rFonts w:ascii="Consolas" w:hAnsi="Consolas" w:cs="Times New Roman"/>
          <w:sz w:val="21"/>
          <w:szCs w:val="21"/>
        </w:rPr>
        <w:t>;</w:t>
      </w:r>
    </w:p>
    <w:p w14:paraId="580D3F93" w14:textId="77777777" w:rsidR="00731CAA" w:rsidRPr="00731CAA" w:rsidRDefault="00731CAA" w:rsidP="00731CAA">
      <w:pPr>
        <w:shd w:val="clear" w:color="auto" w:fill="FFFFFF"/>
        <w:spacing w:line="285" w:lineRule="atLeast"/>
        <w:rPr>
          <w:rFonts w:ascii="Consolas" w:hAnsi="Consolas" w:cs="Times New Roman"/>
          <w:sz w:val="21"/>
          <w:szCs w:val="21"/>
        </w:rPr>
      </w:pPr>
    </w:p>
    <w:p w14:paraId="0F4CC66B"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color w:val="0000FF"/>
          <w:sz w:val="21"/>
          <w:szCs w:val="21"/>
        </w:rPr>
        <w:t>entity</w:t>
      </w:r>
      <w:r w:rsidRPr="00731CAA">
        <w:rPr>
          <w:rFonts w:ascii="Consolas" w:hAnsi="Consolas" w:cs="Times New Roman"/>
          <w:sz w:val="21"/>
          <w:szCs w:val="21"/>
        </w:rPr>
        <w:t xml:space="preserve"> ShiftBranchTestbench </w:t>
      </w:r>
      <w:r w:rsidRPr="00731CAA">
        <w:rPr>
          <w:rFonts w:ascii="Consolas" w:hAnsi="Consolas" w:cs="Times New Roman"/>
          <w:color w:val="0000FF"/>
          <w:sz w:val="21"/>
          <w:szCs w:val="21"/>
        </w:rPr>
        <w:t>is</w:t>
      </w:r>
    </w:p>
    <w:p w14:paraId="0F64AC73"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color w:val="0000FF"/>
          <w:sz w:val="21"/>
          <w:szCs w:val="21"/>
        </w:rPr>
        <w:t>end</w:t>
      </w:r>
      <w:r w:rsidRPr="00731CAA">
        <w:rPr>
          <w:rFonts w:ascii="Consolas" w:hAnsi="Consolas" w:cs="Times New Roman"/>
          <w:sz w:val="21"/>
          <w:szCs w:val="21"/>
        </w:rPr>
        <w:t xml:space="preserve"> ShiftBranchTestbench;</w:t>
      </w:r>
    </w:p>
    <w:p w14:paraId="24386663" w14:textId="77777777" w:rsidR="00731CAA" w:rsidRPr="00731CAA" w:rsidRDefault="00731CAA" w:rsidP="00731CAA">
      <w:pPr>
        <w:shd w:val="clear" w:color="auto" w:fill="FFFFFF"/>
        <w:spacing w:line="285" w:lineRule="atLeast"/>
        <w:rPr>
          <w:rFonts w:ascii="Consolas" w:hAnsi="Consolas" w:cs="Times New Roman"/>
          <w:sz w:val="21"/>
          <w:szCs w:val="21"/>
        </w:rPr>
      </w:pPr>
    </w:p>
    <w:p w14:paraId="22BC96B2"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color w:val="0000FF"/>
          <w:sz w:val="21"/>
          <w:szCs w:val="21"/>
        </w:rPr>
        <w:t>architecture</w:t>
      </w:r>
      <w:r w:rsidRPr="00731CAA">
        <w:rPr>
          <w:rFonts w:ascii="Consolas" w:hAnsi="Consolas" w:cs="Times New Roman"/>
          <w:sz w:val="21"/>
          <w:szCs w:val="21"/>
        </w:rPr>
        <w:t xml:space="preserve"> behavior </w:t>
      </w:r>
      <w:r w:rsidRPr="00731CAA">
        <w:rPr>
          <w:rFonts w:ascii="Consolas" w:hAnsi="Consolas" w:cs="Times New Roman"/>
          <w:color w:val="0000FF"/>
          <w:sz w:val="21"/>
          <w:szCs w:val="21"/>
        </w:rPr>
        <w:t>of</w:t>
      </w:r>
      <w:r w:rsidRPr="00731CAA">
        <w:rPr>
          <w:rFonts w:ascii="Consolas" w:hAnsi="Consolas" w:cs="Times New Roman"/>
          <w:sz w:val="21"/>
          <w:szCs w:val="21"/>
        </w:rPr>
        <w:t xml:space="preserve"> ShiftBranchTestbench </w:t>
      </w:r>
      <w:r w:rsidRPr="00731CAA">
        <w:rPr>
          <w:rFonts w:ascii="Consolas" w:hAnsi="Consolas" w:cs="Times New Roman"/>
          <w:color w:val="0000FF"/>
          <w:sz w:val="21"/>
          <w:szCs w:val="21"/>
        </w:rPr>
        <w:t>is</w:t>
      </w:r>
    </w:p>
    <w:p w14:paraId="37EDDD04"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constant</w:t>
      </w:r>
      <w:r w:rsidRPr="00731CAA">
        <w:rPr>
          <w:rFonts w:ascii="Consolas" w:hAnsi="Consolas" w:cs="Times New Roman"/>
          <w:sz w:val="21"/>
          <w:szCs w:val="21"/>
        </w:rPr>
        <w:t xml:space="preserve"> TIME_</w:t>
      </w:r>
      <w:proofErr w:type="gramStart"/>
      <w:r w:rsidRPr="00731CAA">
        <w:rPr>
          <w:rFonts w:ascii="Consolas" w:hAnsi="Consolas" w:cs="Times New Roman"/>
          <w:sz w:val="21"/>
          <w:szCs w:val="21"/>
        </w:rPr>
        <w:t>DELAY :</w:t>
      </w:r>
      <w:proofErr w:type="gramEnd"/>
      <w:r w:rsidRPr="00731CAA">
        <w:rPr>
          <w:rFonts w:ascii="Consolas" w:hAnsi="Consolas" w:cs="Times New Roman"/>
          <w:sz w:val="21"/>
          <w:szCs w:val="21"/>
        </w:rPr>
        <w:t xml:space="preserve"> time := </w:t>
      </w:r>
      <w:r w:rsidRPr="00731CAA">
        <w:rPr>
          <w:rFonts w:ascii="Consolas" w:hAnsi="Consolas" w:cs="Times New Roman"/>
          <w:color w:val="098658"/>
          <w:sz w:val="21"/>
          <w:szCs w:val="21"/>
        </w:rPr>
        <w:t>20</w:t>
      </w:r>
      <w:r w:rsidRPr="00731CAA">
        <w:rPr>
          <w:rFonts w:ascii="Consolas" w:hAnsi="Consolas" w:cs="Times New Roman"/>
          <w:sz w:val="21"/>
          <w:szCs w:val="21"/>
        </w:rPr>
        <w:t xml:space="preserve"> ns;</w:t>
      </w:r>
    </w:p>
    <w:p w14:paraId="3B44BEB1"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constant</w:t>
      </w:r>
      <w:r w:rsidRPr="00731CAA">
        <w:rPr>
          <w:rFonts w:ascii="Consolas" w:hAnsi="Consolas" w:cs="Times New Roman"/>
          <w:sz w:val="21"/>
          <w:szCs w:val="21"/>
        </w:rPr>
        <w:t xml:space="preserve"> NUM_</w:t>
      </w:r>
      <w:proofErr w:type="gramStart"/>
      <w:r w:rsidRPr="00731CAA">
        <w:rPr>
          <w:rFonts w:ascii="Consolas" w:hAnsi="Consolas" w:cs="Times New Roman"/>
          <w:sz w:val="21"/>
          <w:szCs w:val="21"/>
        </w:rPr>
        <w:t>VALS :</w:t>
      </w:r>
      <w:proofErr w:type="gramEnd"/>
      <w:r w:rsidRPr="00731CAA">
        <w:rPr>
          <w:rFonts w:ascii="Consolas" w:hAnsi="Consolas" w:cs="Times New Roman"/>
          <w:sz w:val="21"/>
          <w:szCs w:val="21"/>
        </w:rPr>
        <w:t xml:space="preserve"> integer := </w:t>
      </w:r>
      <w:r w:rsidRPr="00731CAA">
        <w:rPr>
          <w:rFonts w:ascii="Consolas" w:hAnsi="Consolas" w:cs="Times New Roman"/>
          <w:color w:val="098658"/>
          <w:sz w:val="21"/>
          <w:szCs w:val="21"/>
        </w:rPr>
        <w:t>2</w:t>
      </w:r>
      <w:r w:rsidRPr="00731CAA">
        <w:rPr>
          <w:rFonts w:ascii="Consolas" w:hAnsi="Consolas" w:cs="Times New Roman"/>
          <w:sz w:val="21"/>
          <w:szCs w:val="21"/>
        </w:rPr>
        <w:t>;</w:t>
      </w:r>
    </w:p>
    <w:p w14:paraId="575456C7"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p>
    <w:p w14:paraId="5991FF43"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p>
    <w:p w14:paraId="50FA878E"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type</w:t>
      </w:r>
      <w:r w:rsidRPr="00731CAA">
        <w:rPr>
          <w:rFonts w:ascii="Consolas" w:hAnsi="Consolas" w:cs="Times New Roman"/>
          <w:sz w:val="21"/>
          <w:szCs w:val="21"/>
        </w:rPr>
        <w:t xml:space="preserve"> SignExtend_array </w:t>
      </w:r>
      <w:r w:rsidRPr="00731CAA">
        <w:rPr>
          <w:rFonts w:ascii="Consolas" w:hAnsi="Consolas" w:cs="Times New Roman"/>
          <w:color w:val="0000FF"/>
          <w:sz w:val="21"/>
          <w:szCs w:val="21"/>
        </w:rPr>
        <w:t>is</w:t>
      </w:r>
      <w:r w:rsidRPr="00731CAA">
        <w:rPr>
          <w:rFonts w:ascii="Consolas" w:hAnsi="Consolas" w:cs="Times New Roman"/>
          <w:sz w:val="21"/>
          <w:szCs w:val="21"/>
        </w:rPr>
        <w:t xml:space="preserve"> </w:t>
      </w:r>
      <w:proofErr w:type="gramStart"/>
      <w:r w:rsidRPr="00731CAA">
        <w:rPr>
          <w:rFonts w:ascii="Consolas" w:hAnsi="Consolas" w:cs="Times New Roman"/>
          <w:color w:val="0000FF"/>
          <w:sz w:val="21"/>
          <w:szCs w:val="21"/>
        </w:rPr>
        <w:t>array</w:t>
      </w:r>
      <w:r w:rsidRPr="00731CAA">
        <w:rPr>
          <w:rFonts w:ascii="Consolas" w:hAnsi="Consolas" w:cs="Times New Roman"/>
          <w:sz w:val="21"/>
          <w:szCs w:val="21"/>
        </w:rPr>
        <w:t>(</w:t>
      </w:r>
      <w:proofErr w:type="gramEnd"/>
      <w:r w:rsidRPr="00731CAA">
        <w:rPr>
          <w:rFonts w:ascii="Consolas" w:hAnsi="Consolas" w:cs="Times New Roman"/>
          <w:color w:val="098658"/>
          <w:sz w:val="21"/>
          <w:szCs w:val="21"/>
        </w:rPr>
        <w:t>0</w:t>
      </w:r>
      <w:r w:rsidRPr="00731CAA">
        <w:rPr>
          <w:rFonts w:ascii="Consolas" w:hAnsi="Consolas" w:cs="Times New Roman"/>
          <w:sz w:val="21"/>
          <w:szCs w:val="21"/>
        </w:rPr>
        <w:t xml:space="preserve"> </w:t>
      </w:r>
      <w:r w:rsidRPr="00731CAA">
        <w:rPr>
          <w:rFonts w:ascii="Consolas" w:hAnsi="Consolas" w:cs="Times New Roman"/>
          <w:color w:val="0000FF"/>
          <w:sz w:val="21"/>
          <w:szCs w:val="21"/>
        </w:rPr>
        <w:t>to</w:t>
      </w:r>
      <w:r w:rsidRPr="00731CAA">
        <w:rPr>
          <w:rFonts w:ascii="Consolas" w:hAnsi="Consolas" w:cs="Times New Roman"/>
          <w:sz w:val="21"/>
          <w:szCs w:val="21"/>
        </w:rPr>
        <w:t xml:space="preserve"> (NUM_VALS - </w:t>
      </w:r>
      <w:r w:rsidRPr="00731CAA">
        <w:rPr>
          <w:rFonts w:ascii="Consolas" w:hAnsi="Consolas" w:cs="Times New Roman"/>
          <w:color w:val="098658"/>
          <w:sz w:val="21"/>
          <w:szCs w:val="21"/>
        </w:rPr>
        <w:t>1</w:t>
      </w:r>
      <w:r w:rsidRPr="00731CAA">
        <w:rPr>
          <w:rFonts w:ascii="Consolas" w:hAnsi="Consolas" w:cs="Times New Roman"/>
          <w:sz w:val="21"/>
          <w:szCs w:val="21"/>
        </w:rPr>
        <w:t xml:space="preserve">)) </w:t>
      </w:r>
      <w:r w:rsidRPr="00731CAA">
        <w:rPr>
          <w:rFonts w:ascii="Consolas" w:hAnsi="Consolas" w:cs="Times New Roman"/>
          <w:color w:val="0000FF"/>
          <w:sz w:val="21"/>
          <w:szCs w:val="21"/>
        </w:rPr>
        <w:t>of</w:t>
      </w:r>
      <w:r w:rsidRPr="00731CAA">
        <w:rPr>
          <w:rFonts w:ascii="Consolas" w:hAnsi="Consolas" w:cs="Times New Roman"/>
          <w:sz w:val="21"/>
          <w:szCs w:val="21"/>
        </w:rPr>
        <w:t xml:space="preserve"> std_logic_vector(</w:t>
      </w:r>
      <w:r w:rsidRPr="00731CAA">
        <w:rPr>
          <w:rFonts w:ascii="Consolas" w:hAnsi="Consolas" w:cs="Times New Roman"/>
          <w:color w:val="098658"/>
          <w:sz w:val="21"/>
          <w:szCs w:val="21"/>
        </w:rPr>
        <w:t>15</w:t>
      </w:r>
      <w:r w:rsidRPr="00731CAA">
        <w:rPr>
          <w:rFonts w:ascii="Consolas" w:hAnsi="Consolas" w:cs="Times New Roman"/>
          <w:sz w:val="21"/>
          <w:szCs w:val="21"/>
        </w:rPr>
        <w:t xml:space="preserve"> </w:t>
      </w:r>
      <w:r w:rsidRPr="00731CAA">
        <w:rPr>
          <w:rFonts w:ascii="Consolas" w:hAnsi="Consolas" w:cs="Times New Roman"/>
          <w:color w:val="0000FF"/>
          <w:sz w:val="21"/>
          <w:szCs w:val="21"/>
        </w:rPr>
        <w:t>downto</w:t>
      </w:r>
      <w:r w:rsidRPr="00731CAA">
        <w:rPr>
          <w:rFonts w:ascii="Consolas" w:hAnsi="Consolas" w:cs="Times New Roman"/>
          <w:sz w:val="21"/>
          <w:szCs w:val="21"/>
        </w:rPr>
        <w:t xml:space="preserve"> </w:t>
      </w:r>
      <w:r w:rsidRPr="00731CAA">
        <w:rPr>
          <w:rFonts w:ascii="Consolas" w:hAnsi="Consolas" w:cs="Times New Roman"/>
          <w:color w:val="098658"/>
          <w:sz w:val="21"/>
          <w:szCs w:val="21"/>
        </w:rPr>
        <w:t>0</w:t>
      </w:r>
      <w:r w:rsidRPr="00731CAA">
        <w:rPr>
          <w:rFonts w:ascii="Consolas" w:hAnsi="Consolas" w:cs="Times New Roman"/>
          <w:sz w:val="21"/>
          <w:szCs w:val="21"/>
        </w:rPr>
        <w:t>);</w:t>
      </w:r>
    </w:p>
    <w:p w14:paraId="362F20BD"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8000"/>
          <w:sz w:val="21"/>
          <w:szCs w:val="21"/>
        </w:rPr>
        <w:t xml:space="preserve">--type pc_out_array is </w:t>
      </w:r>
      <w:proofErr w:type="gramStart"/>
      <w:r w:rsidRPr="00731CAA">
        <w:rPr>
          <w:rFonts w:ascii="Consolas" w:hAnsi="Consolas" w:cs="Times New Roman"/>
          <w:color w:val="008000"/>
          <w:sz w:val="21"/>
          <w:szCs w:val="21"/>
        </w:rPr>
        <w:t>array(</w:t>
      </w:r>
      <w:proofErr w:type="gramEnd"/>
      <w:r w:rsidRPr="00731CAA">
        <w:rPr>
          <w:rFonts w:ascii="Consolas" w:hAnsi="Consolas" w:cs="Times New Roman"/>
          <w:color w:val="008000"/>
          <w:sz w:val="21"/>
          <w:szCs w:val="21"/>
        </w:rPr>
        <w:t>0 to (NUM_VALS - 1)) of std_logic_vector(15 downto 0);</w:t>
      </w:r>
    </w:p>
    <w:p w14:paraId="4907B772"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p>
    <w:p w14:paraId="48156083"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constant</w:t>
      </w:r>
      <w:r w:rsidRPr="00731CAA">
        <w:rPr>
          <w:rFonts w:ascii="Consolas" w:hAnsi="Consolas" w:cs="Times New Roman"/>
          <w:sz w:val="21"/>
          <w:szCs w:val="21"/>
        </w:rPr>
        <w:t xml:space="preserve"> SignExtend_</w:t>
      </w:r>
      <w:proofErr w:type="gramStart"/>
      <w:r w:rsidRPr="00731CAA">
        <w:rPr>
          <w:rFonts w:ascii="Consolas" w:hAnsi="Consolas" w:cs="Times New Roman"/>
          <w:sz w:val="21"/>
          <w:szCs w:val="21"/>
        </w:rPr>
        <w:t>vals :</w:t>
      </w:r>
      <w:proofErr w:type="gramEnd"/>
      <w:r w:rsidRPr="00731CAA">
        <w:rPr>
          <w:rFonts w:ascii="Consolas" w:hAnsi="Consolas" w:cs="Times New Roman"/>
          <w:sz w:val="21"/>
          <w:szCs w:val="21"/>
        </w:rPr>
        <w:t xml:space="preserve"> SignExtend_array := (</w:t>
      </w:r>
      <w:r w:rsidRPr="00731CAA">
        <w:rPr>
          <w:rFonts w:ascii="Consolas" w:hAnsi="Consolas" w:cs="Times New Roman"/>
          <w:color w:val="098658"/>
          <w:sz w:val="21"/>
          <w:szCs w:val="21"/>
        </w:rPr>
        <w:t>"0000000000000011"</w:t>
      </w:r>
      <w:r w:rsidRPr="00731CAA">
        <w:rPr>
          <w:rFonts w:ascii="Consolas" w:hAnsi="Consolas" w:cs="Times New Roman"/>
          <w:sz w:val="21"/>
          <w:szCs w:val="21"/>
        </w:rPr>
        <w:t>,</w:t>
      </w:r>
      <w:r w:rsidRPr="00731CAA">
        <w:rPr>
          <w:rFonts w:ascii="Consolas" w:hAnsi="Consolas" w:cs="Times New Roman"/>
          <w:color w:val="098658"/>
          <w:sz w:val="21"/>
          <w:szCs w:val="21"/>
        </w:rPr>
        <w:t>"1111111111110011"</w:t>
      </w:r>
      <w:r w:rsidRPr="00731CAA">
        <w:rPr>
          <w:rFonts w:ascii="Consolas" w:hAnsi="Consolas" w:cs="Times New Roman"/>
          <w:sz w:val="21"/>
          <w:szCs w:val="21"/>
        </w:rPr>
        <w:t>);</w:t>
      </w:r>
    </w:p>
    <w:p w14:paraId="77246218"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w:t>
      </w:r>
    </w:p>
    <w:p w14:paraId="49D4311F"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p>
    <w:p w14:paraId="6C6D5C95" w14:textId="77777777" w:rsidR="00731CAA" w:rsidRPr="00731CAA" w:rsidRDefault="00731CAA" w:rsidP="00731CAA">
      <w:pPr>
        <w:shd w:val="clear" w:color="auto" w:fill="FFFFFF"/>
        <w:spacing w:line="285" w:lineRule="atLeast"/>
        <w:rPr>
          <w:rFonts w:ascii="Consolas" w:hAnsi="Consolas" w:cs="Times New Roman"/>
          <w:sz w:val="21"/>
          <w:szCs w:val="21"/>
        </w:rPr>
      </w:pPr>
    </w:p>
    <w:p w14:paraId="3A85B6AB"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signal</w:t>
      </w:r>
      <w:r w:rsidRPr="00731CAA">
        <w:rPr>
          <w:rFonts w:ascii="Consolas" w:hAnsi="Consolas" w:cs="Times New Roman"/>
          <w:sz w:val="21"/>
          <w:szCs w:val="21"/>
        </w:rPr>
        <w:t xml:space="preserve"> clk_</w:t>
      </w:r>
      <w:proofErr w:type="gramStart"/>
      <w:r w:rsidRPr="00731CAA">
        <w:rPr>
          <w:rFonts w:ascii="Consolas" w:hAnsi="Consolas" w:cs="Times New Roman"/>
          <w:sz w:val="21"/>
          <w:szCs w:val="21"/>
        </w:rPr>
        <w:t>sig :</w:t>
      </w:r>
      <w:proofErr w:type="gramEnd"/>
      <w:r w:rsidRPr="00731CAA">
        <w:rPr>
          <w:rFonts w:ascii="Consolas" w:hAnsi="Consolas" w:cs="Times New Roman"/>
          <w:sz w:val="21"/>
          <w:szCs w:val="21"/>
        </w:rPr>
        <w:t xml:space="preserve"> std_logic := </w:t>
      </w:r>
      <w:r w:rsidRPr="00731CAA">
        <w:rPr>
          <w:rFonts w:ascii="Consolas" w:hAnsi="Consolas" w:cs="Times New Roman"/>
          <w:color w:val="098658"/>
          <w:sz w:val="21"/>
          <w:szCs w:val="21"/>
        </w:rPr>
        <w:t>'0'</w:t>
      </w:r>
      <w:r w:rsidRPr="00731CAA">
        <w:rPr>
          <w:rFonts w:ascii="Consolas" w:hAnsi="Consolas" w:cs="Times New Roman"/>
          <w:sz w:val="21"/>
          <w:szCs w:val="21"/>
        </w:rPr>
        <w:t>;</w:t>
      </w:r>
    </w:p>
    <w:p w14:paraId="36BD7F62"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signal</w:t>
      </w:r>
      <w:r w:rsidRPr="00731CAA">
        <w:rPr>
          <w:rFonts w:ascii="Consolas" w:hAnsi="Consolas" w:cs="Times New Roman"/>
          <w:sz w:val="21"/>
          <w:szCs w:val="21"/>
        </w:rPr>
        <w:t xml:space="preserve"> </w:t>
      </w:r>
      <w:proofErr w:type="gramStart"/>
      <w:r w:rsidRPr="00731CAA">
        <w:rPr>
          <w:rFonts w:ascii="Consolas" w:hAnsi="Consolas" w:cs="Times New Roman"/>
          <w:sz w:val="21"/>
          <w:szCs w:val="21"/>
        </w:rPr>
        <w:t>SignExtendSig :</w:t>
      </w:r>
      <w:proofErr w:type="gramEnd"/>
      <w:r w:rsidRPr="00731CAA">
        <w:rPr>
          <w:rFonts w:ascii="Consolas" w:hAnsi="Consolas" w:cs="Times New Roman"/>
          <w:sz w:val="21"/>
          <w:szCs w:val="21"/>
        </w:rPr>
        <w:t xml:space="preserve"> std_logic_vector (</w:t>
      </w:r>
      <w:r w:rsidRPr="00731CAA">
        <w:rPr>
          <w:rFonts w:ascii="Consolas" w:hAnsi="Consolas" w:cs="Times New Roman"/>
          <w:color w:val="098658"/>
          <w:sz w:val="21"/>
          <w:szCs w:val="21"/>
        </w:rPr>
        <w:t>15</w:t>
      </w:r>
      <w:r w:rsidRPr="00731CAA">
        <w:rPr>
          <w:rFonts w:ascii="Consolas" w:hAnsi="Consolas" w:cs="Times New Roman"/>
          <w:sz w:val="21"/>
          <w:szCs w:val="21"/>
        </w:rPr>
        <w:t xml:space="preserve"> </w:t>
      </w:r>
      <w:r w:rsidRPr="00731CAA">
        <w:rPr>
          <w:rFonts w:ascii="Consolas" w:hAnsi="Consolas" w:cs="Times New Roman"/>
          <w:color w:val="0000FF"/>
          <w:sz w:val="21"/>
          <w:szCs w:val="21"/>
        </w:rPr>
        <w:t>downto</w:t>
      </w:r>
      <w:r w:rsidRPr="00731CAA">
        <w:rPr>
          <w:rFonts w:ascii="Consolas" w:hAnsi="Consolas" w:cs="Times New Roman"/>
          <w:sz w:val="21"/>
          <w:szCs w:val="21"/>
        </w:rPr>
        <w:t xml:space="preserve"> </w:t>
      </w:r>
      <w:r w:rsidRPr="00731CAA">
        <w:rPr>
          <w:rFonts w:ascii="Consolas" w:hAnsi="Consolas" w:cs="Times New Roman"/>
          <w:color w:val="098658"/>
          <w:sz w:val="21"/>
          <w:szCs w:val="21"/>
        </w:rPr>
        <w:t>0</w:t>
      </w:r>
      <w:r w:rsidRPr="00731CAA">
        <w:rPr>
          <w:rFonts w:ascii="Consolas" w:hAnsi="Consolas" w:cs="Times New Roman"/>
          <w:sz w:val="21"/>
          <w:szCs w:val="21"/>
        </w:rPr>
        <w:t xml:space="preserve">) := </w:t>
      </w:r>
      <w:r w:rsidRPr="00731CAA">
        <w:rPr>
          <w:rFonts w:ascii="Consolas" w:hAnsi="Consolas" w:cs="Times New Roman"/>
          <w:color w:val="098658"/>
          <w:sz w:val="21"/>
          <w:szCs w:val="21"/>
        </w:rPr>
        <w:t>"0000000000000000"</w:t>
      </w:r>
      <w:r w:rsidRPr="00731CAA">
        <w:rPr>
          <w:rFonts w:ascii="Consolas" w:hAnsi="Consolas" w:cs="Times New Roman"/>
          <w:sz w:val="21"/>
          <w:szCs w:val="21"/>
        </w:rPr>
        <w:t>;</w:t>
      </w:r>
    </w:p>
    <w:p w14:paraId="1ECCB476"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signal</w:t>
      </w:r>
      <w:r w:rsidRPr="00731CAA">
        <w:rPr>
          <w:rFonts w:ascii="Consolas" w:hAnsi="Consolas" w:cs="Times New Roman"/>
          <w:sz w:val="21"/>
          <w:szCs w:val="21"/>
        </w:rPr>
        <w:t xml:space="preserve"> </w:t>
      </w:r>
      <w:proofErr w:type="gramStart"/>
      <w:r w:rsidRPr="00731CAA">
        <w:rPr>
          <w:rFonts w:ascii="Consolas" w:hAnsi="Consolas" w:cs="Times New Roman"/>
          <w:sz w:val="21"/>
          <w:szCs w:val="21"/>
        </w:rPr>
        <w:t>ShiftOutBranchSig :</w:t>
      </w:r>
      <w:proofErr w:type="gramEnd"/>
      <w:r w:rsidRPr="00731CAA">
        <w:rPr>
          <w:rFonts w:ascii="Consolas" w:hAnsi="Consolas" w:cs="Times New Roman"/>
          <w:sz w:val="21"/>
          <w:szCs w:val="21"/>
        </w:rPr>
        <w:t xml:space="preserve"> std_logic_vector (</w:t>
      </w:r>
      <w:r w:rsidRPr="00731CAA">
        <w:rPr>
          <w:rFonts w:ascii="Consolas" w:hAnsi="Consolas" w:cs="Times New Roman"/>
          <w:color w:val="098658"/>
          <w:sz w:val="21"/>
          <w:szCs w:val="21"/>
        </w:rPr>
        <w:t>15</w:t>
      </w:r>
      <w:r w:rsidRPr="00731CAA">
        <w:rPr>
          <w:rFonts w:ascii="Consolas" w:hAnsi="Consolas" w:cs="Times New Roman"/>
          <w:sz w:val="21"/>
          <w:szCs w:val="21"/>
        </w:rPr>
        <w:t xml:space="preserve"> </w:t>
      </w:r>
      <w:r w:rsidRPr="00731CAA">
        <w:rPr>
          <w:rFonts w:ascii="Consolas" w:hAnsi="Consolas" w:cs="Times New Roman"/>
          <w:color w:val="0000FF"/>
          <w:sz w:val="21"/>
          <w:szCs w:val="21"/>
        </w:rPr>
        <w:t>downto</w:t>
      </w:r>
      <w:r w:rsidRPr="00731CAA">
        <w:rPr>
          <w:rFonts w:ascii="Consolas" w:hAnsi="Consolas" w:cs="Times New Roman"/>
          <w:sz w:val="21"/>
          <w:szCs w:val="21"/>
        </w:rPr>
        <w:t xml:space="preserve"> </w:t>
      </w:r>
      <w:r w:rsidRPr="00731CAA">
        <w:rPr>
          <w:rFonts w:ascii="Consolas" w:hAnsi="Consolas" w:cs="Times New Roman"/>
          <w:color w:val="098658"/>
          <w:sz w:val="21"/>
          <w:szCs w:val="21"/>
        </w:rPr>
        <w:t>0</w:t>
      </w:r>
      <w:r w:rsidRPr="00731CAA">
        <w:rPr>
          <w:rFonts w:ascii="Consolas" w:hAnsi="Consolas" w:cs="Times New Roman"/>
          <w:sz w:val="21"/>
          <w:szCs w:val="21"/>
        </w:rPr>
        <w:t xml:space="preserve">) := </w:t>
      </w:r>
      <w:r w:rsidRPr="00731CAA">
        <w:rPr>
          <w:rFonts w:ascii="Consolas" w:hAnsi="Consolas" w:cs="Times New Roman"/>
          <w:color w:val="098658"/>
          <w:sz w:val="21"/>
          <w:szCs w:val="21"/>
        </w:rPr>
        <w:t>"0000000000000000"</w:t>
      </w:r>
      <w:r w:rsidRPr="00731CAA">
        <w:rPr>
          <w:rFonts w:ascii="Consolas" w:hAnsi="Consolas" w:cs="Times New Roman"/>
          <w:sz w:val="21"/>
          <w:szCs w:val="21"/>
        </w:rPr>
        <w:t>;</w:t>
      </w:r>
    </w:p>
    <w:p w14:paraId="2E33CEE3"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begin</w:t>
      </w:r>
    </w:p>
    <w:p w14:paraId="1494A0E7"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proofErr w:type="gramStart"/>
      <w:r w:rsidRPr="00731CAA">
        <w:rPr>
          <w:rFonts w:ascii="Consolas" w:hAnsi="Consolas" w:cs="Times New Roman"/>
          <w:sz w:val="21"/>
          <w:szCs w:val="21"/>
        </w:rPr>
        <w:t>DUT :</w:t>
      </w:r>
      <w:proofErr w:type="gramEnd"/>
      <w:r w:rsidRPr="00731CAA">
        <w:rPr>
          <w:rFonts w:ascii="Consolas" w:hAnsi="Consolas" w:cs="Times New Roman"/>
          <w:sz w:val="21"/>
          <w:szCs w:val="21"/>
        </w:rPr>
        <w:t xml:space="preserve"> </w:t>
      </w:r>
      <w:r w:rsidRPr="00731CAA">
        <w:rPr>
          <w:rFonts w:ascii="Consolas" w:hAnsi="Consolas" w:cs="Times New Roman"/>
          <w:color w:val="0000FF"/>
          <w:sz w:val="21"/>
          <w:szCs w:val="21"/>
        </w:rPr>
        <w:t>entity</w:t>
      </w:r>
      <w:r w:rsidRPr="00731CAA">
        <w:rPr>
          <w:rFonts w:ascii="Consolas" w:hAnsi="Consolas" w:cs="Times New Roman"/>
          <w:sz w:val="21"/>
          <w:szCs w:val="21"/>
        </w:rPr>
        <w:t xml:space="preserve"> </w:t>
      </w:r>
      <w:r w:rsidRPr="00731CAA">
        <w:rPr>
          <w:rFonts w:ascii="Consolas" w:hAnsi="Consolas" w:cs="Times New Roman"/>
          <w:color w:val="800000"/>
          <w:sz w:val="21"/>
          <w:szCs w:val="21"/>
        </w:rPr>
        <w:t>work</w:t>
      </w:r>
      <w:r w:rsidRPr="00731CAA">
        <w:rPr>
          <w:rFonts w:ascii="Consolas" w:hAnsi="Consolas" w:cs="Times New Roman"/>
          <w:sz w:val="21"/>
          <w:szCs w:val="21"/>
        </w:rPr>
        <w:t>.</w:t>
      </w:r>
      <w:r w:rsidRPr="00731CAA">
        <w:rPr>
          <w:rFonts w:ascii="Consolas" w:hAnsi="Consolas" w:cs="Times New Roman"/>
          <w:color w:val="800000"/>
          <w:sz w:val="21"/>
          <w:szCs w:val="21"/>
        </w:rPr>
        <w:t>ShiftBranch</w:t>
      </w:r>
      <w:r w:rsidRPr="00731CAA">
        <w:rPr>
          <w:rFonts w:ascii="Consolas" w:hAnsi="Consolas" w:cs="Times New Roman"/>
          <w:sz w:val="21"/>
          <w:szCs w:val="21"/>
        </w:rPr>
        <w:t>(</w:t>
      </w:r>
      <w:r w:rsidRPr="00731CAA">
        <w:rPr>
          <w:rFonts w:ascii="Consolas" w:hAnsi="Consolas" w:cs="Times New Roman"/>
          <w:color w:val="800000"/>
          <w:sz w:val="21"/>
          <w:szCs w:val="21"/>
        </w:rPr>
        <w:t>behavioral</w:t>
      </w:r>
      <w:r w:rsidRPr="00731CAA">
        <w:rPr>
          <w:rFonts w:ascii="Consolas" w:hAnsi="Consolas" w:cs="Times New Roman"/>
          <w:sz w:val="21"/>
          <w:szCs w:val="21"/>
        </w:rPr>
        <w:t xml:space="preserve">) </w:t>
      </w:r>
      <w:r w:rsidRPr="00731CAA">
        <w:rPr>
          <w:rFonts w:ascii="Consolas" w:hAnsi="Consolas" w:cs="Times New Roman"/>
          <w:color w:val="0000FF"/>
          <w:sz w:val="21"/>
          <w:szCs w:val="21"/>
        </w:rPr>
        <w:t>port</w:t>
      </w:r>
      <w:r w:rsidRPr="00731CAA">
        <w:rPr>
          <w:rFonts w:ascii="Consolas" w:hAnsi="Consolas" w:cs="Times New Roman"/>
          <w:sz w:val="21"/>
          <w:szCs w:val="21"/>
        </w:rPr>
        <w:t xml:space="preserve"> </w:t>
      </w:r>
      <w:r w:rsidRPr="00731CAA">
        <w:rPr>
          <w:rFonts w:ascii="Consolas" w:hAnsi="Consolas" w:cs="Times New Roman"/>
          <w:color w:val="0000FF"/>
          <w:sz w:val="21"/>
          <w:szCs w:val="21"/>
        </w:rPr>
        <w:t>map</w:t>
      </w:r>
      <w:r w:rsidRPr="00731CAA">
        <w:rPr>
          <w:rFonts w:ascii="Consolas" w:hAnsi="Consolas" w:cs="Times New Roman"/>
          <w:sz w:val="21"/>
          <w:szCs w:val="21"/>
        </w:rPr>
        <w:t xml:space="preserve"> (</w:t>
      </w:r>
    </w:p>
    <w:p w14:paraId="24ED6781"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SignExtend =&gt; SignExtendSig,</w:t>
      </w:r>
    </w:p>
    <w:p w14:paraId="42A8926F"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ShiftOutBranch =&gt; ShiftOutBranchSig);</w:t>
      </w:r>
    </w:p>
    <w:p w14:paraId="58068C9B" w14:textId="77777777" w:rsidR="00731CAA" w:rsidRPr="00731CAA" w:rsidRDefault="00731CAA" w:rsidP="00731CAA">
      <w:pPr>
        <w:shd w:val="clear" w:color="auto" w:fill="FFFFFF"/>
        <w:spacing w:after="240" w:line="285" w:lineRule="atLeast"/>
        <w:rPr>
          <w:rFonts w:ascii="Consolas" w:hAnsi="Consolas" w:cs="Times New Roman"/>
          <w:sz w:val="21"/>
          <w:szCs w:val="21"/>
        </w:rPr>
      </w:pPr>
    </w:p>
    <w:p w14:paraId="0E4CFFD0"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proofErr w:type="gramStart"/>
      <w:r w:rsidRPr="00731CAA">
        <w:rPr>
          <w:rFonts w:ascii="Consolas" w:hAnsi="Consolas" w:cs="Times New Roman"/>
          <w:sz w:val="21"/>
          <w:szCs w:val="21"/>
        </w:rPr>
        <w:t>clock :</w:t>
      </w:r>
      <w:proofErr w:type="gramEnd"/>
      <w:r w:rsidRPr="00731CAA">
        <w:rPr>
          <w:rFonts w:ascii="Consolas" w:hAnsi="Consolas" w:cs="Times New Roman"/>
          <w:sz w:val="21"/>
          <w:szCs w:val="21"/>
        </w:rPr>
        <w:t xml:space="preserve"> </w:t>
      </w:r>
      <w:r w:rsidRPr="00731CAA">
        <w:rPr>
          <w:rFonts w:ascii="Consolas" w:hAnsi="Consolas" w:cs="Times New Roman"/>
          <w:color w:val="0000FF"/>
          <w:sz w:val="21"/>
          <w:szCs w:val="21"/>
        </w:rPr>
        <w:t>process</w:t>
      </w:r>
    </w:p>
    <w:p w14:paraId="3AFE7873"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begin</w:t>
      </w:r>
    </w:p>
    <w:p w14:paraId="4F5F9BDC"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for</w:t>
      </w:r>
      <w:r w:rsidRPr="00731CAA">
        <w:rPr>
          <w:rFonts w:ascii="Consolas" w:hAnsi="Consolas" w:cs="Times New Roman"/>
          <w:sz w:val="21"/>
          <w:szCs w:val="21"/>
        </w:rPr>
        <w:t xml:space="preserve"> i </w:t>
      </w:r>
      <w:r w:rsidRPr="00731CAA">
        <w:rPr>
          <w:rFonts w:ascii="Consolas" w:hAnsi="Consolas" w:cs="Times New Roman"/>
          <w:color w:val="0000FF"/>
          <w:sz w:val="21"/>
          <w:szCs w:val="21"/>
        </w:rPr>
        <w:t>in</w:t>
      </w:r>
      <w:r w:rsidRPr="00731CAA">
        <w:rPr>
          <w:rFonts w:ascii="Consolas" w:hAnsi="Consolas" w:cs="Times New Roman"/>
          <w:sz w:val="21"/>
          <w:szCs w:val="21"/>
        </w:rPr>
        <w:t xml:space="preserve"> </w:t>
      </w:r>
      <w:r w:rsidRPr="00731CAA">
        <w:rPr>
          <w:rFonts w:ascii="Consolas" w:hAnsi="Consolas" w:cs="Times New Roman"/>
          <w:color w:val="098658"/>
          <w:sz w:val="21"/>
          <w:szCs w:val="21"/>
        </w:rPr>
        <w:t>0</w:t>
      </w:r>
      <w:r w:rsidRPr="00731CAA">
        <w:rPr>
          <w:rFonts w:ascii="Consolas" w:hAnsi="Consolas" w:cs="Times New Roman"/>
          <w:sz w:val="21"/>
          <w:szCs w:val="21"/>
        </w:rPr>
        <w:t xml:space="preserve"> </w:t>
      </w:r>
      <w:r w:rsidRPr="00731CAA">
        <w:rPr>
          <w:rFonts w:ascii="Consolas" w:hAnsi="Consolas" w:cs="Times New Roman"/>
          <w:color w:val="0000FF"/>
          <w:sz w:val="21"/>
          <w:szCs w:val="21"/>
        </w:rPr>
        <w:t>to</w:t>
      </w:r>
      <w:r w:rsidRPr="00731CAA">
        <w:rPr>
          <w:rFonts w:ascii="Consolas" w:hAnsi="Consolas" w:cs="Times New Roman"/>
          <w:sz w:val="21"/>
          <w:szCs w:val="21"/>
        </w:rPr>
        <w:t xml:space="preserve"> </w:t>
      </w:r>
      <w:r w:rsidRPr="00731CAA">
        <w:rPr>
          <w:rFonts w:ascii="Consolas" w:hAnsi="Consolas" w:cs="Times New Roman"/>
          <w:color w:val="098658"/>
          <w:sz w:val="21"/>
          <w:szCs w:val="21"/>
        </w:rPr>
        <w:t>2</w:t>
      </w:r>
      <w:r w:rsidRPr="00731CAA">
        <w:rPr>
          <w:rFonts w:ascii="Consolas" w:hAnsi="Consolas" w:cs="Times New Roman"/>
          <w:sz w:val="21"/>
          <w:szCs w:val="21"/>
        </w:rPr>
        <w:t xml:space="preserve"> * (NUM_VALS) </w:t>
      </w:r>
      <w:r w:rsidRPr="00731CAA">
        <w:rPr>
          <w:rFonts w:ascii="Consolas" w:hAnsi="Consolas" w:cs="Times New Roman"/>
          <w:color w:val="0000FF"/>
          <w:sz w:val="21"/>
          <w:szCs w:val="21"/>
        </w:rPr>
        <w:t>loop</w:t>
      </w:r>
    </w:p>
    <w:p w14:paraId="21EB16B9"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clk_sig &lt;= </w:t>
      </w:r>
      <w:r w:rsidRPr="00731CAA">
        <w:rPr>
          <w:rFonts w:ascii="Consolas" w:hAnsi="Consolas" w:cs="Times New Roman"/>
          <w:color w:val="0000FF"/>
          <w:sz w:val="21"/>
          <w:szCs w:val="21"/>
        </w:rPr>
        <w:t>NOT</w:t>
      </w:r>
      <w:r w:rsidRPr="00731CAA">
        <w:rPr>
          <w:rFonts w:ascii="Consolas" w:hAnsi="Consolas" w:cs="Times New Roman"/>
          <w:sz w:val="21"/>
          <w:szCs w:val="21"/>
        </w:rPr>
        <w:t xml:space="preserve"> clk_sig;</w:t>
      </w:r>
    </w:p>
    <w:p w14:paraId="52D37BD7"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wait</w:t>
      </w:r>
      <w:r w:rsidRPr="00731CAA">
        <w:rPr>
          <w:rFonts w:ascii="Consolas" w:hAnsi="Consolas" w:cs="Times New Roman"/>
          <w:sz w:val="21"/>
          <w:szCs w:val="21"/>
        </w:rPr>
        <w:t xml:space="preserve"> </w:t>
      </w:r>
      <w:r w:rsidRPr="00731CAA">
        <w:rPr>
          <w:rFonts w:ascii="Consolas" w:hAnsi="Consolas" w:cs="Times New Roman"/>
          <w:color w:val="0000FF"/>
          <w:sz w:val="21"/>
          <w:szCs w:val="21"/>
        </w:rPr>
        <w:t>for</w:t>
      </w:r>
      <w:r w:rsidRPr="00731CAA">
        <w:rPr>
          <w:rFonts w:ascii="Consolas" w:hAnsi="Consolas" w:cs="Times New Roman"/>
          <w:sz w:val="21"/>
          <w:szCs w:val="21"/>
        </w:rPr>
        <w:t xml:space="preserve"> TIME_DELAY/</w:t>
      </w:r>
      <w:r w:rsidRPr="00731CAA">
        <w:rPr>
          <w:rFonts w:ascii="Consolas" w:hAnsi="Consolas" w:cs="Times New Roman"/>
          <w:color w:val="098658"/>
          <w:sz w:val="21"/>
          <w:szCs w:val="21"/>
        </w:rPr>
        <w:t>2</w:t>
      </w:r>
      <w:r w:rsidRPr="00731CAA">
        <w:rPr>
          <w:rFonts w:ascii="Consolas" w:hAnsi="Consolas" w:cs="Times New Roman"/>
          <w:sz w:val="21"/>
          <w:szCs w:val="21"/>
        </w:rPr>
        <w:t>;</w:t>
      </w:r>
    </w:p>
    <w:p w14:paraId="1642CFA2"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end</w:t>
      </w:r>
      <w:r w:rsidRPr="00731CAA">
        <w:rPr>
          <w:rFonts w:ascii="Consolas" w:hAnsi="Consolas" w:cs="Times New Roman"/>
          <w:sz w:val="21"/>
          <w:szCs w:val="21"/>
        </w:rPr>
        <w:t xml:space="preserve"> </w:t>
      </w:r>
      <w:r w:rsidRPr="00731CAA">
        <w:rPr>
          <w:rFonts w:ascii="Consolas" w:hAnsi="Consolas" w:cs="Times New Roman"/>
          <w:color w:val="0000FF"/>
          <w:sz w:val="21"/>
          <w:szCs w:val="21"/>
        </w:rPr>
        <w:t>loop</w:t>
      </w:r>
      <w:r w:rsidRPr="00731CAA">
        <w:rPr>
          <w:rFonts w:ascii="Consolas" w:hAnsi="Consolas" w:cs="Times New Roman"/>
          <w:sz w:val="21"/>
          <w:szCs w:val="21"/>
        </w:rPr>
        <w:t>;</w:t>
      </w:r>
    </w:p>
    <w:p w14:paraId="1C243C3E"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wait</w:t>
      </w:r>
      <w:r w:rsidRPr="00731CAA">
        <w:rPr>
          <w:rFonts w:ascii="Consolas" w:hAnsi="Consolas" w:cs="Times New Roman"/>
          <w:sz w:val="21"/>
          <w:szCs w:val="21"/>
        </w:rPr>
        <w:t>;</w:t>
      </w:r>
    </w:p>
    <w:p w14:paraId="3527C774"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end</w:t>
      </w:r>
      <w:r w:rsidRPr="00731CAA">
        <w:rPr>
          <w:rFonts w:ascii="Consolas" w:hAnsi="Consolas" w:cs="Times New Roman"/>
          <w:sz w:val="21"/>
          <w:szCs w:val="21"/>
        </w:rPr>
        <w:t xml:space="preserve"> </w:t>
      </w:r>
      <w:r w:rsidRPr="00731CAA">
        <w:rPr>
          <w:rFonts w:ascii="Consolas" w:hAnsi="Consolas" w:cs="Times New Roman"/>
          <w:color w:val="0000FF"/>
          <w:sz w:val="21"/>
          <w:szCs w:val="21"/>
        </w:rPr>
        <w:t>process</w:t>
      </w:r>
      <w:r w:rsidRPr="00731CAA">
        <w:rPr>
          <w:rFonts w:ascii="Consolas" w:hAnsi="Consolas" w:cs="Times New Roman"/>
          <w:sz w:val="21"/>
          <w:szCs w:val="21"/>
        </w:rPr>
        <w:t xml:space="preserve"> clock;</w:t>
      </w:r>
    </w:p>
    <w:p w14:paraId="521B7811"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w:t>
      </w:r>
    </w:p>
    <w:p w14:paraId="02DA1698"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w:t>
      </w:r>
      <w:proofErr w:type="gramStart"/>
      <w:r w:rsidRPr="00731CAA">
        <w:rPr>
          <w:rFonts w:ascii="Consolas" w:hAnsi="Consolas" w:cs="Times New Roman"/>
          <w:sz w:val="21"/>
          <w:szCs w:val="21"/>
        </w:rPr>
        <w:t>stimulus :</w:t>
      </w:r>
      <w:proofErr w:type="gramEnd"/>
      <w:r w:rsidRPr="00731CAA">
        <w:rPr>
          <w:rFonts w:ascii="Consolas" w:hAnsi="Consolas" w:cs="Times New Roman"/>
          <w:sz w:val="21"/>
          <w:szCs w:val="21"/>
        </w:rPr>
        <w:t xml:space="preserve"> </w:t>
      </w:r>
      <w:r w:rsidRPr="00731CAA">
        <w:rPr>
          <w:rFonts w:ascii="Consolas" w:hAnsi="Consolas" w:cs="Times New Roman"/>
          <w:color w:val="0000FF"/>
          <w:sz w:val="21"/>
          <w:szCs w:val="21"/>
        </w:rPr>
        <w:t>process</w:t>
      </w:r>
    </w:p>
    <w:p w14:paraId="03A186B6"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begin</w:t>
      </w:r>
    </w:p>
    <w:p w14:paraId="66B99E27"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lastRenderedPageBreak/>
        <w:t xml:space="preserve">            </w:t>
      </w:r>
      <w:r w:rsidRPr="00731CAA">
        <w:rPr>
          <w:rFonts w:ascii="Consolas" w:hAnsi="Consolas" w:cs="Times New Roman"/>
          <w:color w:val="0000FF"/>
          <w:sz w:val="21"/>
          <w:szCs w:val="21"/>
        </w:rPr>
        <w:t>for</w:t>
      </w:r>
      <w:r w:rsidRPr="00731CAA">
        <w:rPr>
          <w:rFonts w:ascii="Consolas" w:hAnsi="Consolas" w:cs="Times New Roman"/>
          <w:sz w:val="21"/>
          <w:szCs w:val="21"/>
        </w:rPr>
        <w:t xml:space="preserve"> i </w:t>
      </w:r>
      <w:r w:rsidRPr="00731CAA">
        <w:rPr>
          <w:rFonts w:ascii="Consolas" w:hAnsi="Consolas" w:cs="Times New Roman"/>
          <w:color w:val="0000FF"/>
          <w:sz w:val="21"/>
          <w:szCs w:val="21"/>
        </w:rPr>
        <w:t>in</w:t>
      </w:r>
      <w:r w:rsidRPr="00731CAA">
        <w:rPr>
          <w:rFonts w:ascii="Consolas" w:hAnsi="Consolas" w:cs="Times New Roman"/>
          <w:sz w:val="21"/>
          <w:szCs w:val="21"/>
        </w:rPr>
        <w:t xml:space="preserve"> </w:t>
      </w:r>
      <w:r w:rsidRPr="00731CAA">
        <w:rPr>
          <w:rFonts w:ascii="Consolas" w:hAnsi="Consolas" w:cs="Times New Roman"/>
          <w:color w:val="098658"/>
          <w:sz w:val="21"/>
          <w:szCs w:val="21"/>
        </w:rPr>
        <w:t>0</w:t>
      </w:r>
      <w:r w:rsidRPr="00731CAA">
        <w:rPr>
          <w:rFonts w:ascii="Consolas" w:hAnsi="Consolas" w:cs="Times New Roman"/>
          <w:sz w:val="21"/>
          <w:szCs w:val="21"/>
        </w:rPr>
        <w:t xml:space="preserve"> </w:t>
      </w:r>
      <w:r w:rsidRPr="00731CAA">
        <w:rPr>
          <w:rFonts w:ascii="Consolas" w:hAnsi="Consolas" w:cs="Times New Roman"/>
          <w:color w:val="0000FF"/>
          <w:sz w:val="21"/>
          <w:szCs w:val="21"/>
        </w:rPr>
        <w:t>to</w:t>
      </w:r>
      <w:r w:rsidRPr="00731CAA">
        <w:rPr>
          <w:rFonts w:ascii="Consolas" w:hAnsi="Consolas" w:cs="Times New Roman"/>
          <w:sz w:val="21"/>
          <w:szCs w:val="21"/>
        </w:rPr>
        <w:t xml:space="preserve"> (NUM_VALS - </w:t>
      </w:r>
      <w:r w:rsidRPr="00731CAA">
        <w:rPr>
          <w:rFonts w:ascii="Consolas" w:hAnsi="Consolas" w:cs="Times New Roman"/>
          <w:color w:val="098658"/>
          <w:sz w:val="21"/>
          <w:szCs w:val="21"/>
        </w:rPr>
        <w:t>1</w:t>
      </w:r>
      <w:r w:rsidRPr="00731CAA">
        <w:rPr>
          <w:rFonts w:ascii="Consolas" w:hAnsi="Consolas" w:cs="Times New Roman"/>
          <w:sz w:val="21"/>
          <w:szCs w:val="21"/>
        </w:rPr>
        <w:t xml:space="preserve">) </w:t>
      </w:r>
      <w:r w:rsidRPr="00731CAA">
        <w:rPr>
          <w:rFonts w:ascii="Consolas" w:hAnsi="Consolas" w:cs="Times New Roman"/>
          <w:color w:val="0000FF"/>
          <w:sz w:val="21"/>
          <w:szCs w:val="21"/>
        </w:rPr>
        <w:t>loop</w:t>
      </w:r>
    </w:p>
    <w:p w14:paraId="79F52B2D"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SignExtendSig &lt;= SignExtend_vals(i);</w:t>
      </w:r>
    </w:p>
    <w:p w14:paraId="4D865947"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wait</w:t>
      </w:r>
      <w:r w:rsidRPr="00731CAA">
        <w:rPr>
          <w:rFonts w:ascii="Consolas" w:hAnsi="Consolas" w:cs="Times New Roman"/>
          <w:sz w:val="21"/>
          <w:szCs w:val="21"/>
        </w:rPr>
        <w:t xml:space="preserve"> </w:t>
      </w:r>
      <w:r w:rsidRPr="00731CAA">
        <w:rPr>
          <w:rFonts w:ascii="Consolas" w:hAnsi="Consolas" w:cs="Times New Roman"/>
          <w:color w:val="0000FF"/>
          <w:sz w:val="21"/>
          <w:szCs w:val="21"/>
        </w:rPr>
        <w:t>for</w:t>
      </w:r>
      <w:r w:rsidRPr="00731CAA">
        <w:rPr>
          <w:rFonts w:ascii="Consolas" w:hAnsi="Consolas" w:cs="Times New Roman"/>
          <w:sz w:val="21"/>
          <w:szCs w:val="21"/>
        </w:rPr>
        <w:t xml:space="preserve"> TIME_DELAY;</w:t>
      </w:r>
    </w:p>
    <w:p w14:paraId="361BE36B"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end</w:t>
      </w:r>
      <w:r w:rsidRPr="00731CAA">
        <w:rPr>
          <w:rFonts w:ascii="Consolas" w:hAnsi="Consolas" w:cs="Times New Roman"/>
          <w:sz w:val="21"/>
          <w:szCs w:val="21"/>
        </w:rPr>
        <w:t xml:space="preserve"> </w:t>
      </w:r>
      <w:r w:rsidRPr="00731CAA">
        <w:rPr>
          <w:rFonts w:ascii="Consolas" w:hAnsi="Consolas" w:cs="Times New Roman"/>
          <w:color w:val="0000FF"/>
          <w:sz w:val="21"/>
          <w:szCs w:val="21"/>
        </w:rPr>
        <w:t>loop</w:t>
      </w:r>
      <w:r w:rsidRPr="00731CAA">
        <w:rPr>
          <w:rFonts w:ascii="Consolas" w:hAnsi="Consolas" w:cs="Times New Roman"/>
          <w:sz w:val="21"/>
          <w:szCs w:val="21"/>
        </w:rPr>
        <w:t>;</w:t>
      </w:r>
    </w:p>
    <w:p w14:paraId="66F0458D"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wait</w:t>
      </w:r>
      <w:r w:rsidRPr="00731CAA">
        <w:rPr>
          <w:rFonts w:ascii="Consolas" w:hAnsi="Consolas" w:cs="Times New Roman"/>
          <w:sz w:val="21"/>
          <w:szCs w:val="21"/>
        </w:rPr>
        <w:t>;</w:t>
      </w:r>
    </w:p>
    <w:p w14:paraId="2AA92F94"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end</w:t>
      </w:r>
      <w:r w:rsidRPr="00731CAA">
        <w:rPr>
          <w:rFonts w:ascii="Consolas" w:hAnsi="Consolas" w:cs="Times New Roman"/>
          <w:sz w:val="21"/>
          <w:szCs w:val="21"/>
        </w:rPr>
        <w:t xml:space="preserve"> </w:t>
      </w:r>
      <w:r w:rsidRPr="00731CAA">
        <w:rPr>
          <w:rFonts w:ascii="Consolas" w:hAnsi="Consolas" w:cs="Times New Roman"/>
          <w:color w:val="0000FF"/>
          <w:sz w:val="21"/>
          <w:szCs w:val="21"/>
        </w:rPr>
        <w:t>process</w:t>
      </w:r>
      <w:r w:rsidRPr="00731CAA">
        <w:rPr>
          <w:rFonts w:ascii="Consolas" w:hAnsi="Consolas" w:cs="Times New Roman"/>
          <w:sz w:val="21"/>
          <w:szCs w:val="21"/>
        </w:rPr>
        <w:t xml:space="preserve"> stimulus;</w:t>
      </w:r>
    </w:p>
    <w:p w14:paraId="3793162F"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p>
    <w:p w14:paraId="20C6E59D"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w:t>
      </w:r>
    </w:p>
    <w:p w14:paraId="09637807" w14:textId="77777777" w:rsidR="00731CAA" w:rsidRPr="00731CAA" w:rsidRDefault="00731CAA" w:rsidP="00731CAA">
      <w:pPr>
        <w:shd w:val="clear" w:color="auto" w:fill="FFFFFF"/>
        <w:spacing w:line="285" w:lineRule="atLeast"/>
        <w:rPr>
          <w:rFonts w:ascii="Consolas" w:hAnsi="Consolas" w:cs="Times New Roman"/>
          <w:sz w:val="21"/>
          <w:szCs w:val="21"/>
        </w:rPr>
      </w:pPr>
    </w:p>
    <w:p w14:paraId="48005CAA"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color w:val="0000FF"/>
          <w:sz w:val="21"/>
          <w:szCs w:val="21"/>
        </w:rPr>
        <w:t>end</w:t>
      </w:r>
      <w:r w:rsidRPr="00731CAA">
        <w:rPr>
          <w:rFonts w:ascii="Consolas" w:hAnsi="Consolas" w:cs="Times New Roman"/>
          <w:sz w:val="21"/>
          <w:szCs w:val="21"/>
        </w:rPr>
        <w:t xml:space="preserve"> behavior;</w:t>
      </w:r>
    </w:p>
    <w:p w14:paraId="50EFC178" w14:textId="77777777" w:rsidR="00731CAA" w:rsidRPr="00731CAA" w:rsidRDefault="00731CAA" w:rsidP="00731CAA">
      <w:pPr>
        <w:shd w:val="clear" w:color="auto" w:fill="FFFFFF"/>
        <w:spacing w:line="285" w:lineRule="atLeast"/>
        <w:rPr>
          <w:rFonts w:ascii="Consolas" w:hAnsi="Consolas" w:cs="Times New Roman"/>
          <w:sz w:val="21"/>
          <w:szCs w:val="21"/>
        </w:rPr>
      </w:pPr>
    </w:p>
    <w:p w14:paraId="3B322B2F" w14:textId="77777777" w:rsidR="00747699" w:rsidRPr="00747699" w:rsidRDefault="00747699" w:rsidP="00AE0599"/>
    <w:p w14:paraId="109E8A01" w14:textId="0BE112BC" w:rsidR="00747699" w:rsidRDefault="00631DEE" w:rsidP="00724F28">
      <w:r>
        <w:rPr>
          <w:noProof/>
        </w:rPr>
        <w:drawing>
          <wp:inline distT="0" distB="0" distL="0" distR="0" wp14:anchorId="54987C0E" wp14:editId="2AB86E05">
            <wp:extent cx="5943600" cy="2294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94255"/>
                    </a:xfrm>
                    <a:prstGeom prst="rect">
                      <a:avLst/>
                    </a:prstGeom>
                  </pic:spPr>
                </pic:pic>
              </a:graphicData>
            </a:graphic>
          </wp:inline>
        </w:drawing>
      </w:r>
    </w:p>
    <w:p w14:paraId="439FB0D8" w14:textId="60501C78" w:rsidR="00747699" w:rsidRDefault="00747699" w:rsidP="00724F28"/>
    <w:p w14:paraId="7C6104CD" w14:textId="31022B2D" w:rsidR="00747699" w:rsidRDefault="00747699" w:rsidP="00724F28"/>
    <w:p w14:paraId="3B3F3D2E" w14:textId="041AF3C4" w:rsidR="00747699" w:rsidRDefault="00747699" w:rsidP="00724F28"/>
    <w:p w14:paraId="190668D1" w14:textId="25EFDFC3" w:rsidR="00747699" w:rsidRDefault="00747699" w:rsidP="00724F28"/>
    <w:p w14:paraId="7E67FA67" w14:textId="75FE34F4" w:rsidR="00747699" w:rsidRDefault="00747699" w:rsidP="00724F28"/>
    <w:p w14:paraId="34427871" w14:textId="75134E01" w:rsidR="00747699" w:rsidRDefault="00747699" w:rsidP="00724F28"/>
    <w:p w14:paraId="00A47D18" w14:textId="415FB798" w:rsidR="00747699" w:rsidRDefault="00747699" w:rsidP="00724F28"/>
    <w:p w14:paraId="10130CB4" w14:textId="45DB0319" w:rsidR="00747699" w:rsidRDefault="00747699" w:rsidP="00724F28"/>
    <w:p w14:paraId="7E12A846" w14:textId="2CCE8F99" w:rsidR="00747699" w:rsidRDefault="00747699" w:rsidP="00724F28"/>
    <w:p w14:paraId="0B67B854" w14:textId="25171688" w:rsidR="00747699" w:rsidRDefault="00747699" w:rsidP="00724F28"/>
    <w:p w14:paraId="01C812BC" w14:textId="73837A07" w:rsidR="00747699" w:rsidRDefault="00747699" w:rsidP="00724F28"/>
    <w:p w14:paraId="15ED668B" w14:textId="4F83A09C" w:rsidR="00747699" w:rsidRDefault="00747699" w:rsidP="00724F28"/>
    <w:p w14:paraId="07B570C5" w14:textId="56B3DEDA" w:rsidR="00747699" w:rsidRDefault="00747699" w:rsidP="00724F28"/>
    <w:p w14:paraId="4D792E41" w14:textId="3CF06462" w:rsidR="00747699" w:rsidRDefault="00747699" w:rsidP="00724F28"/>
    <w:p w14:paraId="6D47C53C" w14:textId="7566937E" w:rsidR="00747699" w:rsidRDefault="00747699" w:rsidP="00724F28"/>
    <w:p w14:paraId="7B353CFC" w14:textId="44718542" w:rsidR="00747699" w:rsidRDefault="00747699" w:rsidP="00724F28"/>
    <w:p w14:paraId="52121C9A" w14:textId="1BE021CE" w:rsidR="00747699" w:rsidRDefault="00747699" w:rsidP="00724F28"/>
    <w:p w14:paraId="007D97DC" w14:textId="6D3772FD" w:rsidR="00747699" w:rsidRDefault="00747699" w:rsidP="00724F28"/>
    <w:p w14:paraId="38279119" w14:textId="454683B2" w:rsidR="00747699" w:rsidRDefault="00747699" w:rsidP="00724F28"/>
    <w:p w14:paraId="3D3712B7" w14:textId="77777777" w:rsidR="00666038" w:rsidRDefault="00666038" w:rsidP="00724F28"/>
    <w:p w14:paraId="2CF64541" w14:textId="56F39F1A" w:rsidR="00747699" w:rsidRDefault="00747699" w:rsidP="00724F28">
      <w:r>
        <w:lastRenderedPageBreak/>
        <w:t>ShiftJumpTestbench:</w:t>
      </w:r>
    </w:p>
    <w:p w14:paraId="36C32F45"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color w:val="0000FF"/>
          <w:sz w:val="21"/>
          <w:szCs w:val="21"/>
        </w:rPr>
        <w:t>library</w:t>
      </w:r>
      <w:r w:rsidRPr="00731CAA">
        <w:rPr>
          <w:rFonts w:ascii="Consolas" w:hAnsi="Consolas" w:cs="Times New Roman"/>
          <w:sz w:val="21"/>
          <w:szCs w:val="21"/>
        </w:rPr>
        <w:t xml:space="preserve"> IEEE;</w:t>
      </w:r>
    </w:p>
    <w:p w14:paraId="78F946AD"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color w:val="0000FF"/>
          <w:sz w:val="21"/>
          <w:szCs w:val="21"/>
        </w:rPr>
        <w:t>use</w:t>
      </w:r>
      <w:r w:rsidRPr="00731CAA">
        <w:rPr>
          <w:rFonts w:ascii="Consolas" w:hAnsi="Consolas" w:cs="Times New Roman"/>
          <w:sz w:val="21"/>
          <w:szCs w:val="21"/>
        </w:rPr>
        <w:t xml:space="preserve"> IEEE.std_logic_1164.</w:t>
      </w:r>
      <w:r w:rsidRPr="00731CAA">
        <w:rPr>
          <w:rFonts w:ascii="Consolas" w:hAnsi="Consolas" w:cs="Times New Roman"/>
          <w:color w:val="0000FF"/>
          <w:sz w:val="21"/>
          <w:szCs w:val="21"/>
        </w:rPr>
        <w:t>all</w:t>
      </w:r>
      <w:r w:rsidRPr="00731CAA">
        <w:rPr>
          <w:rFonts w:ascii="Consolas" w:hAnsi="Consolas" w:cs="Times New Roman"/>
          <w:sz w:val="21"/>
          <w:szCs w:val="21"/>
        </w:rPr>
        <w:t>;</w:t>
      </w:r>
    </w:p>
    <w:p w14:paraId="0E19482C"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color w:val="0000FF"/>
          <w:sz w:val="21"/>
          <w:szCs w:val="21"/>
        </w:rPr>
        <w:t>use</w:t>
      </w:r>
      <w:r w:rsidRPr="00731CAA">
        <w:rPr>
          <w:rFonts w:ascii="Consolas" w:hAnsi="Consolas" w:cs="Times New Roman"/>
          <w:sz w:val="21"/>
          <w:szCs w:val="21"/>
        </w:rPr>
        <w:t xml:space="preserve"> IEEE.numeric_std.</w:t>
      </w:r>
      <w:r w:rsidRPr="00731CAA">
        <w:rPr>
          <w:rFonts w:ascii="Consolas" w:hAnsi="Consolas" w:cs="Times New Roman"/>
          <w:color w:val="0000FF"/>
          <w:sz w:val="21"/>
          <w:szCs w:val="21"/>
        </w:rPr>
        <w:t>all</w:t>
      </w:r>
      <w:r w:rsidRPr="00731CAA">
        <w:rPr>
          <w:rFonts w:ascii="Consolas" w:hAnsi="Consolas" w:cs="Times New Roman"/>
          <w:sz w:val="21"/>
          <w:szCs w:val="21"/>
        </w:rPr>
        <w:t>;</w:t>
      </w:r>
    </w:p>
    <w:p w14:paraId="7AF2740E" w14:textId="77777777" w:rsidR="00731CAA" w:rsidRPr="00731CAA" w:rsidRDefault="00731CAA" w:rsidP="00731CAA">
      <w:pPr>
        <w:shd w:val="clear" w:color="auto" w:fill="FFFFFF"/>
        <w:spacing w:line="285" w:lineRule="atLeast"/>
        <w:rPr>
          <w:rFonts w:ascii="Consolas" w:hAnsi="Consolas" w:cs="Times New Roman"/>
          <w:sz w:val="21"/>
          <w:szCs w:val="21"/>
        </w:rPr>
      </w:pPr>
    </w:p>
    <w:p w14:paraId="425B4681"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color w:val="0000FF"/>
          <w:sz w:val="21"/>
          <w:szCs w:val="21"/>
        </w:rPr>
        <w:t>entity</w:t>
      </w:r>
      <w:r w:rsidRPr="00731CAA">
        <w:rPr>
          <w:rFonts w:ascii="Consolas" w:hAnsi="Consolas" w:cs="Times New Roman"/>
          <w:sz w:val="21"/>
          <w:szCs w:val="21"/>
        </w:rPr>
        <w:t xml:space="preserve"> ShiftJumpTestbench </w:t>
      </w:r>
      <w:r w:rsidRPr="00731CAA">
        <w:rPr>
          <w:rFonts w:ascii="Consolas" w:hAnsi="Consolas" w:cs="Times New Roman"/>
          <w:color w:val="0000FF"/>
          <w:sz w:val="21"/>
          <w:szCs w:val="21"/>
        </w:rPr>
        <w:t>is</w:t>
      </w:r>
    </w:p>
    <w:p w14:paraId="42ACA1CC"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color w:val="0000FF"/>
          <w:sz w:val="21"/>
          <w:szCs w:val="21"/>
        </w:rPr>
        <w:t>end</w:t>
      </w:r>
      <w:r w:rsidRPr="00731CAA">
        <w:rPr>
          <w:rFonts w:ascii="Consolas" w:hAnsi="Consolas" w:cs="Times New Roman"/>
          <w:sz w:val="21"/>
          <w:szCs w:val="21"/>
        </w:rPr>
        <w:t xml:space="preserve"> ShiftJumpTestbench;</w:t>
      </w:r>
    </w:p>
    <w:p w14:paraId="73C7EE44" w14:textId="77777777" w:rsidR="00731CAA" w:rsidRPr="00731CAA" w:rsidRDefault="00731CAA" w:rsidP="00731CAA">
      <w:pPr>
        <w:shd w:val="clear" w:color="auto" w:fill="FFFFFF"/>
        <w:spacing w:line="285" w:lineRule="atLeast"/>
        <w:rPr>
          <w:rFonts w:ascii="Consolas" w:hAnsi="Consolas" w:cs="Times New Roman"/>
          <w:sz w:val="21"/>
          <w:szCs w:val="21"/>
        </w:rPr>
      </w:pPr>
    </w:p>
    <w:p w14:paraId="580C9AC4"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color w:val="0000FF"/>
          <w:sz w:val="21"/>
          <w:szCs w:val="21"/>
        </w:rPr>
        <w:t>architecture</w:t>
      </w:r>
      <w:r w:rsidRPr="00731CAA">
        <w:rPr>
          <w:rFonts w:ascii="Consolas" w:hAnsi="Consolas" w:cs="Times New Roman"/>
          <w:sz w:val="21"/>
          <w:szCs w:val="21"/>
        </w:rPr>
        <w:t xml:space="preserve"> behavior </w:t>
      </w:r>
      <w:r w:rsidRPr="00731CAA">
        <w:rPr>
          <w:rFonts w:ascii="Consolas" w:hAnsi="Consolas" w:cs="Times New Roman"/>
          <w:color w:val="0000FF"/>
          <w:sz w:val="21"/>
          <w:szCs w:val="21"/>
        </w:rPr>
        <w:t>of</w:t>
      </w:r>
      <w:r w:rsidRPr="00731CAA">
        <w:rPr>
          <w:rFonts w:ascii="Consolas" w:hAnsi="Consolas" w:cs="Times New Roman"/>
          <w:sz w:val="21"/>
          <w:szCs w:val="21"/>
        </w:rPr>
        <w:t xml:space="preserve"> ShiftJumpTestbench </w:t>
      </w:r>
      <w:r w:rsidRPr="00731CAA">
        <w:rPr>
          <w:rFonts w:ascii="Consolas" w:hAnsi="Consolas" w:cs="Times New Roman"/>
          <w:color w:val="0000FF"/>
          <w:sz w:val="21"/>
          <w:szCs w:val="21"/>
        </w:rPr>
        <w:t>is</w:t>
      </w:r>
    </w:p>
    <w:p w14:paraId="769A38FA"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constant</w:t>
      </w:r>
      <w:r w:rsidRPr="00731CAA">
        <w:rPr>
          <w:rFonts w:ascii="Consolas" w:hAnsi="Consolas" w:cs="Times New Roman"/>
          <w:sz w:val="21"/>
          <w:szCs w:val="21"/>
        </w:rPr>
        <w:t xml:space="preserve"> TIME_</w:t>
      </w:r>
      <w:proofErr w:type="gramStart"/>
      <w:r w:rsidRPr="00731CAA">
        <w:rPr>
          <w:rFonts w:ascii="Consolas" w:hAnsi="Consolas" w:cs="Times New Roman"/>
          <w:sz w:val="21"/>
          <w:szCs w:val="21"/>
        </w:rPr>
        <w:t>DELAY :</w:t>
      </w:r>
      <w:proofErr w:type="gramEnd"/>
      <w:r w:rsidRPr="00731CAA">
        <w:rPr>
          <w:rFonts w:ascii="Consolas" w:hAnsi="Consolas" w:cs="Times New Roman"/>
          <w:sz w:val="21"/>
          <w:szCs w:val="21"/>
        </w:rPr>
        <w:t xml:space="preserve"> time := </w:t>
      </w:r>
      <w:r w:rsidRPr="00731CAA">
        <w:rPr>
          <w:rFonts w:ascii="Consolas" w:hAnsi="Consolas" w:cs="Times New Roman"/>
          <w:color w:val="098658"/>
          <w:sz w:val="21"/>
          <w:szCs w:val="21"/>
        </w:rPr>
        <w:t>20</w:t>
      </w:r>
      <w:r w:rsidRPr="00731CAA">
        <w:rPr>
          <w:rFonts w:ascii="Consolas" w:hAnsi="Consolas" w:cs="Times New Roman"/>
          <w:sz w:val="21"/>
          <w:szCs w:val="21"/>
        </w:rPr>
        <w:t xml:space="preserve"> ns;</w:t>
      </w:r>
    </w:p>
    <w:p w14:paraId="1588BE9E"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constant</w:t>
      </w:r>
      <w:r w:rsidRPr="00731CAA">
        <w:rPr>
          <w:rFonts w:ascii="Consolas" w:hAnsi="Consolas" w:cs="Times New Roman"/>
          <w:sz w:val="21"/>
          <w:szCs w:val="21"/>
        </w:rPr>
        <w:t xml:space="preserve"> NUM_</w:t>
      </w:r>
      <w:proofErr w:type="gramStart"/>
      <w:r w:rsidRPr="00731CAA">
        <w:rPr>
          <w:rFonts w:ascii="Consolas" w:hAnsi="Consolas" w:cs="Times New Roman"/>
          <w:sz w:val="21"/>
          <w:szCs w:val="21"/>
        </w:rPr>
        <w:t>VALS :</w:t>
      </w:r>
      <w:proofErr w:type="gramEnd"/>
      <w:r w:rsidRPr="00731CAA">
        <w:rPr>
          <w:rFonts w:ascii="Consolas" w:hAnsi="Consolas" w:cs="Times New Roman"/>
          <w:sz w:val="21"/>
          <w:szCs w:val="21"/>
        </w:rPr>
        <w:t xml:space="preserve"> integer := </w:t>
      </w:r>
      <w:r w:rsidRPr="00731CAA">
        <w:rPr>
          <w:rFonts w:ascii="Consolas" w:hAnsi="Consolas" w:cs="Times New Roman"/>
          <w:color w:val="098658"/>
          <w:sz w:val="21"/>
          <w:szCs w:val="21"/>
        </w:rPr>
        <w:t>2</w:t>
      </w:r>
      <w:r w:rsidRPr="00731CAA">
        <w:rPr>
          <w:rFonts w:ascii="Consolas" w:hAnsi="Consolas" w:cs="Times New Roman"/>
          <w:sz w:val="21"/>
          <w:szCs w:val="21"/>
        </w:rPr>
        <w:t>;</w:t>
      </w:r>
    </w:p>
    <w:p w14:paraId="3A05672D"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p>
    <w:p w14:paraId="7C53F087"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p>
    <w:p w14:paraId="3B3F5A50"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type</w:t>
      </w:r>
      <w:r w:rsidRPr="00731CAA">
        <w:rPr>
          <w:rFonts w:ascii="Consolas" w:hAnsi="Consolas" w:cs="Times New Roman"/>
          <w:sz w:val="21"/>
          <w:szCs w:val="21"/>
        </w:rPr>
        <w:t xml:space="preserve"> ShiftAddress_array </w:t>
      </w:r>
      <w:r w:rsidRPr="00731CAA">
        <w:rPr>
          <w:rFonts w:ascii="Consolas" w:hAnsi="Consolas" w:cs="Times New Roman"/>
          <w:color w:val="0000FF"/>
          <w:sz w:val="21"/>
          <w:szCs w:val="21"/>
        </w:rPr>
        <w:t>is</w:t>
      </w:r>
      <w:r w:rsidRPr="00731CAA">
        <w:rPr>
          <w:rFonts w:ascii="Consolas" w:hAnsi="Consolas" w:cs="Times New Roman"/>
          <w:sz w:val="21"/>
          <w:szCs w:val="21"/>
        </w:rPr>
        <w:t xml:space="preserve"> </w:t>
      </w:r>
      <w:proofErr w:type="gramStart"/>
      <w:r w:rsidRPr="00731CAA">
        <w:rPr>
          <w:rFonts w:ascii="Consolas" w:hAnsi="Consolas" w:cs="Times New Roman"/>
          <w:color w:val="0000FF"/>
          <w:sz w:val="21"/>
          <w:szCs w:val="21"/>
        </w:rPr>
        <w:t>array</w:t>
      </w:r>
      <w:r w:rsidRPr="00731CAA">
        <w:rPr>
          <w:rFonts w:ascii="Consolas" w:hAnsi="Consolas" w:cs="Times New Roman"/>
          <w:sz w:val="21"/>
          <w:szCs w:val="21"/>
        </w:rPr>
        <w:t>(</w:t>
      </w:r>
      <w:proofErr w:type="gramEnd"/>
      <w:r w:rsidRPr="00731CAA">
        <w:rPr>
          <w:rFonts w:ascii="Consolas" w:hAnsi="Consolas" w:cs="Times New Roman"/>
          <w:color w:val="098658"/>
          <w:sz w:val="21"/>
          <w:szCs w:val="21"/>
        </w:rPr>
        <w:t>0</w:t>
      </w:r>
      <w:r w:rsidRPr="00731CAA">
        <w:rPr>
          <w:rFonts w:ascii="Consolas" w:hAnsi="Consolas" w:cs="Times New Roman"/>
          <w:sz w:val="21"/>
          <w:szCs w:val="21"/>
        </w:rPr>
        <w:t xml:space="preserve"> </w:t>
      </w:r>
      <w:r w:rsidRPr="00731CAA">
        <w:rPr>
          <w:rFonts w:ascii="Consolas" w:hAnsi="Consolas" w:cs="Times New Roman"/>
          <w:color w:val="0000FF"/>
          <w:sz w:val="21"/>
          <w:szCs w:val="21"/>
        </w:rPr>
        <w:t>to</w:t>
      </w:r>
      <w:r w:rsidRPr="00731CAA">
        <w:rPr>
          <w:rFonts w:ascii="Consolas" w:hAnsi="Consolas" w:cs="Times New Roman"/>
          <w:sz w:val="21"/>
          <w:szCs w:val="21"/>
        </w:rPr>
        <w:t xml:space="preserve"> (NUM_VALS - </w:t>
      </w:r>
      <w:r w:rsidRPr="00731CAA">
        <w:rPr>
          <w:rFonts w:ascii="Consolas" w:hAnsi="Consolas" w:cs="Times New Roman"/>
          <w:color w:val="098658"/>
          <w:sz w:val="21"/>
          <w:szCs w:val="21"/>
        </w:rPr>
        <w:t>1</w:t>
      </w:r>
      <w:r w:rsidRPr="00731CAA">
        <w:rPr>
          <w:rFonts w:ascii="Consolas" w:hAnsi="Consolas" w:cs="Times New Roman"/>
          <w:sz w:val="21"/>
          <w:szCs w:val="21"/>
        </w:rPr>
        <w:t xml:space="preserve">)) </w:t>
      </w:r>
      <w:r w:rsidRPr="00731CAA">
        <w:rPr>
          <w:rFonts w:ascii="Consolas" w:hAnsi="Consolas" w:cs="Times New Roman"/>
          <w:color w:val="0000FF"/>
          <w:sz w:val="21"/>
          <w:szCs w:val="21"/>
        </w:rPr>
        <w:t>of</w:t>
      </w:r>
      <w:r w:rsidRPr="00731CAA">
        <w:rPr>
          <w:rFonts w:ascii="Consolas" w:hAnsi="Consolas" w:cs="Times New Roman"/>
          <w:sz w:val="21"/>
          <w:szCs w:val="21"/>
        </w:rPr>
        <w:t xml:space="preserve"> std_logic_vector(</w:t>
      </w:r>
      <w:r w:rsidRPr="00731CAA">
        <w:rPr>
          <w:rFonts w:ascii="Consolas" w:hAnsi="Consolas" w:cs="Times New Roman"/>
          <w:color w:val="098658"/>
          <w:sz w:val="21"/>
          <w:szCs w:val="21"/>
        </w:rPr>
        <w:t>11</w:t>
      </w:r>
      <w:r w:rsidRPr="00731CAA">
        <w:rPr>
          <w:rFonts w:ascii="Consolas" w:hAnsi="Consolas" w:cs="Times New Roman"/>
          <w:sz w:val="21"/>
          <w:szCs w:val="21"/>
        </w:rPr>
        <w:t xml:space="preserve"> </w:t>
      </w:r>
      <w:r w:rsidRPr="00731CAA">
        <w:rPr>
          <w:rFonts w:ascii="Consolas" w:hAnsi="Consolas" w:cs="Times New Roman"/>
          <w:color w:val="0000FF"/>
          <w:sz w:val="21"/>
          <w:szCs w:val="21"/>
        </w:rPr>
        <w:t>downto</w:t>
      </w:r>
      <w:r w:rsidRPr="00731CAA">
        <w:rPr>
          <w:rFonts w:ascii="Consolas" w:hAnsi="Consolas" w:cs="Times New Roman"/>
          <w:sz w:val="21"/>
          <w:szCs w:val="21"/>
        </w:rPr>
        <w:t xml:space="preserve"> </w:t>
      </w:r>
      <w:r w:rsidRPr="00731CAA">
        <w:rPr>
          <w:rFonts w:ascii="Consolas" w:hAnsi="Consolas" w:cs="Times New Roman"/>
          <w:color w:val="098658"/>
          <w:sz w:val="21"/>
          <w:szCs w:val="21"/>
        </w:rPr>
        <w:t>0</w:t>
      </w:r>
      <w:r w:rsidRPr="00731CAA">
        <w:rPr>
          <w:rFonts w:ascii="Consolas" w:hAnsi="Consolas" w:cs="Times New Roman"/>
          <w:sz w:val="21"/>
          <w:szCs w:val="21"/>
        </w:rPr>
        <w:t>);</w:t>
      </w:r>
    </w:p>
    <w:p w14:paraId="08787EDD"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8000"/>
          <w:sz w:val="21"/>
          <w:szCs w:val="21"/>
        </w:rPr>
        <w:t xml:space="preserve">--type pc_out_array is </w:t>
      </w:r>
      <w:proofErr w:type="gramStart"/>
      <w:r w:rsidRPr="00731CAA">
        <w:rPr>
          <w:rFonts w:ascii="Consolas" w:hAnsi="Consolas" w:cs="Times New Roman"/>
          <w:color w:val="008000"/>
          <w:sz w:val="21"/>
          <w:szCs w:val="21"/>
        </w:rPr>
        <w:t>array(</w:t>
      </w:r>
      <w:proofErr w:type="gramEnd"/>
      <w:r w:rsidRPr="00731CAA">
        <w:rPr>
          <w:rFonts w:ascii="Consolas" w:hAnsi="Consolas" w:cs="Times New Roman"/>
          <w:color w:val="008000"/>
          <w:sz w:val="21"/>
          <w:szCs w:val="21"/>
        </w:rPr>
        <w:t>0 to (NUM_VALS - 1)) of std_logic_vector(15 downto 0);</w:t>
      </w:r>
    </w:p>
    <w:p w14:paraId="11A7A8EC"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p>
    <w:p w14:paraId="680827E5"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constant</w:t>
      </w:r>
      <w:r w:rsidRPr="00731CAA">
        <w:rPr>
          <w:rFonts w:ascii="Consolas" w:hAnsi="Consolas" w:cs="Times New Roman"/>
          <w:sz w:val="21"/>
          <w:szCs w:val="21"/>
        </w:rPr>
        <w:t xml:space="preserve"> ShiftAddress_</w:t>
      </w:r>
      <w:proofErr w:type="gramStart"/>
      <w:r w:rsidRPr="00731CAA">
        <w:rPr>
          <w:rFonts w:ascii="Consolas" w:hAnsi="Consolas" w:cs="Times New Roman"/>
          <w:sz w:val="21"/>
          <w:szCs w:val="21"/>
        </w:rPr>
        <w:t>vals :</w:t>
      </w:r>
      <w:proofErr w:type="gramEnd"/>
      <w:r w:rsidRPr="00731CAA">
        <w:rPr>
          <w:rFonts w:ascii="Consolas" w:hAnsi="Consolas" w:cs="Times New Roman"/>
          <w:sz w:val="21"/>
          <w:szCs w:val="21"/>
        </w:rPr>
        <w:t xml:space="preserve"> ShiftAddress_array := (</w:t>
      </w:r>
      <w:r w:rsidRPr="00731CAA">
        <w:rPr>
          <w:rFonts w:ascii="Consolas" w:hAnsi="Consolas" w:cs="Times New Roman"/>
          <w:color w:val="098658"/>
          <w:sz w:val="21"/>
          <w:szCs w:val="21"/>
        </w:rPr>
        <w:t>"000000100111"</w:t>
      </w:r>
      <w:r w:rsidRPr="00731CAA">
        <w:rPr>
          <w:rFonts w:ascii="Consolas" w:hAnsi="Consolas" w:cs="Times New Roman"/>
          <w:sz w:val="21"/>
          <w:szCs w:val="21"/>
        </w:rPr>
        <w:t>,</w:t>
      </w:r>
      <w:r w:rsidRPr="00731CAA">
        <w:rPr>
          <w:rFonts w:ascii="Consolas" w:hAnsi="Consolas" w:cs="Times New Roman"/>
          <w:color w:val="098658"/>
          <w:sz w:val="21"/>
          <w:szCs w:val="21"/>
        </w:rPr>
        <w:t>"000000011010"</w:t>
      </w:r>
      <w:r w:rsidRPr="00731CAA">
        <w:rPr>
          <w:rFonts w:ascii="Consolas" w:hAnsi="Consolas" w:cs="Times New Roman"/>
          <w:sz w:val="21"/>
          <w:szCs w:val="21"/>
        </w:rPr>
        <w:t>);</w:t>
      </w:r>
    </w:p>
    <w:p w14:paraId="1BEF64F2"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w:t>
      </w:r>
    </w:p>
    <w:p w14:paraId="4A0048D8"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p>
    <w:p w14:paraId="07F75167" w14:textId="77777777" w:rsidR="00731CAA" w:rsidRPr="00731CAA" w:rsidRDefault="00731CAA" w:rsidP="00731CAA">
      <w:pPr>
        <w:shd w:val="clear" w:color="auto" w:fill="FFFFFF"/>
        <w:spacing w:line="285" w:lineRule="atLeast"/>
        <w:rPr>
          <w:rFonts w:ascii="Consolas" w:hAnsi="Consolas" w:cs="Times New Roman"/>
          <w:sz w:val="21"/>
          <w:szCs w:val="21"/>
        </w:rPr>
      </w:pPr>
    </w:p>
    <w:p w14:paraId="35FA821C"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signal</w:t>
      </w:r>
      <w:r w:rsidRPr="00731CAA">
        <w:rPr>
          <w:rFonts w:ascii="Consolas" w:hAnsi="Consolas" w:cs="Times New Roman"/>
          <w:sz w:val="21"/>
          <w:szCs w:val="21"/>
        </w:rPr>
        <w:t xml:space="preserve"> clk_</w:t>
      </w:r>
      <w:proofErr w:type="gramStart"/>
      <w:r w:rsidRPr="00731CAA">
        <w:rPr>
          <w:rFonts w:ascii="Consolas" w:hAnsi="Consolas" w:cs="Times New Roman"/>
          <w:sz w:val="21"/>
          <w:szCs w:val="21"/>
        </w:rPr>
        <w:t>sig :</w:t>
      </w:r>
      <w:proofErr w:type="gramEnd"/>
      <w:r w:rsidRPr="00731CAA">
        <w:rPr>
          <w:rFonts w:ascii="Consolas" w:hAnsi="Consolas" w:cs="Times New Roman"/>
          <w:sz w:val="21"/>
          <w:szCs w:val="21"/>
        </w:rPr>
        <w:t xml:space="preserve"> std_logic := </w:t>
      </w:r>
      <w:r w:rsidRPr="00731CAA">
        <w:rPr>
          <w:rFonts w:ascii="Consolas" w:hAnsi="Consolas" w:cs="Times New Roman"/>
          <w:color w:val="098658"/>
          <w:sz w:val="21"/>
          <w:szCs w:val="21"/>
        </w:rPr>
        <w:t>'0'</w:t>
      </w:r>
      <w:r w:rsidRPr="00731CAA">
        <w:rPr>
          <w:rFonts w:ascii="Consolas" w:hAnsi="Consolas" w:cs="Times New Roman"/>
          <w:sz w:val="21"/>
          <w:szCs w:val="21"/>
        </w:rPr>
        <w:t>;</w:t>
      </w:r>
    </w:p>
    <w:p w14:paraId="665E2DA8"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signal</w:t>
      </w:r>
      <w:r w:rsidRPr="00731CAA">
        <w:rPr>
          <w:rFonts w:ascii="Consolas" w:hAnsi="Consolas" w:cs="Times New Roman"/>
          <w:sz w:val="21"/>
          <w:szCs w:val="21"/>
        </w:rPr>
        <w:t xml:space="preserve"> </w:t>
      </w:r>
      <w:proofErr w:type="gramStart"/>
      <w:r w:rsidRPr="00731CAA">
        <w:rPr>
          <w:rFonts w:ascii="Consolas" w:hAnsi="Consolas" w:cs="Times New Roman"/>
          <w:sz w:val="21"/>
          <w:szCs w:val="21"/>
        </w:rPr>
        <w:t>ShiftAddressSig :</w:t>
      </w:r>
      <w:proofErr w:type="gramEnd"/>
      <w:r w:rsidRPr="00731CAA">
        <w:rPr>
          <w:rFonts w:ascii="Consolas" w:hAnsi="Consolas" w:cs="Times New Roman"/>
          <w:sz w:val="21"/>
          <w:szCs w:val="21"/>
        </w:rPr>
        <w:t xml:space="preserve"> std_logic_vector (</w:t>
      </w:r>
      <w:r w:rsidRPr="00731CAA">
        <w:rPr>
          <w:rFonts w:ascii="Consolas" w:hAnsi="Consolas" w:cs="Times New Roman"/>
          <w:color w:val="098658"/>
          <w:sz w:val="21"/>
          <w:szCs w:val="21"/>
        </w:rPr>
        <w:t>11</w:t>
      </w:r>
      <w:r w:rsidRPr="00731CAA">
        <w:rPr>
          <w:rFonts w:ascii="Consolas" w:hAnsi="Consolas" w:cs="Times New Roman"/>
          <w:sz w:val="21"/>
          <w:szCs w:val="21"/>
        </w:rPr>
        <w:t xml:space="preserve"> </w:t>
      </w:r>
      <w:r w:rsidRPr="00731CAA">
        <w:rPr>
          <w:rFonts w:ascii="Consolas" w:hAnsi="Consolas" w:cs="Times New Roman"/>
          <w:color w:val="0000FF"/>
          <w:sz w:val="21"/>
          <w:szCs w:val="21"/>
        </w:rPr>
        <w:t>downto</w:t>
      </w:r>
      <w:r w:rsidRPr="00731CAA">
        <w:rPr>
          <w:rFonts w:ascii="Consolas" w:hAnsi="Consolas" w:cs="Times New Roman"/>
          <w:sz w:val="21"/>
          <w:szCs w:val="21"/>
        </w:rPr>
        <w:t xml:space="preserve"> </w:t>
      </w:r>
      <w:r w:rsidRPr="00731CAA">
        <w:rPr>
          <w:rFonts w:ascii="Consolas" w:hAnsi="Consolas" w:cs="Times New Roman"/>
          <w:color w:val="098658"/>
          <w:sz w:val="21"/>
          <w:szCs w:val="21"/>
        </w:rPr>
        <w:t>0</w:t>
      </w:r>
      <w:r w:rsidRPr="00731CAA">
        <w:rPr>
          <w:rFonts w:ascii="Consolas" w:hAnsi="Consolas" w:cs="Times New Roman"/>
          <w:sz w:val="21"/>
          <w:szCs w:val="21"/>
        </w:rPr>
        <w:t xml:space="preserve">) := </w:t>
      </w:r>
      <w:r w:rsidRPr="00731CAA">
        <w:rPr>
          <w:rFonts w:ascii="Consolas" w:hAnsi="Consolas" w:cs="Times New Roman"/>
          <w:color w:val="098658"/>
          <w:sz w:val="21"/>
          <w:szCs w:val="21"/>
        </w:rPr>
        <w:t>"000000000000"</w:t>
      </w:r>
      <w:r w:rsidRPr="00731CAA">
        <w:rPr>
          <w:rFonts w:ascii="Consolas" w:hAnsi="Consolas" w:cs="Times New Roman"/>
          <w:sz w:val="21"/>
          <w:szCs w:val="21"/>
        </w:rPr>
        <w:t>;</w:t>
      </w:r>
    </w:p>
    <w:p w14:paraId="460A7CCB"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signal</w:t>
      </w:r>
      <w:r w:rsidRPr="00731CAA">
        <w:rPr>
          <w:rFonts w:ascii="Consolas" w:hAnsi="Consolas" w:cs="Times New Roman"/>
          <w:sz w:val="21"/>
          <w:szCs w:val="21"/>
        </w:rPr>
        <w:t xml:space="preserve"> </w:t>
      </w:r>
      <w:proofErr w:type="gramStart"/>
      <w:r w:rsidRPr="00731CAA">
        <w:rPr>
          <w:rFonts w:ascii="Consolas" w:hAnsi="Consolas" w:cs="Times New Roman"/>
          <w:sz w:val="21"/>
          <w:szCs w:val="21"/>
        </w:rPr>
        <w:t>ShiftOutSig :</w:t>
      </w:r>
      <w:proofErr w:type="gramEnd"/>
      <w:r w:rsidRPr="00731CAA">
        <w:rPr>
          <w:rFonts w:ascii="Consolas" w:hAnsi="Consolas" w:cs="Times New Roman"/>
          <w:sz w:val="21"/>
          <w:szCs w:val="21"/>
        </w:rPr>
        <w:t xml:space="preserve"> std_logic_vector (</w:t>
      </w:r>
      <w:r w:rsidRPr="00731CAA">
        <w:rPr>
          <w:rFonts w:ascii="Consolas" w:hAnsi="Consolas" w:cs="Times New Roman"/>
          <w:color w:val="098658"/>
          <w:sz w:val="21"/>
          <w:szCs w:val="21"/>
        </w:rPr>
        <w:t>12</w:t>
      </w:r>
      <w:r w:rsidRPr="00731CAA">
        <w:rPr>
          <w:rFonts w:ascii="Consolas" w:hAnsi="Consolas" w:cs="Times New Roman"/>
          <w:sz w:val="21"/>
          <w:szCs w:val="21"/>
        </w:rPr>
        <w:t xml:space="preserve"> </w:t>
      </w:r>
      <w:r w:rsidRPr="00731CAA">
        <w:rPr>
          <w:rFonts w:ascii="Consolas" w:hAnsi="Consolas" w:cs="Times New Roman"/>
          <w:color w:val="0000FF"/>
          <w:sz w:val="21"/>
          <w:szCs w:val="21"/>
        </w:rPr>
        <w:t>downto</w:t>
      </w:r>
      <w:r w:rsidRPr="00731CAA">
        <w:rPr>
          <w:rFonts w:ascii="Consolas" w:hAnsi="Consolas" w:cs="Times New Roman"/>
          <w:sz w:val="21"/>
          <w:szCs w:val="21"/>
        </w:rPr>
        <w:t xml:space="preserve"> </w:t>
      </w:r>
      <w:r w:rsidRPr="00731CAA">
        <w:rPr>
          <w:rFonts w:ascii="Consolas" w:hAnsi="Consolas" w:cs="Times New Roman"/>
          <w:color w:val="098658"/>
          <w:sz w:val="21"/>
          <w:szCs w:val="21"/>
        </w:rPr>
        <w:t>0</w:t>
      </w:r>
      <w:r w:rsidRPr="00731CAA">
        <w:rPr>
          <w:rFonts w:ascii="Consolas" w:hAnsi="Consolas" w:cs="Times New Roman"/>
          <w:sz w:val="21"/>
          <w:szCs w:val="21"/>
        </w:rPr>
        <w:t xml:space="preserve">) := </w:t>
      </w:r>
      <w:r w:rsidRPr="00731CAA">
        <w:rPr>
          <w:rFonts w:ascii="Consolas" w:hAnsi="Consolas" w:cs="Times New Roman"/>
          <w:color w:val="098658"/>
          <w:sz w:val="21"/>
          <w:szCs w:val="21"/>
        </w:rPr>
        <w:t>"0000000000000"</w:t>
      </w:r>
      <w:r w:rsidRPr="00731CAA">
        <w:rPr>
          <w:rFonts w:ascii="Consolas" w:hAnsi="Consolas" w:cs="Times New Roman"/>
          <w:sz w:val="21"/>
          <w:szCs w:val="21"/>
        </w:rPr>
        <w:t>;</w:t>
      </w:r>
    </w:p>
    <w:p w14:paraId="1B624DC4"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begin</w:t>
      </w:r>
    </w:p>
    <w:p w14:paraId="254E1FC3"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proofErr w:type="gramStart"/>
      <w:r w:rsidRPr="00731CAA">
        <w:rPr>
          <w:rFonts w:ascii="Consolas" w:hAnsi="Consolas" w:cs="Times New Roman"/>
          <w:sz w:val="21"/>
          <w:szCs w:val="21"/>
        </w:rPr>
        <w:t>DUT :</w:t>
      </w:r>
      <w:proofErr w:type="gramEnd"/>
      <w:r w:rsidRPr="00731CAA">
        <w:rPr>
          <w:rFonts w:ascii="Consolas" w:hAnsi="Consolas" w:cs="Times New Roman"/>
          <w:sz w:val="21"/>
          <w:szCs w:val="21"/>
        </w:rPr>
        <w:t xml:space="preserve"> </w:t>
      </w:r>
      <w:r w:rsidRPr="00731CAA">
        <w:rPr>
          <w:rFonts w:ascii="Consolas" w:hAnsi="Consolas" w:cs="Times New Roman"/>
          <w:color w:val="0000FF"/>
          <w:sz w:val="21"/>
          <w:szCs w:val="21"/>
        </w:rPr>
        <w:t>entity</w:t>
      </w:r>
      <w:r w:rsidRPr="00731CAA">
        <w:rPr>
          <w:rFonts w:ascii="Consolas" w:hAnsi="Consolas" w:cs="Times New Roman"/>
          <w:sz w:val="21"/>
          <w:szCs w:val="21"/>
        </w:rPr>
        <w:t xml:space="preserve"> </w:t>
      </w:r>
      <w:r w:rsidRPr="00731CAA">
        <w:rPr>
          <w:rFonts w:ascii="Consolas" w:hAnsi="Consolas" w:cs="Times New Roman"/>
          <w:color w:val="800000"/>
          <w:sz w:val="21"/>
          <w:szCs w:val="21"/>
        </w:rPr>
        <w:t>work</w:t>
      </w:r>
      <w:r w:rsidRPr="00731CAA">
        <w:rPr>
          <w:rFonts w:ascii="Consolas" w:hAnsi="Consolas" w:cs="Times New Roman"/>
          <w:sz w:val="21"/>
          <w:szCs w:val="21"/>
        </w:rPr>
        <w:t>.</w:t>
      </w:r>
      <w:r w:rsidRPr="00731CAA">
        <w:rPr>
          <w:rFonts w:ascii="Consolas" w:hAnsi="Consolas" w:cs="Times New Roman"/>
          <w:color w:val="800000"/>
          <w:sz w:val="21"/>
          <w:szCs w:val="21"/>
        </w:rPr>
        <w:t>ShiftJump</w:t>
      </w:r>
      <w:r w:rsidRPr="00731CAA">
        <w:rPr>
          <w:rFonts w:ascii="Consolas" w:hAnsi="Consolas" w:cs="Times New Roman"/>
          <w:sz w:val="21"/>
          <w:szCs w:val="21"/>
        </w:rPr>
        <w:t>(</w:t>
      </w:r>
      <w:r w:rsidRPr="00731CAA">
        <w:rPr>
          <w:rFonts w:ascii="Consolas" w:hAnsi="Consolas" w:cs="Times New Roman"/>
          <w:color w:val="800000"/>
          <w:sz w:val="21"/>
          <w:szCs w:val="21"/>
        </w:rPr>
        <w:t>behavioral</w:t>
      </w:r>
      <w:r w:rsidRPr="00731CAA">
        <w:rPr>
          <w:rFonts w:ascii="Consolas" w:hAnsi="Consolas" w:cs="Times New Roman"/>
          <w:sz w:val="21"/>
          <w:szCs w:val="21"/>
        </w:rPr>
        <w:t xml:space="preserve">) </w:t>
      </w:r>
      <w:r w:rsidRPr="00731CAA">
        <w:rPr>
          <w:rFonts w:ascii="Consolas" w:hAnsi="Consolas" w:cs="Times New Roman"/>
          <w:color w:val="0000FF"/>
          <w:sz w:val="21"/>
          <w:szCs w:val="21"/>
        </w:rPr>
        <w:t>port</w:t>
      </w:r>
      <w:r w:rsidRPr="00731CAA">
        <w:rPr>
          <w:rFonts w:ascii="Consolas" w:hAnsi="Consolas" w:cs="Times New Roman"/>
          <w:sz w:val="21"/>
          <w:szCs w:val="21"/>
        </w:rPr>
        <w:t xml:space="preserve"> </w:t>
      </w:r>
      <w:r w:rsidRPr="00731CAA">
        <w:rPr>
          <w:rFonts w:ascii="Consolas" w:hAnsi="Consolas" w:cs="Times New Roman"/>
          <w:color w:val="0000FF"/>
          <w:sz w:val="21"/>
          <w:szCs w:val="21"/>
        </w:rPr>
        <w:t>map</w:t>
      </w:r>
      <w:r w:rsidRPr="00731CAA">
        <w:rPr>
          <w:rFonts w:ascii="Consolas" w:hAnsi="Consolas" w:cs="Times New Roman"/>
          <w:sz w:val="21"/>
          <w:szCs w:val="21"/>
        </w:rPr>
        <w:t xml:space="preserve"> (</w:t>
      </w:r>
    </w:p>
    <w:p w14:paraId="41254139"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ShiftAddress =&gt; ShiftAddressSig,</w:t>
      </w:r>
    </w:p>
    <w:p w14:paraId="4D440930"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ShiftOut =&gt; ShiftOutSig);</w:t>
      </w:r>
    </w:p>
    <w:p w14:paraId="46215C57" w14:textId="77777777" w:rsidR="00731CAA" w:rsidRPr="00731CAA" w:rsidRDefault="00731CAA" w:rsidP="00731CAA">
      <w:pPr>
        <w:shd w:val="clear" w:color="auto" w:fill="FFFFFF"/>
        <w:spacing w:after="240" w:line="285" w:lineRule="atLeast"/>
        <w:rPr>
          <w:rFonts w:ascii="Consolas" w:hAnsi="Consolas" w:cs="Times New Roman"/>
          <w:sz w:val="21"/>
          <w:szCs w:val="21"/>
        </w:rPr>
      </w:pPr>
    </w:p>
    <w:p w14:paraId="08E050A6"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proofErr w:type="gramStart"/>
      <w:r w:rsidRPr="00731CAA">
        <w:rPr>
          <w:rFonts w:ascii="Consolas" w:hAnsi="Consolas" w:cs="Times New Roman"/>
          <w:sz w:val="21"/>
          <w:szCs w:val="21"/>
        </w:rPr>
        <w:t>clock :</w:t>
      </w:r>
      <w:proofErr w:type="gramEnd"/>
      <w:r w:rsidRPr="00731CAA">
        <w:rPr>
          <w:rFonts w:ascii="Consolas" w:hAnsi="Consolas" w:cs="Times New Roman"/>
          <w:sz w:val="21"/>
          <w:szCs w:val="21"/>
        </w:rPr>
        <w:t xml:space="preserve"> </w:t>
      </w:r>
      <w:r w:rsidRPr="00731CAA">
        <w:rPr>
          <w:rFonts w:ascii="Consolas" w:hAnsi="Consolas" w:cs="Times New Roman"/>
          <w:color w:val="0000FF"/>
          <w:sz w:val="21"/>
          <w:szCs w:val="21"/>
        </w:rPr>
        <w:t>process</w:t>
      </w:r>
    </w:p>
    <w:p w14:paraId="20829805"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begin</w:t>
      </w:r>
    </w:p>
    <w:p w14:paraId="4D0EB5A2"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for</w:t>
      </w:r>
      <w:r w:rsidRPr="00731CAA">
        <w:rPr>
          <w:rFonts w:ascii="Consolas" w:hAnsi="Consolas" w:cs="Times New Roman"/>
          <w:sz w:val="21"/>
          <w:szCs w:val="21"/>
        </w:rPr>
        <w:t xml:space="preserve"> i </w:t>
      </w:r>
      <w:r w:rsidRPr="00731CAA">
        <w:rPr>
          <w:rFonts w:ascii="Consolas" w:hAnsi="Consolas" w:cs="Times New Roman"/>
          <w:color w:val="0000FF"/>
          <w:sz w:val="21"/>
          <w:szCs w:val="21"/>
        </w:rPr>
        <w:t>in</w:t>
      </w:r>
      <w:r w:rsidRPr="00731CAA">
        <w:rPr>
          <w:rFonts w:ascii="Consolas" w:hAnsi="Consolas" w:cs="Times New Roman"/>
          <w:sz w:val="21"/>
          <w:szCs w:val="21"/>
        </w:rPr>
        <w:t xml:space="preserve"> </w:t>
      </w:r>
      <w:r w:rsidRPr="00731CAA">
        <w:rPr>
          <w:rFonts w:ascii="Consolas" w:hAnsi="Consolas" w:cs="Times New Roman"/>
          <w:color w:val="098658"/>
          <w:sz w:val="21"/>
          <w:szCs w:val="21"/>
        </w:rPr>
        <w:t>0</w:t>
      </w:r>
      <w:r w:rsidRPr="00731CAA">
        <w:rPr>
          <w:rFonts w:ascii="Consolas" w:hAnsi="Consolas" w:cs="Times New Roman"/>
          <w:sz w:val="21"/>
          <w:szCs w:val="21"/>
        </w:rPr>
        <w:t xml:space="preserve"> </w:t>
      </w:r>
      <w:r w:rsidRPr="00731CAA">
        <w:rPr>
          <w:rFonts w:ascii="Consolas" w:hAnsi="Consolas" w:cs="Times New Roman"/>
          <w:color w:val="0000FF"/>
          <w:sz w:val="21"/>
          <w:szCs w:val="21"/>
        </w:rPr>
        <w:t>to</w:t>
      </w:r>
      <w:r w:rsidRPr="00731CAA">
        <w:rPr>
          <w:rFonts w:ascii="Consolas" w:hAnsi="Consolas" w:cs="Times New Roman"/>
          <w:sz w:val="21"/>
          <w:szCs w:val="21"/>
        </w:rPr>
        <w:t xml:space="preserve"> </w:t>
      </w:r>
      <w:r w:rsidRPr="00731CAA">
        <w:rPr>
          <w:rFonts w:ascii="Consolas" w:hAnsi="Consolas" w:cs="Times New Roman"/>
          <w:color w:val="098658"/>
          <w:sz w:val="21"/>
          <w:szCs w:val="21"/>
        </w:rPr>
        <w:t>2</w:t>
      </w:r>
      <w:r w:rsidRPr="00731CAA">
        <w:rPr>
          <w:rFonts w:ascii="Consolas" w:hAnsi="Consolas" w:cs="Times New Roman"/>
          <w:sz w:val="21"/>
          <w:szCs w:val="21"/>
        </w:rPr>
        <w:t xml:space="preserve"> * (NUM_VALS) </w:t>
      </w:r>
      <w:r w:rsidRPr="00731CAA">
        <w:rPr>
          <w:rFonts w:ascii="Consolas" w:hAnsi="Consolas" w:cs="Times New Roman"/>
          <w:color w:val="0000FF"/>
          <w:sz w:val="21"/>
          <w:szCs w:val="21"/>
        </w:rPr>
        <w:t>loop</w:t>
      </w:r>
    </w:p>
    <w:p w14:paraId="485ADC12"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clk_sig &lt;= </w:t>
      </w:r>
      <w:r w:rsidRPr="00731CAA">
        <w:rPr>
          <w:rFonts w:ascii="Consolas" w:hAnsi="Consolas" w:cs="Times New Roman"/>
          <w:color w:val="0000FF"/>
          <w:sz w:val="21"/>
          <w:szCs w:val="21"/>
        </w:rPr>
        <w:t>NOT</w:t>
      </w:r>
      <w:r w:rsidRPr="00731CAA">
        <w:rPr>
          <w:rFonts w:ascii="Consolas" w:hAnsi="Consolas" w:cs="Times New Roman"/>
          <w:sz w:val="21"/>
          <w:szCs w:val="21"/>
        </w:rPr>
        <w:t xml:space="preserve"> clk_sig;</w:t>
      </w:r>
    </w:p>
    <w:p w14:paraId="60B97EAC"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wait</w:t>
      </w:r>
      <w:r w:rsidRPr="00731CAA">
        <w:rPr>
          <w:rFonts w:ascii="Consolas" w:hAnsi="Consolas" w:cs="Times New Roman"/>
          <w:sz w:val="21"/>
          <w:szCs w:val="21"/>
        </w:rPr>
        <w:t xml:space="preserve"> </w:t>
      </w:r>
      <w:r w:rsidRPr="00731CAA">
        <w:rPr>
          <w:rFonts w:ascii="Consolas" w:hAnsi="Consolas" w:cs="Times New Roman"/>
          <w:color w:val="0000FF"/>
          <w:sz w:val="21"/>
          <w:szCs w:val="21"/>
        </w:rPr>
        <w:t>for</w:t>
      </w:r>
      <w:r w:rsidRPr="00731CAA">
        <w:rPr>
          <w:rFonts w:ascii="Consolas" w:hAnsi="Consolas" w:cs="Times New Roman"/>
          <w:sz w:val="21"/>
          <w:szCs w:val="21"/>
        </w:rPr>
        <w:t xml:space="preserve"> TIME_DELAY/</w:t>
      </w:r>
      <w:r w:rsidRPr="00731CAA">
        <w:rPr>
          <w:rFonts w:ascii="Consolas" w:hAnsi="Consolas" w:cs="Times New Roman"/>
          <w:color w:val="098658"/>
          <w:sz w:val="21"/>
          <w:szCs w:val="21"/>
        </w:rPr>
        <w:t>2</w:t>
      </w:r>
      <w:r w:rsidRPr="00731CAA">
        <w:rPr>
          <w:rFonts w:ascii="Consolas" w:hAnsi="Consolas" w:cs="Times New Roman"/>
          <w:sz w:val="21"/>
          <w:szCs w:val="21"/>
        </w:rPr>
        <w:t>;</w:t>
      </w:r>
    </w:p>
    <w:p w14:paraId="473D680C"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end</w:t>
      </w:r>
      <w:r w:rsidRPr="00731CAA">
        <w:rPr>
          <w:rFonts w:ascii="Consolas" w:hAnsi="Consolas" w:cs="Times New Roman"/>
          <w:sz w:val="21"/>
          <w:szCs w:val="21"/>
        </w:rPr>
        <w:t xml:space="preserve"> </w:t>
      </w:r>
      <w:r w:rsidRPr="00731CAA">
        <w:rPr>
          <w:rFonts w:ascii="Consolas" w:hAnsi="Consolas" w:cs="Times New Roman"/>
          <w:color w:val="0000FF"/>
          <w:sz w:val="21"/>
          <w:szCs w:val="21"/>
        </w:rPr>
        <w:t>loop</w:t>
      </w:r>
      <w:r w:rsidRPr="00731CAA">
        <w:rPr>
          <w:rFonts w:ascii="Consolas" w:hAnsi="Consolas" w:cs="Times New Roman"/>
          <w:sz w:val="21"/>
          <w:szCs w:val="21"/>
        </w:rPr>
        <w:t>;</w:t>
      </w:r>
    </w:p>
    <w:p w14:paraId="19CD6CDA"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wait</w:t>
      </w:r>
      <w:r w:rsidRPr="00731CAA">
        <w:rPr>
          <w:rFonts w:ascii="Consolas" w:hAnsi="Consolas" w:cs="Times New Roman"/>
          <w:sz w:val="21"/>
          <w:szCs w:val="21"/>
        </w:rPr>
        <w:t>;</w:t>
      </w:r>
    </w:p>
    <w:p w14:paraId="78D5AE86"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end</w:t>
      </w:r>
      <w:r w:rsidRPr="00731CAA">
        <w:rPr>
          <w:rFonts w:ascii="Consolas" w:hAnsi="Consolas" w:cs="Times New Roman"/>
          <w:sz w:val="21"/>
          <w:szCs w:val="21"/>
        </w:rPr>
        <w:t xml:space="preserve"> </w:t>
      </w:r>
      <w:r w:rsidRPr="00731CAA">
        <w:rPr>
          <w:rFonts w:ascii="Consolas" w:hAnsi="Consolas" w:cs="Times New Roman"/>
          <w:color w:val="0000FF"/>
          <w:sz w:val="21"/>
          <w:szCs w:val="21"/>
        </w:rPr>
        <w:t>process</w:t>
      </w:r>
      <w:r w:rsidRPr="00731CAA">
        <w:rPr>
          <w:rFonts w:ascii="Consolas" w:hAnsi="Consolas" w:cs="Times New Roman"/>
          <w:sz w:val="21"/>
          <w:szCs w:val="21"/>
        </w:rPr>
        <w:t xml:space="preserve"> clock;</w:t>
      </w:r>
    </w:p>
    <w:p w14:paraId="389547E3"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w:t>
      </w:r>
    </w:p>
    <w:p w14:paraId="51F39705"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w:t>
      </w:r>
      <w:proofErr w:type="gramStart"/>
      <w:r w:rsidRPr="00731CAA">
        <w:rPr>
          <w:rFonts w:ascii="Consolas" w:hAnsi="Consolas" w:cs="Times New Roman"/>
          <w:sz w:val="21"/>
          <w:szCs w:val="21"/>
        </w:rPr>
        <w:t>stimulus :</w:t>
      </w:r>
      <w:proofErr w:type="gramEnd"/>
      <w:r w:rsidRPr="00731CAA">
        <w:rPr>
          <w:rFonts w:ascii="Consolas" w:hAnsi="Consolas" w:cs="Times New Roman"/>
          <w:sz w:val="21"/>
          <w:szCs w:val="21"/>
        </w:rPr>
        <w:t xml:space="preserve"> </w:t>
      </w:r>
      <w:r w:rsidRPr="00731CAA">
        <w:rPr>
          <w:rFonts w:ascii="Consolas" w:hAnsi="Consolas" w:cs="Times New Roman"/>
          <w:color w:val="0000FF"/>
          <w:sz w:val="21"/>
          <w:szCs w:val="21"/>
        </w:rPr>
        <w:t>process</w:t>
      </w:r>
    </w:p>
    <w:p w14:paraId="08F58691"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begin</w:t>
      </w:r>
    </w:p>
    <w:p w14:paraId="4E3823CB"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for</w:t>
      </w:r>
      <w:r w:rsidRPr="00731CAA">
        <w:rPr>
          <w:rFonts w:ascii="Consolas" w:hAnsi="Consolas" w:cs="Times New Roman"/>
          <w:sz w:val="21"/>
          <w:szCs w:val="21"/>
        </w:rPr>
        <w:t xml:space="preserve"> i </w:t>
      </w:r>
      <w:r w:rsidRPr="00731CAA">
        <w:rPr>
          <w:rFonts w:ascii="Consolas" w:hAnsi="Consolas" w:cs="Times New Roman"/>
          <w:color w:val="0000FF"/>
          <w:sz w:val="21"/>
          <w:szCs w:val="21"/>
        </w:rPr>
        <w:t>in</w:t>
      </w:r>
      <w:r w:rsidRPr="00731CAA">
        <w:rPr>
          <w:rFonts w:ascii="Consolas" w:hAnsi="Consolas" w:cs="Times New Roman"/>
          <w:sz w:val="21"/>
          <w:szCs w:val="21"/>
        </w:rPr>
        <w:t xml:space="preserve"> </w:t>
      </w:r>
      <w:r w:rsidRPr="00731CAA">
        <w:rPr>
          <w:rFonts w:ascii="Consolas" w:hAnsi="Consolas" w:cs="Times New Roman"/>
          <w:color w:val="098658"/>
          <w:sz w:val="21"/>
          <w:szCs w:val="21"/>
        </w:rPr>
        <w:t>0</w:t>
      </w:r>
      <w:r w:rsidRPr="00731CAA">
        <w:rPr>
          <w:rFonts w:ascii="Consolas" w:hAnsi="Consolas" w:cs="Times New Roman"/>
          <w:sz w:val="21"/>
          <w:szCs w:val="21"/>
        </w:rPr>
        <w:t xml:space="preserve"> </w:t>
      </w:r>
      <w:r w:rsidRPr="00731CAA">
        <w:rPr>
          <w:rFonts w:ascii="Consolas" w:hAnsi="Consolas" w:cs="Times New Roman"/>
          <w:color w:val="0000FF"/>
          <w:sz w:val="21"/>
          <w:szCs w:val="21"/>
        </w:rPr>
        <w:t>to</w:t>
      </w:r>
      <w:r w:rsidRPr="00731CAA">
        <w:rPr>
          <w:rFonts w:ascii="Consolas" w:hAnsi="Consolas" w:cs="Times New Roman"/>
          <w:sz w:val="21"/>
          <w:szCs w:val="21"/>
        </w:rPr>
        <w:t xml:space="preserve"> (NUM_VALS - </w:t>
      </w:r>
      <w:r w:rsidRPr="00731CAA">
        <w:rPr>
          <w:rFonts w:ascii="Consolas" w:hAnsi="Consolas" w:cs="Times New Roman"/>
          <w:color w:val="098658"/>
          <w:sz w:val="21"/>
          <w:szCs w:val="21"/>
        </w:rPr>
        <w:t>1</w:t>
      </w:r>
      <w:r w:rsidRPr="00731CAA">
        <w:rPr>
          <w:rFonts w:ascii="Consolas" w:hAnsi="Consolas" w:cs="Times New Roman"/>
          <w:sz w:val="21"/>
          <w:szCs w:val="21"/>
        </w:rPr>
        <w:t xml:space="preserve">) </w:t>
      </w:r>
      <w:r w:rsidRPr="00731CAA">
        <w:rPr>
          <w:rFonts w:ascii="Consolas" w:hAnsi="Consolas" w:cs="Times New Roman"/>
          <w:color w:val="0000FF"/>
          <w:sz w:val="21"/>
          <w:szCs w:val="21"/>
        </w:rPr>
        <w:t>loop</w:t>
      </w:r>
    </w:p>
    <w:p w14:paraId="5AC208A6"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ShiftAddressSig &lt;= ShiftAddress_vals(i);</w:t>
      </w:r>
    </w:p>
    <w:p w14:paraId="60D2A357"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lastRenderedPageBreak/>
        <w:t xml:space="preserve">              </w:t>
      </w:r>
      <w:r w:rsidRPr="00731CAA">
        <w:rPr>
          <w:rFonts w:ascii="Consolas" w:hAnsi="Consolas" w:cs="Times New Roman"/>
          <w:color w:val="0000FF"/>
          <w:sz w:val="21"/>
          <w:szCs w:val="21"/>
        </w:rPr>
        <w:t>wait</w:t>
      </w:r>
      <w:r w:rsidRPr="00731CAA">
        <w:rPr>
          <w:rFonts w:ascii="Consolas" w:hAnsi="Consolas" w:cs="Times New Roman"/>
          <w:sz w:val="21"/>
          <w:szCs w:val="21"/>
        </w:rPr>
        <w:t xml:space="preserve"> </w:t>
      </w:r>
      <w:r w:rsidRPr="00731CAA">
        <w:rPr>
          <w:rFonts w:ascii="Consolas" w:hAnsi="Consolas" w:cs="Times New Roman"/>
          <w:color w:val="0000FF"/>
          <w:sz w:val="21"/>
          <w:szCs w:val="21"/>
        </w:rPr>
        <w:t>for</w:t>
      </w:r>
      <w:r w:rsidRPr="00731CAA">
        <w:rPr>
          <w:rFonts w:ascii="Consolas" w:hAnsi="Consolas" w:cs="Times New Roman"/>
          <w:sz w:val="21"/>
          <w:szCs w:val="21"/>
        </w:rPr>
        <w:t xml:space="preserve"> TIME_DELAY;</w:t>
      </w:r>
    </w:p>
    <w:p w14:paraId="0BD1350C"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end</w:t>
      </w:r>
      <w:r w:rsidRPr="00731CAA">
        <w:rPr>
          <w:rFonts w:ascii="Consolas" w:hAnsi="Consolas" w:cs="Times New Roman"/>
          <w:sz w:val="21"/>
          <w:szCs w:val="21"/>
        </w:rPr>
        <w:t xml:space="preserve"> </w:t>
      </w:r>
      <w:r w:rsidRPr="00731CAA">
        <w:rPr>
          <w:rFonts w:ascii="Consolas" w:hAnsi="Consolas" w:cs="Times New Roman"/>
          <w:color w:val="0000FF"/>
          <w:sz w:val="21"/>
          <w:szCs w:val="21"/>
        </w:rPr>
        <w:t>loop</w:t>
      </w:r>
      <w:r w:rsidRPr="00731CAA">
        <w:rPr>
          <w:rFonts w:ascii="Consolas" w:hAnsi="Consolas" w:cs="Times New Roman"/>
          <w:sz w:val="21"/>
          <w:szCs w:val="21"/>
        </w:rPr>
        <w:t>;</w:t>
      </w:r>
    </w:p>
    <w:p w14:paraId="73ECCB2C"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wait</w:t>
      </w:r>
      <w:r w:rsidRPr="00731CAA">
        <w:rPr>
          <w:rFonts w:ascii="Consolas" w:hAnsi="Consolas" w:cs="Times New Roman"/>
          <w:sz w:val="21"/>
          <w:szCs w:val="21"/>
        </w:rPr>
        <w:t>;</w:t>
      </w:r>
    </w:p>
    <w:p w14:paraId="5E3B5191"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r w:rsidRPr="00731CAA">
        <w:rPr>
          <w:rFonts w:ascii="Consolas" w:hAnsi="Consolas" w:cs="Times New Roman"/>
          <w:color w:val="0000FF"/>
          <w:sz w:val="21"/>
          <w:szCs w:val="21"/>
        </w:rPr>
        <w:t>end</w:t>
      </w:r>
      <w:r w:rsidRPr="00731CAA">
        <w:rPr>
          <w:rFonts w:ascii="Consolas" w:hAnsi="Consolas" w:cs="Times New Roman"/>
          <w:sz w:val="21"/>
          <w:szCs w:val="21"/>
        </w:rPr>
        <w:t xml:space="preserve"> </w:t>
      </w:r>
      <w:r w:rsidRPr="00731CAA">
        <w:rPr>
          <w:rFonts w:ascii="Consolas" w:hAnsi="Consolas" w:cs="Times New Roman"/>
          <w:color w:val="0000FF"/>
          <w:sz w:val="21"/>
          <w:szCs w:val="21"/>
        </w:rPr>
        <w:t>process</w:t>
      </w:r>
      <w:r w:rsidRPr="00731CAA">
        <w:rPr>
          <w:rFonts w:ascii="Consolas" w:hAnsi="Consolas" w:cs="Times New Roman"/>
          <w:sz w:val="21"/>
          <w:szCs w:val="21"/>
        </w:rPr>
        <w:t xml:space="preserve"> stimulus;</w:t>
      </w:r>
    </w:p>
    <w:p w14:paraId="24B507D0"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xml:space="preserve">        </w:t>
      </w:r>
    </w:p>
    <w:p w14:paraId="4FF96BC3"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sz w:val="21"/>
          <w:szCs w:val="21"/>
        </w:rPr>
        <w:t> </w:t>
      </w:r>
    </w:p>
    <w:p w14:paraId="2EA7F055" w14:textId="77777777" w:rsidR="00731CAA" w:rsidRPr="00731CAA" w:rsidRDefault="00731CAA" w:rsidP="00731CAA">
      <w:pPr>
        <w:shd w:val="clear" w:color="auto" w:fill="FFFFFF"/>
        <w:spacing w:line="285" w:lineRule="atLeast"/>
        <w:rPr>
          <w:rFonts w:ascii="Consolas" w:hAnsi="Consolas" w:cs="Times New Roman"/>
          <w:sz w:val="21"/>
          <w:szCs w:val="21"/>
        </w:rPr>
      </w:pPr>
    </w:p>
    <w:p w14:paraId="7BBBB435" w14:textId="77777777" w:rsidR="00731CAA" w:rsidRPr="00731CAA" w:rsidRDefault="00731CAA" w:rsidP="00731CAA">
      <w:pPr>
        <w:shd w:val="clear" w:color="auto" w:fill="FFFFFF"/>
        <w:spacing w:line="285" w:lineRule="atLeast"/>
        <w:rPr>
          <w:rFonts w:ascii="Consolas" w:hAnsi="Consolas" w:cs="Times New Roman"/>
          <w:sz w:val="21"/>
          <w:szCs w:val="21"/>
        </w:rPr>
      </w:pPr>
      <w:r w:rsidRPr="00731CAA">
        <w:rPr>
          <w:rFonts w:ascii="Consolas" w:hAnsi="Consolas" w:cs="Times New Roman"/>
          <w:color w:val="0000FF"/>
          <w:sz w:val="21"/>
          <w:szCs w:val="21"/>
        </w:rPr>
        <w:t>end</w:t>
      </w:r>
      <w:r w:rsidRPr="00731CAA">
        <w:rPr>
          <w:rFonts w:ascii="Consolas" w:hAnsi="Consolas" w:cs="Times New Roman"/>
          <w:sz w:val="21"/>
          <w:szCs w:val="21"/>
        </w:rPr>
        <w:t xml:space="preserve"> behavior;</w:t>
      </w:r>
    </w:p>
    <w:p w14:paraId="6AFD5275" w14:textId="77777777" w:rsidR="00731CAA" w:rsidRPr="00731CAA" w:rsidRDefault="00731CAA" w:rsidP="00731CAA">
      <w:pPr>
        <w:shd w:val="clear" w:color="auto" w:fill="FFFFFF"/>
        <w:spacing w:line="285" w:lineRule="atLeast"/>
        <w:rPr>
          <w:rFonts w:ascii="Consolas" w:hAnsi="Consolas" w:cs="Times New Roman"/>
          <w:sz w:val="21"/>
          <w:szCs w:val="21"/>
        </w:rPr>
      </w:pPr>
    </w:p>
    <w:p w14:paraId="2AE113F0" w14:textId="77777777" w:rsidR="00747699" w:rsidRPr="00747699" w:rsidRDefault="00747699" w:rsidP="00AE0599"/>
    <w:p w14:paraId="5B2B91CB" w14:textId="3675785F" w:rsidR="00747699" w:rsidRDefault="00631DEE" w:rsidP="00724F28">
      <w:r>
        <w:rPr>
          <w:noProof/>
        </w:rPr>
        <w:drawing>
          <wp:inline distT="0" distB="0" distL="0" distR="0" wp14:anchorId="5397B279" wp14:editId="345A487A">
            <wp:extent cx="5943600" cy="2529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inline>
        </w:drawing>
      </w:r>
    </w:p>
    <w:p w14:paraId="12CF2753" w14:textId="30245E24" w:rsidR="00747699" w:rsidRDefault="00747699" w:rsidP="00724F28"/>
    <w:p w14:paraId="7E3C4D63" w14:textId="6A71C5A6" w:rsidR="00747699" w:rsidRDefault="00747699" w:rsidP="00724F28"/>
    <w:p w14:paraId="29B866B8" w14:textId="22496C86" w:rsidR="00747699" w:rsidRDefault="00747699" w:rsidP="00724F28"/>
    <w:p w14:paraId="75D515B0" w14:textId="0AADE5F2" w:rsidR="00747699" w:rsidRDefault="00747699" w:rsidP="00724F28"/>
    <w:p w14:paraId="4C5B22B2" w14:textId="5F4EDFD4" w:rsidR="00747699" w:rsidRDefault="00747699" w:rsidP="00724F28"/>
    <w:p w14:paraId="6FEDA7B2" w14:textId="0B475626" w:rsidR="00747699" w:rsidRDefault="00747699" w:rsidP="00724F28"/>
    <w:p w14:paraId="4AC0944B" w14:textId="5905ECB1" w:rsidR="00747699" w:rsidRDefault="00747699" w:rsidP="00724F28"/>
    <w:p w14:paraId="53562E46" w14:textId="2C3A0374" w:rsidR="00747699" w:rsidRDefault="00747699" w:rsidP="00724F28"/>
    <w:p w14:paraId="48A352AE" w14:textId="3CA7B960" w:rsidR="00747699" w:rsidRDefault="00747699" w:rsidP="00724F28"/>
    <w:p w14:paraId="097F5B64" w14:textId="75E1B1B0" w:rsidR="00747699" w:rsidRDefault="00747699" w:rsidP="00724F28"/>
    <w:p w14:paraId="6E6AAD23" w14:textId="0D810FD4" w:rsidR="00747699" w:rsidRDefault="00747699" w:rsidP="00724F28"/>
    <w:p w14:paraId="2B48F216" w14:textId="287C0711" w:rsidR="00747699" w:rsidRDefault="00747699" w:rsidP="00724F28"/>
    <w:p w14:paraId="3927DF2F" w14:textId="49A9D6E7" w:rsidR="00747699" w:rsidRDefault="00747699" w:rsidP="00724F28"/>
    <w:p w14:paraId="13A64B0A" w14:textId="6D99806B" w:rsidR="00747699" w:rsidRDefault="00747699" w:rsidP="00724F28"/>
    <w:p w14:paraId="34E07525" w14:textId="21FAD20D" w:rsidR="00747699" w:rsidRDefault="00747699" w:rsidP="00724F28"/>
    <w:p w14:paraId="2E590CBF" w14:textId="294AD4EE" w:rsidR="00747699" w:rsidRDefault="00747699" w:rsidP="00724F28"/>
    <w:p w14:paraId="36D76443" w14:textId="002E21DB" w:rsidR="00747699" w:rsidRDefault="00747699" w:rsidP="00724F28"/>
    <w:p w14:paraId="04D574ED" w14:textId="0BF35B94" w:rsidR="00747699" w:rsidRDefault="00747699" w:rsidP="00724F28"/>
    <w:p w14:paraId="1B10476A" w14:textId="5270DE6F" w:rsidR="00747699" w:rsidRDefault="00747699" w:rsidP="00724F28"/>
    <w:p w14:paraId="4F1238CA" w14:textId="77777777" w:rsidR="00666038" w:rsidRDefault="00666038" w:rsidP="00724F28"/>
    <w:p w14:paraId="52B02DD7" w14:textId="1D019F35" w:rsidR="00747699" w:rsidRDefault="00747699" w:rsidP="00724F28">
      <w:r>
        <w:lastRenderedPageBreak/>
        <w:t>SignExtensionTestbench:</w:t>
      </w:r>
    </w:p>
    <w:p w14:paraId="3DBDE096"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color w:val="0000FF"/>
          <w:sz w:val="21"/>
          <w:szCs w:val="21"/>
        </w:rPr>
        <w:t>library</w:t>
      </w:r>
      <w:r w:rsidRPr="00C40379">
        <w:rPr>
          <w:rFonts w:ascii="Consolas" w:hAnsi="Consolas" w:cs="Times New Roman"/>
          <w:sz w:val="21"/>
          <w:szCs w:val="21"/>
        </w:rPr>
        <w:t xml:space="preserve"> IEEE;</w:t>
      </w:r>
    </w:p>
    <w:p w14:paraId="385DC2B8"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color w:val="0000FF"/>
          <w:sz w:val="21"/>
          <w:szCs w:val="21"/>
        </w:rPr>
        <w:t>use</w:t>
      </w:r>
      <w:r w:rsidRPr="00C40379">
        <w:rPr>
          <w:rFonts w:ascii="Consolas" w:hAnsi="Consolas" w:cs="Times New Roman"/>
          <w:sz w:val="21"/>
          <w:szCs w:val="21"/>
        </w:rPr>
        <w:t xml:space="preserve"> IEEE.std_logic_1164.</w:t>
      </w:r>
      <w:r w:rsidRPr="00C40379">
        <w:rPr>
          <w:rFonts w:ascii="Consolas" w:hAnsi="Consolas" w:cs="Times New Roman"/>
          <w:color w:val="0000FF"/>
          <w:sz w:val="21"/>
          <w:szCs w:val="21"/>
        </w:rPr>
        <w:t>all</w:t>
      </w:r>
      <w:r w:rsidRPr="00C40379">
        <w:rPr>
          <w:rFonts w:ascii="Consolas" w:hAnsi="Consolas" w:cs="Times New Roman"/>
          <w:sz w:val="21"/>
          <w:szCs w:val="21"/>
        </w:rPr>
        <w:t>;</w:t>
      </w:r>
    </w:p>
    <w:p w14:paraId="0003D9B9"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color w:val="0000FF"/>
          <w:sz w:val="21"/>
          <w:szCs w:val="21"/>
        </w:rPr>
        <w:t>use</w:t>
      </w:r>
      <w:r w:rsidRPr="00C40379">
        <w:rPr>
          <w:rFonts w:ascii="Consolas" w:hAnsi="Consolas" w:cs="Times New Roman"/>
          <w:sz w:val="21"/>
          <w:szCs w:val="21"/>
        </w:rPr>
        <w:t xml:space="preserve"> IEEE.numeric_std.</w:t>
      </w:r>
      <w:r w:rsidRPr="00C40379">
        <w:rPr>
          <w:rFonts w:ascii="Consolas" w:hAnsi="Consolas" w:cs="Times New Roman"/>
          <w:color w:val="0000FF"/>
          <w:sz w:val="21"/>
          <w:szCs w:val="21"/>
        </w:rPr>
        <w:t>all</w:t>
      </w:r>
      <w:r w:rsidRPr="00C40379">
        <w:rPr>
          <w:rFonts w:ascii="Consolas" w:hAnsi="Consolas" w:cs="Times New Roman"/>
          <w:sz w:val="21"/>
          <w:szCs w:val="21"/>
        </w:rPr>
        <w:t>;</w:t>
      </w:r>
    </w:p>
    <w:p w14:paraId="2EC44F9F" w14:textId="77777777" w:rsidR="00C40379" w:rsidRPr="00C40379" w:rsidRDefault="00C40379" w:rsidP="00C40379">
      <w:pPr>
        <w:shd w:val="clear" w:color="auto" w:fill="FFFFFF"/>
        <w:spacing w:line="285" w:lineRule="atLeast"/>
        <w:rPr>
          <w:rFonts w:ascii="Consolas" w:hAnsi="Consolas" w:cs="Times New Roman"/>
          <w:sz w:val="21"/>
          <w:szCs w:val="21"/>
        </w:rPr>
      </w:pPr>
    </w:p>
    <w:p w14:paraId="3C2F5032"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color w:val="0000FF"/>
          <w:sz w:val="21"/>
          <w:szCs w:val="21"/>
        </w:rPr>
        <w:t>entity</w:t>
      </w:r>
      <w:r w:rsidRPr="00C40379">
        <w:rPr>
          <w:rFonts w:ascii="Consolas" w:hAnsi="Consolas" w:cs="Times New Roman"/>
          <w:sz w:val="21"/>
          <w:szCs w:val="21"/>
        </w:rPr>
        <w:t xml:space="preserve"> SignExtensionTestbench </w:t>
      </w:r>
      <w:r w:rsidRPr="00C40379">
        <w:rPr>
          <w:rFonts w:ascii="Consolas" w:hAnsi="Consolas" w:cs="Times New Roman"/>
          <w:color w:val="0000FF"/>
          <w:sz w:val="21"/>
          <w:szCs w:val="21"/>
        </w:rPr>
        <w:t>is</w:t>
      </w:r>
    </w:p>
    <w:p w14:paraId="7E244FC3"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color w:val="0000FF"/>
          <w:sz w:val="21"/>
          <w:szCs w:val="21"/>
        </w:rPr>
        <w:t>end</w:t>
      </w:r>
      <w:r w:rsidRPr="00C40379">
        <w:rPr>
          <w:rFonts w:ascii="Consolas" w:hAnsi="Consolas" w:cs="Times New Roman"/>
          <w:sz w:val="21"/>
          <w:szCs w:val="21"/>
        </w:rPr>
        <w:t xml:space="preserve"> SignExtensionTestbench;</w:t>
      </w:r>
    </w:p>
    <w:p w14:paraId="5214D9D5" w14:textId="77777777" w:rsidR="00C40379" w:rsidRPr="00C40379" w:rsidRDefault="00C40379" w:rsidP="00C40379">
      <w:pPr>
        <w:shd w:val="clear" w:color="auto" w:fill="FFFFFF"/>
        <w:spacing w:line="285" w:lineRule="atLeast"/>
        <w:rPr>
          <w:rFonts w:ascii="Consolas" w:hAnsi="Consolas" w:cs="Times New Roman"/>
          <w:sz w:val="21"/>
          <w:szCs w:val="21"/>
        </w:rPr>
      </w:pPr>
    </w:p>
    <w:p w14:paraId="04F5B319"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color w:val="0000FF"/>
          <w:sz w:val="21"/>
          <w:szCs w:val="21"/>
        </w:rPr>
        <w:t>architecture</w:t>
      </w:r>
      <w:r w:rsidRPr="00C40379">
        <w:rPr>
          <w:rFonts w:ascii="Consolas" w:hAnsi="Consolas" w:cs="Times New Roman"/>
          <w:sz w:val="21"/>
          <w:szCs w:val="21"/>
        </w:rPr>
        <w:t xml:space="preserve"> behavior </w:t>
      </w:r>
      <w:r w:rsidRPr="00C40379">
        <w:rPr>
          <w:rFonts w:ascii="Consolas" w:hAnsi="Consolas" w:cs="Times New Roman"/>
          <w:color w:val="0000FF"/>
          <w:sz w:val="21"/>
          <w:szCs w:val="21"/>
        </w:rPr>
        <w:t>of</w:t>
      </w:r>
      <w:r w:rsidRPr="00C40379">
        <w:rPr>
          <w:rFonts w:ascii="Consolas" w:hAnsi="Consolas" w:cs="Times New Roman"/>
          <w:sz w:val="21"/>
          <w:szCs w:val="21"/>
        </w:rPr>
        <w:t xml:space="preserve"> SignExtensionTestbench </w:t>
      </w:r>
      <w:r w:rsidRPr="00C40379">
        <w:rPr>
          <w:rFonts w:ascii="Consolas" w:hAnsi="Consolas" w:cs="Times New Roman"/>
          <w:color w:val="0000FF"/>
          <w:sz w:val="21"/>
          <w:szCs w:val="21"/>
        </w:rPr>
        <w:t>is</w:t>
      </w:r>
    </w:p>
    <w:p w14:paraId="60E47D14"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r w:rsidRPr="00C40379">
        <w:rPr>
          <w:rFonts w:ascii="Consolas" w:hAnsi="Consolas" w:cs="Times New Roman"/>
          <w:color w:val="0000FF"/>
          <w:sz w:val="21"/>
          <w:szCs w:val="21"/>
        </w:rPr>
        <w:t>constant</w:t>
      </w:r>
      <w:r w:rsidRPr="00C40379">
        <w:rPr>
          <w:rFonts w:ascii="Consolas" w:hAnsi="Consolas" w:cs="Times New Roman"/>
          <w:sz w:val="21"/>
          <w:szCs w:val="21"/>
        </w:rPr>
        <w:t xml:space="preserve"> TIME_</w:t>
      </w:r>
      <w:proofErr w:type="gramStart"/>
      <w:r w:rsidRPr="00C40379">
        <w:rPr>
          <w:rFonts w:ascii="Consolas" w:hAnsi="Consolas" w:cs="Times New Roman"/>
          <w:sz w:val="21"/>
          <w:szCs w:val="21"/>
        </w:rPr>
        <w:t>DELAY :</w:t>
      </w:r>
      <w:proofErr w:type="gramEnd"/>
      <w:r w:rsidRPr="00C40379">
        <w:rPr>
          <w:rFonts w:ascii="Consolas" w:hAnsi="Consolas" w:cs="Times New Roman"/>
          <w:sz w:val="21"/>
          <w:szCs w:val="21"/>
        </w:rPr>
        <w:t xml:space="preserve"> time := </w:t>
      </w:r>
      <w:r w:rsidRPr="00C40379">
        <w:rPr>
          <w:rFonts w:ascii="Consolas" w:hAnsi="Consolas" w:cs="Times New Roman"/>
          <w:color w:val="098658"/>
          <w:sz w:val="21"/>
          <w:szCs w:val="21"/>
        </w:rPr>
        <w:t>20</w:t>
      </w:r>
      <w:r w:rsidRPr="00C40379">
        <w:rPr>
          <w:rFonts w:ascii="Consolas" w:hAnsi="Consolas" w:cs="Times New Roman"/>
          <w:sz w:val="21"/>
          <w:szCs w:val="21"/>
        </w:rPr>
        <w:t xml:space="preserve"> ns;</w:t>
      </w:r>
    </w:p>
    <w:p w14:paraId="389F4E8B"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r w:rsidRPr="00C40379">
        <w:rPr>
          <w:rFonts w:ascii="Consolas" w:hAnsi="Consolas" w:cs="Times New Roman"/>
          <w:color w:val="0000FF"/>
          <w:sz w:val="21"/>
          <w:szCs w:val="21"/>
        </w:rPr>
        <w:t>constant</w:t>
      </w:r>
      <w:r w:rsidRPr="00C40379">
        <w:rPr>
          <w:rFonts w:ascii="Consolas" w:hAnsi="Consolas" w:cs="Times New Roman"/>
          <w:sz w:val="21"/>
          <w:szCs w:val="21"/>
        </w:rPr>
        <w:t xml:space="preserve"> NUM_</w:t>
      </w:r>
      <w:proofErr w:type="gramStart"/>
      <w:r w:rsidRPr="00C40379">
        <w:rPr>
          <w:rFonts w:ascii="Consolas" w:hAnsi="Consolas" w:cs="Times New Roman"/>
          <w:sz w:val="21"/>
          <w:szCs w:val="21"/>
        </w:rPr>
        <w:t>VALS :</w:t>
      </w:r>
      <w:proofErr w:type="gramEnd"/>
      <w:r w:rsidRPr="00C40379">
        <w:rPr>
          <w:rFonts w:ascii="Consolas" w:hAnsi="Consolas" w:cs="Times New Roman"/>
          <w:sz w:val="21"/>
          <w:szCs w:val="21"/>
        </w:rPr>
        <w:t xml:space="preserve"> integer := </w:t>
      </w:r>
      <w:r w:rsidRPr="00C40379">
        <w:rPr>
          <w:rFonts w:ascii="Consolas" w:hAnsi="Consolas" w:cs="Times New Roman"/>
          <w:color w:val="098658"/>
          <w:sz w:val="21"/>
          <w:szCs w:val="21"/>
        </w:rPr>
        <w:t>2</w:t>
      </w:r>
      <w:r w:rsidRPr="00C40379">
        <w:rPr>
          <w:rFonts w:ascii="Consolas" w:hAnsi="Consolas" w:cs="Times New Roman"/>
          <w:sz w:val="21"/>
          <w:szCs w:val="21"/>
        </w:rPr>
        <w:t>;</w:t>
      </w:r>
    </w:p>
    <w:p w14:paraId="52950203"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p>
    <w:p w14:paraId="397B0CED"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p>
    <w:p w14:paraId="40AB9FC9"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r w:rsidRPr="00C40379">
        <w:rPr>
          <w:rFonts w:ascii="Consolas" w:hAnsi="Consolas" w:cs="Times New Roman"/>
          <w:color w:val="0000FF"/>
          <w:sz w:val="21"/>
          <w:szCs w:val="21"/>
        </w:rPr>
        <w:t>type</w:t>
      </w:r>
      <w:r w:rsidRPr="00C40379">
        <w:rPr>
          <w:rFonts w:ascii="Consolas" w:hAnsi="Consolas" w:cs="Times New Roman"/>
          <w:sz w:val="21"/>
          <w:szCs w:val="21"/>
        </w:rPr>
        <w:t xml:space="preserve"> DataIn_array </w:t>
      </w:r>
      <w:r w:rsidRPr="00C40379">
        <w:rPr>
          <w:rFonts w:ascii="Consolas" w:hAnsi="Consolas" w:cs="Times New Roman"/>
          <w:color w:val="0000FF"/>
          <w:sz w:val="21"/>
          <w:szCs w:val="21"/>
        </w:rPr>
        <w:t>is</w:t>
      </w:r>
      <w:r w:rsidRPr="00C40379">
        <w:rPr>
          <w:rFonts w:ascii="Consolas" w:hAnsi="Consolas" w:cs="Times New Roman"/>
          <w:sz w:val="21"/>
          <w:szCs w:val="21"/>
        </w:rPr>
        <w:t xml:space="preserve"> </w:t>
      </w:r>
      <w:proofErr w:type="gramStart"/>
      <w:r w:rsidRPr="00C40379">
        <w:rPr>
          <w:rFonts w:ascii="Consolas" w:hAnsi="Consolas" w:cs="Times New Roman"/>
          <w:color w:val="0000FF"/>
          <w:sz w:val="21"/>
          <w:szCs w:val="21"/>
        </w:rPr>
        <w:t>array</w:t>
      </w:r>
      <w:r w:rsidRPr="00C40379">
        <w:rPr>
          <w:rFonts w:ascii="Consolas" w:hAnsi="Consolas" w:cs="Times New Roman"/>
          <w:sz w:val="21"/>
          <w:szCs w:val="21"/>
        </w:rPr>
        <w:t>(</w:t>
      </w:r>
      <w:proofErr w:type="gramEnd"/>
      <w:r w:rsidRPr="00C40379">
        <w:rPr>
          <w:rFonts w:ascii="Consolas" w:hAnsi="Consolas" w:cs="Times New Roman"/>
          <w:color w:val="098658"/>
          <w:sz w:val="21"/>
          <w:szCs w:val="21"/>
        </w:rPr>
        <w:t>0</w:t>
      </w:r>
      <w:r w:rsidRPr="00C40379">
        <w:rPr>
          <w:rFonts w:ascii="Consolas" w:hAnsi="Consolas" w:cs="Times New Roman"/>
          <w:sz w:val="21"/>
          <w:szCs w:val="21"/>
        </w:rPr>
        <w:t xml:space="preserve"> </w:t>
      </w:r>
      <w:r w:rsidRPr="00C40379">
        <w:rPr>
          <w:rFonts w:ascii="Consolas" w:hAnsi="Consolas" w:cs="Times New Roman"/>
          <w:color w:val="0000FF"/>
          <w:sz w:val="21"/>
          <w:szCs w:val="21"/>
        </w:rPr>
        <w:t>to</w:t>
      </w:r>
      <w:r w:rsidRPr="00C40379">
        <w:rPr>
          <w:rFonts w:ascii="Consolas" w:hAnsi="Consolas" w:cs="Times New Roman"/>
          <w:sz w:val="21"/>
          <w:szCs w:val="21"/>
        </w:rPr>
        <w:t xml:space="preserve"> (NUM_VALS - </w:t>
      </w:r>
      <w:r w:rsidRPr="00C40379">
        <w:rPr>
          <w:rFonts w:ascii="Consolas" w:hAnsi="Consolas" w:cs="Times New Roman"/>
          <w:color w:val="098658"/>
          <w:sz w:val="21"/>
          <w:szCs w:val="21"/>
        </w:rPr>
        <w:t>1</w:t>
      </w:r>
      <w:r w:rsidRPr="00C40379">
        <w:rPr>
          <w:rFonts w:ascii="Consolas" w:hAnsi="Consolas" w:cs="Times New Roman"/>
          <w:sz w:val="21"/>
          <w:szCs w:val="21"/>
        </w:rPr>
        <w:t xml:space="preserve">)) </w:t>
      </w:r>
      <w:r w:rsidRPr="00C40379">
        <w:rPr>
          <w:rFonts w:ascii="Consolas" w:hAnsi="Consolas" w:cs="Times New Roman"/>
          <w:color w:val="0000FF"/>
          <w:sz w:val="21"/>
          <w:szCs w:val="21"/>
        </w:rPr>
        <w:t>of</w:t>
      </w:r>
      <w:r w:rsidRPr="00C40379">
        <w:rPr>
          <w:rFonts w:ascii="Consolas" w:hAnsi="Consolas" w:cs="Times New Roman"/>
          <w:sz w:val="21"/>
          <w:szCs w:val="21"/>
        </w:rPr>
        <w:t xml:space="preserve"> std_logic_vector(</w:t>
      </w:r>
      <w:r w:rsidRPr="00C40379">
        <w:rPr>
          <w:rFonts w:ascii="Consolas" w:hAnsi="Consolas" w:cs="Times New Roman"/>
          <w:color w:val="098658"/>
          <w:sz w:val="21"/>
          <w:szCs w:val="21"/>
        </w:rPr>
        <w:t>3</w:t>
      </w:r>
      <w:r w:rsidRPr="00C40379">
        <w:rPr>
          <w:rFonts w:ascii="Consolas" w:hAnsi="Consolas" w:cs="Times New Roman"/>
          <w:sz w:val="21"/>
          <w:szCs w:val="21"/>
        </w:rPr>
        <w:t xml:space="preserve"> </w:t>
      </w:r>
      <w:r w:rsidRPr="00C40379">
        <w:rPr>
          <w:rFonts w:ascii="Consolas" w:hAnsi="Consolas" w:cs="Times New Roman"/>
          <w:color w:val="0000FF"/>
          <w:sz w:val="21"/>
          <w:szCs w:val="21"/>
        </w:rPr>
        <w:t>downto</w:t>
      </w:r>
      <w:r w:rsidRPr="00C40379">
        <w:rPr>
          <w:rFonts w:ascii="Consolas" w:hAnsi="Consolas" w:cs="Times New Roman"/>
          <w:sz w:val="21"/>
          <w:szCs w:val="21"/>
        </w:rPr>
        <w:t xml:space="preserve"> </w:t>
      </w:r>
      <w:r w:rsidRPr="00C40379">
        <w:rPr>
          <w:rFonts w:ascii="Consolas" w:hAnsi="Consolas" w:cs="Times New Roman"/>
          <w:color w:val="098658"/>
          <w:sz w:val="21"/>
          <w:szCs w:val="21"/>
        </w:rPr>
        <w:t>0</w:t>
      </w:r>
      <w:r w:rsidRPr="00C40379">
        <w:rPr>
          <w:rFonts w:ascii="Consolas" w:hAnsi="Consolas" w:cs="Times New Roman"/>
          <w:sz w:val="21"/>
          <w:szCs w:val="21"/>
        </w:rPr>
        <w:t>);</w:t>
      </w:r>
    </w:p>
    <w:p w14:paraId="131DCAFF"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r w:rsidRPr="00C40379">
        <w:rPr>
          <w:rFonts w:ascii="Consolas" w:hAnsi="Consolas" w:cs="Times New Roman"/>
          <w:color w:val="008000"/>
          <w:sz w:val="21"/>
          <w:szCs w:val="21"/>
        </w:rPr>
        <w:t xml:space="preserve">--type pc_out_array is </w:t>
      </w:r>
      <w:proofErr w:type="gramStart"/>
      <w:r w:rsidRPr="00C40379">
        <w:rPr>
          <w:rFonts w:ascii="Consolas" w:hAnsi="Consolas" w:cs="Times New Roman"/>
          <w:color w:val="008000"/>
          <w:sz w:val="21"/>
          <w:szCs w:val="21"/>
        </w:rPr>
        <w:t>array(</w:t>
      </w:r>
      <w:proofErr w:type="gramEnd"/>
      <w:r w:rsidRPr="00C40379">
        <w:rPr>
          <w:rFonts w:ascii="Consolas" w:hAnsi="Consolas" w:cs="Times New Roman"/>
          <w:color w:val="008000"/>
          <w:sz w:val="21"/>
          <w:szCs w:val="21"/>
        </w:rPr>
        <w:t>0 to (NUM_VALS - 1)) of std_logic_vector(15 downto 0);</w:t>
      </w:r>
    </w:p>
    <w:p w14:paraId="79015E77"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p>
    <w:p w14:paraId="44920686"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r w:rsidRPr="00C40379">
        <w:rPr>
          <w:rFonts w:ascii="Consolas" w:hAnsi="Consolas" w:cs="Times New Roman"/>
          <w:color w:val="0000FF"/>
          <w:sz w:val="21"/>
          <w:szCs w:val="21"/>
        </w:rPr>
        <w:t>constant</w:t>
      </w:r>
      <w:r w:rsidRPr="00C40379">
        <w:rPr>
          <w:rFonts w:ascii="Consolas" w:hAnsi="Consolas" w:cs="Times New Roman"/>
          <w:sz w:val="21"/>
          <w:szCs w:val="21"/>
        </w:rPr>
        <w:t xml:space="preserve"> DataIn_</w:t>
      </w:r>
      <w:proofErr w:type="gramStart"/>
      <w:r w:rsidRPr="00C40379">
        <w:rPr>
          <w:rFonts w:ascii="Consolas" w:hAnsi="Consolas" w:cs="Times New Roman"/>
          <w:sz w:val="21"/>
          <w:szCs w:val="21"/>
        </w:rPr>
        <w:t>vals :</w:t>
      </w:r>
      <w:proofErr w:type="gramEnd"/>
      <w:r w:rsidRPr="00C40379">
        <w:rPr>
          <w:rFonts w:ascii="Consolas" w:hAnsi="Consolas" w:cs="Times New Roman"/>
          <w:sz w:val="21"/>
          <w:szCs w:val="21"/>
        </w:rPr>
        <w:t xml:space="preserve"> DataIn_array := (</w:t>
      </w:r>
      <w:r w:rsidRPr="00C40379">
        <w:rPr>
          <w:rFonts w:ascii="Consolas" w:hAnsi="Consolas" w:cs="Times New Roman"/>
          <w:color w:val="098658"/>
          <w:sz w:val="21"/>
          <w:szCs w:val="21"/>
        </w:rPr>
        <w:t>"0011"</w:t>
      </w:r>
      <w:r w:rsidRPr="00C40379">
        <w:rPr>
          <w:rFonts w:ascii="Consolas" w:hAnsi="Consolas" w:cs="Times New Roman"/>
          <w:sz w:val="21"/>
          <w:szCs w:val="21"/>
        </w:rPr>
        <w:t>,</w:t>
      </w:r>
      <w:r w:rsidRPr="00C40379">
        <w:rPr>
          <w:rFonts w:ascii="Consolas" w:hAnsi="Consolas" w:cs="Times New Roman"/>
          <w:color w:val="098658"/>
          <w:sz w:val="21"/>
          <w:szCs w:val="21"/>
        </w:rPr>
        <w:t>"1100"</w:t>
      </w:r>
      <w:r w:rsidRPr="00C40379">
        <w:rPr>
          <w:rFonts w:ascii="Consolas" w:hAnsi="Consolas" w:cs="Times New Roman"/>
          <w:sz w:val="21"/>
          <w:szCs w:val="21"/>
        </w:rPr>
        <w:t>);</w:t>
      </w:r>
    </w:p>
    <w:p w14:paraId="31110FEF"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w:t>
      </w:r>
    </w:p>
    <w:p w14:paraId="769D01B6"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p>
    <w:p w14:paraId="0057A4AC" w14:textId="77777777" w:rsidR="00C40379" w:rsidRPr="00C40379" w:rsidRDefault="00C40379" w:rsidP="00C40379">
      <w:pPr>
        <w:shd w:val="clear" w:color="auto" w:fill="FFFFFF"/>
        <w:spacing w:line="285" w:lineRule="atLeast"/>
        <w:rPr>
          <w:rFonts w:ascii="Consolas" w:hAnsi="Consolas" w:cs="Times New Roman"/>
          <w:sz w:val="21"/>
          <w:szCs w:val="21"/>
        </w:rPr>
      </w:pPr>
    </w:p>
    <w:p w14:paraId="3D551035"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r w:rsidRPr="00C40379">
        <w:rPr>
          <w:rFonts w:ascii="Consolas" w:hAnsi="Consolas" w:cs="Times New Roman"/>
          <w:color w:val="0000FF"/>
          <w:sz w:val="21"/>
          <w:szCs w:val="21"/>
        </w:rPr>
        <w:t>signal</w:t>
      </w:r>
      <w:r w:rsidRPr="00C40379">
        <w:rPr>
          <w:rFonts w:ascii="Consolas" w:hAnsi="Consolas" w:cs="Times New Roman"/>
          <w:sz w:val="21"/>
          <w:szCs w:val="21"/>
        </w:rPr>
        <w:t xml:space="preserve"> clk_</w:t>
      </w:r>
      <w:proofErr w:type="gramStart"/>
      <w:r w:rsidRPr="00C40379">
        <w:rPr>
          <w:rFonts w:ascii="Consolas" w:hAnsi="Consolas" w:cs="Times New Roman"/>
          <w:sz w:val="21"/>
          <w:szCs w:val="21"/>
        </w:rPr>
        <w:t>sig :</w:t>
      </w:r>
      <w:proofErr w:type="gramEnd"/>
      <w:r w:rsidRPr="00C40379">
        <w:rPr>
          <w:rFonts w:ascii="Consolas" w:hAnsi="Consolas" w:cs="Times New Roman"/>
          <w:sz w:val="21"/>
          <w:szCs w:val="21"/>
        </w:rPr>
        <w:t xml:space="preserve"> std_logic := </w:t>
      </w:r>
      <w:r w:rsidRPr="00C40379">
        <w:rPr>
          <w:rFonts w:ascii="Consolas" w:hAnsi="Consolas" w:cs="Times New Roman"/>
          <w:color w:val="098658"/>
          <w:sz w:val="21"/>
          <w:szCs w:val="21"/>
        </w:rPr>
        <w:t>'0'</w:t>
      </w:r>
      <w:r w:rsidRPr="00C40379">
        <w:rPr>
          <w:rFonts w:ascii="Consolas" w:hAnsi="Consolas" w:cs="Times New Roman"/>
          <w:sz w:val="21"/>
          <w:szCs w:val="21"/>
        </w:rPr>
        <w:t>;</w:t>
      </w:r>
    </w:p>
    <w:p w14:paraId="035BA42A"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r w:rsidRPr="00C40379">
        <w:rPr>
          <w:rFonts w:ascii="Consolas" w:hAnsi="Consolas" w:cs="Times New Roman"/>
          <w:color w:val="0000FF"/>
          <w:sz w:val="21"/>
          <w:szCs w:val="21"/>
        </w:rPr>
        <w:t>signal</w:t>
      </w:r>
      <w:r w:rsidRPr="00C40379">
        <w:rPr>
          <w:rFonts w:ascii="Consolas" w:hAnsi="Consolas" w:cs="Times New Roman"/>
          <w:sz w:val="21"/>
          <w:szCs w:val="21"/>
        </w:rPr>
        <w:t xml:space="preserve"> </w:t>
      </w:r>
      <w:proofErr w:type="gramStart"/>
      <w:r w:rsidRPr="00C40379">
        <w:rPr>
          <w:rFonts w:ascii="Consolas" w:hAnsi="Consolas" w:cs="Times New Roman"/>
          <w:sz w:val="21"/>
          <w:szCs w:val="21"/>
        </w:rPr>
        <w:t>DataInSig :</w:t>
      </w:r>
      <w:proofErr w:type="gramEnd"/>
      <w:r w:rsidRPr="00C40379">
        <w:rPr>
          <w:rFonts w:ascii="Consolas" w:hAnsi="Consolas" w:cs="Times New Roman"/>
          <w:sz w:val="21"/>
          <w:szCs w:val="21"/>
        </w:rPr>
        <w:t xml:space="preserve"> std_logic_vector (</w:t>
      </w:r>
      <w:r w:rsidRPr="00C40379">
        <w:rPr>
          <w:rFonts w:ascii="Consolas" w:hAnsi="Consolas" w:cs="Times New Roman"/>
          <w:color w:val="098658"/>
          <w:sz w:val="21"/>
          <w:szCs w:val="21"/>
        </w:rPr>
        <w:t>3</w:t>
      </w:r>
      <w:r w:rsidRPr="00C40379">
        <w:rPr>
          <w:rFonts w:ascii="Consolas" w:hAnsi="Consolas" w:cs="Times New Roman"/>
          <w:sz w:val="21"/>
          <w:szCs w:val="21"/>
        </w:rPr>
        <w:t xml:space="preserve"> </w:t>
      </w:r>
      <w:r w:rsidRPr="00C40379">
        <w:rPr>
          <w:rFonts w:ascii="Consolas" w:hAnsi="Consolas" w:cs="Times New Roman"/>
          <w:color w:val="0000FF"/>
          <w:sz w:val="21"/>
          <w:szCs w:val="21"/>
        </w:rPr>
        <w:t>downto</w:t>
      </w:r>
      <w:r w:rsidRPr="00C40379">
        <w:rPr>
          <w:rFonts w:ascii="Consolas" w:hAnsi="Consolas" w:cs="Times New Roman"/>
          <w:sz w:val="21"/>
          <w:szCs w:val="21"/>
        </w:rPr>
        <w:t xml:space="preserve"> </w:t>
      </w:r>
      <w:r w:rsidRPr="00C40379">
        <w:rPr>
          <w:rFonts w:ascii="Consolas" w:hAnsi="Consolas" w:cs="Times New Roman"/>
          <w:color w:val="098658"/>
          <w:sz w:val="21"/>
          <w:szCs w:val="21"/>
        </w:rPr>
        <w:t>0</w:t>
      </w:r>
      <w:r w:rsidRPr="00C40379">
        <w:rPr>
          <w:rFonts w:ascii="Consolas" w:hAnsi="Consolas" w:cs="Times New Roman"/>
          <w:sz w:val="21"/>
          <w:szCs w:val="21"/>
        </w:rPr>
        <w:t xml:space="preserve">) := </w:t>
      </w:r>
      <w:r w:rsidRPr="00C40379">
        <w:rPr>
          <w:rFonts w:ascii="Consolas" w:hAnsi="Consolas" w:cs="Times New Roman"/>
          <w:color w:val="098658"/>
          <w:sz w:val="21"/>
          <w:szCs w:val="21"/>
        </w:rPr>
        <w:t>"0000"</w:t>
      </w:r>
      <w:r w:rsidRPr="00C40379">
        <w:rPr>
          <w:rFonts w:ascii="Consolas" w:hAnsi="Consolas" w:cs="Times New Roman"/>
          <w:sz w:val="21"/>
          <w:szCs w:val="21"/>
        </w:rPr>
        <w:t>;</w:t>
      </w:r>
    </w:p>
    <w:p w14:paraId="6DB59820"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r w:rsidRPr="00C40379">
        <w:rPr>
          <w:rFonts w:ascii="Consolas" w:hAnsi="Consolas" w:cs="Times New Roman"/>
          <w:color w:val="0000FF"/>
          <w:sz w:val="21"/>
          <w:szCs w:val="21"/>
        </w:rPr>
        <w:t>signal</w:t>
      </w:r>
      <w:r w:rsidRPr="00C40379">
        <w:rPr>
          <w:rFonts w:ascii="Consolas" w:hAnsi="Consolas" w:cs="Times New Roman"/>
          <w:sz w:val="21"/>
          <w:szCs w:val="21"/>
        </w:rPr>
        <w:t xml:space="preserve"> </w:t>
      </w:r>
      <w:proofErr w:type="gramStart"/>
      <w:r w:rsidRPr="00C40379">
        <w:rPr>
          <w:rFonts w:ascii="Consolas" w:hAnsi="Consolas" w:cs="Times New Roman"/>
          <w:sz w:val="21"/>
          <w:szCs w:val="21"/>
        </w:rPr>
        <w:t>ExtendedDataSig :</w:t>
      </w:r>
      <w:proofErr w:type="gramEnd"/>
      <w:r w:rsidRPr="00C40379">
        <w:rPr>
          <w:rFonts w:ascii="Consolas" w:hAnsi="Consolas" w:cs="Times New Roman"/>
          <w:sz w:val="21"/>
          <w:szCs w:val="21"/>
        </w:rPr>
        <w:t xml:space="preserve"> std_logic_vector (</w:t>
      </w:r>
      <w:r w:rsidRPr="00C40379">
        <w:rPr>
          <w:rFonts w:ascii="Consolas" w:hAnsi="Consolas" w:cs="Times New Roman"/>
          <w:color w:val="098658"/>
          <w:sz w:val="21"/>
          <w:szCs w:val="21"/>
        </w:rPr>
        <w:t>15</w:t>
      </w:r>
      <w:r w:rsidRPr="00C40379">
        <w:rPr>
          <w:rFonts w:ascii="Consolas" w:hAnsi="Consolas" w:cs="Times New Roman"/>
          <w:sz w:val="21"/>
          <w:szCs w:val="21"/>
        </w:rPr>
        <w:t xml:space="preserve"> </w:t>
      </w:r>
      <w:r w:rsidRPr="00C40379">
        <w:rPr>
          <w:rFonts w:ascii="Consolas" w:hAnsi="Consolas" w:cs="Times New Roman"/>
          <w:color w:val="0000FF"/>
          <w:sz w:val="21"/>
          <w:szCs w:val="21"/>
        </w:rPr>
        <w:t>downto</w:t>
      </w:r>
      <w:r w:rsidRPr="00C40379">
        <w:rPr>
          <w:rFonts w:ascii="Consolas" w:hAnsi="Consolas" w:cs="Times New Roman"/>
          <w:sz w:val="21"/>
          <w:szCs w:val="21"/>
        </w:rPr>
        <w:t xml:space="preserve"> </w:t>
      </w:r>
      <w:r w:rsidRPr="00C40379">
        <w:rPr>
          <w:rFonts w:ascii="Consolas" w:hAnsi="Consolas" w:cs="Times New Roman"/>
          <w:color w:val="098658"/>
          <w:sz w:val="21"/>
          <w:szCs w:val="21"/>
        </w:rPr>
        <w:t>0</w:t>
      </w:r>
      <w:r w:rsidRPr="00C40379">
        <w:rPr>
          <w:rFonts w:ascii="Consolas" w:hAnsi="Consolas" w:cs="Times New Roman"/>
          <w:sz w:val="21"/>
          <w:szCs w:val="21"/>
        </w:rPr>
        <w:t xml:space="preserve">) := </w:t>
      </w:r>
      <w:r w:rsidRPr="00C40379">
        <w:rPr>
          <w:rFonts w:ascii="Consolas" w:hAnsi="Consolas" w:cs="Times New Roman"/>
          <w:color w:val="098658"/>
          <w:sz w:val="21"/>
          <w:szCs w:val="21"/>
        </w:rPr>
        <w:t>"0000000000000000"</w:t>
      </w:r>
      <w:r w:rsidRPr="00C40379">
        <w:rPr>
          <w:rFonts w:ascii="Consolas" w:hAnsi="Consolas" w:cs="Times New Roman"/>
          <w:sz w:val="21"/>
          <w:szCs w:val="21"/>
        </w:rPr>
        <w:t>;</w:t>
      </w:r>
    </w:p>
    <w:p w14:paraId="6A99FEA8"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r w:rsidRPr="00C40379">
        <w:rPr>
          <w:rFonts w:ascii="Consolas" w:hAnsi="Consolas" w:cs="Times New Roman"/>
          <w:color w:val="0000FF"/>
          <w:sz w:val="21"/>
          <w:szCs w:val="21"/>
        </w:rPr>
        <w:t>begin</w:t>
      </w:r>
    </w:p>
    <w:p w14:paraId="30CB56C3"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proofErr w:type="gramStart"/>
      <w:r w:rsidRPr="00C40379">
        <w:rPr>
          <w:rFonts w:ascii="Consolas" w:hAnsi="Consolas" w:cs="Times New Roman"/>
          <w:sz w:val="21"/>
          <w:szCs w:val="21"/>
        </w:rPr>
        <w:t>DUT :</w:t>
      </w:r>
      <w:proofErr w:type="gramEnd"/>
      <w:r w:rsidRPr="00C40379">
        <w:rPr>
          <w:rFonts w:ascii="Consolas" w:hAnsi="Consolas" w:cs="Times New Roman"/>
          <w:sz w:val="21"/>
          <w:szCs w:val="21"/>
        </w:rPr>
        <w:t xml:space="preserve"> </w:t>
      </w:r>
      <w:r w:rsidRPr="00C40379">
        <w:rPr>
          <w:rFonts w:ascii="Consolas" w:hAnsi="Consolas" w:cs="Times New Roman"/>
          <w:color w:val="0000FF"/>
          <w:sz w:val="21"/>
          <w:szCs w:val="21"/>
        </w:rPr>
        <w:t>entity</w:t>
      </w:r>
      <w:r w:rsidRPr="00C40379">
        <w:rPr>
          <w:rFonts w:ascii="Consolas" w:hAnsi="Consolas" w:cs="Times New Roman"/>
          <w:sz w:val="21"/>
          <w:szCs w:val="21"/>
        </w:rPr>
        <w:t xml:space="preserve"> </w:t>
      </w:r>
      <w:r w:rsidRPr="00C40379">
        <w:rPr>
          <w:rFonts w:ascii="Consolas" w:hAnsi="Consolas" w:cs="Times New Roman"/>
          <w:color w:val="800000"/>
          <w:sz w:val="21"/>
          <w:szCs w:val="21"/>
        </w:rPr>
        <w:t>work</w:t>
      </w:r>
      <w:r w:rsidRPr="00C40379">
        <w:rPr>
          <w:rFonts w:ascii="Consolas" w:hAnsi="Consolas" w:cs="Times New Roman"/>
          <w:sz w:val="21"/>
          <w:szCs w:val="21"/>
        </w:rPr>
        <w:t>.</w:t>
      </w:r>
      <w:r w:rsidRPr="00C40379">
        <w:rPr>
          <w:rFonts w:ascii="Consolas" w:hAnsi="Consolas" w:cs="Times New Roman"/>
          <w:color w:val="800000"/>
          <w:sz w:val="21"/>
          <w:szCs w:val="21"/>
        </w:rPr>
        <w:t>SignExtension</w:t>
      </w:r>
      <w:r w:rsidRPr="00C40379">
        <w:rPr>
          <w:rFonts w:ascii="Consolas" w:hAnsi="Consolas" w:cs="Times New Roman"/>
          <w:sz w:val="21"/>
          <w:szCs w:val="21"/>
        </w:rPr>
        <w:t>(</w:t>
      </w:r>
      <w:r w:rsidRPr="00C40379">
        <w:rPr>
          <w:rFonts w:ascii="Consolas" w:hAnsi="Consolas" w:cs="Times New Roman"/>
          <w:color w:val="800000"/>
          <w:sz w:val="21"/>
          <w:szCs w:val="21"/>
        </w:rPr>
        <w:t>behavioral</w:t>
      </w:r>
      <w:r w:rsidRPr="00C40379">
        <w:rPr>
          <w:rFonts w:ascii="Consolas" w:hAnsi="Consolas" w:cs="Times New Roman"/>
          <w:sz w:val="21"/>
          <w:szCs w:val="21"/>
        </w:rPr>
        <w:t xml:space="preserve">) </w:t>
      </w:r>
      <w:r w:rsidRPr="00C40379">
        <w:rPr>
          <w:rFonts w:ascii="Consolas" w:hAnsi="Consolas" w:cs="Times New Roman"/>
          <w:color w:val="0000FF"/>
          <w:sz w:val="21"/>
          <w:szCs w:val="21"/>
        </w:rPr>
        <w:t>port</w:t>
      </w:r>
      <w:r w:rsidRPr="00C40379">
        <w:rPr>
          <w:rFonts w:ascii="Consolas" w:hAnsi="Consolas" w:cs="Times New Roman"/>
          <w:sz w:val="21"/>
          <w:szCs w:val="21"/>
        </w:rPr>
        <w:t xml:space="preserve"> </w:t>
      </w:r>
      <w:r w:rsidRPr="00C40379">
        <w:rPr>
          <w:rFonts w:ascii="Consolas" w:hAnsi="Consolas" w:cs="Times New Roman"/>
          <w:color w:val="0000FF"/>
          <w:sz w:val="21"/>
          <w:szCs w:val="21"/>
        </w:rPr>
        <w:t>map</w:t>
      </w:r>
      <w:r w:rsidRPr="00C40379">
        <w:rPr>
          <w:rFonts w:ascii="Consolas" w:hAnsi="Consolas" w:cs="Times New Roman"/>
          <w:sz w:val="21"/>
          <w:szCs w:val="21"/>
        </w:rPr>
        <w:t xml:space="preserve"> (</w:t>
      </w:r>
    </w:p>
    <w:p w14:paraId="03CC479E"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DataIn =&gt; DataInSig,</w:t>
      </w:r>
    </w:p>
    <w:p w14:paraId="4EE42488"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ExtendedData =&gt; ExtendedDataSig);</w:t>
      </w:r>
    </w:p>
    <w:p w14:paraId="215A4EB9" w14:textId="77777777" w:rsidR="00C40379" w:rsidRPr="00C40379" w:rsidRDefault="00C40379" w:rsidP="00C40379">
      <w:pPr>
        <w:shd w:val="clear" w:color="auto" w:fill="FFFFFF"/>
        <w:spacing w:after="240" w:line="285" w:lineRule="atLeast"/>
        <w:rPr>
          <w:rFonts w:ascii="Consolas" w:hAnsi="Consolas" w:cs="Times New Roman"/>
          <w:sz w:val="21"/>
          <w:szCs w:val="21"/>
        </w:rPr>
      </w:pPr>
    </w:p>
    <w:p w14:paraId="208AD677"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proofErr w:type="gramStart"/>
      <w:r w:rsidRPr="00C40379">
        <w:rPr>
          <w:rFonts w:ascii="Consolas" w:hAnsi="Consolas" w:cs="Times New Roman"/>
          <w:sz w:val="21"/>
          <w:szCs w:val="21"/>
        </w:rPr>
        <w:t>clock :</w:t>
      </w:r>
      <w:proofErr w:type="gramEnd"/>
      <w:r w:rsidRPr="00C40379">
        <w:rPr>
          <w:rFonts w:ascii="Consolas" w:hAnsi="Consolas" w:cs="Times New Roman"/>
          <w:sz w:val="21"/>
          <w:szCs w:val="21"/>
        </w:rPr>
        <w:t xml:space="preserve"> </w:t>
      </w:r>
      <w:r w:rsidRPr="00C40379">
        <w:rPr>
          <w:rFonts w:ascii="Consolas" w:hAnsi="Consolas" w:cs="Times New Roman"/>
          <w:color w:val="0000FF"/>
          <w:sz w:val="21"/>
          <w:szCs w:val="21"/>
        </w:rPr>
        <w:t>process</w:t>
      </w:r>
    </w:p>
    <w:p w14:paraId="0952631C"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r w:rsidRPr="00C40379">
        <w:rPr>
          <w:rFonts w:ascii="Consolas" w:hAnsi="Consolas" w:cs="Times New Roman"/>
          <w:color w:val="0000FF"/>
          <w:sz w:val="21"/>
          <w:szCs w:val="21"/>
        </w:rPr>
        <w:t>begin</w:t>
      </w:r>
    </w:p>
    <w:p w14:paraId="38B0CE69"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r w:rsidRPr="00C40379">
        <w:rPr>
          <w:rFonts w:ascii="Consolas" w:hAnsi="Consolas" w:cs="Times New Roman"/>
          <w:color w:val="0000FF"/>
          <w:sz w:val="21"/>
          <w:szCs w:val="21"/>
        </w:rPr>
        <w:t>for</w:t>
      </w:r>
      <w:r w:rsidRPr="00C40379">
        <w:rPr>
          <w:rFonts w:ascii="Consolas" w:hAnsi="Consolas" w:cs="Times New Roman"/>
          <w:sz w:val="21"/>
          <w:szCs w:val="21"/>
        </w:rPr>
        <w:t xml:space="preserve"> i </w:t>
      </w:r>
      <w:r w:rsidRPr="00C40379">
        <w:rPr>
          <w:rFonts w:ascii="Consolas" w:hAnsi="Consolas" w:cs="Times New Roman"/>
          <w:color w:val="0000FF"/>
          <w:sz w:val="21"/>
          <w:szCs w:val="21"/>
        </w:rPr>
        <w:t>in</w:t>
      </w:r>
      <w:r w:rsidRPr="00C40379">
        <w:rPr>
          <w:rFonts w:ascii="Consolas" w:hAnsi="Consolas" w:cs="Times New Roman"/>
          <w:sz w:val="21"/>
          <w:szCs w:val="21"/>
        </w:rPr>
        <w:t xml:space="preserve"> </w:t>
      </w:r>
      <w:r w:rsidRPr="00C40379">
        <w:rPr>
          <w:rFonts w:ascii="Consolas" w:hAnsi="Consolas" w:cs="Times New Roman"/>
          <w:color w:val="098658"/>
          <w:sz w:val="21"/>
          <w:szCs w:val="21"/>
        </w:rPr>
        <w:t>0</w:t>
      </w:r>
      <w:r w:rsidRPr="00C40379">
        <w:rPr>
          <w:rFonts w:ascii="Consolas" w:hAnsi="Consolas" w:cs="Times New Roman"/>
          <w:sz w:val="21"/>
          <w:szCs w:val="21"/>
        </w:rPr>
        <w:t xml:space="preserve"> </w:t>
      </w:r>
      <w:r w:rsidRPr="00C40379">
        <w:rPr>
          <w:rFonts w:ascii="Consolas" w:hAnsi="Consolas" w:cs="Times New Roman"/>
          <w:color w:val="0000FF"/>
          <w:sz w:val="21"/>
          <w:szCs w:val="21"/>
        </w:rPr>
        <w:t>to</w:t>
      </w:r>
      <w:r w:rsidRPr="00C40379">
        <w:rPr>
          <w:rFonts w:ascii="Consolas" w:hAnsi="Consolas" w:cs="Times New Roman"/>
          <w:sz w:val="21"/>
          <w:szCs w:val="21"/>
        </w:rPr>
        <w:t xml:space="preserve"> </w:t>
      </w:r>
      <w:r w:rsidRPr="00C40379">
        <w:rPr>
          <w:rFonts w:ascii="Consolas" w:hAnsi="Consolas" w:cs="Times New Roman"/>
          <w:color w:val="098658"/>
          <w:sz w:val="21"/>
          <w:szCs w:val="21"/>
        </w:rPr>
        <w:t>2</w:t>
      </w:r>
      <w:r w:rsidRPr="00C40379">
        <w:rPr>
          <w:rFonts w:ascii="Consolas" w:hAnsi="Consolas" w:cs="Times New Roman"/>
          <w:sz w:val="21"/>
          <w:szCs w:val="21"/>
        </w:rPr>
        <w:t xml:space="preserve"> * (NUM_VALS) </w:t>
      </w:r>
      <w:r w:rsidRPr="00C40379">
        <w:rPr>
          <w:rFonts w:ascii="Consolas" w:hAnsi="Consolas" w:cs="Times New Roman"/>
          <w:color w:val="0000FF"/>
          <w:sz w:val="21"/>
          <w:szCs w:val="21"/>
        </w:rPr>
        <w:t>loop</w:t>
      </w:r>
    </w:p>
    <w:p w14:paraId="71EB768C"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clk_sig &lt;= </w:t>
      </w:r>
      <w:r w:rsidRPr="00C40379">
        <w:rPr>
          <w:rFonts w:ascii="Consolas" w:hAnsi="Consolas" w:cs="Times New Roman"/>
          <w:color w:val="0000FF"/>
          <w:sz w:val="21"/>
          <w:szCs w:val="21"/>
        </w:rPr>
        <w:t>NOT</w:t>
      </w:r>
      <w:r w:rsidRPr="00C40379">
        <w:rPr>
          <w:rFonts w:ascii="Consolas" w:hAnsi="Consolas" w:cs="Times New Roman"/>
          <w:sz w:val="21"/>
          <w:szCs w:val="21"/>
        </w:rPr>
        <w:t xml:space="preserve"> clk_sig;</w:t>
      </w:r>
    </w:p>
    <w:p w14:paraId="712FC1FB"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r w:rsidRPr="00C40379">
        <w:rPr>
          <w:rFonts w:ascii="Consolas" w:hAnsi="Consolas" w:cs="Times New Roman"/>
          <w:color w:val="0000FF"/>
          <w:sz w:val="21"/>
          <w:szCs w:val="21"/>
        </w:rPr>
        <w:t>wait</w:t>
      </w:r>
      <w:r w:rsidRPr="00C40379">
        <w:rPr>
          <w:rFonts w:ascii="Consolas" w:hAnsi="Consolas" w:cs="Times New Roman"/>
          <w:sz w:val="21"/>
          <w:szCs w:val="21"/>
        </w:rPr>
        <w:t xml:space="preserve"> </w:t>
      </w:r>
      <w:r w:rsidRPr="00C40379">
        <w:rPr>
          <w:rFonts w:ascii="Consolas" w:hAnsi="Consolas" w:cs="Times New Roman"/>
          <w:color w:val="0000FF"/>
          <w:sz w:val="21"/>
          <w:szCs w:val="21"/>
        </w:rPr>
        <w:t>for</w:t>
      </w:r>
      <w:r w:rsidRPr="00C40379">
        <w:rPr>
          <w:rFonts w:ascii="Consolas" w:hAnsi="Consolas" w:cs="Times New Roman"/>
          <w:sz w:val="21"/>
          <w:szCs w:val="21"/>
        </w:rPr>
        <w:t xml:space="preserve"> TIME_DELAY/</w:t>
      </w:r>
      <w:r w:rsidRPr="00C40379">
        <w:rPr>
          <w:rFonts w:ascii="Consolas" w:hAnsi="Consolas" w:cs="Times New Roman"/>
          <w:color w:val="098658"/>
          <w:sz w:val="21"/>
          <w:szCs w:val="21"/>
        </w:rPr>
        <w:t>2</w:t>
      </w:r>
      <w:r w:rsidRPr="00C40379">
        <w:rPr>
          <w:rFonts w:ascii="Consolas" w:hAnsi="Consolas" w:cs="Times New Roman"/>
          <w:sz w:val="21"/>
          <w:szCs w:val="21"/>
        </w:rPr>
        <w:t>;</w:t>
      </w:r>
    </w:p>
    <w:p w14:paraId="5031B464"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r w:rsidRPr="00C40379">
        <w:rPr>
          <w:rFonts w:ascii="Consolas" w:hAnsi="Consolas" w:cs="Times New Roman"/>
          <w:color w:val="0000FF"/>
          <w:sz w:val="21"/>
          <w:szCs w:val="21"/>
        </w:rPr>
        <w:t>end</w:t>
      </w:r>
      <w:r w:rsidRPr="00C40379">
        <w:rPr>
          <w:rFonts w:ascii="Consolas" w:hAnsi="Consolas" w:cs="Times New Roman"/>
          <w:sz w:val="21"/>
          <w:szCs w:val="21"/>
        </w:rPr>
        <w:t xml:space="preserve"> </w:t>
      </w:r>
      <w:r w:rsidRPr="00C40379">
        <w:rPr>
          <w:rFonts w:ascii="Consolas" w:hAnsi="Consolas" w:cs="Times New Roman"/>
          <w:color w:val="0000FF"/>
          <w:sz w:val="21"/>
          <w:szCs w:val="21"/>
        </w:rPr>
        <w:t>loop</w:t>
      </w:r>
      <w:r w:rsidRPr="00C40379">
        <w:rPr>
          <w:rFonts w:ascii="Consolas" w:hAnsi="Consolas" w:cs="Times New Roman"/>
          <w:sz w:val="21"/>
          <w:szCs w:val="21"/>
        </w:rPr>
        <w:t>;</w:t>
      </w:r>
    </w:p>
    <w:p w14:paraId="1DE2440F"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r w:rsidRPr="00C40379">
        <w:rPr>
          <w:rFonts w:ascii="Consolas" w:hAnsi="Consolas" w:cs="Times New Roman"/>
          <w:color w:val="0000FF"/>
          <w:sz w:val="21"/>
          <w:szCs w:val="21"/>
        </w:rPr>
        <w:t>wait</w:t>
      </w:r>
      <w:r w:rsidRPr="00C40379">
        <w:rPr>
          <w:rFonts w:ascii="Consolas" w:hAnsi="Consolas" w:cs="Times New Roman"/>
          <w:sz w:val="21"/>
          <w:szCs w:val="21"/>
        </w:rPr>
        <w:t>;</w:t>
      </w:r>
    </w:p>
    <w:p w14:paraId="0C59C43A"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r w:rsidRPr="00C40379">
        <w:rPr>
          <w:rFonts w:ascii="Consolas" w:hAnsi="Consolas" w:cs="Times New Roman"/>
          <w:color w:val="0000FF"/>
          <w:sz w:val="21"/>
          <w:szCs w:val="21"/>
        </w:rPr>
        <w:t>end</w:t>
      </w:r>
      <w:r w:rsidRPr="00C40379">
        <w:rPr>
          <w:rFonts w:ascii="Consolas" w:hAnsi="Consolas" w:cs="Times New Roman"/>
          <w:sz w:val="21"/>
          <w:szCs w:val="21"/>
        </w:rPr>
        <w:t xml:space="preserve"> </w:t>
      </w:r>
      <w:r w:rsidRPr="00C40379">
        <w:rPr>
          <w:rFonts w:ascii="Consolas" w:hAnsi="Consolas" w:cs="Times New Roman"/>
          <w:color w:val="0000FF"/>
          <w:sz w:val="21"/>
          <w:szCs w:val="21"/>
        </w:rPr>
        <w:t>process</w:t>
      </w:r>
      <w:r w:rsidRPr="00C40379">
        <w:rPr>
          <w:rFonts w:ascii="Consolas" w:hAnsi="Consolas" w:cs="Times New Roman"/>
          <w:sz w:val="21"/>
          <w:szCs w:val="21"/>
        </w:rPr>
        <w:t xml:space="preserve"> clock;</w:t>
      </w:r>
    </w:p>
    <w:p w14:paraId="6AC99133"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w:t>
      </w:r>
    </w:p>
    <w:p w14:paraId="51D45134"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w:t>
      </w:r>
      <w:proofErr w:type="gramStart"/>
      <w:r w:rsidRPr="00C40379">
        <w:rPr>
          <w:rFonts w:ascii="Consolas" w:hAnsi="Consolas" w:cs="Times New Roman"/>
          <w:sz w:val="21"/>
          <w:szCs w:val="21"/>
        </w:rPr>
        <w:t>stimulus :</w:t>
      </w:r>
      <w:proofErr w:type="gramEnd"/>
      <w:r w:rsidRPr="00C40379">
        <w:rPr>
          <w:rFonts w:ascii="Consolas" w:hAnsi="Consolas" w:cs="Times New Roman"/>
          <w:sz w:val="21"/>
          <w:szCs w:val="21"/>
        </w:rPr>
        <w:t xml:space="preserve"> </w:t>
      </w:r>
      <w:r w:rsidRPr="00C40379">
        <w:rPr>
          <w:rFonts w:ascii="Consolas" w:hAnsi="Consolas" w:cs="Times New Roman"/>
          <w:color w:val="0000FF"/>
          <w:sz w:val="21"/>
          <w:szCs w:val="21"/>
        </w:rPr>
        <w:t>process</w:t>
      </w:r>
    </w:p>
    <w:p w14:paraId="593C2582"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r w:rsidRPr="00C40379">
        <w:rPr>
          <w:rFonts w:ascii="Consolas" w:hAnsi="Consolas" w:cs="Times New Roman"/>
          <w:color w:val="0000FF"/>
          <w:sz w:val="21"/>
          <w:szCs w:val="21"/>
        </w:rPr>
        <w:t>begin</w:t>
      </w:r>
    </w:p>
    <w:p w14:paraId="7377E276"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r w:rsidRPr="00C40379">
        <w:rPr>
          <w:rFonts w:ascii="Consolas" w:hAnsi="Consolas" w:cs="Times New Roman"/>
          <w:color w:val="0000FF"/>
          <w:sz w:val="21"/>
          <w:szCs w:val="21"/>
        </w:rPr>
        <w:t>for</w:t>
      </w:r>
      <w:r w:rsidRPr="00C40379">
        <w:rPr>
          <w:rFonts w:ascii="Consolas" w:hAnsi="Consolas" w:cs="Times New Roman"/>
          <w:sz w:val="21"/>
          <w:szCs w:val="21"/>
        </w:rPr>
        <w:t xml:space="preserve"> i </w:t>
      </w:r>
      <w:r w:rsidRPr="00C40379">
        <w:rPr>
          <w:rFonts w:ascii="Consolas" w:hAnsi="Consolas" w:cs="Times New Roman"/>
          <w:color w:val="0000FF"/>
          <w:sz w:val="21"/>
          <w:szCs w:val="21"/>
        </w:rPr>
        <w:t>in</w:t>
      </w:r>
      <w:r w:rsidRPr="00C40379">
        <w:rPr>
          <w:rFonts w:ascii="Consolas" w:hAnsi="Consolas" w:cs="Times New Roman"/>
          <w:sz w:val="21"/>
          <w:szCs w:val="21"/>
        </w:rPr>
        <w:t xml:space="preserve"> </w:t>
      </w:r>
      <w:r w:rsidRPr="00C40379">
        <w:rPr>
          <w:rFonts w:ascii="Consolas" w:hAnsi="Consolas" w:cs="Times New Roman"/>
          <w:color w:val="098658"/>
          <w:sz w:val="21"/>
          <w:szCs w:val="21"/>
        </w:rPr>
        <w:t>0</w:t>
      </w:r>
      <w:r w:rsidRPr="00C40379">
        <w:rPr>
          <w:rFonts w:ascii="Consolas" w:hAnsi="Consolas" w:cs="Times New Roman"/>
          <w:sz w:val="21"/>
          <w:szCs w:val="21"/>
        </w:rPr>
        <w:t xml:space="preserve"> </w:t>
      </w:r>
      <w:r w:rsidRPr="00C40379">
        <w:rPr>
          <w:rFonts w:ascii="Consolas" w:hAnsi="Consolas" w:cs="Times New Roman"/>
          <w:color w:val="0000FF"/>
          <w:sz w:val="21"/>
          <w:szCs w:val="21"/>
        </w:rPr>
        <w:t>to</w:t>
      </w:r>
      <w:r w:rsidRPr="00C40379">
        <w:rPr>
          <w:rFonts w:ascii="Consolas" w:hAnsi="Consolas" w:cs="Times New Roman"/>
          <w:sz w:val="21"/>
          <w:szCs w:val="21"/>
        </w:rPr>
        <w:t xml:space="preserve"> (NUM_VALS - </w:t>
      </w:r>
      <w:r w:rsidRPr="00C40379">
        <w:rPr>
          <w:rFonts w:ascii="Consolas" w:hAnsi="Consolas" w:cs="Times New Roman"/>
          <w:color w:val="098658"/>
          <w:sz w:val="21"/>
          <w:szCs w:val="21"/>
        </w:rPr>
        <w:t>1</w:t>
      </w:r>
      <w:r w:rsidRPr="00C40379">
        <w:rPr>
          <w:rFonts w:ascii="Consolas" w:hAnsi="Consolas" w:cs="Times New Roman"/>
          <w:sz w:val="21"/>
          <w:szCs w:val="21"/>
        </w:rPr>
        <w:t xml:space="preserve">) </w:t>
      </w:r>
      <w:r w:rsidRPr="00C40379">
        <w:rPr>
          <w:rFonts w:ascii="Consolas" w:hAnsi="Consolas" w:cs="Times New Roman"/>
          <w:color w:val="0000FF"/>
          <w:sz w:val="21"/>
          <w:szCs w:val="21"/>
        </w:rPr>
        <w:t>loop</w:t>
      </w:r>
    </w:p>
    <w:p w14:paraId="5937BAD5"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DataInSig &lt;= DataIn_vals(i);</w:t>
      </w:r>
    </w:p>
    <w:p w14:paraId="4A0761DC"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lastRenderedPageBreak/>
        <w:t xml:space="preserve">              </w:t>
      </w:r>
      <w:r w:rsidRPr="00C40379">
        <w:rPr>
          <w:rFonts w:ascii="Consolas" w:hAnsi="Consolas" w:cs="Times New Roman"/>
          <w:color w:val="0000FF"/>
          <w:sz w:val="21"/>
          <w:szCs w:val="21"/>
        </w:rPr>
        <w:t>wait</w:t>
      </w:r>
      <w:r w:rsidRPr="00C40379">
        <w:rPr>
          <w:rFonts w:ascii="Consolas" w:hAnsi="Consolas" w:cs="Times New Roman"/>
          <w:sz w:val="21"/>
          <w:szCs w:val="21"/>
        </w:rPr>
        <w:t xml:space="preserve"> </w:t>
      </w:r>
      <w:r w:rsidRPr="00C40379">
        <w:rPr>
          <w:rFonts w:ascii="Consolas" w:hAnsi="Consolas" w:cs="Times New Roman"/>
          <w:color w:val="0000FF"/>
          <w:sz w:val="21"/>
          <w:szCs w:val="21"/>
        </w:rPr>
        <w:t>for</w:t>
      </w:r>
      <w:r w:rsidRPr="00C40379">
        <w:rPr>
          <w:rFonts w:ascii="Consolas" w:hAnsi="Consolas" w:cs="Times New Roman"/>
          <w:sz w:val="21"/>
          <w:szCs w:val="21"/>
        </w:rPr>
        <w:t xml:space="preserve"> TIME_DELAY;</w:t>
      </w:r>
    </w:p>
    <w:p w14:paraId="1841FEA7"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r w:rsidRPr="00C40379">
        <w:rPr>
          <w:rFonts w:ascii="Consolas" w:hAnsi="Consolas" w:cs="Times New Roman"/>
          <w:color w:val="0000FF"/>
          <w:sz w:val="21"/>
          <w:szCs w:val="21"/>
        </w:rPr>
        <w:t>end</w:t>
      </w:r>
      <w:r w:rsidRPr="00C40379">
        <w:rPr>
          <w:rFonts w:ascii="Consolas" w:hAnsi="Consolas" w:cs="Times New Roman"/>
          <w:sz w:val="21"/>
          <w:szCs w:val="21"/>
        </w:rPr>
        <w:t xml:space="preserve"> </w:t>
      </w:r>
      <w:r w:rsidRPr="00C40379">
        <w:rPr>
          <w:rFonts w:ascii="Consolas" w:hAnsi="Consolas" w:cs="Times New Roman"/>
          <w:color w:val="0000FF"/>
          <w:sz w:val="21"/>
          <w:szCs w:val="21"/>
        </w:rPr>
        <w:t>loop</w:t>
      </w:r>
      <w:r w:rsidRPr="00C40379">
        <w:rPr>
          <w:rFonts w:ascii="Consolas" w:hAnsi="Consolas" w:cs="Times New Roman"/>
          <w:sz w:val="21"/>
          <w:szCs w:val="21"/>
        </w:rPr>
        <w:t>;</w:t>
      </w:r>
    </w:p>
    <w:p w14:paraId="36D31C51"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r w:rsidRPr="00C40379">
        <w:rPr>
          <w:rFonts w:ascii="Consolas" w:hAnsi="Consolas" w:cs="Times New Roman"/>
          <w:color w:val="0000FF"/>
          <w:sz w:val="21"/>
          <w:szCs w:val="21"/>
        </w:rPr>
        <w:t>wait</w:t>
      </w:r>
      <w:r w:rsidRPr="00C40379">
        <w:rPr>
          <w:rFonts w:ascii="Consolas" w:hAnsi="Consolas" w:cs="Times New Roman"/>
          <w:sz w:val="21"/>
          <w:szCs w:val="21"/>
        </w:rPr>
        <w:t>;</w:t>
      </w:r>
    </w:p>
    <w:p w14:paraId="5BF22C7C"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r w:rsidRPr="00C40379">
        <w:rPr>
          <w:rFonts w:ascii="Consolas" w:hAnsi="Consolas" w:cs="Times New Roman"/>
          <w:color w:val="0000FF"/>
          <w:sz w:val="21"/>
          <w:szCs w:val="21"/>
        </w:rPr>
        <w:t>end</w:t>
      </w:r>
      <w:r w:rsidRPr="00C40379">
        <w:rPr>
          <w:rFonts w:ascii="Consolas" w:hAnsi="Consolas" w:cs="Times New Roman"/>
          <w:sz w:val="21"/>
          <w:szCs w:val="21"/>
        </w:rPr>
        <w:t xml:space="preserve"> </w:t>
      </w:r>
      <w:r w:rsidRPr="00C40379">
        <w:rPr>
          <w:rFonts w:ascii="Consolas" w:hAnsi="Consolas" w:cs="Times New Roman"/>
          <w:color w:val="0000FF"/>
          <w:sz w:val="21"/>
          <w:szCs w:val="21"/>
        </w:rPr>
        <w:t>process</w:t>
      </w:r>
      <w:r w:rsidRPr="00C40379">
        <w:rPr>
          <w:rFonts w:ascii="Consolas" w:hAnsi="Consolas" w:cs="Times New Roman"/>
          <w:sz w:val="21"/>
          <w:szCs w:val="21"/>
        </w:rPr>
        <w:t xml:space="preserve"> stimulus;</w:t>
      </w:r>
    </w:p>
    <w:p w14:paraId="74A181D0"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xml:space="preserve">        </w:t>
      </w:r>
    </w:p>
    <w:p w14:paraId="72FDF08F"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sz w:val="21"/>
          <w:szCs w:val="21"/>
        </w:rPr>
        <w:t> </w:t>
      </w:r>
    </w:p>
    <w:p w14:paraId="1302A2A6" w14:textId="77777777" w:rsidR="00C40379" w:rsidRPr="00C40379" w:rsidRDefault="00C40379" w:rsidP="00C40379">
      <w:pPr>
        <w:shd w:val="clear" w:color="auto" w:fill="FFFFFF"/>
        <w:spacing w:line="285" w:lineRule="atLeast"/>
        <w:rPr>
          <w:rFonts w:ascii="Consolas" w:hAnsi="Consolas" w:cs="Times New Roman"/>
          <w:sz w:val="21"/>
          <w:szCs w:val="21"/>
        </w:rPr>
      </w:pPr>
    </w:p>
    <w:p w14:paraId="67268827" w14:textId="77777777" w:rsidR="00C40379" w:rsidRPr="00C40379" w:rsidRDefault="00C40379" w:rsidP="00C40379">
      <w:pPr>
        <w:shd w:val="clear" w:color="auto" w:fill="FFFFFF"/>
        <w:spacing w:line="285" w:lineRule="atLeast"/>
        <w:rPr>
          <w:rFonts w:ascii="Consolas" w:hAnsi="Consolas" w:cs="Times New Roman"/>
          <w:sz w:val="21"/>
          <w:szCs w:val="21"/>
        </w:rPr>
      </w:pPr>
      <w:r w:rsidRPr="00C40379">
        <w:rPr>
          <w:rFonts w:ascii="Consolas" w:hAnsi="Consolas" w:cs="Times New Roman"/>
          <w:color w:val="0000FF"/>
          <w:sz w:val="21"/>
          <w:szCs w:val="21"/>
        </w:rPr>
        <w:t>end</w:t>
      </w:r>
      <w:r w:rsidRPr="00C40379">
        <w:rPr>
          <w:rFonts w:ascii="Consolas" w:hAnsi="Consolas" w:cs="Times New Roman"/>
          <w:sz w:val="21"/>
          <w:szCs w:val="21"/>
        </w:rPr>
        <w:t xml:space="preserve"> behavior;</w:t>
      </w:r>
    </w:p>
    <w:p w14:paraId="4C4235CE" w14:textId="77777777" w:rsidR="00C40379" w:rsidRPr="00C40379" w:rsidRDefault="00C40379" w:rsidP="00C40379">
      <w:pPr>
        <w:shd w:val="clear" w:color="auto" w:fill="FFFFFF"/>
        <w:spacing w:line="285" w:lineRule="atLeast"/>
        <w:rPr>
          <w:rFonts w:ascii="Consolas" w:hAnsi="Consolas" w:cs="Times New Roman"/>
          <w:sz w:val="21"/>
          <w:szCs w:val="21"/>
        </w:rPr>
      </w:pPr>
    </w:p>
    <w:p w14:paraId="50F77630" w14:textId="77777777" w:rsidR="00747699" w:rsidRPr="00747699" w:rsidRDefault="00747699" w:rsidP="00AE0599"/>
    <w:p w14:paraId="27B737D5" w14:textId="3A439218" w:rsidR="001461AF" w:rsidRPr="001461AF" w:rsidRDefault="00631DEE" w:rsidP="00724F28">
      <w:r>
        <w:rPr>
          <w:noProof/>
        </w:rPr>
        <w:drawing>
          <wp:inline distT="0" distB="0" distL="0" distR="0" wp14:anchorId="0E69D56C" wp14:editId="1732BAEA">
            <wp:extent cx="5943600" cy="34258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425825"/>
                    </a:xfrm>
                    <a:prstGeom prst="rect">
                      <a:avLst/>
                    </a:prstGeom>
                  </pic:spPr>
                </pic:pic>
              </a:graphicData>
            </a:graphic>
          </wp:inline>
        </w:drawing>
      </w:r>
    </w:p>
    <w:sectPr w:rsidR="001461AF" w:rsidRPr="001461AF" w:rsidSect="002E2438">
      <w:headerReference w:type="even" r:id="rId2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903D7" w14:textId="77777777" w:rsidR="00792F9D" w:rsidRDefault="00792F9D" w:rsidP="00724F28">
      <w:r>
        <w:separator/>
      </w:r>
    </w:p>
    <w:p w14:paraId="07E52E6B" w14:textId="77777777" w:rsidR="00792F9D" w:rsidRDefault="00792F9D" w:rsidP="00724F28"/>
    <w:p w14:paraId="7E327424" w14:textId="77777777" w:rsidR="00792F9D" w:rsidRDefault="00792F9D" w:rsidP="00724F28"/>
    <w:p w14:paraId="709E8EE6" w14:textId="77777777" w:rsidR="00792F9D" w:rsidRDefault="00792F9D" w:rsidP="00724F28"/>
    <w:p w14:paraId="0DDCF748" w14:textId="77777777" w:rsidR="00792F9D" w:rsidRDefault="00792F9D" w:rsidP="00724F28">
      <w:pPr>
        <w:numPr>
          <w:ins w:id="6" w:author="Jain, Shreyanshi" w:date="2006-01-05T23:15:00Z"/>
        </w:numPr>
      </w:pPr>
    </w:p>
    <w:p w14:paraId="71074405" w14:textId="77777777" w:rsidR="00792F9D" w:rsidRDefault="00792F9D" w:rsidP="00724F28">
      <w:pPr>
        <w:numPr>
          <w:ins w:id="7" w:author="Jain, Shreyanshi" w:date="2006-01-05T23:15:00Z"/>
        </w:numPr>
      </w:pPr>
    </w:p>
    <w:p w14:paraId="3EC95CDE" w14:textId="77777777" w:rsidR="00792F9D" w:rsidRDefault="00792F9D" w:rsidP="00724F28">
      <w:pPr>
        <w:numPr>
          <w:ins w:id="8" w:author="Jain, Shreyanshi" w:date="2006-01-05T23:15:00Z"/>
        </w:numPr>
      </w:pPr>
    </w:p>
    <w:p w14:paraId="4DFC7D99" w14:textId="77777777" w:rsidR="00792F9D" w:rsidRDefault="00792F9D" w:rsidP="00724F28"/>
    <w:p w14:paraId="6A6B4553" w14:textId="77777777" w:rsidR="00792F9D" w:rsidRDefault="00792F9D" w:rsidP="00724F28"/>
    <w:p w14:paraId="304F6CD3" w14:textId="77777777" w:rsidR="00792F9D" w:rsidRDefault="00792F9D" w:rsidP="00724F28"/>
    <w:p w14:paraId="720EB52A" w14:textId="77777777" w:rsidR="00792F9D" w:rsidRDefault="00792F9D" w:rsidP="00724F28"/>
  </w:endnote>
  <w:endnote w:type="continuationSeparator" w:id="0">
    <w:p w14:paraId="3F1D02E5" w14:textId="77777777" w:rsidR="00792F9D" w:rsidRDefault="00792F9D" w:rsidP="00724F28">
      <w:r>
        <w:continuationSeparator/>
      </w:r>
    </w:p>
    <w:p w14:paraId="5704E3C1" w14:textId="77777777" w:rsidR="00792F9D" w:rsidRDefault="00792F9D" w:rsidP="00724F28"/>
    <w:p w14:paraId="71A257C6" w14:textId="77777777" w:rsidR="00792F9D" w:rsidRDefault="00792F9D" w:rsidP="00724F28"/>
    <w:p w14:paraId="7C0E4003" w14:textId="77777777" w:rsidR="00792F9D" w:rsidRDefault="00792F9D" w:rsidP="00724F28"/>
    <w:p w14:paraId="49BAA14F" w14:textId="77777777" w:rsidR="00792F9D" w:rsidRDefault="00792F9D" w:rsidP="00724F28">
      <w:pPr>
        <w:numPr>
          <w:ins w:id="9" w:author="Jain, Shreyanshi" w:date="2006-01-05T23:15:00Z"/>
        </w:numPr>
      </w:pPr>
    </w:p>
    <w:p w14:paraId="17CB3509" w14:textId="77777777" w:rsidR="00792F9D" w:rsidRDefault="00792F9D" w:rsidP="00724F28">
      <w:pPr>
        <w:numPr>
          <w:ins w:id="10" w:author="Jain, Shreyanshi" w:date="2006-01-05T23:15:00Z"/>
        </w:numPr>
      </w:pPr>
    </w:p>
    <w:p w14:paraId="69BE4BDF" w14:textId="77777777" w:rsidR="00792F9D" w:rsidRDefault="00792F9D" w:rsidP="00724F28">
      <w:pPr>
        <w:numPr>
          <w:ins w:id="11" w:author="Jain, Shreyanshi" w:date="2006-01-05T23:15:00Z"/>
        </w:numPr>
      </w:pPr>
    </w:p>
    <w:p w14:paraId="44718D4B" w14:textId="77777777" w:rsidR="00792F9D" w:rsidRDefault="00792F9D" w:rsidP="00724F28"/>
    <w:p w14:paraId="53464392" w14:textId="77777777" w:rsidR="00792F9D" w:rsidRDefault="00792F9D" w:rsidP="00724F28"/>
    <w:p w14:paraId="499B2343" w14:textId="77777777" w:rsidR="00792F9D" w:rsidRDefault="00792F9D" w:rsidP="00724F28"/>
    <w:p w14:paraId="5FA49868" w14:textId="77777777" w:rsidR="00792F9D" w:rsidRDefault="00792F9D" w:rsidP="00724F28"/>
  </w:endnote>
  <w:endnote w:type="continuationNotice" w:id="1">
    <w:p w14:paraId="31C80C0A" w14:textId="77777777" w:rsidR="00792F9D" w:rsidRDefault="00792F9D" w:rsidP="00411F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FB486" w14:textId="77777777" w:rsidR="00792F9D" w:rsidRDefault="00792F9D" w:rsidP="00724F28">
      <w:r>
        <w:separator/>
      </w:r>
    </w:p>
    <w:p w14:paraId="569D560A" w14:textId="77777777" w:rsidR="00792F9D" w:rsidRDefault="00792F9D" w:rsidP="00724F28"/>
    <w:p w14:paraId="6CFAA3E8" w14:textId="77777777" w:rsidR="00792F9D" w:rsidRDefault="00792F9D" w:rsidP="00724F28"/>
    <w:p w14:paraId="666EF929" w14:textId="77777777" w:rsidR="00792F9D" w:rsidRDefault="00792F9D" w:rsidP="00724F28"/>
    <w:p w14:paraId="4A5979BA" w14:textId="77777777" w:rsidR="00792F9D" w:rsidRDefault="00792F9D" w:rsidP="00724F28">
      <w:pPr>
        <w:numPr>
          <w:ins w:id="0" w:author="Jain, Shreyanshi" w:date="2006-01-05T23:15:00Z"/>
        </w:numPr>
      </w:pPr>
    </w:p>
    <w:p w14:paraId="659FBA9F" w14:textId="77777777" w:rsidR="00792F9D" w:rsidRDefault="00792F9D" w:rsidP="00724F28">
      <w:pPr>
        <w:numPr>
          <w:ins w:id="1" w:author="Jain, Shreyanshi" w:date="2006-01-05T23:15:00Z"/>
        </w:numPr>
      </w:pPr>
    </w:p>
    <w:p w14:paraId="3BC74EBD" w14:textId="77777777" w:rsidR="00792F9D" w:rsidRDefault="00792F9D" w:rsidP="00724F28">
      <w:pPr>
        <w:numPr>
          <w:ins w:id="2" w:author="Jain, Shreyanshi" w:date="2006-01-05T23:15:00Z"/>
        </w:numPr>
      </w:pPr>
    </w:p>
    <w:p w14:paraId="68246E7E" w14:textId="77777777" w:rsidR="00792F9D" w:rsidRDefault="00792F9D" w:rsidP="00724F28"/>
    <w:p w14:paraId="58AFBCB3" w14:textId="77777777" w:rsidR="00792F9D" w:rsidRDefault="00792F9D" w:rsidP="00724F28"/>
    <w:p w14:paraId="68E71291" w14:textId="77777777" w:rsidR="00792F9D" w:rsidRDefault="00792F9D" w:rsidP="00724F28"/>
    <w:p w14:paraId="03C021F7" w14:textId="77777777" w:rsidR="00792F9D" w:rsidRDefault="00792F9D" w:rsidP="00724F28"/>
  </w:footnote>
  <w:footnote w:type="continuationSeparator" w:id="0">
    <w:p w14:paraId="4756FD7C" w14:textId="77777777" w:rsidR="00792F9D" w:rsidRDefault="00792F9D" w:rsidP="00724F28">
      <w:r>
        <w:continuationSeparator/>
      </w:r>
    </w:p>
    <w:p w14:paraId="6F475D94" w14:textId="77777777" w:rsidR="00792F9D" w:rsidRDefault="00792F9D" w:rsidP="00724F28"/>
    <w:p w14:paraId="1FDDE74F" w14:textId="77777777" w:rsidR="00792F9D" w:rsidRDefault="00792F9D" w:rsidP="00724F28"/>
    <w:p w14:paraId="1EFF94F2" w14:textId="77777777" w:rsidR="00792F9D" w:rsidRDefault="00792F9D" w:rsidP="00724F28"/>
    <w:p w14:paraId="4E01DA2F" w14:textId="77777777" w:rsidR="00792F9D" w:rsidRDefault="00792F9D" w:rsidP="00724F28">
      <w:pPr>
        <w:numPr>
          <w:ins w:id="3" w:author="Jain, Shreyanshi" w:date="2006-01-05T23:15:00Z"/>
        </w:numPr>
      </w:pPr>
    </w:p>
    <w:p w14:paraId="381C27D9" w14:textId="77777777" w:rsidR="00792F9D" w:rsidRDefault="00792F9D" w:rsidP="00724F28">
      <w:pPr>
        <w:numPr>
          <w:ins w:id="4" w:author="Jain, Shreyanshi" w:date="2006-01-05T23:15:00Z"/>
        </w:numPr>
      </w:pPr>
    </w:p>
    <w:p w14:paraId="2B318374" w14:textId="77777777" w:rsidR="00792F9D" w:rsidRDefault="00792F9D" w:rsidP="00724F28">
      <w:pPr>
        <w:numPr>
          <w:ins w:id="5" w:author="Jain, Shreyanshi" w:date="2006-01-05T23:15:00Z"/>
        </w:numPr>
      </w:pPr>
    </w:p>
    <w:p w14:paraId="258CC7E4" w14:textId="77777777" w:rsidR="00792F9D" w:rsidRDefault="00792F9D" w:rsidP="00724F28"/>
    <w:p w14:paraId="24DD4BFF" w14:textId="77777777" w:rsidR="00792F9D" w:rsidRDefault="00792F9D" w:rsidP="00724F28"/>
    <w:p w14:paraId="58B94B21" w14:textId="77777777" w:rsidR="00792F9D" w:rsidRDefault="00792F9D" w:rsidP="00724F28"/>
    <w:p w14:paraId="5784147E" w14:textId="77777777" w:rsidR="00792F9D" w:rsidRDefault="00792F9D" w:rsidP="00724F28"/>
  </w:footnote>
  <w:footnote w:type="continuationNotice" w:id="1">
    <w:p w14:paraId="5226ED39" w14:textId="77777777" w:rsidR="00792F9D" w:rsidRDefault="00792F9D" w:rsidP="00411F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C4495" w14:textId="77777777" w:rsidR="00AE3762" w:rsidRDefault="00AE3762" w:rsidP="00724F2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6D8E"/>
    <w:multiLevelType w:val="hybridMultilevel"/>
    <w:tmpl w:val="3C1C69B2"/>
    <w:lvl w:ilvl="0" w:tplc="A6E07296">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3922BC6"/>
    <w:multiLevelType w:val="multilevel"/>
    <w:tmpl w:val="268089C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15:restartNumberingAfterBreak="0">
    <w:nsid w:val="04A01431"/>
    <w:multiLevelType w:val="hybridMultilevel"/>
    <w:tmpl w:val="BD74A20E"/>
    <w:lvl w:ilvl="0" w:tplc="975E80D2">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3F2C72"/>
    <w:multiLevelType w:val="multilevel"/>
    <w:tmpl w:val="8864E582"/>
    <w:lvl w:ilvl="0">
      <w:start w:val="1"/>
      <w:numFmt w:val="decimal"/>
      <w:lvlText w:val="%1."/>
      <w:lvlJc w:val="left"/>
      <w:pPr>
        <w:tabs>
          <w:tab w:val="num" w:pos="360"/>
        </w:tabs>
        <w:ind w:left="360" w:hanging="360"/>
      </w:pPr>
      <w:rPr>
        <w:rFonts w:hint="default"/>
      </w:rPr>
    </w:lvl>
    <w:lvl w:ilvl="1">
      <w:start w:val="1"/>
      <w:numFmt w:val="decimal"/>
      <w:lvlRestart w:val="0"/>
      <w:isLgl/>
      <w:suff w:val="space"/>
      <w:lvlText w:val="%1.%2"/>
      <w:lvlJc w:val="left"/>
      <w:pPr>
        <w:ind w:left="360" w:hanging="360"/>
      </w:pPr>
      <w:rPr>
        <w:rFonts w:hint="default"/>
      </w:rPr>
    </w:lvl>
    <w:lvl w:ilvl="2">
      <w:start w:val="1"/>
      <w:numFmt w:val="decimal"/>
      <w:isLgl/>
      <w:lvlText w:val="%2%1..%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4" w15:restartNumberingAfterBreak="0">
    <w:nsid w:val="091B100F"/>
    <w:multiLevelType w:val="multilevel"/>
    <w:tmpl w:val="64208E52"/>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288"/>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114120DF"/>
    <w:multiLevelType w:val="hybridMultilevel"/>
    <w:tmpl w:val="A6E419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757791"/>
    <w:multiLevelType w:val="multilevel"/>
    <w:tmpl w:val="DCE6DF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38208D7"/>
    <w:multiLevelType w:val="multilevel"/>
    <w:tmpl w:val="202C8A5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288"/>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3C34ED1"/>
    <w:multiLevelType w:val="hybridMultilevel"/>
    <w:tmpl w:val="BFBC095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4497008"/>
    <w:multiLevelType w:val="hybridMultilevel"/>
    <w:tmpl w:val="78B09AC0"/>
    <w:lvl w:ilvl="0" w:tplc="E124D4B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74D0EB9"/>
    <w:multiLevelType w:val="hybridMultilevel"/>
    <w:tmpl w:val="0ABE7BB4"/>
    <w:lvl w:ilvl="0" w:tplc="BAAAB1BC">
      <w:start w:val="1"/>
      <w:numFmt w:val="decimal"/>
      <w:lvlText w:val="%1."/>
      <w:lvlJc w:val="left"/>
      <w:pPr>
        <w:tabs>
          <w:tab w:val="num" w:pos="945"/>
        </w:tabs>
        <w:ind w:left="945" w:hanging="58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B425F38"/>
    <w:multiLevelType w:val="multilevel"/>
    <w:tmpl w:val="FE34AA7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288"/>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1C465495"/>
    <w:multiLevelType w:val="hybridMultilevel"/>
    <w:tmpl w:val="3A1E0E0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D4355CC"/>
    <w:multiLevelType w:val="hybridMultilevel"/>
    <w:tmpl w:val="77D6AF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0BB4D23"/>
    <w:multiLevelType w:val="multilevel"/>
    <w:tmpl w:val="62DAD80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288"/>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26A538DA"/>
    <w:multiLevelType w:val="hybridMultilevel"/>
    <w:tmpl w:val="93E4094A"/>
    <w:lvl w:ilvl="0" w:tplc="A6E07296">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83B24C4"/>
    <w:multiLevelType w:val="hybridMultilevel"/>
    <w:tmpl w:val="7DAA3F8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2A1B0DF8"/>
    <w:multiLevelType w:val="multilevel"/>
    <w:tmpl w:val="D9F65CAA"/>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8" w15:restartNumberingAfterBreak="0">
    <w:nsid w:val="2E535106"/>
    <w:multiLevelType w:val="hybridMultilevel"/>
    <w:tmpl w:val="51FEFE62"/>
    <w:lvl w:ilvl="0" w:tplc="6BAAE986">
      <w:numFmt w:val="bullet"/>
      <w:lvlText w:val="-"/>
      <w:lvlJc w:val="left"/>
      <w:pPr>
        <w:tabs>
          <w:tab w:val="num" w:pos="720"/>
        </w:tabs>
        <w:ind w:left="720" w:hanging="360"/>
      </w:pPr>
      <w:rPr>
        <w:rFonts w:ascii="Times New Roman" w:eastAsia="Times New Roman" w:hAnsi="Times New Roman" w:cs="Times New Roman" w:hint="default"/>
        <w:b w: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716D33"/>
    <w:multiLevelType w:val="hybridMultilevel"/>
    <w:tmpl w:val="1DFE030C"/>
    <w:lvl w:ilvl="0" w:tplc="BFC6A3F0">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30E5AF8"/>
    <w:multiLevelType w:val="hybridMultilevel"/>
    <w:tmpl w:val="5278213C"/>
    <w:lvl w:ilvl="0" w:tplc="975E80D2">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2B7BD3"/>
    <w:multiLevelType w:val="multilevel"/>
    <w:tmpl w:val="202C8A5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288"/>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3FD62309"/>
    <w:multiLevelType w:val="multilevel"/>
    <w:tmpl w:val="428C574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467E18AA"/>
    <w:multiLevelType w:val="multilevel"/>
    <w:tmpl w:val="78B09AC0"/>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6E7467A"/>
    <w:multiLevelType w:val="multilevel"/>
    <w:tmpl w:val="20E42590"/>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25" w15:restartNumberingAfterBreak="0">
    <w:nsid w:val="48AE6DBD"/>
    <w:multiLevelType w:val="multilevel"/>
    <w:tmpl w:val="BAF2514C"/>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6" w15:restartNumberingAfterBreak="0">
    <w:nsid w:val="4C940587"/>
    <w:multiLevelType w:val="multilevel"/>
    <w:tmpl w:val="64208E52"/>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288"/>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4CA50FFD"/>
    <w:multiLevelType w:val="hybridMultilevel"/>
    <w:tmpl w:val="39420D9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4D2E274A"/>
    <w:multiLevelType w:val="hybridMultilevel"/>
    <w:tmpl w:val="F65CD84C"/>
    <w:lvl w:ilvl="0" w:tplc="975E80D2">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imSu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imSun"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imSun"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F2D3392"/>
    <w:multiLevelType w:val="multilevel"/>
    <w:tmpl w:val="0FF6D32E"/>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0" w15:restartNumberingAfterBreak="0">
    <w:nsid w:val="50E05542"/>
    <w:multiLevelType w:val="multilevel"/>
    <w:tmpl w:val="5F92C884"/>
    <w:lvl w:ilvl="0">
      <w:start w:val="1"/>
      <w:numFmt w:val="decimal"/>
      <w:pStyle w:val="Heading1"/>
      <w:lvlText w:val="%1."/>
      <w:lvlJc w:val="left"/>
      <w:pPr>
        <w:tabs>
          <w:tab w:val="num" w:pos="900"/>
        </w:tabs>
        <w:ind w:left="540" w:hanging="360"/>
      </w:pPr>
    </w:lvl>
    <w:lvl w:ilvl="1">
      <w:start w:val="1"/>
      <w:numFmt w:val="decimal"/>
      <w:pStyle w:val="Heading2"/>
      <w:lvlText w:val="%1.%2."/>
      <w:lvlJc w:val="left"/>
      <w:pPr>
        <w:tabs>
          <w:tab w:val="num" w:pos="1530"/>
        </w:tabs>
        <w:ind w:left="522" w:hanging="432"/>
      </w:pPr>
    </w:lvl>
    <w:lvl w:ilvl="2">
      <w:start w:val="1"/>
      <w:numFmt w:val="decimal"/>
      <w:pStyle w:val="Heading3"/>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31" w15:restartNumberingAfterBreak="0">
    <w:nsid w:val="52375C44"/>
    <w:multiLevelType w:val="hybridMultilevel"/>
    <w:tmpl w:val="C9F68EF6"/>
    <w:lvl w:ilvl="0" w:tplc="975E80D2">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9B673A6"/>
    <w:multiLevelType w:val="multilevel"/>
    <w:tmpl w:val="FE34AA7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288"/>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3" w15:restartNumberingAfterBreak="0">
    <w:nsid w:val="5F521046"/>
    <w:multiLevelType w:val="hybridMultilevel"/>
    <w:tmpl w:val="FF38C7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FA4600F"/>
    <w:multiLevelType w:val="hybridMultilevel"/>
    <w:tmpl w:val="CB5637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3783A42"/>
    <w:multiLevelType w:val="multilevel"/>
    <w:tmpl w:val="79846096"/>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1440"/>
        </w:tabs>
        <w:ind w:left="1440" w:hanging="36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040"/>
        </w:tabs>
        <w:ind w:left="5040" w:hanging="72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560"/>
        </w:tabs>
        <w:ind w:left="7560" w:hanging="108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080"/>
        </w:tabs>
        <w:ind w:left="10080" w:hanging="1440"/>
      </w:pPr>
      <w:rPr>
        <w:rFonts w:hint="default"/>
      </w:rPr>
    </w:lvl>
  </w:abstractNum>
  <w:abstractNum w:abstractNumId="36" w15:restartNumberingAfterBreak="0">
    <w:nsid w:val="65CD29BF"/>
    <w:multiLevelType w:val="singleLevel"/>
    <w:tmpl w:val="398C423E"/>
    <w:lvl w:ilvl="0">
      <w:start w:val="1"/>
      <w:numFmt w:val="decimal"/>
      <w:pStyle w:val="Reference"/>
      <w:lvlText w:val="[%1]"/>
      <w:lvlJc w:val="left"/>
      <w:pPr>
        <w:tabs>
          <w:tab w:val="num" w:pos="432"/>
        </w:tabs>
        <w:ind w:left="432" w:hanging="432"/>
      </w:pPr>
      <w:rPr>
        <w:rFonts w:hint="default"/>
        <w:lang w:val="en-US"/>
      </w:rPr>
    </w:lvl>
  </w:abstractNum>
  <w:abstractNum w:abstractNumId="37" w15:restartNumberingAfterBreak="0">
    <w:nsid w:val="6A4D522D"/>
    <w:multiLevelType w:val="multilevel"/>
    <w:tmpl w:val="FE34AA7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288"/>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712154BF"/>
    <w:multiLevelType w:val="multilevel"/>
    <w:tmpl w:val="0FF6D32E"/>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9" w15:restartNumberingAfterBreak="0">
    <w:nsid w:val="74B33698"/>
    <w:multiLevelType w:val="hybridMultilevel"/>
    <w:tmpl w:val="45D43844"/>
    <w:lvl w:ilvl="0" w:tplc="A6E07296">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74D737DB"/>
    <w:multiLevelType w:val="hybridMultilevel"/>
    <w:tmpl w:val="71AC334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E92BB2"/>
    <w:multiLevelType w:val="hybridMultilevel"/>
    <w:tmpl w:val="0060E2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A100639"/>
    <w:multiLevelType w:val="multilevel"/>
    <w:tmpl w:val="0FF6D32E"/>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3" w15:restartNumberingAfterBreak="0">
    <w:nsid w:val="7A107A07"/>
    <w:multiLevelType w:val="hybridMultilevel"/>
    <w:tmpl w:val="7EB8D39E"/>
    <w:lvl w:ilvl="0" w:tplc="A6E07296">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15:restartNumberingAfterBreak="0">
    <w:nsid w:val="7A8F21DE"/>
    <w:multiLevelType w:val="multilevel"/>
    <w:tmpl w:val="428C574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5" w15:restartNumberingAfterBreak="0">
    <w:nsid w:val="7C3E31C5"/>
    <w:multiLevelType w:val="multilevel"/>
    <w:tmpl w:val="85627DB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46" w15:restartNumberingAfterBreak="0">
    <w:nsid w:val="7CDE1CFD"/>
    <w:multiLevelType w:val="hybridMultilevel"/>
    <w:tmpl w:val="7F463DA0"/>
    <w:lvl w:ilvl="0" w:tplc="EB523FC6">
      <w:start w:val="1"/>
      <w:numFmt w:val="bullet"/>
      <w:lvlText w:val=""/>
      <w:lvlJc w:val="left"/>
      <w:pPr>
        <w:tabs>
          <w:tab w:val="num" w:pos="720"/>
        </w:tabs>
        <w:ind w:left="720" w:hanging="360"/>
      </w:pPr>
      <w:rPr>
        <w:rFonts w:ascii="Symbol" w:hAnsi="Symbol" w:hint="default"/>
        <w:color w:val="auto"/>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D7C539D"/>
    <w:multiLevelType w:val="hybridMultilevel"/>
    <w:tmpl w:val="D7404A22"/>
    <w:lvl w:ilvl="0" w:tplc="A6E07296">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15:restartNumberingAfterBreak="0">
    <w:nsid w:val="7F192F4C"/>
    <w:multiLevelType w:val="multilevel"/>
    <w:tmpl w:val="B7BE7ABC"/>
    <w:lvl w:ilvl="0">
      <w:start w:val="1"/>
      <w:numFmt w:val="decimal"/>
      <w:lvlText w:val="%1."/>
      <w:lvlJc w:val="left"/>
      <w:pPr>
        <w:tabs>
          <w:tab w:val="num" w:pos="1080"/>
        </w:tabs>
        <w:ind w:left="720" w:hanging="360"/>
      </w:pPr>
      <w:rPr>
        <w:rFonts w:hint="default"/>
      </w:rPr>
    </w:lvl>
    <w:lvl w:ilvl="1">
      <w:start w:val="1"/>
      <w:numFmt w:val="decimal"/>
      <w:lvlText w:val="%1.%2."/>
      <w:lvlJc w:val="left"/>
      <w:pPr>
        <w:tabs>
          <w:tab w:val="num" w:pos="2160"/>
        </w:tabs>
        <w:ind w:left="1152" w:hanging="432"/>
      </w:pPr>
      <w:rPr>
        <w:rFonts w:hint="default"/>
      </w:rPr>
    </w:lvl>
    <w:lvl w:ilvl="2">
      <w:start w:val="1"/>
      <w:numFmt w:val="decimal"/>
      <w:lvlText w:val="%1.%2.%3."/>
      <w:lvlJc w:val="left"/>
      <w:pPr>
        <w:tabs>
          <w:tab w:val="num" w:pos="2880"/>
        </w:tabs>
        <w:ind w:left="1584" w:hanging="504"/>
      </w:pPr>
      <w:rPr>
        <w:rFonts w:hint="default"/>
      </w:rPr>
    </w:lvl>
    <w:lvl w:ilvl="3">
      <w:start w:val="1"/>
      <w:numFmt w:val="decimal"/>
      <w:lvlText w:val="%1.%2.%3.%4."/>
      <w:lvlJc w:val="left"/>
      <w:pPr>
        <w:tabs>
          <w:tab w:val="num" w:pos="3960"/>
        </w:tabs>
        <w:ind w:left="2088" w:hanging="648"/>
      </w:pPr>
      <w:rPr>
        <w:rFonts w:hint="default"/>
      </w:rPr>
    </w:lvl>
    <w:lvl w:ilvl="4">
      <w:start w:val="1"/>
      <w:numFmt w:val="decimal"/>
      <w:lvlText w:val="%1.%2.%3.%4.%5."/>
      <w:lvlJc w:val="left"/>
      <w:pPr>
        <w:tabs>
          <w:tab w:val="num" w:pos="4680"/>
        </w:tabs>
        <w:ind w:left="2592" w:hanging="792"/>
      </w:pPr>
      <w:rPr>
        <w:rFonts w:hint="default"/>
      </w:rPr>
    </w:lvl>
    <w:lvl w:ilvl="5">
      <w:start w:val="1"/>
      <w:numFmt w:val="decimal"/>
      <w:lvlText w:val="%1.%2.%3.%4.%5.%6."/>
      <w:lvlJc w:val="left"/>
      <w:pPr>
        <w:tabs>
          <w:tab w:val="num" w:pos="5760"/>
        </w:tabs>
        <w:ind w:left="3096" w:hanging="936"/>
      </w:pPr>
      <w:rPr>
        <w:rFonts w:hint="default"/>
      </w:rPr>
    </w:lvl>
    <w:lvl w:ilvl="6">
      <w:start w:val="1"/>
      <w:numFmt w:val="decimal"/>
      <w:lvlText w:val="%1.%2.%3.%4.%5.%6.%7."/>
      <w:lvlJc w:val="left"/>
      <w:pPr>
        <w:tabs>
          <w:tab w:val="num" w:pos="6840"/>
        </w:tabs>
        <w:ind w:left="3600" w:hanging="1080"/>
      </w:pPr>
      <w:rPr>
        <w:rFonts w:hint="default"/>
      </w:rPr>
    </w:lvl>
    <w:lvl w:ilvl="7">
      <w:start w:val="1"/>
      <w:numFmt w:val="decimal"/>
      <w:lvlText w:val="%1.%2.%3.%4.%5.%6.%7.%8."/>
      <w:lvlJc w:val="left"/>
      <w:pPr>
        <w:tabs>
          <w:tab w:val="num" w:pos="7560"/>
        </w:tabs>
        <w:ind w:left="4104" w:hanging="1224"/>
      </w:pPr>
      <w:rPr>
        <w:rFonts w:hint="default"/>
      </w:rPr>
    </w:lvl>
    <w:lvl w:ilvl="8">
      <w:start w:val="1"/>
      <w:numFmt w:val="decimal"/>
      <w:lvlText w:val="%1.%2.%3.%4.%5.%6.%7.%8.%9."/>
      <w:lvlJc w:val="left"/>
      <w:pPr>
        <w:tabs>
          <w:tab w:val="num" w:pos="8640"/>
        </w:tabs>
        <w:ind w:left="4680" w:hanging="1440"/>
      </w:pPr>
      <w:rPr>
        <w:rFonts w:hint="default"/>
      </w:rPr>
    </w:lvl>
  </w:abstractNum>
  <w:num w:numId="1" w16cid:durableId="585267472">
    <w:abstractNumId w:val="29"/>
  </w:num>
  <w:num w:numId="2" w16cid:durableId="490369815">
    <w:abstractNumId w:val="7"/>
  </w:num>
  <w:num w:numId="3" w16cid:durableId="709693769">
    <w:abstractNumId w:val="45"/>
  </w:num>
  <w:num w:numId="4" w16cid:durableId="2005236642">
    <w:abstractNumId w:val="38"/>
  </w:num>
  <w:num w:numId="5" w16cid:durableId="1385249365">
    <w:abstractNumId w:val="42"/>
  </w:num>
  <w:num w:numId="6" w16cid:durableId="1559588777">
    <w:abstractNumId w:val="1"/>
  </w:num>
  <w:num w:numId="7" w16cid:durableId="759378362">
    <w:abstractNumId w:val="48"/>
  </w:num>
  <w:num w:numId="8" w16cid:durableId="1828088529">
    <w:abstractNumId w:val="5"/>
  </w:num>
  <w:num w:numId="9" w16cid:durableId="220597556">
    <w:abstractNumId w:val="16"/>
  </w:num>
  <w:num w:numId="10" w16cid:durableId="1241676654">
    <w:abstractNumId w:val="12"/>
  </w:num>
  <w:num w:numId="11" w16cid:durableId="879703616">
    <w:abstractNumId w:val="33"/>
  </w:num>
  <w:num w:numId="12" w16cid:durableId="697124949">
    <w:abstractNumId w:val="6"/>
  </w:num>
  <w:num w:numId="13" w16cid:durableId="347879016">
    <w:abstractNumId w:val="44"/>
  </w:num>
  <w:num w:numId="14" w16cid:durableId="443161269">
    <w:abstractNumId w:val="22"/>
  </w:num>
  <w:num w:numId="15" w16cid:durableId="1453666870">
    <w:abstractNumId w:val="21"/>
  </w:num>
  <w:num w:numId="16" w16cid:durableId="866990540">
    <w:abstractNumId w:val="26"/>
  </w:num>
  <w:num w:numId="17" w16cid:durableId="1716076610">
    <w:abstractNumId w:val="25"/>
  </w:num>
  <w:num w:numId="18" w16cid:durableId="1857189710">
    <w:abstractNumId w:val="14"/>
  </w:num>
  <w:num w:numId="19" w16cid:durableId="1904178032">
    <w:abstractNumId w:val="32"/>
  </w:num>
  <w:num w:numId="20" w16cid:durableId="869993655">
    <w:abstractNumId w:val="37"/>
  </w:num>
  <w:num w:numId="21" w16cid:durableId="918907562">
    <w:abstractNumId w:val="11"/>
  </w:num>
  <w:num w:numId="22" w16cid:durableId="1211260145">
    <w:abstractNumId w:val="4"/>
  </w:num>
  <w:num w:numId="23" w16cid:durableId="1682393638">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08359232">
    <w:abstractNumId w:val="3"/>
  </w:num>
  <w:num w:numId="25" w16cid:durableId="536628379">
    <w:abstractNumId w:val="24"/>
  </w:num>
  <w:num w:numId="26" w16cid:durableId="1906918083">
    <w:abstractNumId w:val="30"/>
  </w:num>
  <w:num w:numId="27" w16cid:durableId="525874794">
    <w:abstractNumId w:val="17"/>
  </w:num>
  <w:num w:numId="28" w16cid:durableId="1726296012">
    <w:abstractNumId w:val="35"/>
  </w:num>
  <w:num w:numId="29" w16cid:durableId="2006087861">
    <w:abstractNumId w:val="18"/>
  </w:num>
  <w:num w:numId="30" w16cid:durableId="825166841">
    <w:abstractNumId w:val="13"/>
  </w:num>
  <w:num w:numId="31" w16cid:durableId="218632893">
    <w:abstractNumId w:val="46"/>
  </w:num>
  <w:num w:numId="32" w16cid:durableId="1030574312">
    <w:abstractNumId w:val="9"/>
  </w:num>
  <w:num w:numId="33" w16cid:durableId="1000430737">
    <w:abstractNumId w:val="23"/>
  </w:num>
  <w:num w:numId="34" w16cid:durableId="319164119">
    <w:abstractNumId w:val="34"/>
  </w:num>
  <w:num w:numId="35" w16cid:durableId="2027294412">
    <w:abstractNumId w:val="41"/>
  </w:num>
  <w:num w:numId="36" w16cid:durableId="412430052">
    <w:abstractNumId w:val="27"/>
  </w:num>
  <w:num w:numId="37" w16cid:durableId="81338768">
    <w:abstractNumId w:val="36"/>
  </w:num>
  <w:num w:numId="38" w16cid:durableId="1999266530">
    <w:abstractNumId w:val="15"/>
  </w:num>
  <w:num w:numId="39" w16cid:durableId="2000888092">
    <w:abstractNumId w:val="43"/>
  </w:num>
  <w:num w:numId="40" w16cid:durableId="2031638759">
    <w:abstractNumId w:val="0"/>
  </w:num>
  <w:num w:numId="41" w16cid:durableId="35279825">
    <w:abstractNumId w:val="10"/>
  </w:num>
  <w:num w:numId="42" w16cid:durableId="2126805724">
    <w:abstractNumId w:val="47"/>
  </w:num>
  <w:num w:numId="43" w16cid:durableId="757487186">
    <w:abstractNumId w:val="39"/>
  </w:num>
  <w:num w:numId="44" w16cid:durableId="607930998">
    <w:abstractNumId w:val="8"/>
  </w:num>
  <w:num w:numId="45" w16cid:durableId="510921138">
    <w:abstractNumId w:val="19"/>
  </w:num>
  <w:num w:numId="46" w16cid:durableId="623341617">
    <w:abstractNumId w:val="28"/>
  </w:num>
  <w:num w:numId="47" w16cid:durableId="1062097062">
    <w:abstractNumId w:val="20"/>
  </w:num>
  <w:num w:numId="48" w16cid:durableId="1023630542">
    <w:abstractNumId w:val="31"/>
  </w:num>
  <w:num w:numId="49" w16cid:durableId="45448957">
    <w:abstractNumId w:val="2"/>
  </w:num>
  <w:num w:numId="50" w16cid:durableId="672994885">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in, Shreyanshi">
    <w15:presenceInfo w15:providerId="AD" w15:userId="S::shreyanshi.a.jain@accenture.com::21938bfa-a946-4291-8569-a8a1368206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rawingGridHorizontalSpacing w:val="144"/>
  <w:drawingGridVerticalSpacing w:val="144"/>
  <w:displayHorizontalDrawingGridEvery w:val="0"/>
  <w:displayVerticalDrawingGridEvery w:val="0"/>
  <w:doNotUseMarginsForDrawingGridOrigin/>
  <w:drawingGridHorizontalOrigin w:val="1584"/>
  <w:drawingGridVerticalOrigin w:val="1987"/>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64B"/>
    <w:rsid w:val="00004BA7"/>
    <w:rsid w:val="00005CE9"/>
    <w:rsid w:val="00005EC7"/>
    <w:rsid w:val="00006026"/>
    <w:rsid w:val="000114E5"/>
    <w:rsid w:val="00012E6A"/>
    <w:rsid w:val="00012FD9"/>
    <w:rsid w:val="0001545F"/>
    <w:rsid w:val="00015E28"/>
    <w:rsid w:val="0002145D"/>
    <w:rsid w:val="000264CC"/>
    <w:rsid w:val="00026753"/>
    <w:rsid w:val="00030023"/>
    <w:rsid w:val="00031541"/>
    <w:rsid w:val="000315C6"/>
    <w:rsid w:val="000337F0"/>
    <w:rsid w:val="00033A9E"/>
    <w:rsid w:val="000362FA"/>
    <w:rsid w:val="00040988"/>
    <w:rsid w:val="00043570"/>
    <w:rsid w:val="0004376A"/>
    <w:rsid w:val="000455B7"/>
    <w:rsid w:val="000462DF"/>
    <w:rsid w:val="00046F85"/>
    <w:rsid w:val="000479F0"/>
    <w:rsid w:val="00047A43"/>
    <w:rsid w:val="0005389F"/>
    <w:rsid w:val="0005390C"/>
    <w:rsid w:val="00055112"/>
    <w:rsid w:val="000565C1"/>
    <w:rsid w:val="00056646"/>
    <w:rsid w:val="000612DD"/>
    <w:rsid w:val="000620C9"/>
    <w:rsid w:val="0006397C"/>
    <w:rsid w:val="000649A8"/>
    <w:rsid w:val="000667C4"/>
    <w:rsid w:val="00070E22"/>
    <w:rsid w:val="000757A7"/>
    <w:rsid w:val="0007636B"/>
    <w:rsid w:val="0008056A"/>
    <w:rsid w:val="00080576"/>
    <w:rsid w:val="00082D21"/>
    <w:rsid w:val="00082FF9"/>
    <w:rsid w:val="0008377D"/>
    <w:rsid w:val="00085028"/>
    <w:rsid w:val="0008559E"/>
    <w:rsid w:val="00087482"/>
    <w:rsid w:val="00087A7A"/>
    <w:rsid w:val="00092245"/>
    <w:rsid w:val="00092D12"/>
    <w:rsid w:val="000944C8"/>
    <w:rsid w:val="000A1C8A"/>
    <w:rsid w:val="000A33A0"/>
    <w:rsid w:val="000A63D8"/>
    <w:rsid w:val="000A681C"/>
    <w:rsid w:val="000A7102"/>
    <w:rsid w:val="000B00B8"/>
    <w:rsid w:val="000B12B3"/>
    <w:rsid w:val="000B1559"/>
    <w:rsid w:val="000B1E77"/>
    <w:rsid w:val="000B4784"/>
    <w:rsid w:val="000C12D7"/>
    <w:rsid w:val="000C1E76"/>
    <w:rsid w:val="000C2DA6"/>
    <w:rsid w:val="000C4D25"/>
    <w:rsid w:val="000C51A5"/>
    <w:rsid w:val="000C7551"/>
    <w:rsid w:val="000C7A06"/>
    <w:rsid w:val="000D0FA5"/>
    <w:rsid w:val="000D1647"/>
    <w:rsid w:val="000D1D34"/>
    <w:rsid w:val="000D3013"/>
    <w:rsid w:val="000D393C"/>
    <w:rsid w:val="000D5927"/>
    <w:rsid w:val="000D6DBE"/>
    <w:rsid w:val="000D7D58"/>
    <w:rsid w:val="000D7D6D"/>
    <w:rsid w:val="000D7E6C"/>
    <w:rsid w:val="000E063C"/>
    <w:rsid w:val="000E095A"/>
    <w:rsid w:val="000E0BFA"/>
    <w:rsid w:val="000E1CD9"/>
    <w:rsid w:val="000E3982"/>
    <w:rsid w:val="000F0BDB"/>
    <w:rsid w:val="000F28ED"/>
    <w:rsid w:val="000F4616"/>
    <w:rsid w:val="000F661F"/>
    <w:rsid w:val="000F7608"/>
    <w:rsid w:val="001029D3"/>
    <w:rsid w:val="00103C4D"/>
    <w:rsid w:val="00106BEC"/>
    <w:rsid w:val="00107DD7"/>
    <w:rsid w:val="001128BE"/>
    <w:rsid w:val="00116396"/>
    <w:rsid w:val="00116F44"/>
    <w:rsid w:val="00120425"/>
    <w:rsid w:val="0012110C"/>
    <w:rsid w:val="00121D01"/>
    <w:rsid w:val="00123363"/>
    <w:rsid w:val="001245C4"/>
    <w:rsid w:val="00124ACA"/>
    <w:rsid w:val="00124AE9"/>
    <w:rsid w:val="0012594A"/>
    <w:rsid w:val="00126308"/>
    <w:rsid w:val="00127D61"/>
    <w:rsid w:val="00127F7D"/>
    <w:rsid w:val="0013039F"/>
    <w:rsid w:val="0013153F"/>
    <w:rsid w:val="0013185D"/>
    <w:rsid w:val="00132DE2"/>
    <w:rsid w:val="0013437B"/>
    <w:rsid w:val="00134AC3"/>
    <w:rsid w:val="001418D4"/>
    <w:rsid w:val="001446DF"/>
    <w:rsid w:val="00145287"/>
    <w:rsid w:val="001461AF"/>
    <w:rsid w:val="001469A0"/>
    <w:rsid w:val="00146DAB"/>
    <w:rsid w:val="00150C32"/>
    <w:rsid w:val="00152A52"/>
    <w:rsid w:val="0015406A"/>
    <w:rsid w:val="001556B5"/>
    <w:rsid w:val="0015651C"/>
    <w:rsid w:val="001568BE"/>
    <w:rsid w:val="00157E93"/>
    <w:rsid w:val="00160937"/>
    <w:rsid w:val="00161AC5"/>
    <w:rsid w:val="001634D4"/>
    <w:rsid w:val="00163AE5"/>
    <w:rsid w:val="00164B6C"/>
    <w:rsid w:val="001650E4"/>
    <w:rsid w:val="00166175"/>
    <w:rsid w:val="001678E5"/>
    <w:rsid w:val="00170AAB"/>
    <w:rsid w:val="00170BE4"/>
    <w:rsid w:val="00171015"/>
    <w:rsid w:val="0017267F"/>
    <w:rsid w:val="00174589"/>
    <w:rsid w:val="00175735"/>
    <w:rsid w:val="00177A7E"/>
    <w:rsid w:val="0018015F"/>
    <w:rsid w:val="00181FC9"/>
    <w:rsid w:val="00183D02"/>
    <w:rsid w:val="001841A9"/>
    <w:rsid w:val="00186C0D"/>
    <w:rsid w:val="001974A1"/>
    <w:rsid w:val="001A0B08"/>
    <w:rsid w:val="001A0BC7"/>
    <w:rsid w:val="001A1F63"/>
    <w:rsid w:val="001A5357"/>
    <w:rsid w:val="001A565D"/>
    <w:rsid w:val="001A60E8"/>
    <w:rsid w:val="001A67DB"/>
    <w:rsid w:val="001A71D8"/>
    <w:rsid w:val="001A7279"/>
    <w:rsid w:val="001B09D3"/>
    <w:rsid w:val="001B2162"/>
    <w:rsid w:val="001B3003"/>
    <w:rsid w:val="001B5C57"/>
    <w:rsid w:val="001B7254"/>
    <w:rsid w:val="001B76CD"/>
    <w:rsid w:val="001C48C4"/>
    <w:rsid w:val="001D0C6A"/>
    <w:rsid w:val="001D36BE"/>
    <w:rsid w:val="001D3F72"/>
    <w:rsid w:val="001D47DB"/>
    <w:rsid w:val="001E2665"/>
    <w:rsid w:val="001E4599"/>
    <w:rsid w:val="001E7C92"/>
    <w:rsid w:val="001F169C"/>
    <w:rsid w:val="001F45DE"/>
    <w:rsid w:val="001F5297"/>
    <w:rsid w:val="001F7ADD"/>
    <w:rsid w:val="00200D09"/>
    <w:rsid w:val="00200FDD"/>
    <w:rsid w:val="00203292"/>
    <w:rsid w:val="00211401"/>
    <w:rsid w:val="002118C3"/>
    <w:rsid w:val="002133BB"/>
    <w:rsid w:val="002217AB"/>
    <w:rsid w:val="0022202A"/>
    <w:rsid w:val="00223E66"/>
    <w:rsid w:val="0022494D"/>
    <w:rsid w:val="00224E3A"/>
    <w:rsid w:val="00225D78"/>
    <w:rsid w:val="00226620"/>
    <w:rsid w:val="00226C7D"/>
    <w:rsid w:val="002275C2"/>
    <w:rsid w:val="00230597"/>
    <w:rsid w:val="0023091D"/>
    <w:rsid w:val="00232355"/>
    <w:rsid w:val="00232449"/>
    <w:rsid w:val="0023453B"/>
    <w:rsid w:val="0023508C"/>
    <w:rsid w:val="002351FA"/>
    <w:rsid w:val="002448BA"/>
    <w:rsid w:val="00246FF2"/>
    <w:rsid w:val="0024753E"/>
    <w:rsid w:val="00247A84"/>
    <w:rsid w:val="00247F30"/>
    <w:rsid w:val="002502EB"/>
    <w:rsid w:val="002537F2"/>
    <w:rsid w:val="0025445C"/>
    <w:rsid w:val="00254949"/>
    <w:rsid w:val="00254C30"/>
    <w:rsid w:val="002558C0"/>
    <w:rsid w:val="00256243"/>
    <w:rsid w:val="0026204D"/>
    <w:rsid w:val="002738EF"/>
    <w:rsid w:val="00274960"/>
    <w:rsid w:val="00274E59"/>
    <w:rsid w:val="0027614B"/>
    <w:rsid w:val="00276D32"/>
    <w:rsid w:val="0028170D"/>
    <w:rsid w:val="00290D69"/>
    <w:rsid w:val="00291AA2"/>
    <w:rsid w:val="00291AB6"/>
    <w:rsid w:val="0029465A"/>
    <w:rsid w:val="00294B46"/>
    <w:rsid w:val="00296595"/>
    <w:rsid w:val="00296684"/>
    <w:rsid w:val="00297FB7"/>
    <w:rsid w:val="002A0BD4"/>
    <w:rsid w:val="002A1058"/>
    <w:rsid w:val="002A1280"/>
    <w:rsid w:val="002A17C1"/>
    <w:rsid w:val="002A1A80"/>
    <w:rsid w:val="002A269B"/>
    <w:rsid w:val="002A4774"/>
    <w:rsid w:val="002A5648"/>
    <w:rsid w:val="002A5AAE"/>
    <w:rsid w:val="002A671E"/>
    <w:rsid w:val="002A7963"/>
    <w:rsid w:val="002A7B17"/>
    <w:rsid w:val="002B086A"/>
    <w:rsid w:val="002B20EE"/>
    <w:rsid w:val="002B2D4E"/>
    <w:rsid w:val="002B40F9"/>
    <w:rsid w:val="002B43F1"/>
    <w:rsid w:val="002B5435"/>
    <w:rsid w:val="002C0C87"/>
    <w:rsid w:val="002C1229"/>
    <w:rsid w:val="002C1FF8"/>
    <w:rsid w:val="002C32EA"/>
    <w:rsid w:val="002C3A57"/>
    <w:rsid w:val="002C626C"/>
    <w:rsid w:val="002D042E"/>
    <w:rsid w:val="002D3730"/>
    <w:rsid w:val="002D5AA6"/>
    <w:rsid w:val="002D7C82"/>
    <w:rsid w:val="002D7E52"/>
    <w:rsid w:val="002E0CCC"/>
    <w:rsid w:val="002E1C3C"/>
    <w:rsid w:val="002E2438"/>
    <w:rsid w:val="002E2754"/>
    <w:rsid w:val="002E37CE"/>
    <w:rsid w:val="002E71B7"/>
    <w:rsid w:val="002F1A61"/>
    <w:rsid w:val="002F35C6"/>
    <w:rsid w:val="002F376D"/>
    <w:rsid w:val="002F6520"/>
    <w:rsid w:val="002F7145"/>
    <w:rsid w:val="002F7905"/>
    <w:rsid w:val="00301F01"/>
    <w:rsid w:val="00302B6E"/>
    <w:rsid w:val="00303664"/>
    <w:rsid w:val="00303D41"/>
    <w:rsid w:val="00305AD9"/>
    <w:rsid w:val="00310664"/>
    <w:rsid w:val="00312B20"/>
    <w:rsid w:val="003144F7"/>
    <w:rsid w:val="0031604C"/>
    <w:rsid w:val="0031624E"/>
    <w:rsid w:val="00316889"/>
    <w:rsid w:val="003174FA"/>
    <w:rsid w:val="00320517"/>
    <w:rsid w:val="003205A7"/>
    <w:rsid w:val="003213E6"/>
    <w:rsid w:val="00321DB1"/>
    <w:rsid w:val="00324203"/>
    <w:rsid w:val="0033288A"/>
    <w:rsid w:val="00334C6A"/>
    <w:rsid w:val="00335264"/>
    <w:rsid w:val="003401ED"/>
    <w:rsid w:val="00340BF2"/>
    <w:rsid w:val="003433B6"/>
    <w:rsid w:val="00344344"/>
    <w:rsid w:val="00344CBF"/>
    <w:rsid w:val="00344EE2"/>
    <w:rsid w:val="003465A8"/>
    <w:rsid w:val="00350888"/>
    <w:rsid w:val="00351BF0"/>
    <w:rsid w:val="00356627"/>
    <w:rsid w:val="00357514"/>
    <w:rsid w:val="00357C69"/>
    <w:rsid w:val="00360541"/>
    <w:rsid w:val="00363C39"/>
    <w:rsid w:val="003642AE"/>
    <w:rsid w:val="00364F92"/>
    <w:rsid w:val="00367871"/>
    <w:rsid w:val="00367F29"/>
    <w:rsid w:val="00372622"/>
    <w:rsid w:val="00373EF7"/>
    <w:rsid w:val="003745C5"/>
    <w:rsid w:val="00375105"/>
    <w:rsid w:val="0037667F"/>
    <w:rsid w:val="00376A00"/>
    <w:rsid w:val="00380628"/>
    <w:rsid w:val="0038109B"/>
    <w:rsid w:val="00382271"/>
    <w:rsid w:val="00382366"/>
    <w:rsid w:val="00382539"/>
    <w:rsid w:val="00382A82"/>
    <w:rsid w:val="00383F0B"/>
    <w:rsid w:val="003854E8"/>
    <w:rsid w:val="00392820"/>
    <w:rsid w:val="00394329"/>
    <w:rsid w:val="003A060C"/>
    <w:rsid w:val="003A2E35"/>
    <w:rsid w:val="003A3B4D"/>
    <w:rsid w:val="003A5FC8"/>
    <w:rsid w:val="003A77AF"/>
    <w:rsid w:val="003B099F"/>
    <w:rsid w:val="003B4E18"/>
    <w:rsid w:val="003B519F"/>
    <w:rsid w:val="003B7B18"/>
    <w:rsid w:val="003C01A8"/>
    <w:rsid w:val="003C202A"/>
    <w:rsid w:val="003C57C4"/>
    <w:rsid w:val="003C752A"/>
    <w:rsid w:val="003D521E"/>
    <w:rsid w:val="003E07B3"/>
    <w:rsid w:val="003E1563"/>
    <w:rsid w:val="003E3197"/>
    <w:rsid w:val="003E3A64"/>
    <w:rsid w:val="003E43A0"/>
    <w:rsid w:val="003F0DA7"/>
    <w:rsid w:val="003F0F70"/>
    <w:rsid w:val="003F5C78"/>
    <w:rsid w:val="003F6E5C"/>
    <w:rsid w:val="004044BF"/>
    <w:rsid w:val="00406475"/>
    <w:rsid w:val="00406C1C"/>
    <w:rsid w:val="0040771A"/>
    <w:rsid w:val="004112BF"/>
    <w:rsid w:val="004115A9"/>
    <w:rsid w:val="00411FCD"/>
    <w:rsid w:val="00412BA1"/>
    <w:rsid w:val="004139A4"/>
    <w:rsid w:val="00413BC6"/>
    <w:rsid w:val="00413FAB"/>
    <w:rsid w:val="00414231"/>
    <w:rsid w:val="00414909"/>
    <w:rsid w:val="004216B7"/>
    <w:rsid w:val="00423976"/>
    <w:rsid w:val="00427014"/>
    <w:rsid w:val="00427EBD"/>
    <w:rsid w:val="004305DE"/>
    <w:rsid w:val="00431F78"/>
    <w:rsid w:val="00432BCB"/>
    <w:rsid w:val="00432E9B"/>
    <w:rsid w:val="00433F5B"/>
    <w:rsid w:val="00437611"/>
    <w:rsid w:val="004419C6"/>
    <w:rsid w:val="00442559"/>
    <w:rsid w:val="004428E0"/>
    <w:rsid w:val="004454AF"/>
    <w:rsid w:val="00446E95"/>
    <w:rsid w:val="004533E3"/>
    <w:rsid w:val="00454000"/>
    <w:rsid w:val="00454361"/>
    <w:rsid w:val="00457A62"/>
    <w:rsid w:val="00457D05"/>
    <w:rsid w:val="00457DBC"/>
    <w:rsid w:val="0046040D"/>
    <w:rsid w:val="00466A01"/>
    <w:rsid w:val="004675BF"/>
    <w:rsid w:val="0047038F"/>
    <w:rsid w:val="0047086A"/>
    <w:rsid w:val="0047255E"/>
    <w:rsid w:val="00473CEC"/>
    <w:rsid w:val="00482251"/>
    <w:rsid w:val="004845F0"/>
    <w:rsid w:val="00484B63"/>
    <w:rsid w:val="00485B03"/>
    <w:rsid w:val="00486D1A"/>
    <w:rsid w:val="00491028"/>
    <w:rsid w:val="00492DBF"/>
    <w:rsid w:val="00493999"/>
    <w:rsid w:val="00495153"/>
    <w:rsid w:val="00495566"/>
    <w:rsid w:val="00497025"/>
    <w:rsid w:val="00497227"/>
    <w:rsid w:val="004A12E4"/>
    <w:rsid w:val="004A1FA7"/>
    <w:rsid w:val="004A2218"/>
    <w:rsid w:val="004A42A0"/>
    <w:rsid w:val="004A5D56"/>
    <w:rsid w:val="004A702E"/>
    <w:rsid w:val="004B090A"/>
    <w:rsid w:val="004B0AAF"/>
    <w:rsid w:val="004B1649"/>
    <w:rsid w:val="004B223C"/>
    <w:rsid w:val="004B378E"/>
    <w:rsid w:val="004B6075"/>
    <w:rsid w:val="004C1867"/>
    <w:rsid w:val="004C1B9C"/>
    <w:rsid w:val="004C206C"/>
    <w:rsid w:val="004C25EC"/>
    <w:rsid w:val="004C382D"/>
    <w:rsid w:val="004C3BFF"/>
    <w:rsid w:val="004C49B8"/>
    <w:rsid w:val="004C72BE"/>
    <w:rsid w:val="004C7C4C"/>
    <w:rsid w:val="004D1486"/>
    <w:rsid w:val="004D2D9D"/>
    <w:rsid w:val="004D3AD7"/>
    <w:rsid w:val="004D5B0F"/>
    <w:rsid w:val="004D613E"/>
    <w:rsid w:val="004D6BB0"/>
    <w:rsid w:val="004E017C"/>
    <w:rsid w:val="004E31F8"/>
    <w:rsid w:val="004E410E"/>
    <w:rsid w:val="004E41BB"/>
    <w:rsid w:val="004E5DDD"/>
    <w:rsid w:val="004F33C3"/>
    <w:rsid w:val="004F7C8F"/>
    <w:rsid w:val="004F7ED6"/>
    <w:rsid w:val="0050252F"/>
    <w:rsid w:val="00503D91"/>
    <w:rsid w:val="00504B0E"/>
    <w:rsid w:val="00504E5A"/>
    <w:rsid w:val="0050625E"/>
    <w:rsid w:val="00512EBC"/>
    <w:rsid w:val="00513106"/>
    <w:rsid w:val="00513852"/>
    <w:rsid w:val="0051492E"/>
    <w:rsid w:val="00514F4D"/>
    <w:rsid w:val="00516A80"/>
    <w:rsid w:val="00516EAD"/>
    <w:rsid w:val="00517C5E"/>
    <w:rsid w:val="005200FE"/>
    <w:rsid w:val="0052046F"/>
    <w:rsid w:val="00520D7D"/>
    <w:rsid w:val="005239BB"/>
    <w:rsid w:val="00526EE6"/>
    <w:rsid w:val="00527649"/>
    <w:rsid w:val="005302DD"/>
    <w:rsid w:val="005311F3"/>
    <w:rsid w:val="0053232C"/>
    <w:rsid w:val="00535D6A"/>
    <w:rsid w:val="00542932"/>
    <w:rsid w:val="00551FAD"/>
    <w:rsid w:val="00555005"/>
    <w:rsid w:val="00556009"/>
    <w:rsid w:val="00556A9E"/>
    <w:rsid w:val="00557271"/>
    <w:rsid w:val="00560CA6"/>
    <w:rsid w:val="00560F48"/>
    <w:rsid w:val="00561603"/>
    <w:rsid w:val="005624DE"/>
    <w:rsid w:val="005676DA"/>
    <w:rsid w:val="00570E59"/>
    <w:rsid w:val="00573360"/>
    <w:rsid w:val="00573412"/>
    <w:rsid w:val="005746DA"/>
    <w:rsid w:val="00575063"/>
    <w:rsid w:val="00575B22"/>
    <w:rsid w:val="00583180"/>
    <w:rsid w:val="00585578"/>
    <w:rsid w:val="00586A10"/>
    <w:rsid w:val="00587EA8"/>
    <w:rsid w:val="005904A2"/>
    <w:rsid w:val="00590C28"/>
    <w:rsid w:val="005926F1"/>
    <w:rsid w:val="0059493E"/>
    <w:rsid w:val="00595C68"/>
    <w:rsid w:val="00595D29"/>
    <w:rsid w:val="005A020B"/>
    <w:rsid w:val="005A17A7"/>
    <w:rsid w:val="005A2407"/>
    <w:rsid w:val="005A2B29"/>
    <w:rsid w:val="005A3744"/>
    <w:rsid w:val="005A37F9"/>
    <w:rsid w:val="005A5D27"/>
    <w:rsid w:val="005A71BE"/>
    <w:rsid w:val="005B0082"/>
    <w:rsid w:val="005B025D"/>
    <w:rsid w:val="005B05DF"/>
    <w:rsid w:val="005B146B"/>
    <w:rsid w:val="005B304A"/>
    <w:rsid w:val="005B36E9"/>
    <w:rsid w:val="005B4264"/>
    <w:rsid w:val="005B648C"/>
    <w:rsid w:val="005B6A3E"/>
    <w:rsid w:val="005C0BA4"/>
    <w:rsid w:val="005C0BEC"/>
    <w:rsid w:val="005C2815"/>
    <w:rsid w:val="005C4001"/>
    <w:rsid w:val="005C5891"/>
    <w:rsid w:val="005C7B2C"/>
    <w:rsid w:val="005D15E1"/>
    <w:rsid w:val="005D2776"/>
    <w:rsid w:val="005D4008"/>
    <w:rsid w:val="005D4A86"/>
    <w:rsid w:val="005D5625"/>
    <w:rsid w:val="005D70BC"/>
    <w:rsid w:val="005D7DCA"/>
    <w:rsid w:val="005E01E3"/>
    <w:rsid w:val="005E3377"/>
    <w:rsid w:val="005E39CA"/>
    <w:rsid w:val="005E3CAB"/>
    <w:rsid w:val="005E41EA"/>
    <w:rsid w:val="005E4D3D"/>
    <w:rsid w:val="005E4F51"/>
    <w:rsid w:val="005E5A98"/>
    <w:rsid w:val="005E5EC5"/>
    <w:rsid w:val="005E60B5"/>
    <w:rsid w:val="005F42A5"/>
    <w:rsid w:val="005F68A9"/>
    <w:rsid w:val="005F690B"/>
    <w:rsid w:val="006004AC"/>
    <w:rsid w:val="0060070F"/>
    <w:rsid w:val="006019F7"/>
    <w:rsid w:val="006025A6"/>
    <w:rsid w:val="00602E96"/>
    <w:rsid w:val="0060430F"/>
    <w:rsid w:val="00607EE7"/>
    <w:rsid w:val="00612D61"/>
    <w:rsid w:val="006134A6"/>
    <w:rsid w:val="00613A83"/>
    <w:rsid w:val="00613F9D"/>
    <w:rsid w:val="0061406D"/>
    <w:rsid w:val="0061545C"/>
    <w:rsid w:val="00615C78"/>
    <w:rsid w:val="00623E5D"/>
    <w:rsid w:val="006252FF"/>
    <w:rsid w:val="00625581"/>
    <w:rsid w:val="00631D3F"/>
    <w:rsid w:val="00631DEE"/>
    <w:rsid w:val="0063206D"/>
    <w:rsid w:val="00633FAA"/>
    <w:rsid w:val="00633FCE"/>
    <w:rsid w:val="00634350"/>
    <w:rsid w:val="00636ADD"/>
    <w:rsid w:val="00636C46"/>
    <w:rsid w:val="0064013E"/>
    <w:rsid w:val="0064050E"/>
    <w:rsid w:val="0064094A"/>
    <w:rsid w:val="006412D6"/>
    <w:rsid w:val="00641BF7"/>
    <w:rsid w:val="00645BF1"/>
    <w:rsid w:val="006466DA"/>
    <w:rsid w:val="0065164E"/>
    <w:rsid w:val="0065263C"/>
    <w:rsid w:val="00652D62"/>
    <w:rsid w:val="006534DF"/>
    <w:rsid w:val="006538DA"/>
    <w:rsid w:val="0065588D"/>
    <w:rsid w:val="00655BAD"/>
    <w:rsid w:val="00655BB0"/>
    <w:rsid w:val="00657726"/>
    <w:rsid w:val="006609D6"/>
    <w:rsid w:val="00662026"/>
    <w:rsid w:val="0066397D"/>
    <w:rsid w:val="0066520E"/>
    <w:rsid w:val="00666038"/>
    <w:rsid w:val="0066703E"/>
    <w:rsid w:val="00667256"/>
    <w:rsid w:val="00670347"/>
    <w:rsid w:val="00670433"/>
    <w:rsid w:val="00671381"/>
    <w:rsid w:val="0067151F"/>
    <w:rsid w:val="00671BCA"/>
    <w:rsid w:val="00674955"/>
    <w:rsid w:val="00674AE6"/>
    <w:rsid w:val="006751B8"/>
    <w:rsid w:val="006761CC"/>
    <w:rsid w:val="006763F0"/>
    <w:rsid w:val="00677B4B"/>
    <w:rsid w:val="00677B77"/>
    <w:rsid w:val="00677BD1"/>
    <w:rsid w:val="0068018A"/>
    <w:rsid w:val="006822C2"/>
    <w:rsid w:val="006827BE"/>
    <w:rsid w:val="0068417C"/>
    <w:rsid w:val="006854A2"/>
    <w:rsid w:val="00685583"/>
    <w:rsid w:val="00686017"/>
    <w:rsid w:val="0069150C"/>
    <w:rsid w:val="0069232B"/>
    <w:rsid w:val="006955B3"/>
    <w:rsid w:val="00695D89"/>
    <w:rsid w:val="00695F7F"/>
    <w:rsid w:val="00696EC5"/>
    <w:rsid w:val="006A1110"/>
    <w:rsid w:val="006A5901"/>
    <w:rsid w:val="006A60A3"/>
    <w:rsid w:val="006A79FA"/>
    <w:rsid w:val="006B07FC"/>
    <w:rsid w:val="006B114E"/>
    <w:rsid w:val="006B14BC"/>
    <w:rsid w:val="006B65CA"/>
    <w:rsid w:val="006B6BED"/>
    <w:rsid w:val="006B745A"/>
    <w:rsid w:val="006C1CCF"/>
    <w:rsid w:val="006C2548"/>
    <w:rsid w:val="006C2F07"/>
    <w:rsid w:val="006C4114"/>
    <w:rsid w:val="006C72BE"/>
    <w:rsid w:val="006D0CB9"/>
    <w:rsid w:val="006D2AF1"/>
    <w:rsid w:val="006D378B"/>
    <w:rsid w:val="006D4F51"/>
    <w:rsid w:val="006D57A1"/>
    <w:rsid w:val="006D62A6"/>
    <w:rsid w:val="006E0049"/>
    <w:rsid w:val="006E3D56"/>
    <w:rsid w:val="006E6EDF"/>
    <w:rsid w:val="006F15BF"/>
    <w:rsid w:val="006F17EF"/>
    <w:rsid w:val="006F212A"/>
    <w:rsid w:val="006F218C"/>
    <w:rsid w:val="006F3439"/>
    <w:rsid w:val="006F35E4"/>
    <w:rsid w:val="006F3853"/>
    <w:rsid w:val="006F444A"/>
    <w:rsid w:val="006F4A7A"/>
    <w:rsid w:val="00700C57"/>
    <w:rsid w:val="00701815"/>
    <w:rsid w:val="00705307"/>
    <w:rsid w:val="00705648"/>
    <w:rsid w:val="0070681D"/>
    <w:rsid w:val="00710EEE"/>
    <w:rsid w:val="0071107F"/>
    <w:rsid w:val="00712A51"/>
    <w:rsid w:val="00713D0E"/>
    <w:rsid w:val="00716E19"/>
    <w:rsid w:val="00717B5C"/>
    <w:rsid w:val="007205A2"/>
    <w:rsid w:val="00721536"/>
    <w:rsid w:val="0072461F"/>
    <w:rsid w:val="0072496D"/>
    <w:rsid w:val="00724F28"/>
    <w:rsid w:val="00725445"/>
    <w:rsid w:val="007274BB"/>
    <w:rsid w:val="00731CAA"/>
    <w:rsid w:val="007328F5"/>
    <w:rsid w:val="00736306"/>
    <w:rsid w:val="007420B5"/>
    <w:rsid w:val="00742A04"/>
    <w:rsid w:val="00742FE7"/>
    <w:rsid w:val="00743194"/>
    <w:rsid w:val="00743A8E"/>
    <w:rsid w:val="0074552C"/>
    <w:rsid w:val="00746A11"/>
    <w:rsid w:val="00747699"/>
    <w:rsid w:val="007479A5"/>
    <w:rsid w:val="00747CC1"/>
    <w:rsid w:val="00750AA4"/>
    <w:rsid w:val="00752091"/>
    <w:rsid w:val="00755169"/>
    <w:rsid w:val="007551AB"/>
    <w:rsid w:val="00757301"/>
    <w:rsid w:val="00757B8F"/>
    <w:rsid w:val="007605E0"/>
    <w:rsid w:val="00763B3D"/>
    <w:rsid w:val="00763E1E"/>
    <w:rsid w:val="00763F05"/>
    <w:rsid w:val="00764D11"/>
    <w:rsid w:val="007669EA"/>
    <w:rsid w:val="007724FD"/>
    <w:rsid w:val="0077415C"/>
    <w:rsid w:val="00775940"/>
    <w:rsid w:val="007775C0"/>
    <w:rsid w:val="007811E0"/>
    <w:rsid w:val="00786F78"/>
    <w:rsid w:val="00790AB5"/>
    <w:rsid w:val="00791041"/>
    <w:rsid w:val="00792F9D"/>
    <w:rsid w:val="007949AA"/>
    <w:rsid w:val="00797E18"/>
    <w:rsid w:val="007A1CFE"/>
    <w:rsid w:val="007A243E"/>
    <w:rsid w:val="007A259C"/>
    <w:rsid w:val="007A264F"/>
    <w:rsid w:val="007A3E3A"/>
    <w:rsid w:val="007A6E1E"/>
    <w:rsid w:val="007A7510"/>
    <w:rsid w:val="007A7ADC"/>
    <w:rsid w:val="007B2575"/>
    <w:rsid w:val="007B2D0C"/>
    <w:rsid w:val="007C013C"/>
    <w:rsid w:val="007C02FD"/>
    <w:rsid w:val="007C3251"/>
    <w:rsid w:val="007C3743"/>
    <w:rsid w:val="007C4022"/>
    <w:rsid w:val="007C45FA"/>
    <w:rsid w:val="007C6F0A"/>
    <w:rsid w:val="007C751D"/>
    <w:rsid w:val="007D0FC1"/>
    <w:rsid w:val="007D2390"/>
    <w:rsid w:val="007D2BFF"/>
    <w:rsid w:val="007D2CD6"/>
    <w:rsid w:val="007D2E5F"/>
    <w:rsid w:val="007D3601"/>
    <w:rsid w:val="007D3888"/>
    <w:rsid w:val="007D48D8"/>
    <w:rsid w:val="007D648E"/>
    <w:rsid w:val="007E064B"/>
    <w:rsid w:val="007E0F00"/>
    <w:rsid w:val="007E0FD1"/>
    <w:rsid w:val="007E11F0"/>
    <w:rsid w:val="007E2EB1"/>
    <w:rsid w:val="007E56F7"/>
    <w:rsid w:val="007E59FF"/>
    <w:rsid w:val="007E75F1"/>
    <w:rsid w:val="007F10C0"/>
    <w:rsid w:val="007F17A0"/>
    <w:rsid w:val="007F1E6D"/>
    <w:rsid w:val="007F3056"/>
    <w:rsid w:val="0080060B"/>
    <w:rsid w:val="00800788"/>
    <w:rsid w:val="00800DFC"/>
    <w:rsid w:val="008022E2"/>
    <w:rsid w:val="0080298D"/>
    <w:rsid w:val="008032A0"/>
    <w:rsid w:val="008036D0"/>
    <w:rsid w:val="00803936"/>
    <w:rsid w:val="00803B20"/>
    <w:rsid w:val="00804D99"/>
    <w:rsid w:val="00804FBB"/>
    <w:rsid w:val="00805356"/>
    <w:rsid w:val="00805445"/>
    <w:rsid w:val="00806FEA"/>
    <w:rsid w:val="008114A8"/>
    <w:rsid w:val="0081166F"/>
    <w:rsid w:val="008126A3"/>
    <w:rsid w:val="00815132"/>
    <w:rsid w:val="00815DF2"/>
    <w:rsid w:val="008160DC"/>
    <w:rsid w:val="00821526"/>
    <w:rsid w:val="008222D1"/>
    <w:rsid w:val="0082279F"/>
    <w:rsid w:val="0082589D"/>
    <w:rsid w:val="0082634C"/>
    <w:rsid w:val="008305B2"/>
    <w:rsid w:val="008307DA"/>
    <w:rsid w:val="00830E45"/>
    <w:rsid w:val="00831B31"/>
    <w:rsid w:val="00834628"/>
    <w:rsid w:val="00836D56"/>
    <w:rsid w:val="00836DFA"/>
    <w:rsid w:val="0083744D"/>
    <w:rsid w:val="00837E43"/>
    <w:rsid w:val="00842C73"/>
    <w:rsid w:val="008433BE"/>
    <w:rsid w:val="00843690"/>
    <w:rsid w:val="008470EC"/>
    <w:rsid w:val="00847418"/>
    <w:rsid w:val="00847789"/>
    <w:rsid w:val="008506F4"/>
    <w:rsid w:val="008515B1"/>
    <w:rsid w:val="00853DA6"/>
    <w:rsid w:val="00854063"/>
    <w:rsid w:val="008546F8"/>
    <w:rsid w:val="00855093"/>
    <w:rsid w:val="008558B5"/>
    <w:rsid w:val="0085718F"/>
    <w:rsid w:val="008576EC"/>
    <w:rsid w:val="00860E5A"/>
    <w:rsid w:val="0086160B"/>
    <w:rsid w:val="00861891"/>
    <w:rsid w:val="008621D9"/>
    <w:rsid w:val="00862F04"/>
    <w:rsid w:val="00863CCC"/>
    <w:rsid w:val="0086632D"/>
    <w:rsid w:val="00871552"/>
    <w:rsid w:val="00871A9C"/>
    <w:rsid w:val="008725DB"/>
    <w:rsid w:val="00874030"/>
    <w:rsid w:val="0087602D"/>
    <w:rsid w:val="00876A80"/>
    <w:rsid w:val="00887F9E"/>
    <w:rsid w:val="0089054F"/>
    <w:rsid w:val="00890A07"/>
    <w:rsid w:val="0089779E"/>
    <w:rsid w:val="008A03FB"/>
    <w:rsid w:val="008A19B0"/>
    <w:rsid w:val="008A29CE"/>
    <w:rsid w:val="008A2BB7"/>
    <w:rsid w:val="008A3E45"/>
    <w:rsid w:val="008B0715"/>
    <w:rsid w:val="008B096C"/>
    <w:rsid w:val="008B1433"/>
    <w:rsid w:val="008B17C8"/>
    <w:rsid w:val="008B279F"/>
    <w:rsid w:val="008B282D"/>
    <w:rsid w:val="008B3497"/>
    <w:rsid w:val="008B5200"/>
    <w:rsid w:val="008B53F0"/>
    <w:rsid w:val="008B7E63"/>
    <w:rsid w:val="008C203D"/>
    <w:rsid w:val="008C39FE"/>
    <w:rsid w:val="008C45FE"/>
    <w:rsid w:val="008C4623"/>
    <w:rsid w:val="008C5933"/>
    <w:rsid w:val="008C5D15"/>
    <w:rsid w:val="008C626D"/>
    <w:rsid w:val="008C6DBE"/>
    <w:rsid w:val="008D032D"/>
    <w:rsid w:val="008D23A6"/>
    <w:rsid w:val="008D27BF"/>
    <w:rsid w:val="008E12A2"/>
    <w:rsid w:val="008E1B5A"/>
    <w:rsid w:val="008E2365"/>
    <w:rsid w:val="008E2ACF"/>
    <w:rsid w:val="008E3A27"/>
    <w:rsid w:val="008E3D8F"/>
    <w:rsid w:val="008E502B"/>
    <w:rsid w:val="008E67DD"/>
    <w:rsid w:val="008F1260"/>
    <w:rsid w:val="008F38E8"/>
    <w:rsid w:val="008F487F"/>
    <w:rsid w:val="008F4F88"/>
    <w:rsid w:val="008F5E33"/>
    <w:rsid w:val="008F6ED4"/>
    <w:rsid w:val="00901768"/>
    <w:rsid w:val="00902D01"/>
    <w:rsid w:val="009038C1"/>
    <w:rsid w:val="00904627"/>
    <w:rsid w:val="0090537C"/>
    <w:rsid w:val="00905A37"/>
    <w:rsid w:val="009061CC"/>
    <w:rsid w:val="00907DE4"/>
    <w:rsid w:val="009119E1"/>
    <w:rsid w:val="00912873"/>
    <w:rsid w:val="00912CE6"/>
    <w:rsid w:val="009134EB"/>
    <w:rsid w:val="00914EF2"/>
    <w:rsid w:val="00915C4F"/>
    <w:rsid w:val="009167D2"/>
    <w:rsid w:val="009179F3"/>
    <w:rsid w:val="0092139A"/>
    <w:rsid w:val="00924FE0"/>
    <w:rsid w:val="00931629"/>
    <w:rsid w:val="00932129"/>
    <w:rsid w:val="009350E6"/>
    <w:rsid w:val="00935A97"/>
    <w:rsid w:val="009402B7"/>
    <w:rsid w:val="00946DEC"/>
    <w:rsid w:val="00952204"/>
    <w:rsid w:val="00954AB7"/>
    <w:rsid w:val="009551E7"/>
    <w:rsid w:val="0095686F"/>
    <w:rsid w:val="00957E7D"/>
    <w:rsid w:val="00960EBC"/>
    <w:rsid w:val="009612EA"/>
    <w:rsid w:val="00961C59"/>
    <w:rsid w:val="00962D07"/>
    <w:rsid w:val="0096455B"/>
    <w:rsid w:val="009706A7"/>
    <w:rsid w:val="00971041"/>
    <w:rsid w:val="00973EE6"/>
    <w:rsid w:val="009749CD"/>
    <w:rsid w:val="00974AA2"/>
    <w:rsid w:val="009760F0"/>
    <w:rsid w:val="00977A71"/>
    <w:rsid w:val="00981E04"/>
    <w:rsid w:val="0098288B"/>
    <w:rsid w:val="0098501C"/>
    <w:rsid w:val="00986011"/>
    <w:rsid w:val="009861B2"/>
    <w:rsid w:val="0098638C"/>
    <w:rsid w:val="009874ED"/>
    <w:rsid w:val="00987858"/>
    <w:rsid w:val="00990850"/>
    <w:rsid w:val="00991BDF"/>
    <w:rsid w:val="00991E9B"/>
    <w:rsid w:val="009934B8"/>
    <w:rsid w:val="00995D9F"/>
    <w:rsid w:val="009A0A51"/>
    <w:rsid w:val="009A1FC9"/>
    <w:rsid w:val="009B0352"/>
    <w:rsid w:val="009B2435"/>
    <w:rsid w:val="009B50DA"/>
    <w:rsid w:val="009B6CB9"/>
    <w:rsid w:val="009C2084"/>
    <w:rsid w:val="009C3148"/>
    <w:rsid w:val="009C33C6"/>
    <w:rsid w:val="009C3CAC"/>
    <w:rsid w:val="009C3D07"/>
    <w:rsid w:val="009C4022"/>
    <w:rsid w:val="009C51EA"/>
    <w:rsid w:val="009C58E0"/>
    <w:rsid w:val="009C6390"/>
    <w:rsid w:val="009C68B0"/>
    <w:rsid w:val="009D1267"/>
    <w:rsid w:val="009D7166"/>
    <w:rsid w:val="009D79F6"/>
    <w:rsid w:val="009E0308"/>
    <w:rsid w:val="009E0CDA"/>
    <w:rsid w:val="009E4677"/>
    <w:rsid w:val="009E4C94"/>
    <w:rsid w:val="009E4F05"/>
    <w:rsid w:val="009F39CE"/>
    <w:rsid w:val="009F4B13"/>
    <w:rsid w:val="009F5132"/>
    <w:rsid w:val="009F5C57"/>
    <w:rsid w:val="009F6A71"/>
    <w:rsid w:val="00A055D0"/>
    <w:rsid w:val="00A05FB8"/>
    <w:rsid w:val="00A06E62"/>
    <w:rsid w:val="00A07665"/>
    <w:rsid w:val="00A10510"/>
    <w:rsid w:val="00A12E24"/>
    <w:rsid w:val="00A13774"/>
    <w:rsid w:val="00A14B07"/>
    <w:rsid w:val="00A1586E"/>
    <w:rsid w:val="00A15BFF"/>
    <w:rsid w:val="00A1750B"/>
    <w:rsid w:val="00A17862"/>
    <w:rsid w:val="00A20275"/>
    <w:rsid w:val="00A20DDD"/>
    <w:rsid w:val="00A236E0"/>
    <w:rsid w:val="00A244BD"/>
    <w:rsid w:val="00A25050"/>
    <w:rsid w:val="00A261EA"/>
    <w:rsid w:val="00A27DAF"/>
    <w:rsid w:val="00A31514"/>
    <w:rsid w:val="00A31584"/>
    <w:rsid w:val="00A318D5"/>
    <w:rsid w:val="00A3221C"/>
    <w:rsid w:val="00A33AC8"/>
    <w:rsid w:val="00A34AFD"/>
    <w:rsid w:val="00A4001E"/>
    <w:rsid w:val="00A41AE7"/>
    <w:rsid w:val="00A44740"/>
    <w:rsid w:val="00A44D41"/>
    <w:rsid w:val="00A47723"/>
    <w:rsid w:val="00A47913"/>
    <w:rsid w:val="00A505E2"/>
    <w:rsid w:val="00A50615"/>
    <w:rsid w:val="00A517C7"/>
    <w:rsid w:val="00A571C1"/>
    <w:rsid w:val="00A60514"/>
    <w:rsid w:val="00A61214"/>
    <w:rsid w:val="00A61649"/>
    <w:rsid w:val="00A66A10"/>
    <w:rsid w:val="00A71FC7"/>
    <w:rsid w:val="00A722A9"/>
    <w:rsid w:val="00A7724D"/>
    <w:rsid w:val="00A77DA2"/>
    <w:rsid w:val="00A821C6"/>
    <w:rsid w:val="00A8393B"/>
    <w:rsid w:val="00A83BD6"/>
    <w:rsid w:val="00A847E3"/>
    <w:rsid w:val="00A84B9D"/>
    <w:rsid w:val="00A8545F"/>
    <w:rsid w:val="00A85A25"/>
    <w:rsid w:val="00A85D93"/>
    <w:rsid w:val="00A87586"/>
    <w:rsid w:val="00A90B72"/>
    <w:rsid w:val="00A90E18"/>
    <w:rsid w:val="00A94360"/>
    <w:rsid w:val="00A95531"/>
    <w:rsid w:val="00A96C2D"/>
    <w:rsid w:val="00A96E15"/>
    <w:rsid w:val="00A97177"/>
    <w:rsid w:val="00A97343"/>
    <w:rsid w:val="00AA126B"/>
    <w:rsid w:val="00AA20AD"/>
    <w:rsid w:val="00AA2C76"/>
    <w:rsid w:val="00AA3BDB"/>
    <w:rsid w:val="00AA5E29"/>
    <w:rsid w:val="00AA6866"/>
    <w:rsid w:val="00AB0CE0"/>
    <w:rsid w:val="00AB0E6D"/>
    <w:rsid w:val="00AB14F6"/>
    <w:rsid w:val="00AB29E1"/>
    <w:rsid w:val="00AB363D"/>
    <w:rsid w:val="00AB4AE8"/>
    <w:rsid w:val="00AB5C42"/>
    <w:rsid w:val="00AC1923"/>
    <w:rsid w:val="00AC1F37"/>
    <w:rsid w:val="00AC4159"/>
    <w:rsid w:val="00AC4C5E"/>
    <w:rsid w:val="00AC5528"/>
    <w:rsid w:val="00AC7DE0"/>
    <w:rsid w:val="00AD489D"/>
    <w:rsid w:val="00AD53EC"/>
    <w:rsid w:val="00AD5CB1"/>
    <w:rsid w:val="00AE0599"/>
    <w:rsid w:val="00AE1155"/>
    <w:rsid w:val="00AE3257"/>
    <w:rsid w:val="00AE3762"/>
    <w:rsid w:val="00AE6478"/>
    <w:rsid w:val="00AE6C76"/>
    <w:rsid w:val="00AF015F"/>
    <w:rsid w:val="00AF0845"/>
    <w:rsid w:val="00AF14E3"/>
    <w:rsid w:val="00AF1DEE"/>
    <w:rsid w:val="00AF2C5A"/>
    <w:rsid w:val="00AF2EF7"/>
    <w:rsid w:val="00AF3521"/>
    <w:rsid w:val="00AF4314"/>
    <w:rsid w:val="00AF5D89"/>
    <w:rsid w:val="00AF696E"/>
    <w:rsid w:val="00B00100"/>
    <w:rsid w:val="00B016C0"/>
    <w:rsid w:val="00B0291E"/>
    <w:rsid w:val="00B02DDF"/>
    <w:rsid w:val="00B03156"/>
    <w:rsid w:val="00B03EE6"/>
    <w:rsid w:val="00B0580A"/>
    <w:rsid w:val="00B100D4"/>
    <w:rsid w:val="00B130FA"/>
    <w:rsid w:val="00B1419A"/>
    <w:rsid w:val="00B14EF3"/>
    <w:rsid w:val="00B15409"/>
    <w:rsid w:val="00B1696C"/>
    <w:rsid w:val="00B16D0A"/>
    <w:rsid w:val="00B1754B"/>
    <w:rsid w:val="00B24492"/>
    <w:rsid w:val="00B245CC"/>
    <w:rsid w:val="00B2478E"/>
    <w:rsid w:val="00B3451E"/>
    <w:rsid w:val="00B36BD8"/>
    <w:rsid w:val="00B37348"/>
    <w:rsid w:val="00B40A2C"/>
    <w:rsid w:val="00B45974"/>
    <w:rsid w:val="00B46560"/>
    <w:rsid w:val="00B47541"/>
    <w:rsid w:val="00B50881"/>
    <w:rsid w:val="00B509BB"/>
    <w:rsid w:val="00B50A35"/>
    <w:rsid w:val="00B57D42"/>
    <w:rsid w:val="00B57F4B"/>
    <w:rsid w:val="00B6071C"/>
    <w:rsid w:val="00B62E52"/>
    <w:rsid w:val="00B64070"/>
    <w:rsid w:val="00B644ED"/>
    <w:rsid w:val="00B673C6"/>
    <w:rsid w:val="00B70C85"/>
    <w:rsid w:val="00B70D3D"/>
    <w:rsid w:val="00B718FB"/>
    <w:rsid w:val="00B71FB2"/>
    <w:rsid w:val="00B73410"/>
    <w:rsid w:val="00B7454D"/>
    <w:rsid w:val="00B757CC"/>
    <w:rsid w:val="00B770FD"/>
    <w:rsid w:val="00B81FBA"/>
    <w:rsid w:val="00B84BD5"/>
    <w:rsid w:val="00B84D66"/>
    <w:rsid w:val="00B86480"/>
    <w:rsid w:val="00B864E9"/>
    <w:rsid w:val="00B90B7B"/>
    <w:rsid w:val="00B90E84"/>
    <w:rsid w:val="00B90EFC"/>
    <w:rsid w:val="00B9341E"/>
    <w:rsid w:val="00B94619"/>
    <w:rsid w:val="00B950CC"/>
    <w:rsid w:val="00B95A85"/>
    <w:rsid w:val="00BA3AD4"/>
    <w:rsid w:val="00BA3C36"/>
    <w:rsid w:val="00BA5C3A"/>
    <w:rsid w:val="00BB0A66"/>
    <w:rsid w:val="00BB1EA1"/>
    <w:rsid w:val="00BB2171"/>
    <w:rsid w:val="00BB2329"/>
    <w:rsid w:val="00BB3096"/>
    <w:rsid w:val="00BB4B77"/>
    <w:rsid w:val="00BB5BE9"/>
    <w:rsid w:val="00BB6367"/>
    <w:rsid w:val="00BB6D6F"/>
    <w:rsid w:val="00BB6F07"/>
    <w:rsid w:val="00BC00F9"/>
    <w:rsid w:val="00BC232A"/>
    <w:rsid w:val="00BC42B4"/>
    <w:rsid w:val="00BC4714"/>
    <w:rsid w:val="00BC7600"/>
    <w:rsid w:val="00BD0F5A"/>
    <w:rsid w:val="00BD5319"/>
    <w:rsid w:val="00BD5A97"/>
    <w:rsid w:val="00BD6D71"/>
    <w:rsid w:val="00BD7C58"/>
    <w:rsid w:val="00BE445F"/>
    <w:rsid w:val="00BE4E7C"/>
    <w:rsid w:val="00BE626F"/>
    <w:rsid w:val="00BE6661"/>
    <w:rsid w:val="00BE69AA"/>
    <w:rsid w:val="00BF035B"/>
    <w:rsid w:val="00BF0A75"/>
    <w:rsid w:val="00BF1358"/>
    <w:rsid w:val="00BF1E2D"/>
    <w:rsid w:val="00BF202E"/>
    <w:rsid w:val="00BF34C4"/>
    <w:rsid w:val="00BF4B53"/>
    <w:rsid w:val="00C02918"/>
    <w:rsid w:val="00C039E1"/>
    <w:rsid w:val="00C040B2"/>
    <w:rsid w:val="00C0517B"/>
    <w:rsid w:val="00C05899"/>
    <w:rsid w:val="00C11F85"/>
    <w:rsid w:val="00C14DE8"/>
    <w:rsid w:val="00C150F3"/>
    <w:rsid w:val="00C201F1"/>
    <w:rsid w:val="00C207D4"/>
    <w:rsid w:val="00C20A2B"/>
    <w:rsid w:val="00C21ECF"/>
    <w:rsid w:val="00C241E8"/>
    <w:rsid w:val="00C274FE"/>
    <w:rsid w:val="00C308EB"/>
    <w:rsid w:val="00C317EA"/>
    <w:rsid w:val="00C33D68"/>
    <w:rsid w:val="00C34E94"/>
    <w:rsid w:val="00C40379"/>
    <w:rsid w:val="00C501C6"/>
    <w:rsid w:val="00C535DA"/>
    <w:rsid w:val="00C53BC0"/>
    <w:rsid w:val="00C54628"/>
    <w:rsid w:val="00C57FB9"/>
    <w:rsid w:val="00C60781"/>
    <w:rsid w:val="00C608F8"/>
    <w:rsid w:val="00C6180E"/>
    <w:rsid w:val="00C62A90"/>
    <w:rsid w:val="00C6454B"/>
    <w:rsid w:val="00C652EB"/>
    <w:rsid w:val="00C65457"/>
    <w:rsid w:val="00C655B2"/>
    <w:rsid w:val="00C65893"/>
    <w:rsid w:val="00C678B0"/>
    <w:rsid w:val="00C7005D"/>
    <w:rsid w:val="00C76916"/>
    <w:rsid w:val="00C76D63"/>
    <w:rsid w:val="00C8480D"/>
    <w:rsid w:val="00C8789E"/>
    <w:rsid w:val="00C90B08"/>
    <w:rsid w:val="00C9683E"/>
    <w:rsid w:val="00C97620"/>
    <w:rsid w:val="00CA0570"/>
    <w:rsid w:val="00CA14F0"/>
    <w:rsid w:val="00CA3A81"/>
    <w:rsid w:val="00CA59FA"/>
    <w:rsid w:val="00CA7A92"/>
    <w:rsid w:val="00CA7B78"/>
    <w:rsid w:val="00CB066A"/>
    <w:rsid w:val="00CB16D3"/>
    <w:rsid w:val="00CB2317"/>
    <w:rsid w:val="00CB3B19"/>
    <w:rsid w:val="00CB53D6"/>
    <w:rsid w:val="00CB557F"/>
    <w:rsid w:val="00CB68BA"/>
    <w:rsid w:val="00CB739A"/>
    <w:rsid w:val="00CC05FE"/>
    <w:rsid w:val="00CC34E8"/>
    <w:rsid w:val="00CC46A8"/>
    <w:rsid w:val="00CC569C"/>
    <w:rsid w:val="00CC7221"/>
    <w:rsid w:val="00CC752F"/>
    <w:rsid w:val="00CD14E4"/>
    <w:rsid w:val="00CD1579"/>
    <w:rsid w:val="00CD240D"/>
    <w:rsid w:val="00CD2F27"/>
    <w:rsid w:val="00CD3A31"/>
    <w:rsid w:val="00CD59DF"/>
    <w:rsid w:val="00CD5DBF"/>
    <w:rsid w:val="00CD6B9D"/>
    <w:rsid w:val="00CE1BF6"/>
    <w:rsid w:val="00CE1C51"/>
    <w:rsid w:val="00CE7EFE"/>
    <w:rsid w:val="00CE7F09"/>
    <w:rsid w:val="00CF15BF"/>
    <w:rsid w:val="00CF1BC9"/>
    <w:rsid w:val="00CF249E"/>
    <w:rsid w:val="00CF3176"/>
    <w:rsid w:val="00CF4B41"/>
    <w:rsid w:val="00CF528F"/>
    <w:rsid w:val="00CF552D"/>
    <w:rsid w:val="00CF728E"/>
    <w:rsid w:val="00CF7FBC"/>
    <w:rsid w:val="00D01243"/>
    <w:rsid w:val="00D04079"/>
    <w:rsid w:val="00D04163"/>
    <w:rsid w:val="00D058F0"/>
    <w:rsid w:val="00D05ECE"/>
    <w:rsid w:val="00D07DA8"/>
    <w:rsid w:val="00D07DEF"/>
    <w:rsid w:val="00D1292C"/>
    <w:rsid w:val="00D129BA"/>
    <w:rsid w:val="00D13C92"/>
    <w:rsid w:val="00D144F5"/>
    <w:rsid w:val="00D154A5"/>
    <w:rsid w:val="00D15CE8"/>
    <w:rsid w:val="00D16547"/>
    <w:rsid w:val="00D20C8F"/>
    <w:rsid w:val="00D21EBA"/>
    <w:rsid w:val="00D27BB9"/>
    <w:rsid w:val="00D30888"/>
    <w:rsid w:val="00D31B17"/>
    <w:rsid w:val="00D34E92"/>
    <w:rsid w:val="00D35D3E"/>
    <w:rsid w:val="00D361DF"/>
    <w:rsid w:val="00D367A0"/>
    <w:rsid w:val="00D36E6C"/>
    <w:rsid w:val="00D37404"/>
    <w:rsid w:val="00D410E6"/>
    <w:rsid w:val="00D447F6"/>
    <w:rsid w:val="00D47FF3"/>
    <w:rsid w:val="00D50755"/>
    <w:rsid w:val="00D517A3"/>
    <w:rsid w:val="00D51985"/>
    <w:rsid w:val="00D524AB"/>
    <w:rsid w:val="00D5709B"/>
    <w:rsid w:val="00D60059"/>
    <w:rsid w:val="00D60414"/>
    <w:rsid w:val="00D613B9"/>
    <w:rsid w:val="00D6204C"/>
    <w:rsid w:val="00D6210F"/>
    <w:rsid w:val="00D641CA"/>
    <w:rsid w:val="00D65C7F"/>
    <w:rsid w:val="00D670E8"/>
    <w:rsid w:val="00D70106"/>
    <w:rsid w:val="00D70477"/>
    <w:rsid w:val="00D70FDB"/>
    <w:rsid w:val="00D71480"/>
    <w:rsid w:val="00D7172B"/>
    <w:rsid w:val="00D71EA4"/>
    <w:rsid w:val="00D7206B"/>
    <w:rsid w:val="00D7254E"/>
    <w:rsid w:val="00D72686"/>
    <w:rsid w:val="00D72E17"/>
    <w:rsid w:val="00D73920"/>
    <w:rsid w:val="00D7409E"/>
    <w:rsid w:val="00D76178"/>
    <w:rsid w:val="00D76FFE"/>
    <w:rsid w:val="00D771F7"/>
    <w:rsid w:val="00D8257E"/>
    <w:rsid w:val="00D85513"/>
    <w:rsid w:val="00D86B67"/>
    <w:rsid w:val="00D87D2D"/>
    <w:rsid w:val="00D90C69"/>
    <w:rsid w:val="00D918A0"/>
    <w:rsid w:val="00D91B9A"/>
    <w:rsid w:val="00D93CE0"/>
    <w:rsid w:val="00DA13DE"/>
    <w:rsid w:val="00DA2AFC"/>
    <w:rsid w:val="00DA34F1"/>
    <w:rsid w:val="00DA354F"/>
    <w:rsid w:val="00DA6592"/>
    <w:rsid w:val="00DA6955"/>
    <w:rsid w:val="00DB00CC"/>
    <w:rsid w:val="00DB19D3"/>
    <w:rsid w:val="00DB24B1"/>
    <w:rsid w:val="00DB46EC"/>
    <w:rsid w:val="00DC1ABE"/>
    <w:rsid w:val="00DC4768"/>
    <w:rsid w:val="00DC485C"/>
    <w:rsid w:val="00DC6031"/>
    <w:rsid w:val="00DC62D7"/>
    <w:rsid w:val="00DD01CA"/>
    <w:rsid w:val="00DD13AD"/>
    <w:rsid w:val="00DD3662"/>
    <w:rsid w:val="00DD4E03"/>
    <w:rsid w:val="00DD5A75"/>
    <w:rsid w:val="00DD5EB6"/>
    <w:rsid w:val="00DD634E"/>
    <w:rsid w:val="00DE1877"/>
    <w:rsid w:val="00DE1C79"/>
    <w:rsid w:val="00DE269E"/>
    <w:rsid w:val="00DE3AC8"/>
    <w:rsid w:val="00DE4B5E"/>
    <w:rsid w:val="00DE667F"/>
    <w:rsid w:val="00DF294D"/>
    <w:rsid w:val="00DF3AF5"/>
    <w:rsid w:val="00DF5ADB"/>
    <w:rsid w:val="00DF6F3B"/>
    <w:rsid w:val="00DF72A4"/>
    <w:rsid w:val="00DF74FD"/>
    <w:rsid w:val="00E02420"/>
    <w:rsid w:val="00E04A2A"/>
    <w:rsid w:val="00E04D7D"/>
    <w:rsid w:val="00E12812"/>
    <w:rsid w:val="00E13137"/>
    <w:rsid w:val="00E13660"/>
    <w:rsid w:val="00E1416B"/>
    <w:rsid w:val="00E14EEF"/>
    <w:rsid w:val="00E16D19"/>
    <w:rsid w:val="00E20915"/>
    <w:rsid w:val="00E20A0D"/>
    <w:rsid w:val="00E21F23"/>
    <w:rsid w:val="00E22AE9"/>
    <w:rsid w:val="00E23E19"/>
    <w:rsid w:val="00E25415"/>
    <w:rsid w:val="00E256BF"/>
    <w:rsid w:val="00E25970"/>
    <w:rsid w:val="00E27264"/>
    <w:rsid w:val="00E30617"/>
    <w:rsid w:val="00E307F6"/>
    <w:rsid w:val="00E3081F"/>
    <w:rsid w:val="00E3230E"/>
    <w:rsid w:val="00E32822"/>
    <w:rsid w:val="00E35ECE"/>
    <w:rsid w:val="00E370D2"/>
    <w:rsid w:val="00E40A79"/>
    <w:rsid w:val="00E44574"/>
    <w:rsid w:val="00E458E0"/>
    <w:rsid w:val="00E46A31"/>
    <w:rsid w:val="00E46A74"/>
    <w:rsid w:val="00E470E7"/>
    <w:rsid w:val="00E504B5"/>
    <w:rsid w:val="00E509A9"/>
    <w:rsid w:val="00E5447B"/>
    <w:rsid w:val="00E549DB"/>
    <w:rsid w:val="00E568EE"/>
    <w:rsid w:val="00E56F9A"/>
    <w:rsid w:val="00E60515"/>
    <w:rsid w:val="00E607A3"/>
    <w:rsid w:val="00E62A3C"/>
    <w:rsid w:val="00E63705"/>
    <w:rsid w:val="00E63DF5"/>
    <w:rsid w:val="00E65092"/>
    <w:rsid w:val="00E65CBA"/>
    <w:rsid w:val="00E66DD4"/>
    <w:rsid w:val="00E678F0"/>
    <w:rsid w:val="00E702E2"/>
    <w:rsid w:val="00E70C7B"/>
    <w:rsid w:val="00E71BF5"/>
    <w:rsid w:val="00E725EA"/>
    <w:rsid w:val="00E7560F"/>
    <w:rsid w:val="00E7685E"/>
    <w:rsid w:val="00E80527"/>
    <w:rsid w:val="00E81740"/>
    <w:rsid w:val="00E82144"/>
    <w:rsid w:val="00E84CC1"/>
    <w:rsid w:val="00E8712F"/>
    <w:rsid w:val="00E87B04"/>
    <w:rsid w:val="00E90B0D"/>
    <w:rsid w:val="00E922F1"/>
    <w:rsid w:val="00E949D5"/>
    <w:rsid w:val="00E963AB"/>
    <w:rsid w:val="00E96EEB"/>
    <w:rsid w:val="00EA0995"/>
    <w:rsid w:val="00EA1145"/>
    <w:rsid w:val="00EA40D7"/>
    <w:rsid w:val="00EA44CA"/>
    <w:rsid w:val="00EA672E"/>
    <w:rsid w:val="00EA760D"/>
    <w:rsid w:val="00EB143A"/>
    <w:rsid w:val="00EB20CA"/>
    <w:rsid w:val="00EB433D"/>
    <w:rsid w:val="00EB5B04"/>
    <w:rsid w:val="00EB5FED"/>
    <w:rsid w:val="00EC0505"/>
    <w:rsid w:val="00EC1C45"/>
    <w:rsid w:val="00EC2CE7"/>
    <w:rsid w:val="00EC3534"/>
    <w:rsid w:val="00EC3629"/>
    <w:rsid w:val="00EC5622"/>
    <w:rsid w:val="00ED0FA2"/>
    <w:rsid w:val="00ED22E0"/>
    <w:rsid w:val="00ED2EA0"/>
    <w:rsid w:val="00ED3833"/>
    <w:rsid w:val="00ED5E61"/>
    <w:rsid w:val="00ED7EA7"/>
    <w:rsid w:val="00ED7F4E"/>
    <w:rsid w:val="00EE22B5"/>
    <w:rsid w:val="00EE23F2"/>
    <w:rsid w:val="00EE3E12"/>
    <w:rsid w:val="00EE7554"/>
    <w:rsid w:val="00EE7868"/>
    <w:rsid w:val="00EF1517"/>
    <w:rsid w:val="00EF36E0"/>
    <w:rsid w:val="00EF400C"/>
    <w:rsid w:val="00F01803"/>
    <w:rsid w:val="00F01E4A"/>
    <w:rsid w:val="00F0491C"/>
    <w:rsid w:val="00F067E5"/>
    <w:rsid w:val="00F07168"/>
    <w:rsid w:val="00F114EB"/>
    <w:rsid w:val="00F12687"/>
    <w:rsid w:val="00F1397B"/>
    <w:rsid w:val="00F153D7"/>
    <w:rsid w:val="00F24A60"/>
    <w:rsid w:val="00F24AEA"/>
    <w:rsid w:val="00F24E0A"/>
    <w:rsid w:val="00F251FD"/>
    <w:rsid w:val="00F26888"/>
    <w:rsid w:val="00F31F90"/>
    <w:rsid w:val="00F324C7"/>
    <w:rsid w:val="00F334FC"/>
    <w:rsid w:val="00F33F3D"/>
    <w:rsid w:val="00F3781A"/>
    <w:rsid w:val="00F4083C"/>
    <w:rsid w:val="00F412E3"/>
    <w:rsid w:val="00F41BA9"/>
    <w:rsid w:val="00F44099"/>
    <w:rsid w:val="00F52F79"/>
    <w:rsid w:val="00F55C54"/>
    <w:rsid w:val="00F57541"/>
    <w:rsid w:val="00F6181A"/>
    <w:rsid w:val="00F62418"/>
    <w:rsid w:val="00F62CF6"/>
    <w:rsid w:val="00F634EB"/>
    <w:rsid w:val="00F66874"/>
    <w:rsid w:val="00F730DF"/>
    <w:rsid w:val="00F763A6"/>
    <w:rsid w:val="00F77B2E"/>
    <w:rsid w:val="00F802C0"/>
    <w:rsid w:val="00F8061C"/>
    <w:rsid w:val="00F808A0"/>
    <w:rsid w:val="00F80FD7"/>
    <w:rsid w:val="00F842FE"/>
    <w:rsid w:val="00F84F87"/>
    <w:rsid w:val="00F855EC"/>
    <w:rsid w:val="00F86764"/>
    <w:rsid w:val="00F86820"/>
    <w:rsid w:val="00F90CB6"/>
    <w:rsid w:val="00F91893"/>
    <w:rsid w:val="00F91D2D"/>
    <w:rsid w:val="00F92A20"/>
    <w:rsid w:val="00F92EE5"/>
    <w:rsid w:val="00F937DD"/>
    <w:rsid w:val="00F9643C"/>
    <w:rsid w:val="00F96CE6"/>
    <w:rsid w:val="00F9780C"/>
    <w:rsid w:val="00FA00AC"/>
    <w:rsid w:val="00FA1789"/>
    <w:rsid w:val="00FA3EC1"/>
    <w:rsid w:val="00FA4EB9"/>
    <w:rsid w:val="00FA511B"/>
    <w:rsid w:val="00FA520A"/>
    <w:rsid w:val="00FA6C9F"/>
    <w:rsid w:val="00FA71BA"/>
    <w:rsid w:val="00FA7928"/>
    <w:rsid w:val="00FA7A35"/>
    <w:rsid w:val="00FB148C"/>
    <w:rsid w:val="00FB20D6"/>
    <w:rsid w:val="00FB5649"/>
    <w:rsid w:val="00FB5952"/>
    <w:rsid w:val="00FB6EDA"/>
    <w:rsid w:val="00FB766B"/>
    <w:rsid w:val="00FB7A53"/>
    <w:rsid w:val="00FC2A7E"/>
    <w:rsid w:val="00FC391B"/>
    <w:rsid w:val="00FC45C9"/>
    <w:rsid w:val="00FC5EF8"/>
    <w:rsid w:val="00FC62CF"/>
    <w:rsid w:val="00FC68A0"/>
    <w:rsid w:val="00FC7350"/>
    <w:rsid w:val="00FC75E7"/>
    <w:rsid w:val="00FD1F08"/>
    <w:rsid w:val="00FD4165"/>
    <w:rsid w:val="00FD52A5"/>
    <w:rsid w:val="00FD6C5B"/>
    <w:rsid w:val="00FD7B15"/>
    <w:rsid w:val="00FE0A07"/>
    <w:rsid w:val="00FE0D56"/>
    <w:rsid w:val="00FE16DE"/>
    <w:rsid w:val="00FE2326"/>
    <w:rsid w:val="00FE5121"/>
    <w:rsid w:val="00FE7514"/>
    <w:rsid w:val="00FF0E20"/>
    <w:rsid w:val="00FF1C5A"/>
    <w:rsid w:val="00FF1D55"/>
    <w:rsid w:val="00FF2626"/>
    <w:rsid w:val="00FF2E42"/>
    <w:rsid w:val="00FF3CBB"/>
    <w:rsid w:val="00FF3D6B"/>
    <w:rsid w:val="00FF4903"/>
    <w:rsid w:val="00FF4D4E"/>
    <w:rsid w:val="00FF5C77"/>
    <w:rsid w:val="00FF61D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stroke endarrow="block"/>
      <o:colormru v:ext="edit" colors="#fc6,#f96,#ecac5e,#9f9,#cf9,#6f9,#ffc,#cc0"/>
    </o:shapedefaults>
    <o:shapelayout v:ext="edit">
      <o:idmap v:ext="edit" data="1"/>
    </o:shapelayout>
  </w:shapeDefaults>
  <w:decimalSymbol w:val="."/>
  <w:listSeparator w:val=","/>
  <w14:docId w14:val="5BFC3A5D"/>
  <w15:docId w15:val="{E951F470-BF68-4746-98FD-6D7AD61D3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645BF1"/>
    <w:rPr>
      <w:rFonts w:asciiTheme="minorHAnsi" w:hAnsiTheme="minorHAnsi" w:cstheme="minorHAnsi"/>
      <w:color w:val="000000"/>
      <w:sz w:val="24"/>
      <w:szCs w:val="24"/>
    </w:rPr>
  </w:style>
  <w:style w:type="paragraph" w:styleId="Heading1">
    <w:name w:val="heading 1"/>
    <w:basedOn w:val="Normal"/>
    <w:next w:val="Normal"/>
    <w:autoRedefine/>
    <w:qFormat/>
    <w:rsid w:val="00AE3762"/>
    <w:pPr>
      <w:keepNext/>
      <w:numPr>
        <w:numId w:val="26"/>
      </w:numPr>
      <w:tabs>
        <w:tab w:val="clear" w:pos="900"/>
      </w:tabs>
      <w:spacing w:beforeLines="40" w:afterLines="40"/>
      <w:ind w:left="360"/>
      <w:outlineLvl w:val="0"/>
    </w:pPr>
    <w:rPr>
      <w:rFonts w:cs="Arial"/>
      <w:b/>
      <w:bCs/>
      <w:sz w:val="32"/>
      <w:szCs w:val="26"/>
    </w:rPr>
  </w:style>
  <w:style w:type="paragraph" w:styleId="Heading2">
    <w:name w:val="heading 2"/>
    <w:basedOn w:val="Heading1"/>
    <w:next w:val="Normal"/>
    <w:autoRedefine/>
    <w:qFormat/>
    <w:rsid w:val="00AE3762"/>
    <w:pPr>
      <w:numPr>
        <w:ilvl w:val="1"/>
      </w:numPr>
      <w:tabs>
        <w:tab w:val="clear" w:pos="1530"/>
        <w:tab w:val="num" w:pos="540"/>
      </w:tabs>
      <w:ind w:left="0" w:firstLine="0"/>
      <w:outlineLvl w:val="1"/>
    </w:pPr>
    <w:rPr>
      <w:sz w:val="28"/>
      <w:szCs w:val="36"/>
    </w:rPr>
  </w:style>
  <w:style w:type="paragraph" w:styleId="Heading3">
    <w:name w:val="heading 3"/>
    <w:basedOn w:val="Heading2"/>
    <w:next w:val="Normal"/>
    <w:autoRedefine/>
    <w:qFormat/>
    <w:rsid w:val="009E4C94"/>
    <w:pPr>
      <w:numPr>
        <w:ilvl w:val="2"/>
      </w:numPr>
      <w:tabs>
        <w:tab w:val="clear" w:pos="2520"/>
        <w:tab w:val="num" w:pos="540"/>
      </w:tabs>
      <w:ind w:left="0" w:firstLine="0"/>
      <w:outlineLvl w:val="2"/>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516A80"/>
    <w:rPr>
      <w:b/>
      <w:bCs/>
      <w:sz w:val="20"/>
      <w:szCs w:val="20"/>
    </w:rPr>
  </w:style>
  <w:style w:type="paragraph" w:customStyle="1" w:styleId="Body">
    <w:name w:val="Body"/>
    <w:basedOn w:val="Normal"/>
    <w:rsid w:val="00516A80"/>
    <w:pPr>
      <w:spacing w:after="240"/>
    </w:pPr>
    <w:rPr>
      <w:rFonts w:ascii="Helvetica" w:hAnsi="Helvetica"/>
      <w:sz w:val="20"/>
      <w:szCs w:val="20"/>
    </w:rPr>
  </w:style>
  <w:style w:type="character" w:styleId="CommentReference">
    <w:name w:val="annotation reference"/>
    <w:basedOn w:val="DefaultParagraphFont"/>
    <w:semiHidden/>
    <w:rsid w:val="00516A80"/>
    <w:rPr>
      <w:sz w:val="16"/>
      <w:szCs w:val="16"/>
    </w:rPr>
  </w:style>
  <w:style w:type="paragraph" w:styleId="BalloonText">
    <w:name w:val="Balloon Text"/>
    <w:basedOn w:val="Normal"/>
    <w:semiHidden/>
    <w:rsid w:val="00516A80"/>
    <w:rPr>
      <w:rFonts w:ascii="Tahoma" w:hAnsi="Tahoma" w:cs="Tahoma"/>
      <w:sz w:val="16"/>
      <w:szCs w:val="16"/>
    </w:rPr>
  </w:style>
  <w:style w:type="paragraph" w:styleId="DocumentMap">
    <w:name w:val="Document Map"/>
    <w:basedOn w:val="Normal"/>
    <w:semiHidden/>
    <w:rsid w:val="00516A80"/>
    <w:pPr>
      <w:shd w:val="clear" w:color="auto" w:fill="000080"/>
    </w:pPr>
    <w:rPr>
      <w:rFonts w:ascii="Tahoma" w:hAnsi="Tahoma" w:cs="Tahoma"/>
    </w:rPr>
  </w:style>
  <w:style w:type="paragraph" w:styleId="CommentText">
    <w:name w:val="annotation text"/>
    <w:basedOn w:val="Normal"/>
    <w:semiHidden/>
    <w:rsid w:val="00516A80"/>
    <w:rPr>
      <w:sz w:val="20"/>
      <w:szCs w:val="20"/>
    </w:rPr>
  </w:style>
  <w:style w:type="paragraph" w:styleId="Footer">
    <w:name w:val="footer"/>
    <w:basedOn w:val="Normal"/>
    <w:rsid w:val="000565C1"/>
    <w:pPr>
      <w:tabs>
        <w:tab w:val="center" w:pos="4320"/>
        <w:tab w:val="right" w:pos="8640"/>
      </w:tabs>
    </w:pPr>
  </w:style>
  <w:style w:type="character" w:styleId="PageNumber">
    <w:name w:val="page number"/>
    <w:basedOn w:val="DefaultParagraphFont"/>
    <w:rsid w:val="000565C1"/>
  </w:style>
  <w:style w:type="paragraph" w:styleId="CommentSubject">
    <w:name w:val="annotation subject"/>
    <w:basedOn w:val="CommentText"/>
    <w:next w:val="CommentText"/>
    <w:semiHidden/>
    <w:rsid w:val="00B02DDF"/>
    <w:rPr>
      <w:b/>
      <w:bCs/>
    </w:rPr>
  </w:style>
  <w:style w:type="paragraph" w:styleId="Header">
    <w:name w:val="header"/>
    <w:basedOn w:val="Normal"/>
    <w:rsid w:val="00B02DDF"/>
    <w:pPr>
      <w:tabs>
        <w:tab w:val="center" w:pos="4320"/>
        <w:tab w:val="right" w:pos="8640"/>
      </w:tabs>
    </w:pPr>
  </w:style>
  <w:style w:type="paragraph" w:customStyle="1" w:styleId="Reference">
    <w:name w:val="Reference"/>
    <w:basedOn w:val="Normal"/>
    <w:rsid w:val="002A4774"/>
    <w:pPr>
      <w:widowControl w:val="0"/>
      <w:numPr>
        <w:numId w:val="37"/>
      </w:numPr>
      <w:spacing w:before="60" w:line="240" w:lineRule="exact"/>
    </w:pPr>
    <w:rPr>
      <w:rFonts w:eastAsia="SimSun"/>
      <w:sz w:val="20"/>
      <w:szCs w:val="48"/>
    </w:rPr>
  </w:style>
  <w:style w:type="character" w:styleId="Hyperlink">
    <w:name w:val="Hyperlink"/>
    <w:basedOn w:val="DefaultParagraphFont"/>
    <w:uiPriority w:val="99"/>
    <w:rsid w:val="00AB363D"/>
    <w:rPr>
      <w:color w:val="0000FF"/>
      <w:u w:val="single"/>
    </w:rPr>
  </w:style>
  <w:style w:type="character" w:styleId="Emphasis">
    <w:name w:val="Emphasis"/>
    <w:basedOn w:val="DefaultParagraphFont"/>
    <w:qFormat/>
    <w:rsid w:val="00551FAD"/>
    <w:rPr>
      <w:i/>
      <w:iCs/>
    </w:rPr>
  </w:style>
  <w:style w:type="table" w:styleId="TableGrid">
    <w:name w:val="Table Grid"/>
    <w:basedOn w:val="TableNormal"/>
    <w:rsid w:val="00297FB7"/>
    <w:pPr>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AE3762"/>
    <w:pPr>
      <w:spacing w:before="240" w:after="6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AE3762"/>
    <w:rPr>
      <w:rFonts w:asciiTheme="majorHAnsi" w:eastAsiaTheme="majorEastAsia" w:hAnsiTheme="majorHAnsi" w:cstheme="majorBidi"/>
      <w:b/>
      <w:bCs/>
      <w:kern w:val="28"/>
      <w:sz w:val="32"/>
      <w:szCs w:val="32"/>
    </w:rPr>
  </w:style>
  <w:style w:type="paragraph" w:styleId="ListParagraph">
    <w:name w:val="List Paragraph"/>
    <w:basedOn w:val="Normal"/>
    <w:uiPriority w:val="34"/>
    <w:qFormat/>
    <w:rsid w:val="00274E59"/>
    <w:pPr>
      <w:ind w:left="720"/>
      <w:contextualSpacing/>
    </w:pPr>
  </w:style>
  <w:style w:type="character" w:styleId="FollowedHyperlink">
    <w:name w:val="FollowedHyperlink"/>
    <w:basedOn w:val="DefaultParagraphFont"/>
    <w:uiPriority w:val="99"/>
    <w:semiHidden/>
    <w:unhideWhenUsed/>
    <w:rsid w:val="00344CBF"/>
    <w:rPr>
      <w:color w:val="954F72"/>
      <w:u w:val="single"/>
    </w:rPr>
  </w:style>
  <w:style w:type="paragraph" w:customStyle="1" w:styleId="msonormal0">
    <w:name w:val="msonormal"/>
    <w:basedOn w:val="Normal"/>
    <w:rsid w:val="008433BE"/>
    <w:pPr>
      <w:spacing w:before="100" w:beforeAutospacing="1" w:after="100" w:afterAutospacing="1"/>
    </w:pPr>
    <w:rPr>
      <w:rFonts w:ascii="Times New Roman" w:hAnsi="Times New Roman"/>
    </w:rPr>
  </w:style>
  <w:style w:type="paragraph" w:customStyle="1" w:styleId="xl65">
    <w:name w:val="xl65"/>
    <w:basedOn w:val="Normal"/>
    <w:rsid w:val="008433BE"/>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pPr>
    <w:rPr>
      <w:rFonts w:ascii="Times New Roman" w:hAnsi="Times New Roman"/>
    </w:rPr>
  </w:style>
  <w:style w:type="paragraph" w:customStyle="1" w:styleId="xl66">
    <w:name w:val="xl66"/>
    <w:basedOn w:val="Normal"/>
    <w:rsid w:val="008433BE"/>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rPr>
  </w:style>
  <w:style w:type="paragraph" w:customStyle="1" w:styleId="xl67">
    <w:name w:val="xl67"/>
    <w:basedOn w:val="Normal"/>
    <w:rsid w:val="00411F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rPr>
  </w:style>
  <w:style w:type="paragraph" w:styleId="NormalWeb">
    <w:name w:val="Normal (Web)"/>
    <w:basedOn w:val="Normal"/>
    <w:uiPriority w:val="99"/>
    <w:semiHidden/>
    <w:unhideWhenUsed/>
    <w:rsid w:val="00542932"/>
    <w:pPr>
      <w:spacing w:before="100" w:beforeAutospacing="1" w:after="100" w:afterAutospacing="1"/>
    </w:pPr>
    <w:rPr>
      <w:rFonts w:ascii="Times New Roman" w:hAnsi="Times New Roman" w:cs="Times New Roman"/>
      <w:color w:val="auto"/>
    </w:rPr>
  </w:style>
  <w:style w:type="paragraph" w:styleId="Revision">
    <w:name w:val="Revision"/>
    <w:hidden/>
    <w:uiPriority w:val="99"/>
    <w:semiHidden/>
    <w:rsid w:val="00542932"/>
    <w:rPr>
      <w:rFonts w:asciiTheme="minorHAnsi" w:hAnsiTheme="minorHAnsi" w:cstheme="minorHAns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961">
      <w:bodyDiv w:val="1"/>
      <w:marLeft w:val="0"/>
      <w:marRight w:val="0"/>
      <w:marTop w:val="0"/>
      <w:marBottom w:val="0"/>
      <w:divBdr>
        <w:top w:val="none" w:sz="0" w:space="0" w:color="auto"/>
        <w:left w:val="none" w:sz="0" w:space="0" w:color="auto"/>
        <w:bottom w:val="none" w:sz="0" w:space="0" w:color="auto"/>
        <w:right w:val="none" w:sz="0" w:space="0" w:color="auto"/>
      </w:divBdr>
      <w:divsChild>
        <w:div w:id="64648564">
          <w:marLeft w:val="0"/>
          <w:marRight w:val="0"/>
          <w:marTop w:val="0"/>
          <w:marBottom w:val="0"/>
          <w:divBdr>
            <w:top w:val="none" w:sz="0" w:space="0" w:color="auto"/>
            <w:left w:val="none" w:sz="0" w:space="0" w:color="auto"/>
            <w:bottom w:val="none" w:sz="0" w:space="0" w:color="auto"/>
            <w:right w:val="none" w:sz="0" w:space="0" w:color="auto"/>
          </w:divBdr>
          <w:divsChild>
            <w:div w:id="186213840">
              <w:marLeft w:val="0"/>
              <w:marRight w:val="0"/>
              <w:marTop w:val="0"/>
              <w:marBottom w:val="0"/>
              <w:divBdr>
                <w:top w:val="none" w:sz="0" w:space="0" w:color="auto"/>
                <w:left w:val="none" w:sz="0" w:space="0" w:color="auto"/>
                <w:bottom w:val="none" w:sz="0" w:space="0" w:color="auto"/>
                <w:right w:val="none" w:sz="0" w:space="0" w:color="auto"/>
              </w:divBdr>
            </w:div>
            <w:div w:id="1933587828">
              <w:marLeft w:val="0"/>
              <w:marRight w:val="0"/>
              <w:marTop w:val="0"/>
              <w:marBottom w:val="0"/>
              <w:divBdr>
                <w:top w:val="none" w:sz="0" w:space="0" w:color="auto"/>
                <w:left w:val="none" w:sz="0" w:space="0" w:color="auto"/>
                <w:bottom w:val="none" w:sz="0" w:space="0" w:color="auto"/>
                <w:right w:val="none" w:sz="0" w:space="0" w:color="auto"/>
              </w:divBdr>
            </w:div>
            <w:div w:id="1032994452">
              <w:marLeft w:val="0"/>
              <w:marRight w:val="0"/>
              <w:marTop w:val="0"/>
              <w:marBottom w:val="0"/>
              <w:divBdr>
                <w:top w:val="none" w:sz="0" w:space="0" w:color="auto"/>
                <w:left w:val="none" w:sz="0" w:space="0" w:color="auto"/>
                <w:bottom w:val="none" w:sz="0" w:space="0" w:color="auto"/>
                <w:right w:val="none" w:sz="0" w:space="0" w:color="auto"/>
              </w:divBdr>
            </w:div>
            <w:div w:id="1579318540">
              <w:marLeft w:val="0"/>
              <w:marRight w:val="0"/>
              <w:marTop w:val="0"/>
              <w:marBottom w:val="0"/>
              <w:divBdr>
                <w:top w:val="none" w:sz="0" w:space="0" w:color="auto"/>
                <w:left w:val="none" w:sz="0" w:space="0" w:color="auto"/>
                <w:bottom w:val="none" w:sz="0" w:space="0" w:color="auto"/>
                <w:right w:val="none" w:sz="0" w:space="0" w:color="auto"/>
              </w:divBdr>
            </w:div>
            <w:div w:id="1755399270">
              <w:marLeft w:val="0"/>
              <w:marRight w:val="0"/>
              <w:marTop w:val="0"/>
              <w:marBottom w:val="0"/>
              <w:divBdr>
                <w:top w:val="none" w:sz="0" w:space="0" w:color="auto"/>
                <w:left w:val="none" w:sz="0" w:space="0" w:color="auto"/>
                <w:bottom w:val="none" w:sz="0" w:space="0" w:color="auto"/>
                <w:right w:val="none" w:sz="0" w:space="0" w:color="auto"/>
              </w:divBdr>
            </w:div>
            <w:div w:id="741680720">
              <w:marLeft w:val="0"/>
              <w:marRight w:val="0"/>
              <w:marTop w:val="0"/>
              <w:marBottom w:val="0"/>
              <w:divBdr>
                <w:top w:val="none" w:sz="0" w:space="0" w:color="auto"/>
                <w:left w:val="none" w:sz="0" w:space="0" w:color="auto"/>
                <w:bottom w:val="none" w:sz="0" w:space="0" w:color="auto"/>
                <w:right w:val="none" w:sz="0" w:space="0" w:color="auto"/>
              </w:divBdr>
            </w:div>
            <w:div w:id="1337265032">
              <w:marLeft w:val="0"/>
              <w:marRight w:val="0"/>
              <w:marTop w:val="0"/>
              <w:marBottom w:val="0"/>
              <w:divBdr>
                <w:top w:val="none" w:sz="0" w:space="0" w:color="auto"/>
                <w:left w:val="none" w:sz="0" w:space="0" w:color="auto"/>
                <w:bottom w:val="none" w:sz="0" w:space="0" w:color="auto"/>
                <w:right w:val="none" w:sz="0" w:space="0" w:color="auto"/>
              </w:divBdr>
            </w:div>
            <w:div w:id="1723409481">
              <w:marLeft w:val="0"/>
              <w:marRight w:val="0"/>
              <w:marTop w:val="0"/>
              <w:marBottom w:val="0"/>
              <w:divBdr>
                <w:top w:val="none" w:sz="0" w:space="0" w:color="auto"/>
                <w:left w:val="none" w:sz="0" w:space="0" w:color="auto"/>
                <w:bottom w:val="none" w:sz="0" w:space="0" w:color="auto"/>
                <w:right w:val="none" w:sz="0" w:space="0" w:color="auto"/>
              </w:divBdr>
            </w:div>
            <w:div w:id="433332255">
              <w:marLeft w:val="0"/>
              <w:marRight w:val="0"/>
              <w:marTop w:val="0"/>
              <w:marBottom w:val="0"/>
              <w:divBdr>
                <w:top w:val="none" w:sz="0" w:space="0" w:color="auto"/>
                <w:left w:val="none" w:sz="0" w:space="0" w:color="auto"/>
                <w:bottom w:val="none" w:sz="0" w:space="0" w:color="auto"/>
                <w:right w:val="none" w:sz="0" w:space="0" w:color="auto"/>
              </w:divBdr>
            </w:div>
            <w:div w:id="1142120465">
              <w:marLeft w:val="0"/>
              <w:marRight w:val="0"/>
              <w:marTop w:val="0"/>
              <w:marBottom w:val="0"/>
              <w:divBdr>
                <w:top w:val="none" w:sz="0" w:space="0" w:color="auto"/>
                <w:left w:val="none" w:sz="0" w:space="0" w:color="auto"/>
                <w:bottom w:val="none" w:sz="0" w:space="0" w:color="auto"/>
                <w:right w:val="none" w:sz="0" w:space="0" w:color="auto"/>
              </w:divBdr>
            </w:div>
            <w:div w:id="400173215">
              <w:marLeft w:val="0"/>
              <w:marRight w:val="0"/>
              <w:marTop w:val="0"/>
              <w:marBottom w:val="0"/>
              <w:divBdr>
                <w:top w:val="none" w:sz="0" w:space="0" w:color="auto"/>
                <w:left w:val="none" w:sz="0" w:space="0" w:color="auto"/>
                <w:bottom w:val="none" w:sz="0" w:space="0" w:color="auto"/>
                <w:right w:val="none" w:sz="0" w:space="0" w:color="auto"/>
              </w:divBdr>
            </w:div>
            <w:div w:id="1555697945">
              <w:marLeft w:val="0"/>
              <w:marRight w:val="0"/>
              <w:marTop w:val="0"/>
              <w:marBottom w:val="0"/>
              <w:divBdr>
                <w:top w:val="none" w:sz="0" w:space="0" w:color="auto"/>
                <w:left w:val="none" w:sz="0" w:space="0" w:color="auto"/>
                <w:bottom w:val="none" w:sz="0" w:space="0" w:color="auto"/>
                <w:right w:val="none" w:sz="0" w:space="0" w:color="auto"/>
              </w:divBdr>
            </w:div>
            <w:div w:id="1960455149">
              <w:marLeft w:val="0"/>
              <w:marRight w:val="0"/>
              <w:marTop w:val="0"/>
              <w:marBottom w:val="0"/>
              <w:divBdr>
                <w:top w:val="none" w:sz="0" w:space="0" w:color="auto"/>
                <w:left w:val="none" w:sz="0" w:space="0" w:color="auto"/>
                <w:bottom w:val="none" w:sz="0" w:space="0" w:color="auto"/>
                <w:right w:val="none" w:sz="0" w:space="0" w:color="auto"/>
              </w:divBdr>
            </w:div>
            <w:div w:id="843784064">
              <w:marLeft w:val="0"/>
              <w:marRight w:val="0"/>
              <w:marTop w:val="0"/>
              <w:marBottom w:val="0"/>
              <w:divBdr>
                <w:top w:val="none" w:sz="0" w:space="0" w:color="auto"/>
                <w:left w:val="none" w:sz="0" w:space="0" w:color="auto"/>
                <w:bottom w:val="none" w:sz="0" w:space="0" w:color="auto"/>
                <w:right w:val="none" w:sz="0" w:space="0" w:color="auto"/>
              </w:divBdr>
            </w:div>
            <w:div w:id="14156313">
              <w:marLeft w:val="0"/>
              <w:marRight w:val="0"/>
              <w:marTop w:val="0"/>
              <w:marBottom w:val="0"/>
              <w:divBdr>
                <w:top w:val="none" w:sz="0" w:space="0" w:color="auto"/>
                <w:left w:val="none" w:sz="0" w:space="0" w:color="auto"/>
                <w:bottom w:val="none" w:sz="0" w:space="0" w:color="auto"/>
                <w:right w:val="none" w:sz="0" w:space="0" w:color="auto"/>
              </w:divBdr>
            </w:div>
            <w:div w:id="199326455">
              <w:marLeft w:val="0"/>
              <w:marRight w:val="0"/>
              <w:marTop w:val="0"/>
              <w:marBottom w:val="0"/>
              <w:divBdr>
                <w:top w:val="none" w:sz="0" w:space="0" w:color="auto"/>
                <w:left w:val="none" w:sz="0" w:space="0" w:color="auto"/>
                <w:bottom w:val="none" w:sz="0" w:space="0" w:color="auto"/>
                <w:right w:val="none" w:sz="0" w:space="0" w:color="auto"/>
              </w:divBdr>
            </w:div>
            <w:div w:id="2106611808">
              <w:marLeft w:val="0"/>
              <w:marRight w:val="0"/>
              <w:marTop w:val="0"/>
              <w:marBottom w:val="0"/>
              <w:divBdr>
                <w:top w:val="none" w:sz="0" w:space="0" w:color="auto"/>
                <w:left w:val="none" w:sz="0" w:space="0" w:color="auto"/>
                <w:bottom w:val="none" w:sz="0" w:space="0" w:color="auto"/>
                <w:right w:val="none" w:sz="0" w:space="0" w:color="auto"/>
              </w:divBdr>
            </w:div>
            <w:div w:id="39060804">
              <w:marLeft w:val="0"/>
              <w:marRight w:val="0"/>
              <w:marTop w:val="0"/>
              <w:marBottom w:val="0"/>
              <w:divBdr>
                <w:top w:val="none" w:sz="0" w:space="0" w:color="auto"/>
                <w:left w:val="none" w:sz="0" w:space="0" w:color="auto"/>
                <w:bottom w:val="none" w:sz="0" w:space="0" w:color="auto"/>
                <w:right w:val="none" w:sz="0" w:space="0" w:color="auto"/>
              </w:divBdr>
            </w:div>
            <w:div w:id="110100580">
              <w:marLeft w:val="0"/>
              <w:marRight w:val="0"/>
              <w:marTop w:val="0"/>
              <w:marBottom w:val="0"/>
              <w:divBdr>
                <w:top w:val="none" w:sz="0" w:space="0" w:color="auto"/>
                <w:left w:val="none" w:sz="0" w:space="0" w:color="auto"/>
                <w:bottom w:val="none" w:sz="0" w:space="0" w:color="auto"/>
                <w:right w:val="none" w:sz="0" w:space="0" w:color="auto"/>
              </w:divBdr>
            </w:div>
            <w:div w:id="2060977789">
              <w:marLeft w:val="0"/>
              <w:marRight w:val="0"/>
              <w:marTop w:val="0"/>
              <w:marBottom w:val="0"/>
              <w:divBdr>
                <w:top w:val="none" w:sz="0" w:space="0" w:color="auto"/>
                <w:left w:val="none" w:sz="0" w:space="0" w:color="auto"/>
                <w:bottom w:val="none" w:sz="0" w:space="0" w:color="auto"/>
                <w:right w:val="none" w:sz="0" w:space="0" w:color="auto"/>
              </w:divBdr>
            </w:div>
            <w:div w:id="1938322982">
              <w:marLeft w:val="0"/>
              <w:marRight w:val="0"/>
              <w:marTop w:val="0"/>
              <w:marBottom w:val="0"/>
              <w:divBdr>
                <w:top w:val="none" w:sz="0" w:space="0" w:color="auto"/>
                <w:left w:val="none" w:sz="0" w:space="0" w:color="auto"/>
                <w:bottom w:val="none" w:sz="0" w:space="0" w:color="auto"/>
                <w:right w:val="none" w:sz="0" w:space="0" w:color="auto"/>
              </w:divBdr>
            </w:div>
            <w:div w:id="748505823">
              <w:marLeft w:val="0"/>
              <w:marRight w:val="0"/>
              <w:marTop w:val="0"/>
              <w:marBottom w:val="0"/>
              <w:divBdr>
                <w:top w:val="none" w:sz="0" w:space="0" w:color="auto"/>
                <w:left w:val="none" w:sz="0" w:space="0" w:color="auto"/>
                <w:bottom w:val="none" w:sz="0" w:space="0" w:color="auto"/>
                <w:right w:val="none" w:sz="0" w:space="0" w:color="auto"/>
              </w:divBdr>
            </w:div>
            <w:div w:id="1681666029">
              <w:marLeft w:val="0"/>
              <w:marRight w:val="0"/>
              <w:marTop w:val="0"/>
              <w:marBottom w:val="0"/>
              <w:divBdr>
                <w:top w:val="none" w:sz="0" w:space="0" w:color="auto"/>
                <w:left w:val="none" w:sz="0" w:space="0" w:color="auto"/>
                <w:bottom w:val="none" w:sz="0" w:space="0" w:color="auto"/>
                <w:right w:val="none" w:sz="0" w:space="0" w:color="auto"/>
              </w:divBdr>
            </w:div>
            <w:div w:id="967081930">
              <w:marLeft w:val="0"/>
              <w:marRight w:val="0"/>
              <w:marTop w:val="0"/>
              <w:marBottom w:val="0"/>
              <w:divBdr>
                <w:top w:val="none" w:sz="0" w:space="0" w:color="auto"/>
                <w:left w:val="none" w:sz="0" w:space="0" w:color="auto"/>
                <w:bottom w:val="none" w:sz="0" w:space="0" w:color="auto"/>
                <w:right w:val="none" w:sz="0" w:space="0" w:color="auto"/>
              </w:divBdr>
            </w:div>
            <w:div w:id="547913476">
              <w:marLeft w:val="0"/>
              <w:marRight w:val="0"/>
              <w:marTop w:val="0"/>
              <w:marBottom w:val="0"/>
              <w:divBdr>
                <w:top w:val="none" w:sz="0" w:space="0" w:color="auto"/>
                <w:left w:val="none" w:sz="0" w:space="0" w:color="auto"/>
                <w:bottom w:val="none" w:sz="0" w:space="0" w:color="auto"/>
                <w:right w:val="none" w:sz="0" w:space="0" w:color="auto"/>
              </w:divBdr>
            </w:div>
            <w:div w:id="1491016237">
              <w:marLeft w:val="0"/>
              <w:marRight w:val="0"/>
              <w:marTop w:val="0"/>
              <w:marBottom w:val="0"/>
              <w:divBdr>
                <w:top w:val="none" w:sz="0" w:space="0" w:color="auto"/>
                <w:left w:val="none" w:sz="0" w:space="0" w:color="auto"/>
                <w:bottom w:val="none" w:sz="0" w:space="0" w:color="auto"/>
                <w:right w:val="none" w:sz="0" w:space="0" w:color="auto"/>
              </w:divBdr>
            </w:div>
            <w:div w:id="862936917">
              <w:marLeft w:val="0"/>
              <w:marRight w:val="0"/>
              <w:marTop w:val="0"/>
              <w:marBottom w:val="0"/>
              <w:divBdr>
                <w:top w:val="none" w:sz="0" w:space="0" w:color="auto"/>
                <w:left w:val="none" w:sz="0" w:space="0" w:color="auto"/>
                <w:bottom w:val="none" w:sz="0" w:space="0" w:color="auto"/>
                <w:right w:val="none" w:sz="0" w:space="0" w:color="auto"/>
              </w:divBdr>
            </w:div>
            <w:div w:id="1529564145">
              <w:marLeft w:val="0"/>
              <w:marRight w:val="0"/>
              <w:marTop w:val="0"/>
              <w:marBottom w:val="0"/>
              <w:divBdr>
                <w:top w:val="none" w:sz="0" w:space="0" w:color="auto"/>
                <w:left w:val="none" w:sz="0" w:space="0" w:color="auto"/>
                <w:bottom w:val="none" w:sz="0" w:space="0" w:color="auto"/>
                <w:right w:val="none" w:sz="0" w:space="0" w:color="auto"/>
              </w:divBdr>
            </w:div>
            <w:div w:id="200410916">
              <w:marLeft w:val="0"/>
              <w:marRight w:val="0"/>
              <w:marTop w:val="0"/>
              <w:marBottom w:val="0"/>
              <w:divBdr>
                <w:top w:val="none" w:sz="0" w:space="0" w:color="auto"/>
                <w:left w:val="none" w:sz="0" w:space="0" w:color="auto"/>
                <w:bottom w:val="none" w:sz="0" w:space="0" w:color="auto"/>
                <w:right w:val="none" w:sz="0" w:space="0" w:color="auto"/>
              </w:divBdr>
            </w:div>
            <w:div w:id="123501462">
              <w:marLeft w:val="0"/>
              <w:marRight w:val="0"/>
              <w:marTop w:val="0"/>
              <w:marBottom w:val="0"/>
              <w:divBdr>
                <w:top w:val="none" w:sz="0" w:space="0" w:color="auto"/>
                <w:left w:val="none" w:sz="0" w:space="0" w:color="auto"/>
                <w:bottom w:val="none" w:sz="0" w:space="0" w:color="auto"/>
                <w:right w:val="none" w:sz="0" w:space="0" w:color="auto"/>
              </w:divBdr>
            </w:div>
            <w:div w:id="1489905458">
              <w:marLeft w:val="0"/>
              <w:marRight w:val="0"/>
              <w:marTop w:val="0"/>
              <w:marBottom w:val="0"/>
              <w:divBdr>
                <w:top w:val="none" w:sz="0" w:space="0" w:color="auto"/>
                <w:left w:val="none" w:sz="0" w:space="0" w:color="auto"/>
                <w:bottom w:val="none" w:sz="0" w:space="0" w:color="auto"/>
                <w:right w:val="none" w:sz="0" w:space="0" w:color="auto"/>
              </w:divBdr>
            </w:div>
            <w:div w:id="1210266317">
              <w:marLeft w:val="0"/>
              <w:marRight w:val="0"/>
              <w:marTop w:val="0"/>
              <w:marBottom w:val="0"/>
              <w:divBdr>
                <w:top w:val="none" w:sz="0" w:space="0" w:color="auto"/>
                <w:left w:val="none" w:sz="0" w:space="0" w:color="auto"/>
                <w:bottom w:val="none" w:sz="0" w:space="0" w:color="auto"/>
                <w:right w:val="none" w:sz="0" w:space="0" w:color="auto"/>
              </w:divBdr>
            </w:div>
            <w:div w:id="1869366947">
              <w:marLeft w:val="0"/>
              <w:marRight w:val="0"/>
              <w:marTop w:val="0"/>
              <w:marBottom w:val="0"/>
              <w:divBdr>
                <w:top w:val="none" w:sz="0" w:space="0" w:color="auto"/>
                <w:left w:val="none" w:sz="0" w:space="0" w:color="auto"/>
                <w:bottom w:val="none" w:sz="0" w:space="0" w:color="auto"/>
                <w:right w:val="none" w:sz="0" w:space="0" w:color="auto"/>
              </w:divBdr>
            </w:div>
            <w:div w:id="139464711">
              <w:marLeft w:val="0"/>
              <w:marRight w:val="0"/>
              <w:marTop w:val="0"/>
              <w:marBottom w:val="0"/>
              <w:divBdr>
                <w:top w:val="none" w:sz="0" w:space="0" w:color="auto"/>
                <w:left w:val="none" w:sz="0" w:space="0" w:color="auto"/>
                <w:bottom w:val="none" w:sz="0" w:space="0" w:color="auto"/>
                <w:right w:val="none" w:sz="0" w:space="0" w:color="auto"/>
              </w:divBdr>
            </w:div>
            <w:div w:id="1555001428">
              <w:marLeft w:val="0"/>
              <w:marRight w:val="0"/>
              <w:marTop w:val="0"/>
              <w:marBottom w:val="0"/>
              <w:divBdr>
                <w:top w:val="none" w:sz="0" w:space="0" w:color="auto"/>
                <w:left w:val="none" w:sz="0" w:space="0" w:color="auto"/>
                <w:bottom w:val="none" w:sz="0" w:space="0" w:color="auto"/>
                <w:right w:val="none" w:sz="0" w:space="0" w:color="auto"/>
              </w:divBdr>
            </w:div>
            <w:div w:id="1700161389">
              <w:marLeft w:val="0"/>
              <w:marRight w:val="0"/>
              <w:marTop w:val="0"/>
              <w:marBottom w:val="0"/>
              <w:divBdr>
                <w:top w:val="none" w:sz="0" w:space="0" w:color="auto"/>
                <w:left w:val="none" w:sz="0" w:space="0" w:color="auto"/>
                <w:bottom w:val="none" w:sz="0" w:space="0" w:color="auto"/>
                <w:right w:val="none" w:sz="0" w:space="0" w:color="auto"/>
              </w:divBdr>
            </w:div>
            <w:div w:id="1860703821">
              <w:marLeft w:val="0"/>
              <w:marRight w:val="0"/>
              <w:marTop w:val="0"/>
              <w:marBottom w:val="0"/>
              <w:divBdr>
                <w:top w:val="none" w:sz="0" w:space="0" w:color="auto"/>
                <w:left w:val="none" w:sz="0" w:space="0" w:color="auto"/>
                <w:bottom w:val="none" w:sz="0" w:space="0" w:color="auto"/>
                <w:right w:val="none" w:sz="0" w:space="0" w:color="auto"/>
              </w:divBdr>
            </w:div>
            <w:div w:id="367490251">
              <w:marLeft w:val="0"/>
              <w:marRight w:val="0"/>
              <w:marTop w:val="0"/>
              <w:marBottom w:val="0"/>
              <w:divBdr>
                <w:top w:val="none" w:sz="0" w:space="0" w:color="auto"/>
                <w:left w:val="none" w:sz="0" w:space="0" w:color="auto"/>
                <w:bottom w:val="none" w:sz="0" w:space="0" w:color="auto"/>
                <w:right w:val="none" w:sz="0" w:space="0" w:color="auto"/>
              </w:divBdr>
            </w:div>
            <w:div w:id="1216238711">
              <w:marLeft w:val="0"/>
              <w:marRight w:val="0"/>
              <w:marTop w:val="0"/>
              <w:marBottom w:val="0"/>
              <w:divBdr>
                <w:top w:val="none" w:sz="0" w:space="0" w:color="auto"/>
                <w:left w:val="none" w:sz="0" w:space="0" w:color="auto"/>
                <w:bottom w:val="none" w:sz="0" w:space="0" w:color="auto"/>
                <w:right w:val="none" w:sz="0" w:space="0" w:color="auto"/>
              </w:divBdr>
            </w:div>
            <w:div w:id="1920825410">
              <w:marLeft w:val="0"/>
              <w:marRight w:val="0"/>
              <w:marTop w:val="0"/>
              <w:marBottom w:val="0"/>
              <w:divBdr>
                <w:top w:val="none" w:sz="0" w:space="0" w:color="auto"/>
                <w:left w:val="none" w:sz="0" w:space="0" w:color="auto"/>
                <w:bottom w:val="none" w:sz="0" w:space="0" w:color="auto"/>
                <w:right w:val="none" w:sz="0" w:space="0" w:color="auto"/>
              </w:divBdr>
            </w:div>
            <w:div w:id="360203206">
              <w:marLeft w:val="0"/>
              <w:marRight w:val="0"/>
              <w:marTop w:val="0"/>
              <w:marBottom w:val="0"/>
              <w:divBdr>
                <w:top w:val="none" w:sz="0" w:space="0" w:color="auto"/>
                <w:left w:val="none" w:sz="0" w:space="0" w:color="auto"/>
                <w:bottom w:val="none" w:sz="0" w:space="0" w:color="auto"/>
                <w:right w:val="none" w:sz="0" w:space="0" w:color="auto"/>
              </w:divBdr>
            </w:div>
            <w:div w:id="496270981">
              <w:marLeft w:val="0"/>
              <w:marRight w:val="0"/>
              <w:marTop w:val="0"/>
              <w:marBottom w:val="0"/>
              <w:divBdr>
                <w:top w:val="none" w:sz="0" w:space="0" w:color="auto"/>
                <w:left w:val="none" w:sz="0" w:space="0" w:color="auto"/>
                <w:bottom w:val="none" w:sz="0" w:space="0" w:color="auto"/>
                <w:right w:val="none" w:sz="0" w:space="0" w:color="auto"/>
              </w:divBdr>
            </w:div>
            <w:div w:id="1816799305">
              <w:marLeft w:val="0"/>
              <w:marRight w:val="0"/>
              <w:marTop w:val="0"/>
              <w:marBottom w:val="0"/>
              <w:divBdr>
                <w:top w:val="none" w:sz="0" w:space="0" w:color="auto"/>
                <w:left w:val="none" w:sz="0" w:space="0" w:color="auto"/>
                <w:bottom w:val="none" w:sz="0" w:space="0" w:color="auto"/>
                <w:right w:val="none" w:sz="0" w:space="0" w:color="auto"/>
              </w:divBdr>
            </w:div>
            <w:div w:id="227813074">
              <w:marLeft w:val="0"/>
              <w:marRight w:val="0"/>
              <w:marTop w:val="0"/>
              <w:marBottom w:val="0"/>
              <w:divBdr>
                <w:top w:val="none" w:sz="0" w:space="0" w:color="auto"/>
                <w:left w:val="none" w:sz="0" w:space="0" w:color="auto"/>
                <w:bottom w:val="none" w:sz="0" w:space="0" w:color="auto"/>
                <w:right w:val="none" w:sz="0" w:space="0" w:color="auto"/>
              </w:divBdr>
            </w:div>
            <w:div w:id="1713381764">
              <w:marLeft w:val="0"/>
              <w:marRight w:val="0"/>
              <w:marTop w:val="0"/>
              <w:marBottom w:val="0"/>
              <w:divBdr>
                <w:top w:val="none" w:sz="0" w:space="0" w:color="auto"/>
                <w:left w:val="none" w:sz="0" w:space="0" w:color="auto"/>
                <w:bottom w:val="none" w:sz="0" w:space="0" w:color="auto"/>
                <w:right w:val="none" w:sz="0" w:space="0" w:color="auto"/>
              </w:divBdr>
            </w:div>
            <w:div w:id="1289698031">
              <w:marLeft w:val="0"/>
              <w:marRight w:val="0"/>
              <w:marTop w:val="0"/>
              <w:marBottom w:val="0"/>
              <w:divBdr>
                <w:top w:val="none" w:sz="0" w:space="0" w:color="auto"/>
                <w:left w:val="none" w:sz="0" w:space="0" w:color="auto"/>
                <w:bottom w:val="none" w:sz="0" w:space="0" w:color="auto"/>
                <w:right w:val="none" w:sz="0" w:space="0" w:color="auto"/>
              </w:divBdr>
            </w:div>
            <w:div w:id="233905128">
              <w:marLeft w:val="0"/>
              <w:marRight w:val="0"/>
              <w:marTop w:val="0"/>
              <w:marBottom w:val="0"/>
              <w:divBdr>
                <w:top w:val="none" w:sz="0" w:space="0" w:color="auto"/>
                <w:left w:val="none" w:sz="0" w:space="0" w:color="auto"/>
                <w:bottom w:val="none" w:sz="0" w:space="0" w:color="auto"/>
                <w:right w:val="none" w:sz="0" w:space="0" w:color="auto"/>
              </w:divBdr>
            </w:div>
            <w:div w:id="417481063">
              <w:marLeft w:val="0"/>
              <w:marRight w:val="0"/>
              <w:marTop w:val="0"/>
              <w:marBottom w:val="0"/>
              <w:divBdr>
                <w:top w:val="none" w:sz="0" w:space="0" w:color="auto"/>
                <w:left w:val="none" w:sz="0" w:space="0" w:color="auto"/>
                <w:bottom w:val="none" w:sz="0" w:space="0" w:color="auto"/>
                <w:right w:val="none" w:sz="0" w:space="0" w:color="auto"/>
              </w:divBdr>
            </w:div>
            <w:div w:id="547647827">
              <w:marLeft w:val="0"/>
              <w:marRight w:val="0"/>
              <w:marTop w:val="0"/>
              <w:marBottom w:val="0"/>
              <w:divBdr>
                <w:top w:val="none" w:sz="0" w:space="0" w:color="auto"/>
                <w:left w:val="none" w:sz="0" w:space="0" w:color="auto"/>
                <w:bottom w:val="none" w:sz="0" w:space="0" w:color="auto"/>
                <w:right w:val="none" w:sz="0" w:space="0" w:color="auto"/>
              </w:divBdr>
            </w:div>
            <w:div w:id="625965584">
              <w:marLeft w:val="0"/>
              <w:marRight w:val="0"/>
              <w:marTop w:val="0"/>
              <w:marBottom w:val="0"/>
              <w:divBdr>
                <w:top w:val="none" w:sz="0" w:space="0" w:color="auto"/>
                <w:left w:val="none" w:sz="0" w:space="0" w:color="auto"/>
                <w:bottom w:val="none" w:sz="0" w:space="0" w:color="auto"/>
                <w:right w:val="none" w:sz="0" w:space="0" w:color="auto"/>
              </w:divBdr>
            </w:div>
            <w:div w:id="1937201673">
              <w:marLeft w:val="0"/>
              <w:marRight w:val="0"/>
              <w:marTop w:val="0"/>
              <w:marBottom w:val="0"/>
              <w:divBdr>
                <w:top w:val="none" w:sz="0" w:space="0" w:color="auto"/>
                <w:left w:val="none" w:sz="0" w:space="0" w:color="auto"/>
                <w:bottom w:val="none" w:sz="0" w:space="0" w:color="auto"/>
                <w:right w:val="none" w:sz="0" w:space="0" w:color="auto"/>
              </w:divBdr>
            </w:div>
            <w:div w:id="654451250">
              <w:marLeft w:val="0"/>
              <w:marRight w:val="0"/>
              <w:marTop w:val="0"/>
              <w:marBottom w:val="0"/>
              <w:divBdr>
                <w:top w:val="none" w:sz="0" w:space="0" w:color="auto"/>
                <w:left w:val="none" w:sz="0" w:space="0" w:color="auto"/>
                <w:bottom w:val="none" w:sz="0" w:space="0" w:color="auto"/>
                <w:right w:val="none" w:sz="0" w:space="0" w:color="auto"/>
              </w:divBdr>
            </w:div>
            <w:div w:id="1703893646">
              <w:marLeft w:val="0"/>
              <w:marRight w:val="0"/>
              <w:marTop w:val="0"/>
              <w:marBottom w:val="0"/>
              <w:divBdr>
                <w:top w:val="none" w:sz="0" w:space="0" w:color="auto"/>
                <w:left w:val="none" w:sz="0" w:space="0" w:color="auto"/>
                <w:bottom w:val="none" w:sz="0" w:space="0" w:color="auto"/>
                <w:right w:val="none" w:sz="0" w:space="0" w:color="auto"/>
              </w:divBdr>
            </w:div>
            <w:div w:id="653686055">
              <w:marLeft w:val="0"/>
              <w:marRight w:val="0"/>
              <w:marTop w:val="0"/>
              <w:marBottom w:val="0"/>
              <w:divBdr>
                <w:top w:val="none" w:sz="0" w:space="0" w:color="auto"/>
                <w:left w:val="none" w:sz="0" w:space="0" w:color="auto"/>
                <w:bottom w:val="none" w:sz="0" w:space="0" w:color="auto"/>
                <w:right w:val="none" w:sz="0" w:space="0" w:color="auto"/>
              </w:divBdr>
            </w:div>
            <w:div w:id="359747321">
              <w:marLeft w:val="0"/>
              <w:marRight w:val="0"/>
              <w:marTop w:val="0"/>
              <w:marBottom w:val="0"/>
              <w:divBdr>
                <w:top w:val="none" w:sz="0" w:space="0" w:color="auto"/>
                <w:left w:val="none" w:sz="0" w:space="0" w:color="auto"/>
                <w:bottom w:val="none" w:sz="0" w:space="0" w:color="auto"/>
                <w:right w:val="none" w:sz="0" w:space="0" w:color="auto"/>
              </w:divBdr>
            </w:div>
            <w:div w:id="1201431651">
              <w:marLeft w:val="0"/>
              <w:marRight w:val="0"/>
              <w:marTop w:val="0"/>
              <w:marBottom w:val="0"/>
              <w:divBdr>
                <w:top w:val="none" w:sz="0" w:space="0" w:color="auto"/>
                <w:left w:val="none" w:sz="0" w:space="0" w:color="auto"/>
                <w:bottom w:val="none" w:sz="0" w:space="0" w:color="auto"/>
                <w:right w:val="none" w:sz="0" w:space="0" w:color="auto"/>
              </w:divBdr>
            </w:div>
            <w:div w:id="1253470005">
              <w:marLeft w:val="0"/>
              <w:marRight w:val="0"/>
              <w:marTop w:val="0"/>
              <w:marBottom w:val="0"/>
              <w:divBdr>
                <w:top w:val="none" w:sz="0" w:space="0" w:color="auto"/>
                <w:left w:val="none" w:sz="0" w:space="0" w:color="auto"/>
                <w:bottom w:val="none" w:sz="0" w:space="0" w:color="auto"/>
                <w:right w:val="none" w:sz="0" w:space="0" w:color="auto"/>
              </w:divBdr>
            </w:div>
            <w:div w:id="2084983312">
              <w:marLeft w:val="0"/>
              <w:marRight w:val="0"/>
              <w:marTop w:val="0"/>
              <w:marBottom w:val="0"/>
              <w:divBdr>
                <w:top w:val="none" w:sz="0" w:space="0" w:color="auto"/>
                <w:left w:val="none" w:sz="0" w:space="0" w:color="auto"/>
                <w:bottom w:val="none" w:sz="0" w:space="0" w:color="auto"/>
                <w:right w:val="none" w:sz="0" w:space="0" w:color="auto"/>
              </w:divBdr>
            </w:div>
            <w:div w:id="1227499206">
              <w:marLeft w:val="0"/>
              <w:marRight w:val="0"/>
              <w:marTop w:val="0"/>
              <w:marBottom w:val="0"/>
              <w:divBdr>
                <w:top w:val="none" w:sz="0" w:space="0" w:color="auto"/>
                <w:left w:val="none" w:sz="0" w:space="0" w:color="auto"/>
                <w:bottom w:val="none" w:sz="0" w:space="0" w:color="auto"/>
                <w:right w:val="none" w:sz="0" w:space="0" w:color="auto"/>
              </w:divBdr>
            </w:div>
            <w:div w:id="188184743">
              <w:marLeft w:val="0"/>
              <w:marRight w:val="0"/>
              <w:marTop w:val="0"/>
              <w:marBottom w:val="0"/>
              <w:divBdr>
                <w:top w:val="none" w:sz="0" w:space="0" w:color="auto"/>
                <w:left w:val="none" w:sz="0" w:space="0" w:color="auto"/>
                <w:bottom w:val="none" w:sz="0" w:space="0" w:color="auto"/>
                <w:right w:val="none" w:sz="0" w:space="0" w:color="auto"/>
              </w:divBdr>
            </w:div>
            <w:div w:id="1536851533">
              <w:marLeft w:val="0"/>
              <w:marRight w:val="0"/>
              <w:marTop w:val="0"/>
              <w:marBottom w:val="0"/>
              <w:divBdr>
                <w:top w:val="none" w:sz="0" w:space="0" w:color="auto"/>
                <w:left w:val="none" w:sz="0" w:space="0" w:color="auto"/>
                <w:bottom w:val="none" w:sz="0" w:space="0" w:color="auto"/>
                <w:right w:val="none" w:sz="0" w:space="0" w:color="auto"/>
              </w:divBdr>
            </w:div>
            <w:div w:id="250819765">
              <w:marLeft w:val="0"/>
              <w:marRight w:val="0"/>
              <w:marTop w:val="0"/>
              <w:marBottom w:val="0"/>
              <w:divBdr>
                <w:top w:val="none" w:sz="0" w:space="0" w:color="auto"/>
                <w:left w:val="none" w:sz="0" w:space="0" w:color="auto"/>
                <w:bottom w:val="none" w:sz="0" w:space="0" w:color="auto"/>
                <w:right w:val="none" w:sz="0" w:space="0" w:color="auto"/>
              </w:divBdr>
            </w:div>
            <w:div w:id="592519264">
              <w:marLeft w:val="0"/>
              <w:marRight w:val="0"/>
              <w:marTop w:val="0"/>
              <w:marBottom w:val="0"/>
              <w:divBdr>
                <w:top w:val="none" w:sz="0" w:space="0" w:color="auto"/>
                <w:left w:val="none" w:sz="0" w:space="0" w:color="auto"/>
                <w:bottom w:val="none" w:sz="0" w:space="0" w:color="auto"/>
                <w:right w:val="none" w:sz="0" w:space="0" w:color="auto"/>
              </w:divBdr>
            </w:div>
            <w:div w:id="40861640">
              <w:marLeft w:val="0"/>
              <w:marRight w:val="0"/>
              <w:marTop w:val="0"/>
              <w:marBottom w:val="0"/>
              <w:divBdr>
                <w:top w:val="none" w:sz="0" w:space="0" w:color="auto"/>
                <w:left w:val="none" w:sz="0" w:space="0" w:color="auto"/>
                <w:bottom w:val="none" w:sz="0" w:space="0" w:color="auto"/>
                <w:right w:val="none" w:sz="0" w:space="0" w:color="auto"/>
              </w:divBdr>
            </w:div>
            <w:div w:id="1345551025">
              <w:marLeft w:val="0"/>
              <w:marRight w:val="0"/>
              <w:marTop w:val="0"/>
              <w:marBottom w:val="0"/>
              <w:divBdr>
                <w:top w:val="none" w:sz="0" w:space="0" w:color="auto"/>
                <w:left w:val="none" w:sz="0" w:space="0" w:color="auto"/>
                <w:bottom w:val="none" w:sz="0" w:space="0" w:color="auto"/>
                <w:right w:val="none" w:sz="0" w:space="0" w:color="auto"/>
              </w:divBdr>
            </w:div>
            <w:div w:id="137184726">
              <w:marLeft w:val="0"/>
              <w:marRight w:val="0"/>
              <w:marTop w:val="0"/>
              <w:marBottom w:val="0"/>
              <w:divBdr>
                <w:top w:val="none" w:sz="0" w:space="0" w:color="auto"/>
                <w:left w:val="none" w:sz="0" w:space="0" w:color="auto"/>
                <w:bottom w:val="none" w:sz="0" w:space="0" w:color="auto"/>
                <w:right w:val="none" w:sz="0" w:space="0" w:color="auto"/>
              </w:divBdr>
            </w:div>
            <w:div w:id="1041321624">
              <w:marLeft w:val="0"/>
              <w:marRight w:val="0"/>
              <w:marTop w:val="0"/>
              <w:marBottom w:val="0"/>
              <w:divBdr>
                <w:top w:val="none" w:sz="0" w:space="0" w:color="auto"/>
                <w:left w:val="none" w:sz="0" w:space="0" w:color="auto"/>
                <w:bottom w:val="none" w:sz="0" w:space="0" w:color="auto"/>
                <w:right w:val="none" w:sz="0" w:space="0" w:color="auto"/>
              </w:divBdr>
            </w:div>
            <w:div w:id="890579487">
              <w:marLeft w:val="0"/>
              <w:marRight w:val="0"/>
              <w:marTop w:val="0"/>
              <w:marBottom w:val="0"/>
              <w:divBdr>
                <w:top w:val="none" w:sz="0" w:space="0" w:color="auto"/>
                <w:left w:val="none" w:sz="0" w:space="0" w:color="auto"/>
                <w:bottom w:val="none" w:sz="0" w:space="0" w:color="auto"/>
                <w:right w:val="none" w:sz="0" w:space="0" w:color="auto"/>
              </w:divBdr>
            </w:div>
            <w:div w:id="1916282637">
              <w:marLeft w:val="0"/>
              <w:marRight w:val="0"/>
              <w:marTop w:val="0"/>
              <w:marBottom w:val="0"/>
              <w:divBdr>
                <w:top w:val="none" w:sz="0" w:space="0" w:color="auto"/>
                <w:left w:val="none" w:sz="0" w:space="0" w:color="auto"/>
                <w:bottom w:val="none" w:sz="0" w:space="0" w:color="auto"/>
                <w:right w:val="none" w:sz="0" w:space="0" w:color="auto"/>
              </w:divBdr>
            </w:div>
            <w:div w:id="994064874">
              <w:marLeft w:val="0"/>
              <w:marRight w:val="0"/>
              <w:marTop w:val="0"/>
              <w:marBottom w:val="0"/>
              <w:divBdr>
                <w:top w:val="none" w:sz="0" w:space="0" w:color="auto"/>
                <w:left w:val="none" w:sz="0" w:space="0" w:color="auto"/>
                <w:bottom w:val="none" w:sz="0" w:space="0" w:color="auto"/>
                <w:right w:val="none" w:sz="0" w:space="0" w:color="auto"/>
              </w:divBdr>
            </w:div>
            <w:div w:id="1611861724">
              <w:marLeft w:val="0"/>
              <w:marRight w:val="0"/>
              <w:marTop w:val="0"/>
              <w:marBottom w:val="0"/>
              <w:divBdr>
                <w:top w:val="none" w:sz="0" w:space="0" w:color="auto"/>
                <w:left w:val="none" w:sz="0" w:space="0" w:color="auto"/>
                <w:bottom w:val="none" w:sz="0" w:space="0" w:color="auto"/>
                <w:right w:val="none" w:sz="0" w:space="0" w:color="auto"/>
              </w:divBdr>
            </w:div>
            <w:div w:id="309945196">
              <w:marLeft w:val="0"/>
              <w:marRight w:val="0"/>
              <w:marTop w:val="0"/>
              <w:marBottom w:val="0"/>
              <w:divBdr>
                <w:top w:val="none" w:sz="0" w:space="0" w:color="auto"/>
                <w:left w:val="none" w:sz="0" w:space="0" w:color="auto"/>
                <w:bottom w:val="none" w:sz="0" w:space="0" w:color="auto"/>
                <w:right w:val="none" w:sz="0" w:space="0" w:color="auto"/>
              </w:divBdr>
            </w:div>
            <w:div w:id="1299606323">
              <w:marLeft w:val="0"/>
              <w:marRight w:val="0"/>
              <w:marTop w:val="0"/>
              <w:marBottom w:val="0"/>
              <w:divBdr>
                <w:top w:val="none" w:sz="0" w:space="0" w:color="auto"/>
                <w:left w:val="none" w:sz="0" w:space="0" w:color="auto"/>
                <w:bottom w:val="none" w:sz="0" w:space="0" w:color="auto"/>
                <w:right w:val="none" w:sz="0" w:space="0" w:color="auto"/>
              </w:divBdr>
            </w:div>
            <w:div w:id="431365188">
              <w:marLeft w:val="0"/>
              <w:marRight w:val="0"/>
              <w:marTop w:val="0"/>
              <w:marBottom w:val="0"/>
              <w:divBdr>
                <w:top w:val="none" w:sz="0" w:space="0" w:color="auto"/>
                <w:left w:val="none" w:sz="0" w:space="0" w:color="auto"/>
                <w:bottom w:val="none" w:sz="0" w:space="0" w:color="auto"/>
                <w:right w:val="none" w:sz="0" w:space="0" w:color="auto"/>
              </w:divBdr>
            </w:div>
            <w:div w:id="1519544651">
              <w:marLeft w:val="0"/>
              <w:marRight w:val="0"/>
              <w:marTop w:val="0"/>
              <w:marBottom w:val="0"/>
              <w:divBdr>
                <w:top w:val="none" w:sz="0" w:space="0" w:color="auto"/>
                <w:left w:val="none" w:sz="0" w:space="0" w:color="auto"/>
                <w:bottom w:val="none" w:sz="0" w:space="0" w:color="auto"/>
                <w:right w:val="none" w:sz="0" w:space="0" w:color="auto"/>
              </w:divBdr>
            </w:div>
            <w:div w:id="427779238">
              <w:marLeft w:val="0"/>
              <w:marRight w:val="0"/>
              <w:marTop w:val="0"/>
              <w:marBottom w:val="0"/>
              <w:divBdr>
                <w:top w:val="none" w:sz="0" w:space="0" w:color="auto"/>
                <w:left w:val="none" w:sz="0" w:space="0" w:color="auto"/>
                <w:bottom w:val="none" w:sz="0" w:space="0" w:color="auto"/>
                <w:right w:val="none" w:sz="0" w:space="0" w:color="auto"/>
              </w:divBdr>
            </w:div>
            <w:div w:id="1509758862">
              <w:marLeft w:val="0"/>
              <w:marRight w:val="0"/>
              <w:marTop w:val="0"/>
              <w:marBottom w:val="0"/>
              <w:divBdr>
                <w:top w:val="none" w:sz="0" w:space="0" w:color="auto"/>
                <w:left w:val="none" w:sz="0" w:space="0" w:color="auto"/>
                <w:bottom w:val="none" w:sz="0" w:space="0" w:color="auto"/>
                <w:right w:val="none" w:sz="0" w:space="0" w:color="auto"/>
              </w:divBdr>
            </w:div>
            <w:div w:id="1071073814">
              <w:marLeft w:val="0"/>
              <w:marRight w:val="0"/>
              <w:marTop w:val="0"/>
              <w:marBottom w:val="0"/>
              <w:divBdr>
                <w:top w:val="none" w:sz="0" w:space="0" w:color="auto"/>
                <w:left w:val="none" w:sz="0" w:space="0" w:color="auto"/>
                <w:bottom w:val="none" w:sz="0" w:space="0" w:color="auto"/>
                <w:right w:val="none" w:sz="0" w:space="0" w:color="auto"/>
              </w:divBdr>
            </w:div>
            <w:div w:id="1469858806">
              <w:marLeft w:val="0"/>
              <w:marRight w:val="0"/>
              <w:marTop w:val="0"/>
              <w:marBottom w:val="0"/>
              <w:divBdr>
                <w:top w:val="none" w:sz="0" w:space="0" w:color="auto"/>
                <w:left w:val="none" w:sz="0" w:space="0" w:color="auto"/>
                <w:bottom w:val="none" w:sz="0" w:space="0" w:color="auto"/>
                <w:right w:val="none" w:sz="0" w:space="0" w:color="auto"/>
              </w:divBdr>
            </w:div>
            <w:div w:id="1471365677">
              <w:marLeft w:val="0"/>
              <w:marRight w:val="0"/>
              <w:marTop w:val="0"/>
              <w:marBottom w:val="0"/>
              <w:divBdr>
                <w:top w:val="none" w:sz="0" w:space="0" w:color="auto"/>
                <w:left w:val="none" w:sz="0" w:space="0" w:color="auto"/>
                <w:bottom w:val="none" w:sz="0" w:space="0" w:color="auto"/>
                <w:right w:val="none" w:sz="0" w:space="0" w:color="auto"/>
              </w:divBdr>
            </w:div>
            <w:div w:id="1115295064">
              <w:marLeft w:val="0"/>
              <w:marRight w:val="0"/>
              <w:marTop w:val="0"/>
              <w:marBottom w:val="0"/>
              <w:divBdr>
                <w:top w:val="none" w:sz="0" w:space="0" w:color="auto"/>
                <w:left w:val="none" w:sz="0" w:space="0" w:color="auto"/>
                <w:bottom w:val="none" w:sz="0" w:space="0" w:color="auto"/>
                <w:right w:val="none" w:sz="0" w:space="0" w:color="auto"/>
              </w:divBdr>
            </w:div>
            <w:div w:id="2112700244">
              <w:marLeft w:val="0"/>
              <w:marRight w:val="0"/>
              <w:marTop w:val="0"/>
              <w:marBottom w:val="0"/>
              <w:divBdr>
                <w:top w:val="none" w:sz="0" w:space="0" w:color="auto"/>
                <w:left w:val="none" w:sz="0" w:space="0" w:color="auto"/>
                <w:bottom w:val="none" w:sz="0" w:space="0" w:color="auto"/>
                <w:right w:val="none" w:sz="0" w:space="0" w:color="auto"/>
              </w:divBdr>
            </w:div>
            <w:div w:id="221451951">
              <w:marLeft w:val="0"/>
              <w:marRight w:val="0"/>
              <w:marTop w:val="0"/>
              <w:marBottom w:val="0"/>
              <w:divBdr>
                <w:top w:val="none" w:sz="0" w:space="0" w:color="auto"/>
                <w:left w:val="none" w:sz="0" w:space="0" w:color="auto"/>
                <w:bottom w:val="none" w:sz="0" w:space="0" w:color="auto"/>
                <w:right w:val="none" w:sz="0" w:space="0" w:color="auto"/>
              </w:divBdr>
            </w:div>
            <w:div w:id="894242492">
              <w:marLeft w:val="0"/>
              <w:marRight w:val="0"/>
              <w:marTop w:val="0"/>
              <w:marBottom w:val="0"/>
              <w:divBdr>
                <w:top w:val="none" w:sz="0" w:space="0" w:color="auto"/>
                <w:left w:val="none" w:sz="0" w:space="0" w:color="auto"/>
                <w:bottom w:val="none" w:sz="0" w:space="0" w:color="auto"/>
                <w:right w:val="none" w:sz="0" w:space="0" w:color="auto"/>
              </w:divBdr>
            </w:div>
            <w:div w:id="1133711227">
              <w:marLeft w:val="0"/>
              <w:marRight w:val="0"/>
              <w:marTop w:val="0"/>
              <w:marBottom w:val="0"/>
              <w:divBdr>
                <w:top w:val="none" w:sz="0" w:space="0" w:color="auto"/>
                <w:left w:val="none" w:sz="0" w:space="0" w:color="auto"/>
                <w:bottom w:val="none" w:sz="0" w:space="0" w:color="auto"/>
                <w:right w:val="none" w:sz="0" w:space="0" w:color="auto"/>
              </w:divBdr>
            </w:div>
            <w:div w:id="2085492099">
              <w:marLeft w:val="0"/>
              <w:marRight w:val="0"/>
              <w:marTop w:val="0"/>
              <w:marBottom w:val="0"/>
              <w:divBdr>
                <w:top w:val="none" w:sz="0" w:space="0" w:color="auto"/>
                <w:left w:val="none" w:sz="0" w:space="0" w:color="auto"/>
                <w:bottom w:val="none" w:sz="0" w:space="0" w:color="auto"/>
                <w:right w:val="none" w:sz="0" w:space="0" w:color="auto"/>
              </w:divBdr>
            </w:div>
            <w:div w:id="1363290137">
              <w:marLeft w:val="0"/>
              <w:marRight w:val="0"/>
              <w:marTop w:val="0"/>
              <w:marBottom w:val="0"/>
              <w:divBdr>
                <w:top w:val="none" w:sz="0" w:space="0" w:color="auto"/>
                <w:left w:val="none" w:sz="0" w:space="0" w:color="auto"/>
                <w:bottom w:val="none" w:sz="0" w:space="0" w:color="auto"/>
                <w:right w:val="none" w:sz="0" w:space="0" w:color="auto"/>
              </w:divBdr>
            </w:div>
            <w:div w:id="1527527333">
              <w:marLeft w:val="0"/>
              <w:marRight w:val="0"/>
              <w:marTop w:val="0"/>
              <w:marBottom w:val="0"/>
              <w:divBdr>
                <w:top w:val="none" w:sz="0" w:space="0" w:color="auto"/>
                <w:left w:val="none" w:sz="0" w:space="0" w:color="auto"/>
                <w:bottom w:val="none" w:sz="0" w:space="0" w:color="auto"/>
                <w:right w:val="none" w:sz="0" w:space="0" w:color="auto"/>
              </w:divBdr>
            </w:div>
            <w:div w:id="1266966049">
              <w:marLeft w:val="0"/>
              <w:marRight w:val="0"/>
              <w:marTop w:val="0"/>
              <w:marBottom w:val="0"/>
              <w:divBdr>
                <w:top w:val="none" w:sz="0" w:space="0" w:color="auto"/>
                <w:left w:val="none" w:sz="0" w:space="0" w:color="auto"/>
                <w:bottom w:val="none" w:sz="0" w:space="0" w:color="auto"/>
                <w:right w:val="none" w:sz="0" w:space="0" w:color="auto"/>
              </w:divBdr>
            </w:div>
            <w:div w:id="790902117">
              <w:marLeft w:val="0"/>
              <w:marRight w:val="0"/>
              <w:marTop w:val="0"/>
              <w:marBottom w:val="0"/>
              <w:divBdr>
                <w:top w:val="none" w:sz="0" w:space="0" w:color="auto"/>
                <w:left w:val="none" w:sz="0" w:space="0" w:color="auto"/>
                <w:bottom w:val="none" w:sz="0" w:space="0" w:color="auto"/>
                <w:right w:val="none" w:sz="0" w:space="0" w:color="auto"/>
              </w:divBdr>
            </w:div>
            <w:div w:id="213472218">
              <w:marLeft w:val="0"/>
              <w:marRight w:val="0"/>
              <w:marTop w:val="0"/>
              <w:marBottom w:val="0"/>
              <w:divBdr>
                <w:top w:val="none" w:sz="0" w:space="0" w:color="auto"/>
                <w:left w:val="none" w:sz="0" w:space="0" w:color="auto"/>
                <w:bottom w:val="none" w:sz="0" w:space="0" w:color="auto"/>
                <w:right w:val="none" w:sz="0" w:space="0" w:color="auto"/>
              </w:divBdr>
            </w:div>
            <w:div w:id="1944916724">
              <w:marLeft w:val="0"/>
              <w:marRight w:val="0"/>
              <w:marTop w:val="0"/>
              <w:marBottom w:val="0"/>
              <w:divBdr>
                <w:top w:val="none" w:sz="0" w:space="0" w:color="auto"/>
                <w:left w:val="none" w:sz="0" w:space="0" w:color="auto"/>
                <w:bottom w:val="none" w:sz="0" w:space="0" w:color="auto"/>
                <w:right w:val="none" w:sz="0" w:space="0" w:color="auto"/>
              </w:divBdr>
            </w:div>
            <w:div w:id="511527547">
              <w:marLeft w:val="0"/>
              <w:marRight w:val="0"/>
              <w:marTop w:val="0"/>
              <w:marBottom w:val="0"/>
              <w:divBdr>
                <w:top w:val="none" w:sz="0" w:space="0" w:color="auto"/>
                <w:left w:val="none" w:sz="0" w:space="0" w:color="auto"/>
                <w:bottom w:val="none" w:sz="0" w:space="0" w:color="auto"/>
                <w:right w:val="none" w:sz="0" w:space="0" w:color="auto"/>
              </w:divBdr>
            </w:div>
            <w:div w:id="2061198194">
              <w:marLeft w:val="0"/>
              <w:marRight w:val="0"/>
              <w:marTop w:val="0"/>
              <w:marBottom w:val="0"/>
              <w:divBdr>
                <w:top w:val="none" w:sz="0" w:space="0" w:color="auto"/>
                <w:left w:val="none" w:sz="0" w:space="0" w:color="auto"/>
                <w:bottom w:val="none" w:sz="0" w:space="0" w:color="auto"/>
                <w:right w:val="none" w:sz="0" w:space="0" w:color="auto"/>
              </w:divBdr>
            </w:div>
            <w:div w:id="905147487">
              <w:marLeft w:val="0"/>
              <w:marRight w:val="0"/>
              <w:marTop w:val="0"/>
              <w:marBottom w:val="0"/>
              <w:divBdr>
                <w:top w:val="none" w:sz="0" w:space="0" w:color="auto"/>
                <w:left w:val="none" w:sz="0" w:space="0" w:color="auto"/>
                <w:bottom w:val="none" w:sz="0" w:space="0" w:color="auto"/>
                <w:right w:val="none" w:sz="0" w:space="0" w:color="auto"/>
              </w:divBdr>
            </w:div>
            <w:div w:id="2105609333">
              <w:marLeft w:val="0"/>
              <w:marRight w:val="0"/>
              <w:marTop w:val="0"/>
              <w:marBottom w:val="0"/>
              <w:divBdr>
                <w:top w:val="none" w:sz="0" w:space="0" w:color="auto"/>
                <w:left w:val="none" w:sz="0" w:space="0" w:color="auto"/>
                <w:bottom w:val="none" w:sz="0" w:space="0" w:color="auto"/>
                <w:right w:val="none" w:sz="0" w:space="0" w:color="auto"/>
              </w:divBdr>
            </w:div>
            <w:div w:id="1962685858">
              <w:marLeft w:val="0"/>
              <w:marRight w:val="0"/>
              <w:marTop w:val="0"/>
              <w:marBottom w:val="0"/>
              <w:divBdr>
                <w:top w:val="none" w:sz="0" w:space="0" w:color="auto"/>
                <w:left w:val="none" w:sz="0" w:space="0" w:color="auto"/>
                <w:bottom w:val="none" w:sz="0" w:space="0" w:color="auto"/>
                <w:right w:val="none" w:sz="0" w:space="0" w:color="auto"/>
              </w:divBdr>
            </w:div>
            <w:div w:id="656349226">
              <w:marLeft w:val="0"/>
              <w:marRight w:val="0"/>
              <w:marTop w:val="0"/>
              <w:marBottom w:val="0"/>
              <w:divBdr>
                <w:top w:val="none" w:sz="0" w:space="0" w:color="auto"/>
                <w:left w:val="none" w:sz="0" w:space="0" w:color="auto"/>
                <w:bottom w:val="none" w:sz="0" w:space="0" w:color="auto"/>
                <w:right w:val="none" w:sz="0" w:space="0" w:color="auto"/>
              </w:divBdr>
            </w:div>
            <w:div w:id="199629009">
              <w:marLeft w:val="0"/>
              <w:marRight w:val="0"/>
              <w:marTop w:val="0"/>
              <w:marBottom w:val="0"/>
              <w:divBdr>
                <w:top w:val="none" w:sz="0" w:space="0" w:color="auto"/>
                <w:left w:val="none" w:sz="0" w:space="0" w:color="auto"/>
                <w:bottom w:val="none" w:sz="0" w:space="0" w:color="auto"/>
                <w:right w:val="none" w:sz="0" w:space="0" w:color="auto"/>
              </w:divBdr>
            </w:div>
            <w:div w:id="397940768">
              <w:marLeft w:val="0"/>
              <w:marRight w:val="0"/>
              <w:marTop w:val="0"/>
              <w:marBottom w:val="0"/>
              <w:divBdr>
                <w:top w:val="none" w:sz="0" w:space="0" w:color="auto"/>
                <w:left w:val="none" w:sz="0" w:space="0" w:color="auto"/>
                <w:bottom w:val="none" w:sz="0" w:space="0" w:color="auto"/>
                <w:right w:val="none" w:sz="0" w:space="0" w:color="auto"/>
              </w:divBdr>
            </w:div>
            <w:div w:id="164370776">
              <w:marLeft w:val="0"/>
              <w:marRight w:val="0"/>
              <w:marTop w:val="0"/>
              <w:marBottom w:val="0"/>
              <w:divBdr>
                <w:top w:val="none" w:sz="0" w:space="0" w:color="auto"/>
                <w:left w:val="none" w:sz="0" w:space="0" w:color="auto"/>
                <w:bottom w:val="none" w:sz="0" w:space="0" w:color="auto"/>
                <w:right w:val="none" w:sz="0" w:space="0" w:color="auto"/>
              </w:divBdr>
            </w:div>
            <w:div w:id="1318069401">
              <w:marLeft w:val="0"/>
              <w:marRight w:val="0"/>
              <w:marTop w:val="0"/>
              <w:marBottom w:val="0"/>
              <w:divBdr>
                <w:top w:val="none" w:sz="0" w:space="0" w:color="auto"/>
                <w:left w:val="none" w:sz="0" w:space="0" w:color="auto"/>
                <w:bottom w:val="none" w:sz="0" w:space="0" w:color="auto"/>
                <w:right w:val="none" w:sz="0" w:space="0" w:color="auto"/>
              </w:divBdr>
            </w:div>
            <w:div w:id="274871980">
              <w:marLeft w:val="0"/>
              <w:marRight w:val="0"/>
              <w:marTop w:val="0"/>
              <w:marBottom w:val="0"/>
              <w:divBdr>
                <w:top w:val="none" w:sz="0" w:space="0" w:color="auto"/>
                <w:left w:val="none" w:sz="0" w:space="0" w:color="auto"/>
                <w:bottom w:val="none" w:sz="0" w:space="0" w:color="auto"/>
                <w:right w:val="none" w:sz="0" w:space="0" w:color="auto"/>
              </w:divBdr>
            </w:div>
            <w:div w:id="2026057262">
              <w:marLeft w:val="0"/>
              <w:marRight w:val="0"/>
              <w:marTop w:val="0"/>
              <w:marBottom w:val="0"/>
              <w:divBdr>
                <w:top w:val="none" w:sz="0" w:space="0" w:color="auto"/>
                <w:left w:val="none" w:sz="0" w:space="0" w:color="auto"/>
                <w:bottom w:val="none" w:sz="0" w:space="0" w:color="auto"/>
                <w:right w:val="none" w:sz="0" w:space="0" w:color="auto"/>
              </w:divBdr>
            </w:div>
            <w:div w:id="906065390">
              <w:marLeft w:val="0"/>
              <w:marRight w:val="0"/>
              <w:marTop w:val="0"/>
              <w:marBottom w:val="0"/>
              <w:divBdr>
                <w:top w:val="none" w:sz="0" w:space="0" w:color="auto"/>
                <w:left w:val="none" w:sz="0" w:space="0" w:color="auto"/>
                <w:bottom w:val="none" w:sz="0" w:space="0" w:color="auto"/>
                <w:right w:val="none" w:sz="0" w:space="0" w:color="auto"/>
              </w:divBdr>
            </w:div>
            <w:div w:id="1561406737">
              <w:marLeft w:val="0"/>
              <w:marRight w:val="0"/>
              <w:marTop w:val="0"/>
              <w:marBottom w:val="0"/>
              <w:divBdr>
                <w:top w:val="none" w:sz="0" w:space="0" w:color="auto"/>
                <w:left w:val="none" w:sz="0" w:space="0" w:color="auto"/>
                <w:bottom w:val="none" w:sz="0" w:space="0" w:color="auto"/>
                <w:right w:val="none" w:sz="0" w:space="0" w:color="auto"/>
              </w:divBdr>
            </w:div>
            <w:div w:id="1976829350">
              <w:marLeft w:val="0"/>
              <w:marRight w:val="0"/>
              <w:marTop w:val="0"/>
              <w:marBottom w:val="0"/>
              <w:divBdr>
                <w:top w:val="none" w:sz="0" w:space="0" w:color="auto"/>
                <w:left w:val="none" w:sz="0" w:space="0" w:color="auto"/>
                <w:bottom w:val="none" w:sz="0" w:space="0" w:color="auto"/>
                <w:right w:val="none" w:sz="0" w:space="0" w:color="auto"/>
              </w:divBdr>
            </w:div>
            <w:div w:id="921641491">
              <w:marLeft w:val="0"/>
              <w:marRight w:val="0"/>
              <w:marTop w:val="0"/>
              <w:marBottom w:val="0"/>
              <w:divBdr>
                <w:top w:val="none" w:sz="0" w:space="0" w:color="auto"/>
                <w:left w:val="none" w:sz="0" w:space="0" w:color="auto"/>
                <w:bottom w:val="none" w:sz="0" w:space="0" w:color="auto"/>
                <w:right w:val="none" w:sz="0" w:space="0" w:color="auto"/>
              </w:divBdr>
            </w:div>
            <w:div w:id="910390227">
              <w:marLeft w:val="0"/>
              <w:marRight w:val="0"/>
              <w:marTop w:val="0"/>
              <w:marBottom w:val="0"/>
              <w:divBdr>
                <w:top w:val="none" w:sz="0" w:space="0" w:color="auto"/>
                <w:left w:val="none" w:sz="0" w:space="0" w:color="auto"/>
                <w:bottom w:val="none" w:sz="0" w:space="0" w:color="auto"/>
                <w:right w:val="none" w:sz="0" w:space="0" w:color="auto"/>
              </w:divBdr>
            </w:div>
            <w:div w:id="555817443">
              <w:marLeft w:val="0"/>
              <w:marRight w:val="0"/>
              <w:marTop w:val="0"/>
              <w:marBottom w:val="0"/>
              <w:divBdr>
                <w:top w:val="none" w:sz="0" w:space="0" w:color="auto"/>
                <w:left w:val="none" w:sz="0" w:space="0" w:color="auto"/>
                <w:bottom w:val="none" w:sz="0" w:space="0" w:color="auto"/>
                <w:right w:val="none" w:sz="0" w:space="0" w:color="auto"/>
              </w:divBdr>
            </w:div>
            <w:div w:id="503324240">
              <w:marLeft w:val="0"/>
              <w:marRight w:val="0"/>
              <w:marTop w:val="0"/>
              <w:marBottom w:val="0"/>
              <w:divBdr>
                <w:top w:val="none" w:sz="0" w:space="0" w:color="auto"/>
                <w:left w:val="none" w:sz="0" w:space="0" w:color="auto"/>
                <w:bottom w:val="none" w:sz="0" w:space="0" w:color="auto"/>
                <w:right w:val="none" w:sz="0" w:space="0" w:color="auto"/>
              </w:divBdr>
            </w:div>
            <w:div w:id="5907572">
              <w:marLeft w:val="0"/>
              <w:marRight w:val="0"/>
              <w:marTop w:val="0"/>
              <w:marBottom w:val="0"/>
              <w:divBdr>
                <w:top w:val="none" w:sz="0" w:space="0" w:color="auto"/>
                <w:left w:val="none" w:sz="0" w:space="0" w:color="auto"/>
                <w:bottom w:val="none" w:sz="0" w:space="0" w:color="auto"/>
                <w:right w:val="none" w:sz="0" w:space="0" w:color="auto"/>
              </w:divBdr>
            </w:div>
            <w:div w:id="237449960">
              <w:marLeft w:val="0"/>
              <w:marRight w:val="0"/>
              <w:marTop w:val="0"/>
              <w:marBottom w:val="0"/>
              <w:divBdr>
                <w:top w:val="none" w:sz="0" w:space="0" w:color="auto"/>
                <w:left w:val="none" w:sz="0" w:space="0" w:color="auto"/>
                <w:bottom w:val="none" w:sz="0" w:space="0" w:color="auto"/>
                <w:right w:val="none" w:sz="0" w:space="0" w:color="auto"/>
              </w:divBdr>
            </w:div>
            <w:div w:id="312805895">
              <w:marLeft w:val="0"/>
              <w:marRight w:val="0"/>
              <w:marTop w:val="0"/>
              <w:marBottom w:val="0"/>
              <w:divBdr>
                <w:top w:val="none" w:sz="0" w:space="0" w:color="auto"/>
                <w:left w:val="none" w:sz="0" w:space="0" w:color="auto"/>
                <w:bottom w:val="none" w:sz="0" w:space="0" w:color="auto"/>
                <w:right w:val="none" w:sz="0" w:space="0" w:color="auto"/>
              </w:divBdr>
            </w:div>
            <w:div w:id="770590577">
              <w:marLeft w:val="0"/>
              <w:marRight w:val="0"/>
              <w:marTop w:val="0"/>
              <w:marBottom w:val="0"/>
              <w:divBdr>
                <w:top w:val="none" w:sz="0" w:space="0" w:color="auto"/>
                <w:left w:val="none" w:sz="0" w:space="0" w:color="auto"/>
                <w:bottom w:val="none" w:sz="0" w:space="0" w:color="auto"/>
                <w:right w:val="none" w:sz="0" w:space="0" w:color="auto"/>
              </w:divBdr>
            </w:div>
            <w:div w:id="1682047267">
              <w:marLeft w:val="0"/>
              <w:marRight w:val="0"/>
              <w:marTop w:val="0"/>
              <w:marBottom w:val="0"/>
              <w:divBdr>
                <w:top w:val="none" w:sz="0" w:space="0" w:color="auto"/>
                <w:left w:val="none" w:sz="0" w:space="0" w:color="auto"/>
                <w:bottom w:val="none" w:sz="0" w:space="0" w:color="auto"/>
                <w:right w:val="none" w:sz="0" w:space="0" w:color="auto"/>
              </w:divBdr>
            </w:div>
            <w:div w:id="630209709">
              <w:marLeft w:val="0"/>
              <w:marRight w:val="0"/>
              <w:marTop w:val="0"/>
              <w:marBottom w:val="0"/>
              <w:divBdr>
                <w:top w:val="none" w:sz="0" w:space="0" w:color="auto"/>
                <w:left w:val="none" w:sz="0" w:space="0" w:color="auto"/>
                <w:bottom w:val="none" w:sz="0" w:space="0" w:color="auto"/>
                <w:right w:val="none" w:sz="0" w:space="0" w:color="auto"/>
              </w:divBdr>
            </w:div>
            <w:div w:id="1566793498">
              <w:marLeft w:val="0"/>
              <w:marRight w:val="0"/>
              <w:marTop w:val="0"/>
              <w:marBottom w:val="0"/>
              <w:divBdr>
                <w:top w:val="none" w:sz="0" w:space="0" w:color="auto"/>
                <w:left w:val="none" w:sz="0" w:space="0" w:color="auto"/>
                <w:bottom w:val="none" w:sz="0" w:space="0" w:color="auto"/>
                <w:right w:val="none" w:sz="0" w:space="0" w:color="auto"/>
              </w:divBdr>
            </w:div>
            <w:div w:id="180321175">
              <w:marLeft w:val="0"/>
              <w:marRight w:val="0"/>
              <w:marTop w:val="0"/>
              <w:marBottom w:val="0"/>
              <w:divBdr>
                <w:top w:val="none" w:sz="0" w:space="0" w:color="auto"/>
                <w:left w:val="none" w:sz="0" w:space="0" w:color="auto"/>
                <w:bottom w:val="none" w:sz="0" w:space="0" w:color="auto"/>
                <w:right w:val="none" w:sz="0" w:space="0" w:color="auto"/>
              </w:divBdr>
            </w:div>
            <w:div w:id="1802502677">
              <w:marLeft w:val="0"/>
              <w:marRight w:val="0"/>
              <w:marTop w:val="0"/>
              <w:marBottom w:val="0"/>
              <w:divBdr>
                <w:top w:val="none" w:sz="0" w:space="0" w:color="auto"/>
                <w:left w:val="none" w:sz="0" w:space="0" w:color="auto"/>
                <w:bottom w:val="none" w:sz="0" w:space="0" w:color="auto"/>
                <w:right w:val="none" w:sz="0" w:space="0" w:color="auto"/>
              </w:divBdr>
            </w:div>
            <w:div w:id="1432625327">
              <w:marLeft w:val="0"/>
              <w:marRight w:val="0"/>
              <w:marTop w:val="0"/>
              <w:marBottom w:val="0"/>
              <w:divBdr>
                <w:top w:val="none" w:sz="0" w:space="0" w:color="auto"/>
                <w:left w:val="none" w:sz="0" w:space="0" w:color="auto"/>
                <w:bottom w:val="none" w:sz="0" w:space="0" w:color="auto"/>
                <w:right w:val="none" w:sz="0" w:space="0" w:color="auto"/>
              </w:divBdr>
            </w:div>
            <w:div w:id="2053649075">
              <w:marLeft w:val="0"/>
              <w:marRight w:val="0"/>
              <w:marTop w:val="0"/>
              <w:marBottom w:val="0"/>
              <w:divBdr>
                <w:top w:val="none" w:sz="0" w:space="0" w:color="auto"/>
                <w:left w:val="none" w:sz="0" w:space="0" w:color="auto"/>
                <w:bottom w:val="none" w:sz="0" w:space="0" w:color="auto"/>
                <w:right w:val="none" w:sz="0" w:space="0" w:color="auto"/>
              </w:divBdr>
            </w:div>
            <w:div w:id="636379742">
              <w:marLeft w:val="0"/>
              <w:marRight w:val="0"/>
              <w:marTop w:val="0"/>
              <w:marBottom w:val="0"/>
              <w:divBdr>
                <w:top w:val="none" w:sz="0" w:space="0" w:color="auto"/>
                <w:left w:val="none" w:sz="0" w:space="0" w:color="auto"/>
                <w:bottom w:val="none" w:sz="0" w:space="0" w:color="auto"/>
                <w:right w:val="none" w:sz="0" w:space="0" w:color="auto"/>
              </w:divBdr>
            </w:div>
            <w:div w:id="1429155581">
              <w:marLeft w:val="0"/>
              <w:marRight w:val="0"/>
              <w:marTop w:val="0"/>
              <w:marBottom w:val="0"/>
              <w:divBdr>
                <w:top w:val="none" w:sz="0" w:space="0" w:color="auto"/>
                <w:left w:val="none" w:sz="0" w:space="0" w:color="auto"/>
                <w:bottom w:val="none" w:sz="0" w:space="0" w:color="auto"/>
                <w:right w:val="none" w:sz="0" w:space="0" w:color="auto"/>
              </w:divBdr>
            </w:div>
            <w:div w:id="941113079">
              <w:marLeft w:val="0"/>
              <w:marRight w:val="0"/>
              <w:marTop w:val="0"/>
              <w:marBottom w:val="0"/>
              <w:divBdr>
                <w:top w:val="none" w:sz="0" w:space="0" w:color="auto"/>
                <w:left w:val="none" w:sz="0" w:space="0" w:color="auto"/>
                <w:bottom w:val="none" w:sz="0" w:space="0" w:color="auto"/>
                <w:right w:val="none" w:sz="0" w:space="0" w:color="auto"/>
              </w:divBdr>
            </w:div>
            <w:div w:id="417673919">
              <w:marLeft w:val="0"/>
              <w:marRight w:val="0"/>
              <w:marTop w:val="0"/>
              <w:marBottom w:val="0"/>
              <w:divBdr>
                <w:top w:val="none" w:sz="0" w:space="0" w:color="auto"/>
                <w:left w:val="none" w:sz="0" w:space="0" w:color="auto"/>
                <w:bottom w:val="none" w:sz="0" w:space="0" w:color="auto"/>
                <w:right w:val="none" w:sz="0" w:space="0" w:color="auto"/>
              </w:divBdr>
            </w:div>
            <w:div w:id="1307972382">
              <w:marLeft w:val="0"/>
              <w:marRight w:val="0"/>
              <w:marTop w:val="0"/>
              <w:marBottom w:val="0"/>
              <w:divBdr>
                <w:top w:val="none" w:sz="0" w:space="0" w:color="auto"/>
                <w:left w:val="none" w:sz="0" w:space="0" w:color="auto"/>
                <w:bottom w:val="none" w:sz="0" w:space="0" w:color="auto"/>
                <w:right w:val="none" w:sz="0" w:space="0" w:color="auto"/>
              </w:divBdr>
            </w:div>
            <w:div w:id="1824732584">
              <w:marLeft w:val="0"/>
              <w:marRight w:val="0"/>
              <w:marTop w:val="0"/>
              <w:marBottom w:val="0"/>
              <w:divBdr>
                <w:top w:val="none" w:sz="0" w:space="0" w:color="auto"/>
                <w:left w:val="none" w:sz="0" w:space="0" w:color="auto"/>
                <w:bottom w:val="none" w:sz="0" w:space="0" w:color="auto"/>
                <w:right w:val="none" w:sz="0" w:space="0" w:color="auto"/>
              </w:divBdr>
            </w:div>
            <w:div w:id="2047219219">
              <w:marLeft w:val="0"/>
              <w:marRight w:val="0"/>
              <w:marTop w:val="0"/>
              <w:marBottom w:val="0"/>
              <w:divBdr>
                <w:top w:val="none" w:sz="0" w:space="0" w:color="auto"/>
                <w:left w:val="none" w:sz="0" w:space="0" w:color="auto"/>
                <w:bottom w:val="none" w:sz="0" w:space="0" w:color="auto"/>
                <w:right w:val="none" w:sz="0" w:space="0" w:color="auto"/>
              </w:divBdr>
            </w:div>
            <w:div w:id="1794254553">
              <w:marLeft w:val="0"/>
              <w:marRight w:val="0"/>
              <w:marTop w:val="0"/>
              <w:marBottom w:val="0"/>
              <w:divBdr>
                <w:top w:val="none" w:sz="0" w:space="0" w:color="auto"/>
                <w:left w:val="none" w:sz="0" w:space="0" w:color="auto"/>
                <w:bottom w:val="none" w:sz="0" w:space="0" w:color="auto"/>
                <w:right w:val="none" w:sz="0" w:space="0" w:color="auto"/>
              </w:divBdr>
            </w:div>
            <w:div w:id="1781950554">
              <w:marLeft w:val="0"/>
              <w:marRight w:val="0"/>
              <w:marTop w:val="0"/>
              <w:marBottom w:val="0"/>
              <w:divBdr>
                <w:top w:val="none" w:sz="0" w:space="0" w:color="auto"/>
                <w:left w:val="none" w:sz="0" w:space="0" w:color="auto"/>
                <w:bottom w:val="none" w:sz="0" w:space="0" w:color="auto"/>
                <w:right w:val="none" w:sz="0" w:space="0" w:color="auto"/>
              </w:divBdr>
            </w:div>
            <w:div w:id="1749888659">
              <w:marLeft w:val="0"/>
              <w:marRight w:val="0"/>
              <w:marTop w:val="0"/>
              <w:marBottom w:val="0"/>
              <w:divBdr>
                <w:top w:val="none" w:sz="0" w:space="0" w:color="auto"/>
                <w:left w:val="none" w:sz="0" w:space="0" w:color="auto"/>
                <w:bottom w:val="none" w:sz="0" w:space="0" w:color="auto"/>
                <w:right w:val="none" w:sz="0" w:space="0" w:color="auto"/>
              </w:divBdr>
            </w:div>
            <w:div w:id="1473601115">
              <w:marLeft w:val="0"/>
              <w:marRight w:val="0"/>
              <w:marTop w:val="0"/>
              <w:marBottom w:val="0"/>
              <w:divBdr>
                <w:top w:val="none" w:sz="0" w:space="0" w:color="auto"/>
                <w:left w:val="none" w:sz="0" w:space="0" w:color="auto"/>
                <w:bottom w:val="none" w:sz="0" w:space="0" w:color="auto"/>
                <w:right w:val="none" w:sz="0" w:space="0" w:color="auto"/>
              </w:divBdr>
            </w:div>
            <w:div w:id="1875771689">
              <w:marLeft w:val="0"/>
              <w:marRight w:val="0"/>
              <w:marTop w:val="0"/>
              <w:marBottom w:val="0"/>
              <w:divBdr>
                <w:top w:val="none" w:sz="0" w:space="0" w:color="auto"/>
                <w:left w:val="none" w:sz="0" w:space="0" w:color="auto"/>
                <w:bottom w:val="none" w:sz="0" w:space="0" w:color="auto"/>
                <w:right w:val="none" w:sz="0" w:space="0" w:color="auto"/>
              </w:divBdr>
            </w:div>
            <w:div w:id="87315742">
              <w:marLeft w:val="0"/>
              <w:marRight w:val="0"/>
              <w:marTop w:val="0"/>
              <w:marBottom w:val="0"/>
              <w:divBdr>
                <w:top w:val="none" w:sz="0" w:space="0" w:color="auto"/>
                <w:left w:val="none" w:sz="0" w:space="0" w:color="auto"/>
                <w:bottom w:val="none" w:sz="0" w:space="0" w:color="auto"/>
                <w:right w:val="none" w:sz="0" w:space="0" w:color="auto"/>
              </w:divBdr>
            </w:div>
            <w:div w:id="143551361">
              <w:marLeft w:val="0"/>
              <w:marRight w:val="0"/>
              <w:marTop w:val="0"/>
              <w:marBottom w:val="0"/>
              <w:divBdr>
                <w:top w:val="none" w:sz="0" w:space="0" w:color="auto"/>
                <w:left w:val="none" w:sz="0" w:space="0" w:color="auto"/>
                <w:bottom w:val="none" w:sz="0" w:space="0" w:color="auto"/>
                <w:right w:val="none" w:sz="0" w:space="0" w:color="auto"/>
              </w:divBdr>
            </w:div>
            <w:div w:id="1243686358">
              <w:marLeft w:val="0"/>
              <w:marRight w:val="0"/>
              <w:marTop w:val="0"/>
              <w:marBottom w:val="0"/>
              <w:divBdr>
                <w:top w:val="none" w:sz="0" w:space="0" w:color="auto"/>
                <w:left w:val="none" w:sz="0" w:space="0" w:color="auto"/>
                <w:bottom w:val="none" w:sz="0" w:space="0" w:color="auto"/>
                <w:right w:val="none" w:sz="0" w:space="0" w:color="auto"/>
              </w:divBdr>
            </w:div>
            <w:div w:id="333844106">
              <w:marLeft w:val="0"/>
              <w:marRight w:val="0"/>
              <w:marTop w:val="0"/>
              <w:marBottom w:val="0"/>
              <w:divBdr>
                <w:top w:val="none" w:sz="0" w:space="0" w:color="auto"/>
                <w:left w:val="none" w:sz="0" w:space="0" w:color="auto"/>
                <w:bottom w:val="none" w:sz="0" w:space="0" w:color="auto"/>
                <w:right w:val="none" w:sz="0" w:space="0" w:color="auto"/>
              </w:divBdr>
            </w:div>
            <w:div w:id="1591816961">
              <w:marLeft w:val="0"/>
              <w:marRight w:val="0"/>
              <w:marTop w:val="0"/>
              <w:marBottom w:val="0"/>
              <w:divBdr>
                <w:top w:val="none" w:sz="0" w:space="0" w:color="auto"/>
                <w:left w:val="none" w:sz="0" w:space="0" w:color="auto"/>
                <w:bottom w:val="none" w:sz="0" w:space="0" w:color="auto"/>
                <w:right w:val="none" w:sz="0" w:space="0" w:color="auto"/>
              </w:divBdr>
            </w:div>
            <w:div w:id="1051687173">
              <w:marLeft w:val="0"/>
              <w:marRight w:val="0"/>
              <w:marTop w:val="0"/>
              <w:marBottom w:val="0"/>
              <w:divBdr>
                <w:top w:val="none" w:sz="0" w:space="0" w:color="auto"/>
                <w:left w:val="none" w:sz="0" w:space="0" w:color="auto"/>
                <w:bottom w:val="none" w:sz="0" w:space="0" w:color="auto"/>
                <w:right w:val="none" w:sz="0" w:space="0" w:color="auto"/>
              </w:divBdr>
            </w:div>
            <w:div w:id="1709723568">
              <w:marLeft w:val="0"/>
              <w:marRight w:val="0"/>
              <w:marTop w:val="0"/>
              <w:marBottom w:val="0"/>
              <w:divBdr>
                <w:top w:val="none" w:sz="0" w:space="0" w:color="auto"/>
                <w:left w:val="none" w:sz="0" w:space="0" w:color="auto"/>
                <w:bottom w:val="none" w:sz="0" w:space="0" w:color="auto"/>
                <w:right w:val="none" w:sz="0" w:space="0" w:color="auto"/>
              </w:divBdr>
            </w:div>
            <w:div w:id="979069081">
              <w:marLeft w:val="0"/>
              <w:marRight w:val="0"/>
              <w:marTop w:val="0"/>
              <w:marBottom w:val="0"/>
              <w:divBdr>
                <w:top w:val="none" w:sz="0" w:space="0" w:color="auto"/>
                <w:left w:val="none" w:sz="0" w:space="0" w:color="auto"/>
                <w:bottom w:val="none" w:sz="0" w:space="0" w:color="auto"/>
                <w:right w:val="none" w:sz="0" w:space="0" w:color="auto"/>
              </w:divBdr>
            </w:div>
            <w:div w:id="1439567684">
              <w:marLeft w:val="0"/>
              <w:marRight w:val="0"/>
              <w:marTop w:val="0"/>
              <w:marBottom w:val="0"/>
              <w:divBdr>
                <w:top w:val="none" w:sz="0" w:space="0" w:color="auto"/>
                <w:left w:val="none" w:sz="0" w:space="0" w:color="auto"/>
                <w:bottom w:val="none" w:sz="0" w:space="0" w:color="auto"/>
                <w:right w:val="none" w:sz="0" w:space="0" w:color="auto"/>
              </w:divBdr>
            </w:div>
            <w:div w:id="997150350">
              <w:marLeft w:val="0"/>
              <w:marRight w:val="0"/>
              <w:marTop w:val="0"/>
              <w:marBottom w:val="0"/>
              <w:divBdr>
                <w:top w:val="none" w:sz="0" w:space="0" w:color="auto"/>
                <w:left w:val="none" w:sz="0" w:space="0" w:color="auto"/>
                <w:bottom w:val="none" w:sz="0" w:space="0" w:color="auto"/>
                <w:right w:val="none" w:sz="0" w:space="0" w:color="auto"/>
              </w:divBdr>
            </w:div>
            <w:div w:id="818964169">
              <w:marLeft w:val="0"/>
              <w:marRight w:val="0"/>
              <w:marTop w:val="0"/>
              <w:marBottom w:val="0"/>
              <w:divBdr>
                <w:top w:val="none" w:sz="0" w:space="0" w:color="auto"/>
                <w:left w:val="none" w:sz="0" w:space="0" w:color="auto"/>
                <w:bottom w:val="none" w:sz="0" w:space="0" w:color="auto"/>
                <w:right w:val="none" w:sz="0" w:space="0" w:color="auto"/>
              </w:divBdr>
            </w:div>
            <w:div w:id="1202133278">
              <w:marLeft w:val="0"/>
              <w:marRight w:val="0"/>
              <w:marTop w:val="0"/>
              <w:marBottom w:val="0"/>
              <w:divBdr>
                <w:top w:val="none" w:sz="0" w:space="0" w:color="auto"/>
                <w:left w:val="none" w:sz="0" w:space="0" w:color="auto"/>
                <w:bottom w:val="none" w:sz="0" w:space="0" w:color="auto"/>
                <w:right w:val="none" w:sz="0" w:space="0" w:color="auto"/>
              </w:divBdr>
            </w:div>
            <w:div w:id="415630994">
              <w:marLeft w:val="0"/>
              <w:marRight w:val="0"/>
              <w:marTop w:val="0"/>
              <w:marBottom w:val="0"/>
              <w:divBdr>
                <w:top w:val="none" w:sz="0" w:space="0" w:color="auto"/>
                <w:left w:val="none" w:sz="0" w:space="0" w:color="auto"/>
                <w:bottom w:val="none" w:sz="0" w:space="0" w:color="auto"/>
                <w:right w:val="none" w:sz="0" w:space="0" w:color="auto"/>
              </w:divBdr>
            </w:div>
            <w:div w:id="462772062">
              <w:marLeft w:val="0"/>
              <w:marRight w:val="0"/>
              <w:marTop w:val="0"/>
              <w:marBottom w:val="0"/>
              <w:divBdr>
                <w:top w:val="none" w:sz="0" w:space="0" w:color="auto"/>
                <w:left w:val="none" w:sz="0" w:space="0" w:color="auto"/>
                <w:bottom w:val="none" w:sz="0" w:space="0" w:color="auto"/>
                <w:right w:val="none" w:sz="0" w:space="0" w:color="auto"/>
              </w:divBdr>
            </w:div>
            <w:div w:id="1568763220">
              <w:marLeft w:val="0"/>
              <w:marRight w:val="0"/>
              <w:marTop w:val="0"/>
              <w:marBottom w:val="0"/>
              <w:divBdr>
                <w:top w:val="none" w:sz="0" w:space="0" w:color="auto"/>
                <w:left w:val="none" w:sz="0" w:space="0" w:color="auto"/>
                <w:bottom w:val="none" w:sz="0" w:space="0" w:color="auto"/>
                <w:right w:val="none" w:sz="0" w:space="0" w:color="auto"/>
              </w:divBdr>
            </w:div>
            <w:div w:id="1553730071">
              <w:marLeft w:val="0"/>
              <w:marRight w:val="0"/>
              <w:marTop w:val="0"/>
              <w:marBottom w:val="0"/>
              <w:divBdr>
                <w:top w:val="none" w:sz="0" w:space="0" w:color="auto"/>
                <w:left w:val="none" w:sz="0" w:space="0" w:color="auto"/>
                <w:bottom w:val="none" w:sz="0" w:space="0" w:color="auto"/>
                <w:right w:val="none" w:sz="0" w:space="0" w:color="auto"/>
              </w:divBdr>
            </w:div>
            <w:div w:id="679428826">
              <w:marLeft w:val="0"/>
              <w:marRight w:val="0"/>
              <w:marTop w:val="0"/>
              <w:marBottom w:val="0"/>
              <w:divBdr>
                <w:top w:val="none" w:sz="0" w:space="0" w:color="auto"/>
                <w:left w:val="none" w:sz="0" w:space="0" w:color="auto"/>
                <w:bottom w:val="none" w:sz="0" w:space="0" w:color="auto"/>
                <w:right w:val="none" w:sz="0" w:space="0" w:color="auto"/>
              </w:divBdr>
            </w:div>
            <w:div w:id="1373118395">
              <w:marLeft w:val="0"/>
              <w:marRight w:val="0"/>
              <w:marTop w:val="0"/>
              <w:marBottom w:val="0"/>
              <w:divBdr>
                <w:top w:val="none" w:sz="0" w:space="0" w:color="auto"/>
                <w:left w:val="none" w:sz="0" w:space="0" w:color="auto"/>
                <w:bottom w:val="none" w:sz="0" w:space="0" w:color="auto"/>
                <w:right w:val="none" w:sz="0" w:space="0" w:color="auto"/>
              </w:divBdr>
            </w:div>
            <w:div w:id="1551921136">
              <w:marLeft w:val="0"/>
              <w:marRight w:val="0"/>
              <w:marTop w:val="0"/>
              <w:marBottom w:val="0"/>
              <w:divBdr>
                <w:top w:val="none" w:sz="0" w:space="0" w:color="auto"/>
                <w:left w:val="none" w:sz="0" w:space="0" w:color="auto"/>
                <w:bottom w:val="none" w:sz="0" w:space="0" w:color="auto"/>
                <w:right w:val="none" w:sz="0" w:space="0" w:color="auto"/>
              </w:divBdr>
            </w:div>
            <w:div w:id="1774397236">
              <w:marLeft w:val="0"/>
              <w:marRight w:val="0"/>
              <w:marTop w:val="0"/>
              <w:marBottom w:val="0"/>
              <w:divBdr>
                <w:top w:val="none" w:sz="0" w:space="0" w:color="auto"/>
                <w:left w:val="none" w:sz="0" w:space="0" w:color="auto"/>
                <w:bottom w:val="none" w:sz="0" w:space="0" w:color="auto"/>
                <w:right w:val="none" w:sz="0" w:space="0" w:color="auto"/>
              </w:divBdr>
            </w:div>
            <w:div w:id="92213271">
              <w:marLeft w:val="0"/>
              <w:marRight w:val="0"/>
              <w:marTop w:val="0"/>
              <w:marBottom w:val="0"/>
              <w:divBdr>
                <w:top w:val="none" w:sz="0" w:space="0" w:color="auto"/>
                <w:left w:val="none" w:sz="0" w:space="0" w:color="auto"/>
                <w:bottom w:val="none" w:sz="0" w:space="0" w:color="auto"/>
                <w:right w:val="none" w:sz="0" w:space="0" w:color="auto"/>
              </w:divBdr>
            </w:div>
            <w:div w:id="1019312982">
              <w:marLeft w:val="0"/>
              <w:marRight w:val="0"/>
              <w:marTop w:val="0"/>
              <w:marBottom w:val="0"/>
              <w:divBdr>
                <w:top w:val="none" w:sz="0" w:space="0" w:color="auto"/>
                <w:left w:val="none" w:sz="0" w:space="0" w:color="auto"/>
                <w:bottom w:val="none" w:sz="0" w:space="0" w:color="auto"/>
                <w:right w:val="none" w:sz="0" w:space="0" w:color="auto"/>
              </w:divBdr>
            </w:div>
            <w:div w:id="1258825081">
              <w:marLeft w:val="0"/>
              <w:marRight w:val="0"/>
              <w:marTop w:val="0"/>
              <w:marBottom w:val="0"/>
              <w:divBdr>
                <w:top w:val="none" w:sz="0" w:space="0" w:color="auto"/>
                <w:left w:val="none" w:sz="0" w:space="0" w:color="auto"/>
                <w:bottom w:val="none" w:sz="0" w:space="0" w:color="auto"/>
                <w:right w:val="none" w:sz="0" w:space="0" w:color="auto"/>
              </w:divBdr>
            </w:div>
            <w:div w:id="535777632">
              <w:marLeft w:val="0"/>
              <w:marRight w:val="0"/>
              <w:marTop w:val="0"/>
              <w:marBottom w:val="0"/>
              <w:divBdr>
                <w:top w:val="none" w:sz="0" w:space="0" w:color="auto"/>
                <w:left w:val="none" w:sz="0" w:space="0" w:color="auto"/>
                <w:bottom w:val="none" w:sz="0" w:space="0" w:color="auto"/>
                <w:right w:val="none" w:sz="0" w:space="0" w:color="auto"/>
              </w:divBdr>
            </w:div>
            <w:div w:id="2081367021">
              <w:marLeft w:val="0"/>
              <w:marRight w:val="0"/>
              <w:marTop w:val="0"/>
              <w:marBottom w:val="0"/>
              <w:divBdr>
                <w:top w:val="none" w:sz="0" w:space="0" w:color="auto"/>
                <w:left w:val="none" w:sz="0" w:space="0" w:color="auto"/>
                <w:bottom w:val="none" w:sz="0" w:space="0" w:color="auto"/>
                <w:right w:val="none" w:sz="0" w:space="0" w:color="auto"/>
              </w:divBdr>
            </w:div>
            <w:div w:id="1450970526">
              <w:marLeft w:val="0"/>
              <w:marRight w:val="0"/>
              <w:marTop w:val="0"/>
              <w:marBottom w:val="0"/>
              <w:divBdr>
                <w:top w:val="none" w:sz="0" w:space="0" w:color="auto"/>
                <w:left w:val="none" w:sz="0" w:space="0" w:color="auto"/>
                <w:bottom w:val="none" w:sz="0" w:space="0" w:color="auto"/>
                <w:right w:val="none" w:sz="0" w:space="0" w:color="auto"/>
              </w:divBdr>
            </w:div>
            <w:div w:id="2016764308">
              <w:marLeft w:val="0"/>
              <w:marRight w:val="0"/>
              <w:marTop w:val="0"/>
              <w:marBottom w:val="0"/>
              <w:divBdr>
                <w:top w:val="none" w:sz="0" w:space="0" w:color="auto"/>
                <w:left w:val="none" w:sz="0" w:space="0" w:color="auto"/>
                <w:bottom w:val="none" w:sz="0" w:space="0" w:color="auto"/>
                <w:right w:val="none" w:sz="0" w:space="0" w:color="auto"/>
              </w:divBdr>
            </w:div>
            <w:div w:id="297761326">
              <w:marLeft w:val="0"/>
              <w:marRight w:val="0"/>
              <w:marTop w:val="0"/>
              <w:marBottom w:val="0"/>
              <w:divBdr>
                <w:top w:val="none" w:sz="0" w:space="0" w:color="auto"/>
                <w:left w:val="none" w:sz="0" w:space="0" w:color="auto"/>
                <w:bottom w:val="none" w:sz="0" w:space="0" w:color="auto"/>
                <w:right w:val="none" w:sz="0" w:space="0" w:color="auto"/>
              </w:divBdr>
            </w:div>
            <w:div w:id="1423142551">
              <w:marLeft w:val="0"/>
              <w:marRight w:val="0"/>
              <w:marTop w:val="0"/>
              <w:marBottom w:val="0"/>
              <w:divBdr>
                <w:top w:val="none" w:sz="0" w:space="0" w:color="auto"/>
                <w:left w:val="none" w:sz="0" w:space="0" w:color="auto"/>
                <w:bottom w:val="none" w:sz="0" w:space="0" w:color="auto"/>
                <w:right w:val="none" w:sz="0" w:space="0" w:color="auto"/>
              </w:divBdr>
            </w:div>
            <w:div w:id="1148354359">
              <w:marLeft w:val="0"/>
              <w:marRight w:val="0"/>
              <w:marTop w:val="0"/>
              <w:marBottom w:val="0"/>
              <w:divBdr>
                <w:top w:val="none" w:sz="0" w:space="0" w:color="auto"/>
                <w:left w:val="none" w:sz="0" w:space="0" w:color="auto"/>
                <w:bottom w:val="none" w:sz="0" w:space="0" w:color="auto"/>
                <w:right w:val="none" w:sz="0" w:space="0" w:color="auto"/>
              </w:divBdr>
            </w:div>
            <w:div w:id="68961880">
              <w:marLeft w:val="0"/>
              <w:marRight w:val="0"/>
              <w:marTop w:val="0"/>
              <w:marBottom w:val="0"/>
              <w:divBdr>
                <w:top w:val="none" w:sz="0" w:space="0" w:color="auto"/>
                <w:left w:val="none" w:sz="0" w:space="0" w:color="auto"/>
                <w:bottom w:val="none" w:sz="0" w:space="0" w:color="auto"/>
                <w:right w:val="none" w:sz="0" w:space="0" w:color="auto"/>
              </w:divBdr>
            </w:div>
            <w:div w:id="1052995567">
              <w:marLeft w:val="0"/>
              <w:marRight w:val="0"/>
              <w:marTop w:val="0"/>
              <w:marBottom w:val="0"/>
              <w:divBdr>
                <w:top w:val="none" w:sz="0" w:space="0" w:color="auto"/>
                <w:left w:val="none" w:sz="0" w:space="0" w:color="auto"/>
                <w:bottom w:val="none" w:sz="0" w:space="0" w:color="auto"/>
                <w:right w:val="none" w:sz="0" w:space="0" w:color="auto"/>
              </w:divBdr>
            </w:div>
            <w:div w:id="1076122588">
              <w:marLeft w:val="0"/>
              <w:marRight w:val="0"/>
              <w:marTop w:val="0"/>
              <w:marBottom w:val="0"/>
              <w:divBdr>
                <w:top w:val="none" w:sz="0" w:space="0" w:color="auto"/>
                <w:left w:val="none" w:sz="0" w:space="0" w:color="auto"/>
                <w:bottom w:val="none" w:sz="0" w:space="0" w:color="auto"/>
                <w:right w:val="none" w:sz="0" w:space="0" w:color="auto"/>
              </w:divBdr>
            </w:div>
            <w:div w:id="893858443">
              <w:marLeft w:val="0"/>
              <w:marRight w:val="0"/>
              <w:marTop w:val="0"/>
              <w:marBottom w:val="0"/>
              <w:divBdr>
                <w:top w:val="none" w:sz="0" w:space="0" w:color="auto"/>
                <w:left w:val="none" w:sz="0" w:space="0" w:color="auto"/>
                <w:bottom w:val="none" w:sz="0" w:space="0" w:color="auto"/>
                <w:right w:val="none" w:sz="0" w:space="0" w:color="auto"/>
              </w:divBdr>
            </w:div>
            <w:div w:id="495001332">
              <w:marLeft w:val="0"/>
              <w:marRight w:val="0"/>
              <w:marTop w:val="0"/>
              <w:marBottom w:val="0"/>
              <w:divBdr>
                <w:top w:val="none" w:sz="0" w:space="0" w:color="auto"/>
                <w:left w:val="none" w:sz="0" w:space="0" w:color="auto"/>
                <w:bottom w:val="none" w:sz="0" w:space="0" w:color="auto"/>
                <w:right w:val="none" w:sz="0" w:space="0" w:color="auto"/>
              </w:divBdr>
            </w:div>
            <w:div w:id="2021614003">
              <w:marLeft w:val="0"/>
              <w:marRight w:val="0"/>
              <w:marTop w:val="0"/>
              <w:marBottom w:val="0"/>
              <w:divBdr>
                <w:top w:val="none" w:sz="0" w:space="0" w:color="auto"/>
                <w:left w:val="none" w:sz="0" w:space="0" w:color="auto"/>
                <w:bottom w:val="none" w:sz="0" w:space="0" w:color="auto"/>
                <w:right w:val="none" w:sz="0" w:space="0" w:color="auto"/>
              </w:divBdr>
            </w:div>
            <w:div w:id="835338136">
              <w:marLeft w:val="0"/>
              <w:marRight w:val="0"/>
              <w:marTop w:val="0"/>
              <w:marBottom w:val="0"/>
              <w:divBdr>
                <w:top w:val="none" w:sz="0" w:space="0" w:color="auto"/>
                <w:left w:val="none" w:sz="0" w:space="0" w:color="auto"/>
                <w:bottom w:val="none" w:sz="0" w:space="0" w:color="auto"/>
                <w:right w:val="none" w:sz="0" w:space="0" w:color="auto"/>
              </w:divBdr>
            </w:div>
            <w:div w:id="1024358448">
              <w:marLeft w:val="0"/>
              <w:marRight w:val="0"/>
              <w:marTop w:val="0"/>
              <w:marBottom w:val="0"/>
              <w:divBdr>
                <w:top w:val="none" w:sz="0" w:space="0" w:color="auto"/>
                <w:left w:val="none" w:sz="0" w:space="0" w:color="auto"/>
                <w:bottom w:val="none" w:sz="0" w:space="0" w:color="auto"/>
                <w:right w:val="none" w:sz="0" w:space="0" w:color="auto"/>
              </w:divBdr>
            </w:div>
            <w:div w:id="1791361055">
              <w:marLeft w:val="0"/>
              <w:marRight w:val="0"/>
              <w:marTop w:val="0"/>
              <w:marBottom w:val="0"/>
              <w:divBdr>
                <w:top w:val="none" w:sz="0" w:space="0" w:color="auto"/>
                <w:left w:val="none" w:sz="0" w:space="0" w:color="auto"/>
                <w:bottom w:val="none" w:sz="0" w:space="0" w:color="auto"/>
                <w:right w:val="none" w:sz="0" w:space="0" w:color="auto"/>
              </w:divBdr>
            </w:div>
            <w:div w:id="921839742">
              <w:marLeft w:val="0"/>
              <w:marRight w:val="0"/>
              <w:marTop w:val="0"/>
              <w:marBottom w:val="0"/>
              <w:divBdr>
                <w:top w:val="none" w:sz="0" w:space="0" w:color="auto"/>
                <w:left w:val="none" w:sz="0" w:space="0" w:color="auto"/>
                <w:bottom w:val="none" w:sz="0" w:space="0" w:color="auto"/>
                <w:right w:val="none" w:sz="0" w:space="0" w:color="auto"/>
              </w:divBdr>
            </w:div>
            <w:div w:id="1804498923">
              <w:marLeft w:val="0"/>
              <w:marRight w:val="0"/>
              <w:marTop w:val="0"/>
              <w:marBottom w:val="0"/>
              <w:divBdr>
                <w:top w:val="none" w:sz="0" w:space="0" w:color="auto"/>
                <w:left w:val="none" w:sz="0" w:space="0" w:color="auto"/>
                <w:bottom w:val="none" w:sz="0" w:space="0" w:color="auto"/>
                <w:right w:val="none" w:sz="0" w:space="0" w:color="auto"/>
              </w:divBdr>
            </w:div>
            <w:div w:id="311645623">
              <w:marLeft w:val="0"/>
              <w:marRight w:val="0"/>
              <w:marTop w:val="0"/>
              <w:marBottom w:val="0"/>
              <w:divBdr>
                <w:top w:val="none" w:sz="0" w:space="0" w:color="auto"/>
                <w:left w:val="none" w:sz="0" w:space="0" w:color="auto"/>
                <w:bottom w:val="none" w:sz="0" w:space="0" w:color="auto"/>
                <w:right w:val="none" w:sz="0" w:space="0" w:color="auto"/>
              </w:divBdr>
            </w:div>
            <w:div w:id="1862428220">
              <w:marLeft w:val="0"/>
              <w:marRight w:val="0"/>
              <w:marTop w:val="0"/>
              <w:marBottom w:val="0"/>
              <w:divBdr>
                <w:top w:val="none" w:sz="0" w:space="0" w:color="auto"/>
                <w:left w:val="none" w:sz="0" w:space="0" w:color="auto"/>
                <w:bottom w:val="none" w:sz="0" w:space="0" w:color="auto"/>
                <w:right w:val="none" w:sz="0" w:space="0" w:color="auto"/>
              </w:divBdr>
            </w:div>
            <w:div w:id="704794885">
              <w:marLeft w:val="0"/>
              <w:marRight w:val="0"/>
              <w:marTop w:val="0"/>
              <w:marBottom w:val="0"/>
              <w:divBdr>
                <w:top w:val="none" w:sz="0" w:space="0" w:color="auto"/>
                <w:left w:val="none" w:sz="0" w:space="0" w:color="auto"/>
                <w:bottom w:val="none" w:sz="0" w:space="0" w:color="auto"/>
                <w:right w:val="none" w:sz="0" w:space="0" w:color="auto"/>
              </w:divBdr>
            </w:div>
            <w:div w:id="1377584233">
              <w:marLeft w:val="0"/>
              <w:marRight w:val="0"/>
              <w:marTop w:val="0"/>
              <w:marBottom w:val="0"/>
              <w:divBdr>
                <w:top w:val="none" w:sz="0" w:space="0" w:color="auto"/>
                <w:left w:val="none" w:sz="0" w:space="0" w:color="auto"/>
                <w:bottom w:val="none" w:sz="0" w:space="0" w:color="auto"/>
                <w:right w:val="none" w:sz="0" w:space="0" w:color="auto"/>
              </w:divBdr>
            </w:div>
            <w:div w:id="522550704">
              <w:marLeft w:val="0"/>
              <w:marRight w:val="0"/>
              <w:marTop w:val="0"/>
              <w:marBottom w:val="0"/>
              <w:divBdr>
                <w:top w:val="none" w:sz="0" w:space="0" w:color="auto"/>
                <w:left w:val="none" w:sz="0" w:space="0" w:color="auto"/>
                <w:bottom w:val="none" w:sz="0" w:space="0" w:color="auto"/>
                <w:right w:val="none" w:sz="0" w:space="0" w:color="auto"/>
              </w:divBdr>
            </w:div>
            <w:div w:id="1868061355">
              <w:marLeft w:val="0"/>
              <w:marRight w:val="0"/>
              <w:marTop w:val="0"/>
              <w:marBottom w:val="0"/>
              <w:divBdr>
                <w:top w:val="none" w:sz="0" w:space="0" w:color="auto"/>
                <w:left w:val="none" w:sz="0" w:space="0" w:color="auto"/>
                <w:bottom w:val="none" w:sz="0" w:space="0" w:color="auto"/>
                <w:right w:val="none" w:sz="0" w:space="0" w:color="auto"/>
              </w:divBdr>
            </w:div>
            <w:div w:id="2099327770">
              <w:marLeft w:val="0"/>
              <w:marRight w:val="0"/>
              <w:marTop w:val="0"/>
              <w:marBottom w:val="0"/>
              <w:divBdr>
                <w:top w:val="none" w:sz="0" w:space="0" w:color="auto"/>
                <w:left w:val="none" w:sz="0" w:space="0" w:color="auto"/>
                <w:bottom w:val="none" w:sz="0" w:space="0" w:color="auto"/>
                <w:right w:val="none" w:sz="0" w:space="0" w:color="auto"/>
              </w:divBdr>
            </w:div>
            <w:div w:id="238247017">
              <w:marLeft w:val="0"/>
              <w:marRight w:val="0"/>
              <w:marTop w:val="0"/>
              <w:marBottom w:val="0"/>
              <w:divBdr>
                <w:top w:val="none" w:sz="0" w:space="0" w:color="auto"/>
                <w:left w:val="none" w:sz="0" w:space="0" w:color="auto"/>
                <w:bottom w:val="none" w:sz="0" w:space="0" w:color="auto"/>
                <w:right w:val="none" w:sz="0" w:space="0" w:color="auto"/>
              </w:divBdr>
            </w:div>
            <w:div w:id="1125734038">
              <w:marLeft w:val="0"/>
              <w:marRight w:val="0"/>
              <w:marTop w:val="0"/>
              <w:marBottom w:val="0"/>
              <w:divBdr>
                <w:top w:val="none" w:sz="0" w:space="0" w:color="auto"/>
                <w:left w:val="none" w:sz="0" w:space="0" w:color="auto"/>
                <w:bottom w:val="none" w:sz="0" w:space="0" w:color="auto"/>
                <w:right w:val="none" w:sz="0" w:space="0" w:color="auto"/>
              </w:divBdr>
            </w:div>
            <w:div w:id="1612469920">
              <w:marLeft w:val="0"/>
              <w:marRight w:val="0"/>
              <w:marTop w:val="0"/>
              <w:marBottom w:val="0"/>
              <w:divBdr>
                <w:top w:val="none" w:sz="0" w:space="0" w:color="auto"/>
                <w:left w:val="none" w:sz="0" w:space="0" w:color="auto"/>
                <w:bottom w:val="none" w:sz="0" w:space="0" w:color="auto"/>
                <w:right w:val="none" w:sz="0" w:space="0" w:color="auto"/>
              </w:divBdr>
            </w:div>
            <w:div w:id="1539079627">
              <w:marLeft w:val="0"/>
              <w:marRight w:val="0"/>
              <w:marTop w:val="0"/>
              <w:marBottom w:val="0"/>
              <w:divBdr>
                <w:top w:val="none" w:sz="0" w:space="0" w:color="auto"/>
                <w:left w:val="none" w:sz="0" w:space="0" w:color="auto"/>
                <w:bottom w:val="none" w:sz="0" w:space="0" w:color="auto"/>
                <w:right w:val="none" w:sz="0" w:space="0" w:color="auto"/>
              </w:divBdr>
            </w:div>
            <w:div w:id="328212744">
              <w:marLeft w:val="0"/>
              <w:marRight w:val="0"/>
              <w:marTop w:val="0"/>
              <w:marBottom w:val="0"/>
              <w:divBdr>
                <w:top w:val="none" w:sz="0" w:space="0" w:color="auto"/>
                <w:left w:val="none" w:sz="0" w:space="0" w:color="auto"/>
                <w:bottom w:val="none" w:sz="0" w:space="0" w:color="auto"/>
                <w:right w:val="none" w:sz="0" w:space="0" w:color="auto"/>
              </w:divBdr>
            </w:div>
            <w:div w:id="884369530">
              <w:marLeft w:val="0"/>
              <w:marRight w:val="0"/>
              <w:marTop w:val="0"/>
              <w:marBottom w:val="0"/>
              <w:divBdr>
                <w:top w:val="none" w:sz="0" w:space="0" w:color="auto"/>
                <w:left w:val="none" w:sz="0" w:space="0" w:color="auto"/>
                <w:bottom w:val="none" w:sz="0" w:space="0" w:color="auto"/>
                <w:right w:val="none" w:sz="0" w:space="0" w:color="auto"/>
              </w:divBdr>
            </w:div>
            <w:div w:id="851604642">
              <w:marLeft w:val="0"/>
              <w:marRight w:val="0"/>
              <w:marTop w:val="0"/>
              <w:marBottom w:val="0"/>
              <w:divBdr>
                <w:top w:val="none" w:sz="0" w:space="0" w:color="auto"/>
                <w:left w:val="none" w:sz="0" w:space="0" w:color="auto"/>
                <w:bottom w:val="none" w:sz="0" w:space="0" w:color="auto"/>
                <w:right w:val="none" w:sz="0" w:space="0" w:color="auto"/>
              </w:divBdr>
            </w:div>
            <w:div w:id="627509031">
              <w:marLeft w:val="0"/>
              <w:marRight w:val="0"/>
              <w:marTop w:val="0"/>
              <w:marBottom w:val="0"/>
              <w:divBdr>
                <w:top w:val="none" w:sz="0" w:space="0" w:color="auto"/>
                <w:left w:val="none" w:sz="0" w:space="0" w:color="auto"/>
                <w:bottom w:val="none" w:sz="0" w:space="0" w:color="auto"/>
                <w:right w:val="none" w:sz="0" w:space="0" w:color="auto"/>
              </w:divBdr>
            </w:div>
            <w:div w:id="1980186690">
              <w:marLeft w:val="0"/>
              <w:marRight w:val="0"/>
              <w:marTop w:val="0"/>
              <w:marBottom w:val="0"/>
              <w:divBdr>
                <w:top w:val="none" w:sz="0" w:space="0" w:color="auto"/>
                <w:left w:val="none" w:sz="0" w:space="0" w:color="auto"/>
                <w:bottom w:val="none" w:sz="0" w:space="0" w:color="auto"/>
                <w:right w:val="none" w:sz="0" w:space="0" w:color="auto"/>
              </w:divBdr>
            </w:div>
            <w:div w:id="1064260621">
              <w:marLeft w:val="0"/>
              <w:marRight w:val="0"/>
              <w:marTop w:val="0"/>
              <w:marBottom w:val="0"/>
              <w:divBdr>
                <w:top w:val="none" w:sz="0" w:space="0" w:color="auto"/>
                <w:left w:val="none" w:sz="0" w:space="0" w:color="auto"/>
                <w:bottom w:val="none" w:sz="0" w:space="0" w:color="auto"/>
                <w:right w:val="none" w:sz="0" w:space="0" w:color="auto"/>
              </w:divBdr>
            </w:div>
            <w:div w:id="320349143">
              <w:marLeft w:val="0"/>
              <w:marRight w:val="0"/>
              <w:marTop w:val="0"/>
              <w:marBottom w:val="0"/>
              <w:divBdr>
                <w:top w:val="none" w:sz="0" w:space="0" w:color="auto"/>
                <w:left w:val="none" w:sz="0" w:space="0" w:color="auto"/>
                <w:bottom w:val="none" w:sz="0" w:space="0" w:color="auto"/>
                <w:right w:val="none" w:sz="0" w:space="0" w:color="auto"/>
              </w:divBdr>
            </w:div>
            <w:div w:id="53477838">
              <w:marLeft w:val="0"/>
              <w:marRight w:val="0"/>
              <w:marTop w:val="0"/>
              <w:marBottom w:val="0"/>
              <w:divBdr>
                <w:top w:val="none" w:sz="0" w:space="0" w:color="auto"/>
                <w:left w:val="none" w:sz="0" w:space="0" w:color="auto"/>
                <w:bottom w:val="none" w:sz="0" w:space="0" w:color="auto"/>
                <w:right w:val="none" w:sz="0" w:space="0" w:color="auto"/>
              </w:divBdr>
            </w:div>
            <w:div w:id="926500272">
              <w:marLeft w:val="0"/>
              <w:marRight w:val="0"/>
              <w:marTop w:val="0"/>
              <w:marBottom w:val="0"/>
              <w:divBdr>
                <w:top w:val="none" w:sz="0" w:space="0" w:color="auto"/>
                <w:left w:val="none" w:sz="0" w:space="0" w:color="auto"/>
                <w:bottom w:val="none" w:sz="0" w:space="0" w:color="auto"/>
                <w:right w:val="none" w:sz="0" w:space="0" w:color="auto"/>
              </w:divBdr>
            </w:div>
            <w:div w:id="496654303">
              <w:marLeft w:val="0"/>
              <w:marRight w:val="0"/>
              <w:marTop w:val="0"/>
              <w:marBottom w:val="0"/>
              <w:divBdr>
                <w:top w:val="none" w:sz="0" w:space="0" w:color="auto"/>
                <w:left w:val="none" w:sz="0" w:space="0" w:color="auto"/>
                <w:bottom w:val="none" w:sz="0" w:space="0" w:color="auto"/>
                <w:right w:val="none" w:sz="0" w:space="0" w:color="auto"/>
              </w:divBdr>
            </w:div>
            <w:div w:id="420108789">
              <w:marLeft w:val="0"/>
              <w:marRight w:val="0"/>
              <w:marTop w:val="0"/>
              <w:marBottom w:val="0"/>
              <w:divBdr>
                <w:top w:val="none" w:sz="0" w:space="0" w:color="auto"/>
                <w:left w:val="none" w:sz="0" w:space="0" w:color="auto"/>
                <w:bottom w:val="none" w:sz="0" w:space="0" w:color="auto"/>
                <w:right w:val="none" w:sz="0" w:space="0" w:color="auto"/>
              </w:divBdr>
            </w:div>
            <w:div w:id="513879020">
              <w:marLeft w:val="0"/>
              <w:marRight w:val="0"/>
              <w:marTop w:val="0"/>
              <w:marBottom w:val="0"/>
              <w:divBdr>
                <w:top w:val="none" w:sz="0" w:space="0" w:color="auto"/>
                <w:left w:val="none" w:sz="0" w:space="0" w:color="auto"/>
                <w:bottom w:val="none" w:sz="0" w:space="0" w:color="auto"/>
                <w:right w:val="none" w:sz="0" w:space="0" w:color="auto"/>
              </w:divBdr>
            </w:div>
            <w:div w:id="233466197">
              <w:marLeft w:val="0"/>
              <w:marRight w:val="0"/>
              <w:marTop w:val="0"/>
              <w:marBottom w:val="0"/>
              <w:divBdr>
                <w:top w:val="none" w:sz="0" w:space="0" w:color="auto"/>
                <w:left w:val="none" w:sz="0" w:space="0" w:color="auto"/>
                <w:bottom w:val="none" w:sz="0" w:space="0" w:color="auto"/>
                <w:right w:val="none" w:sz="0" w:space="0" w:color="auto"/>
              </w:divBdr>
            </w:div>
            <w:div w:id="196739485">
              <w:marLeft w:val="0"/>
              <w:marRight w:val="0"/>
              <w:marTop w:val="0"/>
              <w:marBottom w:val="0"/>
              <w:divBdr>
                <w:top w:val="none" w:sz="0" w:space="0" w:color="auto"/>
                <w:left w:val="none" w:sz="0" w:space="0" w:color="auto"/>
                <w:bottom w:val="none" w:sz="0" w:space="0" w:color="auto"/>
                <w:right w:val="none" w:sz="0" w:space="0" w:color="auto"/>
              </w:divBdr>
            </w:div>
            <w:div w:id="1686789445">
              <w:marLeft w:val="0"/>
              <w:marRight w:val="0"/>
              <w:marTop w:val="0"/>
              <w:marBottom w:val="0"/>
              <w:divBdr>
                <w:top w:val="none" w:sz="0" w:space="0" w:color="auto"/>
                <w:left w:val="none" w:sz="0" w:space="0" w:color="auto"/>
                <w:bottom w:val="none" w:sz="0" w:space="0" w:color="auto"/>
                <w:right w:val="none" w:sz="0" w:space="0" w:color="auto"/>
              </w:divBdr>
            </w:div>
            <w:div w:id="1293441443">
              <w:marLeft w:val="0"/>
              <w:marRight w:val="0"/>
              <w:marTop w:val="0"/>
              <w:marBottom w:val="0"/>
              <w:divBdr>
                <w:top w:val="none" w:sz="0" w:space="0" w:color="auto"/>
                <w:left w:val="none" w:sz="0" w:space="0" w:color="auto"/>
                <w:bottom w:val="none" w:sz="0" w:space="0" w:color="auto"/>
                <w:right w:val="none" w:sz="0" w:space="0" w:color="auto"/>
              </w:divBdr>
            </w:div>
            <w:div w:id="1605764251">
              <w:marLeft w:val="0"/>
              <w:marRight w:val="0"/>
              <w:marTop w:val="0"/>
              <w:marBottom w:val="0"/>
              <w:divBdr>
                <w:top w:val="none" w:sz="0" w:space="0" w:color="auto"/>
                <w:left w:val="none" w:sz="0" w:space="0" w:color="auto"/>
                <w:bottom w:val="none" w:sz="0" w:space="0" w:color="auto"/>
                <w:right w:val="none" w:sz="0" w:space="0" w:color="auto"/>
              </w:divBdr>
            </w:div>
            <w:div w:id="1185942825">
              <w:marLeft w:val="0"/>
              <w:marRight w:val="0"/>
              <w:marTop w:val="0"/>
              <w:marBottom w:val="0"/>
              <w:divBdr>
                <w:top w:val="none" w:sz="0" w:space="0" w:color="auto"/>
                <w:left w:val="none" w:sz="0" w:space="0" w:color="auto"/>
                <w:bottom w:val="none" w:sz="0" w:space="0" w:color="auto"/>
                <w:right w:val="none" w:sz="0" w:space="0" w:color="auto"/>
              </w:divBdr>
            </w:div>
            <w:div w:id="1749959705">
              <w:marLeft w:val="0"/>
              <w:marRight w:val="0"/>
              <w:marTop w:val="0"/>
              <w:marBottom w:val="0"/>
              <w:divBdr>
                <w:top w:val="none" w:sz="0" w:space="0" w:color="auto"/>
                <w:left w:val="none" w:sz="0" w:space="0" w:color="auto"/>
                <w:bottom w:val="none" w:sz="0" w:space="0" w:color="auto"/>
                <w:right w:val="none" w:sz="0" w:space="0" w:color="auto"/>
              </w:divBdr>
            </w:div>
            <w:div w:id="180054156">
              <w:marLeft w:val="0"/>
              <w:marRight w:val="0"/>
              <w:marTop w:val="0"/>
              <w:marBottom w:val="0"/>
              <w:divBdr>
                <w:top w:val="none" w:sz="0" w:space="0" w:color="auto"/>
                <w:left w:val="none" w:sz="0" w:space="0" w:color="auto"/>
                <w:bottom w:val="none" w:sz="0" w:space="0" w:color="auto"/>
                <w:right w:val="none" w:sz="0" w:space="0" w:color="auto"/>
              </w:divBdr>
            </w:div>
            <w:div w:id="2067678314">
              <w:marLeft w:val="0"/>
              <w:marRight w:val="0"/>
              <w:marTop w:val="0"/>
              <w:marBottom w:val="0"/>
              <w:divBdr>
                <w:top w:val="none" w:sz="0" w:space="0" w:color="auto"/>
                <w:left w:val="none" w:sz="0" w:space="0" w:color="auto"/>
                <w:bottom w:val="none" w:sz="0" w:space="0" w:color="auto"/>
                <w:right w:val="none" w:sz="0" w:space="0" w:color="auto"/>
              </w:divBdr>
            </w:div>
            <w:div w:id="967663055">
              <w:marLeft w:val="0"/>
              <w:marRight w:val="0"/>
              <w:marTop w:val="0"/>
              <w:marBottom w:val="0"/>
              <w:divBdr>
                <w:top w:val="none" w:sz="0" w:space="0" w:color="auto"/>
                <w:left w:val="none" w:sz="0" w:space="0" w:color="auto"/>
                <w:bottom w:val="none" w:sz="0" w:space="0" w:color="auto"/>
                <w:right w:val="none" w:sz="0" w:space="0" w:color="auto"/>
              </w:divBdr>
            </w:div>
            <w:div w:id="2096440489">
              <w:marLeft w:val="0"/>
              <w:marRight w:val="0"/>
              <w:marTop w:val="0"/>
              <w:marBottom w:val="0"/>
              <w:divBdr>
                <w:top w:val="none" w:sz="0" w:space="0" w:color="auto"/>
                <w:left w:val="none" w:sz="0" w:space="0" w:color="auto"/>
                <w:bottom w:val="none" w:sz="0" w:space="0" w:color="auto"/>
                <w:right w:val="none" w:sz="0" w:space="0" w:color="auto"/>
              </w:divBdr>
            </w:div>
            <w:div w:id="1892379939">
              <w:marLeft w:val="0"/>
              <w:marRight w:val="0"/>
              <w:marTop w:val="0"/>
              <w:marBottom w:val="0"/>
              <w:divBdr>
                <w:top w:val="none" w:sz="0" w:space="0" w:color="auto"/>
                <w:left w:val="none" w:sz="0" w:space="0" w:color="auto"/>
                <w:bottom w:val="none" w:sz="0" w:space="0" w:color="auto"/>
                <w:right w:val="none" w:sz="0" w:space="0" w:color="auto"/>
              </w:divBdr>
            </w:div>
            <w:div w:id="61683736">
              <w:marLeft w:val="0"/>
              <w:marRight w:val="0"/>
              <w:marTop w:val="0"/>
              <w:marBottom w:val="0"/>
              <w:divBdr>
                <w:top w:val="none" w:sz="0" w:space="0" w:color="auto"/>
                <w:left w:val="none" w:sz="0" w:space="0" w:color="auto"/>
                <w:bottom w:val="none" w:sz="0" w:space="0" w:color="auto"/>
                <w:right w:val="none" w:sz="0" w:space="0" w:color="auto"/>
              </w:divBdr>
            </w:div>
            <w:div w:id="2117014673">
              <w:marLeft w:val="0"/>
              <w:marRight w:val="0"/>
              <w:marTop w:val="0"/>
              <w:marBottom w:val="0"/>
              <w:divBdr>
                <w:top w:val="none" w:sz="0" w:space="0" w:color="auto"/>
                <w:left w:val="none" w:sz="0" w:space="0" w:color="auto"/>
                <w:bottom w:val="none" w:sz="0" w:space="0" w:color="auto"/>
                <w:right w:val="none" w:sz="0" w:space="0" w:color="auto"/>
              </w:divBdr>
            </w:div>
            <w:div w:id="386611452">
              <w:marLeft w:val="0"/>
              <w:marRight w:val="0"/>
              <w:marTop w:val="0"/>
              <w:marBottom w:val="0"/>
              <w:divBdr>
                <w:top w:val="none" w:sz="0" w:space="0" w:color="auto"/>
                <w:left w:val="none" w:sz="0" w:space="0" w:color="auto"/>
                <w:bottom w:val="none" w:sz="0" w:space="0" w:color="auto"/>
                <w:right w:val="none" w:sz="0" w:space="0" w:color="auto"/>
              </w:divBdr>
            </w:div>
            <w:div w:id="799960178">
              <w:marLeft w:val="0"/>
              <w:marRight w:val="0"/>
              <w:marTop w:val="0"/>
              <w:marBottom w:val="0"/>
              <w:divBdr>
                <w:top w:val="none" w:sz="0" w:space="0" w:color="auto"/>
                <w:left w:val="none" w:sz="0" w:space="0" w:color="auto"/>
                <w:bottom w:val="none" w:sz="0" w:space="0" w:color="auto"/>
                <w:right w:val="none" w:sz="0" w:space="0" w:color="auto"/>
              </w:divBdr>
            </w:div>
            <w:div w:id="1760323551">
              <w:marLeft w:val="0"/>
              <w:marRight w:val="0"/>
              <w:marTop w:val="0"/>
              <w:marBottom w:val="0"/>
              <w:divBdr>
                <w:top w:val="none" w:sz="0" w:space="0" w:color="auto"/>
                <w:left w:val="none" w:sz="0" w:space="0" w:color="auto"/>
                <w:bottom w:val="none" w:sz="0" w:space="0" w:color="auto"/>
                <w:right w:val="none" w:sz="0" w:space="0" w:color="auto"/>
              </w:divBdr>
            </w:div>
            <w:div w:id="124131158">
              <w:marLeft w:val="0"/>
              <w:marRight w:val="0"/>
              <w:marTop w:val="0"/>
              <w:marBottom w:val="0"/>
              <w:divBdr>
                <w:top w:val="none" w:sz="0" w:space="0" w:color="auto"/>
                <w:left w:val="none" w:sz="0" w:space="0" w:color="auto"/>
                <w:bottom w:val="none" w:sz="0" w:space="0" w:color="auto"/>
                <w:right w:val="none" w:sz="0" w:space="0" w:color="auto"/>
              </w:divBdr>
            </w:div>
            <w:div w:id="1457290974">
              <w:marLeft w:val="0"/>
              <w:marRight w:val="0"/>
              <w:marTop w:val="0"/>
              <w:marBottom w:val="0"/>
              <w:divBdr>
                <w:top w:val="none" w:sz="0" w:space="0" w:color="auto"/>
                <w:left w:val="none" w:sz="0" w:space="0" w:color="auto"/>
                <w:bottom w:val="none" w:sz="0" w:space="0" w:color="auto"/>
                <w:right w:val="none" w:sz="0" w:space="0" w:color="auto"/>
              </w:divBdr>
            </w:div>
            <w:div w:id="1255438997">
              <w:marLeft w:val="0"/>
              <w:marRight w:val="0"/>
              <w:marTop w:val="0"/>
              <w:marBottom w:val="0"/>
              <w:divBdr>
                <w:top w:val="none" w:sz="0" w:space="0" w:color="auto"/>
                <w:left w:val="none" w:sz="0" w:space="0" w:color="auto"/>
                <w:bottom w:val="none" w:sz="0" w:space="0" w:color="auto"/>
                <w:right w:val="none" w:sz="0" w:space="0" w:color="auto"/>
              </w:divBdr>
            </w:div>
            <w:div w:id="1324970769">
              <w:marLeft w:val="0"/>
              <w:marRight w:val="0"/>
              <w:marTop w:val="0"/>
              <w:marBottom w:val="0"/>
              <w:divBdr>
                <w:top w:val="none" w:sz="0" w:space="0" w:color="auto"/>
                <w:left w:val="none" w:sz="0" w:space="0" w:color="auto"/>
                <w:bottom w:val="none" w:sz="0" w:space="0" w:color="auto"/>
                <w:right w:val="none" w:sz="0" w:space="0" w:color="auto"/>
              </w:divBdr>
            </w:div>
            <w:div w:id="36009015">
              <w:marLeft w:val="0"/>
              <w:marRight w:val="0"/>
              <w:marTop w:val="0"/>
              <w:marBottom w:val="0"/>
              <w:divBdr>
                <w:top w:val="none" w:sz="0" w:space="0" w:color="auto"/>
                <w:left w:val="none" w:sz="0" w:space="0" w:color="auto"/>
                <w:bottom w:val="none" w:sz="0" w:space="0" w:color="auto"/>
                <w:right w:val="none" w:sz="0" w:space="0" w:color="auto"/>
              </w:divBdr>
            </w:div>
            <w:div w:id="2098280684">
              <w:marLeft w:val="0"/>
              <w:marRight w:val="0"/>
              <w:marTop w:val="0"/>
              <w:marBottom w:val="0"/>
              <w:divBdr>
                <w:top w:val="none" w:sz="0" w:space="0" w:color="auto"/>
                <w:left w:val="none" w:sz="0" w:space="0" w:color="auto"/>
                <w:bottom w:val="none" w:sz="0" w:space="0" w:color="auto"/>
                <w:right w:val="none" w:sz="0" w:space="0" w:color="auto"/>
              </w:divBdr>
            </w:div>
            <w:div w:id="1331568137">
              <w:marLeft w:val="0"/>
              <w:marRight w:val="0"/>
              <w:marTop w:val="0"/>
              <w:marBottom w:val="0"/>
              <w:divBdr>
                <w:top w:val="none" w:sz="0" w:space="0" w:color="auto"/>
                <w:left w:val="none" w:sz="0" w:space="0" w:color="auto"/>
                <w:bottom w:val="none" w:sz="0" w:space="0" w:color="auto"/>
                <w:right w:val="none" w:sz="0" w:space="0" w:color="auto"/>
              </w:divBdr>
            </w:div>
            <w:div w:id="1062947803">
              <w:marLeft w:val="0"/>
              <w:marRight w:val="0"/>
              <w:marTop w:val="0"/>
              <w:marBottom w:val="0"/>
              <w:divBdr>
                <w:top w:val="none" w:sz="0" w:space="0" w:color="auto"/>
                <w:left w:val="none" w:sz="0" w:space="0" w:color="auto"/>
                <w:bottom w:val="none" w:sz="0" w:space="0" w:color="auto"/>
                <w:right w:val="none" w:sz="0" w:space="0" w:color="auto"/>
              </w:divBdr>
            </w:div>
            <w:div w:id="561330340">
              <w:marLeft w:val="0"/>
              <w:marRight w:val="0"/>
              <w:marTop w:val="0"/>
              <w:marBottom w:val="0"/>
              <w:divBdr>
                <w:top w:val="none" w:sz="0" w:space="0" w:color="auto"/>
                <w:left w:val="none" w:sz="0" w:space="0" w:color="auto"/>
                <w:bottom w:val="none" w:sz="0" w:space="0" w:color="auto"/>
                <w:right w:val="none" w:sz="0" w:space="0" w:color="auto"/>
              </w:divBdr>
            </w:div>
            <w:div w:id="2027635396">
              <w:marLeft w:val="0"/>
              <w:marRight w:val="0"/>
              <w:marTop w:val="0"/>
              <w:marBottom w:val="0"/>
              <w:divBdr>
                <w:top w:val="none" w:sz="0" w:space="0" w:color="auto"/>
                <w:left w:val="none" w:sz="0" w:space="0" w:color="auto"/>
                <w:bottom w:val="none" w:sz="0" w:space="0" w:color="auto"/>
                <w:right w:val="none" w:sz="0" w:space="0" w:color="auto"/>
              </w:divBdr>
            </w:div>
            <w:div w:id="1741757314">
              <w:marLeft w:val="0"/>
              <w:marRight w:val="0"/>
              <w:marTop w:val="0"/>
              <w:marBottom w:val="0"/>
              <w:divBdr>
                <w:top w:val="none" w:sz="0" w:space="0" w:color="auto"/>
                <w:left w:val="none" w:sz="0" w:space="0" w:color="auto"/>
                <w:bottom w:val="none" w:sz="0" w:space="0" w:color="auto"/>
                <w:right w:val="none" w:sz="0" w:space="0" w:color="auto"/>
              </w:divBdr>
            </w:div>
            <w:div w:id="1469785085">
              <w:marLeft w:val="0"/>
              <w:marRight w:val="0"/>
              <w:marTop w:val="0"/>
              <w:marBottom w:val="0"/>
              <w:divBdr>
                <w:top w:val="none" w:sz="0" w:space="0" w:color="auto"/>
                <w:left w:val="none" w:sz="0" w:space="0" w:color="auto"/>
                <w:bottom w:val="none" w:sz="0" w:space="0" w:color="auto"/>
                <w:right w:val="none" w:sz="0" w:space="0" w:color="auto"/>
              </w:divBdr>
            </w:div>
            <w:div w:id="699432914">
              <w:marLeft w:val="0"/>
              <w:marRight w:val="0"/>
              <w:marTop w:val="0"/>
              <w:marBottom w:val="0"/>
              <w:divBdr>
                <w:top w:val="none" w:sz="0" w:space="0" w:color="auto"/>
                <w:left w:val="none" w:sz="0" w:space="0" w:color="auto"/>
                <w:bottom w:val="none" w:sz="0" w:space="0" w:color="auto"/>
                <w:right w:val="none" w:sz="0" w:space="0" w:color="auto"/>
              </w:divBdr>
            </w:div>
            <w:div w:id="1160542993">
              <w:marLeft w:val="0"/>
              <w:marRight w:val="0"/>
              <w:marTop w:val="0"/>
              <w:marBottom w:val="0"/>
              <w:divBdr>
                <w:top w:val="none" w:sz="0" w:space="0" w:color="auto"/>
                <w:left w:val="none" w:sz="0" w:space="0" w:color="auto"/>
                <w:bottom w:val="none" w:sz="0" w:space="0" w:color="auto"/>
                <w:right w:val="none" w:sz="0" w:space="0" w:color="auto"/>
              </w:divBdr>
            </w:div>
            <w:div w:id="1628705503">
              <w:marLeft w:val="0"/>
              <w:marRight w:val="0"/>
              <w:marTop w:val="0"/>
              <w:marBottom w:val="0"/>
              <w:divBdr>
                <w:top w:val="none" w:sz="0" w:space="0" w:color="auto"/>
                <w:left w:val="none" w:sz="0" w:space="0" w:color="auto"/>
                <w:bottom w:val="none" w:sz="0" w:space="0" w:color="auto"/>
                <w:right w:val="none" w:sz="0" w:space="0" w:color="auto"/>
              </w:divBdr>
            </w:div>
            <w:div w:id="265239919">
              <w:marLeft w:val="0"/>
              <w:marRight w:val="0"/>
              <w:marTop w:val="0"/>
              <w:marBottom w:val="0"/>
              <w:divBdr>
                <w:top w:val="none" w:sz="0" w:space="0" w:color="auto"/>
                <w:left w:val="none" w:sz="0" w:space="0" w:color="auto"/>
                <w:bottom w:val="none" w:sz="0" w:space="0" w:color="auto"/>
                <w:right w:val="none" w:sz="0" w:space="0" w:color="auto"/>
              </w:divBdr>
            </w:div>
            <w:div w:id="1414858775">
              <w:marLeft w:val="0"/>
              <w:marRight w:val="0"/>
              <w:marTop w:val="0"/>
              <w:marBottom w:val="0"/>
              <w:divBdr>
                <w:top w:val="none" w:sz="0" w:space="0" w:color="auto"/>
                <w:left w:val="none" w:sz="0" w:space="0" w:color="auto"/>
                <w:bottom w:val="none" w:sz="0" w:space="0" w:color="auto"/>
                <w:right w:val="none" w:sz="0" w:space="0" w:color="auto"/>
              </w:divBdr>
            </w:div>
            <w:div w:id="1566523368">
              <w:marLeft w:val="0"/>
              <w:marRight w:val="0"/>
              <w:marTop w:val="0"/>
              <w:marBottom w:val="0"/>
              <w:divBdr>
                <w:top w:val="none" w:sz="0" w:space="0" w:color="auto"/>
                <w:left w:val="none" w:sz="0" w:space="0" w:color="auto"/>
                <w:bottom w:val="none" w:sz="0" w:space="0" w:color="auto"/>
                <w:right w:val="none" w:sz="0" w:space="0" w:color="auto"/>
              </w:divBdr>
            </w:div>
            <w:div w:id="1355377091">
              <w:marLeft w:val="0"/>
              <w:marRight w:val="0"/>
              <w:marTop w:val="0"/>
              <w:marBottom w:val="0"/>
              <w:divBdr>
                <w:top w:val="none" w:sz="0" w:space="0" w:color="auto"/>
                <w:left w:val="none" w:sz="0" w:space="0" w:color="auto"/>
                <w:bottom w:val="none" w:sz="0" w:space="0" w:color="auto"/>
                <w:right w:val="none" w:sz="0" w:space="0" w:color="auto"/>
              </w:divBdr>
            </w:div>
            <w:div w:id="1950509283">
              <w:marLeft w:val="0"/>
              <w:marRight w:val="0"/>
              <w:marTop w:val="0"/>
              <w:marBottom w:val="0"/>
              <w:divBdr>
                <w:top w:val="none" w:sz="0" w:space="0" w:color="auto"/>
                <w:left w:val="none" w:sz="0" w:space="0" w:color="auto"/>
                <w:bottom w:val="none" w:sz="0" w:space="0" w:color="auto"/>
                <w:right w:val="none" w:sz="0" w:space="0" w:color="auto"/>
              </w:divBdr>
            </w:div>
            <w:div w:id="1817260538">
              <w:marLeft w:val="0"/>
              <w:marRight w:val="0"/>
              <w:marTop w:val="0"/>
              <w:marBottom w:val="0"/>
              <w:divBdr>
                <w:top w:val="none" w:sz="0" w:space="0" w:color="auto"/>
                <w:left w:val="none" w:sz="0" w:space="0" w:color="auto"/>
                <w:bottom w:val="none" w:sz="0" w:space="0" w:color="auto"/>
                <w:right w:val="none" w:sz="0" w:space="0" w:color="auto"/>
              </w:divBdr>
            </w:div>
            <w:div w:id="1667321555">
              <w:marLeft w:val="0"/>
              <w:marRight w:val="0"/>
              <w:marTop w:val="0"/>
              <w:marBottom w:val="0"/>
              <w:divBdr>
                <w:top w:val="none" w:sz="0" w:space="0" w:color="auto"/>
                <w:left w:val="none" w:sz="0" w:space="0" w:color="auto"/>
                <w:bottom w:val="none" w:sz="0" w:space="0" w:color="auto"/>
                <w:right w:val="none" w:sz="0" w:space="0" w:color="auto"/>
              </w:divBdr>
            </w:div>
            <w:div w:id="582446604">
              <w:marLeft w:val="0"/>
              <w:marRight w:val="0"/>
              <w:marTop w:val="0"/>
              <w:marBottom w:val="0"/>
              <w:divBdr>
                <w:top w:val="none" w:sz="0" w:space="0" w:color="auto"/>
                <w:left w:val="none" w:sz="0" w:space="0" w:color="auto"/>
                <w:bottom w:val="none" w:sz="0" w:space="0" w:color="auto"/>
                <w:right w:val="none" w:sz="0" w:space="0" w:color="auto"/>
              </w:divBdr>
            </w:div>
            <w:div w:id="1812016401">
              <w:marLeft w:val="0"/>
              <w:marRight w:val="0"/>
              <w:marTop w:val="0"/>
              <w:marBottom w:val="0"/>
              <w:divBdr>
                <w:top w:val="none" w:sz="0" w:space="0" w:color="auto"/>
                <w:left w:val="none" w:sz="0" w:space="0" w:color="auto"/>
                <w:bottom w:val="none" w:sz="0" w:space="0" w:color="auto"/>
                <w:right w:val="none" w:sz="0" w:space="0" w:color="auto"/>
              </w:divBdr>
            </w:div>
            <w:div w:id="1926457528">
              <w:marLeft w:val="0"/>
              <w:marRight w:val="0"/>
              <w:marTop w:val="0"/>
              <w:marBottom w:val="0"/>
              <w:divBdr>
                <w:top w:val="none" w:sz="0" w:space="0" w:color="auto"/>
                <w:left w:val="none" w:sz="0" w:space="0" w:color="auto"/>
                <w:bottom w:val="none" w:sz="0" w:space="0" w:color="auto"/>
                <w:right w:val="none" w:sz="0" w:space="0" w:color="auto"/>
              </w:divBdr>
            </w:div>
            <w:div w:id="1912109477">
              <w:marLeft w:val="0"/>
              <w:marRight w:val="0"/>
              <w:marTop w:val="0"/>
              <w:marBottom w:val="0"/>
              <w:divBdr>
                <w:top w:val="none" w:sz="0" w:space="0" w:color="auto"/>
                <w:left w:val="none" w:sz="0" w:space="0" w:color="auto"/>
                <w:bottom w:val="none" w:sz="0" w:space="0" w:color="auto"/>
                <w:right w:val="none" w:sz="0" w:space="0" w:color="auto"/>
              </w:divBdr>
            </w:div>
            <w:div w:id="1538006460">
              <w:marLeft w:val="0"/>
              <w:marRight w:val="0"/>
              <w:marTop w:val="0"/>
              <w:marBottom w:val="0"/>
              <w:divBdr>
                <w:top w:val="none" w:sz="0" w:space="0" w:color="auto"/>
                <w:left w:val="none" w:sz="0" w:space="0" w:color="auto"/>
                <w:bottom w:val="none" w:sz="0" w:space="0" w:color="auto"/>
                <w:right w:val="none" w:sz="0" w:space="0" w:color="auto"/>
              </w:divBdr>
            </w:div>
            <w:div w:id="1492670789">
              <w:marLeft w:val="0"/>
              <w:marRight w:val="0"/>
              <w:marTop w:val="0"/>
              <w:marBottom w:val="0"/>
              <w:divBdr>
                <w:top w:val="none" w:sz="0" w:space="0" w:color="auto"/>
                <w:left w:val="none" w:sz="0" w:space="0" w:color="auto"/>
                <w:bottom w:val="none" w:sz="0" w:space="0" w:color="auto"/>
                <w:right w:val="none" w:sz="0" w:space="0" w:color="auto"/>
              </w:divBdr>
            </w:div>
            <w:div w:id="1000618234">
              <w:marLeft w:val="0"/>
              <w:marRight w:val="0"/>
              <w:marTop w:val="0"/>
              <w:marBottom w:val="0"/>
              <w:divBdr>
                <w:top w:val="none" w:sz="0" w:space="0" w:color="auto"/>
                <w:left w:val="none" w:sz="0" w:space="0" w:color="auto"/>
                <w:bottom w:val="none" w:sz="0" w:space="0" w:color="auto"/>
                <w:right w:val="none" w:sz="0" w:space="0" w:color="auto"/>
              </w:divBdr>
            </w:div>
            <w:div w:id="1603562925">
              <w:marLeft w:val="0"/>
              <w:marRight w:val="0"/>
              <w:marTop w:val="0"/>
              <w:marBottom w:val="0"/>
              <w:divBdr>
                <w:top w:val="none" w:sz="0" w:space="0" w:color="auto"/>
                <w:left w:val="none" w:sz="0" w:space="0" w:color="auto"/>
                <w:bottom w:val="none" w:sz="0" w:space="0" w:color="auto"/>
                <w:right w:val="none" w:sz="0" w:space="0" w:color="auto"/>
              </w:divBdr>
            </w:div>
            <w:div w:id="688484137">
              <w:marLeft w:val="0"/>
              <w:marRight w:val="0"/>
              <w:marTop w:val="0"/>
              <w:marBottom w:val="0"/>
              <w:divBdr>
                <w:top w:val="none" w:sz="0" w:space="0" w:color="auto"/>
                <w:left w:val="none" w:sz="0" w:space="0" w:color="auto"/>
                <w:bottom w:val="none" w:sz="0" w:space="0" w:color="auto"/>
                <w:right w:val="none" w:sz="0" w:space="0" w:color="auto"/>
              </w:divBdr>
            </w:div>
            <w:div w:id="483207899">
              <w:marLeft w:val="0"/>
              <w:marRight w:val="0"/>
              <w:marTop w:val="0"/>
              <w:marBottom w:val="0"/>
              <w:divBdr>
                <w:top w:val="none" w:sz="0" w:space="0" w:color="auto"/>
                <w:left w:val="none" w:sz="0" w:space="0" w:color="auto"/>
                <w:bottom w:val="none" w:sz="0" w:space="0" w:color="auto"/>
                <w:right w:val="none" w:sz="0" w:space="0" w:color="auto"/>
              </w:divBdr>
            </w:div>
            <w:div w:id="526329680">
              <w:marLeft w:val="0"/>
              <w:marRight w:val="0"/>
              <w:marTop w:val="0"/>
              <w:marBottom w:val="0"/>
              <w:divBdr>
                <w:top w:val="none" w:sz="0" w:space="0" w:color="auto"/>
                <w:left w:val="none" w:sz="0" w:space="0" w:color="auto"/>
                <w:bottom w:val="none" w:sz="0" w:space="0" w:color="auto"/>
                <w:right w:val="none" w:sz="0" w:space="0" w:color="auto"/>
              </w:divBdr>
            </w:div>
            <w:div w:id="1300956447">
              <w:marLeft w:val="0"/>
              <w:marRight w:val="0"/>
              <w:marTop w:val="0"/>
              <w:marBottom w:val="0"/>
              <w:divBdr>
                <w:top w:val="none" w:sz="0" w:space="0" w:color="auto"/>
                <w:left w:val="none" w:sz="0" w:space="0" w:color="auto"/>
                <w:bottom w:val="none" w:sz="0" w:space="0" w:color="auto"/>
                <w:right w:val="none" w:sz="0" w:space="0" w:color="auto"/>
              </w:divBdr>
            </w:div>
            <w:div w:id="158423818">
              <w:marLeft w:val="0"/>
              <w:marRight w:val="0"/>
              <w:marTop w:val="0"/>
              <w:marBottom w:val="0"/>
              <w:divBdr>
                <w:top w:val="none" w:sz="0" w:space="0" w:color="auto"/>
                <w:left w:val="none" w:sz="0" w:space="0" w:color="auto"/>
                <w:bottom w:val="none" w:sz="0" w:space="0" w:color="auto"/>
                <w:right w:val="none" w:sz="0" w:space="0" w:color="auto"/>
              </w:divBdr>
            </w:div>
            <w:div w:id="1073428167">
              <w:marLeft w:val="0"/>
              <w:marRight w:val="0"/>
              <w:marTop w:val="0"/>
              <w:marBottom w:val="0"/>
              <w:divBdr>
                <w:top w:val="none" w:sz="0" w:space="0" w:color="auto"/>
                <w:left w:val="none" w:sz="0" w:space="0" w:color="auto"/>
                <w:bottom w:val="none" w:sz="0" w:space="0" w:color="auto"/>
                <w:right w:val="none" w:sz="0" w:space="0" w:color="auto"/>
              </w:divBdr>
            </w:div>
            <w:div w:id="40638536">
              <w:marLeft w:val="0"/>
              <w:marRight w:val="0"/>
              <w:marTop w:val="0"/>
              <w:marBottom w:val="0"/>
              <w:divBdr>
                <w:top w:val="none" w:sz="0" w:space="0" w:color="auto"/>
                <w:left w:val="none" w:sz="0" w:space="0" w:color="auto"/>
                <w:bottom w:val="none" w:sz="0" w:space="0" w:color="auto"/>
                <w:right w:val="none" w:sz="0" w:space="0" w:color="auto"/>
              </w:divBdr>
            </w:div>
            <w:div w:id="497424000">
              <w:marLeft w:val="0"/>
              <w:marRight w:val="0"/>
              <w:marTop w:val="0"/>
              <w:marBottom w:val="0"/>
              <w:divBdr>
                <w:top w:val="none" w:sz="0" w:space="0" w:color="auto"/>
                <w:left w:val="none" w:sz="0" w:space="0" w:color="auto"/>
                <w:bottom w:val="none" w:sz="0" w:space="0" w:color="auto"/>
                <w:right w:val="none" w:sz="0" w:space="0" w:color="auto"/>
              </w:divBdr>
            </w:div>
            <w:div w:id="1022711372">
              <w:marLeft w:val="0"/>
              <w:marRight w:val="0"/>
              <w:marTop w:val="0"/>
              <w:marBottom w:val="0"/>
              <w:divBdr>
                <w:top w:val="none" w:sz="0" w:space="0" w:color="auto"/>
                <w:left w:val="none" w:sz="0" w:space="0" w:color="auto"/>
                <w:bottom w:val="none" w:sz="0" w:space="0" w:color="auto"/>
                <w:right w:val="none" w:sz="0" w:space="0" w:color="auto"/>
              </w:divBdr>
            </w:div>
            <w:div w:id="845092720">
              <w:marLeft w:val="0"/>
              <w:marRight w:val="0"/>
              <w:marTop w:val="0"/>
              <w:marBottom w:val="0"/>
              <w:divBdr>
                <w:top w:val="none" w:sz="0" w:space="0" w:color="auto"/>
                <w:left w:val="none" w:sz="0" w:space="0" w:color="auto"/>
                <w:bottom w:val="none" w:sz="0" w:space="0" w:color="auto"/>
                <w:right w:val="none" w:sz="0" w:space="0" w:color="auto"/>
              </w:divBdr>
            </w:div>
            <w:div w:id="666640471">
              <w:marLeft w:val="0"/>
              <w:marRight w:val="0"/>
              <w:marTop w:val="0"/>
              <w:marBottom w:val="0"/>
              <w:divBdr>
                <w:top w:val="none" w:sz="0" w:space="0" w:color="auto"/>
                <w:left w:val="none" w:sz="0" w:space="0" w:color="auto"/>
                <w:bottom w:val="none" w:sz="0" w:space="0" w:color="auto"/>
                <w:right w:val="none" w:sz="0" w:space="0" w:color="auto"/>
              </w:divBdr>
            </w:div>
            <w:div w:id="1267694128">
              <w:marLeft w:val="0"/>
              <w:marRight w:val="0"/>
              <w:marTop w:val="0"/>
              <w:marBottom w:val="0"/>
              <w:divBdr>
                <w:top w:val="none" w:sz="0" w:space="0" w:color="auto"/>
                <w:left w:val="none" w:sz="0" w:space="0" w:color="auto"/>
                <w:bottom w:val="none" w:sz="0" w:space="0" w:color="auto"/>
                <w:right w:val="none" w:sz="0" w:space="0" w:color="auto"/>
              </w:divBdr>
            </w:div>
            <w:div w:id="846866987">
              <w:marLeft w:val="0"/>
              <w:marRight w:val="0"/>
              <w:marTop w:val="0"/>
              <w:marBottom w:val="0"/>
              <w:divBdr>
                <w:top w:val="none" w:sz="0" w:space="0" w:color="auto"/>
                <w:left w:val="none" w:sz="0" w:space="0" w:color="auto"/>
                <w:bottom w:val="none" w:sz="0" w:space="0" w:color="auto"/>
                <w:right w:val="none" w:sz="0" w:space="0" w:color="auto"/>
              </w:divBdr>
            </w:div>
            <w:div w:id="1416055449">
              <w:marLeft w:val="0"/>
              <w:marRight w:val="0"/>
              <w:marTop w:val="0"/>
              <w:marBottom w:val="0"/>
              <w:divBdr>
                <w:top w:val="none" w:sz="0" w:space="0" w:color="auto"/>
                <w:left w:val="none" w:sz="0" w:space="0" w:color="auto"/>
                <w:bottom w:val="none" w:sz="0" w:space="0" w:color="auto"/>
                <w:right w:val="none" w:sz="0" w:space="0" w:color="auto"/>
              </w:divBdr>
            </w:div>
            <w:div w:id="1626496450">
              <w:marLeft w:val="0"/>
              <w:marRight w:val="0"/>
              <w:marTop w:val="0"/>
              <w:marBottom w:val="0"/>
              <w:divBdr>
                <w:top w:val="none" w:sz="0" w:space="0" w:color="auto"/>
                <w:left w:val="none" w:sz="0" w:space="0" w:color="auto"/>
                <w:bottom w:val="none" w:sz="0" w:space="0" w:color="auto"/>
                <w:right w:val="none" w:sz="0" w:space="0" w:color="auto"/>
              </w:divBdr>
            </w:div>
            <w:div w:id="47537834">
              <w:marLeft w:val="0"/>
              <w:marRight w:val="0"/>
              <w:marTop w:val="0"/>
              <w:marBottom w:val="0"/>
              <w:divBdr>
                <w:top w:val="none" w:sz="0" w:space="0" w:color="auto"/>
                <w:left w:val="none" w:sz="0" w:space="0" w:color="auto"/>
                <w:bottom w:val="none" w:sz="0" w:space="0" w:color="auto"/>
                <w:right w:val="none" w:sz="0" w:space="0" w:color="auto"/>
              </w:divBdr>
            </w:div>
            <w:div w:id="820780216">
              <w:marLeft w:val="0"/>
              <w:marRight w:val="0"/>
              <w:marTop w:val="0"/>
              <w:marBottom w:val="0"/>
              <w:divBdr>
                <w:top w:val="none" w:sz="0" w:space="0" w:color="auto"/>
                <w:left w:val="none" w:sz="0" w:space="0" w:color="auto"/>
                <w:bottom w:val="none" w:sz="0" w:space="0" w:color="auto"/>
                <w:right w:val="none" w:sz="0" w:space="0" w:color="auto"/>
              </w:divBdr>
            </w:div>
            <w:div w:id="1498692731">
              <w:marLeft w:val="0"/>
              <w:marRight w:val="0"/>
              <w:marTop w:val="0"/>
              <w:marBottom w:val="0"/>
              <w:divBdr>
                <w:top w:val="none" w:sz="0" w:space="0" w:color="auto"/>
                <w:left w:val="none" w:sz="0" w:space="0" w:color="auto"/>
                <w:bottom w:val="none" w:sz="0" w:space="0" w:color="auto"/>
                <w:right w:val="none" w:sz="0" w:space="0" w:color="auto"/>
              </w:divBdr>
            </w:div>
            <w:div w:id="1732116740">
              <w:marLeft w:val="0"/>
              <w:marRight w:val="0"/>
              <w:marTop w:val="0"/>
              <w:marBottom w:val="0"/>
              <w:divBdr>
                <w:top w:val="none" w:sz="0" w:space="0" w:color="auto"/>
                <w:left w:val="none" w:sz="0" w:space="0" w:color="auto"/>
                <w:bottom w:val="none" w:sz="0" w:space="0" w:color="auto"/>
                <w:right w:val="none" w:sz="0" w:space="0" w:color="auto"/>
              </w:divBdr>
            </w:div>
            <w:div w:id="1972899934">
              <w:marLeft w:val="0"/>
              <w:marRight w:val="0"/>
              <w:marTop w:val="0"/>
              <w:marBottom w:val="0"/>
              <w:divBdr>
                <w:top w:val="none" w:sz="0" w:space="0" w:color="auto"/>
                <w:left w:val="none" w:sz="0" w:space="0" w:color="auto"/>
                <w:bottom w:val="none" w:sz="0" w:space="0" w:color="auto"/>
                <w:right w:val="none" w:sz="0" w:space="0" w:color="auto"/>
              </w:divBdr>
            </w:div>
            <w:div w:id="1730227056">
              <w:marLeft w:val="0"/>
              <w:marRight w:val="0"/>
              <w:marTop w:val="0"/>
              <w:marBottom w:val="0"/>
              <w:divBdr>
                <w:top w:val="none" w:sz="0" w:space="0" w:color="auto"/>
                <w:left w:val="none" w:sz="0" w:space="0" w:color="auto"/>
                <w:bottom w:val="none" w:sz="0" w:space="0" w:color="auto"/>
                <w:right w:val="none" w:sz="0" w:space="0" w:color="auto"/>
              </w:divBdr>
            </w:div>
            <w:div w:id="1931543979">
              <w:marLeft w:val="0"/>
              <w:marRight w:val="0"/>
              <w:marTop w:val="0"/>
              <w:marBottom w:val="0"/>
              <w:divBdr>
                <w:top w:val="none" w:sz="0" w:space="0" w:color="auto"/>
                <w:left w:val="none" w:sz="0" w:space="0" w:color="auto"/>
                <w:bottom w:val="none" w:sz="0" w:space="0" w:color="auto"/>
                <w:right w:val="none" w:sz="0" w:space="0" w:color="auto"/>
              </w:divBdr>
            </w:div>
            <w:div w:id="1841506741">
              <w:marLeft w:val="0"/>
              <w:marRight w:val="0"/>
              <w:marTop w:val="0"/>
              <w:marBottom w:val="0"/>
              <w:divBdr>
                <w:top w:val="none" w:sz="0" w:space="0" w:color="auto"/>
                <w:left w:val="none" w:sz="0" w:space="0" w:color="auto"/>
                <w:bottom w:val="none" w:sz="0" w:space="0" w:color="auto"/>
                <w:right w:val="none" w:sz="0" w:space="0" w:color="auto"/>
              </w:divBdr>
            </w:div>
            <w:div w:id="694581868">
              <w:marLeft w:val="0"/>
              <w:marRight w:val="0"/>
              <w:marTop w:val="0"/>
              <w:marBottom w:val="0"/>
              <w:divBdr>
                <w:top w:val="none" w:sz="0" w:space="0" w:color="auto"/>
                <w:left w:val="none" w:sz="0" w:space="0" w:color="auto"/>
                <w:bottom w:val="none" w:sz="0" w:space="0" w:color="auto"/>
                <w:right w:val="none" w:sz="0" w:space="0" w:color="auto"/>
              </w:divBdr>
            </w:div>
            <w:div w:id="699476622">
              <w:marLeft w:val="0"/>
              <w:marRight w:val="0"/>
              <w:marTop w:val="0"/>
              <w:marBottom w:val="0"/>
              <w:divBdr>
                <w:top w:val="none" w:sz="0" w:space="0" w:color="auto"/>
                <w:left w:val="none" w:sz="0" w:space="0" w:color="auto"/>
                <w:bottom w:val="none" w:sz="0" w:space="0" w:color="auto"/>
                <w:right w:val="none" w:sz="0" w:space="0" w:color="auto"/>
              </w:divBdr>
            </w:div>
            <w:div w:id="690842086">
              <w:marLeft w:val="0"/>
              <w:marRight w:val="0"/>
              <w:marTop w:val="0"/>
              <w:marBottom w:val="0"/>
              <w:divBdr>
                <w:top w:val="none" w:sz="0" w:space="0" w:color="auto"/>
                <w:left w:val="none" w:sz="0" w:space="0" w:color="auto"/>
                <w:bottom w:val="none" w:sz="0" w:space="0" w:color="auto"/>
                <w:right w:val="none" w:sz="0" w:space="0" w:color="auto"/>
              </w:divBdr>
            </w:div>
            <w:div w:id="884102239">
              <w:marLeft w:val="0"/>
              <w:marRight w:val="0"/>
              <w:marTop w:val="0"/>
              <w:marBottom w:val="0"/>
              <w:divBdr>
                <w:top w:val="none" w:sz="0" w:space="0" w:color="auto"/>
                <w:left w:val="none" w:sz="0" w:space="0" w:color="auto"/>
                <w:bottom w:val="none" w:sz="0" w:space="0" w:color="auto"/>
                <w:right w:val="none" w:sz="0" w:space="0" w:color="auto"/>
              </w:divBdr>
            </w:div>
            <w:div w:id="1713193959">
              <w:marLeft w:val="0"/>
              <w:marRight w:val="0"/>
              <w:marTop w:val="0"/>
              <w:marBottom w:val="0"/>
              <w:divBdr>
                <w:top w:val="none" w:sz="0" w:space="0" w:color="auto"/>
                <w:left w:val="none" w:sz="0" w:space="0" w:color="auto"/>
                <w:bottom w:val="none" w:sz="0" w:space="0" w:color="auto"/>
                <w:right w:val="none" w:sz="0" w:space="0" w:color="auto"/>
              </w:divBdr>
            </w:div>
            <w:div w:id="326369365">
              <w:marLeft w:val="0"/>
              <w:marRight w:val="0"/>
              <w:marTop w:val="0"/>
              <w:marBottom w:val="0"/>
              <w:divBdr>
                <w:top w:val="none" w:sz="0" w:space="0" w:color="auto"/>
                <w:left w:val="none" w:sz="0" w:space="0" w:color="auto"/>
                <w:bottom w:val="none" w:sz="0" w:space="0" w:color="auto"/>
                <w:right w:val="none" w:sz="0" w:space="0" w:color="auto"/>
              </w:divBdr>
            </w:div>
            <w:div w:id="1400516726">
              <w:marLeft w:val="0"/>
              <w:marRight w:val="0"/>
              <w:marTop w:val="0"/>
              <w:marBottom w:val="0"/>
              <w:divBdr>
                <w:top w:val="none" w:sz="0" w:space="0" w:color="auto"/>
                <w:left w:val="none" w:sz="0" w:space="0" w:color="auto"/>
                <w:bottom w:val="none" w:sz="0" w:space="0" w:color="auto"/>
                <w:right w:val="none" w:sz="0" w:space="0" w:color="auto"/>
              </w:divBdr>
            </w:div>
            <w:div w:id="591278105">
              <w:marLeft w:val="0"/>
              <w:marRight w:val="0"/>
              <w:marTop w:val="0"/>
              <w:marBottom w:val="0"/>
              <w:divBdr>
                <w:top w:val="none" w:sz="0" w:space="0" w:color="auto"/>
                <w:left w:val="none" w:sz="0" w:space="0" w:color="auto"/>
                <w:bottom w:val="none" w:sz="0" w:space="0" w:color="auto"/>
                <w:right w:val="none" w:sz="0" w:space="0" w:color="auto"/>
              </w:divBdr>
            </w:div>
            <w:div w:id="1090738953">
              <w:marLeft w:val="0"/>
              <w:marRight w:val="0"/>
              <w:marTop w:val="0"/>
              <w:marBottom w:val="0"/>
              <w:divBdr>
                <w:top w:val="none" w:sz="0" w:space="0" w:color="auto"/>
                <w:left w:val="none" w:sz="0" w:space="0" w:color="auto"/>
                <w:bottom w:val="none" w:sz="0" w:space="0" w:color="auto"/>
                <w:right w:val="none" w:sz="0" w:space="0" w:color="auto"/>
              </w:divBdr>
            </w:div>
            <w:div w:id="76367974">
              <w:marLeft w:val="0"/>
              <w:marRight w:val="0"/>
              <w:marTop w:val="0"/>
              <w:marBottom w:val="0"/>
              <w:divBdr>
                <w:top w:val="none" w:sz="0" w:space="0" w:color="auto"/>
                <w:left w:val="none" w:sz="0" w:space="0" w:color="auto"/>
                <w:bottom w:val="none" w:sz="0" w:space="0" w:color="auto"/>
                <w:right w:val="none" w:sz="0" w:space="0" w:color="auto"/>
              </w:divBdr>
            </w:div>
            <w:div w:id="179928342">
              <w:marLeft w:val="0"/>
              <w:marRight w:val="0"/>
              <w:marTop w:val="0"/>
              <w:marBottom w:val="0"/>
              <w:divBdr>
                <w:top w:val="none" w:sz="0" w:space="0" w:color="auto"/>
                <w:left w:val="none" w:sz="0" w:space="0" w:color="auto"/>
                <w:bottom w:val="none" w:sz="0" w:space="0" w:color="auto"/>
                <w:right w:val="none" w:sz="0" w:space="0" w:color="auto"/>
              </w:divBdr>
            </w:div>
            <w:div w:id="1460610491">
              <w:marLeft w:val="0"/>
              <w:marRight w:val="0"/>
              <w:marTop w:val="0"/>
              <w:marBottom w:val="0"/>
              <w:divBdr>
                <w:top w:val="none" w:sz="0" w:space="0" w:color="auto"/>
                <w:left w:val="none" w:sz="0" w:space="0" w:color="auto"/>
                <w:bottom w:val="none" w:sz="0" w:space="0" w:color="auto"/>
                <w:right w:val="none" w:sz="0" w:space="0" w:color="auto"/>
              </w:divBdr>
            </w:div>
            <w:div w:id="418141366">
              <w:marLeft w:val="0"/>
              <w:marRight w:val="0"/>
              <w:marTop w:val="0"/>
              <w:marBottom w:val="0"/>
              <w:divBdr>
                <w:top w:val="none" w:sz="0" w:space="0" w:color="auto"/>
                <w:left w:val="none" w:sz="0" w:space="0" w:color="auto"/>
                <w:bottom w:val="none" w:sz="0" w:space="0" w:color="auto"/>
                <w:right w:val="none" w:sz="0" w:space="0" w:color="auto"/>
              </w:divBdr>
            </w:div>
            <w:div w:id="1538856311">
              <w:marLeft w:val="0"/>
              <w:marRight w:val="0"/>
              <w:marTop w:val="0"/>
              <w:marBottom w:val="0"/>
              <w:divBdr>
                <w:top w:val="none" w:sz="0" w:space="0" w:color="auto"/>
                <w:left w:val="none" w:sz="0" w:space="0" w:color="auto"/>
                <w:bottom w:val="none" w:sz="0" w:space="0" w:color="auto"/>
                <w:right w:val="none" w:sz="0" w:space="0" w:color="auto"/>
              </w:divBdr>
            </w:div>
            <w:div w:id="87628473">
              <w:marLeft w:val="0"/>
              <w:marRight w:val="0"/>
              <w:marTop w:val="0"/>
              <w:marBottom w:val="0"/>
              <w:divBdr>
                <w:top w:val="none" w:sz="0" w:space="0" w:color="auto"/>
                <w:left w:val="none" w:sz="0" w:space="0" w:color="auto"/>
                <w:bottom w:val="none" w:sz="0" w:space="0" w:color="auto"/>
                <w:right w:val="none" w:sz="0" w:space="0" w:color="auto"/>
              </w:divBdr>
            </w:div>
            <w:div w:id="1028986135">
              <w:marLeft w:val="0"/>
              <w:marRight w:val="0"/>
              <w:marTop w:val="0"/>
              <w:marBottom w:val="0"/>
              <w:divBdr>
                <w:top w:val="none" w:sz="0" w:space="0" w:color="auto"/>
                <w:left w:val="none" w:sz="0" w:space="0" w:color="auto"/>
                <w:bottom w:val="none" w:sz="0" w:space="0" w:color="auto"/>
                <w:right w:val="none" w:sz="0" w:space="0" w:color="auto"/>
              </w:divBdr>
            </w:div>
            <w:div w:id="765737200">
              <w:marLeft w:val="0"/>
              <w:marRight w:val="0"/>
              <w:marTop w:val="0"/>
              <w:marBottom w:val="0"/>
              <w:divBdr>
                <w:top w:val="none" w:sz="0" w:space="0" w:color="auto"/>
                <w:left w:val="none" w:sz="0" w:space="0" w:color="auto"/>
                <w:bottom w:val="none" w:sz="0" w:space="0" w:color="auto"/>
                <w:right w:val="none" w:sz="0" w:space="0" w:color="auto"/>
              </w:divBdr>
            </w:div>
            <w:div w:id="1662999431">
              <w:marLeft w:val="0"/>
              <w:marRight w:val="0"/>
              <w:marTop w:val="0"/>
              <w:marBottom w:val="0"/>
              <w:divBdr>
                <w:top w:val="none" w:sz="0" w:space="0" w:color="auto"/>
                <w:left w:val="none" w:sz="0" w:space="0" w:color="auto"/>
                <w:bottom w:val="none" w:sz="0" w:space="0" w:color="auto"/>
                <w:right w:val="none" w:sz="0" w:space="0" w:color="auto"/>
              </w:divBdr>
            </w:div>
            <w:div w:id="2096247151">
              <w:marLeft w:val="0"/>
              <w:marRight w:val="0"/>
              <w:marTop w:val="0"/>
              <w:marBottom w:val="0"/>
              <w:divBdr>
                <w:top w:val="none" w:sz="0" w:space="0" w:color="auto"/>
                <w:left w:val="none" w:sz="0" w:space="0" w:color="auto"/>
                <w:bottom w:val="none" w:sz="0" w:space="0" w:color="auto"/>
                <w:right w:val="none" w:sz="0" w:space="0" w:color="auto"/>
              </w:divBdr>
            </w:div>
            <w:div w:id="264188878">
              <w:marLeft w:val="0"/>
              <w:marRight w:val="0"/>
              <w:marTop w:val="0"/>
              <w:marBottom w:val="0"/>
              <w:divBdr>
                <w:top w:val="none" w:sz="0" w:space="0" w:color="auto"/>
                <w:left w:val="none" w:sz="0" w:space="0" w:color="auto"/>
                <w:bottom w:val="none" w:sz="0" w:space="0" w:color="auto"/>
                <w:right w:val="none" w:sz="0" w:space="0" w:color="auto"/>
              </w:divBdr>
            </w:div>
            <w:div w:id="229076858">
              <w:marLeft w:val="0"/>
              <w:marRight w:val="0"/>
              <w:marTop w:val="0"/>
              <w:marBottom w:val="0"/>
              <w:divBdr>
                <w:top w:val="none" w:sz="0" w:space="0" w:color="auto"/>
                <w:left w:val="none" w:sz="0" w:space="0" w:color="auto"/>
                <w:bottom w:val="none" w:sz="0" w:space="0" w:color="auto"/>
                <w:right w:val="none" w:sz="0" w:space="0" w:color="auto"/>
              </w:divBdr>
            </w:div>
            <w:div w:id="993413922">
              <w:marLeft w:val="0"/>
              <w:marRight w:val="0"/>
              <w:marTop w:val="0"/>
              <w:marBottom w:val="0"/>
              <w:divBdr>
                <w:top w:val="none" w:sz="0" w:space="0" w:color="auto"/>
                <w:left w:val="none" w:sz="0" w:space="0" w:color="auto"/>
                <w:bottom w:val="none" w:sz="0" w:space="0" w:color="auto"/>
                <w:right w:val="none" w:sz="0" w:space="0" w:color="auto"/>
              </w:divBdr>
            </w:div>
            <w:div w:id="1912500121">
              <w:marLeft w:val="0"/>
              <w:marRight w:val="0"/>
              <w:marTop w:val="0"/>
              <w:marBottom w:val="0"/>
              <w:divBdr>
                <w:top w:val="none" w:sz="0" w:space="0" w:color="auto"/>
                <w:left w:val="none" w:sz="0" w:space="0" w:color="auto"/>
                <w:bottom w:val="none" w:sz="0" w:space="0" w:color="auto"/>
                <w:right w:val="none" w:sz="0" w:space="0" w:color="auto"/>
              </w:divBdr>
            </w:div>
            <w:div w:id="1685669378">
              <w:marLeft w:val="0"/>
              <w:marRight w:val="0"/>
              <w:marTop w:val="0"/>
              <w:marBottom w:val="0"/>
              <w:divBdr>
                <w:top w:val="none" w:sz="0" w:space="0" w:color="auto"/>
                <w:left w:val="none" w:sz="0" w:space="0" w:color="auto"/>
                <w:bottom w:val="none" w:sz="0" w:space="0" w:color="auto"/>
                <w:right w:val="none" w:sz="0" w:space="0" w:color="auto"/>
              </w:divBdr>
            </w:div>
            <w:div w:id="1311203893">
              <w:marLeft w:val="0"/>
              <w:marRight w:val="0"/>
              <w:marTop w:val="0"/>
              <w:marBottom w:val="0"/>
              <w:divBdr>
                <w:top w:val="none" w:sz="0" w:space="0" w:color="auto"/>
                <w:left w:val="none" w:sz="0" w:space="0" w:color="auto"/>
                <w:bottom w:val="none" w:sz="0" w:space="0" w:color="auto"/>
                <w:right w:val="none" w:sz="0" w:space="0" w:color="auto"/>
              </w:divBdr>
            </w:div>
            <w:div w:id="807668753">
              <w:marLeft w:val="0"/>
              <w:marRight w:val="0"/>
              <w:marTop w:val="0"/>
              <w:marBottom w:val="0"/>
              <w:divBdr>
                <w:top w:val="none" w:sz="0" w:space="0" w:color="auto"/>
                <w:left w:val="none" w:sz="0" w:space="0" w:color="auto"/>
                <w:bottom w:val="none" w:sz="0" w:space="0" w:color="auto"/>
                <w:right w:val="none" w:sz="0" w:space="0" w:color="auto"/>
              </w:divBdr>
            </w:div>
            <w:div w:id="1992248434">
              <w:marLeft w:val="0"/>
              <w:marRight w:val="0"/>
              <w:marTop w:val="0"/>
              <w:marBottom w:val="0"/>
              <w:divBdr>
                <w:top w:val="none" w:sz="0" w:space="0" w:color="auto"/>
                <w:left w:val="none" w:sz="0" w:space="0" w:color="auto"/>
                <w:bottom w:val="none" w:sz="0" w:space="0" w:color="auto"/>
                <w:right w:val="none" w:sz="0" w:space="0" w:color="auto"/>
              </w:divBdr>
            </w:div>
            <w:div w:id="1252620401">
              <w:marLeft w:val="0"/>
              <w:marRight w:val="0"/>
              <w:marTop w:val="0"/>
              <w:marBottom w:val="0"/>
              <w:divBdr>
                <w:top w:val="none" w:sz="0" w:space="0" w:color="auto"/>
                <w:left w:val="none" w:sz="0" w:space="0" w:color="auto"/>
                <w:bottom w:val="none" w:sz="0" w:space="0" w:color="auto"/>
                <w:right w:val="none" w:sz="0" w:space="0" w:color="auto"/>
              </w:divBdr>
            </w:div>
            <w:div w:id="554895039">
              <w:marLeft w:val="0"/>
              <w:marRight w:val="0"/>
              <w:marTop w:val="0"/>
              <w:marBottom w:val="0"/>
              <w:divBdr>
                <w:top w:val="none" w:sz="0" w:space="0" w:color="auto"/>
                <w:left w:val="none" w:sz="0" w:space="0" w:color="auto"/>
                <w:bottom w:val="none" w:sz="0" w:space="0" w:color="auto"/>
                <w:right w:val="none" w:sz="0" w:space="0" w:color="auto"/>
              </w:divBdr>
            </w:div>
            <w:div w:id="1153329728">
              <w:marLeft w:val="0"/>
              <w:marRight w:val="0"/>
              <w:marTop w:val="0"/>
              <w:marBottom w:val="0"/>
              <w:divBdr>
                <w:top w:val="none" w:sz="0" w:space="0" w:color="auto"/>
                <w:left w:val="none" w:sz="0" w:space="0" w:color="auto"/>
                <w:bottom w:val="none" w:sz="0" w:space="0" w:color="auto"/>
                <w:right w:val="none" w:sz="0" w:space="0" w:color="auto"/>
              </w:divBdr>
            </w:div>
            <w:div w:id="777990133">
              <w:marLeft w:val="0"/>
              <w:marRight w:val="0"/>
              <w:marTop w:val="0"/>
              <w:marBottom w:val="0"/>
              <w:divBdr>
                <w:top w:val="none" w:sz="0" w:space="0" w:color="auto"/>
                <w:left w:val="none" w:sz="0" w:space="0" w:color="auto"/>
                <w:bottom w:val="none" w:sz="0" w:space="0" w:color="auto"/>
                <w:right w:val="none" w:sz="0" w:space="0" w:color="auto"/>
              </w:divBdr>
            </w:div>
            <w:div w:id="1374429844">
              <w:marLeft w:val="0"/>
              <w:marRight w:val="0"/>
              <w:marTop w:val="0"/>
              <w:marBottom w:val="0"/>
              <w:divBdr>
                <w:top w:val="none" w:sz="0" w:space="0" w:color="auto"/>
                <w:left w:val="none" w:sz="0" w:space="0" w:color="auto"/>
                <w:bottom w:val="none" w:sz="0" w:space="0" w:color="auto"/>
                <w:right w:val="none" w:sz="0" w:space="0" w:color="auto"/>
              </w:divBdr>
            </w:div>
            <w:div w:id="537662407">
              <w:marLeft w:val="0"/>
              <w:marRight w:val="0"/>
              <w:marTop w:val="0"/>
              <w:marBottom w:val="0"/>
              <w:divBdr>
                <w:top w:val="none" w:sz="0" w:space="0" w:color="auto"/>
                <w:left w:val="none" w:sz="0" w:space="0" w:color="auto"/>
                <w:bottom w:val="none" w:sz="0" w:space="0" w:color="auto"/>
                <w:right w:val="none" w:sz="0" w:space="0" w:color="auto"/>
              </w:divBdr>
            </w:div>
            <w:div w:id="1197617230">
              <w:marLeft w:val="0"/>
              <w:marRight w:val="0"/>
              <w:marTop w:val="0"/>
              <w:marBottom w:val="0"/>
              <w:divBdr>
                <w:top w:val="none" w:sz="0" w:space="0" w:color="auto"/>
                <w:left w:val="none" w:sz="0" w:space="0" w:color="auto"/>
                <w:bottom w:val="none" w:sz="0" w:space="0" w:color="auto"/>
                <w:right w:val="none" w:sz="0" w:space="0" w:color="auto"/>
              </w:divBdr>
            </w:div>
            <w:div w:id="926308166">
              <w:marLeft w:val="0"/>
              <w:marRight w:val="0"/>
              <w:marTop w:val="0"/>
              <w:marBottom w:val="0"/>
              <w:divBdr>
                <w:top w:val="none" w:sz="0" w:space="0" w:color="auto"/>
                <w:left w:val="none" w:sz="0" w:space="0" w:color="auto"/>
                <w:bottom w:val="none" w:sz="0" w:space="0" w:color="auto"/>
                <w:right w:val="none" w:sz="0" w:space="0" w:color="auto"/>
              </w:divBdr>
            </w:div>
            <w:div w:id="995574026">
              <w:marLeft w:val="0"/>
              <w:marRight w:val="0"/>
              <w:marTop w:val="0"/>
              <w:marBottom w:val="0"/>
              <w:divBdr>
                <w:top w:val="none" w:sz="0" w:space="0" w:color="auto"/>
                <w:left w:val="none" w:sz="0" w:space="0" w:color="auto"/>
                <w:bottom w:val="none" w:sz="0" w:space="0" w:color="auto"/>
                <w:right w:val="none" w:sz="0" w:space="0" w:color="auto"/>
              </w:divBdr>
            </w:div>
            <w:div w:id="929972830">
              <w:marLeft w:val="0"/>
              <w:marRight w:val="0"/>
              <w:marTop w:val="0"/>
              <w:marBottom w:val="0"/>
              <w:divBdr>
                <w:top w:val="none" w:sz="0" w:space="0" w:color="auto"/>
                <w:left w:val="none" w:sz="0" w:space="0" w:color="auto"/>
                <w:bottom w:val="none" w:sz="0" w:space="0" w:color="auto"/>
                <w:right w:val="none" w:sz="0" w:space="0" w:color="auto"/>
              </w:divBdr>
            </w:div>
            <w:div w:id="1047796774">
              <w:marLeft w:val="0"/>
              <w:marRight w:val="0"/>
              <w:marTop w:val="0"/>
              <w:marBottom w:val="0"/>
              <w:divBdr>
                <w:top w:val="none" w:sz="0" w:space="0" w:color="auto"/>
                <w:left w:val="none" w:sz="0" w:space="0" w:color="auto"/>
                <w:bottom w:val="none" w:sz="0" w:space="0" w:color="auto"/>
                <w:right w:val="none" w:sz="0" w:space="0" w:color="auto"/>
              </w:divBdr>
            </w:div>
            <w:div w:id="1824275919">
              <w:marLeft w:val="0"/>
              <w:marRight w:val="0"/>
              <w:marTop w:val="0"/>
              <w:marBottom w:val="0"/>
              <w:divBdr>
                <w:top w:val="none" w:sz="0" w:space="0" w:color="auto"/>
                <w:left w:val="none" w:sz="0" w:space="0" w:color="auto"/>
                <w:bottom w:val="none" w:sz="0" w:space="0" w:color="auto"/>
                <w:right w:val="none" w:sz="0" w:space="0" w:color="auto"/>
              </w:divBdr>
            </w:div>
            <w:div w:id="1306885758">
              <w:marLeft w:val="0"/>
              <w:marRight w:val="0"/>
              <w:marTop w:val="0"/>
              <w:marBottom w:val="0"/>
              <w:divBdr>
                <w:top w:val="none" w:sz="0" w:space="0" w:color="auto"/>
                <w:left w:val="none" w:sz="0" w:space="0" w:color="auto"/>
                <w:bottom w:val="none" w:sz="0" w:space="0" w:color="auto"/>
                <w:right w:val="none" w:sz="0" w:space="0" w:color="auto"/>
              </w:divBdr>
            </w:div>
            <w:div w:id="1293825804">
              <w:marLeft w:val="0"/>
              <w:marRight w:val="0"/>
              <w:marTop w:val="0"/>
              <w:marBottom w:val="0"/>
              <w:divBdr>
                <w:top w:val="none" w:sz="0" w:space="0" w:color="auto"/>
                <w:left w:val="none" w:sz="0" w:space="0" w:color="auto"/>
                <w:bottom w:val="none" w:sz="0" w:space="0" w:color="auto"/>
                <w:right w:val="none" w:sz="0" w:space="0" w:color="auto"/>
              </w:divBdr>
            </w:div>
            <w:div w:id="1484587942">
              <w:marLeft w:val="0"/>
              <w:marRight w:val="0"/>
              <w:marTop w:val="0"/>
              <w:marBottom w:val="0"/>
              <w:divBdr>
                <w:top w:val="none" w:sz="0" w:space="0" w:color="auto"/>
                <w:left w:val="none" w:sz="0" w:space="0" w:color="auto"/>
                <w:bottom w:val="none" w:sz="0" w:space="0" w:color="auto"/>
                <w:right w:val="none" w:sz="0" w:space="0" w:color="auto"/>
              </w:divBdr>
            </w:div>
            <w:div w:id="1891065062">
              <w:marLeft w:val="0"/>
              <w:marRight w:val="0"/>
              <w:marTop w:val="0"/>
              <w:marBottom w:val="0"/>
              <w:divBdr>
                <w:top w:val="none" w:sz="0" w:space="0" w:color="auto"/>
                <w:left w:val="none" w:sz="0" w:space="0" w:color="auto"/>
                <w:bottom w:val="none" w:sz="0" w:space="0" w:color="auto"/>
                <w:right w:val="none" w:sz="0" w:space="0" w:color="auto"/>
              </w:divBdr>
            </w:div>
            <w:div w:id="2013532443">
              <w:marLeft w:val="0"/>
              <w:marRight w:val="0"/>
              <w:marTop w:val="0"/>
              <w:marBottom w:val="0"/>
              <w:divBdr>
                <w:top w:val="none" w:sz="0" w:space="0" w:color="auto"/>
                <w:left w:val="none" w:sz="0" w:space="0" w:color="auto"/>
                <w:bottom w:val="none" w:sz="0" w:space="0" w:color="auto"/>
                <w:right w:val="none" w:sz="0" w:space="0" w:color="auto"/>
              </w:divBdr>
            </w:div>
            <w:div w:id="110476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5139">
      <w:bodyDiv w:val="1"/>
      <w:marLeft w:val="0"/>
      <w:marRight w:val="0"/>
      <w:marTop w:val="0"/>
      <w:marBottom w:val="0"/>
      <w:divBdr>
        <w:top w:val="none" w:sz="0" w:space="0" w:color="auto"/>
        <w:left w:val="none" w:sz="0" w:space="0" w:color="auto"/>
        <w:bottom w:val="none" w:sz="0" w:space="0" w:color="auto"/>
        <w:right w:val="none" w:sz="0" w:space="0" w:color="auto"/>
      </w:divBdr>
    </w:div>
    <w:div w:id="92669131">
      <w:bodyDiv w:val="1"/>
      <w:marLeft w:val="0"/>
      <w:marRight w:val="0"/>
      <w:marTop w:val="0"/>
      <w:marBottom w:val="0"/>
      <w:divBdr>
        <w:top w:val="none" w:sz="0" w:space="0" w:color="auto"/>
        <w:left w:val="none" w:sz="0" w:space="0" w:color="auto"/>
        <w:bottom w:val="none" w:sz="0" w:space="0" w:color="auto"/>
        <w:right w:val="none" w:sz="0" w:space="0" w:color="auto"/>
      </w:divBdr>
    </w:div>
    <w:div w:id="103961904">
      <w:bodyDiv w:val="1"/>
      <w:marLeft w:val="0"/>
      <w:marRight w:val="0"/>
      <w:marTop w:val="0"/>
      <w:marBottom w:val="0"/>
      <w:divBdr>
        <w:top w:val="none" w:sz="0" w:space="0" w:color="auto"/>
        <w:left w:val="none" w:sz="0" w:space="0" w:color="auto"/>
        <w:bottom w:val="none" w:sz="0" w:space="0" w:color="auto"/>
        <w:right w:val="none" w:sz="0" w:space="0" w:color="auto"/>
      </w:divBdr>
    </w:div>
    <w:div w:id="106777462">
      <w:bodyDiv w:val="1"/>
      <w:marLeft w:val="0"/>
      <w:marRight w:val="0"/>
      <w:marTop w:val="0"/>
      <w:marBottom w:val="0"/>
      <w:divBdr>
        <w:top w:val="none" w:sz="0" w:space="0" w:color="auto"/>
        <w:left w:val="none" w:sz="0" w:space="0" w:color="auto"/>
        <w:bottom w:val="none" w:sz="0" w:space="0" w:color="auto"/>
        <w:right w:val="none" w:sz="0" w:space="0" w:color="auto"/>
      </w:divBdr>
      <w:divsChild>
        <w:div w:id="863715569">
          <w:marLeft w:val="0"/>
          <w:marRight w:val="0"/>
          <w:marTop w:val="0"/>
          <w:marBottom w:val="0"/>
          <w:divBdr>
            <w:top w:val="none" w:sz="0" w:space="0" w:color="auto"/>
            <w:left w:val="none" w:sz="0" w:space="0" w:color="auto"/>
            <w:bottom w:val="none" w:sz="0" w:space="0" w:color="auto"/>
            <w:right w:val="none" w:sz="0" w:space="0" w:color="auto"/>
          </w:divBdr>
          <w:divsChild>
            <w:div w:id="4791618">
              <w:marLeft w:val="0"/>
              <w:marRight w:val="0"/>
              <w:marTop w:val="0"/>
              <w:marBottom w:val="0"/>
              <w:divBdr>
                <w:top w:val="none" w:sz="0" w:space="0" w:color="auto"/>
                <w:left w:val="none" w:sz="0" w:space="0" w:color="auto"/>
                <w:bottom w:val="none" w:sz="0" w:space="0" w:color="auto"/>
                <w:right w:val="none" w:sz="0" w:space="0" w:color="auto"/>
              </w:divBdr>
            </w:div>
            <w:div w:id="14967641">
              <w:marLeft w:val="0"/>
              <w:marRight w:val="0"/>
              <w:marTop w:val="0"/>
              <w:marBottom w:val="0"/>
              <w:divBdr>
                <w:top w:val="none" w:sz="0" w:space="0" w:color="auto"/>
                <w:left w:val="none" w:sz="0" w:space="0" w:color="auto"/>
                <w:bottom w:val="none" w:sz="0" w:space="0" w:color="auto"/>
                <w:right w:val="none" w:sz="0" w:space="0" w:color="auto"/>
              </w:divBdr>
            </w:div>
            <w:div w:id="34816314">
              <w:marLeft w:val="0"/>
              <w:marRight w:val="0"/>
              <w:marTop w:val="0"/>
              <w:marBottom w:val="0"/>
              <w:divBdr>
                <w:top w:val="none" w:sz="0" w:space="0" w:color="auto"/>
                <w:left w:val="none" w:sz="0" w:space="0" w:color="auto"/>
                <w:bottom w:val="none" w:sz="0" w:space="0" w:color="auto"/>
                <w:right w:val="none" w:sz="0" w:space="0" w:color="auto"/>
              </w:divBdr>
            </w:div>
            <w:div w:id="46682379">
              <w:marLeft w:val="0"/>
              <w:marRight w:val="0"/>
              <w:marTop w:val="0"/>
              <w:marBottom w:val="0"/>
              <w:divBdr>
                <w:top w:val="none" w:sz="0" w:space="0" w:color="auto"/>
                <w:left w:val="none" w:sz="0" w:space="0" w:color="auto"/>
                <w:bottom w:val="none" w:sz="0" w:space="0" w:color="auto"/>
                <w:right w:val="none" w:sz="0" w:space="0" w:color="auto"/>
              </w:divBdr>
            </w:div>
            <w:div w:id="48070535">
              <w:marLeft w:val="0"/>
              <w:marRight w:val="0"/>
              <w:marTop w:val="0"/>
              <w:marBottom w:val="0"/>
              <w:divBdr>
                <w:top w:val="none" w:sz="0" w:space="0" w:color="auto"/>
                <w:left w:val="none" w:sz="0" w:space="0" w:color="auto"/>
                <w:bottom w:val="none" w:sz="0" w:space="0" w:color="auto"/>
                <w:right w:val="none" w:sz="0" w:space="0" w:color="auto"/>
              </w:divBdr>
            </w:div>
            <w:div w:id="79642866">
              <w:marLeft w:val="0"/>
              <w:marRight w:val="0"/>
              <w:marTop w:val="0"/>
              <w:marBottom w:val="0"/>
              <w:divBdr>
                <w:top w:val="none" w:sz="0" w:space="0" w:color="auto"/>
                <w:left w:val="none" w:sz="0" w:space="0" w:color="auto"/>
                <w:bottom w:val="none" w:sz="0" w:space="0" w:color="auto"/>
                <w:right w:val="none" w:sz="0" w:space="0" w:color="auto"/>
              </w:divBdr>
            </w:div>
            <w:div w:id="82381818">
              <w:marLeft w:val="0"/>
              <w:marRight w:val="0"/>
              <w:marTop w:val="0"/>
              <w:marBottom w:val="0"/>
              <w:divBdr>
                <w:top w:val="none" w:sz="0" w:space="0" w:color="auto"/>
                <w:left w:val="none" w:sz="0" w:space="0" w:color="auto"/>
                <w:bottom w:val="none" w:sz="0" w:space="0" w:color="auto"/>
                <w:right w:val="none" w:sz="0" w:space="0" w:color="auto"/>
              </w:divBdr>
            </w:div>
            <w:div w:id="97408602">
              <w:marLeft w:val="0"/>
              <w:marRight w:val="0"/>
              <w:marTop w:val="0"/>
              <w:marBottom w:val="0"/>
              <w:divBdr>
                <w:top w:val="none" w:sz="0" w:space="0" w:color="auto"/>
                <w:left w:val="none" w:sz="0" w:space="0" w:color="auto"/>
                <w:bottom w:val="none" w:sz="0" w:space="0" w:color="auto"/>
                <w:right w:val="none" w:sz="0" w:space="0" w:color="auto"/>
              </w:divBdr>
            </w:div>
            <w:div w:id="98306549">
              <w:marLeft w:val="0"/>
              <w:marRight w:val="0"/>
              <w:marTop w:val="0"/>
              <w:marBottom w:val="0"/>
              <w:divBdr>
                <w:top w:val="none" w:sz="0" w:space="0" w:color="auto"/>
                <w:left w:val="none" w:sz="0" w:space="0" w:color="auto"/>
                <w:bottom w:val="none" w:sz="0" w:space="0" w:color="auto"/>
                <w:right w:val="none" w:sz="0" w:space="0" w:color="auto"/>
              </w:divBdr>
            </w:div>
            <w:div w:id="105856677">
              <w:marLeft w:val="0"/>
              <w:marRight w:val="0"/>
              <w:marTop w:val="0"/>
              <w:marBottom w:val="0"/>
              <w:divBdr>
                <w:top w:val="none" w:sz="0" w:space="0" w:color="auto"/>
                <w:left w:val="none" w:sz="0" w:space="0" w:color="auto"/>
                <w:bottom w:val="none" w:sz="0" w:space="0" w:color="auto"/>
                <w:right w:val="none" w:sz="0" w:space="0" w:color="auto"/>
              </w:divBdr>
            </w:div>
            <w:div w:id="112865694">
              <w:marLeft w:val="0"/>
              <w:marRight w:val="0"/>
              <w:marTop w:val="0"/>
              <w:marBottom w:val="0"/>
              <w:divBdr>
                <w:top w:val="none" w:sz="0" w:space="0" w:color="auto"/>
                <w:left w:val="none" w:sz="0" w:space="0" w:color="auto"/>
                <w:bottom w:val="none" w:sz="0" w:space="0" w:color="auto"/>
                <w:right w:val="none" w:sz="0" w:space="0" w:color="auto"/>
              </w:divBdr>
            </w:div>
            <w:div w:id="114565650">
              <w:marLeft w:val="0"/>
              <w:marRight w:val="0"/>
              <w:marTop w:val="0"/>
              <w:marBottom w:val="0"/>
              <w:divBdr>
                <w:top w:val="none" w:sz="0" w:space="0" w:color="auto"/>
                <w:left w:val="none" w:sz="0" w:space="0" w:color="auto"/>
                <w:bottom w:val="none" w:sz="0" w:space="0" w:color="auto"/>
                <w:right w:val="none" w:sz="0" w:space="0" w:color="auto"/>
              </w:divBdr>
            </w:div>
            <w:div w:id="151336835">
              <w:marLeft w:val="0"/>
              <w:marRight w:val="0"/>
              <w:marTop w:val="0"/>
              <w:marBottom w:val="0"/>
              <w:divBdr>
                <w:top w:val="none" w:sz="0" w:space="0" w:color="auto"/>
                <w:left w:val="none" w:sz="0" w:space="0" w:color="auto"/>
                <w:bottom w:val="none" w:sz="0" w:space="0" w:color="auto"/>
                <w:right w:val="none" w:sz="0" w:space="0" w:color="auto"/>
              </w:divBdr>
            </w:div>
            <w:div w:id="164787101">
              <w:marLeft w:val="0"/>
              <w:marRight w:val="0"/>
              <w:marTop w:val="0"/>
              <w:marBottom w:val="0"/>
              <w:divBdr>
                <w:top w:val="none" w:sz="0" w:space="0" w:color="auto"/>
                <w:left w:val="none" w:sz="0" w:space="0" w:color="auto"/>
                <w:bottom w:val="none" w:sz="0" w:space="0" w:color="auto"/>
                <w:right w:val="none" w:sz="0" w:space="0" w:color="auto"/>
              </w:divBdr>
            </w:div>
            <w:div w:id="168718047">
              <w:marLeft w:val="0"/>
              <w:marRight w:val="0"/>
              <w:marTop w:val="0"/>
              <w:marBottom w:val="0"/>
              <w:divBdr>
                <w:top w:val="none" w:sz="0" w:space="0" w:color="auto"/>
                <w:left w:val="none" w:sz="0" w:space="0" w:color="auto"/>
                <w:bottom w:val="none" w:sz="0" w:space="0" w:color="auto"/>
                <w:right w:val="none" w:sz="0" w:space="0" w:color="auto"/>
              </w:divBdr>
            </w:div>
            <w:div w:id="174266552">
              <w:marLeft w:val="0"/>
              <w:marRight w:val="0"/>
              <w:marTop w:val="0"/>
              <w:marBottom w:val="0"/>
              <w:divBdr>
                <w:top w:val="none" w:sz="0" w:space="0" w:color="auto"/>
                <w:left w:val="none" w:sz="0" w:space="0" w:color="auto"/>
                <w:bottom w:val="none" w:sz="0" w:space="0" w:color="auto"/>
                <w:right w:val="none" w:sz="0" w:space="0" w:color="auto"/>
              </w:divBdr>
            </w:div>
            <w:div w:id="204174156">
              <w:marLeft w:val="0"/>
              <w:marRight w:val="0"/>
              <w:marTop w:val="0"/>
              <w:marBottom w:val="0"/>
              <w:divBdr>
                <w:top w:val="none" w:sz="0" w:space="0" w:color="auto"/>
                <w:left w:val="none" w:sz="0" w:space="0" w:color="auto"/>
                <w:bottom w:val="none" w:sz="0" w:space="0" w:color="auto"/>
                <w:right w:val="none" w:sz="0" w:space="0" w:color="auto"/>
              </w:divBdr>
            </w:div>
            <w:div w:id="211429086">
              <w:marLeft w:val="0"/>
              <w:marRight w:val="0"/>
              <w:marTop w:val="0"/>
              <w:marBottom w:val="0"/>
              <w:divBdr>
                <w:top w:val="none" w:sz="0" w:space="0" w:color="auto"/>
                <w:left w:val="none" w:sz="0" w:space="0" w:color="auto"/>
                <w:bottom w:val="none" w:sz="0" w:space="0" w:color="auto"/>
                <w:right w:val="none" w:sz="0" w:space="0" w:color="auto"/>
              </w:divBdr>
            </w:div>
            <w:div w:id="215746719">
              <w:marLeft w:val="0"/>
              <w:marRight w:val="0"/>
              <w:marTop w:val="0"/>
              <w:marBottom w:val="0"/>
              <w:divBdr>
                <w:top w:val="none" w:sz="0" w:space="0" w:color="auto"/>
                <w:left w:val="none" w:sz="0" w:space="0" w:color="auto"/>
                <w:bottom w:val="none" w:sz="0" w:space="0" w:color="auto"/>
                <w:right w:val="none" w:sz="0" w:space="0" w:color="auto"/>
              </w:divBdr>
            </w:div>
            <w:div w:id="216549972">
              <w:marLeft w:val="0"/>
              <w:marRight w:val="0"/>
              <w:marTop w:val="0"/>
              <w:marBottom w:val="0"/>
              <w:divBdr>
                <w:top w:val="none" w:sz="0" w:space="0" w:color="auto"/>
                <w:left w:val="none" w:sz="0" w:space="0" w:color="auto"/>
                <w:bottom w:val="none" w:sz="0" w:space="0" w:color="auto"/>
                <w:right w:val="none" w:sz="0" w:space="0" w:color="auto"/>
              </w:divBdr>
            </w:div>
            <w:div w:id="218438619">
              <w:marLeft w:val="0"/>
              <w:marRight w:val="0"/>
              <w:marTop w:val="0"/>
              <w:marBottom w:val="0"/>
              <w:divBdr>
                <w:top w:val="none" w:sz="0" w:space="0" w:color="auto"/>
                <w:left w:val="none" w:sz="0" w:space="0" w:color="auto"/>
                <w:bottom w:val="none" w:sz="0" w:space="0" w:color="auto"/>
                <w:right w:val="none" w:sz="0" w:space="0" w:color="auto"/>
              </w:divBdr>
            </w:div>
            <w:div w:id="218589387">
              <w:marLeft w:val="0"/>
              <w:marRight w:val="0"/>
              <w:marTop w:val="0"/>
              <w:marBottom w:val="0"/>
              <w:divBdr>
                <w:top w:val="none" w:sz="0" w:space="0" w:color="auto"/>
                <w:left w:val="none" w:sz="0" w:space="0" w:color="auto"/>
                <w:bottom w:val="none" w:sz="0" w:space="0" w:color="auto"/>
                <w:right w:val="none" w:sz="0" w:space="0" w:color="auto"/>
              </w:divBdr>
            </w:div>
            <w:div w:id="221328966">
              <w:marLeft w:val="0"/>
              <w:marRight w:val="0"/>
              <w:marTop w:val="0"/>
              <w:marBottom w:val="0"/>
              <w:divBdr>
                <w:top w:val="none" w:sz="0" w:space="0" w:color="auto"/>
                <w:left w:val="none" w:sz="0" w:space="0" w:color="auto"/>
                <w:bottom w:val="none" w:sz="0" w:space="0" w:color="auto"/>
                <w:right w:val="none" w:sz="0" w:space="0" w:color="auto"/>
              </w:divBdr>
            </w:div>
            <w:div w:id="225410667">
              <w:marLeft w:val="0"/>
              <w:marRight w:val="0"/>
              <w:marTop w:val="0"/>
              <w:marBottom w:val="0"/>
              <w:divBdr>
                <w:top w:val="none" w:sz="0" w:space="0" w:color="auto"/>
                <w:left w:val="none" w:sz="0" w:space="0" w:color="auto"/>
                <w:bottom w:val="none" w:sz="0" w:space="0" w:color="auto"/>
                <w:right w:val="none" w:sz="0" w:space="0" w:color="auto"/>
              </w:divBdr>
            </w:div>
            <w:div w:id="228660712">
              <w:marLeft w:val="0"/>
              <w:marRight w:val="0"/>
              <w:marTop w:val="0"/>
              <w:marBottom w:val="0"/>
              <w:divBdr>
                <w:top w:val="none" w:sz="0" w:space="0" w:color="auto"/>
                <w:left w:val="none" w:sz="0" w:space="0" w:color="auto"/>
                <w:bottom w:val="none" w:sz="0" w:space="0" w:color="auto"/>
                <w:right w:val="none" w:sz="0" w:space="0" w:color="auto"/>
              </w:divBdr>
            </w:div>
            <w:div w:id="233201047">
              <w:marLeft w:val="0"/>
              <w:marRight w:val="0"/>
              <w:marTop w:val="0"/>
              <w:marBottom w:val="0"/>
              <w:divBdr>
                <w:top w:val="none" w:sz="0" w:space="0" w:color="auto"/>
                <w:left w:val="none" w:sz="0" w:space="0" w:color="auto"/>
                <w:bottom w:val="none" w:sz="0" w:space="0" w:color="auto"/>
                <w:right w:val="none" w:sz="0" w:space="0" w:color="auto"/>
              </w:divBdr>
            </w:div>
            <w:div w:id="233586432">
              <w:marLeft w:val="0"/>
              <w:marRight w:val="0"/>
              <w:marTop w:val="0"/>
              <w:marBottom w:val="0"/>
              <w:divBdr>
                <w:top w:val="none" w:sz="0" w:space="0" w:color="auto"/>
                <w:left w:val="none" w:sz="0" w:space="0" w:color="auto"/>
                <w:bottom w:val="none" w:sz="0" w:space="0" w:color="auto"/>
                <w:right w:val="none" w:sz="0" w:space="0" w:color="auto"/>
              </w:divBdr>
            </w:div>
            <w:div w:id="243490098">
              <w:marLeft w:val="0"/>
              <w:marRight w:val="0"/>
              <w:marTop w:val="0"/>
              <w:marBottom w:val="0"/>
              <w:divBdr>
                <w:top w:val="none" w:sz="0" w:space="0" w:color="auto"/>
                <w:left w:val="none" w:sz="0" w:space="0" w:color="auto"/>
                <w:bottom w:val="none" w:sz="0" w:space="0" w:color="auto"/>
                <w:right w:val="none" w:sz="0" w:space="0" w:color="auto"/>
              </w:divBdr>
            </w:div>
            <w:div w:id="243926540">
              <w:marLeft w:val="0"/>
              <w:marRight w:val="0"/>
              <w:marTop w:val="0"/>
              <w:marBottom w:val="0"/>
              <w:divBdr>
                <w:top w:val="none" w:sz="0" w:space="0" w:color="auto"/>
                <w:left w:val="none" w:sz="0" w:space="0" w:color="auto"/>
                <w:bottom w:val="none" w:sz="0" w:space="0" w:color="auto"/>
                <w:right w:val="none" w:sz="0" w:space="0" w:color="auto"/>
              </w:divBdr>
            </w:div>
            <w:div w:id="262306798">
              <w:marLeft w:val="0"/>
              <w:marRight w:val="0"/>
              <w:marTop w:val="0"/>
              <w:marBottom w:val="0"/>
              <w:divBdr>
                <w:top w:val="none" w:sz="0" w:space="0" w:color="auto"/>
                <w:left w:val="none" w:sz="0" w:space="0" w:color="auto"/>
                <w:bottom w:val="none" w:sz="0" w:space="0" w:color="auto"/>
                <w:right w:val="none" w:sz="0" w:space="0" w:color="auto"/>
              </w:divBdr>
            </w:div>
            <w:div w:id="265697426">
              <w:marLeft w:val="0"/>
              <w:marRight w:val="0"/>
              <w:marTop w:val="0"/>
              <w:marBottom w:val="0"/>
              <w:divBdr>
                <w:top w:val="none" w:sz="0" w:space="0" w:color="auto"/>
                <w:left w:val="none" w:sz="0" w:space="0" w:color="auto"/>
                <w:bottom w:val="none" w:sz="0" w:space="0" w:color="auto"/>
                <w:right w:val="none" w:sz="0" w:space="0" w:color="auto"/>
              </w:divBdr>
            </w:div>
            <w:div w:id="281230123">
              <w:marLeft w:val="0"/>
              <w:marRight w:val="0"/>
              <w:marTop w:val="0"/>
              <w:marBottom w:val="0"/>
              <w:divBdr>
                <w:top w:val="none" w:sz="0" w:space="0" w:color="auto"/>
                <w:left w:val="none" w:sz="0" w:space="0" w:color="auto"/>
                <w:bottom w:val="none" w:sz="0" w:space="0" w:color="auto"/>
                <w:right w:val="none" w:sz="0" w:space="0" w:color="auto"/>
              </w:divBdr>
            </w:div>
            <w:div w:id="297616006">
              <w:marLeft w:val="0"/>
              <w:marRight w:val="0"/>
              <w:marTop w:val="0"/>
              <w:marBottom w:val="0"/>
              <w:divBdr>
                <w:top w:val="none" w:sz="0" w:space="0" w:color="auto"/>
                <w:left w:val="none" w:sz="0" w:space="0" w:color="auto"/>
                <w:bottom w:val="none" w:sz="0" w:space="0" w:color="auto"/>
                <w:right w:val="none" w:sz="0" w:space="0" w:color="auto"/>
              </w:divBdr>
            </w:div>
            <w:div w:id="308438099">
              <w:marLeft w:val="0"/>
              <w:marRight w:val="0"/>
              <w:marTop w:val="0"/>
              <w:marBottom w:val="0"/>
              <w:divBdr>
                <w:top w:val="none" w:sz="0" w:space="0" w:color="auto"/>
                <w:left w:val="none" w:sz="0" w:space="0" w:color="auto"/>
                <w:bottom w:val="none" w:sz="0" w:space="0" w:color="auto"/>
                <w:right w:val="none" w:sz="0" w:space="0" w:color="auto"/>
              </w:divBdr>
            </w:div>
            <w:div w:id="311832398">
              <w:marLeft w:val="0"/>
              <w:marRight w:val="0"/>
              <w:marTop w:val="0"/>
              <w:marBottom w:val="0"/>
              <w:divBdr>
                <w:top w:val="none" w:sz="0" w:space="0" w:color="auto"/>
                <w:left w:val="none" w:sz="0" w:space="0" w:color="auto"/>
                <w:bottom w:val="none" w:sz="0" w:space="0" w:color="auto"/>
                <w:right w:val="none" w:sz="0" w:space="0" w:color="auto"/>
              </w:divBdr>
            </w:div>
            <w:div w:id="316156297">
              <w:marLeft w:val="0"/>
              <w:marRight w:val="0"/>
              <w:marTop w:val="0"/>
              <w:marBottom w:val="0"/>
              <w:divBdr>
                <w:top w:val="none" w:sz="0" w:space="0" w:color="auto"/>
                <w:left w:val="none" w:sz="0" w:space="0" w:color="auto"/>
                <w:bottom w:val="none" w:sz="0" w:space="0" w:color="auto"/>
                <w:right w:val="none" w:sz="0" w:space="0" w:color="auto"/>
              </w:divBdr>
            </w:div>
            <w:div w:id="325865861">
              <w:marLeft w:val="0"/>
              <w:marRight w:val="0"/>
              <w:marTop w:val="0"/>
              <w:marBottom w:val="0"/>
              <w:divBdr>
                <w:top w:val="none" w:sz="0" w:space="0" w:color="auto"/>
                <w:left w:val="none" w:sz="0" w:space="0" w:color="auto"/>
                <w:bottom w:val="none" w:sz="0" w:space="0" w:color="auto"/>
                <w:right w:val="none" w:sz="0" w:space="0" w:color="auto"/>
              </w:divBdr>
            </w:div>
            <w:div w:id="327562909">
              <w:marLeft w:val="0"/>
              <w:marRight w:val="0"/>
              <w:marTop w:val="0"/>
              <w:marBottom w:val="0"/>
              <w:divBdr>
                <w:top w:val="none" w:sz="0" w:space="0" w:color="auto"/>
                <w:left w:val="none" w:sz="0" w:space="0" w:color="auto"/>
                <w:bottom w:val="none" w:sz="0" w:space="0" w:color="auto"/>
                <w:right w:val="none" w:sz="0" w:space="0" w:color="auto"/>
              </w:divBdr>
            </w:div>
            <w:div w:id="337389733">
              <w:marLeft w:val="0"/>
              <w:marRight w:val="0"/>
              <w:marTop w:val="0"/>
              <w:marBottom w:val="0"/>
              <w:divBdr>
                <w:top w:val="none" w:sz="0" w:space="0" w:color="auto"/>
                <w:left w:val="none" w:sz="0" w:space="0" w:color="auto"/>
                <w:bottom w:val="none" w:sz="0" w:space="0" w:color="auto"/>
                <w:right w:val="none" w:sz="0" w:space="0" w:color="auto"/>
              </w:divBdr>
            </w:div>
            <w:div w:id="348796046">
              <w:marLeft w:val="0"/>
              <w:marRight w:val="0"/>
              <w:marTop w:val="0"/>
              <w:marBottom w:val="0"/>
              <w:divBdr>
                <w:top w:val="none" w:sz="0" w:space="0" w:color="auto"/>
                <w:left w:val="none" w:sz="0" w:space="0" w:color="auto"/>
                <w:bottom w:val="none" w:sz="0" w:space="0" w:color="auto"/>
                <w:right w:val="none" w:sz="0" w:space="0" w:color="auto"/>
              </w:divBdr>
            </w:div>
            <w:div w:id="350840824">
              <w:marLeft w:val="0"/>
              <w:marRight w:val="0"/>
              <w:marTop w:val="0"/>
              <w:marBottom w:val="0"/>
              <w:divBdr>
                <w:top w:val="none" w:sz="0" w:space="0" w:color="auto"/>
                <w:left w:val="none" w:sz="0" w:space="0" w:color="auto"/>
                <w:bottom w:val="none" w:sz="0" w:space="0" w:color="auto"/>
                <w:right w:val="none" w:sz="0" w:space="0" w:color="auto"/>
              </w:divBdr>
            </w:div>
            <w:div w:id="354889162">
              <w:marLeft w:val="0"/>
              <w:marRight w:val="0"/>
              <w:marTop w:val="0"/>
              <w:marBottom w:val="0"/>
              <w:divBdr>
                <w:top w:val="none" w:sz="0" w:space="0" w:color="auto"/>
                <w:left w:val="none" w:sz="0" w:space="0" w:color="auto"/>
                <w:bottom w:val="none" w:sz="0" w:space="0" w:color="auto"/>
                <w:right w:val="none" w:sz="0" w:space="0" w:color="auto"/>
              </w:divBdr>
            </w:div>
            <w:div w:id="357242104">
              <w:marLeft w:val="0"/>
              <w:marRight w:val="0"/>
              <w:marTop w:val="0"/>
              <w:marBottom w:val="0"/>
              <w:divBdr>
                <w:top w:val="none" w:sz="0" w:space="0" w:color="auto"/>
                <w:left w:val="none" w:sz="0" w:space="0" w:color="auto"/>
                <w:bottom w:val="none" w:sz="0" w:space="0" w:color="auto"/>
                <w:right w:val="none" w:sz="0" w:space="0" w:color="auto"/>
              </w:divBdr>
            </w:div>
            <w:div w:id="390152469">
              <w:marLeft w:val="0"/>
              <w:marRight w:val="0"/>
              <w:marTop w:val="0"/>
              <w:marBottom w:val="0"/>
              <w:divBdr>
                <w:top w:val="none" w:sz="0" w:space="0" w:color="auto"/>
                <w:left w:val="none" w:sz="0" w:space="0" w:color="auto"/>
                <w:bottom w:val="none" w:sz="0" w:space="0" w:color="auto"/>
                <w:right w:val="none" w:sz="0" w:space="0" w:color="auto"/>
              </w:divBdr>
            </w:div>
            <w:div w:id="398023740">
              <w:marLeft w:val="0"/>
              <w:marRight w:val="0"/>
              <w:marTop w:val="0"/>
              <w:marBottom w:val="0"/>
              <w:divBdr>
                <w:top w:val="none" w:sz="0" w:space="0" w:color="auto"/>
                <w:left w:val="none" w:sz="0" w:space="0" w:color="auto"/>
                <w:bottom w:val="none" w:sz="0" w:space="0" w:color="auto"/>
                <w:right w:val="none" w:sz="0" w:space="0" w:color="auto"/>
              </w:divBdr>
            </w:div>
            <w:div w:id="402992474">
              <w:marLeft w:val="0"/>
              <w:marRight w:val="0"/>
              <w:marTop w:val="0"/>
              <w:marBottom w:val="0"/>
              <w:divBdr>
                <w:top w:val="none" w:sz="0" w:space="0" w:color="auto"/>
                <w:left w:val="none" w:sz="0" w:space="0" w:color="auto"/>
                <w:bottom w:val="none" w:sz="0" w:space="0" w:color="auto"/>
                <w:right w:val="none" w:sz="0" w:space="0" w:color="auto"/>
              </w:divBdr>
            </w:div>
            <w:div w:id="414323058">
              <w:marLeft w:val="0"/>
              <w:marRight w:val="0"/>
              <w:marTop w:val="0"/>
              <w:marBottom w:val="0"/>
              <w:divBdr>
                <w:top w:val="none" w:sz="0" w:space="0" w:color="auto"/>
                <w:left w:val="none" w:sz="0" w:space="0" w:color="auto"/>
                <w:bottom w:val="none" w:sz="0" w:space="0" w:color="auto"/>
                <w:right w:val="none" w:sz="0" w:space="0" w:color="auto"/>
              </w:divBdr>
            </w:div>
            <w:div w:id="420880244">
              <w:marLeft w:val="0"/>
              <w:marRight w:val="0"/>
              <w:marTop w:val="0"/>
              <w:marBottom w:val="0"/>
              <w:divBdr>
                <w:top w:val="none" w:sz="0" w:space="0" w:color="auto"/>
                <w:left w:val="none" w:sz="0" w:space="0" w:color="auto"/>
                <w:bottom w:val="none" w:sz="0" w:space="0" w:color="auto"/>
                <w:right w:val="none" w:sz="0" w:space="0" w:color="auto"/>
              </w:divBdr>
            </w:div>
            <w:div w:id="430975336">
              <w:marLeft w:val="0"/>
              <w:marRight w:val="0"/>
              <w:marTop w:val="0"/>
              <w:marBottom w:val="0"/>
              <w:divBdr>
                <w:top w:val="none" w:sz="0" w:space="0" w:color="auto"/>
                <w:left w:val="none" w:sz="0" w:space="0" w:color="auto"/>
                <w:bottom w:val="none" w:sz="0" w:space="0" w:color="auto"/>
                <w:right w:val="none" w:sz="0" w:space="0" w:color="auto"/>
              </w:divBdr>
            </w:div>
            <w:div w:id="448477138">
              <w:marLeft w:val="0"/>
              <w:marRight w:val="0"/>
              <w:marTop w:val="0"/>
              <w:marBottom w:val="0"/>
              <w:divBdr>
                <w:top w:val="none" w:sz="0" w:space="0" w:color="auto"/>
                <w:left w:val="none" w:sz="0" w:space="0" w:color="auto"/>
                <w:bottom w:val="none" w:sz="0" w:space="0" w:color="auto"/>
                <w:right w:val="none" w:sz="0" w:space="0" w:color="auto"/>
              </w:divBdr>
            </w:div>
            <w:div w:id="463159957">
              <w:marLeft w:val="0"/>
              <w:marRight w:val="0"/>
              <w:marTop w:val="0"/>
              <w:marBottom w:val="0"/>
              <w:divBdr>
                <w:top w:val="none" w:sz="0" w:space="0" w:color="auto"/>
                <w:left w:val="none" w:sz="0" w:space="0" w:color="auto"/>
                <w:bottom w:val="none" w:sz="0" w:space="0" w:color="auto"/>
                <w:right w:val="none" w:sz="0" w:space="0" w:color="auto"/>
              </w:divBdr>
            </w:div>
            <w:div w:id="465659916">
              <w:marLeft w:val="0"/>
              <w:marRight w:val="0"/>
              <w:marTop w:val="0"/>
              <w:marBottom w:val="0"/>
              <w:divBdr>
                <w:top w:val="none" w:sz="0" w:space="0" w:color="auto"/>
                <w:left w:val="none" w:sz="0" w:space="0" w:color="auto"/>
                <w:bottom w:val="none" w:sz="0" w:space="0" w:color="auto"/>
                <w:right w:val="none" w:sz="0" w:space="0" w:color="auto"/>
              </w:divBdr>
            </w:div>
            <w:div w:id="474494081">
              <w:marLeft w:val="0"/>
              <w:marRight w:val="0"/>
              <w:marTop w:val="0"/>
              <w:marBottom w:val="0"/>
              <w:divBdr>
                <w:top w:val="none" w:sz="0" w:space="0" w:color="auto"/>
                <w:left w:val="none" w:sz="0" w:space="0" w:color="auto"/>
                <w:bottom w:val="none" w:sz="0" w:space="0" w:color="auto"/>
                <w:right w:val="none" w:sz="0" w:space="0" w:color="auto"/>
              </w:divBdr>
            </w:div>
            <w:div w:id="487983543">
              <w:marLeft w:val="0"/>
              <w:marRight w:val="0"/>
              <w:marTop w:val="0"/>
              <w:marBottom w:val="0"/>
              <w:divBdr>
                <w:top w:val="none" w:sz="0" w:space="0" w:color="auto"/>
                <w:left w:val="none" w:sz="0" w:space="0" w:color="auto"/>
                <w:bottom w:val="none" w:sz="0" w:space="0" w:color="auto"/>
                <w:right w:val="none" w:sz="0" w:space="0" w:color="auto"/>
              </w:divBdr>
            </w:div>
            <w:div w:id="498692178">
              <w:marLeft w:val="0"/>
              <w:marRight w:val="0"/>
              <w:marTop w:val="0"/>
              <w:marBottom w:val="0"/>
              <w:divBdr>
                <w:top w:val="none" w:sz="0" w:space="0" w:color="auto"/>
                <w:left w:val="none" w:sz="0" w:space="0" w:color="auto"/>
                <w:bottom w:val="none" w:sz="0" w:space="0" w:color="auto"/>
                <w:right w:val="none" w:sz="0" w:space="0" w:color="auto"/>
              </w:divBdr>
            </w:div>
            <w:div w:id="504591717">
              <w:marLeft w:val="0"/>
              <w:marRight w:val="0"/>
              <w:marTop w:val="0"/>
              <w:marBottom w:val="0"/>
              <w:divBdr>
                <w:top w:val="none" w:sz="0" w:space="0" w:color="auto"/>
                <w:left w:val="none" w:sz="0" w:space="0" w:color="auto"/>
                <w:bottom w:val="none" w:sz="0" w:space="0" w:color="auto"/>
                <w:right w:val="none" w:sz="0" w:space="0" w:color="auto"/>
              </w:divBdr>
            </w:div>
            <w:div w:id="506018908">
              <w:marLeft w:val="0"/>
              <w:marRight w:val="0"/>
              <w:marTop w:val="0"/>
              <w:marBottom w:val="0"/>
              <w:divBdr>
                <w:top w:val="none" w:sz="0" w:space="0" w:color="auto"/>
                <w:left w:val="none" w:sz="0" w:space="0" w:color="auto"/>
                <w:bottom w:val="none" w:sz="0" w:space="0" w:color="auto"/>
                <w:right w:val="none" w:sz="0" w:space="0" w:color="auto"/>
              </w:divBdr>
            </w:div>
            <w:div w:id="508059677">
              <w:marLeft w:val="0"/>
              <w:marRight w:val="0"/>
              <w:marTop w:val="0"/>
              <w:marBottom w:val="0"/>
              <w:divBdr>
                <w:top w:val="none" w:sz="0" w:space="0" w:color="auto"/>
                <w:left w:val="none" w:sz="0" w:space="0" w:color="auto"/>
                <w:bottom w:val="none" w:sz="0" w:space="0" w:color="auto"/>
                <w:right w:val="none" w:sz="0" w:space="0" w:color="auto"/>
              </w:divBdr>
            </w:div>
            <w:div w:id="525874247">
              <w:marLeft w:val="0"/>
              <w:marRight w:val="0"/>
              <w:marTop w:val="0"/>
              <w:marBottom w:val="0"/>
              <w:divBdr>
                <w:top w:val="none" w:sz="0" w:space="0" w:color="auto"/>
                <w:left w:val="none" w:sz="0" w:space="0" w:color="auto"/>
                <w:bottom w:val="none" w:sz="0" w:space="0" w:color="auto"/>
                <w:right w:val="none" w:sz="0" w:space="0" w:color="auto"/>
              </w:divBdr>
            </w:div>
            <w:div w:id="561603134">
              <w:marLeft w:val="0"/>
              <w:marRight w:val="0"/>
              <w:marTop w:val="0"/>
              <w:marBottom w:val="0"/>
              <w:divBdr>
                <w:top w:val="none" w:sz="0" w:space="0" w:color="auto"/>
                <w:left w:val="none" w:sz="0" w:space="0" w:color="auto"/>
                <w:bottom w:val="none" w:sz="0" w:space="0" w:color="auto"/>
                <w:right w:val="none" w:sz="0" w:space="0" w:color="auto"/>
              </w:divBdr>
            </w:div>
            <w:div w:id="592324749">
              <w:marLeft w:val="0"/>
              <w:marRight w:val="0"/>
              <w:marTop w:val="0"/>
              <w:marBottom w:val="0"/>
              <w:divBdr>
                <w:top w:val="none" w:sz="0" w:space="0" w:color="auto"/>
                <w:left w:val="none" w:sz="0" w:space="0" w:color="auto"/>
                <w:bottom w:val="none" w:sz="0" w:space="0" w:color="auto"/>
                <w:right w:val="none" w:sz="0" w:space="0" w:color="auto"/>
              </w:divBdr>
            </w:div>
            <w:div w:id="593435621">
              <w:marLeft w:val="0"/>
              <w:marRight w:val="0"/>
              <w:marTop w:val="0"/>
              <w:marBottom w:val="0"/>
              <w:divBdr>
                <w:top w:val="none" w:sz="0" w:space="0" w:color="auto"/>
                <w:left w:val="none" w:sz="0" w:space="0" w:color="auto"/>
                <w:bottom w:val="none" w:sz="0" w:space="0" w:color="auto"/>
                <w:right w:val="none" w:sz="0" w:space="0" w:color="auto"/>
              </w:divBdr>
            </w:div>
            <w:div w:id="598607539">
              <w:marLeft w:val="0"/>
              <w:marRight w:val="0"/>
              <w:marTop w:val="0"/>
              <w:marBottom w:val="0"/>
              <w:divBdr>
                <w:top w:val="none" w:sz="0" w:space="0" w:color="auto"/>
                <w:left w:val="none" w:sz="0" w:space="0" w:color="auto"/>
                <w:bottom w:val="none" w:sz="0" w:space="0" w:color="auto"/>
                <w:right w:val="none" w:sz="0" w:space="0" w:color="auto"/>
              </w:divBdr>
            </w:div>
            <w:div w:id="603029474">
              <w:marLeft w:val="0"/>
              <w:marRight w:val="0"/>
              <w:marTop w:val="0"/>
              <w:marBottom w:val="0"/>
              <w:divBdr>
                <w:top w:val="none" w:sz="0" w:space="0" w:color="auto"/>
                <w:left w:val="none" w:sz="0" w:space="0" w:color="auto"/>
                <w:bottom w:val="none" w:sz="0" w:space="0" w:color="auto"/>
                <w:right w:val="none" w:sz="0" w:space="0" w:color="auto"/>
              </w:divBdr>
            </w:div>
            <w:div w:id="605237111">
              <w:marLeft w:val="0"/>
              <w:marRight w:val="0"/>
              <w:marTop w:val="0"/>
              <w:marBottom w:val="0"/>
              <w:divBdr>
                <w:top w:val="none" w:sz="0" w:space="0" w:color="auto"/>
                <w:left w:val="none" w:sz="0" w:space="0" w:color="auto"/>
                <w:bottom w:val="none" w:sz="0" w:space="0" w:color="auto"/>
                <w:right w:val="none" w:sz="0" w:space="0" w:color="auto"/>
              </w:divBdr>
            </w:div>
            <w:div w:id="628588034">
              <w:marLeft w:val="0"/>
              <w:marRight w:val="0"/>
              <w:marTop w:val="0"/>
              <w:marBottom w:val="0"/>
              <w:divBdr>
                <w:top w:val="none" w:sz="0" w:space="0" w:color="auto"/>
                <w:left w:val="none" w:sz="0" w:space="0" w:color="auto"/>
                <w:bottom w:val="none" w:sz="0" w:space="0" w:color="auto"/>
                <w:right w:val="none" w:sz="0" w:space="0" w:color="auto"/>
              </w:divBdr>
            </w:div>
            <w:div w:id="659235416">
              <w:marLeft w:val="0"/>
              <w:marRight w:val="0"/>
              <w:marTop w:val="0"/>
              <w:marBottom w:val="0"/>
              <w:divBdr>
                <w:top w:val="none" w:sz="0" w:space="0" w:color="auto"/>
                <w:left w:val="none" w:sz="0" w:space="0" w:color="auto"/>
                <w:bottom w:val="none" w:sz="0" w:space="0" w:color="auto"/>
                <w:right w:val="none" w:sz="0" w:space="0" w:color="auto"/>
              </w:divBdr>
            </w:div>
            <w:div w:id="688066400">
              <w:marLeft w:val="0"/>
              <w:marRight w:val="0"/>
              <w:marTop w:val="0"/>
              <w:marBottom w:val="0"/>
              <w:divBdr>
                <w:top w:val="none" w:sz="0" w:space="0" w:color="auto"/>
                <w:left w:val="none" w:sz="0" w:space="0" w:color="auto"/>
                <w:bottom w:val="none" w:sz="0" w:space="0" w:color="auto"/>
                <w:right w:val="none" w:sz="0" w:space="0" w:color="auto"/>
              </w:divBdr>
            </w:div>
            <w:div w:id="692682108">
              <w:marLeft w:val="0"/>
              <w:marRight w:val="0"/>
              <w:marTop w:val="0"/>
              <w:marBottom w:val="0"/>
              <w:divBdr>
                <w:top w:val="none" w:sz="0" w:space="0" w:color="auto"/>
                <w:left w:val="none" w:sz="0" w:space="0" w:color="auto"/>
                <w:bottom w:val="none" w:sz="0" w:space="0" w:color="auto"/>
                <w:right w:val="none" w:sz="0" w:space="0" w:color="auto"/>
              </w:divBdr>
            </w:div>
            <w:div w:id="706836672">
              <w:marLeft w:val="0"/>
              <w:marRight w:val="0"/>
              <w:marTop w:val="0"/>
              <w:marBottom w:val="0"/>
              <w:divBdr>
                <w:top w:val="none" w:sz="0" w:space="0" w:color="auto"/>
                <w:left w:val="none" w:sz="0" w:space="0" w:color="auto"/>
                <w:bottom w:val="none" w:sz="0" w:space="0" w:color="auto"/>
                <w:right w:val="none" w:sz="0" w:space="0" w:color="auto"/>
              </w:divBdr>
            </w:div>
            <w:div w:id="736243094">
              <w:marLeft w:val="0"/>
              <w:marRight w:val="0"/>
              <w:marTop w:val="0"/>
              <w:marBottom w:val="0"/>
              <w:divBdr>
                <w:top w:val="none" w:sz="0" w:space="0" w:color="auto"/>
                <w:left w:val="none" w:sz="0" w:space="0" w:color="auto"/>
                <w:bottom w:val="none" w:sz="0" w:space="0" w:color="auto"/>
                <w:right w:val="none" w:sz="0" w:space="0" w:color="auto"/>
              </w:divBdr>
            </w:div>
            <w:div w:id="737095846">
              <w:marLeft w:val="0"/>
              <w:marRight w:val="0"/>
              <w:marTop w:val="0"/>
              <w:marBottom w:val="0"/>
              <w:divBdr>
                <w:top w:val="none" w:sz="0" w:space="0" w:color="auto"/>
                <w:left w:val="none" w:sz="0" w:space="0" w:color="auto"/>
                <w:bottom w:val="none" w:sz="0" w:space="0" w:color="auto"/>
                <w:right w:val="none" w:sz="0" w:space="0" w:color="auto"/>
              </w:divBdr>
            </w:div>
            <w:div w:id="737899209">
              <w:marLeft w:val="0"/>
              <w:marRight w:val="0"/>
              <w:marTop w:val="0"/>
              <w:marBottom w:val="0"/>
              <w:divBdr>
                <w:top w:val="none" w:sz="0" w:space="0" w:color="auto"/>
                <w:left w:val="none" w:sz="0" w:space="0" w:color="auto"/>
                <w:bottom w:val="none" w:sz="0" w:space="0" w:color="auto"/>
                <w:right w:val="none" w:sz="0" w:space="0" w:color="auto"/>
              </w:divBdr>
            </w:div>
            <w:div w:id="744575959">
              <w:marLeft w:val="0"/>
              <w:marRight w:val="0"/>
              <w:marTop w:val="0"/>
              <w:marBottom w:val="0"/>
              <w:divBdr>
                <w:top w:val="none" w:sz="0" w:space="0" w:color="auto"/>
                <w:left w:val="none" w:sz="0" w:space="0" w:color="auto"/>
                <w:bottom w:val="none" w:sz="0" w:space="0" w:color="auto"/>
                <w:right w:val="none" w:sz="0" w:space="0" w:color="auto"/>
              </w:divBdr>
            </w:div>
            <w:div w:id="756292087">
              <w:marLeft w:val="0"/>
              <w:marRight w:val="0"/>
              <w:marTop w:val="0"/>
              <w:marBottom w:val="0"/>
              <w:divBdr>
                <w:top w:val="none" w:sz="0" w:space="0" w:color="auto"/>
                <w:left w:val="none" w:sz="0" w:space="0" w:color="auto"/>
                <w:bottom w:val="none" w:sz="0" w:space="0" w:color="auto"/>
                <w:right w:val="none" w:sz="0" w:space="0" w:color="auto"/>
              </w:divBdr>
            </w:div>
            <w:div w:id="762458947">
              <w:marLeft w:val="0"/>
              <w:marRight w:val="0"/>
              <w:marTop w:val="0"/>
              <w:marBottom w:val="0"/>
              <w:divBdr>
                <w:top w:val="none" w:sz="0" w:space="0" w:color="auto"/>
                <w:left w:val="none" w:sz="0" w:space="0" w:color="auto"/>
                <w:bottom w:val="none" w:sz="0" w:space="0" w:color="auto"/>
                <w:right w:val="none" w:sz="0" w:space="0" w:color="auto"/>
              </w:divBdr>
            </w:div>
            <w:div w:id="793715624">
              <w:marLeft w:val="0"/>
              <w:marRight w:val="0"/>
              <w:marTop w:val="0"/>
              <w:marBottom w:val="0"/>
              <w:divBdr>
                <w:top w:val="none" w:sz="0" w:space="0" w:color="auto"/>
                <w:left w:val="none" w:sz="0" w:space="0" w:color="auto"/>
                <w:bottom w:val="none" w:sz="0" w:space="0" w:color="auto"/>
                <w:right w:val="none" w:sz="0" w:space="0" w:color="auto"/>
              </w:divBdr>
            </w:div>
            <w:div w:id="800273413">
              <w:marLeft w:val="0"/>
              <w:marRight w:val="0"/>
              <w:marTop w:val="0"/>
              <w:marBottom w:val="0"/>
              <w:divBdr>
                <w:top w:val="none" w:sz="0" w:space="0" w:color="auto"/>
                <w:left w:val="none" w:sz="0" w:space="0" w:color="auto"/>
                <w:bottom w:val="none" w:sz="0" w:space="0" w:color="auto"/>
                <w:right w:val="none" w:sz="0" w:space="0" w:color="auto"/>
              </w:divBdr>
            </w:div>
            <w:div w:id="804926280">
              <w:marLeft w:val="0"/>
              <w:marRight w:val="0"/>
              <w:marTop w:val="0"/>
              <w:marBottom w:val="0"/>
              <w:divBdr>
                <w:top w:val="none" w:sz="0" w:space="0" w:color="auto"/>
                <w:left w:val="none" w:sz="0" w:space="0" w:color="auto"/>
                <w:bottom w:val="none" w:sz="0" w:space="0" w:color="auto"/>
                <w:right w:val="none" w:sz="0" w:space="0" w:color="auto"/>
              </w:divBdr>
            </w:div>
            <w:div w:id="825165214">
              <w:marLeft w:val="0"/>
              <w:marRight w:val="0"/>
              <w:marTop w:val="0"/>
              <w:marBottom w:val="0"/>
              <w:divBdr>
                <w:top w:val="none" w:sz="0" w:space="0" w:color="auto"/>
                <w:left w:val="none" w:sz="0" w:space="0" w:color="auto"/>
                <w:bottom w:val="none" w:sz="0" w:space="0" w:color="auto"/>
                <w:right w:val="none" w:sz="0" w:space="0" w:color="auto"/>
              </w:divBdr>
            </w:div>
            <w:div w:id="829174056">
              <w:marLeft w:val="0"/>
              <w:marRight w:val="0"/>
              <w:marTop w:val="0"/>
              <w:marBottom w:val="0"/>
              <w:divBdr>
                <w:top w:val="none" w:sz="0" w:space="0" w:color="auto"/>
                <w:left w:val="none" w:sz="0" w:space="0" w:color="auto"/>
                <w:bottom w:val="none" w:sz="0" w:space="0" w:color="auto"/>
                <w:right w:val="none" w:sz="0" w:space="0" w:color="auto"/>
              </w:divBdr>
            </w:div>
            <w:div w:id="836581608">
              <w:marLeft w:val="0"/>
              <w:marRight w:val="0"/>
              <w:marTop w:val="0"/>
              <w:marBottom w:val="0"/>
              <w:divBdr>
                <w:top w:val="none" w:sz="0" w:space="0" w:color="auto"/>
                <w:left w:val="none" w:sz="0" w:space="0" w:color="auto"/>
                <w:bottom w:val="none" w:sz="0" w:space="0" w:color="auto"/>
                <w:right w:val="none" w:sz="0" w:space="0" w:color="auto"/>
              </w:divBdr>
            </w:div>
            <w:div w:id="842162639">
              <w:marLeft w:val="0"/>
              <w:marRight w:val="0"/>
              <w:marTop w:val="0"/>
              <w:marBottom w:val="0"/>
              <w:divBdr>
                <w:top w:val="none" w:sz="0" w:space="0" w:color="auto"/>
                <w:left w:val="none" w:sz="0" w:space="0" w:color="auto"/>
                <w:bottom w:val="none" w:sz="0" w:space="0" w:color="auto"/>
                <w:right w:val="none" w:sz="0" w:space="0" w:color="auto"/>
              </w:divBdr>
            </w:div>
            <w:div w:id="843475684">
              <w:marLeft w:val="0"/>
              <w:marRight w:val="0"/>
              <w:marTop w:val="0"/>
              <w:marBottom w:val="0"/>
              <w:divBdr>
                <w:top w:val="none" w:sz="0" w:space="0" w:color="auto"/>
                <w:left w:val="none" w:sz="0" w:space="0" w:color="auto"/>
                <w:bottom w:val="none" w:sz="0" w:space="0" w:color="auto"/>
                <w:right w:val="none" w:sz="0" w:space="0" w:color="auto"/>
              </w:divBdr>
            </w:div>
            <w:div w:id="847644242">
              <w:marLeft w:val="0"/>
              <w:marRight w:val="0"/>
              <w:marTop w:val="0"/>
              <w:marBottom w:val="0"/>
              <w:divBdr>
                <w:top w:val="none" w:sz="0" w:space="0" w:color="auto"/>
                <w:left w:val="none" w:sz="0" w:space="0" w:color="auto"/>
                <w:bottom w:val="none" w:sz="0" w:space="0" w:color="auto"/>
                <w:right w:val="none" w:sz="0" w:space="0" w:color="auto"/>
              </w:divBdr>
            </w:div>
            <w:div w:id="851452547">
              <w:marLeft w:val="0"/>
              <w:marRight w:val="0"/>
              <w:marTop w:val="0"/>
              <w:marBottom w:val="0"/>
              <w:divBdr>
                <w:top w:val="none" w:sz="0" w:space="0" w:color="auto"/>
                <w:left w:val="none" w:sz="0" w:space="0" w:color="auto"/>
                <w:bottom w:val="none" w:sz="0" w:space="0" w:color="auto"/>
                <w:right w:val="none" w:sz="0" w:space="0" w:color="auto"/>
              </w:divBdr>
            </w:div>
            <w:div w:id="865288252">
              <w:marLeft w:val="0"/>
              <w:marRight w:val="0"/>
              <w:marTop w:val="0"/>
              <w:marBottom w:val="0"/>
              <w:divBdr>
                <w:top w:val="none" w:sz="0" w:space="0" w:color="auto"/>
                <w:left w:val="none" w:sz="0" w:space="0" w:color="auto"/>
                <w:bottom w:val="none" w:sz="0" w:space="0" w:color="auto"/>
                <w:right w:val="none" w:sz="0" w:space="0" w:color="auto"/>
              </w:divBdr>
            </w:div>
            <w:div w:id="875387402">
              <w:marLeft w:val="0"/>
              <w:marRight w:val="0"/>
              <w:marTop w:val="0"/>
              <w:marBottom w:val="0"/>
              <w:divBdr>
                <w:top w:val="none" w:sz="0" w:space="0" w:color="auto"/>
                <w:left w:val="none" w:sz="0" w:space="0" w:color="auto"/>
                <w:bottom w:val="none" w:sz="0" w:space="0" w:color="auto"/>
                <w:right w:val="none" w:sz="0" w:space="0" w:color="auto"/>
              </w:divBdr>
            </w:div>
            <w:div w:id="894317274">
              <w:marLeft w:val="0"/>
              <w:marRight w:val="0"/>
              <w:marTop w:val="0"/>
              <w:marBottom w:val="0"/>
              <w:divBdr>
                <w:top w:val="none" w:sz="0" w:space="0" w:color="auto"/>
                <w:left w:val="none" w:sz="0" w:space="0" w:color="auto"/>
                <w:bottom w:val="none" w:sz="0" w:space="0" w:color="auto"/>
                <w:right w:val="none" w:sz="0" w:space="0" w:color="auto"/>
              </w:divBdr>
            </w:div>
            <w:div w:id="904342152">
              <w:marLeft w:val="0"/>
              <w:marRight w:val="0"/>
              <w:marTop w:val="0"/>
              <w:marBottom w:val="0"/>
              <w:divBdr>
                <w:top w:val="none" w:sz="0" w:space="0" w:color="auto"/>
                <w:left w:val="none" w:sz="0" w:space="0" w:color="auto"/>
                <w:bottom w:val="none" w:sz="0" w:space="0" w:color="auto"/>
                <w:right w:val="none" w:sz="0" w:space="0" w:color="auto"/>
              </w:divBdr>
            </w:div>
            <w:div w:id="933127749">
              <w:marLeft w:val="0"/>
              <w:marRight w:val="0"/>
              <w:marTop w:val="0"/>
              <w:marBottom w:val="0"/>
              <w:divBdr>
                <w:top w:val="none" w:sz="0" w:space="0" w:color="auto"/>
                <w:left w:val="none" w:sz="0" w:space="0" w:color="auto"/>
                <w:bottom w:val="none" w:sz="0" w:space="0" w:color="auto"/>
                <w:right w:val="none" w:sz="0" w:space="0" w:color="auto"/>
              </w:divBdr>
            </w:div>
            <w:div w:id="934554051">
              <w:marLeft w:val="0"/>
              <w:marRight w:val="0"/>
              <w:marTop w:val="0"/>
              <w:marBottom w:val="0"/>
              <w:divBdr>
                <w:top w:val="none" w:sz="0" w:space="0" w:color="auto"/>
                <w:left w:val="none" w:sz="0" w:space="0" w:color="auto"/>
                <w:bottom w:val="none" w:sz="0" w:space="0" w:color="auto"/>
                <w:right w:val="none" w:sz="0" w:space="0" w:color="auto"/>
              </w:divBdr>
            </w:div>
            <w:div w:id="937636351">
              <w:marLeft w:val="0"/>
              <w:marRight w:val="0"/>
              <w:marTop w:val="0"/>
              <w:marBottom w:val="0"/>
              <w:divBdr>
                <w:top w:val="none" w:sz="0" w:space="0" w:color="auto"/>
                <w:left w:val="none" w:sz="0" w:space="0" w:color="auto"/>
                <w:bottom w:val="none" w:sz="0" w:space="0" w:color="auto"/>
                <w:right w:val="none" w:sz="0" w:space="0" w:color="auto"/>
              </w:divBdr>
            </w:div>
            <w:div w:id="938607397">
              <w:marLeft w:val="0"/>
              <w:marRight w:val="0"/>
              <w:marTop w:val="0"/>
              <w:marBottom w:val="0"/>
              <w:divBdr>
                <w:top w:val="none" w:sz="0" w:space="0" w:color="auto"/>
                <w:left w:val="none" w:sz="0" w:space="0" w:color="auto"/>
                <w:bottom w:val="none" w:sz="0" w:space="0" w:color="auto"/>
                <w:right w:val="none" w:sz="0" w:space="0" w:color="auto"/>
              </w:divBdr>
            </w:div>
            <w:div w:id="944531877">
              <w:marLeft w:val="0"/>
              <w:marRight w:val="0"/>
              <w:marTop w:val="0"/>
              <w:marBottom w:val="0"/>
              <w:divBdr>
                <w:top w:val="none" w:sz="0" w:space="0" w:color="auto"/>
                <w:left w:val="none" w:sz="0" w:space="0" w:color="auto"/>
                <w:bottom w:val="none" w:sz="0" w:space="0" w:color="auto"/>
                <w:right w:val="none" w:sz="0" w:space="0" w:color="auto"/>
              </w:divBdr>
            </w:div>
            <w:div w:id="948319360">
              <w:marLeft w:val="0"/>
              <w:marRight w:val="0"/>
              <w:marTop w:val="0"/>
              <w:marBottom w:val="0"/>
              <w:divBdr>
                <w:top w:val="none" w:sz="0" w:space="0" w:color="auto"/>
                <w:left w:val="none" w:sz="0" w:space="0" w:color="auto"/>
                <w:bottom w:val="none" w:sz="0" w:space="0" w:color="auto"/>
                <w:right w:val="none" w:sz="0" w:space="0" w:color="auto"/>
              </w:divBdr>
            </w:div>
            <w:div w:id="974601488">
              <w:marLeft w:val="0"/>
              <w:marRight w:val="0"/>
              <w:marTop w:val="0"/>
              <w:marBottom w:val="0"/>
              <w:divBdr>
                <w:top w:val="none" w:sz="0" w:space="0" w:color="auto"/>
                <w:left w:val="none" w:sz="0" w:space="0" w:color="auto"/>
                <w:bottom w:val="none" w:sz="0" w:space="0" w:color="auto"/>
                <w:right w:val="none" w:sz="0" w:space="0" w:color="auto"/>
              </w:divBdr>
            </w:div>
            <w:div w:id="978336980">
              <w:marLeft w:val="0"/>
              <w:marRight w:val="0"/>
              <w:marTop w:val="0"/>
              <w:marBottom w:val="0"/>
              <w:divBdr>
                <w:top w:val="none" w:sz="0" w:space="0" w:color="auto"/>
                <w:left w:val="none" w:sz="0" w:space="0" w:color="auto"/>
                <w:bottom w:val="none" w:sz="0" w:space="0" w:color="auto"/>
                <w:right w:val="none" w:sz="0" w:space="0" w:color="auto"/>
              </w:divBdr>
            </w:div>
            <w:div w:id="984700453">
              <w:marLeft w:val="0"/>
              <w:marRight w:val="0"/>
              <w:marTop w:val="0"/>
              <w:marBottom w:val="0"/>
              <w:divBdr>
                <w:top w:val="none" w:sz="0" w:space="0" w:color="auto"/>
                <w:left w:val="none" w:sz="0" w:space="0" w:color="auto"/>
                <w:bottom w:val="none" w:sz="0" w:space="0" w:color="auto"/>
                <w:right w:val="none" w:sz="0" w:space="0" w:color="auto"/>
              </w:divBdr>
            </w:div>
            <w:div w:id="989208038">
              <w:marLeft w:val="0"/>
              <w:marRight w:val="0"/>
              <w:marTop w:val="0"/>
              <w:marBottom w:val="0"/>
              <w:divBdr>
                <w:top w:val="none" w:sz="0" w:space="0" w:color="auto"/>
                <w:left w:val="none" w:sz="0" w:space="0" w:color="auto"/>
                <w:bottom w:val="none" w:sz="0" w:space="0" w:color="auto"/>
                <w:right w:val="none" w:sz="0" w:space="0" w:color="auto"/>
              </w:divBdr>
            </w:div>
            <w:div w:id="994186336">
              <w:marLeft w:val="0"/>
              <w:marRight w:val="0"/>
              <w:marTop w:val="0"/>
              <w:marBottom w:val="0"/>
              <w:divBdr>
                <w:top w:val="none" w:sz="0" w:space="0" w:color="auto"/>
                <w:left w:val="none" w:sz="0" w:space="0" w:color="auto"/>
                <w:bottom w:val="none" w:sz="0" w:space="0" w:color="auto"/>
                <w:right w:val="none" w:sz="0" w:space="0" w:color="auto"/>
              </w:divBdr>
            </w:div>
            <w:div w:id="1018896769">
              <w:marLeft w:val="0"/>
              <w:marRight w:val="0"/>
              <w:marTop w:val="0"/>
              <w:marBottom w:val="0"/>
              <w:divBdr>
                <w:top w:val="none" w:sz="0" w:space="0" w:color="auto"/>
                <w:left w:val="none" w:sz="0" w:space="0" w:color="auto"/>
                <w:bottom w:val="none" w:sz="0" w:space="0" w:color="auto"/>
                <w:right w:val="none" w:sz="0" w:space="0" w:color="auto"/>
              </w:divBdr>
            </w:div>
            <w:div w:id="1025131947">
              <w:marLeft w:val="0"/>
              <w:marRight w:val="0"/>
              <w:marTop w:val="0"/>
              <w:marBottom w:val="0"/>
              <w:divBdr>
                <w:top w:val="none" w:sz="0" w:space="0" w:color="auto"/>
                <w:left w:val="none" w:sz="0" w:space="0" w:color="auto"/>
                <w:bottom w:val="none" w:sz="0" w:space="0" w:color="auto"/>
                <w:right w:val="none" w:sz="0" w:space="0" w:color="auto"/>
              </w:divBdr>
            </w:div>
            <w:div w:id="1029339272">
              <w:marLeft w:val="0"/>
              <w:marRight w:val="0"/>
              <w:marTop w:val="0"/>
              <w:marBottom w:val="0"/>
              <w:divBdr>
                <w:top w:val="none" w:sz="0" w:space="0" w:color="auto"/>
                <w:left w:val="none" w:sz="0" w:space="0" w:color="auto"/>
                <w:bottom w:val="none" w:sz="0" w:space="0" w:color="auto"/>
                <w:right w:val="none" w:sz="0" w:space="0" w:color="auto"/>
              </w:divBdr>
            </w:div>
            <w:div w:id="1042284813">
              <w:marLeft w:val="0"/>
              <w:marRight w:val="0"/>
              <w:marTop w:val="0"/>
              <w:marBottom w:val="0"/>
              <w:divBdr>
                <w:top w:val="none" w:sz="0" w:space="0" w:color="auto"/>
                <w:left w:val="none" w:sz="0" w:space="0" w:color="auto"/>
                <w:bottom w:val="none" w:sz="0" w:space="0" w:color="auto"/>
                <w:right w:val="none" w:sz="0" w:space="0" w:color="auto"/>
              </w:divBdr>
            </w:div>
            <w:div w:id="1051688357">
              <w:marLeft w:val="0"/>
              <w:marRight w:val="0"/>
              <w:marTop w:val="0"/>
              <w:marBottom w:val="0"/>
              <w:divBdr>
                <w:top w:val="none" w:sz="0" w:space="0" w:color="auto"/>
                <w:left w:val="none" w:sz="0" w:space="0" w:color="auto"/>
                <w:bottom w:val="none" w:sz="0" w:space="0" w:color="auto"/>
                <w:right w:val="none" w:sz="0" w:space="0" w:color="auto"/>
              </w:divBdr>
            </w:div>
            <w:div w:id="1060330282">
              <w:marLeft w:val="0"/>
              <w:marRight w:val="0"/>
              <w:marTop w:val="0"/>
              <w:marBottom w:val="0"/>
              <w:divBdr>
                <w:top w:val="none" w:sz="0" w:space="0" w:color="auto"/>
                <w:left w:val="none" w:sz="0" w:space="0" w:color="auto"/>
                <w:bottom w:val="none" w:sz="0" w:space="0" w:color="auto"/>
                <w:right w:val="none" w:sz="0" w:space="0" w:color="auto"/>
              </w:divBdr>
            </w:div>
            <w:div w:id="1063716003">
              <w:marLeft w:val="0"/>
              <w:marRight w:val="0"/>
              <w:marTop w:val="0"/>
              <w:marBottom w:val="0"/>
              <w:divBdr>
                <w:top w:val="none" w:sz="0" w:space="0" w:color="auto"/>
                <w:left w:val="none" w:sz="0" w:space="0" w:color="auto"/>
                <w:bottom w:val="none" w:sz="0" w:space="0" w:color="auto"/>
                <w:right w:val="none" w:sz="0" w:space="0" w:color="auto"/>
              </w:divBdr>
            </w:div>
            <w:div w:id="1075931089">
              <w:marLeft w:val="0"/>
              <w:marRight w:val="0"/>
              <w:marTop w:val="0"/>
              <w:marBottom w:val="0"/>
              <w:divBdr>
                <w:top w:val="none" w:sz="0" w:space="0" w:color="auto"/>
                <w:left w:val="none" w:sz="0" w:space="0" w:color="auto"/>
                <w:bottom w:val="none" w:sz="0" w:space="0" w:color="auto"/>
                <w:right w:val="none" w:sz="0" w:space="0" w:color="auto"/>
              </w:divBdr>
            </w:div>
            <w:div w:id="1087656317">
              <w:marLeft w:val="0"/>
              <w:marRight w:val="0"/>
              <w:marTop w:val="0"/>
              <w:marBottom w:val="0"/>
              <w:divBdr>
                <w:top w:val="none" w:sz="0" w:space="0" w:color="auto"/>
                <w:left w:val="none" w:sz="0" w:space="0" w:color="auto"/>
                <w:bottom w:val="none" w:sz="0" w:space="0" w:color="auto"/>
                <w:right w:val="none" w:sz="0" w:space="0" w:color="auto"/>
              </w:divBdr>
            </w:div>
            <w:div w:id="1093555011">
              <w:marLeft w:val="0"/>
              <w:marRight w:val="0"/>
              <w:marTop w:val="0"/>
              <w:marBottom w:val="0"/>
              <w:divBdr>
                <w:top w:val="none" w:sz="0" w:space="0" w:color="auto"/>
                <w:left w:val="none" w:sz="0" w:space="0" w:color="auto"/>
                <w:bottom w:val="none" w:sz="0" w:space="0" w:color="auto"/>
                <w:right w:val="none" w:sz="0" w:space="0" w:color="auto"/>
              </w:divBdr>
            </w:div>
            <w:div w:id="1102451814">
              <w:marLeft w:val="0"/>
              <w:marRight w:val="0"/>
              <w:marTop w:val="0"/>
              <w:marBottom w:val="0"/>
              <w:divBdr>
                <w:top w:val="none" w:sz="0" w:space="0" w:color="auto"/>
                <w:left w:val="none" w:sz="0" w:space="0" w:color="auto"/>
                <w:bottom w:val="none" w:sz="0" w:space="0" w:color="auto"/>
                <w:right w:val="none" w:sz="0" w:space="0" w:color="auto"/>
              </w:divBdr>
            </w:div>
            <w:div w:id="1104570513">
              <w:marLeft w:val="0"/>
              <w:marRight w:val="0"/>
              <w:marTop w:val="0"/>
              <w:marBottom w:val="0"/>
              <w:divBdr>
                <w:top w:val="none" w:sz="0" w:space="0" w:color="auto"/>
                <w:left w:val="none" w:sz="0" w:space="0" w:color="auto"/>
                <w:bottom w:val="none" w:sz="0" w:space="0" w:color="auto"/>
                <w:right w:val="none" w:sz="0" w:space="0" w:color="auto"/>
              </w:divBdr>
            </w:div>
            <w:div w:id="1106659701">
              <w:marLeft w:val="0"/>
              <w:marRight w:val="0"/>
              <w:marTop w:val="0"/>
              <w:marBottom w:val="0"/>
              <w:divBdr>
                <w:top w:val="none" w:sz="0" w:space="0" w:color="auto"/>
                <w:left w:val="none" w:sz="0" w:space="0" w:color="auto"/>
                <w:bottom w:val="none" w:sz="0" w:space="0" w:color="auto"/>
                <w:right w:val="none" w:sz="0" w:space="0" w:color="auto"/>
              </w:divBdr>
            </w:div>
            <w:div w:id="1134442337">
              <w:marLeft w:val="0"/>
              <w:marRight w:val="0"/>
              <w:marTop w:val="0"/>
              <w:marBottom w:val="0"/>
              <w:divBdr>
                <w:top w:val="none" w:sz="0" w:space="0" w:color="auto"/>
                <w:left w:val="none" w:sz="0" w:space="0" w:color="auto"/>
                <w:bottom w:val="none" w:sz="0" w:space="0" w:color="auto"/>
                <w:right w:val="none" w:sz="0" w:space="0" w:color="auto"/>
              </w:divBdr>
            </w:div>
            <w:div w:id="1157573086">
              <w:marLeft w:val="0"/>
              <w:marRight w:val="0"/>
              <w:marTop w:val="0"/>
              <w:marBottom w:val="0"/>
              <w:divBdr>
                <w:top w:val="none" w:sz="0" w:space="0" w:color="auto"/>
                <w:left w:val="none" w:sz="0" w:space="0" w:color="auto"/>
                <w:bottom w:val="none" w:sz="0" w:space="0" w:color="auto"/>
                <w:right w:val="none" w:sz="0" w:space="0" w:color="auto"/>
              </w:divBdr>
            </w:div>
            <w:div w:id="1167554376">
              <w:marLeft w:val="0"/>
              <w:marRight w:val="0"/>
              <w:marTop w:val="0"/>
              <w:marBottom w:val="0"/>
              <w:divBdr>
                <w:top w:val="none" w:sz="0" w:space="0" w:color="auto"/>
                <w:left w:val="none" w:sz="0" w:space="0" w:color="auto"/>
                <w:bottom w:val="none" w:sz="0" w:space="0" w:color="auto"/>
                <w:right w:val="none" w:sz="0" w:space="0" w:color="auto"/>
              </w:divBdr>
            </w:div>
            <w:div w:id="1168861110">
              <w:marLeft w:val="0"/>
              <w:marRight w:val="0"/>
              <w:marTop w:val="0"/>
              <w:marBottom w:val="0"/>
              <w:divBdr>
                <w:top w:val="none" w:sz="0" w:space="0" w:color="auto"/>
                <w:left w:val="none" w:sz="0" w:space="0" w:color="auto"/>
                <w:bottom w:val="none" w:sz="0" w:space="0" w:color="auto"/>
                <w:right w:val="none" w:sz="0" w:space="0" w:color="auto"/>
              </w:divBdr>
            </w:div>
            <w:div w:id="1170096050">
              <w:marLeft w:val="0"/>
              <w:marRight w:val="0"/>
              <w:marTop w:val="0"/>
              <w:marBottom w:val="0"/>
              <w:divBdr>
                <w:top w:val="none" w:sz="0" w:space="0" w:color="auto"/>
                <w:left w:val="none" w:sz="0" w:space="0" w:color="auto"/>
                <w:bottom w:val="none" w:sz="0" w:space="0" w:color="auto"/>
                <w:right w:val="none" w:sz="0" w:space="0" w:color="auto"/>
              </w:divBdr>
            </w:div>
            <w:div w:id="1173181348">
              <w:marLeft w:val="0"/>
              <w:marRight w:val="0"/>
              <w:marTop w:val="0"/>
              <w:marBottom w:val="0"/>
              <w:divBdr>
                <w:top w:val="none" w:sz="0" w:space="0" w:color="auto"/>
                <w:left w:val="none" w:sz="0" w:space="0" w:color="auto"/>
                <w:bottom w:val="none" w:sz="0" w:space="0" w:color="auto"/>
                <w:right w:val="none" w:sz="0" w:space="0" w:color="auto"/>
              </w:divBdr>
            </w:div>
            <w:div w:id="1189685359">
              <w:marLeft w:val="0"/>
              <w:marRight w:val="0"/>
              <w:marTop w:val="0"/>
              <w:marBottom w:val="0"/>
              <w:divBdr>
                <w:top w:val="none" w:sz="0" w:space="0" w:color="auto"/>
                <w:left w:val="none" w:sz="0" w:space="0" w:color="auto"/>
                <w:bottom w:val="none" w:sz="0" w:space="0" w:color="auto"/>
                <w:right w:val="none" w:sz="0" w:space="0" w:color="auto"/>
              </w:divBdr>
            </w:div>
            <w:div w:id="1190752603">
              <w:marLeft w:val="0"/>
              <w:marRight w:val="0"/>
              <w:marTop w:val="0"/>
              <w:marBottom w:val="0"/>
              <w:divBdr>
                <w:top w:val="none" w:sz="0" w:space="0" w:color="auto"/>
                <w:left w:val="none" w:sz="0" w:space="0" w:color="auto"/>
                <w:bottom w:val="none" w:sz="0" w:space="0" w:color="auto"/>
                <w:right w:val="none" w:sz="0" w:space="0" w:color="auto"/>
              </w:divBdr>
            </w:div>
            <w:div w:id="1196429954">
              <w:marLeft w:val="0"/>
              <w:marRight w:val="0"/>
              <w:marTop w:val="0"/>
              <w:marBottom w:val="0"/>
              <w:divBdr>
                <w:top w:val="none" w:sz="0" w:space="0" w:color="auto"/>
                <w:left w:val="none" w:sz="0" w:space="0" w:color="auto"/>
                <w:bottom w:val="none" w:sz="0" w:space="0" w:color="auto"/>
                <w:right w:val="none" w:sz="0" w:space="0" w:color="auto"/>
              </w:divBdr>
            </w:div>
            <w:div w:id="1198811316">
              <w:marLeft w:val="0"/>
              <w:marRight w:val="0"/>
              <w:marTop w:val="0"/>
              <w:marBottom w:val="0"/>
              <w:divBdr>
                <w:top w:val="none" w:sz="0" w:space="0" w:color="auto"/>
                <w:left w:val="none" w:sz="0" w:space="0" w:color="auto"/>
                <w:bottom w:val="none" w:sz="0" w:space="0" w:color="auto"/>
                <w:right w:val="none" w:sz="0" w:space="0" w:color="auto"/>
              </w:divBdr>
            </w:div>
            <w:div w:id="1222593387">
              <w:marLeft w:val="0"/>
              <w:marRight w:val="0"/>
              <w:marTop w:val="0"/>
              <w:marBottom w:val="0"/>
              <w:divBdr>
                <w:top w:val="none" w:sz="0" w:space="0" w:color="auto"/>
                <w:left w:val="none" w:sz="0" w:space="0" w:color="auto"/>
                <w:bottom w:val="none" w:sz="0" w:space="0" w:color="auto"/>
                <w:right w:val="none" w:sz="0" w:space="0" w:color="auto"/>
              </w:divBdr>
            </w:div>
            <w:div w:id="1273511136">
              <w:marLeft w:val="0"/>
              <w:marRight w:val="0"/>
              <w:marTop w:val="0"/>
              <w:marBottom w:val="0"/>
              <w:divBdr>
                <w:top w:val="none" w:sz="0" w:space="0" w:color="auto"/>
                <w:left w:val="none" w:sz="0" w:space="0" w:color="auto"/>
                <w:bottom w:val="none" w:sz="0" w:space="0" w:color="auto"/>
                <w:right w:val="none" w:sz="0" w:space="0" w:color="auto"/>
              </w:divBdr>
            </w:div>
            <w:div w:id="1280842869">
              <w:marLeft w:val="0"/>
              <w:marRight w:val="0"/>
              <w:marTop w:val="0"/>
              <w:marBottom w:val="0"/>
              <w:divBdr>
                <w:top w:val="none" w:sz="0" w:space="0" w:color="auto"/>
                <w:left w:val="none" w:sz="0" w:space="0" w:color="auto"/>
                <w:bottom w:val="none" w:sz="0" w:space="0" w:color="auto"/>
                <w:right w:val="none" w:sz="0" w:space="0" w:color="auto"/>
              </w:divBdr>
            </w:div>
            <w:div w:id="1286348675">
              <w:marLeft w:val="0"/>
              <w:marRight w:val="0"/>
              <w:marTop w:val="0"/>
              <w:marBottom w:val="0"/>
              <w:divBdr>
                <w:top w:val="none" w:sz="0" w:space="0" w:color="auto"/>
                <w:left w:val="none" w:sz="0" w:space="0" w:color="auto"/>
                <w:bottom w:val="none" w:sz="0" w:space="0" w:color="auto"/>
                <w:right w:val="none" w:sz="0" w:space="0" w:color="auto"/>
              </w:divBdr>
            </w:div>
            <w:div w:id="1287002892">
              <w:marLeft w:val="0"/>
              <w:marRight w:val="0"/>
              <w:marTop w:val="0"/>
              <w:marBottom w:val="0"/>
              <w:divBdr>
                <w:top w:val="none" w:sz="0" w:space="0" w:color="auto"/>
                <w:left w:val="none" w:sz="0" w:space="0" w:color="auto"/>
                <w:bottom w:val="none" w:sz="0" w:space="0" w:color="auto"/>
                <w:right w:val="none" w:sz="0" w:space="0" w:color="auto"/>
              </w:divBdr>
            </w:div>
            <w:div w:id="1306278656">
              <w:marLeft w:val="0"/>
              <w:marRight w:val="0"/>
              <w:marTop w:val="0"/>
              <w:marBottom w:val="0"/>
              <w:divBdr>
                <w:top w:val="none" w:sz="0" w:space="0" w:color="auto"/>
                <w:left w:val="none" w:sz="0" w:space="0" w:color="auto"/>
                <w:bottom w:val="none" w:sz="0" w:space="0" w:color="auto"/>
                <w:right w:val="none" w:sz="0" w:space="0" w:color="auto"/>
              </w:divBdr>
            </w:div>
            <w:div w:id="1307975756">
              <w:marLeft w:val="0"/>
              <w:marRight w:val="0"/>
              <w:marTop w:val="0"/>
              <w:marBottom w:val="0"/>
              <w:divBdr>
                <w:top w:val="none" w:sz="0" w:space="0" w:color="auto"/>
                <w:left w:val="none" w:sz="0" w:space="0" w:color="auto"/>
                <w:bottom w:val="none" w:sz="0" w:space="0" w:color="auto"/>
                <w:right w:val="none" w:sz="0" w:space="0" w:color="auto"/>
              </w:divBdr>
            </w:div>
            <w:div w:id="1317346150">
              <w:marLeft w:val="0"/>
              <w:marRight w:val="0"/>
              <w:marTop w:val="0"/>
              <w:marBottom w:val="0"/>
              <w:divBdr>
                <w:top w:val="none" w:sz="0" w:space="0" w:color="auto"/>
                <w:left w:val="none" w:sz="0" w:space="0" w:color="auto"/>
                <w:bottom w:val="none" w:sz="0" w:space="0" w:color="auto"/>
                <w:right w:val="none" w:sz="0" w:space="0" w:color="auto"/>
              </w:divBdr>
            </w:div>
            <w:div w:id="1324700434">
              <w:marLeft w:val="0"/>
              <w:marRight w:val="0"/>
              <w:marTop w:val="0"/>
              <w:marBottom w:val="0"/>
              <w:divBdr>
                <w:top w:val="none" w:sz="0" w:space="0" w:color="auto"/>
                <w:left w:val="none" w:sz="0" w:space="0" w:color="auto"/>
                <w:bottom w:val="none" w:sz="0" w:space="0" w:color="auto"/>
                <w:right w:val="none" w:sz="0" w:space="0" w:color="auto"/>
              </w:divBdr>
            </w:div>
            <w:div w:id="1328170444">
              <w:marLeft w:val="0"/>
              <w:marRight w:val="0"/>
              <w:marTop w:val="0"/>
              <w:marBottom w:val="0"/>
              <w:divBdr>
                <w:top w:val="none" w:sz="0" w:space="0" w:color="auto"/>
                <w:left w:val="none" w:sz="0" w:space="0" w:color="auto"/>
                <w:bottom w:val="none" w:sz="0" w:space="0" w:color="auto"/>
                <w:right w:val="none" w:sz="0" w:space="0" w:color="auto"/>
              </w:divBdr>
            </w:div>
            <w:div w:id="1328360662">
              <w:marLeft w:val="0"/>
              <w:marRight w:val="0"/>
              <w:marTop w:val="0"/>
              <w:marBottom w:val="0"/>
              <w:divBdr>
                <w:top w:val="none" w:sz="0" w:space="0" w:color="auto"/>
                <w:left w:val="none" w:sz="0" w:space="0" w:color="auto"/>
                <w:bottom w:val="none" w:sz="0" w:space="0" w:color="auto"/>
                <w:right w:val="none" w:sz="0" w:space="0" w:color="auto"/>
              </w:divBdr>
            </w:div>
            <w:div w:id="1348094616">
              <w:marLeft w:val="0"/>
              <w:marRight w:val="0"/>
              <w:marTop w:val="0"/>
              <w:marBottom w:val="0"/>
              <w:divBdr>
                <w:top w:val="none" w:sz="0" w:space="0" w:color="auto"/>
                <w:left w:val="none" w:sz="0" w:space="0" w:color="auto"/>
                <w:bottom w:val="none" w:sz="0" w:space="0" w:color="auto"/>
                <w:right w:val="none" w:sz="0" w:space="0" w:color="auto"/>
              </w:divBdr>
            </w:div>
            <w:div w:id="1351759316">
              <w:marLeft w:val="0"/>
              <w:marRight w:val="0"/>
              <w:marTop w:val="0"/>
              <w:marBottom w:val="0"/>
              <w:divBdr>
                <w:top w:val="none" w:sz="0" w:space="0" w:color="auto"/>
                <w:left w:val="none" w:sz="0" w:space="0" w:color="auto"/>
                <w:bottom w:val="none" w:sz="0" w:space="0" w:color="auto"/>
                <w:right w:val="none" w:sz="0" w:space="0" w:color="auto"/>
              </w:divBdr>
            </w:div>
            <w:div w:id="1367096680">
              <w:marLeft w:val="0"/>
              <w:marRight w:val="0"/>
              <w:marTop w:val="0"/>
              <w:marBottom w:val="0"/>
              <w:divBdr>
                <w:top w:val="none" w:sz="0" w:space="0" w:color="auto"/>
                <w:left w:val="none" w:sz="0" w:space="0" w:color="auto"/>
                <w:bottom w:val="none" w:sz="0" w:space="0" w:color="auto"/>
                <w:right w:val="none" w:sz="0" w:space="0" w:color="auto"/>
              </w:divBdr>
            </w:div>
            <w:div w:id="1370838488">
              <w:marLeft w:val="0"/>
              <w:marRight w:val="0"/>
              <w:marTop w:val="0"/>
              <w:marBottom w:val="0"/>
              <w:divBdr>
                <w:top w:val="none" w:sz="0" w:space="0" w:color="auto"/>
                <w:left w:val="none" w:sz="0" w:space="0" w:color="auto"/>
                <w:bottom w:val="none" w:sz="0" w:space="0" w:color="auto"/>
                <w:right w:val="none" w:sz="0" w:space="0" w:color="auto"/>
              </w:divBdr>
            </w:div>
            <w:div w:id="1409182794">
              <w:marLeft w:val="0"/>
              <w:marRight w:val="0"/>
              <w:marTop w:val="0"/>
              <w:marBottom w:val="0"/>
              <w:divBdr>
                <w:top w:val="none" w:sz="0" w:space="0" w:color="auto"/>
                <w:left w:val="none" w:sz="0" w:space="0" w:color="auto"/>
                <w:bottom w:val="none" w:sz="0" w:space="0" w:color="auto"/>
                <w:right w:val="none" w:sz="0" w:space="0" w:color="auto"/>
              </w:divBdr>
            </w:div>
            <w:div w:id="1425027540">
              <w:marLeft w:val="0"/>
              <w:marRight w:val="0"/>
              <w:marTop w:val="0"/>
              <w:marBottom w:val="0"/>
              <w:divBdr>
                <w:top w:val="none" w:sz="0" w:space="0" w:color="auto"/>
                <w:left w:val="none" w:sz="0" w:space="0" w:color="auto"/>
                <w:bottom w:val="none" w:sz="0" w:space="0" w:color="auto"/>
                <w:right w:val="none" w:sz="0" w:space="0" w:color="auto"/>
              </w:divBdr>
            </w:div>
            <w:div w:id="1427386049">
              <w:marLeft w:val="0"/>
              <w:marRight w:val="0"/>
              <w:marTop w:val="0"/>
              <w:marBottom w:val="0"/>
              <w:divBdr>
                <w:top w:val="none" w:sz="0" w:space="0" w:color="auto"/>
                <w:left w:val="none" w:sz="0" w:space="0" w:color="auto"/>
                <w:bottom w:val="none" w:sz="0" w:space="0" w:color="auto"/>
                <w:right w:val="none" w:sz="0" w:space="0" w:color="auto"/>
              </w:divBdr>
            </w:div>
            <w:div w:id="1433893006">
              <w:marLeft w:val="0"/>
              <w:marRight w:val="0"/>
              <w:marTop w:val="0"/>
              <w:marBottom w:val="0"/>
              <w:divBdr>
                <w:top w:val="none" w:sz="0" w:space="0" w:color="auto"/>
                <w:left w:val="none" w:sz="0" w:space="0" w:color="auto"/>
                <w:bottom w:val="none" w:sz="0" w:space="0" w:color="auto"/>
                <w:right w:val="none" w:sz="0" w:space="0" w:color="auto"/>
              </w:divBdr>
            </w:div>
            <w:div w:id="1445270635">
              <w:marLeft w:val="0"/>
              <w:marRight w:val="0"/>
              <w:marTop w:val="0"/>
              <w:marBottom w:val="0"/>
              <w:divBdr>
                <w:top w:val="none" w:sz="0" w:space="0" w:color="auto"/>
                <w:left w:val="none" w:sz="0" w:space="0" w:color="auto"/>
                <w:bottom w:val="none" w:sz="0" w:space="0" w:color="auto"/>
                <w:right w:val="none" w:sz="0" w:space="0" w:color="auto"/>
              </w:divBdr>
            </w:div>
            <w:div w:id="1453986186">
              <w:marLeft w:val="0"/>
              <w:marRight w:val="0"/>
              <w:marTop w:val="0"/>
              <w:marBottom w:val="0"/>
              <w:divBdr>
                <w:top w:val="none" w:sz="0" w:space="0" w:color="auto"/>
                <w:left w:val="none" w:sz="0" w:space="0" w:color="auto"/>
                <w:bottom w:val="none" w:sz="0" w:space="0" w:color="auto"/>
                <w:right w:val="none" w:sz="0" w:space="0" w:color="auto"/>
              </w:divBdr>
            </w:div>
            <w:div w:id="1457214817">
              <w:marLeft w:val="0"/>
              <w:marRight w:val="0"/>
              <w:marTop w:val="0"/>
              <w:marBottom w:val="0"/>
              <w:divBdr>
                <w:top w:val="none" w:sz="0" w:space="0" w:color="auto"/>
                <w:left w:val="none" w:sz="0" w:space="0" w:color="auto"/>
                <w:bottom w:val="none" w:sz="0" w:space="0" w:color="auto"/>
                <w:right w:val="none" w:sz="0" w:space="0" w:color="auto"/>
              </w:divBdr>
            </w:div>
            <w:div w:id="1460224999">
              <w:marLeft w:val="0"/>
              <w:marRight w:val="0"/>
              <w:marTop w:val="0"/>
              <w:marBottom w:val="0"/>
              <w:divBdr>
                <w:top w:val="none" w:sz="0" w:space="0" w:color="auto"/>
                <w:left w:val="none" w:sz="0" w:space="0" w:color="auto"/>
                <w:bottom w:val="none" w:sz="0" w:space="0" w:color="auto"/>
                <w:right w:val="none" w:sz="0" w:space="0" w:color="auto"/>
              </w:divBdr>
            </w:div>
            <w:div w:id="1462191335">
              <w:marLeft w:val="0"/>
              <w:marRight w:val="0"/>
              <w:marTop w:val="0"/>
              <w:marBottom w:val="0"/>
              <w:divBdr>
                <w:top w:val="none" w:sz="0" w:space="0" w:color="auto"/>
                <w:left w:val="none" w:sz="0" w:space="0" w:color="auto"/>
                <w:bottom w:val="none" w:sz="0" w:space="0" w:color="auto"/>
                <w:right w:val="none" w:sz="0" w:space="0" w:color="auto"/>
              </w:divBdr>
            </w:div>
            <w:div w:id="1466390149">
              <w:marLeft w:val="0"/>
              <w:marRight w:val="0"/>
              <w:marTop w:val="0"/>
              <w:marBottom w:val="0"/>
              <w:divBdr>
                <w:top w:val="none" w:sz="0" w:space="0" w:color="auto"/>
                <w:left w:val="none" w:sz="0" w:space="0" w:color="auto"/>
                <w:bottom w:val="none" w:sz="0" w:space="0" w:color="auto"/>
                <w:right w:val="none" w:sz="0" w:space="0" w:color="auto"/>
              </w:divBdr>
            </w:div>
            <w:div w:id="1488665848">
              <w:marLeft w:val="0"/>
              <w:marRight w:val="0"/>
              <w:marTop w:val="0"/>
              <w:marBottom w:val="0"/>
              <w:divBdr>
                <w:top w:val="none" w:sz="0" w:space="0" w:color="auto"/>
                <w:left w:val="none" w:sz="0" w:space="0" w:color="auto"/>
                <w:bottom w:val="none" w:sz="0" w:space="0" w:color="auto"/>
                <w:right w:val="none" w:sz="0" w:space="0" w:color="auto"/>
              </w:divBdr>
            </w:div>
            <w:div w:id="1496385160">
              <w:marLeft w:val="0"/>
              <w:marRight w:val="0"/>
              <w:marTop w:val="0"/>
              <w:marBottom w:val="0"/>
              <w:divBdr>
                <w:top w:val="none" w:sz="0" w:space="0" w:color="auto"/>
                <w:left w:val="none" w:sz="0" w:space="0" w:color="auto"/>
                <w:bottom w:val="none" w:sz="0" w:space="0" w:color="auto"/>
                <w:right w:val="none" w:sz="0" w:space="0" w:color="auto"/>
              </w:divBdr>
            </w:div>
            <w:div w:id="1510678194">
              <w:marLeft w:val="0"/>
              <w:marRight w:val="0"/>
              <w:marTop w:val="0"/>
              <w:marBottom w:val="0"/>
              <w:divBdr>
                <w:top w:val="none" w:sz="0" w:space="0" w:color="auto"/>
                <w:left w:val="none" w:sz="0" w:space="0" w:color="auto"/>
                <w:bottom w:val="none" w:sz="0" w:space="0" w:color="auto"/>
                <w:right w:val="none" w:sz="0" w:space="0" w:color="auto"/>
              </w:divBdr>
            </w:div>
            <w:div w:id="1516726989">
              <w:marLeft w:val="0"/>
              <w:marRight w:val="0"/>
              <w:marTop w:val="0"/>
              <w:marBottom w:val="0"/>
              <w:divBdr>
                <w:top w:val="none" w:sz="0" w:space="0" w:color="auto"/>
                <w:left w:val="none" w:sz="0" w:space="0" w:color="auto"/>
                <w:bottom w:val="none" w:sz="0" w:space="0" w:color="auto"/>
                <w:right w:val="none" w:sz="0" w:space="0" w:color="auto"/>
              </w:divBdr>
            </w:div>
            <w:div w:id="1518275585">
              <w:marLeft w:val="0"/>
              <w:marRight w:val="0"/>
              <w:marTop w:val="0"/>
              <w:marBottom w:val="0"/>
              <w:divBdr>
                <w:top w:val="none" w:sz="0" w:space="0" w:color="auto"/>
                <w:left w:val="none" w:sz="0" w:space="0" w:color="auto"/>
                <w:bottom w:val="none" w:sz="0" w:space="0" w:color="auto"/>
                <w:right w:val="none" w:sz="0" w:space="0" w:color="auto"/>
              </w:divBdr>
            </w:div>
            <w:div w:id="1523277415">
              <w:marLeft w:val="0"/>
              <w:marRight w:val="0"/>
              <w:marTop w:val="0"/>
              <w:marBottom w:val="0"/>
              <w:divBdr>
                <w:top w:val="none" w:sz="0" w:space="0" w:color="auto"/>
                <w:left w:val="none" w:sz="0" w:space="0" w:color="auto"/>
                <w:bottom w:val="none" w:sz="0" w:space="0" w:color="auto"/>
                <w:right w:val="none" w:sz="0" w:space="0" w:color="auto"/>
              </w:divBdr>
            </w:div>
            <w:div w:id="1565874218">
              <w:marLeft w:val="0"/>
              <w:marRight w:val="0"/>
              <w:marTop w:val="0"/>
              <w:marBottom w:val="0"/>
              <w:divBdr>
                <w:top w:val="none" w:sz="0" w:space="0" w:color="auto"/>
                <w:left w:val="none" w:sz="0" w:space="0" w:color="auto"/>
                <w:bottom w:val="none" w:sz="0" w:space="0" w:color="auto"/>
                <w:right w:val="none" w:sz="0" w:space="0" w:color="auto"/>
              </w:divBdr>
            </w:div>
            <w:div w:id="1567378265">
              <w:marLeft w:val="0"/>
              <w:marRight w:val="0"/>
              <w:marTop w:val="0"/>
              <w:marBottom w:val="0"/>
              <w:divBdr>
                <w:top w:val="none" w:sz="0" w:space="0" w:color="auto"/>
                <w:left w:val="none" w:sz="0" w:space="0" w:color="auto"/>
                <w:bottom w:val="none" w:sz="0" w:space="0" w:color="auto"/>
                <w:right w:val="none" w:sz="0" w:space="0" w:color="auto"/>
              </w:divBdr>
            </w:div>
            <w:div w:id="1570384034">
              <w:marLeft w:val="0"/>
              <w:marRight w:val="0"/>
              <w:marTop w:val="0"/>
              <w:marBottom w:val="0"/>
              <w:divBdr>
                <w:top w:val="none" w:sz="0" w:space="0" w:color="auto"/>
                <w:left w:val="none" w:sz="0" w:space="0" w:color="auto"/>
                <w:bottom w:val="none" w:sz="0" w:space="0" w:color="auto"/>
                <w:right w:val="none" w:sz="0" w:space="0" w:color="auto"/>
              </w:divBdr>
            </w:div>
            <w:div w:id="1570922196">
              <w:marLeft w:val="0"/>
              <w:marRight w:val="0"/>
              <w:marTop w:val="0"/>
              <w:marBottom w:val="0"/>
              <w:divBdr>
                <w:top w:val="none" w:sz="0" w:space="0" w:color="auto"/>
                <w:left w:val="none" w:sz="0" w:space="0" w:color="auto"/>
                <w:bottom w:val="none" w:sz="0" w:space="0" w:color="auto"/>
                <w:right w:val="none" w:sz="0" w:space="0" w:color="auto"/>
              </w:divBdr>
            </w:div>
            <w:div w:id="1571041275">
              <w:marLeft w:val="0"/>
              <w:marRight w:val="0"/>
              <w:marTop w:val="0"/>
              <w:marBottom w:val="0"/>
              <w:divBdr>
                <w:top w:val="none" w:sz="0" w:space="0" w:color="auto"/>
                <w:left w:val="none" w:sz="0" w:space="0" w:color="auto"/>
                <w:bottom w:val="none" w:sz="0" w:space="0" w:color="auto"/>
                <w:right w:val="none" w:sz="0" w:space="0" w:color="auto"/>
              </w:divBdr>
            </w:div>
            <w:div w:id="1580017555">
              <w:marLeft w:val="0"/>
              <w:marRight w:val="0"/>
              <w:marTop w:val="0"/>
              <w:marBottom w:val="0"/>
              <w:divBdr>
                <w:top w:val="none" w:sz="0" w:space="0" w:color="auto"/>
                <w:left w:val="none" w:sz="0" w:space="0" w:color="auto"/>
                <w:bottom w:val="none" w:sz="0" w:space="0" w:color="auto"/>
                <w:right w:val="none" w:sz="0" w:space="0" w:color="auto"/>
              </w:divBdr>
            </w:div>
            <w:div w:id="1596937881">
              <w:marLeft w:val="0"/>
              <w:marRight w:val="0"/>
              <w:marTop w:val="0"/>
              <w:marBottom w:val="0"/>
              <w:divBdr>
                <w:top w:val="none" w:sz="0" w:space="0" w:color="auto"/>
                <w:left w:val="none" w:sz="0" w:space="0" w:color="auto"/>
                <w:bottom w:val="none" w:sz="0" w:space="0" w:color="auto"/>
                <w:right w:val="none" w:sz="0" w:space="0" w:color="auto"/>
              </w:divBdr>
            </w:div>
            <w:div w:id="1613856529">
              <w:marLeft w:val="0"/>
              <w:marRight w:val="0"/>
              <w:marTop w:val="0"/>
              <w:marBottom w:val="0"/>
              <w:divBdr>
                <w:top w:val="none" w:sz="0" w:space="0" w:color="auto"/>
                <w:left w:val="none" w:sz="0" w:space="0" w:color="auto"/>
                <w:bottom w:val="none" w:sz="0" w:space="0" w:color="auto"/>
                <w:right w:val="none" w:sz="0" w:space="0" w:color="auto"/>
              </w:divBdr>
            </w:div>
            <w:div w:id="1613977825">
              <w:marLeft w:val="0"/>
              <w:marRight w:val="0"/>
              <w:marTop w:val="0"/>
              <w:marBottom w:val="0"/>
              <w:divBdr>
                <w:top w:val="none" w:sz="0" w:space="0" w:color="auto"/>
                <w:left w:val="none" w:sz="0" w:space="0" w:color="auto"/>
                <w:bottom w:val="none" w:sz="0" w:space="0" w:color="auto"/>
                <w:right w:val="none" w:sz="0" w:space="0" w:color="auto"/>
              </w:divBdr>
            </w:div>
            <w:div w:id="1617827556">
              <w:marLeft w:val="0"/>
              <w:marRight w:val="0"/>
              <w:marTop w:val="0"/>
              <w:marBottom w:val="0"/>
              <w:divBdr>
                <w:top w:val="none" w:sz="0" w:space="0" w:color="auto"/>
                <w:left w:val="none" w:sz="0" w:space="0" w:color="auto"/>
                <w:bottom w:val="none" w:sz="0" w:space="0" w:color="auto"/>
                <w:right w:val="none" w:sz="0" w:space="0" w:color="auto"/>
              </w:divBdr>
            </w:div>
            <w:div w:id="1634823426">
              <w:marLeft w:val="0"/>
              <w:marRight w:val="0"/>
              <w:marTop w:val="0"/>
              <w:marBottom w:val="0"/>
              <w:divBdr>
                <w:top w:val="none" w:sz="0" w:space="0" w:color="auto"/>
                <w:left w:val="none" w:sz="0" w:space="0" w:color="auto"/>
                <w:bottom w:val="none" w:sz="0" w:space="0" w:color="auto"/>
                <w:right w:val="none" w:sz="0" w:space="0" w:color="auto"/>
              </w:divBdr>
            </w:div>
            <w:div w:id="1658993320">
              <w:marLeft w:val="0"/>
              <w:marRight w:val="0"/>
              <w:marTop w:val="0"/>
              <w:marBottom w:val="0"/>
              <w:divBdr>
                <w:top w:val="none" w:sz="0" w:space="0" w:color="auto"/>
                <w:left w:val="none" w:sz="0" w:space="0" w:color="auto"/>
                <w:bottom w:val="none" w:sz="0" w:space="0" w:color="auto"/>
                <w:right w:val="none" w:sz="0" w:space="0" w:color="auto"/>
              </w:divBdr>
            </w:div>
            <w:div w:id="1660885969">
              <w:marLeft w:val="0"/>
              <w:marRight w:val="0"/>
              <w:marTop w:val="0"/>
              <w:marBottom w:val="0"/>
              <w:divBdr>
                <w:top w:val="none" w:sz="0" w:space="0" w:color="auto"/>
                <w:left w:val="none" w:sz="0" w:space="0" w:color="auto"/>
                <w:bottom w:val="none" w:sz="0" w:space="0" w:color="auto"/>
                <w:right w:val="none" w:sz="0" w:space="0" w:color="auto"/>
              </w:divBdr>
            </w:div>
            <w:div w:id="1664040097">
              <w:marLeft w:val="0"/>
              <w:marRight w:val="0"/>
              <w:marTop w:val="0"/>
              <w:marBottom w:val="0"/>
              <w:divBdr>
                <w:top w:val="none" w:sz="0" w:space="0" w:color="auto"/>
                <w:left w:val="none" w:sz="0" w:space="0" w:color="auto"/>
                <w:bottom w:val="none" w:sz="0" w:space="0" w:color="auto"/>
                <w:right w:val="none" w:sz="0" w:space="0" w:color="auto"/>
              </w:divBdr>
            </w:div>
            <w:div w:id="1676153202">
              <w:marLeft w:val="0"/>
              <w:marRight w:val="0"/>
              <w:marTop w:val="0"/>
              <w:marBottom w:val="0"/>
              <w:divBdr>
                <w:top w:val="none" w:sz="0" w:space="0" w:color="auto"/>
                <w:left w:val="none" w:sz="0" w:space="0" w:color="auto"/>
                <w:bottom w:val="none" w:sz="0" w:space="0" w:color="auto"/>
                <w:right w:val="none" w:sz="0" w:space="0" w:color="auto"/>
              </w:divBdr>
            </w:div>
            <w:div w:id="1680086023">
              <w:marLeft w:val="0"/>
              <w:marRight w:val="0"/>
              <w:marTop w:val="0"/>
              <w:marBottom w:val="0"/>
              <w:divBdr>
                <w:top w:val="none" w:sz="0" w:space="0" w:color="auto"/>
                <w:left w:val="none" w:sz="0" w:space="0" w:color="auto"/>
                <w:bottom w:val="none" w:sz="0" w:space="0" w:color="auto"/>
                <w:right w:val="none" w:sz="0" w:space="0" w:color="auto"/>
              </w:divBdr>
            </w:div>
            <w:div w:id="1688167311">
              <w:marLeft w:val="0"/>
              <w:marRight w:val="0"/>
              <w:marTop w:val="0"/>
              <w:marBottom w:val="0"/>
              <w:divBdr>
                <w:top w:val="none" w:sz="0" w:space="0" w:color="auto"/>
                <w:left w:val="none" w:sz="0" w:space="0" w:color="auto"/>
                <w:bottom w:val="none" w:sz="0" w:space="0" w:color="auto"/>
                <w:right w:val="none" w:sz="0" w:space="0" w:color="auto"/>
              </w:divBdr>
            </w:div>
            <w:div w:id="1697996603">
              <w:marLeft w:val="0"/>
              <w:marRight w:val="0"/>
              <w:marTop w:val="0"/>
              <w:marBottom w:val="0"/>
              <w:divBdr>
                <w:top w:val="none" w:sz="0" w:space="0" w:color="auto"/>
                <w:left w:val="none" w:sz="0" w:space="0" w:color="auto"/>
                <w:bottom w:val="none" w:sz="0" w:space="0" w:color="auto"/>
                <w:right w:val="none" w:sz="0" w:space="0" w:color="auto"/>
              </w:divBdr>
            </w:div>
            <w:div w:id="1699618177">
              <w:marLeft w:val="0"/>
              <w:marRight w:val="0"/>
              <w:marTop w:val="0"/>
              <w:marBottom w:val="0"/>
              <w:divBdr>
                <w:top w:val="none" w:sz="0" w:space="0" w:color="auto"/>
                <w:left w:val="none" w:sz="0" w:space="0" w:color="auto"/>
                <w:bottom w:val="none" w:sz="0" w:space="0" w:color="auto"/>
                <w:right w:val="none" w:sz="0" w:space="0" w:color="auto"/>
              </w:divBdr>
            </w:div>
            <w:div w:id="1700929940">
              <w:marLeft w:val="0"/>
              <w:marRight w:val="0"/>
              <w:marTop w:val="0"/>
              <w:marBottom w:val="0"/>
              <w:divBdr>
                <w:top w:val="none" w:sz="0" w:space="0" w:color="auto"/>
                <w:left w:val="none" w:sz="0" w:space="0" w:color="auto"/>
                <w:bottom w:val="none" w:sz="0" w:space="0" w:color="auto"/>
                <w:right w:val="none" w:sz="0" w:space="0" w:color="auto"/>
              </w:divBdr>
            </w:div>
            <w:div w:id="1710103416">
              <w:marLeft w:val="0"/>
              <w:marRight w:val="0"/>
              <w:marTop w:val="0"/>
              <w:marBottom w:val="0"/>
              <w:divBdr>
                <w:top w:val="none" w:sz="0" w:space="0" w:color="auto"/>
                <w:left w:val="none" w:sz="0" w:space="0" w:color="auto"/>
                <w:bottom w:val="none" w:sz="0" w:space="0" w:color="auto"/>
                <w:right w:val="none" w:sz="0" w:space="0" w:color="auto"/>
              </w:divBdr>
            </w:div>
            <w:div w:id="1710296955">
              <w:marLeft w:val="0"/>
              <w:marRight w:val="0"/>
              <w:marTop w:val="0"/>
              <w:marBottom w:val="0"/>
              <w:divBdr>
                <w:top w:val="none" w:sz="0" w:space="0" w:color="auto"/>
                <w:left w:val="none" w:sz="0" w:space="0" w:color="auto"/>
                <w:bottom w:val="none" w:sz="0" w:space="0" w:color="auto"/>
                <w:right w:val="none" w:sz="0" w:space="0" w:color="auto"/>
              </w:divBdr>
            </w:div>
            <w:div w:id="1717316545">
              <w:marLeft w:val="0"/>
              <w:marRight w:val="0"/>
              <w:marTop w:val="0"/>
              <w:marBottom w:val="0"/>
              <w:divBdr>
                <w:top w:val="none" w:sz="0" w:space="0" w:color="auto"/>
                <w:left w:val="none" w:sz="0" w:space="0" w:color="auto"/>
                <w:bottom w:val="none" w:sz="0" w:space="0" w:color="auto"/>
                <w:right w:val="none" w:sz="0" w:space="0" w:color="auto"/>
              </w:divBdr>
            </w:div>
            <w:div w:id="1725131227">
              <w:marLeft w:val="0"/>
              <w:marRight w:val="0"/>
              <w:marTop w:val="0"/>
              <w:marBottom w:val="0"/>
              <w:divBdr>
                <w:top w:val="none" w:sz="0" w:space="0" w:color="auto"/>
                <w:left w:val="none" w:sz="0" w:space="0" w:color="auto"/>
                <w:bottom w:val="none" w:sz="0" w:space="0" w:color="auto"/>
                <w:right w:val="none" w:sz="0" w:space="0" w:color="auto"/>
              </w:divBdr>
            </w:div>
            <w:div w:id="1728332012">
              <w:marLeft w:val="0"/>
              <w:marRight w:val="0"/>
              <w:marTop w:val="0"/>
              <w:marBottom w:val="0"/>
              <w:divBdr>
                <w:top w:val="none" w:sz="0" w:space="0" w:color="auto"/>
                <w:left w:val="none" w:sz="0" w:space="0" w:color="auto"/>
                <w:bottom w:val="none" w:sz="0" w:space="0" w:color="auto"/>
                <w:right w:val="none" w:sz="0" w:space="0" w:color="auto"/>
              </w:divBdr>
            </w:div>
            <w:div w:id="1729454420">
              <w:marLeft w:val="0"/>
              <w:marRight w:val="0"/>
              <w:marTop w:val="0"/>
              <w:marBottom w:val="0"/>
              <w:divBdr>
                <w:top w:val="none" w:sz="0" w:space="0" w:color="auto"/>
                <w:left w:val="none" w:sz="0" w:space="0" w:color="auto"/>
                <w:bottom w:val="none" w:sz="0" w:space="0" w:color="auto"/>
                <w:right w:val="none" w:sz="0" w:space="0" w:color="auto"/>
              </w:divBdr>
            </w:div>
            <w:div w:id="1736321966">
              <w:marLeft w:val="0"/>
              <w:marRight w:val="0"/>
              <w:marTop w:val="0"/>
              <w:marBottom w:val="0"/>
              <w:divBdr>
                <w:top w:val="none" w:sz="0" w:space="0" w:color="auto"/>
                <w:left w:val="none" w:sz="0" w:space="0" w:color="auto"/>
                <w:bottom w:val="none" w:sz="0" w:space="0" w:color="auto"/>
                <w:right w:val="none" w:sz="0" w:space="0" w:color="auto"/>
              </w:divBdr>
            </w:div>
            <w:div w:id="1744791568">
              <w:marLeft w:val="0"/>
              <w:marRight w:val="0"/>
              <w:marTop w:val="0"/>
              <w:marBottom w:val="0"/>
              <w:divBdr>
                <w:top w:val="none" w:sz="0" w:space="0" w:color="auto"/>
                <w:left w:val="none" w:sz="0" w:space="0" w:color="auto"/>
                <w:bottom w:val="none" w:sz="0" w:space="0" w:color="auto"/>
                <w:right w:val="none" w:sz="0" w:space="0" w:color="auto"/>
              </w:divBdr>
            </w:div>
            <w:div w:id="1754274841">
              <w:marLeft w:val="0"/>
              <w:marRight w:val="0"/>
              <w:marTop w:val="0"/>
              <w:marBottom w:val="0"/>
              <w:divBdr>
                <w:top w:val="none" w:sz="0" w:space="0" w:color="auto"/>
                <w:left w:val="none" w:sz="0" w:space="0" w:color="auto"/>
                <w:bottom w:val="none" w:sz="0" w:space="0" w:color="auto"/>
                <w:right w:val="none" w:sz="0" w:space="0" w:color="auto"/>
              </w:divBdr>
            </w:div>
            <w:div w:id="1754547488">
              <w:marLeft w:val="0"/>
              <w:marRight w:val="0"/>
              <w:marTop w:val="0"/>
              <w:marBottom w:val="0"/>
              <w:divBdr>
                <w:top w:val="none" w:sz="0" w:space="0" w:color="auto"/>
                <w:left w:val="none" w:sz="0" w:space="0" w:color="auto"/>
                <w:bottom w:val="none" w:sz="0" w:space="0" w:color="auto"/>
                <w:right w:val="none" w:sz="0" w:space="0" w:color="auto"/>
              </w:divBdr>
            </w:div>
            <w:div w:id="1754551411">
              <w:marLeft w:val="0"/>
              <w:marRight w:val="0"/>
              <w:marTop w:val="0"/>
              <w:marBottom w:val="0"/>
              <w:divBdr>
                <w:top w:val="none" w:sz="0" w:space="0" w:color="auto"/>
                <w:left w:val="none" w:sz="0" w:space="0" w:color="auto"/>
                <w:bottom w:val="none" w:sz="0" w:space="0" w:color="auto"/>
                <w:right w:val="none" w:sz="0" w:space="0" w:color="auto"/>
              </w:divBdr>
            </w:div>
            <w:div w:id="1755976796">
              <w:marLeft w:val="0"/>
              <w:marRight w:val="0"/>
              <w:marTop w:val="0"/>
              <w:marBottom w:val="0"/>
              <w:divBdr>
                <w:top w:val="none" w:sz="0" w:space="0" w:color="auto"/>
                <w:left w:val="none" w:sz="0" w:space="0" w:color="auto"/>
                <w:bottom w:val="none" w:sz="0" w:space="0" w:color="auto"/>
                <w:right w:val="none" w:sz="0" w:space="0" w:color="auto"/>
              </w:divBdr>
            </w:div>
            <w:div w:id="1768305504">
              <w:marLeft w:val="0"/>
              <w:marRight w:val="0"/>
              <w:marTop w:val="0"/>
              <w:marBottom w:val="0"/>
              <w:divBdr>
                <w:top w:val="none" w:sz="0" w:space="0" w:color="auto"/>
                <w:left w:val="none" w:sz="0" w:space="0" w:color="auto"/>
                <w:bottom w:val="none" w:sz="0" w:space="0" w:color="auto"/>
                <w:right w:val="none" w:sz="0" w:space="0" w:color="auto"/>
              </w:divBdr>
            </w:div>
            <w:div w:id="1774011707">
              <w:marLeft w:val="0"/>
              <w:marRight w:val="0"/>
              <w:marTop w:val="0"/>
              <w:marBottom w:val="0"/>
              <w:divBdr>
                <w:top w:val="none" w:sz="0" w:space="0" w:color="auto"/>
                <w:left w:val="none" w:sz="0" w:space="0" w:color="auto"/>
                <w:bottom w:val="none" w:sz="0" w:space="0" w:color="auto"/>
                <w:right w:val="none" w:sz="0" w:space="0" w:color="auto"/>
              </w:divBdr>
            </w:div>
            <w:div w:id="1774861243">
              <w:marLeft w:val="0"/>
              <w:marRight w:val="0"/>
              <w:marTop w:val="0"/>
              <w:marBottom w:val="0"/>
              <w:divBdr>
                <w:top w:val="none" w:sz="0" w:space="0" w:color="auto"/>
                <w:left w:val="none" w:sz="0" w:space="0" w:color="auto"/>
                <w:bottom w:val="none" w:sz="0" w:space="0" w:color="auto"/>
                <w:right w:val="none" w:sz="0" w:space="0" w:color="auto"/>
              </w:divBdr>
            </w:div>
            <w:div w:id="1775327093">
              <w:marLeft w:val="0"/>
              <w:marRight w:val="0"/>
              <w:marTop w:val="0"/>
              <w:marBottom w:val="0"/>
              <w:divBdr>
                <w:top w:val="none" w:sz="0" w:space="0" w:color="auto"/>
                <w:left w:val="none" w:sz="0" w:space="0" w:color="auto"/>
                <w:bottom w:val="none" w:sz="0" w:space="0" w:color="auto"/>
                <w:right w:val="none" w:sz="0" w:space="0" w:color="auto"/>
              </w:divBdr>
            </w:div>
            <w:div w:id="1778015679">
              <w:marLeft w:val="0"/>
              <w:marRight w:val="0"/>
              <w:marTop w:val="0"/>
              <w:marBottom w:val="0"/>
              <w:divBdr>
                <w:top w:val="none" w:sz="0" w:space="0" w:color="auto"/>
                <w:left w:val="none" w:sz="0" w:space="0" w:color="auto"/>
                <w:bottom w:val="none" w:sz="0" w:space="0" w:color="auto"/>
                <w:right w:val="none" w:sz="0" w:space="0" w:color="auto"/>
              </w:divBdr>
            </w:div>
            <w:div w:id="1784761766">
              <w:marLeft w:val="0"/>
              <w:marRight w:val="0"/>
              <w:marTop w:val="0"/>
              <w:marBottom w:val="0"/>
              <w:divBdr>
                <w:top w:val="none" w:sz="0" w:space="0" w:color="auto"/>
                <w:left w:val="none" w:sz="0" w:space="0" w:color="auto"/>
                <w:bottom w:val="none" w:sz="0" w:space="0" w:color="auto"/>
                <w:right w:val="none" w:sz="0" w:space="0" w:color="auto"/>
              </w:divBdr>
            </w:div>
            <w:div w:id="1790394057">
              <w:marLeft w:val="0"/>
              <w:marRight w:val="0"/>
              <w:marTop w:val="0"/>
              <w:marBottom w:val="0"/>
              <w:divBdr>
                <w:top w:val="none" w:sz="0" w:space="0" w:color="auto"/>
                <w:left w:val="none" w:sz="0" w:space="0" w:color="auto"/>
                <w:bottom w:val="none" w:sz="0" w:space="0" w:color="auto"/>
                <w:right w:val="none" w:sz="0" w:space="0" w:color="auto"/>
              </w:divBdr>
            </w:div>
            <w:div w:id="1802768229">
              <w:marLeft w:val="0"/>
              <w:marRight w:val="0"/>
              <w:marTop w:val="0"/>
              <w:marBottom w:val="0"/>
              <w:divBdr>
                <w:top w:val="none" w:sz="0" w:space="0" w:color="auto"/>
                <w:left w:val="none" w:sz="0" w:space="0" w:color="auto"/>
                <w:bottom w:val="none" w:sz="0" w:space="0" w:color="auto"/>
                <w:right w:val="none" w:sz="0" w:space="0" w:color="auto"/>
              </w:divBdr>
            </w:div>
            <w:div w:id="1807896727">
              <w:marLeft w:val="0"/>
              <w:marRight w:val="0"/>
              <w:marTop w:val="0"/>
              <w:marBottom w:val="0"/>
              <w:divBdr>
                <w:top w:val="none" w:sz="0" w:space="0" w:color="auto"/>
                <w:left w:val="none" w:sz="0" w:space="0" w:color="auto"/>
                <w:bottom w:val="none" w:sz="0" w:space="0" w:color="auto"/>
                <w:right w:val="none" w:sz="0" w:space="0" w:color="auto"/>
              </w:divBdr>
            </w:div>
            <w:div w:id="1810174324">
              <w:marLeft w:val="0"/>
              <w:marRight w:val="0"/>
              <w:marTop w:val="0"/>
              <w:marBottom w:val="0"/>
              <w:divBdr>
                <w:top w:val="none" w:sz="0" w:space="0" w:color="auto"/>
                <w:left w:val="none" w:sz="0" w:space="0" w:color="auto"/>
                <w:bottom w:val="none" w:sz="0" w:space="0" w:color="auto"/>
                <w:right w:val="none" w:sz="0" w:space="0" w:color="auto"/>
              </w:divBdr>
            </w:div>
            <w:div w:id="1829321204">
              <w:marLeft w:val="0"/>
              <w:marRight w:val="0"/>
              <w:marTop w:val="0"/>
              <w:marBottom w:val="0"/>
              <w:divBdr>
                <w:top w:val="none" w:sz="0" w:space="0" w:color="auto"/>
                <w:left w:val="none" w:sz="0" w:space="0" w:color="auto"/>
                <w:bottom w:val="none" w:sz="0" w:space="0" w:color="auto"/>
                <w:right w:val="none" w:sz="0" w:space="0" w:color="auto"/>
              </w:divBdr>
            </w:div>
            <w:div w:id="1850289154">
              <w:marLeft w:val="0"/>
              <w:marRight w:val="0"/>
              <w:marTop w:val="0"/>
              <w:marBottom w:val="0"/>
              <w:divBdr>
                <w:top w:val="none" w:sz="0" w:space="0" w:color="auto"/>
                <w:left w:val="none" w:sz="0" w:space="0" w:color="auto"/>
                <w:bottom w:val="none" w:sz="0" w:space="0" w:color="auto"/>
                <w:right w:val="none" w:sz="0" w:space="0" w:color="auto"/>
              </w:divBdr>
            </w:div>
            <w:div w:id="1869172929">
              <w:marLeft w:val="0"/>
              <w:marRight w:val="0"/>
              <w:marTop w:val="0"/>
              <w:marBottom w:val="0"/>
              <w:divBdr>
                <w:top w:val="none" w:sz="0" w:space="0" w:color="auto"/>
                <w:left w:val="none" w:sz="0" w:space="0" w:color="auto"/>
                <w:bottom w:val="none" w:sz="0" w:space="0" w:color="auto"/>
                <w:right w:val="none" w:sz="0" w:space="0" w:color="auto"/>
              </w:divBdr>
            </w:div>
            <w:div w:id="1879857379">
              <w:marLeft w:val="0"/>
              <w:marRight w:val="0"/>
              <w:marTop w:val="0"/>
              <w:marBottom w:val="0"/>
              <w:divBdr>
                <w:top w:val="none" w:sz="0" w:space="0" w:color="auto"/>
                <w:left w:val="none" w:sz="0" w:space="0" w:color="auto"/>
                <w:bottom w:val="none" w:sz="0" w:space="0" w:color="auto"/>
                <w:right w:val="none" w:sz="0" w:space="0" w:color="auto"/>
              </w:divBdr>
            </w:div>
            <w:div w:id="1893999218">
              <w:marLeft w:val="0"/>
              <w:marRight w:val="0"/>
              <w:marTop w:val="0"/>
              <w:marBottom w:val="0"/>
              <w:divBdr>
                <w:top w:val="none" w:sz="0" w:space="0" w:color="auto"/>
                <w:left w:val="none" w:sz="0" w:space="0" w:color="auto"/>
                <w:bottom w:val="none" w:sz="0" w:space="0" w:color="auto"/>
                <w:right w:val="none" w:sz="0" w:space="0" w:color="auto"/>
              </w:divBdr>
            </w:div>
            <w:div w:id="1903564392">
              <w:marLeft w:val="0"/>
              <w:marRight w:val="0"/>
              <w:marTop w:val="0"/>
              <w:marBottom w:val="0"/>
              <w:divBdr>
                <w:top w:val="none" w:sz="0" w:space="0" w:color="auto"/>
                <w:left w:val="none" w:sz="0" w:space="0" w:color="auto"/>
                <w:bottom w:val="none" w:sz="0" w:space="0" w:color="auto"/>
                <w:right w:val="none" w:sz="0" w:space="0" w:color="auto"/>
              </w:divBdr>
            </w:div>
            <w:div w:id="1908148952">
              <w:marLeft w:val="0"/>
              <w:marRight w:val="0"/>
              <w:marTop w:val="0"/>
              <w:marBottom w:val="0"/>
              <w:divBdr>
                <w:top w:val="none" w:sz="0" w:space="0" w:color="auto"/>
                <w:left w:val="none" w:sz="0" w:space="0" w:color="auto"/>
                <w:bottom w:val="none" w:sz="0" w:space="0" w:color="auto"/>
                <w:right w:val="none" w:sz="0" w:space="0" w:color="auto"/>
              </w:divBdr>
            </w:div>
            <w:div w:id="1933082621">
              <w:marLeft w:val="0"/>
              <w:marRight w:val="0"/>
              <w:marTop w:val="0"/>
              <w:marBottom w:val="0"/>
              <w:divBdr>
                <w:top w:val="none" w:sz="0" w:space="0" w:color="auto"/>
                <w:left w:val="none" w:sz="0" w:space="0" w:color="auto"/>
                <w:bottom w:val="none" w:sz="0" w:space="0" w:color="auto"/>
                <w:right w:val="none" w:sz="0" w:space="0" w:color="auto"/>
              </w:divBdr>
            </w:div>
            <w:div w:id="1949266582">
              <w:marLeft w:val="0"/>
              <w:marRight w:val="0"/>
              <w:marTop w:val="0"/>
              <w:marBottom w:val="0"/>
              <w:divBdr>
                <w:top w:val="none" w:sz="0" w:space="0" w:color="auto"/>
                <w:left w:val="none" w:sz="0" w:space="0" w:color="auto"/>
                <w:bottom w:val="none" w:sz="0" w:space="0" w:color="auto"/>
                <w:right w:val="none" w:sz="0" w:space="0" w:color="auto"/>
              </w:divBdr>
            </w:div>
            <w:div w:id="1960182651">
              <w:marLeft w:val="0"/>
              <w:marRight w:val="0"/>
              <w:marTop w:val="0"/>
              <w:marBottom w:val="0"/>
              <w:divBdr>
                <w:top w:val="none" w:sz="0" w:space="0" w:color="auto"/>
                <w:left w:val="none" w:sz="0" w:space="0" w:color="auto"/>
                <w:bottom w:val="none" w:sz="0" w:space="0" w:color="auto"/>
                <w:right w:val="none" w:sz="0" w:space="0" w:color="auto"/>
              </w:divBdr>
            </w:div>
            <w:div w:id="1971469509">
              <w:marLeft w:val="0"/>
              <w:marRight w:val="0"/>
              <w:marTop w:val="0"/>
              <w:marBottom w:val="0"/>
              <w:divBdr>
                <w:top w:val="none" w:sz="0" w:space="0" w:color="auto"/>
                <w:left w:val="none" w:sz="0" w:space="0" w:color="auto"/>
                <w:bottom w:val="none" w:sz="0" w:space="0" w:color="auto"/>
                <w:right w:val="none" w:sz="0" w:space="0" w:color="auto"/>
              </w:divBdr>
            </w:div>
            <w:div w:id="1972897438">
              <w:marLeft w:val="0"/>
              <w:marRight w:val="0"/>
              <w:marTop w:val="0"/>
              <w:marBottom w:val="0"/>
              <w:divBdr>
                <w:top w:val="none" w:sz="0" w:space="0" w:color="auto"/>
                <w:left w:val="none" w:sz="0" w:space="0" w:color="auto"/>
                <w:bottom w:val="none" w:sz="0" w:space="0" w:color="auto"/>
                <w:right w:val="none" w:sz="0" w:space="0" w:color="auto"/>
              </w:divBdr>
            </w:div>
            <w:div w:id="1981957277">
              <w:marLeft w:val="0"/>
              <w:marRight w:val="0"/>
              <w:marTop w:val="0"/>
              <w:marBottom w:val="0"/>
              <w:divBdr>
                <w:top w:val="none" w:sz="0" w:space="0" w:color="auto"/>
                <w:left w:val="none" w:sz="0" w:space="0" w:color="auto"/>
                <w:bottom w:val="none" w:sz="0" w:space="0" w:color="auto"/>
                <w:right w:val="none" w:sz="0" w:space="0" w:color="auto"/>
              </w:divBdr>
            </w:div>
            <w:div w:id="1982340501">
              <w:marLeft w:val="0"/>
              <w:marRight w:val="0"/>
              <w:marTop w:val="0"/>
              <w:marBottom w:val="0"/>
              <w:divBdr>
                <w:top w:val="none" w:sz="0" w:space="0" w:color="auto"/>
                <w:left w:val="none" w:sz="0" w:space="0" w:color="auto"/>
                <w:bottom w:val="none" w:sz="0" w:space="0" w:color="auto"/>
                <w:right w:val="none" w:sz="0" w:space="0" w:color="auto"/>
              </w:divBdr>
            </w:div>
            <w:div w:id="1994483271">
              <w:marLeft w:val="0"/>
              <w:marRight w:val="0"/>
              <w:marTop w:val="0"/>
              <w:marBottom w:val="0"/>
              <w:divBdr>
                <w:top w:val="none" w:sz="0" w:space="0" w:color="auto"/>
                <w:left w:val="none" w:sz="0" w:space="0" w:color="auto"/>
                <w:bottom w:val="none" w:sz="0" w:space="0" w:color="auto"/>
                <w:right w:val="none" w:sz="0" w:space="0" w:color="auto"/>
              </w:divBdr>
            </w:div>
            <w:div w:id="1997107441">
              <w:marLeft w:val="0"/>
              <w:marRight w:val="0"/>
              <w:marTop w:val="0"/>
              <w:marBottom w:val="0"/>
              <w:divBdr>
                <w:top w:val="none" w:sz="0" w:space="0" w:color="auto"/>
                <w:left w:val="none" w:sz="0" w:space="0" w:color="auto"/>
                <w:bottom w:val="none" w:sz="0" w:space="0" w:color="auto"/>
                <w:right w:val="none" w:sz="0" w:space="0" w:color="auto"/>
              </w:divBdr>
            </w:div>
            <w:div w:id="2008315468">
              <w:marLeft w:val="0"/>
              <w:marRight w:val="0"/>
              <w:marTop w:val="0"/>
              <w:marBottom w:val="0"/>
              <w:divBdr>
                <w:top w:val="none" w:sz="0" w:space="0" w:color="auto"/>
                <w:left w:val="none" w:sz="0" w:space="0" w:color="auto"/>
                <w:bottom w:val="none" w:sz="0" w:space="0" w:color="auto"/>
                <w:right w:val="none" w:sz="0" w:space="0" w:color="auto"/>
              </w:divBdr>
            </w:div>
            <w:div w:id="2009093605">
              <w:marLeft w:val="0"/>
              <w:marRight w:val="0"/>
              <w:marTop w:val="0"/>
              <w:marBottom w:val="0"/>
              <w:divBdr>
                <w:top w:val="none" w:sz="0" w:space="0" w:color="auto"/>
                <w:left w:val="none" w:sz="0" w:space="0" w:color="auto"/>
                <w:bottom w:val="none" w:sz="0" w:space="0" w:color="auto"/>
                <w:right w:val="none" w:sz="0" w:space="0" w:color="auto"/>
              </w:divBdr>
            </w:div>
            <w:div w:id="2011786624">
              <w:marLeft w:val="0"/>
              <w:marRight w:val="0"/>
              <w:marTop w:val="0"/>
              <w:marBottom w:val="0"/>
              <w:divBdr>
                <w:top w:val="none" w:sz="0" w:space="0" w:color="auto"/>
                <w:left w:val="none" w:sz="0" w:space="0" w:color="auto"/>
                <w:bottom w:val="none" w:sz="0" w:space="0" w:color="auto"/>
                <w:right w:val="none" w:sz="0" w:space="0" w:color="auto"/>
              </w:divBdr>
            </w:div>
            <w:div w:id="2012753485">
              <w:marLeft w:val="0"/>
              <w:marRight w:val="0"/>
              <w:marTop w:val="0"/>
              <w:marBottom w:val="0"/>
              <w:divBdr>
                <w:top w:val="none" w:sz="0" w:space="0" w:color="auto"/>
                <w:left w:val="none" w:sz="0" w:space="0" w:color="auto"/>
                <w:bottom w:val="none" w:sz="0" w:space="0" w:color="auto"/>
                <w:right w:val="none" w:sz="0" w:space="0" w:color="auto"/>
              </w:divBdr>
            </w:div>
            <w:div w:id="2020309051">
              <w:marLeft w:val="0"/>
              <w:marRight w:val="0"/>
              <w:marTop w:val="0"/>
              <w:marBottom w:val="0"/>
              <w:divBdr>
                <w:top w:val="none" w:sz="0" w:space="0" w:color="auto"/>
                <w:left w:val="none" w:sz="0" w:space="0" w:color="auto"/>
                <w:bottom w:val="none" w:sz="0" w:space="0" w:color="auto"/>
                <w:right w:val="none" w:sz="0" w:space="0" w:color="auto"/>
              </w:divBdr>
            </w:div>
            <w:div w:id="2045330476">
              <w:marLeft w:val="0"/>
              <w:marRight w:val="0"/>
              <w:marTop w:val="0"/>
              <w:marBottom w:val="0"/>
              <w:divBdr>
                <w:top w:val="none" w:sz="0" w:space="0" w:color="auto"/>
                <w:left w:val="none" w:sz="0" w:space="0" w:color="auto"/>
                <w:bottom w:val="none" w:sz="0" w:space="0" w:color="auto"/>
                <w:right w:val="none" w:sz="0" w:space="0" w:color="auto"/>
              </w:divBdr>
            </w:div>
            <w:div w:id="2047826445">
              <w:marLeft w:val="0"/>
              <w:marRight w:val="0"/>
              <w:marTop w:val="0"/>
              <w:marBottom w:val="0"/>
              <w:divBdr>
                <w:top w:val="none" w:sz="0" w:space="0" w:color="auto"/>
                <w:left w:val="none" w:sz="0" w:space="0" w:color="auto"/>
                <w:bottom w:val="none" w:sz="0" w:space="0" w:color="auto"/>
                <w:right w:val="none" w:sz="0" w:space="0" w:color="auto"/>
              </w:divBdr>
            </w:div>
            <w:div w:id="2063481758">
              <w:marLeft w:val="0"/>
              <w:marRight w:val="0"/>
              <w:marTop w:val="0"/>
              <w:marBottom w:val="0"/>
              <w:divBdr>
                <w:top w:val="none" w:sz="0" w:space="0" w:color="auto"/>
                <w:left w:val="none" w:sz="0" w:space="0" w:color="auto"/>
                <w:bottom w:val="none" w:sz="0" w:space="0" w:color="auto"/>
                <w:right w:val="none" w:sz="0" w:space="0" w:color="auto"/>
              </w:divBdr>
            </w:div>
            <w:div w:id="2077169515">
              <w:marLeft w:val="0"/>
              <w:marRight w:val="0"/>
              <w:marTop w:val="0"/>
              <w:marBottom w:val="0"/>
              <w:divBdr>
                <w:top w:val="none" w:sz="0" w:space="0" w:color="auto"/>
                <w:left w:val="none" w:sz="0" w:space="0" w:color="auto"/>
                <w:bottom w:val="none" w:sz="0" w:space="0" w:color="auto"/>
                <w:right w:val="none" w:sz="0" w:space="0" w:color="auto"/>
              </w:divBdr>
            </w:div>
            <w:div w:id="2084595940">
              <w:marLeft w:val="0"/>
              <w:marRight w:val="0"/>
              <w:marTop w:val="0"/>
              <w:marBottom w:val="0"/>
              <w:divBdr>
                <w:top w:val="none" w:sz="0" w:space="0" w:color="auto"/>
                <w:left w:val="none" w:sz="0" w:space="0" w:color="auto"/>
                <w:bottom w:val="none" w:sz="0" w:space="0" w:color="auto"/>
                <w:right w:val="none" w:sz="0" w:space="0" w:color="auto"/>
              </w:divBdr>
            </w:div>
            <w:div w:id="2090497517">
              <w:marLeft w:val="0"/>
              <w:marRight w:val="0"/>
              <w:marTop w:val="0"/>
              <w:marBottom w:val="0"/>
              <w:divBdr>
                <w:top w:val="none" w:sz="0" w:space="0" w:color="auto"/>
                <w:left w:val="none" w:sz="0" w:space="0" w:color="auto"/>
                <w:bottom w:val="none" w:sz="0" w:space="0" w:color="auto"/>
                <w:right w:val="none" w:sz="0" w:space="0" w:color="auto"/>
              </w:divBdr>
            </w:div>
            <w:div w:id="2101640300">
              <w:marLeft w:val="0"/>
              <w:marRight w:val="0"/>
              <w:marTop w:val="0"/>
              <w:marBottom w:val="0"/>
              <w:divBdr>
                <w:top w:val="none" w:sz="0" w:space="0" w:color="auto"/>
                <w:left w:val="none" w:sz="0" w:space="0" w:color="auto"/>
                <w:bottom w:val="none" w:sz="0" w:space="0" w:color="auto"/>
                <w:right w:val="none" w:sz="0" w:space="0" w:color="auto"/>
              </w:divBdr>
            </w:div>
            <w:div w:id="2102414102">
              <w:marLeft w:val="0"/>
              <w:marRight w:val="0"/>
              <w:marTop w:val="0"/>
              <w:marBottom w:val="0"/>
              <w:divBdr>
                <w:top w:val="none" w:sz="0" w:space="0" w:color="auto"/>
                <w:left w:val="none" w:sz="0" w:space="0" w:color="auto"/>
                <w:bottom w:val="none" w:sz="0" w:space="0" w:color="auto"/>
                <w:right w:val="none" w:sz="0" w:space="0" w:color="auto"/>
              </w:divBdr>
            </w:div>
            <w:div w:id="2105567069">
              <w:marLeft w:val="0"/>
              <w:marRight w:val="0"/>
              <w:marTop w:val="0"/>
              <w:marBottom w:val="0"/>
              <w:divBdr>
                <w:top w:val="none" w:sz="0" w:space="0" w:color="auto"/>
                <w:left w:val="none" w:sz="0" w:space="0" w:color="auto"/>
                <w:bottom w:val="none" w:sz="0" w:space="0" w:color="auto"/>
                <w:right w:val="none" w:sz="0" w:space="0" w:color="auto"/>
              </w:divBdr>
            </w:div>
            <w:div w:id="2125077128">
              <w:marLeft w:val="0"/>
              <w:marRight w:val="0"/>
              <w:marTop w:val="0"/>
              <w:marBottom w:val="0"/>
              <w:divBdr>
                <w:top w:val="none" w:sz="0" w:space="0" w:color="auto"/>
                <w:left w:val="none" w:sz="0" w:space="0" w:color="auto"/>
                <w:bottom w:val="none" w:sz="0" w:space="0" w:color="auto"/>
                <w:right w:val="none" w:sz="0" w:space="0" w:color="auto"/>
              </w:divBdr>
            </w:div>
            <w:div w:id="2132361576">
              <w:marLeft w:val="0"/>
              <w:marRight w:val="0"/>
              <w:marTop w:val="0"/>
              <w:marBottom w:val="0"/>
              <w:divBdr>
                <w:top w:val="none" w:sz="0" w:space="0" w:color="auto"/>
                <w:left w:val="none" w:sz="0" w:space="0" w:color="auto"/>
                <w:bottom w:val="none" w:sz="0" w:space="0" w:color="auto"/>
                <w:right w:val="none" w:sz="0" w:space="0" w:color="auto"/>
              </w:divBdr>
            </w:div>
            <w:div w:id="2142532845">
              <w:marLeft w:val="0"/>
              <w:marRight w:val="0"/>
              <w:marTop w:val="0"/>
              <w:marBottom w:val="0"/>
              <w:divBdr>
                <w:top w:val="none" w:sz="0" w:space="0" w:color="auto"/>
                <w:left w:val="none" w:sz="0" w:space="0" w:color="auto"/>
                <w:bottom w:val="none" w:sz="0" w:space="0" w:color="auto"/>
                <w:right w:val="none" w:sz="0" w:space="0" w:color="auto"/>
              </w:divBdr>
            </w:div>
            <w:div w:id="2143111353">
              <w:marLeft w:val="0"/>
              <w:marRight w:val="0"/>
              <w:marTop w:val="0"/>
              <w:marBottom w:val="0"/>
              <w:divBdr>
                <w:top w:val="none" w:sz="0" w:space="0" w:color="auto"/>
                <w:left w:val="none" w:sz="0" w:space="0" w:color="auto"/>
                <w:bottom w:val="none" w:sz="0" w:space="0" w:color="auto"/>
                <w:right w:val="none" w:sz="0" w:space="0" w:color="auto"/>
              </w:divBdr>
            </w:div>
            <w:div w:id="214323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1129">
      <w:bodyDiv w:val="1"/>
      <w:marLeft w:val="0"/>
      <w:marRight w:val="0"/>
      <w:marTop w:val="0"/>
      <w:marBottom w:val="0"/>
      <w:divBdr>
        <w:top w:val="none" w:sz="0" w:space="0" w:color="auto"/>
        <w:left w:val="none" w:sz="0" w:space="0" w:color="auto"/>
        <w:bottom w:val="none" w:sz="0" w:space="0" w:color="auto"/>
        <w:right w:val="none" w:sz="0" w:space="0" w:color="auto"/>
      </w:divBdr>
      <w:divsChild>
        <w:div w:id="1706057251">
          <w:marLeft w:val="0"/>
          <w:marRight w:val="0"/>
          <w:marTop w:val="0"/>
          <w:marBottom w:val="0"/>
          <w:divBdr>
            <w:top w:val="none" w:sz="0" w:space="0" w:color="auto"/>
            <w:left w:val="none" w:sz="0" w:space="0" w:color="auto"/>
            <w:bottom w:val="none" w:sz="0" w:space="0" w:color="auto"/>
            <w:right w:val="none" w:sz="0" w:space="0" w:color="auto"/>
          </w:divBdr>
          <w:divsChild>
            <w:div w:id="314115512">
              <w:marLeft w:val="0"/>
              <w:marRight w:val="0"/>
              <w:marTop w:val="0"/>
              <w:marBottom w:val="0"/>
              <w:divBdr>
                <w:top w:val="none" w:sz="0" w:space="0" w:color="auto"/>
                <w:left w:val="none" w:sz="0" w:space="0" w:color="auto"/>
                <w:bottom w:val="none" w:sz="0" w:space="0" w:color="auto"/>
                <w:right w:val="none" w:sz="0" w:space="0" w:color="auto"/>
              </w:divBdr>
            </w:div>
            <w:div w:id="1595359706">
              <w:marLeft w:val="0"/>
              <w:marRight w:val="0"/>
              <w:marTop w:val="0"/>
              <w:marBottom w:val="0"/>
              <w:divBdr>
                <w:top w:val="none" w:sz="0" w:space="0" w:color="auto"/>
                <w:left w:val="none" w:sz="0" w:space="0" w:color="auto"/>
                <w:bottom w:val="none" w:sz="0" w:space="0" w:color="auto"/>
                <w:right w:val="none" w:sz="0" w:space="0" w:color="auto"/>
              </w:divBdr>
            </w:div>
            <w:div w:id="1869101616">
              <w:marLeft w:val="0"/>
              <w:marRight w:val="0"/>
              <w:marTop w:val="0"/>
              <w:marBottom w:val="0"/>
              <w:divBdr>
                <w:top w:val="none" w:sz="0" w:space="0" w:color="auto"/>
                <w:left w:val="none" w:sz="0" w:space="0" w:color="auto"/>
                <w:bottom w:val="none" w:sz="0" w:space="0" w:color="auto"/>
                <w:right w:val="none" w:sz="0" w:space="0" w:color="auto"/>
              </w:divBdr>
            </w:div>
            <w:div w:id="1436486344">
              <w:marLeft w:val="0"/>
              <w:marRight w:val="0"/>
              <w:marTop w:val="0"/>
              <w:marBottom w:val="0"/>
              <w:divBdr>
                <w:top w:val="none" w:sz="0" w:space="0" w:color="auto"/>
                <w:left w:val="none" w:sz="0" w:space="0" w:color="auto"/>
                <w:bottom w:val="none" w:sz="0" w:space="0" w:color="auto"/>
                <w:right w:val="none" w:sz="0" w:space="0" w:color="auto"/>
              </w:divBdr>
            </w:div>
            <w:div w:id="398594198">
              <w:marLeft w:val="0"/>
              <w:marRight w:val="0"/>
              <w:marTop w:val="0"/>
              <w:marBottom w:val="0"/>
              <w:divBdr>
                <w:top w:val="none" w:sz="0" w:space="0" w:color="auto"/>
                <w:left w:val="none" w:sz="0" w:space="0" w:color="auto"/>
                <w:bottom w:val="none" w:sz="0" w:space="0" w:color="auto"/>
                <w:right w:val="none" w:sz="0" w:space="0" w:color="auto"/>
              </w:divBdr>
            </w:div>
            <w:div w:id="1353728646">
              <w:marLeft w:val="0"/>
              <w:marRight w:val="0"/>
              <w:marTop w:val="0"/>
              <w:marBottom w:val="0"/>
              <w:divBdr>
                <w:top w:val="none" w:sz="0" w:space="0" w:color="auto"/>
                <w:left w:val="none" w:sz="0" w:space="0" w:color="auto"/>
                <w:bottom w:val="none" w:sz="0" w:space="0" w:color="auto"/>
                <w:right w:val="none" w:sz="0" w:space="0" w:color="auto"/>
              </w:divBdr>
            </w:div>
            <w:div w:id="670061565">
              <w:marLeft w:val="0"/>
              <w:marRight w:val="0"/>
              <w:marTop w:val="0"/>
              <w:marBottom w:val="0"/>
              <w:divBdr>
                <w:top w:val="none" w:sz="0" w:space="0" w:color="auto"/>
                <w:left w:val="none" w:sz="0" w:space="0" w:color="auto"/>
                <w:bottom w:val="none" w:sz="0" w:space="0" w:color="auto"/>
                <w:right w:val="none" w:sz="0" w:space="0" w:color="auto"/>
              </w:divBdr>
            </w:div>
            <w:div w:id="944192692">
              <w:marLeft w:val="0"/>
              <w:marRight w:val="0"/>
              <w:marTop w:val="0"/>
              <w:marBottom w:val="0"/>
              <w:divBdr>
                <w:top w:val="none" w:sz="0" w:space="0" w:color="auto"/>
                <w:left w:val="none" w:sz="0" w:space="0" w:color="auto"/>
                <w:bottom w:val="none" w:sz="0" w:space="0" w:color="auto"/>
                <w:right w:val="none" w:sz="0" w:space="0" w:color="auto"/>
              </w:divBdr>
            </w:div>
            <w:div w:id="1679961295">
              <w:marLeft w:val="0"/>
              <w:marRight w:val="0"/>
              <w:marTop w:val="0"/>
              <w:marBottom w:val="0"/>
              <w:divBdr>
                <w:top w:val="none" w:sz="0" w:space="0" w:color="auto"/>
                <w:left w:val="none" w:sz="0" w:space="0" w:color="auto"/>
                <w:bottom w:val="none" w:sz="0" w:space="0" w:color="auto"/>
                <w:right w:val="none" w:sz="0" w:space="0" w:color="auto"/>
              </w:divBdr>
            </w:div>
            <w:div w:id="386682748">
              <w:marLeft w:val="0"/>
              <w:marRight w:val="0"/>
              <w:marTop w:val="0"/>
              <w:marBottom w:val="0"/>
              <w:divBdr>
                <w:top w:val="none" w:sz="0" w:space="0" w:color="auto"/>
                <w:left w:val="none" w:sz="0" w:space="0" w:color="auto"/>
                <w:bottom w:val="none" w:sz="0" w:space="0" w:color="auto"/>
                <w:right w:val="none" w:sz="0" w:space="0" w:color="auto"/>
              </w:divBdr>
            </w:div>
            <w:div w:id="1534077298">
              <w:marLeft w:val="0"/>
              <w:marRight w:val="0"/>
              <w:marTop w:val="0"/>
              <w:marBottom w:val="0"/>
              <w:divBdr>
                <w:top w:val="none" w:sz="0" w:space="0" w:color="auto"/>
                <w:left w:val="none" w:sz="0" w:space="0" w:color="auto"/>
                <w:bottom w:val="none" w:sz="0" w:space="0" w:color="auto"/>
                <w:right w:val="none" w:sz="0" w:space="0" w:color="auto"/>
              </w:divBdr>
            </w:div>
            <w:div w:id="2075349042">
              <w:marLeft w:val="0"/>
              <w:marRight w:val="0"/>
              <w:marTop w:val="0"/>
              <w:marBottom w:val="0"/>
              <w:divBdr>
                <w:top w:val="none" w:sz="0" w:space="0" w:color="auto"/>
                <w:left w:val="none" w:sz="0" w:space="0" w:color="auto"/>
                <w:bottom w:val="none" w:sz="0" w:space="0" w:color="auto"/>
                <w:right w:val="none" w:sz="0" w:space="0" w:color="auto"/>
              </w:divBdr>
            </w:div>
            <w:div w:id="838272866">
              <w:marLeft w:val="0"/>
              <w:marRight w:val="0"/>
              <w:marTop w:val="0"/>
              <w:marBottom w:val="0"/>
              <w:divBdr>
                <w:top w:val="none" w:sz="0" w:space="0" w:color="auto"/>
                <w:left w:val="none" w:sz="0" w:space="0" w:color="auto"/>
                <w:bottom w:val="none" w:sz="0" w:space="0" w:color="auto"/>
                <w:right w:val="none" w:sz="0" w:space="0" w:color="auto"/>
              </w:divBdr>
            </w:div>
            <w:div w:id="884562008">
              <w:marLeft w:val="0"/>
              <w:marRight w:val="0"/>
              <w:marTop w:val="0"/>
              <w:marBottom w:val="0"/>
              <w:divBdr>
                <w:top w:val="none" w:sz="0" w:space="0" w:color="auto"/>
                <w:left w:val="none" w:sz="0" w:space="0" w:color="auto"/>
                <w:bottom w:val="none" w:sz="0" w:space="0" w:color="auto"/>
                <w:right w:val="none" w:sz="0" w:space="0" w:color="auto"/>
              </w:divBdr>
            </w:div>
            <w:div w:id="1162886800">
              <w:marLeft w:val="0"/>
              <w:marRight w:val="0"/>
              <w:marTop w:val="0"/>
              <w:marBottom w:val="0"/>
              <w:divBdr>
                <w:top w:val="none" w:sz="0" w:space="0" w:color="auto"/>
                <w:left w:val="none" w:sz="0" w:space="0" w:color="auto"/>
                <w:bottom w:val="none" w:sz="0" w:space="0" w:color="auto"/>
                <w:right w:val="none" w:sz="0" w:space="0" w:color="auto"/>
              </w:divBdr>
            </w:div>
            <w:div w:id="887885650">
              <w:marLeft w:val="0"/>
              <w:marRight w:val="0"/>
              <w:marTop w:val="0"/>
              <w:marBottom w:val="0"/>
              <w:divBdr>
                <w:top w:val="none" w:sz="0" w:space="0" w:color="auto"/>
                <w:left w:val="none" w:sz="0" w:space="0" w:color="auto"/>
                <w:bottom w:val="none" w:sz="0" w:space="0" w:color="auto"/>
                <w:right w:val="none" w:sz="0" w:space="0" w:color="auto"/>
              </w:divBdr>
            </w:div>
            <w:div w:id="1233465874">
              <w:marLeft w:val="0"/>
              <w:marRight w:val="0"/>
              <w:marTop w:val="0"/>
              <w:marBottom w:val="0"/>
              <w:divBdr>
                <w:top w:val="none" w:sz="0" w:space="0" w:color="auto"/>
                <w:left w:val="none" w:sz="0" w:space="0" w:color="auto"/>
                <w:bottom w:val="none" w:sz="0" w:space="0" w:color="auto"/>
                <w:right w:val="none" w:sz="0" w:space="0" w:color="auto"/>
              </w:divBdr>
            </w:div>
            <w:div w:id="1688022889">
              <w:marLeft w:val="0"/>
              <w:marRight w:val="0"/>
              <w:marTop w:val="0"/>
              <w:marBottom w:val="0"/>
              <w:divBdr>
                <w:top w:val="none" w:sz="0" w:space="0" w:color="auto"/>
                <w:left w:val="none" w:sz="0" w:space="0" w:color="auto"/>
                <w:bottom w:val="none" w:sz="0" w:space="0" w:color="auto"/>
                <w:right w:val="none" w:sz="0" w:space="0" w:color="auto"/>
              </w:divBdr>
            </w:div>
            <w:div w:id="1568614583">
              <w:marLeft w:val="0"/>
              <w:marRight w:val="0"/>
              <w:marTop w:val="0"/>
              <w:marBottom w:val="0"/>
              <w:divBdr>
                <w:top w:val="none" w:sz="0" w:space="0" w:color="auto"/>
                <w:left w:val="none" w:sz="0" w:space="0" w:color="auto"/>
                <w:bottom w:val="none" w:sz="0" w:space="0" w:color="auto"/>
                <w:right w:val="none" w:sz="0" w:space="0" w:color="auto"/>
              </w:divBdr>
            </w:div>
            <w:div w:id="3477834">
              <w:marLeft w:val="0"/>
              <w:marRight w:val="0"/>
              <w:marTop w:val="0"/>
              <w:marBottom w:val="0"/>
              <w:divBdr>
                <w:top w:val="none" w:sz="0" w:space="0" w:color="auto"/>
                <w:left w:val="none" w:sz="0" w:space="0" w:color="auto"/>
                <w:bottom w:val="none" w:sz="0" w:space="0" w:color="auto"/>
                <w:right w:val="none" w:sz="0" w:space="0" w:color="auto"/>
              </w:divBdr>
            </w:div>
            <w:div w:id="1411318234">
              <w:marLeft w:val="0"/>
              <w:marRight w:val="0"/>
              <w:marTop w:val="0"/>
              <w:marBottom w:val="0"/>
              <w:divBdr>
                <w:top w:val="none" w:sz="0" w:space="0" w:color="auto"/>
                <w:left w:val="none" w:sz="0" w:space="0" w:color="auto"/>
                <w:bottom w:val="none" w:sz="0" w:space="0" w:color="auto"/>
                <w:right w:val="none" w:sz="0" w:space="0" w:color="auto"/>
              </w:divBdr>
            </w:div>
            <w:div w:id="240867597">
              <w:marLeft w:val="0"/>
              <w:marRight w:val="0"/>
              <w:marTop w:val="0"/>
              <w:marBottom w:val="0"/>
              <w:divBdr>
                <w:top w:val="none" w:sz="0" w:space="0" w:color="auto"/>
                <w:left w:val="none" w:sz="0" w:space="0" w:color="auto"/>
                <w:bottom w:val="none" w:sz="0" w:space="0" w:color="auto"/>
                <w:right w:val="none" w:sz="0" w:space="0" w:color="auto"/>
              </w:divBdr>
            </w:div>
            <w:div w:id="2068019578">
              <w:marLeft w:val="0"/>
              <w:marRight w:val="0"/>
              <w:marTop w:val="0"/>
              <w:marBottom w:val="0"/>
              <w:divBdr>
                <w:top w:val="none" w:sz="0" w:space="0" w:color="auto"/>
                <w:left w:val="none" w:sz="0" w:space="0" w:color="auto"/>
                <w:bottom w:val="none" w:sz="0" w:space="0" w:color="auto"/>
                <w:right w:val="none" w:sz="0" w:space="0" w:color="auto"/>
              </w:divBdr>
            </w:div>
            <w:div w:id="1919944186">
              <w:marLeft w:val="0"/>
              <w:marRight w:val="0"/>
              <w:marTop w:val="0"/>
              <w:marBottom w:val="0"/>
              <w:divBdr>
                <w:top w:val="none" w:sz="0" w:space="0" w:color="auto"/>
                <w:left w:val="none" w:sz="0" w:space="0" w:color="auto"/>
                <w:bottom w:val="none" w:sz="0" w:space="0" w:color="auto"/>
                <w:right w:val="none" w:sz="0" w:space="0" w:color="auto"/>
              </w:divBdr>
            </w:div>
            <w:div w:id="1669137496">
              <w:marLeft w:val="0"/>
              <w:marRight w:val="0"/>
              <w:marTop w:val="0"/>
              <w:marBottom w:val="0"/>
              <w:divBdr>
                <w:top w:val="none" w:sz="0" w:space="0" w:color="auto"/>
                <w:left w:val="none" w:sz="0" w:space="0" w:color="auto"/>
                <w:bottom w:val="none" w:sz="0" w:space="0" w:color="auto"/>
                <w:right w:val="none" w:sz="0" w:space="0" w:color="auto"/>
              </w:divBdr>
            </w:div>
            <w:div w:id="1016343642">
              <w:marLeft w:val="0"/>
              <w:marRight w:val="0"/>
              <w:marTop w:val="0"/>
              <w:marBottom w:val="0"/>
              <w:divBdr>
                <w:top w:val="none" w:sz="0" w:space="0" w:color="auto"/>
                <w:left w:val="none" w:sz="0" w:space="0" w:color="auto"/>
                <w:bottom w:val="none" w:sz="0" w:space="0" w:color="auto"/>
                <w:right w:val="none" w:sz="0" w:space="0" w:color="auto"/>
              </w:divBdr>
            </w:div>
            <w:div w:id="42407295">
              <w:marLeft w:val="0"/>
              <w:marRight w:val="0"/>
              <w:marTop w:val="0"/>
              <w:marBottom w:val="0"/>
              <w:divBdr>
                <w:top w:val="none" w:sz="0" w:space="0" w:color="auto"/>
                <w:left w:val="none" w:sz="0" w:space="0" w:color="auto"/>
                <w:bottom w:val="none" w:sz="0" w:space="0" w:color="auto"/>
                <w:right w:val="none" w:sz="0" w:space="0" w:color="auto"/>
              </w:divBdr>
            </w:div>
            <w:div w:id="859007755">
              <w:marLeft w:val="0"/>
              <w:marRight w:val="0"/>
              <w:marTop w:val="0"/>
              <w:marBottom w:val="0"/>
              <w:divBdr>
                <w:top w:val="none" w:sz="0" w:space="0" w:color="auto"/>
                <w:left w:val="none" w:sz="0" w:space="0" w:color="auto"/>
                <w:bottom w:val="none" w:sz="0" w:space="0" w:color="auto"/>
                <w:right w:val="none" w:sz="0" w:space="0" w:color="auto"/>
              </w:divBdr>
            </w:div>
            <w:div w:id="644285694">
              <w:marLeft w:val="0"/>
              <w:marRight w:val="0"/>
              <w:marTop w:val="0"/>
              <w:marBottom w:val="0"/>
              <w:divBdr>
                <w:top w:val="none" w:sz="0" w:space="0" w:color="auto"/>
                <w:left w:val="none" w:sz="0" w:space="0" w:color="auto"/>
                <w:bottom w:val="none" w:sz="0" w:space="0" w:color="auto"/>
                <w:right w:val="none" w:sz="0" w:space="0" w:color="auto"/>
              </w:divBdr>
            </w:div>
            <w:div w:id="2055738963">
              <w:marLeft w:val="0"/>
              <w:marRight w:val="0"/>
              <w:marTop w:val="0"/>
              <w:marBottom w:val="0"/>
              <w:divBdr>
                <w:top w:val="none" w:sz="0" w:space="0" w:color="auto"/>
                <w:left w:val="none" w:sz="0" w:space="0" w:color="auto"/>
                <w:bottom w:val="none" w:sz="0" w:space="0" w:color="auto"/>
                <w:right w:val="none" w:sz="0" w:space="0" w:color="auto"/>
              </w:divBdr>
            </w:div>
            <w:div w:id="2079401190">
              <w:marLeft w:val="0"/>
              <w:marRight w:val="0"/>
              <w:marTop w:val="0"/>
              <w:marBottom w:val="0"/>
              <w:divBdr>
                <w:top w:val="none" w:sz="0" w:space="0" w:color="auto"/>
                <w:left w:val="none" w:sz="0" w:space="0" w:color="auto"/>
                <w:bottom w:val="none" w:sz="0" w:space="0" w:color="auto"/>
                <w:right w:val="none" w:sz="0" w:space="0" w:color="auto"/>
              </w:divBdr>
            </w:div>
            <w:div w:id="235287801">
              <w:marLeft w:val="0"/>
              <w:marRight w:val="0"/>
              <w:marTop w:val="0"/>
              <w:marBottom w:val="0"/>
              <w:divBdr>
                <w:top w:val="none" w:sz="0" w:space="0" w:color="auto"/>
                <w:left w:val="none" w:sz="0" w:space="0" w:color="auto"/>
                <w:bottom w:val="none" w:sz="0" w:space="0" w:color="auto"/>
                <w:right w:val="none" w:sz="0" w:space="0" w:color="auto"/>
              </w:divBdr>
            </w:div>
            <w:div w:id="988481618">
              <w:marLeft w:val="0"/>
              <w:marRight w:val="0"/>
              <w:marTop w:val="0"/>
              <w:marBottom w:val="0"/>
              <w:divBdr>
                <w:top w:val="none" w:sz="0" w:space="0" w:color="auto"/>
                <w:left w:val="none" w:sz="0" w:space="0" w:color="auto"/>
                <w:bottom w:val="none" w:sz="0" w:space="0" w:color="auto"/>
                <w:right w:val="none" w:sz="0" w:space="0" w:color="auto"/>
              </w:divBdr>
            </w:div>
            <w:div w:id="1269266799">
              <w:marLeft w:val="0"/>
              <w:marRight w:val="0"/>
              <w:marTop w:val="0"/>
              <w:marBottom w:val="0"/>
              <w:divBdr>
                <w:top w:val="none" w:sz="0" w:space="0" w:color="auto"/>
                <w:left w:val="none" w:sz="0" w:space="0" w:color="auto"/>
                <w:bottom w:val="none" w:sz="0" w:space="0" w:color="auto"/>
                <w:right w:val="none" w:sz="0" w:space="0" w:color="auto"/>
              </w:divBdr>
            </w:div>
            <w:div w:id="976102782">
              <w:marLeft w:val="0"/>
              <w:marRight w:val="0"/>
              <w:marTop w:val="0"/>
              <w:marBottom w:val="0"/>
              <w:divBdr>
                <w:top w:val="none" w:sz="0" w:space="0" w:color="auto"/>
                <w:left w:val="none" w:sz="0" w:space="0" w:color="auto"/>
                <w:bottom w:val="none" w:sz="0" w:space="0" w:color="auto"/>
                <w:right w:val="none" w:sz="0" w:space="0" w:color="auto"/>
              </w:divBdr>
            </w:div>
            <w:div w:id="1801873484">
              <w:marLeft w:val="0"/>
              <w:marRight w:val="0"/>
              <w:marTop w:val="0"/>
              <w:marBottom w:val="0"/>
              <w:divBdr>
                <w:top w:val="none" w:sz="0" w:space="0" w:color="auto"/>
                <w:left w:val="none" w:sz="0" w:space="0" w:color="auto"/>
                <w:bottom w:val="none" w:sz="0" w:space="0" w:color="auto"/>
                <w:right w:val="none" w:sz="0" w:space="0" w:color="auto"/>
              </w:divBdr>
            </w:div>
            <w:div w:id="1608658210">
              <w:marLeft w:val="0"/>
              <w:marRight w:val="0"/>
              <w:marTop w:val="0"/>
              <w:marBottom w:val="0"/>
              <w:divBdr>
                <w:top w:val="none" w:sz="0" w:space="0" w:color="auto"/>
                <w:left w:val="none" w:sz="0" w:space="0" w:color="auto"/>
                <w:bottom w:val="none" w:sz="0" w:space="0" w:color="auto"/>
                <w:right w:val="none" w:sz="0" w:space="0" w:color="auto"/>
              </w:divBdr>
            </w:div>
            <w:div w:id="309402673">
              <w:marLeft w:val="0"/>
              <w:marRight w:val="0"/>
              <w:marTop w:val="0"/>
              <w:marBottom w:val="0"/>
              <w:divBdr>
                <w:top w:val="none" w:sz="0" w:space="0" w:color="auto"/>
                <w:left w:val="none" w:sz="0" w:space="0" w:color="auto"/>
                <w:bottom w:val="none" w:sz="0" w:space="0" w:color="auto"/>
                <w:right w:val="none" w:sz="0" w:space="0" w:color="auto"/>
              </w:divBdr>
            </w:div>
            <w:div w:id="588466218">
              <w:marLeft w:val="0"/>
              <w:marRight w:val="0"/>
              <w:marTop w:val="0"/>
              <w:marBottom w:val="0"/>
              <w:divBdr>
                <w:top w:val="none" w:sz="0" w:space="0" w:color="auto"/>
                <w:left w:val="none" w:sz="0" w:space="0" w:color="auto"/>
                <w:bottom w:val="none" w:sz="0" w:space="0" w:color="auto"/>
                <w:right w:val="none" w:sz="0" w:space="0" w:color="auto"/>
              </w:divBdr>
            </w:div>
            <w:div w:id="560361449">
              <w:marLeft w:val="0"/>
              <w:marRight w:val="0"/>
              <w:marTop w:val="0"/>
              <w:marBottom w:val="0"/>
              <w:divBdr>
                <w:top w:val="none" w:sz="0" w:space="0" w:color="auto"/>
                <w:left w:val="none" w:sz="0" w:space="0" w:color="auto"/>
                <w:bottom w:val="none" w:sz="0" w:space="0" w:color="auto"/>
                <w:right w:val="none" w:sz="0" w:space="0" w:color="auto"/>
              </w:divBdr>
            </w:div>
            <w:div w:id="1975596184">
              <w:marLeft w:val="0"/>
              <w:marRight w:val="0"/>
              <w:marTop w:val="0"/>
              <w:marBottom w:val="0"/>
              <w:divBdr>
                <w:top w:val="none" w:sz="0" w:space="0" w:color="auto"/>
                <w:left w:val="none" w:sz="0" w:space="0" w:color="auto"/>
                <w:bottom w:val="none" w:sz="0" w:space="0" w:color="auto"/>
                <w:right w:val="none" w:sz="0" w:space="0" w:color="auto"/>
              </w:divBdr>
            </w:div>
            <w:div w:id="815342463">
              <w:marLeft w:val="0"/>
              <w:marRight w:val="0"/>
              <w:marTop w:val="0"/>
              <w:marBottom w:val="0"/>
              <w:divBdr>
                <w:top w:val="none" w:sz="0" w:space="0" w:color="auto"/>
                <w:left w:val="none" w:sz="0" w:space="0" w:color="auto"/>
                <w:bottom w:val="none" w:sz="0" w:space="0" w:color="auto"/>
                <w:right w:val="none" w:sz="0" w:space="0" w:color="auto"/>
              </w:divBdr>
            </w:div>
            <w:div w:id="1517190645">
              <w:marLeft w:val="0"/>
              <w:marRight w:val="0"/>
              <w:marTop w:val="0"/>
              <w:marBottom w:val="0"/>
              <w:divBdr>
                <w:top w:val="none" w:sz="0" w:space="0" w:color="auto"/>
                <w:left w:val="none" w:sz="0" w:space="0" w:color="auto"/>
                <w:bottom w:val="none" w:sz="0" w:space="0" w:color="auto"/>
                <w:right w:val="none" w:sz="0" w:space="0" w:color="auto"/>
              </w:divBdr>
            </w:div>
            <w:div w:id="1292596490">
              <w:marLeft w:val="0"/>
              <w:marRight w:val="0"/>
              <w:marTop w:val="0"/>
              <w:marBottom w:val="0"/>
              <w:divBdr>
                <w:top w:val="none" w:sz="0" w:space="0" w:color="auto"/>
                <w:left w:val="none" w:sz="0" w:space="0" w:color="auto"/>
                <w:bottom w:val="none" w:sz="0" w:space="0" w:color="auto"/>
                <w:right w:val="none" w:sz="0" w:space="0" w:color="auto"/>
              </w:divBdr>
            </w:div>
            <w:div w:id="947467543">
              <w:marLeft w:val="0"/>
              <w:marRight w:val="0"/>
              <w:marTop w:val="0"/>
              <w:marBottom w:val="0"/>
              <w:divBdr>
                <w:top w:val="none" w:sz="0" w:space="0" w:color="auto"/>
                <w:left w:val="none" w:sz="0" w:space="0" w:color="auto"/>
                <w:bottom w:val="none" w:sz="0" w:space="0" w:color="auto"/>
                <w:right w:val="none" w:sz="0" w:space="0" w:color="auto"/>
              </w:divBdr>
            </w:div>
            <w:div w:id="1128478334">
              <w:marLeft w:val="0"/>
              <w:marRight w:val="0"/>
              <w:marTop w:val="0"/>
              <w:marBottom w:val="0"/>
              <w:divBdr>
                <w:top w:val="none" w:sz="0" w:space="0" w:color="auto"/>
                <w:left w:val="none" w:sz="0" w:space="0" w:color="auto"/>
                <w:bottom w:val="none" w:sz="0" w:space="0" w:color="auto"/>
                <w:right w:val="none" w:sz="0" w:space="0" w:color="auto"/>
              </w:divBdr>
            </w:div>
            <w:div w:id="378214345">
              <w:marLeft w:val="0"/>
              <w:marRight w:val="0"/>
              <w:marTop w:val="0"/>
              <w:marBottom w:val="0"/>
              <w:divBdr>
                <w:top w:val="none" w:sz="0" w:space="0" w:color="auto"/>
                <w:left w:val="none" w:sz="0" w:space="0" w:color="auto"/>
                <w:bottom w:val="none" w:sz="0" w:space="0" w:color="auto"/>
                <w:right w:val="none" w:sz="0" w:space="0" w:color="auto"/>
              </w:divBdr>
            </w:div>
            <w:div w:id="210920423">
              <w:marLeft w:val="0"/>
              <w:marRight w:val="0"/>
              <w:marTop w:val="0"/>
              <w:marBottom w:val="0"/>
              <w:divBdr>
                <w:top w:val="none" w:sz="0" w:space="0" w:color="auto"/>
                <w:left w:val="none" w:sz="0" w:space="0" w:color="auto"/>
                <w:bottom w:val="none" w:sz="0" w:space="0" w:color="auto"/>
                <w:right w:val="none" w:sz="0" w:space="0" w:color="auto"/>
              </w:divBdr>
            </w:div>
            <w:div w:id="786891312">
              <w:marLeft w:val="0"/>
              <w:marRight w:val="0"/>
              <w:marTop w:val="0"/>
              <w:marBottom w:val="0"/>
              <w:divBdr>
                <w:top w:val="none" w:sz="0" w:space="0" w:color="auto"/>
                <w:left w:val="none" w:sz="0" w:space="0" w:color="auto"/>
                <w:bottom w:val="none" w:sz="0" w:space="0" w:color="auto"/>
                <w:right w:val="none" w:sz="0" w:space="0" w:color="auto"/>
              </w:divBdr>
            </w:div>
            <w:div w:id="2140410676">
              <w:marLeft w:val="0"/>
              <w:marRight w:val="0"/>
              <w:marTop w:val="0"/>
              <w:marBottom w:val="0"/>
              <w:divBdr>
                <w:top w:val="none" w:sz="0" w:space="0" w:color="auto"/>
                <w:left w:val="none" w:sz="0" w:space="0" w:color="auto"/>
                <w:bottom w:val="none" w:sz="0" w:space="0" w:color="auto"/>
                <w:right w:val="none" w:sz="0" w:space="0" w:color="auto"/>
              </w:divBdr>
            </w:div>
            <w:div w:id="113097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9459">
      <w:bodyDiv w:val="1"/>
      <w:marLeft w:val="0"/>
      <w:marRight w:val="0"/>
      <w:marTop w:val="0"/>
      <w:marBottom w:val="0"/>
      <w:divBdr>
        <w:top w:val="none" w:sz="0" w:space="0" w:color="auto"/>
        <w:left w:val="none" w:sz="0" w:space="0" w:color="auto"/>
        <w:bottom w:val="none" w:sz="0" w:space="0" w:color="auto"/>
        <w:right w:val="none" w:sz="0" w:space="0" w:color="auto"/>
      </w:divBdr>
    </w:div>
    <w:div w:id="167449410">
      <w:bodyDiv w:val="1"/>
      <w:marLeft w:val="0"/>
      <w:marRight w:val="0"/>
      <w:marTop w:val="0"/>
      <w:marBottom w:val="0"/>
      <w:divBdr>
        <w:top w:val="none" w:sz="0" w:space="0" w:color="auto"/>
        <w:left w:val="none" w:sz="0" w:space="0" w:color="auto"/>
        <w:bottom w:val="none" w:sz="0" w:space="0" w:color="auto"/>
        <w:right w:val="none" w:sz="0" w:space="0" w:color="auto"/>
      </w:divBdr>
    </w:div>
    <w:div w:id="182284170">
      <w:bodyDiv w:val="1"/>
      <w:marLeft w:val="0"/>
      <w:marRight w:val="0"/>
      <w:marTop w:val="0"/>
      <w:marBottom w:val="0"/>
      <w:divBdr>
        <w:top w:val="none" w:sz="0" w:space="0" w:color="auto"/>
        <w:left w:val="none" w:sz="0" w:space="0" w:color="auto"/>
        <w:bottom w:val="none" w:sz="0" w:space="0" w:color="auto"/>
        <w:right w:val="none" w:sz="0" w:space="0" w:color="auto"/>
      </w:divBdr>
    </w:div>
    <w:div w:id="213351074">
      <w:bodyDiv w:val="1"/>
      <w:marLeft w:val="0"/>
      <w:marRight w:val="0"/>
      <w:marTop w:val="0"/>
      <w:marBottom w:val="0"/>
      <w:divBdr>
        <w:top w:val="none" w:sz="0" w:space="0" w:color="auto"/>
        <w:left w:val="none" w:sz="0" w:space="0" w:color="auto"/>
        <w:bottom w:val="none" w:sz="0" w:space="0" w:color="auto"/>
        <w:right w:val="none" w:sz="0" w:space="0" w:color="auto"/>
      </w:divBdr>
      <w:divsChild>
        <w:div w:id="1262298972">
          <w:marLeft w:val="0"/>
          <w:marRight w:val="0"/>
          <w:marTop w:val="0"/>
          <w:marBottom w:val="0"/>
          <w:divBdr>
            <w:top w:val="none" w:sz="0" w:space="0" w:color="auto"/>
            <w:left w:val="none" w:sz="0" w:space="0" w:color="auto"/>
            <w:bottom w:val="none" w:sz="0" w:space="0" w:color="auto"/>
            <w:right w:val="none" w:sz="0" w:space="0" w:color="auto"/>
          </w:divBdr>
          <w:divsChild>
            <w:div w:id="2050958454">
              <w:marLeft w:val="0"/>
              <w:marRight w:val="0"/>
              <w:marTop w:val="0"/>
              <w:marBottom w:val="0"/>
              <w:divBdr>
                <w:top w:val="none" w:sz="0" w:space="0" w:color="auto"/>
                <w:left w:val="none" w:sz="0" w:space="0" w:color="auto"/>
                <w:bottom w:val="none" w:sz="0" w:space="0" w:color="auto"/>
                <w:right w:val="none" w:sz="0" w:space="0" w:color="auto"/>
              </w:divBdr>
            </w:div>
            <w:div w:id="1578438994">
              <w:marLeft w:val="0"/>
              <w:marRight w:val="0"/>
              <w:marTop w:val="0"/>
              <w:marBottom w:val="0"/>
              <w:divBdr>
                <w:top w:val="none" w:sz="0" w:space="0" w:color="auto"/>
                <w:left w:val="none" w:sz="0" w:space="0" w:color="auto"/>
                <w:bottom w:val="none" w:sz="0" w:space="0" w:color="auto"/>
                <w:right w:val="none" w:sz="0" w:space="0" w:color="auto"/>
              </w:divBdr>
            </w:div>
            <w:div w:id="107968090">
              <w:marLeft w:val="0"/>
              <w:marRight w:val="0"/>
              <w:marTop w:val="0"/>
              <w:marBottom w:val="0"/>
              <w:divBdr>
                <w:top w:val="none" w:sz="0" w:space="0" w:color="auto"/>
                <w:left w:val="none" w:sz="0" w:space="0" w:color="auto"/>
                <w:bottom w:val="none" w:sz="0" w:space="0" w:color="auto"/>
                <w:right w:val="none" w:sz="0" w:space="0" w:color="auto"/>
              </w:divBdr>
            </w:div>
            <w:div w:id="5140592">
              <w:marLeft w:val="0"/>
              <w:marRight w:val="0"/>
              <w:marTop w:val="0"/>
              <w:marBottom w:val="0"/>
              <w:divBdr>
                <w:top w:val="none" w:sz="0" w:space="0" w:color="auto"/>
                <w:left w:val="none" w:sz="0" w:space="0" w:color="auto"/>
                <w:bottom w:val="none" w:sz="0" w:space="0" w:color="auto"/>
                <w:right w:val="none" w:sz="0" w:space="0" w:color="auto"/>
              </w:divBdr>
            </w:div>
            <w:div w:id="704913047">
              <w:marLeft w:val="0"/>
              <w:marRight w:val="0"/>
              <w:marTop w:val="0"/>
              <w:marBottom w:val="0"/>
              <w:divBdr>
                <w:top w:val="none" w:sz="0" w:space="0" w:color="auto"/>
                <w:left w:val="none" w:sz="0" w:space="0" w:color="auto"/>
                <w:bottom w:val="none" w:sz="0" w:space="0" w:color="auto"/>
                <w:right w:val="none" w:sz="0" w:space="0" w:color="auto"/>
              </w:divBdr>
            </w:div>
            <w:div w:id="336731628">
              <w:marLeft w:val="0"/>
              <w:marRight w:val="0"/>
              <w:marTop w:val="0"/>
              <w:marBottom w:val="0"/>
              <w:divBdr>
                <w:top w:val="none" w:sz="0" w:space="0" w:color="auto"/>
                <w:left w:val="none" w:sz="0" w:space="0" w:color="auto"/>
                <w:bottom w:val="none" w:sz="0" w:space="0" w:color="auto"/>
                <w:right w:val="none" w:sz="0" w:space="0" w:color="auto"/>
              </w:divBdr>
            </w:div>
            <w:div w:id="1796680791">
              <w:marLeft w:val="0"/>
              <w:marRight w:val="0"/>
              <w:marTop w:val="0"/>
              <w:marBottom w:val="0"/>
              <w:divBdr>
                <w:top w:val="none" w:sz="0" w:space="0" w:color="auto"/>
                <w:left w:val="none" w:sz="0" w:space="0" w:color="auto"/>
                <w:bottom w:val="none" w:sz="0" w:space="0" w:color="auto"/>
                <w:right w:val="none" w:sz="0" w:space="0" w:color="auto"/>
              </w:divBdr>
            </w:div>
            <w:div w:id="158011633">
              <w:marLeft w:val="0"/>
              <w:marRight w:val="0"/>
              <w:marTop w:val="0"/>
              <w:marBottom w:val="0"/>
              <w:divBdr>
                <w:top w:val="none" w:sz="0" w:space="0" w:color="auto"/>
                <w:left w:val="none" w:sz="0" w:space="0" w:color="auto"/>
                <w:bottom w:val="none" w:sz="0" w:space="0" w:color="auto"/>
                <w:right w:val="none" w:sz="0" w:space="0" w:color="auto"/>
              </w:divBdr>
            </w:div>
            <w:div w:id="149757985">
              <w:marLeft w:val="0"/>
              <w:marRight w:val="0"/>
              <w:marTop w:val="0"/>
              <w:marBottom w:val="0"/>
              <w:divBdr>
                <w:top w:val="none" w:sz="0" w:space="0" w:color="auto"/>
                <w:left w:val="none" w:sz="0" w:space="0" w:color="auto"/>
                <w:bottom w:val="none" w:sz="0" w:space="0" w:color="auto"/>
                <w:right w:val="none" w:sz="0" w:space="0" w:color="auto"/>
              </w:divBdr>
            </w:div>
            <w:div w:id="904491222">
              <w:marLeft w:val="0"/>
              <w:marRight w:val="0"/>
              <w:marTop w:val="0"/>
              <w:marBottom w:val="0"/>
              <w:divBdr>
                <w:top w:val="none" w:sz="0" w:space="0" w:color="auto"/>
                <w:left w:val="none" w:sz="0" w:space="0" w:color="auto"/>
                <w:bottom w:val="none" w:sz="0" w:space="0" w:color="auto"/>
                <w:right w:val="none" w:sz="0" w:space="0" w:color="auto"/>
              </w:divBdr>
            </w:div>
            <w:div w:id="2027518115">
              <w:marLeft w:val="0"/>
              <w:marRight w:val="0"/>
              <w:marTop w:val="0"/>
              <w:marBottom w:val="0"/>
              <w:divBdr>
                <w:top w:val="none" w:sz="0" w:space="0" w:color="auto"/>
                <w:left w:val="none" w:sz="0" w:space="0" w:color="auto"/>
                <w:bottom w:val="none" w:sz="0" w:space="0" w:color="auto"/>
                <w:right w:val="none" w:sz="0" w:space="0" w:color="auto"/>
              </w:divBdr>
            </w:div>
            <w:div w:id="606618912">
              <w:marLeft w:val="0"/>
              <w:marRight w:val="0"/>
              <w:marTop w:val="0"/>
              <w:marBottom w:val="0"/>
              <w:divBdr>
                <w:top w:val="none" w:sz="0" w:space="0" w:color="auto"/>
                <w:left w:val="none" w:sz="0" w:space="0" w:color="auto"/>
                <w:bottom w:val="none" w:sz="0" w:space="0" w:color="auto"/>
                <w:right w:val="none" w:sz="0" w:space="0" w:color="auto"/>
              </w:divBdr>
            </w:div>
            <w:div w:id="1983727500">
              <w:marLeft w:val="0"/>
              <w:marRight w:val="0"/>
              <w:marTop w:val="0"/>
              <w:marBottom w:val="0"/>
              <w:divBdr>
                <w:top w:val="none" w:sz="0" w:space="0" w:color="auto"/>
                <w:left w:val="none" w:sz="0" w:space="0" w:color="auto"/>
                <w:bottom w:val="none" w:sz="0" w:space="0" w:color="auto"/>
                <w:right w:val="none" w:sz="0" w:space="0" w:color="auto"/>
              </w:divBdr>
            </w:div>
            <w:div w:id="1947226501">
              <w:marLeft w:val="0"/>
              <w:marRight w:val="0"/>
              <w:marTop w:val="0"/>
              <w:marBottom w:val="0"/>
              <w:divBdr>
                <w:top w:val="none" w:sz="0" w:space="0" w:color="auto"/>
                <w:left w:val="none" w:sz="0" w:space="0" w:color="auto"/>
                <w:bottom w:val="none" w:sz="0" w:space="0" w:color="auto"/>
                <w:right w:val="none" w:sz="0" w:space="0" w:color="auto"/>
              </w:divBdr>
            </w:div>
            <w:div w:id="30614993">
              <w:marLeft w:val="0"/>
              <w:marRight w:val="0"/>
              <w:marTop w:val="0"/>
              <w:marBottom w:val="0"/>
              <w:divBdr>
                <w:top w:val="none" w:sz="0" w:space="0" w:color="auto"/>
                <w:left w:val="none" w:sz="0" w:space="0" w:color="auto"/>
                <w:bottom w:val="none" w:sz="0" w:space="0" w:color="auto"/>
                <w:right w:val="none" w:sz="0" w:space="0" w:color="auto"/>
              </w:divBdr>
            </w:div>
            <w:div w:id="1311905878">
              <w:marLeft w:val="0"/>
              <w:marRight w:val="0"/>
              <w:marTop w:val="0"/>
              <w:marBottom w:val="0"/>
              <w:divBdr>
                <w:top w:val="none" w:sz="0" w:space="0" w:color="auto"/>
                <w:left w:val="none" w:sz="0" w:space="0" w:color="auto"/>
                <w:bottom w:val="none" w:sz="0" w:space="0" w:color="auto"/>
                <w:right w:val="none" w:sz="0" w:space="0" w:color="auto"/>
              </w:divBdr>
            </w:div>
            <w:div w:id="668752176">
              <w:marLeft w:val="0"/>
              <w:marRight w:val="0"/>
              <w:marTop w:val="0"/>
              <w:marBottom w:val="0"/>
              <w:divBdr>
                <w:top w:val="none" w:sz="0" w:space="0" w:color="auto"/>
                <w:left w:val="none" w:sz="0" w:space="0" w:color="auto"/>
                <w:bottom w:val="none" w:sz="0" w:space="0" w:color="auto"/>
                <w:right w:val="none" w:sz="0" w:space="0" w:color="auto"/>
              </w:divBdr>
            </w:div>
            <w:div w:id="926117730">
              <w:marLeft w:val="0"/>
              <w:marRight w:val="0"/>
              <w:marTop w:val="0"/>
              <w:marBottom w:val="0"/>
              <w:divBdr>
                <w:top w:val="none" w:sz="0" w:space="0" w:color="auto"/>
                <w:left w:val="none" w:sz="0" w:space="0" w:color="auto"/>
                <w:bottom w:val="none" w:sz="0" w:space="0" w:color="auto"/>
                <w:right w:val="none" w:sz="0" w:space="0" w:color="auto"/>
              </w:divBdr>
            </w:div>
            <w:div w:id="838621536">
              <w:marLeft w:val="0"/>
              <w:marRight w:val="0"/>
              <w:marTop w:val="0"/>
              <w:marBottom w:val="0"/>
              <w:divBdr>
                <w:top w:val="none" w:sz="0" w:space="0" w:color="auto"/>
                <w:left w:val="none" w:sz="0" w:space="0" w:color="auto"/>
                <w:bottom w:val="none" w:sz="0" w:space="0" w:color="auto"/>
                <w:right w:val="none" w:sz="0" w:space="0" w:color="auto"/>
              </w:divBdr>
            </w:div>
            <w:div w:id="1309702425">
              <w:marLeft w:val="0"/>
              <w:marRight w:val="0"/>
              <w:marTop w:val="0"/>
              <w:marBottom w:val="0"/>
              <w:divBdr>
                <w:top w:val="none" w:sz="0" w:space="0" w:color="auto"/>
                <w:left w:val="none" w:sz="0" w:space="0" w:color="auto"/>
                <w:bottom w:val="none" w:sz="0" w:space="0" w:color="auto"/>
                <w:right w:val="none" w:sz="0" w:space="0" w:color="auto"/>
              </w:divBdr>
            </w:div>
            <w:div w:id="1689067473">
              <w:marLeft w:val="0"/>
              <w:marRight w:val="0"/>
              <w:marTop w:val="0"/>
              <w:marBottom w:val="0"/>
              <w:divBdr>
                <w:top w:val="none" w:sz="0" w:space="0" w:color="auto"/>
                <w:left w:val="none" w:sz="0" w:space="0" w:color="auto"/>
                <w:bottom w:val="none" w:sz="0" w:space="0" w:color="auto"/>
                <w:right w:val="none" w:sz="0" w:space="0" w:color="auto"/>
              </w:divBdr>
            </w:div>
            <w:div w:id="848643060">
              <w:marLeft w:val="0"/>
              <w:marRight w:val="0"/>
              <w:marTop w:val="0"/>
              <w:marBottom w:val="0"/>
              <w:divBdr>
                <w:top w:val="none" w:sz="0" w:space="0" w:color="auto"/>
                <w:left w:val="none" w:sz="0" w:space="0" w:color="auto"/>
                <w:bottom w:val="none" w:sz="0" w:space="0" w:color="auto"/>
                <w:right w:val="none" w:sz="0" w:space="0" w:color="auto"/>
              </w:divBdr>
            </w:div>
            <w:div w:id="1918854641">
              <w:marLeft w:val="0"/>
              <w:marRight w:val="0"/>
              <w:marTop w:val="0"/>
              <w:marBottom w:val="0"/>
              <w:divBdr>
                <w:top w:val="none" w:sz="0" w:space="0" w:color="auto"/>
                <w:left w:val="none" w:sz="0" w:space="0" w:color="auto"/>
                <w:bottom w:val="none" w:sz="0" w:space="0" w:color="auto"/>
                <w:right w:val="none" w:sz="0" w:space="0" w:color="auto"/>
              </w:divBdr>
            </w:div>
            <w:div w:id="1809975971">
              <w:marLeft w:val="0"/>
              <w:marRight w:val="0"/>
              <w:marTop w:val="0"/>
              <w:marBottom w:val="0"/>
              <w:divBdr>
                <w:top w:val="none" w:sz="0" w:space="0" w:color="auto"/>
                <w:left w:val="none" w:sz="0" w:space="0" w:color="auto"/>
                <w:bottom w:val="none" w:sz="0" w:space="0" w:color="auto"/>
                <w:right w:val="none" w:sz="0" w:space="0" w:color="auto"/>
              </w:divBdr>
            </w:div>
            <w:div w:id="619150239">
              <w:marLeft w:val="0"/>
              <w:marRight w:val="0"/>
              <w:marTop w:val="0"/>
              <w:marBottom w:val="0"/>
              <w:divBdr>
                <w:top w:val="none" w:sz="0" w:space="0" w:color="auto"/>
                <w:left w:val="none" w:sz="0" w:space="0" w:color="auto"/>
                <w:bottom w:val="none" w:sz="0" w:space="0" w:color="auto"/>
                <w:right w:val="none" w:sz="0" w:space="0" w:color="auto"/>
              </w:divBdr>
            </w:div>
            <w:div w:id="696739624">
              <w:marLeft w:val="0"/>
              <w:marRight w:val="0"/>
              <w:marTop w:val="0"/>
              <w:marBottom w:val="0"/>
              <w:divBdr>
                <w:top w:val="none" w:sz="0" w:space="0" w:color="auto"/>
                <w:left w:val="none" w:sz="0" w:space="0" w:color="auto"/>
                <w:bottom w:val="none" w:sz="0" w:space="0" w:color="auto"/>
                <w:right w:val="none" w:sz="0" w:space="0" w:color="auto"/>
              </w:divBdr>
            </w:div>
            <w:div w:id="154611308">
              <w:marLeft w:val="0"/>
              <w:marRight w:val="0"/>
              <w:marTop w:val="0"/>
              <w:marBottom w:val="0"/>
              <w:divBdr>
                <w:top w:val="none" w:sz="0" w:space="0" w:color="auto"/>
                <w:left w:val="none" w:sz="0" w:space="0" w:color="auto"/>
                <w:bottom w:val="none" w:sz="0" w:space="0" w:color="auto"/>
                <w:right w:val="none" w:sz="0" w:space="0" w:color="auto"/>
              </w:divBdr>
            </w:div>
            <w:div w:id="1971982335">
              <w:marLeft w:val="0"/>
              <w:marRight w:val="0"/>
              <w:marTop w:val="0"/>
              <w:marBottom w:val="0"/>
              <w:divBdr>
                <w:top w:val="none" w:sz="0" w:space="0" w:color="auto"/>
                <w:left w:val="none" w:sz="0" w:space="0" w:color="auto"/>
                <w:bottom w:val="none" w:sz="0" w:space="0" w:color="auto"/>
                <w:right w:val="none" w:sz="0" w:space="0" w:color="auto"/>
              </w:divBdr>
            </w:div>
            <w:div w:id="708410739">
              <w:marLeft w:val="0"/>
              <w:marRight w:val="0"/>
              <w:marTop w:val="0"/>
              <w:marBottom w:val="0"/>
              <w:divBdr>
                <w:top w:val="none" w:sz="0" w:space="0" w:color="auto"/>
                <w:left w:val="none" w:sz="0" w:space="0" w:color="auto"/>
                <w:bottom w:val="none" w:sz="0" w:space="0" w:color="auto"/>
                <w:right w:val="none" w:sz="0" w:space="0" w:color="auto"/>
              </w:divBdr>
            </w:div>
            <w:div w:id="1395931545">
              <w:marLeft w:val="0"/>
              <w:marRight w:val="0"/>
              <w:marTop w:val="0"/>
              <w:marBottom w:val="0"/>
              <w:divBdr>
                <w:top w:val="none" w:sz="0" w:space="0" w:color="auto"/>
                <w:left w:val="none" w:sz="0" w:space="0" w:color="auto"/>
                <w:bottom w:val="none" w:sz="0" w:space="0" w:color="auto"/>
                <w:right w:val="none" w:sz="0" w:space="0" w:color="auto"/>
              </w:divBdr>
            </w:div>
            <w:div w:id="819886650">
              <w:marLeft w:val="0"/>
              <w:marRight w:val="0"/>
              <w:marTop w:val="0"/>
              <w:marBottom w:val="0"/>
              <w:divBdr>
                <w:top w:val="none" w:sz="0" w:space="0" w:color="auto"/>
                <w:left w:val="none" w:sz="0" w:space="0" w:color="auto"/>
                <w:bottom w:val="none" w:sz="0" w:space="0" w:color="auto"/>
                <w:right w:val="none" w:sz="0" w:space="0" w:color="auto"/>
              </w:divBdr>
            </w:div>
            <w:div w:id="748045171">
              <w:marLeft w:val="0"/>
              <w:marRight w:val="0"/>
              <w:marTop w:val="0"/>
              <w:marBottom w:val="0"/>
              <w:divBdr>
                <w:top w:val="none" w:sz="0" w:space="0" w:color="auto"/>
                <w:left w:val="none" w:sz="0" w:space="0" w:color="auto"/>
                <w:bottom w:val="none" w:sz="0" w:space="0" w:color="auto"/>
                <w:right w:val="none" w:sz="0" w:space="0" w:color="auto"/>
              </w:divBdr>
            </w:div>
            <w:div w:id="692877020">
              <w:marLeft w:val="0"/>
              <w:marRight w:val="0"/>
              <w:marTop w:val="0"/>
              <w:marBottom w:val="0"/>
              <w:divBdr>
                <w:top w:val="none" w:sz="0" w:space="0" w:color="auto"/>
                <w:left w:val="none" w:sz="0" w:space="0" w:color="auto"/>
                <w:bottom w:val="none" w:sz="0" w:space="0" w:color="auto"/>
                <w:right w:val="none" w:sz="0" w:space="0" w:color="auto"/>
              </w:divBdr>
            </w:div>
            <w:div w:id="88083032">
              <w:marLeft w:val="0"/>
              <w:marRight w:val="0"/>
              <w:marTop w:val="0"/>
              <w:marBottom w:val="0"/>
              <w:divBdr>
                <w:top w:val="none" w:sz="0" w:space="0" w:color="auto"/>
                <w:left w:val="none" w:sz="0" w:space="0" w:color="auto"/>
                <w:bottom w:val="none" w:sz="0" w:space="0" w:color="auto"/>
                <w:right w:val="none" w:sz="0" w:space="0" w:color="auto"/>
              </w:divBdr>
            </w:div>
            <w:div w:id="1847861261">
              <w:marLeft w:val="0"/>
              <w:marRight w:val="0"/>
              <w:marTop w:val="0"/>
              <w:marBottom w:val="0"/>
              <w:divBdr>
                <w:top w:val="none" w:sz="0" w:space="0" w:color="auto"/>
                <w:left w:val="none" w:sz="0" w:space="0" w:color="auto"/>
                <w:bottom w:val="none" w:sz="0" w:space="0" w:color="auto"/>
                <w:right w:val="none" w:sz="0" w:space="0" w:color="auto"/>
              </w:divBdr>
            </w:div>
            <w:div w:id="440490101">
              <w:marLeft w:val="0"/>
              <w:marRight w:val="0"/>
              <w:marTop w:val="0"/>
              <w:marBottom w:val="0"/>
              <w:divBdr>
                <w:top w:val="none" w:sz="0" w:space="0" w:color="auto"/>
                <w:left w:val="none" w:sz="0" w:space="0" w:color="auto"/>
                <w:bottom w:val="none" w:sz="0" w:space="0" w:color="auto"/>
                <w:right w:val="none" w:sz="0" w:space="0" w:color="auto"/>
              </w:divBdr>
            </w:div>
            <w:div w:id="810363571">
              <w:marLeft w:val="0"/>
              <w:marRight w:val="0"/>
              <w:marTop w:val="0"/>
              <w:marBottom w:val="0"/>
              <w:divBdr>
                <w:top w:val="none" w:sz="0" w:space="0" w:color="auto"/>
                <w:left w:val="none" w:sz="0" w:space="0" w:color="auto"/>
                <w:bottom w:val="none" w:sz="0" w:space="0" w:color="auto"/>
                <w:right w:val="none" w:sz="0" w:space="0" w:color="auto"/>
              </w:divBdr>
            </w:div>
            <w:div w:id="405416065">
              <w:marLeft w:val="0"/>
              <w:marRight w:val="0"/>
              <w:marTop w:val="0"/>
              <w:marBottom w:val="0"/>
              <w:divBdr>
                <w:top w:val="none" w:sz="0" w:space="0" w:color="auto"/>
                <w:left w:val="none" w:sz="0" w:space="0" w:color="auto"/>
                <w:bottom w:val="none" w:sz="0" w:space="0" w:color="auto"/>
                <w:right w:val="none" w:sz="0" w:space="0" w:color="auto"/>
              </w:divBdr>
            </w:div>
            <w:div w:id="1977954211">
              <w:marLeft w:val="0"/>
              <w:marRight w:val="0"/>
              <w:marTop w:val="0"/>
              <w:marBottom w:val="0"/>
              <w:divBdr>
                <w:top w:val="none" w:sz="0" w:space="0" w:color="auto"/>
                <w:left w:val="none" w:sz="0" w:space="0" w:color="auto"/>
                <w:bottom w:val="none" w:sz="0" w:space="0" w:color="auto"/>
                <w:right w:val="none" w:sz="0" w:space="0" w:color="auto"/>
              </w:divBdr>
            </w:div>
            <w:div w:id="435099188">
              <w:marLeft w:val="0"/>
              <w:marRight w:val="0"/>
              <w:marTop w:val="0"/>
              <w:marBottom w:val="0"/>
              <w:divBdr>
                <w:top w:val="none" w:sz="0" w:space="0" w:color="auto"/>
                <w:left w:val="none" w:sz="0" w:space="0" w:color="auto"/>
                <w:bottom w:val="none" w:sz="0" w:space="0" w:color="auto"/>
                <w:right w:val="none" w:sz="0" w:space="0" w:color="auto"/>
              </w:divBdr>
            </w:div>
            <w:div w:id="1495028668">
              <w:marLeft w:val="0"/>
              <w:marRight w:val="0"/>
              <w:marTop w:val="0"/>
              <w:marBottom w:val="0"/>
              <w:divBdr>
                <w:top w:val="none" w:sz="0" w:space="0" w:color="auto"/>
                <w:left w:val="none" w:sz="0" w:space="0" w:color="auto"/>
                <w:bottom w:val="none" w:sz="0" w:space="0" w:color="auto"/>
                <w:right w:val="none" w:sz="0" w:space="0" w:color="auto"/>
              </w:divBdr>
            </w:div>
            <w:div w:id="1735591722">
              <w:marLeft w:val="0"/>
              <w:marRight w:val="0"/>
              <w:marTop w:val="0"/>
              <w:marBottom w:val="0"/>
              <w:divBdr>
                <w:top w:val="none" w:sz="0" w:space="0" w:color="auto"/>
                <w:left w:val="none" w:sz="0" w:space="0" w:color="auto"/>
                <w:bottom w:val="none" w:sz="0" w:space="0" w:color="auto"/>
                <w:right w:val="none" w:sz="0" w:space="0" w:color="auto"/>
              </w:divBdr>
            </w:div>
            <w:div w:id="1644238162">
              <w:marLeft w:val="0"/>
              <w:marRight w:val="0"/>
              <w:marTop w:val="0"/>
              <w:marBottom w:val="0"/>
              <w:divBdr>
                <w:top w:val="none" w:sz="0" w:space="0" w:color="auto"/>
                <w:left w:val="none" w:sz="0" w:space="0" w:color="auto"/>
                <w:bottom w:val="none" w:sz="0" w:space="0" w:color="auto"/>
                <w:right w:val="none" w:sz="0" w:space="0" w:color="auto"/>
              </w:divBdr>
            </w:div>
            <w:div w:id="1735274521">
              <w:marLeft w:val="0"/>
              <w:marRight w:val="0"/>
              <w:marTop w:val="0"/>
              <w:marBottom w:val="0"/>
              <w:divBdr>
                <w:top w:val="none" w:sz="0" w:space="0" w:color="auto"/>
                <w:left w:val="none" w:sz="0" w:space="0" w:color="auto"/>
                <w:bottom w:val="none" w:sz="0" w:space="0" w:color="auto"/>
                <w:right w:val="none" w:sz="0" w:space="0" w:color="auto"/>
              </w:divBdr>
            </w:div>
            <w:div w:id="1187711907">
              <w:marLeft w:val="0"/>
              <w:marRight w:val="0"/>
              <w:marTop w:val="0"/>
              <w:marBottom w:val="0"/>
              <w:divBdr>
                <w:top w:val="none" w:sz="0" w:space="0" w:color="auto"/>
                <w:left w:val="none" w:sz="0" w:space="0" w:color="auto"/>
                <w:bottom w:val="none" w:sz="0" w:space="0" w:color="auto"/>
                <w:right w:val="none" w:sz="0" w:space="0" w:color="auto"/>
              </w:divBdr>
            </w:div>
            <w:div w:id="1987006253">
              <w:marLeft w:val="0"/>
              <w:marRight w:val="0"/>
              <w:marTop w:val="0"/>
              <w:marBottom w:val="0"/>
              <w:divBdr>
                <w:top w:val="none" w:sz="0" w:space="0" w:color="auto"/>
                <w:left w:val="none" w:sz="0" w:space="0" w:color="auto"/>
                <w:bottom w:val="none" w:sz="0" w:space="0" w:color="auto"/>
                <w:right w:val="none" w:sz="0" w:space="0" w:color="auto"/>
              </w:divBdr>
            </w:div>
            <w:div w:id="591624841">
              <w:marLeft w:val="0"/>
              <w:marRight w:val="0"/>
              <w:marTop w:val="0"/>
              <w:marBottom w:val="0"/>
              <w:divBdr>
                <w:top w:val="none" w:sz="0" w:space="0" w:color="auto"/>
                <w:left w:val="none" w:sz="0" w:space="0" w:color="auto"/>
                <w:bottom w:val="none" w:sz="0" w:space="0" w:color="auto"/>
                <w:right w:val="none" w:sz="0" w:space="0" w:color="auto"/>
              </w:divBdr>
            </w:div>
            <w:div w:id="1381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1503">
      <w:bodyDiv w:val="1"/>
      <w:marLeft w:val="0"/>
      <w:marRight w:val="0"/>
      <w:marTop w:val="0"/>
      <w:marBottom w:val="0"/>
      <w:divBdr>
        <w:top w:val="none" w:sz="0" w:space="0" w:color="auto"/>
        <w:left w:val="none" w:sz="0" w:space="0" w:color="auto"/>
        <w:bottom w:val="none" w:sz="0" w:space="0" w:color="auto"/>
        <w:right w:val="none" w:sz="0" w:space="0" w:color="auto"/>
      </w:divBdr>
    </w:div>
    <w:div w:id="245916935">
      <w:bodyDiv w:val="1"/>
      <w:marLeft w:val="0"/>
      <w:marRight w:val="0"/>
      <w:marTop w:val="0"/>
      <w:marBottom w:val="0"/>
      <w:divBdr>
        <w:top w:val="none" w:sz="0" w:space="0" w:color="auto"/>
        <w:left w:val="none" w:sz="0" w:space="0" w:color="auto"/>
        <w:bottom w:val="none" w:sz="0" w:space="0" w:color="auto"/>
        <w:right w:val="none" w:sz="0" w:space="0" w:color="auto"/>
      </w:divBdr>
      <w:divsChild>
        <w:div w:id="264655518">
          <w:marLeft w:val="0"/>
          <w:marRight w:val="0"/>
          <w:marTop w:val="0"/>
          <w:marBottom w:val="0"/>
          <w:divBdr>
            <w:top w:val="none" w:sz="0" w:space="0" w:color="auto"/>
            <w:left w:val="none" w:sz="0" w:space="0" w:color="auto"/>
            <w:bottom w:val="none" w:sz="0" w:space="0" w:color="auto"/>
            <w:right w:val="none" w:sz="0" w:space="0" w:color="auto"/>
          </w:divBdr>
          <w:divsChild>
            <w:div w:id="1334182976">
              <w:marLeft w:val="0"/>
              <w:marRight w:val="0"/>
              <w:marTop w:val="0"/>
              <w:marBottom w:val="0"/>
              <w:divBdr>
                <w:top w:val="none" w:sz="0" w:space="0" w:color="auto"/>
                <w:left w:val="none" w:sz="0" w:space="0" w:color="auto"/>
                <w:bottom w:val="none" w:sz="0" w:space="0" w:color="auto"/>
                <w:right w:val="none" w:sz="0" w:space="0" w:color="auto"/>
              </w:divBdr>
            </w:div>
            <w:div w:id="532155997">
              <w:marLeft w:val="0"/>
              <w:marRight w:val="0"/>
              <w:marTop w:val="0"/>
              <w:marBottom w:val="0"/>
              <w:divBdr>
                <w:top w:val="none" w:sz="0" w:space="0" w:color="auto"/>
                <w:left w:val="none" w:sz="0" w:space="0" w:color="auto"/>
                <w:bottom w:val="none" w:sz="0" w:space="0" w:color="auto"/>
                <w:right w:val="none" w:sz="0" w:space="0" w:color="auto"/>
              </w:divBdr>
            </w:div>
            <w:div w:id="125659618">
              <w:marLeft w:val="0"/>
              <w:marRight w:val="0"/>
              <w:marTop w:val="0"/>
              <w:marBottom w:val="0"/>
              <w:divBdr>
                <w:top w:val="none" w:sz="0" w:space="0" w:color="auto"/>
                <w:left w:val="none" w:sz="0" w:space="0" w:color="auto"/>
                <w:bottom w:val="none" w:sz="0" w:space="0" w:color="auto"/>
                <w:right w:val="none" w:sz="0" w:space="0" w:color="auto"/>
              </w:divBdr>
            </w:div>
            <w:div w:id="967591585">
              <w:marLeft w:val="0"/>
              <w:marRight w:val="0"/>
              <w:marTop w:val="0"/>
              <w:marBottom w:val="0"/>
              <w:divBdr>
                <w:top w:val="none" w:sz="0" w:space="0" w:color="auto"/>
                <w:left w:val="none" w:sz="0" w:space="0" w:color="auto"/>
                <w:bottom w:val="none" w:sz="0" w:space="0" w:color="auto"/>
                <w:right w:val="none" w:sz="0" w:space="0" w:color="auto"/>
              </w:divBdr>
            </w:div>
            <w:div w:id="736826614">
              <w:marLeft w:val="0"/>
              <w:marRight w:val="0"/>
              <w:marTop w:val="0"/>
              <w:marBottom w:val="0"/>
              <w:divBdr>
                <w:top w:val="none" w:sz="0" w:space="0" w:color="auto"/>
                <w:left w:val="none" w:sz="0" w:space="0" w:color="auto"/>
                <w:bottom w:val="none" w:sz="0" w:space="0" w:color="auto"/>
                <w:right w:val="none" w:sz="0" w:space="0" w:color="auto"/>
              </w:divBdr>
            </w:div>
            <w:div w:id="938148001">
              <w:marLeft w:val="0"/>
              <w:marRight w:val="0"/>
              <w:marTop w:val="0"/>
              <w:marBottom w:val="0"/>
              <w:divBdr>
                <w:top w:val="none" w:sz="0" w:space="0" w:color="auto"/>
                <w:left w:val="none" w:sz="0" w:space="0" w:color="auto"/>
                <w:bottom w:val="none" w:sz="0" w:space="0" w:color="auto"/>
                <w:right w:val="none" w:sz="0" w:space="0" w:color="auto"/>
              </w:divBdr>
            </w:div>
            <w:div w:id="616375759">
              <w:marLeft w:val="0"/>
              <w:marRight w:val="0"/>
              <w:marTop w:val="0"/>
              <w:marBottom w:val="0"/>
              <w:divBdr>
                <w:top w:val="none" w:sz="0" w:space="0" w:color="auto"/>
                <w:left w:val="none" w:sz="0" w:space="0" w:color="auto"/>
                <w:bottom w:val="none" w:sz="0" w:space="0" w:color="auto"/>
                <w:right w:val="none" w:sz="0" w:space="0" w:color="auto"/>
              </w:divBdr>
            </w:div>
            <w:div w:id="368842859">
              <w:marLeft w:val="0"/>
              <w:marRight w:val="0"/>
              <w:marTop w:val="0"/>
              <w:marBottom w:val="0"/>
              <w:divBdr>
                <w:top w:val="none" w:sz="0" w:space="0" w:color="auto"/>
                <w:left w:val="none" w:sz="0" w:space="0" w:color="auto"/>
                <w:bottom w:val="none" w:sz="0" w:space="0" w:color="auto"/>
                <w:right w:val="none" w:sz="0" w:space="0" w:color="auto"/>
              </w:divBdr>
            </w:div>
            <w:div w:id="1640186693">
              <w:marLeft w:val="0"/>
              <w:marRight w:val="0"/>
              <w:marTop w:val="0"/>
              <w:marBottom w:val="0"/>
              <w:divBdr>
                <w:top w:val="none" w:sz="0" w:space="0" w:color="auto"/>
                <w:left w:val="none" w:sz="0" w:space="0" w:color="auto"/>
                <w:bottom w:val="none" w:sz="0" w:space="0" w:color="auto"/>
                <w:right w:val="none" w:sz="0" w:space="0" w:color="auto"/>
              </w:divBdr>
            </w:div>
            <w:div w:id="1095247930">
              <w:marLeft w:val="0"/>
              <w:marRight w:val="0"/>
              <w:marTop w:val="0"/>
              <w:marBottom w:val="0"/>
              <w:divBdr>
                <w:top w:val="none" w:sz="0" w:space="0" w:color="auto"/>
                <w:left w:val="none" w:sz="0" w:space="0" w:color="auto"/>
                <w:bottom w:val="none" w:sz="0" w:space="0" w:color="auto"/>
                <w:right w:val="none" w:sz="0" w:space="0" w:color="auto"/>
              </w:divBdr>
            </w:div>
            <w:div w:id="1330139270">
              <w:marLeft w:val="0"/>
              <w:marRight w:val="0"/>
              <w:marTop w:val="0"/>
              <w:marBottom w:val="0"/>
              <w:divBdr>
                <w:top w:val="none" w:sz="0" w:space="0" w:color="auto"/>
                <w:left w:val="none" w:sz="0" w:space="0" w:color="auto"/>
                <w:bottom w:val="none" w:sz="0" w:space="0" w:color="auto"/>
                <w:right w:val="none" w:sz="0" w:space="0" w:color="auto"/>
              </w:divBdr>
            </w:div>
            <w:div w:id="1044980962">
              <w:marLeft w:val="0"/>
              <w:marRight w:val="0"/>
              <w:marTop w:val="0"/>
              <w:marBottom w:val="0"/>
              <w:divBdr>
                <w:top w:val="none" w:sz="0" w:space="0" w:color="auto"/>
                <w:left w:val="none" w:sz="0" w:space="0" w:color="auto"/>
                <w:bottom w:val="none" w:sz="0" w:space="0" w:color="auto"/>
                <w:right w:val="none" w:sz="0" w:space="0" w:color="auto"/>
              </w:divBdr>
            </w:div>
            <w:div w:id="2038117753">
              <w:marLeft w:val="0"/>
              <w:marRight w:val="0"/>
              <w:marTop w:val="0"/>
              <w:marBottom w:val="0"/>
              <w:divBdr>
                <w:top w:val="none" w:sz="0" w:space="0" w:color="auto"/>
                <w:left w:val="none" w:sz="0" w:space="0" w:color="auto"/>
                <w:bottom w:val="none" w:sz="0" w:space="0" w:color="auto"/>
                <w:right w:val="none" w:sz="0" w:space="0" w:color="auto"/>
              </w:divBdr>
            </w:div>
            <w:div w:id="55059124">
              <w:marLeft w:val="0"/>
              <w:marRight w:val="0"/>
              <w:marTop w:val="0"/>
              <w:marBottom w:val="0"/>
              <w:divBdr>
                <w:top w:val="none" w:sz="0" w:space="0" w:color="auto"/>
                <w:left w:val="none" w:sz="0" w:space="0" w:color="auto"/>
                <w:bottom w:val="none" w:sz="0" w:space="0" w:color="auto"/>
                <w:right w:val="none" w:sz="0" w:space="0" w:color="auto"/>
              </w:divBdr>
            </w:div>
            <w:div w:id="1394160229">
              <w:marLeft w:val="0"/>
              <w:marRight w:val="0"/>
              <w:marTop w:val="0"/>
              <w:marBottom w:val="0"/>
              <w:divBdr>
                <w:top w:val="none" w:sz="0" w:space="0" w:color="auto"/>
                <w:left w:val="none" w:sz="0" w:space="0" w:color="auto"/>
                <w:bottom w:val="none" w:sz="0" w:space="0" w:color="auto"/>
                <w:right w:val="none" w:sz="0" w:space="0" w:color="auto"/>
              </w:divBdr>
            </w:div>
            <w:div w:id="1549757865">
              <w:marLeft w:val="0"/>
              <w:marRight w:val="0"/>
              <w:marTop w:val="0"/>
              <w:marBottom w:val="0"/>
              <w:divBdr>
                <w:top w:val="none" w:sz="0" w:space="0" w:color="auto"/>
                <w:left w:val="none" w:sz="0" w:space="0" w:color="auto"/>
                <w:bottom w:val="none" w:sz="0" w:space="0" w:color="auto"/>
                <w:right w:val="none" w:sz="0" w:space="0" w:color="auto"/>
              </w:divBdr>
            </w:div>
            <w:div w:id="264073605">
              <w:marLeft w:val="0"/>
              <w:marRight w:val="0"/>
              <w:marTop w:val="0"/>
              <w:marBottom w:val="0"/>
              <w:divBdr>
                <w:top w:val="none" w:sz="0" w:space="0" w:color="auto"/>
                <w:left w:val="none" w:sz="0" w:space="0" w:color="auto"/>
                <w:bottom w:val="none" w:sz="0" w:space="0" w:color="auto"/>
                <w:right w:val="none" w:sz="0" w:space="0" w:color="auto"/>
              </w:divBdr>
            </w:div>
            <w:div w:id="660697450">
              <w:marLeft w:val="0"/>
              <w:marRight w:val="0"/>
              <w:marTop w:val="0"/>
              <w:marBottom w:val="0"/>
              <w:divBdr>
                <w:top w:val="none" w:sz="0" w:space="0" w:color="auto"/>
                <w:left w:val="none" w:sz="0" w:space="0" w:color="auto"/>
                <w:bottom w:val="none" w:sz="0" w:space="0" w:color="auto"/>
                <w:right w:val="none" w:sz="0" w:space="0" w:color="auto"/>
              </w:divBdr>
            </w:div>
            <w:div w:id="172962701">
              <w:marLeft w:val="0"/>
              <w:marRight w:val="0"/>
              <w:marTop w:val="0"/>
              <w:marBottom w:val="0"/>
              <w:divBdr>
                <w:top w:val="none" w:sz="0" w:space="0" w:color="auto"/>
                <w:left w:val="none" w:sz="0" w:space="0" w:color="auto"/>
                <w:bottom w:val="none" w:sz="0" w:space="0" w:color="auto"/>
                <w:right w:val="none" w:sz="0" w:space="0" w:color="auto"/>
              </w:divBdr>
            </w:div>
            <w:div w:id="981539835">
              <w:marLeft w:val="0"/>
              <w:marRight w:val="0"/>
              <w:marTop w:val="0"/>
              <w:marBottom w:val="0"/>
              <w:divBdr>
                <w:top w:val="none" w:sz="0" w:space="0" w:color="auto"/>
                <w:left w:val="none" w:sz="0" w:space="0" w:color="auto"/>
                <w:bottom w:val="none" w:sz="0" w:space="0" w:color="auto"/>
                <w:right w:val="none" w:sz="0" w:space="0" w:color="auto"/>
              </w:divBdr>
            </w:div>
            <w:div w:id="72825904">
              <w:marLeft w:val="0"/>
              <w:marRight w:val="0"/>
              <w:marTop w:val="0"/>
              <w:marBottom w:val="0"/>
              <w:divBdr>
                <w:top w:val="none" w:sz="0" w:space="0" w:color="auto"/>
                <w:left w:val="none" w:sz="0" w:space="0" w:color="auto"/>
                <w:bottom w:val="none" w:sz="0" w:space="0" w:color="auto"/>
                <w:right w:val="none" w:sz="0" w:space="0" w:color="auto"/>
              </w:divBdr>
            </w:div>
            <w:div w:id="637225455">
              <w:marLeft w:val="0"/>
              <w:marRight w:val="0"/>
              <w:marTop w:val="0"/>
              <w:marBottom w:val="0"/>
              <w:divBdr>
                <w:top w:val="none" w:sz="0" w:space="0" w:color="auto"/>
                <w:left w:val="none" w:sz="0" w:space="0" w:color="auto"/>
                <w:bottom w:val="none" w:sz="0" w:space="0" w:color="auto"/>
                <w:right w:val="none" w:sz="0" w:space="0" w:color="auto"/>
              </w:divBdr>
            </w:div>
            <w:div w:id="1687052602">
              <w:marLeft w:val="0"/>
              <w:marRight w:val="0"/>
              <w:marTop w:val="0"/>
              <w:marBottom w:val="0"/>
              <w:divBdr>
                <w:top w:val="none" w:sz="0" w:space="0" w:color="auto"/>
                <w:left w:val="none" w:sz="0" w:space="0" w:color="auto"/>
                <w:bottom w:val="none" w:sz="0" w:space="0" w:color="auto"/>
                <w:right w:val="none" w:sz="0" w:space="0" w:color="auto"/>
              </w:divBdr>
            </w:div>
            <w:div w:id="385298060">
              <w:marLeft w:val="0"/>
              <w:marRight w:val="0"/>
              <w:marTop w:val="0"/>
              <w:marBottom w:val="0"/>
              <w:divBdr>
                <w:top w:val="none" w:sz="0" w:space="0" w:color="auto"/>
                <w:left w:val="none" w:sz="0" w:space="0" w:color="auto"/>
                <w:bottom w:val="none" w:sz="0" w:space="0" w:color="auto"/>
                <w:right w:val="none" w:sz="0" w:space="0" w:color="auto"/>
              </w:divBdr>
            </w:div>
            <w:div w:id="958923652">
              <w:marLeft w:val="0"/>
              <w:marRight w:val="0"/>
              <w:marTop w:val="0"/>
              <w:marBottom w:val="0"/>
              <w:divBdr>
                <w:top w:val="none" w:sz="0" w:space="0" w:color="auto"/>
                <w:left w:val="none" w:sz="0" w:space="0" w:color="auto"/>
                <w:bottom w:val="none" w:sz="0" w:space="0" w:color="auto"/>
                <w:right w:val="none" w:sz="0" w:space="0" w:color="auto"/>
              </w:divBdr>
            </w:div>
            <w:div w:id="1474054222">
              <w:marLeft w:val="0"/>
              <w:marRight w:val="0"/>
              <w:marTop w:val="0"/>
              <w:marBottom w:val="0"/>
              <w:divBdr>
                <w:top w:val="none" w:sz="0" w:space="0" w:color="auto"/>
                <w:left w:val="none" w:sz="0" w:space="0" w:color="auto"/>
                <w:bottom w:val="none" w:sz="0" w:space="0" w:color="auto"/>
                <w:right w:val="none" w:sz="0" w:space="0" w:color="auto"/>
              </w:divBdr>
            </w:div>
            <w:div w:id="96171505">
              <w:marLeft w:val="0"/>
              <w:marRight w:val="0"/>
              <w:marTop w:val="0"/>
              <w:marBottom w:val="0"/>
              <w:divBdr>
                <w:top w:val="none" w:sz="0" w:space="0" w:color="auto"/>
                <w:left w:val="none" w:sz="0" w:space="0" w:color="auto"/>
                <w:bottom w:val="none" w:sz="0" w:space="0" w:color="auto"/>
                <w:right w:val="none" w:sz="0" w:space="0" w:color="auto"/>
              </w:divBdr>
            </w:div>
            <w:div w:id="989407332">
              <w:marLeft w:val="0"/>
              <w:marRight w:val="0"/>
              <w:marTop w:val="0"/>
              <w:marBottom w:val="0"/>
              <w:divBdr>
                <w:top w:val="none" w:sz="0" w:space="0" w:color="auto"/>
                <w:left w:val="none" w:sz="0" w:space="0" w:color="auto"/>
                <w:bottom w:val="none" w:sz="0" w:space="0" w:color="auto"/>
                <w:right w:val="none" w:sz="0" w:space="0" w:color="auto"/>
              </w:divBdr>
            </w:div>
            <w:div w:id="194857068">
              <w:marLeft w:val="0"/>
              <w:marRight w:val="0"/>
              <w:marTop w:val="0"/>
              <w:marBottom w:val="0"/>
              <w:divBdr>
                <w:top w:val="none" w:sz="0" w:space="0" w:color="auto"/>
                <w:left w:val="none" w:sz="0" w:space="0" w:color="auto"/>
                <w:bottom w:val="none" w:sz="0" w:space="0" w:color="auto"/>
                <w:right w:val="none" w:sz="0" w:space="0" w:color="auto"/>
              </w:divBdr>
            </w:div>
            <w:div w:id="94518099">
              <w:marLeft w:val="0"/>
              <w:marRight w:val="0"/>
              <w:marTop w:val="0"/>
              <w:marBottom w:val="0"/>
              <w:divBdr>
                <w:top w:val="none" w:sz="0" w:space="0" w:color="auto"/>
                <w:left w:val="none" w:sz="0" w:space="0" w:color="auto"/>
                <w:bottom w:val="none" w:sz="0" w:space="0" w:color="auto"/>
                <w:right w:val="none" w:sz="0" w:space="0" w:color="auto"/>
              </w:divBdr>
            </w:div>
            <w:div w:id="66273265">
              <w:marLeft w:val="0"/>
              <w:marRight w:val="0"/>
              <w:marTop w:val="0"/>
              <w:marBottom w:val="0"/>
              <w:divBdr>
                <w:top w:val="none" w:sz="0" w:space="0" w:color="auto"/>
                <w:left w:val="none" w:sz="0" w:space="0" w:color="auto"/>
                <w:bottom w:val="none" w:sz="0" w:space="0" w:color="auto"/>
                <w:right w:val="none" w:sz="0" w:space="0" w:color="auto"/>
              </w:divBdr>
            </w:div>
            <w:div w:id="641469604">
              <w:marLeft w:val="0"/>
              <w:marRight w:val="0"/>
              <w:marTop w:val="0"/>
              <w:marBottom w:val="0"/>
              <w:divBdr>
                <w:top w:val="none" w:sz="0" w:space="0" w:color="auto"/>
                <w:left w:val="none" w:sz="0" w:space="0" w:color="auto"/>
                <w:bottom w:val="none" w:sz="0" w:space="0" w:color="auto"/>
                <w:right w:val="none" w:sz="0" w:space="0" w:color="auto"/>
              </w:divBdr>
            </w:div>
            <w:div w:id="1764765529">
              <w:marLeft w:val="0"/>
              <w:marRight w:val="0"/>
              <w:marTop w:val="0"/>
              <w:marBottom w:val="0"/>
              <w:divBdr>
                <w:top w:val="none" w:sz="0" w:space="0" w:color="auto"/>
                <w:left w:val="none" w:sz="0" w:space="0" w:color="auto"/>
                <w:bottom w:val="none" w:sz="0" w:space="0" w:color="auto"/>
                <w:right w:val="none" w:sz="0" w:space="0" w:color="auto"/>
              </w:divBdr>
            </w:div>
            <w:div w:id="202641264">
              <w:marLeft w:val="0"/>
              <w:marRight w:val="0"/>
              <w:marTop w:val="0"/>
              <w:marBottom w:val="0"/>
              <w:divBdr>
                <w:top w:val="none" w:sz="0" w:space="0" w:color="auto"/>
                <w:left w:val="none" w:sz="0" w:space="0" w:color="auto"/>
                <w:bottom w:val="none" w:sz="0" w:space="0" w:color="auto"/>
                <w:right w:val="none" w:sz="0" w:space="0" w:color="auto"/>
              </w:divBdr>
            </w:div>
            <w:div w:id="906189447">
              <w:marLeft w:val="0"/>
              <w:marRight w:val="0"/>
              <w:marTop w:val="0"/>
              <w:marBottom w:val="0"/>
              <w:divBdr>
                <w:top w:val="none" w:sz="0" w:space="0" w:color="auto"/>
                <w:left w:val="none" w:sz="0" w:space="0" w:color="auto"/>
                <w:bottom w:val="none" w:sz="0" w:space="0" w:color="auto"/>
                <w:right w:val="none" w:sz="0" w:space="0" w:color="auto"/>
              </w:divBdr>
            </w:div>
            <w:div w:id="483081190">
              <w:marLeft w:val="0"/>
              <w:marRight w:val="0"/>
              <w:marTop w:val="0"/>
              <w:marBottom w:val="0"/>
              <w:divBdr>
                <w:top w:val="none" w:sz="0" w:space="0" w:color="auto"/>
                <w:left w:val="none" w:sz="0" w:space="0" w:color="auto"/>
                <w:bottom w:val="none" w:sz="0" w:space="0" w:color="auto"/>
                <w:right w:val="none" w:sz="0" w:space="0" w:color="auto"/>
              </w:divBdr>
            </w:div>
            <w:div w:id="187141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9162">
      <w:bodyDiv w:val="1"/>
      <w:marLeft w:val="0"/>
      <w:marRight w:val="0"/>
      <w:marTop w:val="0"/>
      <w:marBottom w:val="0"/>
      <w:divBdr>
        <w:top w:val="none" w:sz="0" w:space="0" w:color="auto"/>
        <w:left w:val="none" w:sz="0" w:space="0" w:color="auto"/>
        <w:bottom w:val="none" w:sz="0" w:space="0" w:color="auto"/>
        <w:right w:val="none" w:sz="0" w:space="0" w:color="auto"/>
      </w:divBdr>
    </w:div>
    <w:div w:id="288710029">
      <w:bodyDiv w:val="1"/>
      <w:marLeft w:val="0"/>
      <w:marRight w:val="0"/>
      <w:marTop w:val="0"/>
      <w:marBottom w:val="0"/>
      <w:divBdr>
        <w:top w:val="none" w:sz="0" w:space="0" w:color="auto"/>
        <w:left w:val="none" w:sz="0" w:space="0" w:color="auto"/>
        <w:bottom w:val="none" w:sz="0" w:space="0" w:color="auto"/>
        <w:right w:val="none" w:sz="0" w:space="0" w:color="auto"/>
      </w:divBdr>
    </w:div>
    <w:div w:id="289360148">
      <w:bodyDiv w:val="1"/>
      <w:marLeft w:val="0"/>
      <w:marRight w:val="0"/>
      <w:marTop w:val="0"/>
      <w:marBottom w:val="0"/>
      <w:divBdr>
        <w:top w:val="none" w:sz="0" w:space="0" w:color="auto"/>
        <w:left w:val="none" w:sz="0" w:space="0" w:color="auto"/>
        <w:bottom w:val="none" w:sz="0" w:space="0" w:color="auto"/>
        <w:right w:val="none" w:sz="0" w:space="0" w:color="auto"/>
      </w:divBdr>
      <w:divsChild>
        <w:div w:id="75564606">
          <w:marLeft w:val="0"/>
          <w:marRight w:val="0"/>
          <w:marTop w:val="0"/>
          <w:marBottom w:val="0"/>
          <w:divBdr>
            <w:top w:val="none" w:sz="0" w:space="0" w:color="auto"/>
            <w:left w:val="none" w:sz="0" w:space="0" w:color="auto"/>
            <w:bottom w:val="none" w:sz="0" w:space="0" w:color="auto"/>
            <w:right w:val="none" w:sz="0" w:space="0" w:color="auto"/>
          </w:divBdr>
          <w:divsChild>
            <w:div w:id="582225451">
              <w:marLeft w:val="0"/>
              <w:marRight w:val="0"/>
              <w:marTop w:val="0"/>
              <w:marBottom w:val="0"/>
              <w:divBdr>
                <w:top w:val="none" w:sz="0" w:space="0" w:color="auto"/>
                <w:left w:val="none" w:sz="0" w:space="0" w:color="auto"/>
                <w:bottom w:val="none" w:sz="0" w:space="0" w:color="auto"/>
                <w:right w:val="none" w:sz="0" w:space="0" w:color="auto"/>
              </w:divBdr>
            </w:div>
            <w:div w:id="591203185">
              <w:marLeft w:val="0"/>
              <w:marRight w:val="0"/>
              <w:marTop w:val="0"/>
              <w:marBottom w:val="0"/>
              <w:divBdr>
                <w:top w:val="none" w:sz="0" w:space="0" w:color="auto"/>
                <w:left w:val="none" w:sz="0" w:space="0" w:color="auto"/>
                <w:bottom w:val="none" w:sz="0" w:space="0" w:color="auto"/>
                <w:right w:val="none" w:sz="0" w:space="0" w:color="auto"/>
              </w:divBdr>
            </w:div>
            <w:div w:id="1986936472">
              <w:marLeft w:val="0"/>
              <w:marRight w:val="0"/>
              <w:marTop w:val="0"/>
              <w:marBottom w:val="0"/>
              <w:divBdr>
                <w:top w:val="none" w:sz="0" w:space="0" w:color="auto"/>
                <w:left w:val="none" w:sz="0" w:space="0" w:color="auto"/>
                <w:bottom w:val="none" w:sz="0" w:space="0" w:color="auto"/>
                <w:right w:val="none" w:sz="0" w:space="0" w:color="auto"/>
              </w:divBdr>
            </w:div>
            <w:div w:id="2029211333">
              <w:marLeft w:val="0"/>
              <w:marRight w:val="0"/>
              <w:marTop w:val="0"/>
              <w:marBottom w:val="0"/>
              <w:divBdr>
                <w:top w:val="none" w:sz="0" w:space="0" w:color="auto"/>
                <w:left w:val="none" w:sz="0" w:space="0" w:color="auto"/>
                <w:bottom w:val="none" w:sz="0" w:space="0" w:color="auto"/>
                <w:right w:val="none" w:sz="0" w:space="0" w:color="auto"/>
              </w:divBdr>
            </w:div>
            <w:div w:id="1918242553">
              <w:marLeft w:val="0"/>
              <w:marRight w:val="0"/>
              <w:marTop w:val="0"/>
              <w:marBottom w:val="0"/>
              <w:divBdr>
                <w:top w:val="none" w:sz="0" w:space="0" w:color="auto"/>
                <w:left w:val="none" w:sz="0" w:space="0" w:color="auto"/>
                <w:bottom w:val="none" w:sz="0" w:space="0" w:color="auto"/>
                <w:right w:val="none" w:sz="0" w:space="0" w:color="auto"/>
              </w:divBdr>
            </w:div>
            <w:div w:id="1891840357">
              <w:marLeft w:val="0"/>
              <w:marRight w:val="0"/>
              <w:marTop w:val="0"/>
              <w:marBottom w:val="0"/>
              <w:divBdr>
                <w:top w:val="none" w:sz="0" w:space="0" w:color="auto"/>
                <w:left w:val="none" w:sz="0" w:space="0" w:color="auto"/>
                <w:bottom w:val="none" w:sz="0" w:space="0" w:color="auto"/>
                <w:right w:val="none" w:sz="0" w:space="0" w:color="auto"/>
              </w:divBdr>
            </w:div>
            <w:div w:id="1946382620">
              <w:marLeft w:val="0"/>
              <w:marRight w:val="0"/>
              <w:marTop w:val="0"/>
              <w:marBottom w:val="0"/>
              <w:divBdr>
                <w:top w:val="none" w:sz="0" w:space="0" w:color="auto"/>
                <w:left w:val="none" w:sz="0" w:space="0" w:color="auto"/>
                <w:bottom w:val="none" w:sz="0" w:space="0" w:color="auto"/>
                <w:right w:val="none" w:sz="0" w:space="0" w:color="auto"/>
              </w:divBdr>
            </w:div>
            <w:div w:id="1736664284">
              <w:marLeft w:val="0"/>
              <w:marRight w:val="0"/>
              <w:marTop w:val="0"/>
              <w:marBottom w:val="0"/>
              <w:divBdr>
                <w:top w:val="none" w:sz="0" w:space="0" w:color="auto"/>
                <w:left w:val="none" w:sz="0" w:space="0" w:color="auto"/>
                <w:bottom w:val="none" w:sz="0" w:space="0" w:color="auto"/>
                <w:right w:val="none" w:sz="0" w:space="0" w:color="auto"/>
              </w:divBdr>
            </w:div>
            <w:div w:id="2063946552">
              <w:marLeft w:val="0"/>
              <w:marRight w:val="0"/>
              <w:marTop w:val="0"/>
              <w:marBottom w:val="0"/>
              <w:divBdr>
                <w:top w:val="none" w:sz="0" w:space="0" w:color="auto"/>
                <w:left w:val="none" w:sz="0" w:space="0" w:color="auto"/>
                <w:bottom w:val="none" w:sz="0" w:space="0" w:color="auto"/>
                <w:right w:val="none" w:sz="0" w:space="0" w:color="auto"/>
              </w:divBdr>
            </w:div>
            <w:div w:id="727647713">
              <w:marLeft w:val="0"/>
              <w:marRight w:val="0"/>
              <w:marTop w:val="0"/>
              <w:marBottom w:val="0"/>
              <w:divBdr>
                <w:top w:val="none" w:sz="0" w:space="0" w:color="auto"/>
                <w:left w:val="none" w:sz="0" w:space="0" w:color="auto"/>
                <w:bottom w:val="none" w:sz="0" w:space="0" w:color="auto"/>
                <w:right w:val="none" w:sz="0" w:space="0" w:color="auto"/>
              </w:divBdr>
            </w:div>
            <w:div w:id="121533983">
              <w:marLeft w:val="0"/>
              <w:marRight w:val="0"/>
              <w:marTop w:val="0"/>
              <w:marBottom w:val="0"/>
              <w:divBdr>
                <w:top w:val="none" w:sz="0" w:space="0" w:color="auto"/>
                <w:left w:val="none" w:sz="0" w:space="0" w:color="auto"/>
                <w:bottom w:val="none" w:sz="0" w:space="0" w:color="auto"/>
                <w:right w:val="none" w:sz="0" w:space="0" w:color="auto"/>
              </w:divBdr>
            </w:div>
            <w:div w:id="468087352">
              <w:marLeft w:val="0"/>
              <w:marRight w:val="0"/>
              <w:marTop w:val="0"/>
              <w:marBottom w:val="0"/>
              <w:divBdr>
                <w:top w:val="none" w:sz="0" w:space="0" w:color="auto"/>
                <w:left w:val="none" w:sz="0" w:space="0" w:color="auto"/>
                <w:bottom w:val="none" w:sz="0" w:space="0" w:color="auto"/>
                <w:right w:val="none" w:sz="0" w:space="0" w:color="auto"/>
              </w:divBdr>
            </w:div>
            <w:div w:id="1948853744">
              <w:marLeft w:val="0"/>
              <w:marRight w:val="0"/>
              <w:marTop w:val="0"/>
              <w:marBottom w:val="0"/>
              <w:divBdr>
                <w:top w:val="none" w:sz="0" w:space="0" w:color="auto"/>
                <w:left w:val="none" w:sz="0" w:space="0" w:color="auto"/>
                <w:bottom w:val="none" w:sz="0" w:space="0" w:color="auto"/>
                <w:right w:val="none" w:sz="0" w:space="0" w:color="auto"/>
              </w:divBdr>
            </w:div>
            <w:div w:id="1993095551">
              <w:marLeft w:val="0"/>
              <w:marRight w:val="0"/>
              <w:marTop w:val="0"/>
              <w:marBottom w:val="0"/>
              <w:divBdr>
                <w:top w:val="none" w:sz="0" w:space="0" w:color="auto"/>
                <w:left w:val="none" w:sz="0" w:space="0" w:color="auto"/>
                <w:bottom w:val="none" w:sz="0" w:space="0" w:color="auto"/>
                <w:right w:val="none" w:sz="0" w:space="0" w:color="auto"/>
              </w:divBdr>
            </w:div>
            <w:div w:id="1687517648">
              <w:marLeft w:val="0"/>
              <w:marRight w:val="0"/>
              <w:marTop w:val="0"/>
              <w:marBottom w:val="0"/>
              <w:divBdr>
                <w:top w:val="none" w:sz="0" w:space="0" w:color="auto"/>
                <w:left w:val="none" w:sz="0" w:space="0" w:color="auto"/>
                <w:bottom w:val="none" w:sz="0" w:space="0" w:color="auto"/>
                <w:right w:val="none" w:sz="0" w:space="0" w:color="auto"/>
              </w:divBdr>
            </w:div>
            <w:div w:id="1368026876">
              <w:marLeft w:val="0"/>
              <w:marRight w:val="0"/>
              <w:marTop w:val="0"/>
              <w:marBottom w:val="0"/>
              <w:divBdr>
                <w:top w:val="none" w:sz="0" w:space="0" w:color="auto"/>
                <w:left w:val="none" w:sz="0" w:space="0" w:color="auto"/>
                <w:bottom w:val="none" w:sz="0" w:space="0" w:color="auto"/>
                <w:right w:val="none" w:sz="0" w:space="0" w:color="auto"/>
              </w:divBdr>
            </w:div>
            <w:div w:id="1931430921">
              <w:marLeft w:val="0"/>
              <w:marRight w:val="0"/>
              <w:marTop w:val="0"/>
              <w:marBottom w:val="0"/>
              <w:divBdr>
                <w:top w:val="none" w:sz="0" w:space="0" w:color="auto"/>
                <w:left w:val="none" w:sz="0" w:space="0" w:color="auto"/>
                <w:bottom w:val="none" w:sz="0" w:space="0" w:color="auto"/>
                <w:right w:val="none" w:sz="0" w:space="0" w:color="auto"/>
              </w:divBdr>
            </w:div>
            <w:div w:id="575357043">
              <w:marLeft w:val="0"/>
              <w:marRight w:val="0"/>
              <w:marTop w:val="0"/>
              <w:marBottom w:val="0"/>
              <w:divBdr>
                <w:top w:val="none" w:sz="0" w:space="0" w:color="auto"/>
                <w:left w:val="none" w:sz="0" w:space="0" w:color="auto"/>
                <w:bottom w:val="none" w:sz="0" w:space="0" w:color="auto"/>
                <w:right w:val="none" w:sz="0" w:space="0" w:color="auto"/>
              </w:divBdr>
            </w:div>
            <w:div w:id="493423800">
              <w:marLeft w:val="0"/>
              <w:marRight w:val="0"/>
              <w:marTop w:val="0"/>
              <w:marBottom w:val="0"/>
              <w:divBdr>
                <w:top w:val="none" w:sz="0" w:space="0" w:color="auto"/>
                <w:left w:val="none" w:sz="0" w:space="0" w:color="auto"/>
                <w:bottom w:val="none" w:sz="0" w:space="0" w:color="auto"/>
                <w:right w:val="none" w:sz="0" w:space="0" w:color="auto"/>
              </w:divBdr>
            </w:div>
            <w:div w:id="2028750037">
              <w:marLeft w:val="0"/>
              <w:marRight w:val="0"/>
              <w:marTop w:val="0"/>
              <w:marBottom w:val="0"/>
              <w:divBdr>
                <w:top w:val="none" w:sz="0" w:space="0" w:color="auto"/>
                <w:left w:val="none" w:sz="0" w:space="0" w:color="auto"/>
                <w:bottom w:val="none" w:sz="0" w:space="0" w:color="auto"/>
                <w:right w:val="none" w:sz="0" w:space="0" w:color="auto"/>
              </w:divBdr>
            </w:div>
            <w:div w:id="800685231">
              <w:marLeft w:val="0"/>
              <w:marRight w:val="0"/>
              <w:marTop w:val="0"/>
              <w:marBottom w:val="0"/>
              <w:divBdr>
                <w:top w:val="none" w:sz="0" w:space="0" w:color="auto"/>
                <w:left w:val="none" w:sz="0" w:space="0" w:color="auto"/>
                <w:bottom w:val="none" w:sz="0" w:space="0" w:color="auto"/>
                <w:right w:val="none" w:sz="0" w:space="0" w:color="auto"/>
              </w:divBdr>
            </w:div>
            <w:div w:id="1686712192">
              <w:marLeft w:val="0"/>
              <w:marRight w:val="0"/>
              <w:marTop w:val="0"/>
              <w:marBottom w:val="0"/>
              <w:divBdr>
                <w:top w:val="none" w:sz="0" w:space="0" w:color="auto"/>
                <w:left w:val="none" w:sz="0" w:space="0" w:color="auto"/>
                <w:bottom w:val="none" w:sz="0" w:space="0" w:color="auto"/>
                <w:right w:val="none" w:sz="0" w:space="0" w:color="auto"/>
              </w:divBdr>
            </w:div>
            <w:div w:id="1290011509">
              <w:marLeft w:val="0"/>
              <w:marRight w:val="0"/>
              <w:marTop w:val="0"/>
              <w:marBottom w:val="0"/>
              <w:divBdr>
                <w:top w:val="none" w:sz="0" w:space="0" w:color="auto"/>
                <w:left w:val="none" w:sz="0" w:space="0" w:color="auto"/>
                <w:bottom w:val="none" w:sz="0" w:space="0" w:color="auto"/>
                <w:right w:val="none" w:sz="0" w:space="0" w:color="auto"/>
              </w:divBdr>
            </w:div>
            <w:div w:id="977488238">
              <w:marLeft w:val="0"/>
              <w:marRight w:val="0"/>
              <w:marTop w:val="0"/>
              <w:marBottom w:val="0"/>
              <w:divBdr>
                <w:top w:val="none" w:sz="0" w:space="0" w:color="auto"/>
                <w:left w:val="none" w:sz="0" w:space="0" w:color="auto"/>
                <w:bottom w:val="none" w:sz="0" w:space="0" w:color="auto"/>
                <w:right w:val="none" w:sz="0" w:space="0" w:color="auto"/>
              </w:divBdr>
            </w:div>
            <w:div w:id="711880394">
              <w:marLeft w:val="0"/>
              <w:marRight w:val="0"/>
              <w:marTop w:val="0"/>
              <w:marBottom w:val="0"/>
              <w:divBdr>
                <w:top w:val="none" w:sz="0" w:space="0" w:color="auto"/>
                <w:left w:val="none" w:sz="0" w:space="0" w:color="auto"/>
                <w:bottom w:val="none" w:sz="0" w:space="0" w:color="auto"/>
                <w:right w:val="none" w:sz="0" w:space="0" w:color="auto"/>
              </w:divBdr>
            </w:div>
            <w:div w:id="2003047379">
              <w:marLeft w:val="0"/>
              <w:marRight w:val="0"/>
              <w:marTop w:val="0"/>
              <w:marBottom w:val="0"/>
              <w:divBdr>
                <w:top w:val="none" w:sz="0" w:space="0" w:color="auto"/>
                <w:left w:val="none" w:sz="0" w:space="0" w:color="auto"/>
                <w:bottom w:val="none" w:sz="0" w:space="0" w:color="auto"/>
                <w:right w:val="none" w:sz="0" w:space="0" w:color="auto"/>
              </w:divBdr>
            </w:div>
            <w:div w:id="594673906">
              <w:marLeft w:val="0"/>
              <w:marRight w:val="0"/>
              <w:marTop w:val="0"/>
              <w:marBottom w:val="0"/>
              <w:divBdr>
                <w:top w:val="none" w:sz="0" w:space="0" w:color="auto"/>
                <w:left w:val="none" w:sz="0" w:space="0" w:color="auto"/>
                <w:bottom w:val="none" w:sz="0" w:space="0" w:color="auto"/>
                <w:right w:val="none" w:sz="0" w:space="0" w:color="auto"/>
              </w:divBdr>
            </w:div>
            <w:div w:id="1475946613">
              <w:marLeft w:val="0"/>
              <w:marRight w:val="0"/>
              <w:marTop w:val="0"/>
              <w:marBottom w:val="0"/>
              <w:divBdr>
                <w:top w:val="none" w:sz="0" w:space="0" w:color="auto"/>
                <w:left w:val="none" w:sz="0" w:space="0" w:color="auto"/>
                <w:bottom w:val="none" w:sz="0" w:space="0" w:color="auto"/>
                <w:right w:val="none" w:sz="0" w:space="0" w:color="auto"/>
              </w:divBdr>
            </w:div>
            <w:div w:id="323434754">
              <w:marLeft w:val="0"/>
              <w:marRight w:val="0"/>
              <w:marTop w:val="0"/>
              <w:marBottom w:val="0"/>
              <w:divBdr>
                <w:top w:val="none" w:sz="0" w:space="0" w:color="auto"/>
                <w:left w:val="none" w:sz="0" w:space="0" w:color="auto"/>
                <w:bottom w:val="none" w:sz="0" w:space="0" w:color="auto"/>
                <w:right w:val="none" w:sz="0" w:space="0" w:color="auto"/>
              </w:divBdr>
            </w:div>
            <w:div w:id="602809625">
              <w:marLeft w:val="0"/>
              <w:marRight w:val="0"/>
              <w:marTop w:val="0"/>
              <w:marBottom w:val="0"/>
              <w:divBdr>
                <w:top w:val="none" w:sz="0" w:space="0" w:color="auto"/>
                <w:left w:val="none" w:sz="0" w:space="0" w:color="auto"/>
                <w:bottom w:val="none" w:sz="0" w:space="0" w:color="auto"/>
                <w:right w:val="none" w:sz="0" w:space="0" w:color="auto"/>
              </w:divBdr>
            </w:div>
            <w:div w:id="1012344776">
              <w:marLeft w:val="0"/>
              <w:marRight w:val="0"/>
              <w:marTop w:val="0"/>
              <w:marBottom w:val="0"/>
              <w:divBdr>
                <w:top w:val="none" w:sz="0" w:space="0" w:color="auto"/>
                <w:left w:val="none" w:sz="0" w:space="0" w:color="auto"/>
                <w:bottom w:val="none" w:sz="0" w:space="0" w:color="auto"/>
                <w:right w:val="none" w:sz="0" w:space="0" w:color="auto"/>
              </w:divBdr>
            </w:div>
            <w:div w:id="635062748">
              <w:marLeft w:val="0"/>
              <w:marRight w:val="0"/>
              <w:marTop w:val="0"/>
              <w:marBottom w:val="0"/>
              <w:divBdr>
                <w:top w:val="none" w:sz="0" w:space="0" w:color="auto"/>
                <w:left w:val="none" w:sz="0" w:space="0" w:color="auto"/>
                <w:bottom w:val="none" w:sz="0" w:space="0" w:color="auto"/>
                <w:right w:val="none" w:sz="0" w:space="0" w:color="auto"/>
              </w:divBdr>
            </w:div>
            <w:div w:id="343367810">
              <w:marLeft w:val="0"/>
              <w:marRight w:val="0"/>
              <w:marTop w:val="0"/>
              <w:marBottom w:val="0"/>
              <w:divBdr>
                <w:top w:val="none" w:sz="0" w:space="0" w:color="auto"/>
                <w:left w:val="none" w:sz="0" w:space="0" w:color="auto"/>
                <w:bottom w:val="none" w:sz="0" w:space="0" w:color="auto"/>
                <w:right w:val="none" w:sz="0" w:space="0" w:color="auto"/>
              </w:divBdr>
            </w:div>
            <w:div w:id="1946885727">
              <w:marLeft w:val="0"/>
              <w:marRight w:val="0"/>
              <w:marTop w:val="0"/>
              <w:marBottom w:val="0"/>
              <w:divBdr>
                <w:top w:val="none" w:sz="0" w:space="0" w:color="auto"/>
                <w:left w:val="none" w:sz="0" w:space="0" w:color="auto"/>
                <w:bottom w:val="none" w:sz="0" w:space="0" w:color="auto"/>
                <w:right w:val="none" w:sz="0" w:space="0" w:color="auto"/>
              </w:divBdr>
            </w:div>
            <w:div w:id="664822145">
              <w:marLeft w:val="0"/>
              <w:marRight w:val="0"/>
              <w:marTop w:val="0"/>
              <w:marBottom w:val="0"/>
              <w:divBdr>
                <w:top w:val="none" w:sz="0" w:space="0" w:color="auto"/>
                <w:left w:val="none" w:sz="0" w:space="0" w:color="auto"/>
                <w:bottom w:val="none" w:sz="0" w:space="0" w:color="auto"/>
                <w:right w:val="none" w:sz="0" w:space="0" w:color="auto"/>
              </w:divBdr>
            </w:div>
            <w:div w:id="787699287">
              <w:marLeft w:val="0"/>
              <w:marRight w:val="0"/>
              <w:marTop w:val="0"/>
              <w:marBottom w:val="0"/>
              <w:divBdr>
                <w:top w:val="none" w:sz="0" w:space="0" w:color="auto"/>
                <w:left w:val="none" w:sz="0" w:space="0" w:color="auto"/>
                <w:bottom w:val="none" w:sz="0" w:space="0" w:color="auto"/>
                <w:right w:val="none" w:sz="0" w:space="0" w:color="auto"/>
              </w:divBdr>
            </w:div>
            <w:div w:id="2076004496">
              <w:marLeft w:val="0"/>
              <w:marRight w:val="0"/>
              <w:marTop w:val="0"/>
              <w:marBottom w:val="0"/>
              <w:divBdr>
                <w:top w:val="none" w:sz="0" w:space="0" w:color="auto"/>
                <w:left w:val="none" w:sz="0" w:space="0" w:color="auto"/>
                <w:bottom w:val="none" w:sz="0" w:space="0" w:color="auto"/>
                <w:right w:val="none" w:sz="0" w:space="0" w:color="auto"/>
              </w:divBdr>
            </w:div>
            <w:div w:id="1007751406">
              <w:marLeft w:val="0"/>
              <w:marRight w:val="0"/>
              <w:marTop w:val="0"/>
              <w:marBottom w:val="0"/>
              <w:divBdr>
                <w:top w:val="none" w:sz="0" w:space="0" w:color="auto"/>
                <w:left w:val="none" w:sz="0" w:space="0" w:color="auto"/>
                <w:bottom w:val="none" w:sz="0" w:space="0" w:color="auto"/>
                <w:right w:val="none" w:sz="0" w:space="0" w:color="auto"/>
              </w:divBdr>
            </w:div>
            <w:div w:id="371540202">
              <w:marLeft w:val="0"/>
              <w:marRight w:val="0"/>
              <w:marTop w:val="0"/>
              <w:marBottom w:val="0"/>
              <w:divBdr>
                <w:top w:val="none" w:sz="0" w:space="0" w:color="auto"/>
                <w:left w:val="none" w:sz="0" w:space="0" w:color="auto"/>
                <w:bottom w:val="none" w:sz="0" w:space="0" w:color="auto"/>
                <w:right w:val="none" w:sz="0" w:space="0" w:color="auto"/>
              </w:divBdr>
            </w:div>
            <w:div w:id="2117173004">
              <w:marLeft w:val="0"/>
              <w:marRight w:val="0"/>
              <w:marTop w:val="0"/>
              <w:marBottom w:val="0"/>
              <w:divBdr>
                <w:top w:val="none" w:sz="0" w:space="0" w:color="auto"/>
                <w:left w:val="none" w:sz="0" w:space="0" w:color="auto"/>
                <w:bottom w:val="none" w:sz="0" w:space="0" w:color="auto"/>
                <w:right w:val="none" w:sz="0" w:space="0" w:color="auto"/>
              </w:divBdr>
            </w:div>
            <w:div w:id="743800120">
              <w:marLeft w:val="0"/>
              <w:marRight w:val="0"/>
              <w:marTop w:val="0"/>
              <w:marBottom w:val="0"/>
              <w:divBdr>
                <w:top w:val="none" w:sz="0" w:space="0" w:color="auto"/>
                <w:left w:val="none" w:sz="0" w:space="0" w:color="auto"/>
                <w:bottom w:val="none" w:sz="0" w:space="0" w:color="auto"/>
                <w:right w:val="none" w:sz="0" w:space="0" w:color="auto"/>
              </w:divBdr>
            </w:div>
            <w:div w:id="1887982056">
              <w:marLeft w:val="0"/>
              <w:marRight w:val="0"/>
              <w:marTop w:val="0"/>
              <w:marBottom w:val="0"/>
              <w:divBdr>
                <w:top w:val="none" w:sz="0" w:space="0" w:color="auto"/>
                <w:left w:val="none" w:sz="0" w:space="0" w:color="auto"/>
                <w:bottom w:val="none" w:sz="0" w:space="0" w:color="auto"/>
                <w:right w:val="none" w:sz="0" w:space="0" w:color="auto"/>
              </w:divBdr>
            </w:div>
            <w:div w:id="1155337537">
              <w:marLeft w:val="0"/>
              <w:marRight w:val="0"/>
              <w:marTop w:val="0"/>
              <w:marBottom w:val="0"/>
              <w:divBdr>
                <w:top w:val="none" w:sz="0" w:space="0" w:color="auto"/>
                <w:left w:val="none" w:sz="0" w:space="0" w:color="auto"/>
                <w:bottom w:val="none" w:sz="0" w:space="0" w:color="auto"/>
                <w:right w:val="none" w:sz="0" w:space="0" w:color="auto"/>
              </w:divBdr>
            </w:div>
            <w:div w:id="154692387">
              <w:marLeft w:val="0"/>
              <w:marRight w:val="0"/>
              <w:marTop w:val="0"/>
              <w:marBottom w:val="0"/>
              <w:divBdr>
                <w:top w:val="none" w:sz="0" w:space="0" w:color="auto"/>
                <w:left w:val="none" w:sz="0" w:space="0" w:color="auto"/>
                <w:bottom w:val="none" w:sz="0" w:space="0" w:color="auto"/>
                <w:right w:val="none" w:sz="0" w:space="0" w:color="auto"/>
              </w:divBdr>
            </w:div>
            <w:div w:id="1416778741">
              <w:marLeft w:val="0"/>
              <w:marRight w:val="0"/>
              <w:marTop w:val="0"/>
              <w:marBottom w:val="0"/>
              <w:divBdr>
                <w:top w:val="none" w:sz="0" w:space="0" w:color="auto"/>
                <w:left w:val="none" w:sz="0" w:space="0" w:color="auto"/>
                <w:bottom w:val="none" w:sz="0" w:space="0" w:color="auto"/>
                <w:right w:val="none" w:sz="0" w:space="0" w:color="auto"/>
              </w:divBdr>
            </w:div>
            <w:div w:id="1898009444">
              <w:marLeft w:val="0"/>
              <w:marRight w:val="0"/>
              <w:marTop w:val="0"/>
              <w:marBottom w:val="0"/>
              <w:divBdr>
                <w:top w:val="none" w:sz="0" w:space="0" w:color="auto"/>
                <w:left w:val="none" w:sz="0" w:space="0" w:color="auto"/>
                <w:bottom w:val="none" w:sz="0" w:space="0" w:color="auto"/>
                <w:right w:val="none" w:sz="0" w:space="0" w:color="auto"/>
              </w:divBdr>
            </w:div>
            <w:div w:id="1176505434">
              <w:marLeft w:val="0"/>
              <w:marRight w:val="0"/>
              <w:marTop w:val="0"/>
              <w:marBottom w:val="0"/>
              <w:divBdr>
                <w:top w:val="none" w:sz="0" w:space="0" w:color="auto"/>
                <w:left w:val="none" w:sz="0" w:space="0" w:color="auto"/>
                <w:bottom w:val="none" w:sz="0" w:space="0" w:color="auto"/>
                <w:right w:val="none" w:sz="0" w:space="0" w:color="auto"/>
              </w:divBdr>
            </w:div>
            <w:div w:id="143304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98716">
      <w:bodyDiv w:val="1"/>
      <w:marLeft w:val="0"/>
      <w:marRight w:val="0"/>
      <w:marTop w:val="0"/>
      <w:marBottom w:val="0"/>
      <w:divBdr>
        <w:top w:val="none" w:sz="0" w:space="0" w:color="auto"/>
        <w:left w:val="none" w:sz="0" w:space="0" w:color="auto"/>
        <w:bottom w:val="none" w:sz="0" w:space="0" w:color="auto"/>
        <w:right w:val="none" w:sz="0" w:space="0" w:color="auto"/>
      </w:divBdr>
      <w:divsChild>
        <w:div w:id="1034111131">
          <w:marLeft w:val="0"/>
          <w:marRight w:val="0"/>
          <w:marTop w:val="0"/>
          <w:marBottom w:val="0"/>
          <w:divBdr>
            <w:top w:val="none" w:sz="0" w:space="0" w:color="auto"/>
            <w:left w:val="none" w:sz="0" w:space="0" w:color="auto"/>
            <w:bottom w:val="none" w:sz="0" w:space="0" w:color="auto"/>
            <w:right w:val="none" w:sz="0" w:space="0" w:color="auto"/>
          </w:divBdr>
          <w:divsChild>
            <w:div w:id="941913811">
              <w:marLeft w:val="0"/>
              <w:marRight w:val="0"/>
              <w:marTop w:val="0"/>
              <w:marBottom w:val="0"/>
              <w:divBdr>
                <w:top w:val="none" w:sz="0" w:space="0" w:color="auto"/>
                <w:left w:val="none" w:sz="0" w:space="0" w:color="auto"/>
                <w:bottom w:val="none" w:sz="0" w:space="0" w:color="auto"/>
                <w:right w:val="none" w:sz="0" w:space="0" w:color="auto"/>
              </w:divBdr>
            </w:div>
            <w:div w:id="454562963">
              <w:marLeft w:val="0"/>
              <w:marRight w:val="0"/>
              <w:marTop w:val="0"/>
              <w:marBottom w:val="0"/>
              <w:divBdr>
                <w:top w:val="none" w:sz="0" w:space="0" w:color="auto"/>
                <w:left w:val="none" w:sz="0" w:space="0" w:color="auto"/>
                <w:bottom w:val="none" w:sz="0" w:space="0" w:color="auto"/>
                <w:right w:val="none" w:sz="0" w:space="0" w:color="auto"/>
              </w:divBdr>
            </w:div>
            <w:div w:id="1492410970">
              <w:marLeft w:val="0"/>
              <w:marRight w:val="0"/>
              <w:marTop w:val="0"/>
              <w:marBottom w:val="0"/>
              <w:divBdr>
                <w:top w:val="none" w:sz="0" w:space="0" w:color="auto"/>
                <w:left w:val="none" w:sz="0" w:space="0" w:color="auto"/>
                <w:bottom w:val="none" w:sz="0" w:space="0" w:color="auto"/>
                <w:right w:val="none" w:sz="0" w:space="0" w:color="auto"/>
              </w:divBdr>
            </w:div>
            <w:div w:id="807867117">
              <w:marLeft w:val="0"/>
              <w:marRight w:val="0"/>
              <w:marTop w:val="0"/>
              <w:marBottom w:val="0"/>
              <w:divBdr>
                <w:top w:val="none" w:sz="0" w:space="0" w:color="auto"/>
                <w:left w:val="none" w:sz="0" w:space="0" w:color="auto"/>
                <w:bottom w:val="none" w:sz="0" w:space="0" w:color="auto"/>
                <w:right w:val="none" w:sz="0" w:space="0" w:color="auto"/>
              </w:divBdr>
            </w:div>
            <w:div w:id="399180027">
              <w:marLeft w:val="0"/>
              <w:marRight w:val="0"/>
              <w:marTop w:val="0"/>
              <w:marBottom w:val="0"/>
              <w:divBdr>
                <w:top w:val="none" w:sz="0" w:space="0" w:color="auto"/>
                <w:left w:val="none" w:sz="0" w:space="0" w:color="auto"/>
                <w:bottom w:val="none" w:sz="0" w:space="0" w:color="auto"/>
                <w:right w:val="none" w:sz="0" w:space="0" w:color="auto"/>
              </w:divBdr>
            </w:div>
            <w:div w:id="577981578">
              <w:marLeft w:val="0"/>
              <w:marRight w:val="0"/>
              <w:marTop w:val="0"/>
              <w:marBottom w:val="0"/>
              <w:divBdr>
                <w:top w:val="none" w:sz="0" w:space="0" w:color="auto"/>
                <w:left w:val="none" w:sz="0" w:space="0" w:color="auto"/>
                <w:bottom w:val="none" w:sz="0" w:space="0" w:color="auto"/>
                <w:right w:val="none" w:sz="0" w:space="0" w:color="auto"/>
              </w:divBdr>
            </w:div>
            <w:div w:id="1451053605">
              <w:marLeft w:val="0"/>
              <w:marRight w:val="0"/>
              <w:marTop w:val="0"/>
              <w:marBottom w:val="0"/>
              <w:divBdr>
                <w:top w:val="none" w:sz="0" w:space="0" w:color="auto"/>
                <w:left w:val="none" w:sz="0" w:space="0" w:color="auto"/>
                <w:bottom w:val="none" w:sz="0" w:space="0" w:color="auto"/>
                <w:right w:val="none" w:sz="0" w:space="0" w:color="auto"/>
              </w:divBdr>
            </w:div>
            <w:div w:id="41906130">
              <w:marLeft w:val="0"/>
              <w:marRight w:val="0"/>
              <w:marTop w:val="0"/>
              <w:marBottom w:val="0"/>
              <w:divBdr>
                <w:top w:val="none" w:sz="0" w:space="0" w:color="auto"/>
                <w:left w:val="none" w:sz="0" w:space="0" w:color="auto"/>
                <w:bottom w:val="none" w:sz="0" w:space="0" w:color="auto"/>
                <w:right w:val="none" w:sz="0" w:space="0" w:color="auto"/>
              </w:divBdr>
            </w:div>
            <w:div w:id="2143032436">
              <w:marLeft w:val="0"/>
              <w:marRight w:val="0"/>
              <w:marTop w:val="0"/>
              <w:marBottom w:val="0"/>
              <w:divBdr>
                <w:top w:val="none" w:sz="0" w:space="0" w:color="auto"/>
                <w:left w:val="none" w:sz="0" w:space="0" w:color="auto"/>
                <w:bottom w:val="none" w:sz="0" w:space="0" w:color="auto"/>
                <w:right w:val="none" w:sz="0" w:space="0" w:color="auto"/>
              </w:divBdr>
            </w:div>
            <w:div w:id="1005404620">
              <w:marLeft w:val="0"/>
              <w:marRight w:val="0"/>
              <w:marTop w:val="0"/>
              <w:marBottom w:val="0"/>
              <w:divBdr>
                <w:top w:val="none" w:sz="0" w:space="0" w:color="auto"/>
                <w:left w:val="none" w:sz="0" w:space="0" w:color="auto"/>
                <w:bottom w:val="none" w:sz="0" w:space="0" w:color="auto"/>
                <w:right w:val="none" w:sz="0" w:space="0" w:color="auto"/>
              </w:divBdr>
            </w:div>
            <w:div w:id="1521428621">
              <w:marLeft w:val="0"/>
              <w:marRight w:val="0"/>
              <w:marTop w:val="0"/>
              <w:marBottom w:val="0"/>
              <w:divBdr>
                <w:top w:val="none" w:sz="0" w:space="0" w:color="auto"/>
                <w:left w:val="none" w:sz="0" w:space="0" w:color="auto"/>
                <w:bottom w:val="none" w:sz="0" w:space="0" w:color="auto"/>
                <w:right w:val="none" w:sz="0" w:space="0" w:color="auto"/>
              </w:divBdr>
            </w:div>
            <w:div w:id="744038158">
              <w:marLeft w:val="0"/>
              <w:marRight w:val="0"/>
              <w:marTop w:val="0"/>
              <w:marBottom w:val="0"/>
              <w:divBdr>
                <w:top w:val="none" w:sz="0" w:space="0" w:color="auto"/>
                <w:left w:val="none" w:sz="0" w:space="0" w:color="auto"/>
                <w:bottom w:val="none" w:sz="0" w:space="0" w:color="auto"/>
                <w:right w:val="none" w:sz="0" w:space="0" w:color="auto"/>
              </w:divBdr>
            </w:div>
            <w:div w:id="2062705463">
              <w:marLeft w:val="0"/>
              <w:marRight w:val="0"/>
              <w:marTop w:val="0"/>
              <w:marBottom w:val="0"/>
              <w:divBdr>
                <w:top w:val="none" w:sz="0" w:space="0" w:color="auto"/>
                <w:left w:val="none" w:sz="0" w:space="0" w:color="auto"/>
                <w:bottom w:val="none" w:sz="0" w:space="0" w:color="auto"/>
                <w:right w:val="none" w:sz="0" w:space="0" w:color="auto"/>
              </w:divBdr>
            </w:div>
            <w:div w:id="1507790468">
              <w:marLeft w:val="0"/>
              <w:marRight w:val="0"/>
              <w:marTop w:val="0"/>
              <w:marBottom w:val="0"/>
              <w:divBdr>
                <w:top w:val="none" w:sz="0" w:space="0" w:color="auto"/>
                <w:left w:val="none" w:sz="0" w:space="0" w:color="auto"/>
                <w:bottom w:val="none" w:sz="0" w:space="0" w:color="auto"/>
                <w:right w:val="none" w:sz="0" w:space="0" w:color="auto"/>
              </w:divBdr>
            </w:div>
            <w:div w:id="2040163558">
              <w:marLeft w:val="0"/>
              <w:marRight w:val="0"/>
              <w:marTop w:val="0"/>
              <w:marBottom w:val="0"/>
              <w:divBdr>
                <w:top w:val="none" w:sz="0" w:space="0" w:color="auto"/>
                <w:left w:val="none" w:sz="0" w:space="0" w:color="auto"/>
                <w:bottom w:val="none" w:sz="0" w:space="0" w:color="auto"/>
                <w:right w:val="none" w:sz="0" w:space="0" w:color="auto"/>
              </w:divBdr>
            </w:div>
            <w:div w:id="1644118794">
              <w:marLeft w:val="0"/>
              <w:marRight w:val="0"/>
              <w:marTop w:val="0"/>
              <w:marBottom w:val="0"/>
              <w:divBdr>
                <w:top w:val="none" w:sz="0" w:space="0" w:color="auto"/>
                <w:left w:val="none" w:sz="0" w:space="0" w:color="auto"/>
                <w:bottom w:val="none" w:sz="0" w:space="0" w:color="auto"/>
                <w:right w:val="none" w:sz="0" w:space="0" w:color="auto"/>
              </w:divBdr>
            </w:div>
            <w:div w:id="28189294">
              <w:marLeft w:val="0"/>
              <w:marRight w:val="0"/>
              <w:marTop w:val="0"/>
              <w:marBottom w:val="0"/>
              <w:divBdr>
                <w:top w:val="none" w:sz="0" w:space="0" w:color="auto"/>
                <w:left w:val="none" w:sz="0" w:space="0" w:color="auto"/>
                <w:bottom w:val="none" w:sz="0" w:space="0" w:color="auto"/>
                <w:right w:val="none" w:sz="0" w:space="0" w:color="auto"/>
              </w:divBdr>
            </w:div>
            <w:div w:id="1731689140">
              <w:marLeft w:val="0"/>
              <w:marRight w:val="0"/>
              <w:marTop w:val="0"/>
              <w:marBottom w:val="0"/>
              <w:divBdr>
                <w:top w:val="none" w:sz="0" w:space="0" w:color="auto"/>
                <w:left w:val="none" w:sz="0" w:space="0" w:color="auto"/>
                <w:bottom w:val="none" w:sz="0" w:space="0" w:color="auto"/>
                <w:right w:val="none" w:sz="0" w:space="0" w:color="auto"/>
              </w:divBdr>
            </w:div>
            <w:div w:id="159544175">
              <w:marLeft w:val="0"/>
              <w:marRight w:val="0"/>
              <w:marTop w:val="0"/>
              <w:marBottom w:val="0"/>
              <w:divBdr>
                <w:top w:val="none" w:sz="0" w:space="0" w:color="auto"/>
                <w:left w:val="none" w:sz="0" w:space="0" w:color="auto"/>
                <w:bottom w:val="none" w:sz="0" w:space="0" w:color="auto"/>
                <w:right w:val="none" w:sz="0" w:space="0" w:color="auto"/>
              </w:divBdr>
            </w:div>
            <w:div w:id="83959075">
              <w:marLeft w:val="0"/>
              <w:marRight w:val="0"/>
              <w:marTop w:val="0"/>
              <w:marBottom w:val="0"/>
              <w:divBdr>
                <w:top w:val="none" w:sz="0" w:space="0" w:color="auto"/>
                <w:left w:val="none" w:sz="0" w:space="0" w:color="auto"/>
                <w:bottom w:val="none" w:sz="0" w:space="0" w:color="auto"/>
                <w:right w:val="none" w:sz="0" w:space="0" w:color="auto"/>
              </w:divBdr>
            </w:div>
            <w:div w:id="1734311413">
              <w:marLeft w:val="0"/>
              <w:marRight w:val="0"/>
              <w:marTop w:val="0"/>
              <w:marBottom w:val="0"/>
              <w:divBdr>
                <w:top w:val="none" w:sz="0" w:space="0" w:color="auto"/>
                <w:left w:val="none" w:sz="0" w:space="0" w:color="auto"/>
                <w:bottom w:val="none" w:sz="0" w:space="0" w:color="auto"/>
                <w:right w:val="none" w:sz="0" w:space="0" w:color="auto"/>
              </w:divBdr>
            </w:div>
            <w:div w:id="1387878732">
              <w:marLeft w:val="0"/>
              <w:marRight w:val="0"/>
              <w:marTop w:val="0"/>
              <w:marBottom w:val="0"/>
              <w:divBdr>
                <w:top w:val="none" w:sz="0" w:space="0" w:color="auto"/>
                <w:left w:val="none" w:sz="0" w:space="0" w:color="auto"/>
                <w:bottom w:val="none" w:sz="0" w:space="0" w:color="auto"/>
                <w:right w:val="none" w:sz="0" w:space="0" w:color="auto"/>
              </w:divBdr>
            </w:div>
            <w:div w:id="1742023534">
              <w:marLeft w:val="0"/>
              <w:marRight w:val="0"/>
              <w:marTop w:val="0"/>
              <w:marBottom w:val="0"/>
              <w:divBdr>
                <w:top w:val="none" w:sz="0" w:space="0" w:color="auto"/>
                <w:left w:val="none" w:sz="0" w:space="0" w:color="auto"/>
                <w:bottom w:val="none" w:sz="0" w:space="0" w:color="auto"/>
                <w:right w:val="none" w:sz="0" w:space="0" w:color="auto"/>
              </w:divBdr>
            </w:div>
            <w:div w:id="963121470">
              <w:marLeft w:val="0"/>
              <w:marRight w:val="0"/>
              <w:marTop w:val="0"/>
              <w:marBottom w:val="0"/>
              <w:divBdr>
                <w:top w:val="none" w:sz="0" w:space="0" w:color="auto"/>
                <w:left w:val="none" w:sz="0" w:space="0" w:color="auto"/>
                <w:bottom w:val="none" w:sz="0" w:space="0" w:color="auto"/>
                <w:right w:val="none" w:sz="0" w:space="0" w:color="auto"/>
              </w:divBdr>
            </w:div>
            <w:div w:id="83110116">
              <w:marLeft w:val="0"/>
              <w:marRight w:val="0"/>
              <w:marTop w:val="0"/>
              <w:marBottom w:val="0"/>
              <w:divBdr>
                <w:top w:val="none" w:sz="0" w:space="0" w:color="auto"/>
                <w:left w:val="none" w:sz="0" w:space="0" w:color="auto"/>
                <w:bottom w:val="none" w:sz="0" w:space="0" w:color="auto"/>
                <w:right w:val="none" w:sz="0" w:space="0" w:color="auto"/>
              </w:divBdr>
            </w:div>
            <w:div w:id="900942630">
              <w:marLeft w:val="0"/>
              <w:marRight w:val="0"/>
              <w:marTop w:val="0"/>
              <w:marBottom w:val="0"/>
              <w:divBdr>
                <w:top w:val="none" w:sz="0" w:space="0" w:color="auto"/>
                <w:left w:val="none" w:sz="0" w:space="0" w:color="auto"/>
                <w:bottom w:val="none" w:sz="0" w:space="0" w:color="auto"/>
                <w:right w:val="none" w:sz="0" w:space="0" w:color="auto"/>
              </w:divBdr>
            </w:div>
            <w:div w:id="2112047928">
              <w:marLeft w:val="0"/>
              <w:marRight w:val="0"/>
              <w:marTop w:val="0"/>
              <w:marBottom w:val="0"/>
              <w:divBdr>
                <w:top w:val="none" w:sz="0" w:space="0" w:color="auto"/>
                <w:left w:val="none" w:sz="0" w:space="0" w:color="auto"/>
                <w:bottom w:val="none" w:sz="0" w:space="0" w:color="auto"/>
                <w:right w:val="none" w:sz="0" w:space="0" w:color="auto"/>
              </w:divBdr>
            </w:div>
            <w:div w:id="979920676">
              <w:marLeft w:val="0"/>
              <w:marRight w:val="0"/>
              <w:marTop w:val="0"/>
              <w:marBottom w:val="0"/>
              <w:divBdr>
                <w:top w:val="none" w:sz="0" w:space="0" w:color="auto"/>
                <w:left w:val="none" w:sz="0" w:space="0" w:color="auto"/>
                <w:bottom w:val="none" w:sz="0" w:space="0" w:color="auto"/>
                <w:right w:val="none" w:sz="0" w:space="0" w:color="auto"/>
              </w:divBdr>
            </w:div>
            <w:div w:id="1778325935">
              <w:marLeft w:val="0"/>
              <w:marRight w:val="0"/>
              <w:marTop w:val="0"/>
              <w:marBottom w:val="0"/>
              <w:divBdr>
                <w:top w:val="none" w:sz="0" w:space="0" w:color="auto"/>
                <w:left w:val="none" w:sz="0" w:space="0" w:color="auto"/>
                <w:bottom w:val="none" w:sz="0" w:space="0" w:color="auto"/>
                <w:right w:val="none" w:sz="0" w:space="0" w:color="auto"/>
              </w:divBdr>
            </w:div>
            <w:div w:id="1821578409">
              <w:marLeft w:val="0"/>
              <w:marRight w:val="0"/>
              <w:marTop w:val="0"/>
              <w:marBottom w:val="0"/>
              <w:divBdr>
                <w:top w:val="none" w:sz="0" w:space="0" w:color="auto"/>
                <w:left w:val="none" w:sz="0" w:space="0" w:color="auto"/>
                <w:bottom w:val="none" w:sz="0" w:space="0" w:color="auto"/>
                <w:right w:val="none" w:sz="0" w:space="0" w:color="auto"/>
              </w:divBdr>
            </w:div>
            <w:div w:id="394284373">
              <w:marLeft w:val="0"/>
              <w:marRight w:val="0"/>
              <w:marTop w:val="0"/>
              <w:marBottom w:val="0"/>
              <w:divBdr>
                <w:top w:val="none" w:sz="0" w:space="0" w:color="auto"/>
                <w:left w:val="none" w:sz="0" w:space="0" w:color="auto"/>
                <w:bottom w:val="none" w:sz="0" w:space="0" w:color="auto"/>
                <w:right w:val="none" w:sz="0" w:space="0" w:color="auto"/>
              </w:divBdr>
            </w:div>
            <w:div w:id="1160660357">
              <w:marLeft w:val="0"/>
              <w:marRight w:val="0"/>
              <w:marTop w:val="0"/>
              <w:marBottom w:val="0"/>
              <w:divBdr>
                <w:top w:val="none" w:sz="0" w:space="0" w:color="auto"/>
                <w:left w:val="none" w:sz="0" w:space="0" w:color="auto"/>
                <w:bottom w:val="none" w:sz="0" w:space="0" w:color="auto"/>
                <w:right w:val="none" w:sz="0" w:space="0" w:color="auto"/>
              </w:divBdr>
            </w:div>
            <w:div w:id="302783087">
              <w:marLeft w:val="0"/>
              <w:marRight w:val="0"/>
              <w:marTop w:val="0"/>
              <w:marBottom w:val="0"/>
              <w:divBdr>
                <w:top w:val="none" w:sz="0" w:space="0" w:color="auto"/>
                <w:left w:val="none" w:sz="0" w:space="0" w:color="auto"/>
                <w:bottom w:val="none" w:sz="0" w:space="0" w:color="auto"/>
                <w:right w:val="none" w:sz="0" w:space="0" w:color="auto"/>
              </w:divBdr>
            </w:div>
            <w:div w:id="561333613">
              <w:marLeft w:val="0"/>
              <w:marRight w:val="0"/>
              <w:marTop w:val="0"/>
              <w:marBottom w:val="0"/>
              <w:divBdr>
                <w:top w:val="none" w:sz="0" w:space="0" w:color="auto"/>
                <w:left w:val="none" w:sz="0" w:space="0" w:color="auto"/>
                <w:bottom w:val="none" w:sz="0" w:space="0" w:color="auto"/>
                <w:right w:val="none" w:sz="0" w:space="0" w:color="auto"/>
              </w:divBdr>
            </w:div>
            <w:div w:id="2127003144">
              <w:marLeft w:val="0"/>
              <w:marRight w:val="0"/>
              <w:marTop w:val="0"/>
              <w:marBottom w:val="0"/>
              <w:divBdr>
                <w:top w:val="none" w:sz="0" w:space="0" w:color="auto"/>
                <w:left w:val="none" w:sz="0" w:space="0" w:color="auto"/>
                <w:bottom w:val="none" w:sz="0" w:space="0" w:color="auto"/>
                <w:right w:val="none" w:sz="0" w:space="0" w:color="auto"/>
              </w:divBdr>
            </w:div>
            <w:div w:id="887686534">
              <w:marLeft w:val="0"/>
              <w:marRight w:val="0"/>
              <w:marTop w:val="0"/>
              <w:marBottom w:val="0"/>
              <w:divBdr>
                <w:top w:val="none" w:sz="0" w:space="0" w:color="auto"/>
                <w:left w:val="none" w:sz="0" w:space="0" w:color="auto"/>
                <w:bottom w:val="none" w:sz="0" w:space="0" w:color="auto"/>
                <w:right w:val="none" w:sz="0" w:space="0" w:color="auto"/>
              </w:divBdr>
            </w:div>
            <w:div w:id="1750812682">
              <w:marLeft w:val="0"/>
              <w:marRight w:val="0"/>
              <w:marTop w:val="0"/>
              <w:marBottom w:val="0"/>
              <w:divBdr>
                <w:top w:val="none" w:sz="0" w:space="0" w:color="auto"/>
                <w:left w:val="none" w:sz="0" w:space="0" w:color="auto"/>
                <w:bottom w:val="none" w:sz="0" w:space="0" w:color="auto"/>
                <w:right w:val="none" w:sz="0" w:space="0" w:color="auto"/>
              </w:divBdr>
            </w:div>
            <w:div w:id="1429156979">
              <w:marLeft w:val="0"/>
              <w:marRight w:val="0"/>
              <w:marTop w:val="0"/>
              <w:marBottom w:val="0"/>
              <w:divBdr>
                <w:top w:val="none" w:sz="0" w:space="0" w:color="auto"/>
                <w:left w:val="none" w:sz="0" w:space="0" w:color="auto"/>
                <w:bottom w:val="none" w:sz="0" w:space="0" w:color="auto"/>
                <w:right w:val="none" w:sz="0" w:space="0" w:color="auto"/>
              </w:divBdr>
            </w:div>
            <w:div w:id="751974001">
              <w:marLeft w:val="0"/>
              <w:marRight w:val="0"/>
              <w:marTop w:val="0"/>
              <w:marBottom w:val="0"/>
              <w:divBdr>
                <w:top w:val="none" w:sz="0" w:space="0" w:color="auto"/>
                <w:left w:val="none" w:sz="0" w:space="0" w:color="auto"/>
                <w:bottom w:val="none" w:sz="0" w:space="0" w:color="auto"/>
                <w:right w:val="none" w:sz="0" w:space="0" w:color="auto"/>
              </w:divBdr>
            </w:div>
            <w:div w:id="928777325">
              <w:marLeft w:val="0"/>
              <w:marRight w:val="0"/>
              <w:marTop w:val="0"/>
              <w:marBottom w:val="0"/>
              <w:divBdr>
                <w:top w:val="none" w:sz="0" w:space="0" w:color="auto"/>
                <w:left w:val="none" w:sz="0" w:space="0" w:color="auto"/>
                <w:bottom w:val="none" w:sz="0" w:space="0" w:color="auto"/>
                <w:right w:val="none" w:sz="0" w:space="0" w:color="auto"/>
              </w:divBdr>
            </w:div>
            <w:div w:id="1101416740">
              <w:marLeft w:val="0"/>
              <w:marRight w:val="0"/>
              <w:marTop w:val="0"/>
              <w:marBottom w:val="0"/>
              <w:divBdr>
                <w:top w:val="none" w:sz="0" w:space="0" w:color="auto"/>
                <w:left w:val="none" w:sz="0" w:space="0" w:color="auto"/>
                <w:bottom w:val="none" w:sz="0" w:space="0" w:color="auto"/>
                <w:right w:val="none" w:sz="0" w:space="0" w:color="auto"/>
              </w:divBdr>
            </w:div>
            <w:div w:id="60951325">
              <w:marLeft w:val="0"/>
              <w:marRight w:val="0"/>
              <w:marTop w:val="0"/>
              <w:marBottom w:val="0"/>
              <w:divBdr>
                <w:top w:val="none" w:sz="0" w:space="0" w:color="auto"/>
                <w:left w:val="none" w:sz="0" w:space="0" w:color="auto"/>
                <w:bottom w:val="none" w:sz="0" w:space="0" w:color="auto"/>
                <w:right w:val="none" w:sz="0" w:space="0" w:color="auto"/>
              </w:divBdr>
            </w:div>
            <w:div w:id="1423525093">
              <w:marLeft w:val="0"/>
              <w:marRight w:val="0"/>
              <w:marTop w:val="0"/>
              <w:marBottom w:val="0"/>
              <w:divBdr>
                <w:top w:val="none" w:sz="0" w:space="0" w:color="auto"/>
                <w:left w:val="none" w:sz="0" w:space="0" w:color="auto"/>
                <w:bottom w:val="none" w:sz="0" w:space="0" w:color="auto"/>
                <w:right w:val="none" w:sz="0" w:space="0" w:color="auto"/>
              </w:divBdr>
            </w:div>
            <w:div w:id="704988320">
              <w:marLeft w:val="0"/>
              <w:marRight w:val="0"/>
              <w:marTop w:val="0"/>
              <w:marBottom w:val="0"/>
              <w:divBdr>
                <w:top w:val="none" w:sz="0" w:space="0" w:color="auto"/>
                <w:left w:val="none" w:sz="0" w:space="0" w:color="auto"/>
                <w:bottom w:val="none" w:sz="0" w:space="0" w:color="auto"/>
                <w:right w:val="none" w:sz="0" w:space="0" w:color="auto"/>
              </w:divBdr>
            </w:div>
            <w:div w:id="1570537155">
              <w:marLeft w:val="0"/>
              <w:marRight w:val="0"/>
              <w:marTop w:val="0"/>
              <w:marBottom w:val="0"/>
              <w:divBdr>
                <w:top w:val="none" w:sz="0" w:space="0" w:color="auto"/>
                <w:left w:val="none" w:sz="0" w:space="0" w:color="auto"/>
                <w:bottom w:val="none" w:sz="0" w:space="0" w:color="auto"/>
                <w:right w:val="none" w:sz="0" w:space="0" w:color="auto"/>
              </w:divBdr>
            </w:div>
            <w:div w:id="1042557031">
              <w:marLeft w:val="0"/>
              <w:marRight w:val="0"/>
              <w:marTop w:val="0"/>
              <w:marBottom w:val="0"/>
              <w:divBdr>
                <w:top w:val="none" w:sz="0" w:space="0" w:color="auto"/>
                <w:left w:val="none" w:sz="0" w:space="0" w:color="auto"/>
                <w:bottom w:val="none" w:sz="0" w:space="0" w:color="auto"/>
                <w:right w:val="none" w:sz="0" w:space="0" w:color="auto"/>
              </w:divBdr>
            </w:div>
            <w:div w:id="444544643">
              <w:marLeft w:val="0"/>
              <w:marRight w:val="0"/>
              <w:marTop w:val="0"/>
              <w:marBottom w:val="0"/>
              <w:divBdr>
                <w:top w:val="none" w:sz="0" w:space="0" w:color="auto"/>
                <w:left w:val="none" w:sz="0" w:space="0" w:color="auto"/>
                <w:bottom w:val="none" w:sz="0" w:space="0" w:color="auto"/>
                <w:right w:val="none" w:sz="0" w:space="0" w:color="auto"/>
              </w:divBdr>
            </w:div>
            <w:div w:id="1725442058">
              <w:marLeft w:val="0"/>
              <w:marRight w:val="0"/>
              <w:marTop w:val="0"/>
              <w:marBottom w:val="0"/>
              <w:divBdr>
                <w:top w:val="none" w:sz="0" w:space="0" w:color="auto"/>
                <w:left w:val="none" w:sz="0" w:space="0" w:color="auto"/>
                <w:bottom w:val="none" w:sz="0" w:space="0" w:color="auto"/>
                <w:right w:val="none" w:sz="0" w:space="0" w:color="auto"/>
              </w:divBdr>
            </w:div>
            <w:div w:id="591817058">
              <w:marLeft w:val="0"/>
              <w:marRight w:val="0"/>
              <w:marTop w:val="0"/>
              <w:marBottom w:val="0"/>
              <w:divBdr>
                <w:top w:val="none" w:sz="0" w:space="0" w:color="auto"/>
                <w:left w:val="none" w:sz="0" w:space="0" w:color="auto"/>
                <w:bottom w:val="none" w:sz="0" w:space="0" w:color="auto"/>
                <w:right w:val="none" w:sz="0" w:space="0" w:color="auto"/>
              </w:divBdr>
            </w:div>
            <w:div w:id="1350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2222">
      <w:bodyDiv w:val="1"/>
      <w:marLeft w:val="0"/>
      <w:marRight w:val="0"/>
      <w:marTop w:val="0"/>
      <w:marBottom w:val="0"/>
      <w:divBdr>
        <w:top w:val="none" w:sz="0" w:space="0" w:color="auto"/>
        <w:left w:val="none" w:sz="0" w:space="0" w:color="auto"/>
        <w:bottom w:val="none" w:sz="0" w:space="0" w:color="auto"/>
        <w:right w:val="none" w:sz="0" w:space="0" w:color="auto"/>
      </w:divBdr>
      <w:divsChild>
        <w:div w:id="2141192442">
          <w:marLeft w:val="0"/>
          <w:marRight w:val="0"/>
          <w:marTop w:val="0"/>
          <w:marBottom w:val="0"/>
          <w:divBdr>
            <w:top w:val="none" w:sz="0" w:space="0" w:color="auto"/>
            <w:left w:val="none" w:sz="0" w:space="0" w:color="auto"/>
            <w:bottom w:val="none" w:sz="0" w:space="0" w:color="auto"/>
            <w:right w:val="none" w:sz="0" w:space="0" w:color="auto"/>
          </w:divBdr>
          <w:divsChild>
            <w:div w:id="156508061">
              <w:marLeft w:val="0"/>
              <w:marRight w:val="0"/>
              <w:marTop w:val="0"/>
              <w:marBottom w:val="0"/>
              <w:divBdr>
                <w:top w:val="none" w:sz="0" w:space="0" w:color="auto"/>
                <w:left w:val="none" w:sz="0" w:space="0" w:color="auto"/>
                <w:bottom w:val="none" w:sz="0" w:space="0" w:color="auto"/>
                <w:right w:val="none" w:sz="0" w:space="0" w:color="auto"/>
              </w:divBdr>
            </w:div>
            <w:div w:id="160435036">
              <w:marLeft w:val="0"/>
              <w:marRight w:val="0"/>
              <w:marTop w:val="0"/>
              <w:marBottom w:val="0"/>
              <w:divBdr>
                <w:top w:val="none" w:sz="0" w:space="0" w:color="auto"/>
                <w:left w:val="none" w:sz="0" w:space="0" w:color="auto"/>
                <w:bottom w:val="none" w:sz="0" w:space="0" w:color="auto"/>
                <w:right w:val="none" w:sz="0" w:space="0" w:color="auto"/>
              </w:divBdr>
            </w:div>
            <w:div w:id="192690848">
              <w:marLeft w:val="0"/>
              <w:marRight w:val="0"/>
              <w:marTop w:val="0"/>
              <w:marBottom w:val="0"/>
              <w:divBdr>
                <w:top w:val="none" w:sz="0" w:space="0" w:color="auto"/>
                <w:left w:val="none" w:sz="0" w:space="0" w:color="auto"/>
                <w:bottom w:val="none" w:sz="0" w:space="0" w:color="auto"/>
                <w:right w:val="none" w:sz="0" w:space="0" w:color="auto"/>
              </w:divBdr>
            </w:div>
            <w:div w:id="231358984">
              <w:marLeft w:val="0"/>
              <w:marRight w:val="0"/>
              <w:marTop w:val="0"/>
              <w:marBottom w:val="0"/>
              <w:divBdr>
                <w:top w:val="none" w:sz="0" w:space="0" w:color="auto"/>
                <w:left w:val="none" w:sz="0" w:space="0" w:color="auto"/>
                <w:bottom w:val="none" w:sz="0" w:space="0" w:color="auto"/>
                <w:right w:val="none" w:sz="0" w:space="0" w:color="auto"/>
              </w:divBdr>
            </w:div>
            <w:div w:id="248388876">
              <w:marLeft w:val="0"/>
              <w:marRight w:val="0"/>
              <w:marTop w:val="0"/>
              <w:marBottom w:val="0"/>
              <w:divBdr>
                <w:top w:val="none" w:sz="0" w:space="0" w:color="auto"/>
                <w:left w:val="none" w:sz="0" w:space="0" w:color="auto"/>
                <w:bottom w:val="none" w:sz="0" w:space="0" w:color="auto"/>
                <w:right w:val="none" w:sz="0" w:space="0" w:color="auto"/>
              </w:divBdr>
            </w:div>
            <w:div w:id="287706192">
              <w:marLeft w:val="0"/>
              <w:marRight w:val="0"/>
              <w:marTop w:val="0"/>
              <w:marBottom w:val="0"/>
              <w:divBdr>
                <w:top w:val="none" w:sz="0" w:space="0" w:color="auto"/>
                <w:left w:val="none" w:sz="0" w:space="0" w:color="auto"/>
                <w:bottom w:val="none" w:sz="0" w:space="0" w:color="auto"/>
                <w:right w:val="none" w:sz="0" w:space="0" w:color="auto"/>
              </w:divBdr>
            </w:div>
            <w:div w:id="359009967">
              <w:marLeft w:val="0"/>
              <w:marRight w:val="0"/>
              <w:marTop w:val="0"/>
              <w:marBottom w:val="0"/>
              <w:divBdr>
                <w:top w:val="none" w:sz="0" w:space="0" w:color="auto"/>
                <w:left w:val="none" w:sz="0" w:space="0" w:color="auto"/>
                <w:bottom w:val="none" w:sz="0" w:space="0" w:color="auto"/>
                <w:right w:val="none" w:sz="0" w:space="0" w:color="auto"/>
              </w:divBdr>
            </w:div>
            <w:div w:id="581763364">
              <w:marLeft w:val="0"/>
              <w:marRight w:val="0"/>
              <w:marTop w:val="0"/>
              <w:marBottom w:val="0"/>
              <w:divBdr>
                <w:top w:val="none" w:sz="0" w:space="0" w:color="auto"/>
                <w:left w:val="none" w:sz="0" w:space="0" w:color="auto"/>
                <w:bottom w:val="none" w:sz="0" w:space="0" w:color="auto"/>
                <w:right w:val="none" w:sz="0" w:space="0" w:color="auto"/>
              </w:divBdr>
            </w:div>
            <w:div w:id="593560720">
              <w:marLeft w:val="0"/>
              <w:marRight w:val="0"/>
              <w:marTop w:val="0"/>
              <w:marBottom w:val="0"/>
              <w:divBdr>
                <w:top w:val="none" w:sz="0" w:space="0" w:color="auto"/>
                <w:left w:val="none" w:sz="0" w:space="0" w:color="auto"/>
                <w:bottom w:val="none" w:sz="0" w:space="0" w:color="auto"/>
                <w:right w:val="none" w:sz="0" w:space="0" w:color="auto"/>
              </w:divBdr>
            </w:div>
            <w:div w:id="690684529">
              <w:marLeft w:val="0"/>
              <w:marRight w:val="0"/>
              <w:marTop w:val="0"/>
              <w:marBottom w:val="0"/>
              <w:divBdr>
                <w:top w:val="none" w:sz="0" w:space="0" w:color="auto"/>
                <w:left w:val="none" w:sz="0" w:space="0" w:color="auto"/>
                <w:bottom w:val="none" w:sz="0" w:space="0" w:color="auto"/>
                <w:right w:val="none" w:sz="0" w:space="0" w:color="auto"/>
              </w:divBdr>
            </w:div>
            <w:div w:id="696078893">
              <w:marLeft w:val="0"/>
              <w:marRight w:val="0"/>
              <w:marTop w:val="0"/>
              <w:marBottom w:val="0"/>
              <w:divBdr>
                <w:top w:val="none" w:sz="0" w:space="0" w:color="auto"/>
                <w:left w:val="none" w:sz="0" w:space="0" w:color="auto"/>
                <w:bottom w:val="none" w:sz="0" w:space="0" w:color="auto"/>
                <w:right w:val="none" w:sz="0" w:space="0" w:color="auto"/>
              </w:divBdr>
            </w:div>
            <w:div w:id="712001315">
              <w:marLeft w:val="0"/>
              <w:marRight w:val="0"/>
              <w:marTop w:val="0"/>
              <w:marBottom w:val="0"/>
              <w:divBdr>
                <w:top w:val="none" w:sz="0" w:space="0" w:color="auto"/>
                <w:left w:val="none" w:sz="0" w:space="0" w:color="auto"/>
                <w:bottom w:val="none" w:sz="0" w:space="0" w:color="auto"/>
                <w:right w:val="none" w:sz="0" w:space="0" w:color="auto"/>
              </w:divBdr>
            </w:div>
            <w:div w:id="782116619">
              <w:marLeft w:val="0"/>
              <w:marRight w:val="0"/>
              <w:marTop w:val="0"/>
              <w:marBottom w:val="0"/>
              <w:divBdr>
                <w:top w:val="none" w:sz="0" w:space="0" w:color="auto"/>
                <w:left w:val="none" w:sz="0" w:space="0" w:color="auto"/>
                <w:bottom w:val="none" w:sz="0" w:space="0" w:color="auto"/>
                <w:right w:val="none" w:sz="0" w:space="0" w:color="auto"/>
              </w:divBdr>
            </w:div>
            <w:div w:id="843395220">
              <w:marLeft w:val="0"/>
              <w:marRight w:val="0"/>
              <w:marTop w:val="0"/>
              <w:marBottom w:val="0"/>
              <w:divBdr>
                <w:top w:val="none" w:sz="0" w:space="0" w:color="auto"/>
                <w:left w:val="none" w:sz="0" w:space="0" w:color="auto"/>
                <w:bottom w:val="none" w:sz="0" w:space="0" w:color="auto"/>
                <w:right w:val="none" w:sz="0" w:space="0" w:color="auto"/>
              </w:divBdr>
            </w:div>
            <w:div w:id="890265995">
              <w:marLeft w:val="0"/>
              <w:marRight w:val="0"/>
              <w:marTop w:val="0"/>
              <w:marBottom w:val="0"/>
              <w:divBdr>
                <w:top w:val="none" w:sz="0" w:space="0" w:color="auto"/>
                <w:left w:val="none" w:sz="0" w:space="0" w:color="auto"/>
                <w:bottom w:val="none" w:sz="0" w:space="0" w:color="auto"/>
                <w:right w:val="none" w:sz="0" w:space="0" w:color="auto"/>
              </w:divBdr>
            </w:div>
            <w:div w:id="922566206">
              <w:marLeft w:val="0"/>
              <w:marRight w:val="0"/>
              <w:marTop w:val="0"/>
              <w:marBottom w:val="0"/>
              <w:divBdr>
                <w:top w:val="none" w:sz="0" w:space="0" w:color="auto"/>
                <w:left w:val="none" w:sz="0" w:space="0" w:color="auto"/>
                <w:bottom w:val="none" w:sz="0" w:space="0" w:color="auto"/>
                <w:right w:val="none" w:sz="0" w:space="0" w:color="auto"/>
              </w:divBdr>
            </w:div>
            <w:div w:id="932472571">
              <w:marLeft w:val="0"/>
              <w:marRight w:val="0"/>
              <w:marTop w:val="0"/>
              <w:marBottom w:val="0"/>
              <w:divBdr>
                <w:top w:val="none" w:sz="0" w:space="0" w:color="auto"/>
                <w:left w:val="none" w:sz="0" w:space="0" w:color="auto"/>
                <w:bottom w:val="none" w:sz="0" w:space="0" w:color="auto"/>
                <w:right w:val="none" w:sz="0" w:space="0" w:color="auto"/>
              </w:divBdr>
            </w:div>
            <w:div w:id="962228299">
              <w:marLeft w:val="0"/>
              <w:marRight w:val="0"/>
              <w:marTop w:val="0"/>
              <w:marBottom w:val="0"/>
              <w:divBdr>
                <w:top w:val="none" w:sz="0" w:space="0" w:color="auto"/>
                <w:left w:val="none" w:sz="0" w:space="0" w:color="auto"/>
                <w:bottom w:val="none" w:sz="0" w:space="0" w:color="auto"/>
                <w:right w:val="none" w:sz="0" w:space="0" w:color="auto"/>
              </w:divBdr>
            </w:div>
            <w:div w:id="987172046">
              <w:marLeft w:val="0"/>
              <w:marRight w:val="0"/>
              <w:marTop w:val="0"/>
              <w:marBottom w:val="0"/>
              <w:divBdr>
                <w:top w:val="none" w:sz="0" w:space="0" w:color="auto"/>
                <w:left w:val="none" w:sz="0" w:space="0" w:color="auto"/>
                <w:bottom w:val="none" w:sz="0" w:space="0" w:color="auto"/>
                <w:right w:val="none" w:sz="0" w:space="0" w:color="auto"/>
              </w:divBdr>
            </w:div>
            <w:div w:id="1007902137">
              <w:marLeft w:val="0"/>
              <w:marRight w:val="0"/>
              <w:marTop w:val="0"/>
              <w:marBottom w:val="0"/>
              <w:divBdr>
                <w:top w:val="none" w:sz="0" w:space="0" w:color="auto"/>
                <w:left w:val="none" w:sz="0" w:space="0" w:color="auto"/>
                <w:bottom w:val="none" w:sz="0" w:space="0" w:color="auto"/>
                <w:right w:val="none" w:sz="0" w:space="0" w:color="auto"/>
              </w:divBdr>
            </w:div>
            <w:div w:id="1114401726">
              <w:marLeft w:val="0"/>
              <w:marRight w:val="0"/>
              <w:marTop w:val="0"/>
              <w:marBottom w:val="0"/>
              <w:divBdr>
                <w:top w:val="none" w:sz="0" w:space="0" w:color="auto"/>
                <w:left w:val="none" w:sz="0" w:space="0" w:color="auto"/>
                <w:bottom w:val="none" w:sz="0" w:space="0" w:color="auto"/>
                <w:right w:val="none" w:sz="0" w:space="0" w:color="auto"/>
              </w:divBdr>
            </w:div>
            <w:div w:id="1150488532">
              <w:marLeft w:val="0"/>
              <w:marRight w:val="0"/>
              <w:marTop w:val="0"/>
              <w:marBottom w:val="0"/>
              <w:divBdr>
                <w:top w:val="none" w:sz="0" w:space="0" w:color="auto"/>
                <w:left w:val="none" w:sz="0" w:space="0" w:color="auto"/>
                <w:bottom w:val="none" w:sz="0" w:space="0" w:color="auto"/>
                <w:right w:val="none" w:sz="0" w:space="0" w:color="auto"/>
              </w:divBdr>
            </w:div>
            <w:div w:id="1155292834">
              <w:marLeft w:val="0"/>
              <w:marRight w:val="0"/>
              <w:marTop w:val="0"/>
              <w:marBottom w:val="0"/>
              <w:divBdr>
                <w:top w:val="none" w:sz="0" w:space="0" w:color="auto"/>
                <w:left w:val="none" w:sz="0" w:space="0" w:color="auto"/>
                <w:bottom w:val="none" w:sz="0" w:space="0" w:color="auto"/>
                <w:right w:val="none" w:sz="0" w:space="0" w:color="auto"/>
              </w:divBdr>
            </w:div>
            <w:div w:id="1204441436">
              <w:marLeft w:val="0"/>
              <w:marRight w:val="0"/>
              <w:marTop w:val="0"/>
              <w:marBottom w:val="0"/>
              <w:divBdr>
                <w:top w:val="none" w:sz="0" w:space="0" w:color="auto"/>
                <w:left w:val="none" w:sz="0" w:space="0" w:color="auto"/>
                <w:bottom w:val="none" w:sz="0" w:space="0" w:color="auto"/>
                <w:right w:val="none" w:sz="0" w:space="0" w:color="auto"/>
              </w:divBdr>
            </w:div>
            <w:div w:id="1329560254">
              <w:marLeft w:val="0"/>
              <w:marRight w:val="0"/>
              <w:marTop w:val="0"/>
              <w:marBottom w:val="0"/>
              <w:divBdr>
                <w:top w:val="none" w:sz="0" w:space="0" w:color="auto"/>
                <w:left w:val="none" w:sz="0" w:space="0" w:color="auto"/>
                <w:bottom w:val="none" w:sz="0" w:space="0" w:color="auto"/>
                <w:right w:val="none" w:sz="0" w:space="0" w:color="auto"/>
              </w:divBdr>
            </w:div>
            <w:div w:id="1354526796">
              <w:marLeft w:val="0"/>
              <w:marRight w:val="0"/>
              <w:marTop w:val="0"/>
              <w:marBottom w:val="0"/>
              <w:divBdr>
                <w:top w:val="none" w:sz="0" w:space="0" w:color="auto"/>
                <w:left w:val="none" w:sz="0" w:space="0" w:color="auto"/>
                <w:bottom w:val="none" w:sz="0" w:space="0" w:color="auto"/>
                <w:right w:val="none" w:sz="0" w:space="0" w:color="auto"/>
              </w:divBdr>
            </w:div>
            <w:div w:id="1459184435">
              <w:marLeft w:val="0"/>
              <w:marRight w:val="0"/>
              <w:marTop w:val="0"/>
              <w:marBottom w:val="0"/>
              <w:divBdr>
                <w:top w:val="none" w:sz="0" w:space="0" w:color="auto"/>
                <w:left w:val="none" w:sz="0" w:space="0" w:color="auto"/>
                <w:bottom w:val="none" w:sz="0" w:space="0" w:color="auto"/>
                <w:right w:val="none" w:sz="0" w:space="0" w:color="auto"/>
              </w:divBdr>
            </w:div>
            <w:div w:id="1511291129">
              <w:marLeft w:val="0"/>
              <w:marRight w:val="0"/>
              <w:marTop w:val="0"/>
              <w:marBottom w:val="0"/>
              <w:divBdr>
                <w:top w:val="none" w:sz="0" w:space="0" w:color="auto"/>
                <w:left w:val="none" w:sz="0" w:space="0" w:color="auto"/>
                <w:bottom w:val="none" w:sz="0" w:space="0" w:color="auto"/>
                <w:right w:val="none" w:sz="0" w:space="0" w:color="auto"/>
              </w:divBdr>
            </w:div>
            <w:div w:id="1541236107">
              <w:marLeft w:val="0"/>
              <w:marRight w:val="0"/>
              <w:marTop w:val="0"/>
              <w:marBottom w:val="0"/>
              <w:divBdr>
                <w:top w:val="none" w:sz="0" w:space="0" w:color="auto"/>
                <w:left w:val="none" w:sz="0" w:space="0" w:color="auto"/>
                <w:bottom w:val="none" w:sz="0" w:space="0" w:color="auto"/>
                <w:right w:val="none" w:sz="0" w:space="0" w:color="auto"/>
              </w:divBdr>
            </w:div>
            <w:div w:id="1552956531">
              <w:marLeft w:val="0"/>
              <w:marRight w:val="0"/>
              <w:marTop w:val="0"/>
              <w:marBottom w:val="0"/>
              <w:divBdr>
                <w:top w:val="none" w:sz="0" w:space="0" w:color="auto"/>
                <w:left w:val="none" w:sz="0" w:space="0" w:color="auto"/>
                <w:bottom w:val="none" w:sz="0" w:space="0" w:color="auto"/>
                <w:right w:val="none" w:sz="0" w:space="0" w:color="auto"/>
              </w:divBdr>
            </w:div>
            <w:div w:id="1579243081">
              <w:marLeft w:val="0"/>
              <w:marRight w:val="0"/>
              <w:marTop w:val="0"/>
              <w:marBottom w:val="0"/>
              <w:divBdr>
                <w:top w:val="none" w:sz="0" w:space="0" w:color="auto"/>
                <w:left w:val="none" w:sz="0" w:space="0" w:color="auto"/>
                <w:bottom w:val="none" w:sz="0" w:space="0" w:color="auto"/>
                <w:right w:val="none" w:sz="0" w:space="0" w:color="auto"/>
              </w:divBdr>
            </w:div>
            <w:div w:id="1607035669">
              <w:marLeft w:val="0"/>
              <w:marRight w:val="0"/>
              <w:marTop w:val="0"/>
              <w:marBottom w:val="0"/>
              <w:divBdr>
                <w:top w:val="none" w:sz="0" w:space="0" w:color="auto"/>
                <w:left w:val="none" w:sz="0" w:space="0" w:color="auto"/>
                <w:bottom w:val="none" w:sz="0" w:space="0" w:color="auto"/>
                <w:right w:val="none" w:sz="0" w:space="0" w:color="auto"/>
              </w:divBdr>
            </w:div>
            <w:div w:id="1642342977">
              <w:marLeft w:val="0"/>
              <w:marRight w:val="0"/>
              <w:marTop w:val="0"/>
              <w:marBottom w:val="0"/>
              <w:divBdr>
                <w:top w:val="none" w:sz="0" w:space="0" w:color="auto"/>
                <w:left w:val="none" w:sz="0" w:space="0" w:color="auto"/>
                <w:bottom w:val="none" w:sz="0" w:space="0" w:color="auto"/>
                <w:right w:val="none" w:sz="0" w:space="0" w:color="auto"/>
              </w:divBdr>
            </w:div>
            <w:div w:id="1832019098">
              <w:marLeft w:val="0"/>
              <w:marRight w:val="0"/>
              <w:marTop w:val="0"/>
              <w:marBottom w:val="0"/>
              <w:divBdr>
                <w:top w:val="none" w:sz="0" w:space="0" w:color="auto"/>
                <w:left w:val="none" w:sz="0" w:space="0" w:color="auto"/>
                <w:bottom w:val="none" w:sz="0" w:space="0" w:color="auto"/>
                <w:right w:val="none" w:sz="0" w:space="0" w:color="auto"/>
              </w:divBdr>
            </w:div>
            <w:div w:id="1866405636">
              <w:marLeft w:val="0"/>
              <w:marRight w:val="0"/>
              <w:marTop w:val="0"/>
              <w:marBottom w:val="0"/>
              <w:divBdr>
                <w:top w:val="none" w:sz="0" w:space="0" w:color="auto"/>
                <w:left w:val="none" w:sz="0" w:space="0" w:color="auto"/>
                <w:bottom w:val="none" w:sz="0" w:space="0" w:color="auto"/>
                <w:right w:val="none" w:sz="0" w:space="0" w:color="auto"/>
              </w:divBdr>
            </w:div>
            <w:div w:id="1875078128">
              <w:marLeft w:val="0"/>
              <w:marRight w:val="0"/>
              <w:marTop w:val="0"/>
              <w:marBottom w:val="0"/>
              <w:divBdr>
                <w:top w:val="none" w:sz="0" w:space="0" w:color="auto"/>
                <w:left w:val="none" w:sz="0" w:space="0" w:color="auto"/>
                <w:bottom w:val="none" w:sz="0" w:space="0" w:color="auto"/>
                <w:right w:val="none" w:sz="0" w:space="0" w:color="auto"/>
              </w:divBdr>
            </w:div>
            <w:div w:id="197501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4215">
      <w:bodyDiv w:val="1"/>
      <w:marLeft w:val="0"/>
      <w:marRight w:val="0"/>
      <w:marTop w:val="0"/>
      <w:marBottom w:val="0"/>
      <w:divBdr>
        <w:top w:val="none" w:sz="0" w:space="0" w:color="auto"/>
        <w:left w:val="none" w:sz="0" w:space="0" w:color="auto"/>
        <w:bottom w:val="none" w:sz="0" w:space="0" w:color="auto"/>
        <w:right w:val="none" w:sz="0" w:space="0" w:color="auto"/>
      </w:divBdr>
    </w:div>
    <w:div w:id="300698258">
      <w:bodyDiv w:val="1"/>
      <w:marLeft w:val="0"/>
      <w:marRight w:val="0"/>
      <w:marTop w:val="0"/>
      <w:marBottom w:val="0"/>
      <w:divBdr>
        <w:top w:val="none" w:sz="0" w:space="0" w:color="auto"/>
        <w:left w:val="none" w:sz="0" w:space="0" w:color="auto"/>
        <w:bottom w:val="none" w:sz="0" w:space="0" w:color="auto"/>
        <w:right w:val="none" w:sz="0" w:space="0" w:color="auto"/>
      </w:divBdr>
      <w:divsChild>
        <w:div w:id="1469978583">
          <w:marLeft w:val="0"/>
          <w:marRight w:val="0"/>
          <w:marTop w:val="0"/>
          <w:marBottom w:val="0"/>
          <w:divBdr>
            <w:top w:val="none" w:sz="0" w:space="0" w:color="auto"/>
            <w:left w:val="none" w:sz="0" w:space="0" w:color="auto"/>
            <w:bottom w:val="none" w:sz="0" w:space="0" w:color="auto"/>
            <w:right w:val="none" w:sz="0" w:space="0" w:color="auto"/>
          </w:divBdr>
          <w:divsChild>
            <w:div w:id="204416397">
              <w:marLeft w:val="0"/>
              <w:marRight w:val="0"/>
              <w:marTop w:val="0"/>
              <w:marBottom w:val="0"/>
              <w:divBdr>
                <w:top w:val="none" w:sz="0" w:space="0" w:color="auto"/>
                <w:left w:val="none" w:sz="0" w:space="0" w:color="auto"/>
                <w:bottom w:val="none" w:sz="0" w:space="0" w:color="auto"/>
                <w:right w:val="none" w:sz="0" w:space="0" w:color="auto"/>
              </w:divBdr>
            </w:div>
            <w:div w:id="295795996">
              <w:marLeft w:val="0"/>
              <w:marRight w:val="0"/>
              <w:marTop w:val="0"/>
              <w:marBottom w:val="0"/>
              <w:divBdr>
                <w:top w:val="none" w:sz="0" w:space="0" w:color="auto"/>
                <w:left w:val="none" w:sz="0" w:space="0" w:color="auto"/>
                <w:bottom w:val="none" w:sz="0" w:space="0" w:color="auto"/>
                <w:right w:val="none" w:sz="0" w:space="0" w:color="auto"/>
              </w:divBdr>
            </w:div>
            <w:div w:id="305209770">
              <w:marLeft w:val="0"/>
              <w:marRight w:val="0"/>
              <w:marTop w:val="0"/>
              <w:marBottom w:val="0"/>
              <w:divBdr>
                <w:top w:val="none" w:sz="0" w:space="0" w:color="auto"/>
                <w:left w:val="none" w:sz="0" w:space="0" w:color="auto"/>
                <w:bottom w:val="none" w:sz="0" w:space="0" w:color="auto"/>
                <w:right w:val="none" w:sz="0" w:space="0" w:color="auto"/>
              </w:divBdr>
            </w:div>
            <w:div w:id="349722043">
              <w:marLeft w:val="0"/>
              <w:marRight w:val="0"/>
              <w:marTop w:val="0"/>
              <w:marBottom w:val="0"/>
              <w:divBdr>
                <w:top w:val="none" w:sz="0" w:space="0" w:color="auto"/>
                <w:left w:val="none" w:sz="0" w:space="0" w:color="auto"/>
                <w:bottom w:val="none" w:sz="0" w:space="0" w:color="auto"/>
                <w:right w:val="none" w:sz="0" w:space="0" w:color="auto"/>
              </w:divBdr>
            </w:div>
            <w:div w:id="456142028">
              <w:marLeft w:val="0"/>
              <w:marRight w:val="0"/>
              <w:marTop w:val="0"/>
              <w:marBottom w:val="0"/>
              <w:divBdr>
                <w:top w:val="none" w:sz="0" w:space="0" w:color="auto"/>
                <w:left w:val="none" w:sz="0" w:space="0" w:color="auto"/>
                <w:bottom w:val="none" w:sz="0" w:space="0" w:color="auto"/>
                <w:right w:val="none" w:sz="0" w:space="0" w:color="auto"/>
              </w:divBdr>
            </w:div>
            <w:div w:id="468548935">
              <w:marLeft w:val="0"/>
              <w:marRight w:val="0"/>
              <w:marTop w:val="0"/>
              <w:marBottom w:val="0"/>
              <w:divBdr>
                <w:top w:val="none" w:sz="0" w:space="0" w:color="auto"/>
                <w:left w:val="none" w:sz="0" w:space="0" w:color="auto"/>
                <w:bottom w:val="none" w:sz="0" w:space="0" w:color="auto"/>
                <w:right w:val="none" w:sz="0" w:space="0" w:color="auto"/>
              </w:divBdr>
            </w:div>
            <w:div w:id="513619296">
              <w:marLeft w:val="0"/>
              <w:marRight w:val="0"/>
              <w:marTop w:val="0"/>
              <w:marBottom w:val="0"/>
              <w:divBdr>
                <w:top w:val="none" w:sz="0" w:space="0" w:color="auto"/>
                <w:left w:val="none" w:sz="0" w:space="0" w:color="auto"/>
                <w:bottom w:val="none" w:sz="0" w:space="0" w:color="auto"/>
                <w:right w:val="none" w:sz="0" w:space="0" w:color="auto"/>
              </w:divBdr>
            </w:div>
            <w:div w:id="561721502">
              <w:marLeft w:val="0"/>
              <w:marRight w:val="0"/>
              <w:marTop w:val="0"/>
              <w:marBottom w:val="0"/>
              <w:divBdr>
                <w:top w:val="none" w:sz="0" w:space="0" w:color="auto"/>
                <w:left w:val="none" w:sz="0" w:space="0" w:color="auto"/>
                <w:bottom w:val="none" w:sz="0" w:space="0" w:color="auto"/>
                <w:right w:val="none" w:sz="0" w:space="0" w:color="auto"/>
              </w:divBdr>
            </w:div>
            <w:div w:id="562108850">
              <w:marLeft w:val="0"/>
              <w:marRight w:val="0"/>
              <w:marTop w:val="0"/>
              <w:marBottom w:val="0"/>
              <w:divBdr>
                <w:top w:val="none" w:sz="0" w:space="0" w:color="auto"/>
                <w:left w:val="none" w:sz="0" w:space="0" w:color="auto"/>
                <w:bottom w:val="none" w:sz="0" w:space="0" w:color="auto"/>
                <w:right w:val="none" w:sz="0" w:space="0" w:color="auto"/>
              </w:divBdr>
            </w:div>
            <w:div w:id="581984665">
              <w:marLeft w:val="0"/>
              <w:marRight w:val="0"/>
              <w:marTop w:val="0"/>
              <w:marBottom w:val="0"/>
              <w:divBdr>
                <w:top w:val="none" w:sz="0" w:space="0" w:color="auto"/>
                <w:left w:val="none" w:sz="0" w:space="0" w:color="auto"/>
                <w:bottom w:val="none" w:sz="0" w:space="0" w:color="auto"/>
                <w:right w:val="none" w:sz="0" w:space="0" w:color="auto"/>
              </w:divBdr>
            </w:div>
            <w:div w:id="582102917">
              <w:marLeft w:val="0"/>
              <w:marRight w:val="0"/>
              <w:marTop w:val="0"/>
              <w:marBottom w:val="0"/>
              <w:divBdr>
                <w:top w:val="none" w:sz="0" w:space="0" w:color="auto"/>
                <w:left w:val="none" w:sz="0" w:space="0" w:color="auto"/>
                <w:bottom w:val="none" w:sz="0" w:space="0" w:color="auto"/>
                <w:right w:val="none" w:sz="0" w:space="0" w:color="auto"/>
              </w:divBdr>
            </w:div>
            <w:div w:id="676345045">
              <w:marLeft w:val="0"/>
              <w:marRight w:val="0"/>
              <w:marTop w:val="0"/>
              <w:marBottom w:val="0"/>
              <w:divBdr>
                <w:top w:val="none" w:sz="0" w:space="0" w:color="auto"/>
                <w:left w:val="none" w:sz="0" w:space="0" w:color="auto"/>
                <w:bottom w:val="none" w:sz="0" w:space="0" w:color="auto"/>
                <w:right w:val="none" w:sz="0" w:space="0" w:color="auto"/>
              </w:divBdr>
            </w:div>
            <w:div w:id="682122441">
              <w:marLeft w:val="0"/>
              <w:marRight w:val="0"/>
              <w:marTop w:val="0"/>
              <w:marBottom w:val="0"/>
              <w:divBdr>
                <w:top w:val="none" w:sz="0" w:space="0" w:color="auto"/>
                <w:left w:val="none" w:sz="0" w:space="0" w:color="auto"/>
                <w:bottom w:val="none" w:sz="0" w:space="0" w:color="auto"/>
                <w:right w:val="none" w:sz="0" w:space="0" w:color="auto"/>
              </w:divBdr>
            </w:div>
            <w:div w:id="685792287">
              <w:marLeft w:val="0"/>
              <w:marRight w:val="0"/>
              <w:marTop w:val="0"/>
              <w:marBottom w:val="0"/>
              <w:divBdr>
                <w:top w:val="none" w:sz="0" w:space="0" w:color="auto"/>
                <w:left w:val="none" w:sz="0" w:space="0" w:color="auto"/>
                <w:bottom w:val="none" w:sz="0" w:space="0" w:color="auto"/>
                <w:right w:val="none" w:sz="0" w:space="0" w:color="auto"/>
              </w:divBdr>
            </w:div>
            <w:div w:id="814491069">
              <w:marLeft w:val="0"/>
              <w:marRight w:val="0"/>
              <w:marTop w:val="0"/>
              <w:marBottom w:val="0"/>
              <w:divBdr>
                <w:top w:val="none" w:sz="0" w:space="0" w:color="auto"/>
                <w:left w:val="none" w:sz="0" w:space="0" w:color="auto"/>
                <w:bottom w:val="none" w:sz="0" w:space="0" w:color="auto"/>
                <w:right w:val="none" w:sz="0" w:space="0" w:color="auto"/>
              </w:divBdr>
            </w:div>
            <w:div w:id="831263839">
              <w:marLeft w:val="0"/>
              <w:marRight w:val="0"/>
              <w:marTop w:val="0"/>
              <w:marBottom w:val="0"/>
              <w:divBdr>
                <w:top w:val="none" w:sz="0" w:space="0" w:color="auto"/>
                <w:left w:val="none" w:sz="0" w:space="0" w:color="auto"/>
                <w:bottom w:val="none" w:sz="0" w:space="0" w:color="auto"/>
                <w:right w:val="none" w:sz="0" w:space="0" w:color="auto"/>
              </w:divBdr>
            </w:div>
            <w:div w:id="873734469">
              <w:marLeft w:val="0"/>
              <w:marRight w:val="0"/>
              <w:marTop w:val="0"/>
              <w:marBottom w:val="0"/>
              <w:divBdr>
                <w:top w:val="none" w:sz="0" w:space="0" w:color="auto"/>
                <w:left w:val="none" w:sz="0" w:space="0" w:color="auto"/>
                <w:bottom w:val="none" w:sz="0" w:space="0" w:color="auto"/>
                <w:right w:val="none" w:sz="0" w:space="0" w:color="auto"/>
              </w:divBdr>
            </w:div>
            <w:div w:id="1010914129">
              <w:marLeft w:val="0"/>
              <w:marRight w:val="0"/>
              <w:marTop w:val="0"/>
              <w:marBottom w:val="0"/>
              <w:divBdr>
                <w:top w:val="none" w:sz="0" w:space="0" w:color="auto"/>
                <w:left w:val="none" w:sz="0" w:space="0" w:color="auto"/>
                <w:bottom w:val="none" w:sz="0" w:space="0" w:color="auto"/>
                <w:right w:val="none" w:sz="0" w:space="0" w:color="auto"/>
              </w:divBdr>
            </w:div>
            <w:div w:id="1028409994">
              <w:marLeft w:val="0"/>
              <w:marRight w:val="0"/>
              <w:marTop w:val="0"/>
              <w:marBottom w:val="0"/>
              <w:divBdr>
                <w:top w:val="none" w:sz="0" w:space="0" w:color="auto"/>
                <w:left w:val="none" w:sz="0" w:space="0" w:color="auto"/>
                <w:bottom w:val="none" w:sz="0" w:space="0" w:color="auto"/>
                <w:right w:val="none" w:sz="0" w:space="0" w:color="auto"/>
              </w:divBdr>
            </w:div>
            <w:div w:id="1032879908">
              <w:marLeft w:val="0"/>
              <w:marRight w:val="0"/>
              <w:marTop w:val="0"/>
              <w:marBottom w:val="0"/>
              <w:divBdr>
                <w:top w:val="none" w:sz="0" w:space="0" w:color="auto"/>
                <w:left w:val="none" w:sz="0" w:space="0" w:color="auto"/>
                <w:bottom w:val="none" w:sz="0" w:space="0" w:color="auto"/>
                <w:right w:val="none" w:sz="0" w:space="0" w:color="auto"/>
              </w:divBdr>
            </w:div>
            <w:div w:id="1073774336">
              <w:marLeft w:val="0"/>
              <w:marRight w:val="0"/>
              <w:marTop w:val="0"/>
              <w:marBottom w:val="0"/>
              <w:divBdr>
                <w:top w:val="none" w:sz="0" w:space="0" w:color="auto"/>
                <w:left w:val="none" w:sz="0" w:space="0" w:color="auto"/>
                <w:bottom w:val="none" w:sz="0" w:space="0" w:color="auto"/>
                <w:right w:val="none" w:sz="0" w:space="0" w:color="auto"/>
              </w:divBdr>
            </w:div>
            <w:div w:id="1090389302">
              <w:marLeft w:val="0"/>
              <w:marRight w:val="0"/>
              <w:marTop w:val="0"/>
              <w:marBottom w:val="0"/>
              <w:divBdr>
                <w:top w:val="none" w:sz="0" w:space="0" w:color="auto"/>
                <w:left w:val="none" w:sz="0" w:space="0" w:color="auto"/>
                <w:bottom w:val="none" w:sz="0" w:space="0" w:color="auto"/>
                <w:right w:val="none" w:sz="0" w:space="0" w:color="auto"/>
              </w:divBdr>
            </w:div>
            <w:div w:id="1097365828">
              <w:marLeft w:val="0"/>
              <w:marRight w:val="0"/>
              <w:marTop w:val="0"/>
              <w:marBottom w:val="0"/>
              <w:divBdr>
                <w:top w:val="none" w:sz="0" w:space="0" w:color="auto"/>
                <w:left w:val="none" w:sz="0" w:space="0" w:color="auto"/>
                <w:bottom w:val="none" w:sz="0" w:space="0" w:color="auto"/>
                <w:right w:val="none" w:sz="0" w:space="0" w:color="auto"/>
              </w:divBdr>
            </w:div>
            <w:div w:id="1100030012">
              <w:marLeft w:val="0"/>
              <w:marRight w:val="0"/>
              <w:marTop w:val="0"/>
              <w:marBottom w:val="0"/>
              <w:divBdr>
                <w:top w:val="none" w:sz="0" w:space="0" w:color="auto"/>
                <w:left w:val="none" w:sz="0" w:space="0" w:color="auto"/>
                <w:bottom w:val="none" w:sz="0" w:space="0" w:color="auto"/>
                <w:right w:val="none" w:sz="0" w:space="0" w:color="auto"/>
              </w:divBdr>
            </w:div>
            <w:div w:id="1111556959">
              <w:marLeft w:val="0"/>
              <w:marRight w:val="0"/>
              <w:marTop w:val="0"/>
              <w:marBottom w:val="0"/>
              <w:divBdr>
                <w:top w:val="none" w:sz="0" w:space="0" w:color="auto"/>
                <w:left w:val="none" w:sz="0" w:space="0" w:color="auto"/>
                <w:bottom w:val="none" w:sz="0" w:space="0" w:color="auto"/>
                <w:right w:val="none" w:sz="0" w:space="0" w:color="auto"/>
              </w:divBdr>
            </w:div>
            <w:div w:id="1178420063">
              <w:marLeft w:val="0"/>
              <w:marRight w:val="0"/>
              <w:marTop w:val="0"/>
              <w:marBottom w:val="0"/>
              <w:divBdr>
                <w:top w:val="none" w:sz="0" w:space="0" w:color="auto"/>
                <w:left w:val="none" w:sz="0" w:space="0" w:color="auto"/>
                <w:bottom w:val="none" w:sz="0" w:space="0" w:color="auto"/>
                <w:right w:val="none" w:sz="0" w:space="0" w:color="auto"/>
              </w:divBdr>
            </w:div>
            <w:div w:id="1204486405">
              <w:marLeft w:val="0"/>
              <w:marRight w:val="0"/>
              <w:marTop w:val="0"/>
              <w:marBottom w:val="0"/>
              <w:divBdr>
                <w:top w:val="none" w:sz="0" w:space="0" w:color="auto"/>
                <w:left w:val="none" w:sz="0" w:space="0" w:color="auto"/>
                <w:bottom w:val="none" w:sz="0" w:space="0" w:color="auto"/>
                <w:right w:val="none" w:sz="0" w:space="0" w:color="auto"/>
              </w:divBdr>
            </w:div>
            <w:div w:id="1329598519">
              <w:marLeft w:val="0"/>
              <w:marRight w:val="0"/>
              <w:marTop w:val="0"/>
              <w:marBottom w:val="0"/>
              <w:divBdr>
                <w:top w:val="none" w:sz="0" w:space="0" w:color="auto"/>
                <w:left w:val="none" w:sz="0" w:space="0" w:color="auto"/>
                <w:bottom w:val="none" w:sz="0" w:space="0" w:color="auto"/>
                <w:right w:val="none" w:sz="0" w:space="0" w:color="auto"/>
              </w:divBdr>
            </w:div>
            <w:div w:id="1441292546">
              <w:marLeft w:val="0"/>
              <w:marRight w:val="0"/>
              <w:marTop w:val="0"/>
              <w:marBottom w:val="0"/>
              <w:divBdr>
                <w:top w:val="none" w:sz="0" w:space="0" w:color="auto"/>
                <w:left w:val="none" w:sz="0" w:space="0" w:color="auto"/>
                <w:bottom w:val="none" w:sz="0" w:space="0" w:color="auto"/>
                <w:right w:val="none" w:sz="0" w:space="0" w:color="auto"/>
              </w:divBdr>
            </w:div>
            <w:div w:id="1465123306">
              <w:marLeft w:val="0"/>
              <w:marRight w:val="0"/>
              <w:marTop w:val="0"/>
              <w:marBottom w:val="0"/>
              <w:divBdr>
                <w:top w:val="none" w:sz="0" w:space="0" w:color="auto"/>
                <w:left w:val="none" w:sz="0" w:space="0" w:color="auto"/>
                <w:bottom w:val="none" w:sz="0" w:space="0" w:color="auto"/>
                <w:right w:val="none" w:sz="0" w:space="0" w:color="auto"/>
              </w:divBdr>
            </w:div>
            <w:div w:id="1467621639">
              <w:marLeft w:val="0"/>
              <w:marRight w:val="0"/>
              <w:marTop w:val="0"/>
              <w:marBottom w:val="0"/>
              <w:divBdr>
                <w:top w:val="none" w:sz="0" w:space="0" w:color="auto"/>
                <w:left w:val="none" w:sz="0" w:space="0" w:color="auto"/>
                <w:bottom w:val="none" w:sz="0" w:space="0" w:color="auto"/>
                <w:right w:val="none" w:sz="0" w:space="0" w:color="auto"/>
              </w:divBdr>
            </w:div>
            <w:div w:id="1560901801">
              <w:marLeft w:val="0"/>
              <w:marRight w:val="0"/>
              <w:marTop w:val="0"/>
              <w:marBottom w:val="0"/>
              <w:divBdr>
                <w:top w:val="none" w:sz="0" w:space="0" w:color="auto"/>
                <w:left w:val="none" w:sz="0" w:space="0" w:color="auto"/>
                <w:bottom w:val="none" w:sz="0" w:space="0" w:color="auto"/>
                <w:right w:val="none" w:sz="0" w:space="0" w:color="auto"/>
              </w:divBdr>
            </w:div>
            <w:div w:id="1582180730">
              <w:marLeft w:val="0"/>
              <w:marRight w:val="0"/>
              <w:marTop w:val="0"/>
              <w:marBottom w:val="0"/>
              <w:divBdr>
                <w:top w:val="none" w:sz="0" w:space="0" w:color="auto"/>
                <w:left w:val="none" w:sz="0" w:space="0" w:color="auto"/>
                <w:bottom w:val="none" w:sz="0" w:space="0" w:color="auto"/>
                <w:right w:val="none" w:sz="0" w:space="0" w:color="auto"/>
              </w:divBdr>
            </w:div>
            <w:div w:id="1646007450">
              <w:marLeft w:val="0"/>
              <w:marRight w:val="0"/>
              <w:marTop w:val="0"/>
              <w:marBottom w:val="0"/>
              <w:divBdr>
                <w:top w:val="none" w:sz="0" w:space="0" w:color="auto"/>
                <w:left w:val="none" w:sz="0" w:space="0" w:color="auto"/>
                <w:bottom w:val="none" w:sz="0" w:space="0" w:color="auto"/>
                <w:right w:val="none" w:sz="0" w:space="0" w:color="auto"/>
              </w:divBdr>
            </w:div>
            <w:div w:id="1673096794">
              <w:marLeft w:val="0"/>
              <w:marRight w:val="0"/>
              <w:marTop w:val="0"/>
              <w:marBottom w:val="0"/>
              <w:divBdr>
                <w:top w:val="none" w:sz="0" w:space="0" w:color="auto"/>
                <w:left w:val="none" w:sz="0" w:space="0" w:color="auto"/>
                <w:bottom w:val="none" w:sz="0" w:space="0" w:color="auto"/>
                <w:right w:val="none" w:sz="0" w:space="0" w:color="auto"/>
              </w:divBdr>
            </w:div>
            <w:div w:id="1706059937">
              <w:marLeft w:val="0"/>
              <w:marRight w:val="0"/>
              <w:marTop w:val="0"/>
              <w:marBottom w:val="0"/>
              <w:divBdr>
                <w:top w:val="none" w:sz="0" w:space="0" w:color="auto"/>
                <w:left w:val="none" w:sz="0" w:space="0" w:color="auto"/>
                <w:bottom w:val="none" w:sz="0" w:space="0" w:color="auto"/>
                <w:right w:val="none" w:sz="0" w:space="0" w:color="auto"/>
              </w:divBdr>
            </w:div>
            <w:div w:id="1766608580">
              <w:marLeft w:val="0"/>
              <w:marRight w:val="0"/>
              <w:marTop w:val="0"/>
              <w:marBottom w:val="0"/>
              <w:divBdr>
                <w:top w:val="none" w:sz="0" w:space="0" w:color="auto"/>
                <w:left w:val="none" w:sz="0" w:space="0" w:color="auto"/>
                <w:bottom w:val="none" w:sz="0" w:space="0" w:color="auto"/>
                <w:right w:val="none" w:sz="0" w:space="0" w:color="auto"/>
              </w:divBdr>
            </w:div>
            <w:div w:id="1891456358">
              <w:marLeft w:val="0"/>
              <w:marRight w:val="0"/>
              <w:marTop w:val="0"/>
              <w:marBottom w:val="0"/>
              <w:divBdr>
                <w:top w:val="none" w:sz="0" w:space="0" w:color="auto"/>
                <w:left w:val="none" w:sz="0" w:space="0" w:color="auto"/>
                <w:bottom w:val="none" w:sz="0" w:space="0" w:color="auto"/>
                <w:right w:val="none" w:sz="0" w:space="0" w:color="auto"/>
              </w:divBdr>
            </w:div>
            <w:div w:id="1896424465">
              <w:marLeft w:val="0"/>
              <w:marRight w:val="0"/>
              <w:marTop w:val="0"/>
              <w:marBottom w:val="0"/>
              <w:divBdr>
                <w:top w:val="none" w:sz="0" w:space="0" w:color="auto"/>
                <w:left w:val="none" w:sz="0" w:space="0" w:color="auto"/>
                <w:bottom w:val="none" w:sz="0" w:space="0" w:color="auto"/>
                <w:right w:val="none" w:sz="0" w:space="0" w:color="auto"/>
              </w:divBdr>
            </w:div>
            <w:div w:id="1903328330">
              <w:marLeft w:val="0"/>
              <w:marRight w:val="0"/>
              <w:marTop w:val="0"/>
              <w:marBottom w:val="0"/>
              <w:divBdr>
                <w:top w:val="none" w:sz="0" w:space="0" w:color="auto"/>
                <w:left w:val="none" w:sz="0" w:space="0" w:color="auto"/>
                <w:bottom w:val="none" w:sz="0" w:space="0" w:color="auto"/>
                <w:right w:val="none" w:sz="0" w:space="0" w:color="auto"/>
              </w:divBdr>
            </w:div>
            <w:div w:id="1933736187">
              <w:marLeft w:val="0"/>
              <w:marRight w:val="0"/>
              <w:marTop w:val="0"/>
              <w:marBottom w:val="0"/>
              <w:divBdr>
                <w:top w:val="none" w:sz="0" w:space="0" w:color="auto"/>
                <w:left w:val="none" w:sz="0" w:space="0" w:color="auto"/>
                <w:bottom w:val="none" w:sz="0" w:space="0" w:color="auto"/>
                <w:right w:val="none" w:sz="0" w:space="0" w:color="auto"/>
              </w:divBdr>
            </w:div>
            <w:div w:id="1938058708">
              <w:marLeft w:val="0"/>
              <w:marRight w:val="0"/>
              <w:marTop w:val="0"/>
              <w:marBottom w:val="0"/>
              <w:divBdr>
                <w:top w:val="none" w:sz="0" w:space="0" w:color="auto"/>
                <w:left w:val="none" w:sz="0" w:space="0" w:color="auto"/>
                <w:bottom w:val="none" w:sz="0" w:space="0" w:color="auto"/>
                <w:right w:val="none" w:sz="0" w:space="0" w:color="auto"/>
              </w:divBdr>
            </w:div>
            <w:div w:id="1943147782">
              <w:marLeft w:val="0"/>
              <w:marRight w:val="0"/>
              <w:marTop w:val="0"/>
              <w:marBottom w:val="0"/>
              <w:divBdr>
                <w:top w:val="none" w:sz="0" w:space="0" w:color="auto"/>
                <w:left w:val="none" w:sz="0" w:space="0" w:color="auto"/>
                <w:bottom w:val="none" w:sz="0" w:space="0" w:color="auto"/>
                <w:right w:val="none" w:sz="0" w:space="0" w:color="auto"/>
              </w:divBdr>
            </w:div>
            <w:div w:id="1948732431">
              <w:marLeft w:val="0"/>
              <w:marRight w:val="0"/>
              <w:marTop w:val="0"/>
              <w:marBottom w:val="0"/>
              <w:divBdr>
                <w:top w:val="none" w:sz="0" w:space="0" w:color="auto"/>
                <w:left w:val="none" w:sz="0" w:space="0" w:color="auto"/>
                <w:bottom w:val="none" w:sz="0" w:space="0" w:color="auto"/>
                <w:right w:val="none" w:sz="0" w:space="0" w:color="auto"/>
              </w:divBdr>
            </w:div>
            <w:div w:id="1956328990">
              <w:marLeft w:val="0"/>
              <w:marRight w:val="0"/>
              <w:marTop w:val="0"/>
              <w:marBottom w:val="0"/>
              <w:divBdr>
                <w:top w:val="none" w:sz="0" w:space="0" w:color="auto"/>
                <w:left w:val="none" w:sz="0" w:space="0" w:color="auto"/>
                <w:bottom w:val="none" w:sz="0" w:space="0" w:color="auto"/>
                <w:right w:val="none" w:sz="0" w:space="0" w:color="auto"/>
              </w:divBdr>
            </w:div>
            <w:div w:id="2012482919">
              <w:marLeft w:val="0"/>
              <w:marRight w:val="0"/>
              <w:marTop w:val="0"/>
              <w:marBottom w:val="0"/>
              <w:divBdr>
                <w:top w:val="none" w:sz="0" w:space="0" w:color="auto"/>
                <w:left w:val="none" w:sz="0" w:space="0" w:color="auto"/>
                <w:bottom w:val="none" w:sz="0" w:space="0" w:color="auto"/>
                <w:right w:val="none" w:sz="0" w:space="0" w:color="auto"/>
              </w:divBdr>
            </w:div>
            <w:div w:id="2117602291">
              <w:marLeft w:val="0"/>
              <w:marRight w:val="0"/>
              <w:marTop w:val="0"/>
              <w:marBottom w:val="0"/>
              <w:divBdr>
                <w:top w:val="none" w:sz="0" w:space="0" w:color="auto"/>
                <w:left w:val="none" w:sz="0" w:space="0" w:color="auto"/>
                <w:bottom w:val="none" w:sz="0" w:space="0" w:color="auto"/>
                <w:right w:val="none" w:sz="0" w:space="0" w:color="auto"/>
              </w:divBdr>
            </w:div>
            <w:div w:id="21215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1786">
      <w:bodyDiv w:val="1"/>
      <w:marLeft w:val="0"/>
      <w:marRight w:val="0"/>
      <w:marTop w:val="0"/>
      <w:marBottom w:val="0"/>
      <w:divBdr>
        <w:top w:val="none" w:sz="0" w:space="0" w:color="auto"/>
        <w:left w:val="none" w:sz="0" w:space="0" w:color="auto"/>
        <w:bottom w:val="none" w:sz="0" w:space="0" w:color="auto"/>
        <w:right w:val="none" w:sz="0" w:space="0" w:color="auto"/>
      </w:divBdr>
      <w:divsChild>
        <w:div w:id="2060207509">
          <w:marLeft w:val="0"/>
          <w:marRight w:val="0"/>
          <w:marTop w:val="0"/>
          <w:marBottom w:val="0"/>
          <w:divBdr>
            <w:top w:val="none" w:sz="0" w:space="0" w:color="auto"/>
            <w:left w:val="none" w:sz="0" w:space="0" w:color="auto"/>
            <w:bottom w:val="none" w:sz="0" w:space="0" w:color="auto"/>
            <w:right w:val="none" w:sz="0" w:space="0" w:color="auto"/>
          </w:divBdr>
          <w:divsChild>
            <w:div w:id="1373114370">
              <w:marLeft w:val="0"/>
              <w:marRight w:val="0"/>
              <w:marTop w:val="0"/>
              <w:marBottom w:val="0"/>
              <w:divBdr>
                <w:top w:val="none" w:sz="0" w:space="0" w:color="auto"/>
                <w:left w:val="none" w:sz="0" w:space="0" w:color="auto"/>
                <w:bottom w:val="none" w:sz="0" w:space="0" w:color="auto"/>
                <w:right w:val="none" w:sz="0" w:space="0" w:color="auto"/>
              </w:divBdr>
            </w:div>
            <w:div w:id="844825192">
              <w:marLeft w:val="0"/>
              <w:marRight w:val="0"/>
              <w:marTop w:val="0"/>
              <w:marBottom w:val="0"/>
              <w:divBdr>
                <w:top w:val="none" w:sz="0" w:space="0" w:color="auto"/>
                <w:left w:val="none" w:sz="0" w:space="0" w:color="auto"/>
                <w:bottom w:val="none" w:sz="0" w:space="0" w:color="auto"/>
                <w:right w:val="none" w:sz="0" w:space="0" w:color="auto"/>
              </w:divBdr>
            </w:div>
            <w:div w:id="1703044863">
              <w:marLeft w:val="0"/>
              <w:marRight w:val="0"/>
              <w:marTop w:val="0"/>
              <w:marBottom w:val="0"/>
              <w:divBdr>
                <w:top w:val="none" w:sz="0" w:space="0" w:color="auto"/>
                <w:left w:val="none" w:sz="0" w:space="0" w:color="auto"/>
                <w:bottom w:val="none" w:sz="0" w:space="0" w:color="auto"/>
                <w:right w:val="none" w:sz="0" w:space="0" w:color="auto"/>
              </w:divBdr>
            </w:div>
            <w:div w:id="1745255886">
              <w:marLeft w:val="0"/>
              <w:marRight w:val="0"/>
              <w:marTop w:val="0"/>
              <w:marBottom w:val="0"/>
              <w:divBdr>
                <w:top w:val="none" w:sz="0" w:space="0" w:color="auto"/>
                <w:left w:val="none" w:sz="0" w:space="0" w:color="auto"/>
                <w:bottom w:val="none" w:sz="0" w:space="0" w:color="auto"/>
                <w:right w:val="none" w:sz="0" w:space="0" w:color="auto"/>
              </w:divBdr>
            </w:div>
            <w:div w:id="57561988">
              <w:marLeft w:val="0"/>
              <w:marRight w:val="0"/>
              <w:marTop w:val="0"/>
              <w:marBottom w:val="0"/>
              <w:divBdr>
                <w:top w:val="none" w:sz="0" w:space="0" w:color="auto"/>
                <w:left w:val="none" w:sz="0" w:space="0" w:color="auto"/>
                <w:bottom w:val="none" w:sz="0" w:space="0" w:color="auto"/>
                <w:right w:val="none" w:sz="0" w:space="0" w:color="auto"/>
              </w:divBdr>
            </w:div>
            <w:div w:id="350685714">
              <w:marLeft w:val="0"/>
              <w:marRight w:val="0"/>
              <w:marTop w:val="0"/>
              <w:marBottom w:val="0"/>
              <w:divBdr>
                <w:top w:val="none" w:sz="0" w:space="0" w:color="auto"/>
                <w:left w:val="none" w:sz="0" w:space="0" w:color="auto"/>
                <w:bottom w:val="none" w:sz="0" w:space="0" w:color="auto"/>
                <w:right w:val="none" w:sz="0" w:space="0" w:color="auto"/>
              </w:divBdr>
            </w:div>
            <w:div w:id="1628511958">
              <w:marLeft w:val="0"/>
              <w:marRight w:val="0"/>
              <w:marTop w:val="0"/>
              <w:marBottom w:val="0"/>
              <w:divBdr>
                <w:top w:val="none" w:sz="0" w:space="0" w:color="auto"/>
                <w:left w:val="none" w:sz="0" w:space="0" w:color="auto"/>
                <w:bottom w:val="none" w:sz="0" w:space="0" w:color="auto"/>
                <w:right w:val="none" w:sz="0" w:space="0" w:color="auto"/>
              </w:divBdr>
            </w:div>
            <w:div w:id="380637224">
              <w:marLeft w:val="0"/>
              <w:marRight w:val="0"/>
              <w:marTop w:val="0"/>
              <w:marBottom w:val="0"/>
              <w:divBdr>
                <w:top w:val="none" w:sz="0" w:space="0" w:color="auto"/>
                <w:left w:val="none" w:sz="0" w:space="0" w:color="auto"/>
                <w:bottom w:val="none" w:sz="0" w:space="0" w:color="auto"/>
                <w:right w:val="none" w:sz="0" w:space="0" w:color="auto"/>
              </w:divBdr>
            </w:div>
            <w:div w:id="1371153249">
              <w:marLeft w:val="0"/>
              <w:marRight w:val="0"/>
              <w:marTop w:val="0"/>
              <w:marBottom w:val="0"/>
              <w:divBdr>
                <w:top w:val="none" w:sz="0" w:space="0" w:color="auto"/>
                <w:left w:val="none" w:sz="0" w:space="0" w:color="auto"/>
                <w:bottom w:val="none" w:sz="0" w:space="0" w:color="auto"/>
                <w:right w:val="none" w:sz="0" w:space="0" w:color="auto"/>
              </w:divBdr>
            </w:div>
            <w:div w:id="1501115707">
              <w:marLeft w:val="0"/>
              <w:marRight w:val="0"/>
              <w:marTop w:val="0"/>
              <w:marBottom w:val="0"/>
              <w:divBdr>
                <w:top w:val="none" w:sz="0" w:space="0" w:color="auto"/>
                <w:left w:val="none" w:sz="0" w:space="0" w:color="auto"/>
                <w:bottom w:val="none" w:sz="0" w:space="0" w:color="auto"/>
                <w:right w:val="none" w:sz="0" w:space="0" w:color="auto"/>
              </w:divBdr>
            </w:div>
            <w:div w:id="697049513">
              <w:marLeft w:val="0"/>
              <w:marRight w:val="0"/>
              <w:marTop w:val="0"/>
              <w:marBottom w:val="0"/>
              <w:divBdr>
                <w:top w:val="none" w:sz="0" w:space="0" w:color="auto"/>
                <w:left w:val="none" w:sz="0" w:space="0" w:color="auto"/>
                <w:bottom w:val="none" w:sz="0" w:space="0" w:color="auto"/>
                <w:right w:val="none" w:sz="0" w:space="0" w:color="auto"/>
              </w:divBdr>
            </w:div>
            <w:div w:id="1594435865">
              <w:marLeft w:val="0"/>
              <w:marRight w:val="0"/>
              <w:marTop w:val="0"/>
              <w:marBottom w:val="0"/>
              <w:divBdr>
                <w:top w:val="none" w:sz="0" w:space="0" w:color="auto"/>
                <w:left w:val="none" w:sz="0" w:space="0" w:color="auto"/>
                <w:bottom w:val="none" w:sz="0" w:space="0" w:color="auto"/>
                <w:right w:val="none" w:sz="0" w:space="0" w:color="auto"/>
              </w:divBdr>
            </w:div>
            <w:div w:id="728071930">
              <w:marLeft w:val="0"/>
              <w:marRight w:val="0"/>
              <w:marTop w:val="0"/>
              <w:marBottom w:val="0"/>
              <w:divBdr>
                <w:top w:val="none" w:sz="0" w:space="0" w:color="auto"/>
                <w:left w:val="none" w:sz="0" w:space="0" w:color="auto"/>
                <w:bottom w:val="none" w:sz="0" w:space="0" w:color="auto"/>
                <w:right w:val="none" w:sz="0" w:space="0" w:color="auto"/>
              </w:divBdr>
            </w:div>
            <w:div w:id="2054579734">
              <w:marLeft w:val="0"/>
              <w:marRight w:val="0"/>
              <w:marTop w:val="0"/>
              <w:marBottom w:val="0"/>
              <w:divBdr>
                <w:top w:val="none" w:sz="0" w:space="0" w:color="auto"/>
                <w:left w:val="none" w:sz="0" w:space="0" w:color="auto"/>
                <w:bottom w:val="none" w:sz="0" w:space="0" w:color="auto"/>
                <w:right w:val="none" w:sz="0" w:space="0" w:color="auto"/>
              </w:divBdr>
            </w:div>
            <w:div w:id="274991686">
              <w:marLeft w:val="0"/>
              <w:marRight w:val="0"/>
              <w:marTop w:val="0"/>
              <w:marBottom w:val="0"/>
              <w:divBdr>
                <w:top w:val="none" w:sz="0" w:space="0" w:color="auto"/>
                <w:left w:val="none" w:sz="0" w:space="0" w:color="auto"/>
                <w:bottom w:val="none" w:sz="0" w:space="0" w:color="auto"/>
                <w:right w:val="none" w:sz="0" w:space="0" w:color="auto"/>
              </w:divBdr>
            </w:div>
            <w:div w:id="884409769">
              <w:marLeft w:val="0"/>
              <w:marRight w:val="0"/>
              <w:marTop w:val="0"/>
              <w:marBottom w:val="0"/>
              <w:divBdr>
                <w:top w:val="none" w:sz="0" w:space="0" w:color="auto"/>
                <w:left w:val="none" w:sz="0" w:space="0" w:color="auto"/>
                <w:bottom w:val="none" w:sz="0" w:space="0" w:color="auto"/>
                <w:right w:val="none" w:sz="0" w:space="0" w:color="auto"/>
              </w:divBdr>
            </w:div>
            <w:div w:id="585918811">
              <w:marLeft w:val="0"/>
              <w:marRight w:val="0"/>
              <w:marTop w:val="0"/>
              <w:marBottom w:val="0"/>
              <w:divBdr>
                <w:top w:val="none" w:sz="0" w:space="0" w:color="auto"/>
                <w:left w:val="none" w:sz="0" w:space="0" w:color="auto"/>
                <w:bottom w:val="none" w:sz="0" w:space="0" w:color="auto"/>
                <w:right w:val="none" w:sz="0" w:space="0" w:color="auto"/>
              </w:divBdr>
            </w:div>
            <w:div w:id="39935857">
              <w:marLeft w:val="0"/>
              <w:marRight w:val="0"/>
              <w:marTop w:val="0"/>
              <w:marBottom w:val="0"/>
              <w:divBdr>
                <w:top w:val="none" w:sz="0" w:space="0" w:color="auto"/>
                <w:left w:val="none" w:sz="0" w:space="0" w:color="auto"/>
                <w:bottom w:val="none" w:sz="0" w:space="0" w:color="auto"/>
                <w:right w:val="none" w:sz="0" w:space="0" w:color="auto"/>
              </w:divBdr>
            </w:div>
            <w:div w:id="682167468">
              <w:marLeft w:val="0"/>
              <w:marRight w:val="0"/>
              <w:marTop w:val="0"/>
              <w:marBottom w:val="0"/>
              <w:divBdr>
                <w:top w:val="none" w:sz="0" w:space="0" w:color="auto"/>
                <w:left w:val="none" w:sz="0" w:space="0" w:color="auto"/>
                <w:bottom w:val="none" w:sz="0" w:space="0" w:color="auto"/>
                <w:right w:val="none" w:sz="0" w:space="0" w:color="auto"/>
              </w:divBdr>
            </w:div>
            <w:div w:id="585650732">
              <w:marLeft w:val="0"/>
              <w:marRight w:val="0"/>
              <w:marTop w:val="0"/>
              <w:marBottom w:val="0"/>
              <w:divBdr>
                <w:top w:val="none" w:sz="0" w:space="0" w:color="auto"/>
                <w:left w:val="none" w:sz="0" w:space="0" w:color="auto"/>
                <w:bottom w:val="none" w:sz="0" w:space="0" w:color="auto"/>
                <w:right w:val="none" w:sz="0" w:space="0" w:color="auto"/>
              </w:divBdr>
            </w:div>
            <w:div w:id="2085029381">
              <w:marLeft w:val="0"/>
              <w:marRight w:val="0"/>
              <w:marTop w:val="0"/>
              <w:marBottom w:val="0"/>
              <w:divBdr>
                <w:top w:val="none" w:sz="0" w:space="0" w:color="auto"/>
                <w:left w:val="none" w:sz="0" w:space="0" w:color="auto"/>
                <w:bottom w:val="none" w:sz="0" w:space="0" w:color="auto"/>
                <w:right w:val="none" w:sz="0" w:space="0" w:color="auto"/>
              </w:divBdr>
            </w:div>
            <w:div w:id="96339872">
              <w:marLeft w:val="0"/>
              <w:marRight w:val="0"/>
              <w:marTop w:val="0"/>
              <w:marBottom w:val="0"/>
              <w:divBdr>
                <w:top w:val="none" w:sz="0" w:space="0" w:color="auto"/>
                <w:left w:val="none" w:sz="0" w:space="0" w:color="auto"/>
                <w:bottom w:val="none" w:sz="0" w:space="0" w:color="auto"/>
                <w:right w:val="none" w:sz="0" w:space="0" w:color="auto"/>
              </w:divBdr>
            </w:div>
            <w:div w:id="285426792">
              <w:marLeft w:val="0"/>
              <w:marRight w:val="0"/>
              <w:marTop w:val="0"/>
              <w:marBottom w:val="0"/>
              <w:divBdr>
                <w:top w:val="none" w:sz="0" w:space="0" w:color="auto"/>
                <w:left w:val="none" w:sz="0" w:space="0" w:color="auto"/>
                <w:bottom w:val="none" w:sz="0" w:space="0" w:color="auto"/>
                <w:right w:val="none" w:sz="0" w:space="0" w:color="auto"/>
              </w:divBdr>
            </w:div>
            <w:div w:id="1697928864">
              <w:marLeft w:val="0"/>
              <w:marRight w:val="0"/>
              <w:marTop w:val="0"/>
              <w:marBottom w:val="0"/>
              <w:divBdr>
                <w:top w:val="none" w:sz="0" w:space="0" w:color="auto"/>
                <w:left w:val="none" w:sz="0" w:space="0" w:color="auto"/>
                <w:bottom w:val="none" w:sz="0" w:space="0" w:color="auto"/>
                <w:right w:val="none" w:sz="0" w:space="0" w:color="auto"/>
              </w:divBdr>
            </w:div>
            <w:div w:id="1413509450">
              <w:marLeft w:val="0"/>
              <w:marRight w:val="0"/>
              <w:marTop w:val="0"/>
              <w:marBottom w:val="0"/>
              <w:divBdr>
                <w:top w:val="none" w:sz="0" w:space="0" w:color="auto"/>
                <w:left w:val="none" w:sz="0" w:space="0" w:color="auto"/>
                <w:bottom w:val="none" w:sz="0" w:space="0" w:color="auto"/>
                <w:right w:val="none" w:sz="0" w:space="0" w:color="auto"/>
              </w:divBdr>
            </w:div>
            <w:div w:id="1255438742">
              <w:marLeft w:val="0"/>
              <w:marRight w:val="0"/>
              <w:marTop w:val="0"/>
              <w:marBottom w:val="0"/>
              <w:divBdr>
                <w:top w:val="none" w:sz="0" w:space="0" w:color="auto"/>
                <w:left w:val="none" w:sz="0" w:space="0" w:color="auto"/>
                <w:bottom w:val="none" w:sz="0" w:space="0" w:color="auto"/>
                <w:right w:val="none" w:sz="0" w:space="0" w:color="auto"/>
              </w:divBdr>
            </w:div>
            <w:div w:id="311719548">
              <w:marLeft w:val="0"/>
              <w:marRight w:val="0"/>
              <w:marTop w:val="0"/>
              <w:marBottom w:val="0"/>
              <w:divBdr>
                <w:top w:val="none" w:sz="0" w:space="0" w:color="auto"/>
                <w:left w:val="none" w:sz="0" w:space="0" w:color="auto"/>
                <w:bottom w:val="none" w:sz="0" w:space="0" w:color="auto"/>
                <w:right w:val="none" w:sz="0" w:space="0" w:color="auto"/>
              </w:divBdr>
            </w:div>
            <w:div w:id="565186976">
              <w:marLeft w:val="0"/>
              <w:marRight w:val="0"/>
              <w:marTop w:val="0"/>
              <w:marBottom w:val="0"/>
              <w:divBdr>
                <w:top w:val="none" w:sz="0" w:space="0" w:color="auto"/>
                <w:left w:val="none" w:sz="0" w:space="0" w:color="auto"/>
                <w:bottom w:val="none" w:sz="0" w:space="0" w:color="auto"/>
                <w:right w:val="none" w:sz="0" w:space="0" w:color="auto"/>
              </w:divBdr>
            </w:div>
            <w:div w:id="607350914">
              <w:marLeft w:val="0"/>
              <w:marRight w:val="0"/>
              <w:marTop w:val="0"/>
              <w:marBottom w:val="0"/>
              <w:divBdr>
                <w:top w:val="none" w:sz="0" w:space="0" w:color="auto"/>
                <w:left w:val="none" w:sz="0" w:space="0" w:color="auto"/>
                <w:bottom w:val="none" w:sz="0" w:space="0" w:color="auto"/>
                <w:right w:val="none" w:sz="0" w:space="0" w:color="auto"/>
              </w:divBdr>
            </w:div>
            <w:div w:id="1645156020">
              <w:marLeft w:val="0"/>
              <w:marRight w:val="0"/>
              <w:marTop w:val="0"/>
              <w:marBottom w:val="0"/>
              <w:divBdr>
                <w:top w:val="none" w:sz="0" w:space="0" w:color="auto"/>
                <w:left w:val="none" w:sz="0" w:space="0" w:color="auto"/>
                <w:bottom w:val="none" w:sz="0" w:space="0" w:color="auto"/>
                <w:right w:val="none" w:sz="0" w:space="0" w:color="auto"/>
              </w:divBdr>
            </w:div>
            <w:div w:id="97258555">
              <w:marLeft w:val="0"/>
              <w:marRight w:val="0"/>
              <w:marTop w:val="0"/>
              <w:marBottom w:val="0"/>
              <w:divBdr>
                <w:top w:val="none" w:sz="0" w:space="0" w:color="auto"/>
                <w:left w:val="none" w:sz="0" w:space="0" w:color="auto"/>
                <w:bottom w:val="none" w:sz="0" w:space="0" w:color="auto"/>
                <w:right w:val="none" w:sz="0" w:space="0" w:color="auto"/>
              </w:divBdr>
            </w:div>
            <w:div w:id="1092550899">
              <w:marLeft w:val="0"/>
              <w:marRight w:val="0"/>
              <w:marTop w:val="0"/>
              <w:marBottom w:val="0"/>
              <w:divBdr>
                <w:top w:val="none" w:sz="0" w:space="0" w:color="auto"/>
                <w:left w:val="none" w:sz="0" w:space="0" w:color="auto"/>
                <w:bottom w:val="none" w:sz="0" w:space="0" w:color="auto"/>
                <w:right w:val="none" w:sz="0" w:space="0" w:color="auto"/>
              </w:divBdr>
            </w:div>
            <w:div w:id="1602645634">
              <w:marLeft w:val="0"/>
              <w:marRight w:val="0"/>
              <w:marTop w:val="0"/>
              <w:marBottom w:val="0"/>
              <w:divBdr>
                <w:top w:val="none" w:sz="0" w:space="0" w:color="auto"/>
                <w:left w:val="none" w:sz="0" w:space="0" w:color="auto"/>
                <w:bottom w:val="none" w:sz="0" w:space="0" w:color="auto"/>
                <w:right w:val="none" w:sz="0" w:space="0" w:color="auto"/>
              </w:divBdr>
            </w:div>
            <w:div w:id="354695230">
              <w:marLeft w:val="0"/>
              <w:marRight w:val="0"/>
              <w:marTop w:val="0"/>
              <w:marBottom w:val="0"/>
              <w:divBdr>
                <w:top w:val="none" w:sz="0" w:space="0" w:color="auto"/>
                <w:left w:val="none" w:sz="0" w:space="0" w:color="auto"/>
                <w:bottom w:val="none" w:sz="0" w:space="0" w:color="auto"/>
                <w:right w:val="none" w:sz="0" w:space="0" w:color="auto"/>
              </w:divBdr>
            </w:div>
            <w:div w:id="1058671851">
              <w:marLeft w:val="0"/>
              <w:marRight w:val="0"/>
              <w:marTop w:val="0"/>
              <w:marBottom w:val="0"/>
              <w:divBdr>
                <w:top w:val="none" w:sz="0" w:space="0" w:color="auto"/>
                <w:left w:val="none" w:sz="0" w:space="0" w:color="auto"/>
                <w:bottom w:val="none" w:sz="0" w:space="0" w:color="auto"/>
                <w:right w:val="none" w:sz="0" w:space="0" w:color="auto"/>
              </w:divBdr>
            </w:div>
            <w:div w:id="624428636">
              <w:marLeft w:val="0"/>
              <w:marRight w:val="0"/>
              <w:marTop w:val="0"/>
              <w:marBottom w:val="0"/>
              <w:divBdr>
                <w:top w:val="none" w:sz="0" w:space="0" w:color="auto"/>
                <w:left w:val="none" w:sz="0" w:space="0" w:color="auto"/>
                <w:bottom w:val="none" w:sz="0" w:space="0" w:color="auto"/>
                <w:right w:val="none" w:sz="0" w:space="0" w:color="auto"/>
              </w:divBdr>
            </w:div>
            <w:div w:id="113406782">
              <w:marLeft w:val="0"/>
              <w:marRight w:val="0"/>
              <w:marTop w:val="0"/>
              <w:marBottom w:val="0"/>
              <w:divBdr>
                <w:top w:val="none" w:sz="0" w:space="0" w:color="auto"/>
                <w:left w:val="none" w:sz="0" w:space="0" w:color="auto"/>
                <w:bottom w:val="none" w:sz="0" w:space="0" w:color="auto"/>
                <w:right w:val="none" w:sz="0" w:space="0" w:color="auto"/>
              </w:divBdr>
            </w:div>
            <w:div w:id="864177793">
              <w:marLeft w:val="0"/>
              <w:marRight w:val="0"/>
              <w:marTop w:val="0"/>
              <w:marBottom w:val="0"/>
              <w:divBdr>
                <w:top w:val="none" w:sz="0" w:space="0" w:color="auto"/>
                <w:left w:val="none" w:sz="0" w:space="0" w:color="auto"/>
                <w:bottom w:val="none" w:sz="0" w:space="0" w:color="auto"/>
                <w:right w:val="none" w:sz="0" w:space="0" w:color="auto"/>
              </w:divBdr>
            </w:div>
            <w:div w:id="1097018779">
              <w:marLeft w:val="0"/>
              <w:marRight w:val="0"/>
              <w:marTop w:val="0"/>
              <w:marBottom w:val="0"/>
              <w:divBdr>
                <w:top w:val="none" w:sz="0" w:space="0" w:color="auto"/>
                <w:left w:val="none" w:sz="0" w:space="0" w:color="auto"/>
                <w:bottom w:val="none" w:sz="0" w:space="0" w:color="auto"/>
                <w:right w:val="none" w:sz="0" w:space="0" w:color="auto"/>
              </w:divBdr>
            </w:div>
            <w:div w:id="935554606">
              <w:marLeft w:val="0"/>
              <w:marRight w:val="0"/>
              <w:marTop w:val="0"/>
              <w:marBottom w:val="0"/>
              <w:divBdr>
                <w:top w:val="none" w:sz="0" w:space="0" w:color="auto"/>
                <w:left w:val="none" w:sz="0" w:space="0" w:color="auto"/>
                <w:bottom w:val="none" w:sz="0" w:space="0" w:color="auto"/>
                <w:right w:val="none" w:sz="0" w:space="0" w:color="auto"/>
              </w:divBdr>
            </w:div>
            <w:div w:id="20460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1733">
      <w:bodyDiv w:val="1"/>
      <w:marLeft w:val="0"/>
      <w:marRight w:val="0"/>
      <w:marTop w:val="0"/>
      <w:marBottom w:val="0"/>
      <w:divBdr>
        <w:top w:val="none" w:sz="0" w:space="0" w:color="auto"/>
        <w:left w:val="none" w:sz="0" w:space="0" w:color="auto"/>
        <w:bottom w:val="none" w:sz="0" w:space="0" w:color="auto"/>
        <w:right w:val="none" w:sz="0" w:space="0" w:color="auto"/>
      </w:divBdr>
    </w:div>
    <w:div w:id="360713353">
      <w:bodyDiv w:val="1"/>
      <w:marLeft w:val="0"/>
      <w:marRight w:val="0"/>
      <w:marTop w:val="0"/>
      <w:marBottom w:val="0"/>
      <w:divBdr>
        <w:top w:val="none" w:sz="0" w:space="0" w:color="auto"/>
        <w:left w:val="none" w:sz="0" w:space="0" w:color="auto"/>
        <w:bottom w:val="none" w:sz="0" w:space="0" w:color="auto"/>
        <w:right w:val="none" w:sz="0" w:space="0" w:color="auto"/>
      </w:divBdr>
    </w:div>
    <w:div w:id="402334399">
      <w:bodyDiv w:val="1"/>
      <w:marLeft w:val="0"/>
      <w:marRight w:val="0"/>
      <w:marTop w:val="0"/>
      <w:marBottom w:val="0"/>
      <w:divBdr>
        <w:top w:val="none" w:sz="0" w:space="0" w:color="auto"/>
        <w:left w:val="none" w:sz="0" w:space="0" w:color="auto"/>
        <w:bottom w:val="none" w:sz="0" w:space="0" w:color="auto"/>
        <w:right w:val="none" w:sz="0" w:space="0" w:color="auto"/>
      </w:divBdr>
      <w:divsChild>
        <w:div w:id="870269303">
          <w:marLeft w:val="0"/>
          <w:marRight w:val="0"/>
          <w:marTop w:val="0"/>
          <w:marBottom w:val="0"/>
          <w:divBdr>
            <w:top w:val="none" w:sz="0" w:space="0" w:color="auto"/>
            <w:left w:val="none" w:sz="0" w:space="0" w:color="auto"/>
            <w:bottom w:val="none" w:sz="0" w:space="0" w:color="auto"/>
            <w:right w:val="none" w:sz="0" w:space="0" w:color="auto"/>
          </w:divBdr>
          <w:divsChild>
            <w:div w:id="117145313">
              <w:marLeft w:val="0"/>
              <w:marRight w:val="0"/>
              <w:marTop w:val="0"/>
              <w:marBottom w:val="0"/>
              <w:divBdr>
                <w:top w:val="none" w:sz="0" w:space="0" w:color="auto"/>
                <w:left w:val="none" w:sz="0" w:space="0" w:color="auto"/>
                <w:bottom w:val="none" w:sz="0" w:space="0" w:color="auto"/>
                <w:right w:val="none" w:sz="0" w:space="0" w:color="auto"/>
              </w:divBdr>
            </w:div>
            <w:div w:id="192890036">
              <w:marLeft w:val="0"/>
              <w:marRight w:val="0"/>
              <w:marTop w:val="0"/>
              <w:marBottom w:val="0"/>
              <w:divBdr>
                <w:top w:val="none" w:sz="0" w:space="0" w:color="auto"/>
                <w:left w:val="none" w:sz="0" w:space="0" w:color="auto"/>
                <w:bottom w:val="none" w:sz="0" w:space="0" w:color="auto"/>
                <w:right w:val="none" w:sz="0" w:space="0" w:color="auto"/>
              </w:divBdr>
            </w:div>
            <w:div w:id="302585790">
              <w:marLeft w:val="0"/>
              <w:marRight w:val="0"/>
              <w:marTop w:val="0"/>
              <w:marBottom w:val="0"/>
              <w:divBdr>
                <w:top w:val="none" w:sz="0" w:space="0" w:color="auto"/>
                <w:left w:val="none" w:sz="0" w:space="0" w:color="auto"/>
                <w:bottom w:val="none" w:sz="0" w:space="0" w:color="auto"/>
                <w:right w:val="none" w:sz="0" w:space="0" w:color="auto"/>
              </w:divBdr>
            </w:div>
            <w:div w:id="431167252">
              <w:marLeft w:val="0"/>
              <w:marRight w:val="0"/>
              <w:marTop w:val="0"/>
              <w:marBottom w:val="0"/>
              <w:divBdr>
                <w:top w:val="none" w:sz="0" w:space="0" w:color="auto"/>
                <w:left w:val="none" w:sz="0" w:space="0" w:color="auto"/>
                <w:bottom w:val="none" w:sz="0" w:space="0" w:color="auto"/>
                <w:right w:val="none" w:sz="0" w:space="0" w:color="auto"/>
              </w:divBdr>
            </w:div>
            <w:div w:id="610549921">
              <w:marLeft w:val="0"/>
              <w:marRight w:val="0"/>
              <w:marTop w:val="0"/>
              <w:marBottom w:val="0"/>
              <w:divBdr>
                <w:top w:val="none" w:sz="0" w:space="0" w:color="auto"/>
                <w:left w:val="none" w:sz="0" w:space="0" w:color="auto"/>
                <w:bottom w:val="none" w:sz="0" w:space="0" w:color="auto"/>
                <w:right w:val="none" w:sz="0" w:space="0" w:color="auto"/>
              </w:divBdr>
            </w:div>
            <w:div w:id="621352182">
              <w:marLeft w:val="0"/>
              <w:marRight w:val="0"/>
              <w:marTop w:val="0"/>
              <w:marBottom w:val="0"/>
              <w:divBdr>
                <w:top w:val="none" w:sz="0" w:space="0" w:color="auto"/>
                <w:left w:val="none" w:sz="0" w:space="0" w:color="auto"/>
                <w:bottom w:val="none" w:sz="0" w:space="0" w:color="auto"/>
                <w:right w:val="none" w:sz="0" w:space="0" w:color="auto"/>
              </w:divBdr>
            </w:div>
            <w:div w:id="622351060">
              <w:marLeft w:val="0"/>
              <w:marRight w:val="0"/>
              <w:marTop w:val="0"/>
              <w:marBottom w:val="0"/>
              <w:divBdr>
                <w:top w:val="none" w:sz="0" w:space="0" w:color="auto"/>
                <w:left w:val="none" w:sz="0" w:space="0" w:color="auto"/>
                <w:bottom w:val="none" w:sz="0" w:space="0" w:color="auto"/>
                <w:right w:val="none" w:sz="0" w:space="0" w:color="auto"/>
              </w:divBdr>
            </w:div>
            <w:div w:id="661664488">
              <w:marLeft w:val="0"/>
              <w:marRight w:val="0"/>
              <w:marTop w:val="0"/>
              <w:marBottom w:val="0"/>
              <w:divBdr>
                <w:top w:val="none" w:sz="0" w:space="0" w:color="auto"/>
                <w:left w:val="none" w:sz="0" w:space="0" w:color="auto"/>
                <w:bottom w:val="none" w:sz="0" w:space="0" w:color="auto"/>
                <w:right w:val="none" w:sz="0" w:space="0" w:color="auto"/>
              </w:divBdr>
            </w:div>
            <w:div w:id="702554779">
              <w:marLeft w:val="0"/>
              <w:marRight w:val="0"/>
              <w:marTop w:val="0"/>
              <w:marBottom w:val="0"/>
              <w:divBdr>
                <w:top w:val="none" w:sz="0" w:space="0" w:color="auto"/>
                <w:left w:val="none" w:sz="0" w:space="0" w:color="auto"/>
                <w:bottom w:val="none" w:sz="0" w:space="0" w:color="auto"/>
                <w:right w:val="none" w:sz="0" w:space="0" w:color="auto"/>
              </w:divBdr>
            </w:div>
            <w:div w:id="714086644">
              <w:marLeft w:val="0"/>
              <w:marRight w:val="0"/>
              <w:marTop w:val="0"/>
              <w:marBottom w:val="0"/>
              <w:divBdr>
                <w:top w:val="none" w:sz="0" w:space="0" w:color="auto"/>
                <w:left w:val="none" w:sz="0" w:space="0" w:color="auto"/>
                <w:bottom w:val="none" w:sz="0" w:space="0" w:color="auto"/>
                <w:right w:val="none" w:sz="0" w:space="0" w:color="auto"/>
              </w:divBdr>
            </w:div>
            <w:div w:id="752707149">
              <w:marLeft w:val="0"/>
              <w:marRight w:val="0"/>
              <w:marTop w:val="0"/>
              <w:marBottom w:val="0"/>
              <w:divBdr>
                <w:top w:val="none" w:sz="0" w:space="0" w:color="auto"/>
                <w:left w:val="none" w:sz="0" w:space="0" w:color="auto"/>
                <w:bottom w:val="none" w:sz="0" w:space="0" w:color="auto"/>
                <w:right w:val="none" w:sz="0" w:space="0" w:color="auto"/>
              </w:divBdr>
            </w:div>
            <w:div w:id="770277133">
              <w:marLeft w:val="0"/>
              <w:marRight w:val="0"/>
              <w:marTop w:val="0"/>
              <w:marBottom w:val="0"/>
              <w:divBdr>
                <w:top w:val="none" w:sz="0" w:space="0" w:color="auto"/>
                <w:left w:val="none" w:sz="0" w:space="0" w:color="auto"/>
                <w:bottom w:val="none" w:sz="0" w:space="0" w:color="auto"/>
                <w:right w:val="none" w:sz="0" w:space="0" w:color="auto"/>
              </w:divBdr>
            </w:div>
            <w:div w:id="809708877">
              <w:marLeft w:val="0"/>
              <w:marRight w:val="0"/>
              <w:marTop w:val="0"/>
              <w:marBottom w:val="0"/>
              <w:divBdr>
                <w:top w:val="none" w:sz="0" w:space="0" w:color="auto"/>
                <w:left w:val="none" w:sz="0" w:space="0" w:color="auto"/>
                <w:bottom w:val="none" w:sz="0" w:space="0" w:color="auto"/>
                <w:right w:val="none" w:sz="0" w:space="0" w:color="auto"/>
              </w:divBdr>
            </w:div>
            <w:div w:id="848181432">
              <w:marLeft w:val="0"/>
              <w:marRight w:val="0"/>
              <w:marTop w:val="0"/>
              <w:marBottom w:val="0"/>
              <w:divBdr>
                <w:top w:val="none" w:sz="0" w:space="0" w:color="auto"/>
                <w:left w:val="none" w:sz="0" w:space="0" w:color="auto"/>
                <w:bottom w:val="none" w:sz="0" w:space="0" w:color="auto"/>
                <w:right w:val="none" w:sz="0" w:space="0" w:color="auto"/>
              </w:divBdr>
            </w:div>
            <w:div w:id="903637631">
              <w:marLeft w:val="0"/>
              <w:marRight w:val="0"/>
              <w:marTop w:val="0"/>
              <w:marBottom w:val="0"/>
              <w:divBdr>
                <w:top w:val="none" w:sz="0" w:space="0" w:color="auto"/>
                <w:left w:val="none" w:sz="0" w:space="0" w:color="auto"/>
                <w:bottom w:val="none" w:sz="0" w:space="0" w:color="auto"/>
                <w:right w:val="none" w:sz="0" w:space="0" w:color="auto"/>
              </w:divBdr>
            </w:div>
            <w:div w:id="913659694">
              <w:marLeft w:val="0"/>
              <w:marRight w:val="0"/>
              <w:marTop w:val="0"/>
              <w:marBottom w:val="0"/>
              <w:divBdr>
                <w:top w:val="none" w:sz="0" w:space="0" w:color="auto"/>
                <w:left w:val="none" w:sz="0" w:space="0" w:color="auto"/>
                <w:bottom w:val="none" w:sz="0" w:space="0" w:color="auto"/>
                <w:right w:val="none" w:sz="0" w:space="0" w:color="auto"/>
              </w:divBdr>
            </w:div>
            <w:div w:id="972902632">
              <w:marLeft w:val="0"/>
              <w:marRight w:val="0"/>
              <w:marTop w:val="0"/>
              <w:marBottom w:val="0"/>
              <w:divBdr>
                <w:top w:val="none" w:sz="0" w:space="0" w:color="auto"/>
                <w:left w:val="none" w:sz="0" w:space="0" w:color="auto"/>
                <w:bottom w:val="none" w:sz="0" w:space="0" w:color="auto"/>
                <w:right w:val="none" w:sz="0" w:space="0" w:color="auto"/>
              </w:divBdr>
            </w:div>
            <w:div w:id="1025864110">
              <w:marLeft w:val="0"/>
              <w:marRight w:val="0"/>
              <w:marTop w:val="0"/>
              <w:marBottom w:val="0"/>
              <w:divBdr>
                <w:top w:val="none" w:sz="0" w:space="0" w:color="auto"/>
                <w:left w:val="none" w:sz="0" w:space="0" w:color="auto"/>
                <w:bottom w:val="none" w:sz="0" w:space="0" w:color="auto"/>
                <w:right w:val="none" w:sz="0" w:space="0" w:color="auto"/>
              </w:divBdr>
            </w:div>
            <w:div w:id="1169253094">
              <w:marLeft w:val="0"/>
              <w:marRight w:val="0"/>
              <w:marTop w:val="0"/>
              <w:marBottom w:val="0"/>
              <w:divBdr>
                <w:top w:val="none" w:sz="0" w:space="0" w:color="auto"/>
                <w:left w:val="none" w:sz="0" w:space="0" w:color="auto"/>
                <w:bottom w:val="none" w:sz="0" w:space="0" w:color="auto"/>
                <w:right w:val="none" w:sz="0" w:space="0" w:color="auto"/>
              </w:divBdr>
            </w:div>
            <w:div w:id="1174030983">
              <w:marLeft w:val="0"/>
              <w:marRight w:val="0"/>
              <w:marTop w:val="0"/>
              <w:marBottom w:val="0"/>
              <w:divBdr>
                <w:top w:val="none" w:sz="0" w:space="0" w:color="auto"/>
                <w:left w:val="none" w:sz="0" w:space="0" w:color="auto"/>
                <w:bottom w:val="none" w:sz="0" w:space="0" w:color="auto"/>
                <w:right w:val="none" w:sz="0" w:space="0" w:color="auto"/>
              </w:divBdr>
            </w:div>
            <w:div w:id="1176726774">
              <w:marLeft w:val="0"/>
              <w:marRight w:val="0"/>
              <w:marTop w:val="0"/>
              <w:marBottom w:val="0"/>
              <w:divBdr>
                <w:top w:val="none" w:sz="0" w:space="0" w:color="auto"/>
                <w:left w:val="none" w:sz="0" w:space="0" w:color="auto"/>
                <w:bottom w:val="none" w:sz="0" w:space="0" w:color="auto"/>
                <w:right w:val="none" w:sz="0" w:space="0" w:color="auto"/>
              </w:divBdr>
            </w:div>
            <w:div w:id="1181554412">
              <w:marLeft w:val="0"/>
              <w:marRight w:val="0"/>
              <w:marTop w:val="0"/>
              <w:marBottom w:val="0"/>
              <w:divBdr>
                <w:top w:val="none" w:sz="0" w:space="0" w:color="auto"/>
                <w:left w:val="none" w:sz="0" w:space="0" w:color="auto"/>
                <w:bottom w:val="none" w:sz="0" w:space="0" w:color="auto"/>
                <w:right w:val="none" w:sz="0" w:space="0" w:color="auto"/>
              </w:divBdr>
            </w:div>
            <w:div w:id="1204945811">
              <w:marLeft w:val="0"/>
              <w:marRight w:val="0"/>
              <w:marTop w:val="0"/>
              <w:marBottom w:val="0"/>
              <w:divBdr>
                <w:top w:val="none" w:sz="0" w:space="0" w:color="auto"/>
                <w:left w:val="none" w:sz="0" w:space="0" w:color="auto"/>
                <w:bottom w:val="none" w:sz="0" w:space="0" w:color="auto"/>
                <w:right w:val="none" w:sz="0" w:space="0" w:color="auto"/>
              </w:divBdr>
            </w:div>
            <w:div w:id="1241330327">
              <w:marLeft w:val="0"/>
              <w:marRight w:val="0"/>
              <w:marTop w:val="0"/>
              <w:marBottom w:val="0"/>
              <w:divBdr>
                <w:top w:val="none" w:sz="0" w:space="0" w:color="auto"/>
                <w:left w:val="none" w:sz="0" w:space="0" w:color="auto"/>
                <w:bottom w:val="none" w:sz="0" w:space="0" w:color="auto"/>
                <w:right w:val="none" w:sz="0" w:space="0" w:color="auto"/>
              </w:divBdr>
            </w:div>
            <w:div w:id="1248610768">
              <w:marLeft w:val="0"/>
              <w:marRight w:val="0"/>
              <w:marTop w:val="0"/>
              <w:marBottom w:val="0"/>
              <w:divBdr>
                <w:top w:val="none" w:sz="0" w:space="0" w:color="auto"/>
                <w:left w:val="none" w:sz="0" w:space="0" w:color="auto"/>
                <w:bottom w:val="none" w:sz="0" w:space="0" w:color="auto"/>
                <w:right w:val="none" w:sz="0" w:space="0" w:color="auto"/>
              </w:divBdr>
            </w:div>
            <w:div w:id="1304580972">
              <w:marLeft w:val="0"/>
              <w:marRight w:val="0"/>
              <w:marTop w:val="0"/>
              <w:marBottom w:val="0"/>
              <w:divBdr>
                <w:top w:val="none" w:sz="0" w:space="0" w:color="auto"/>
                <w:left w:val="none" w:sz="0" w:space="0" w:color="auto"/>
                <w:bottom w:val="none" w:sz="0" w:space="0" w:color="auto"/>
                <w:right w:val="none" w:sz="0" w:space="0" w:color="auto"/>
              </w:divBdr>
            </w:div>
            <w:div w:id="1314603466">
              <w:marLeft w:val="0"/>
              <w:marRight w:val="0"/>
              <w:marTop w:val="0"/>
              <w:marBottom w:val="0"/>
              <w:divBdr>
                <w:top w:val="none" w:sz="0" w:space="0" w:color="auto"/>
                <w:left w:val="none" w:sz="0" w:space="0" w:color="auto"/>
                <w:bottom w:val="none" w:sz="0" w:space="0" w:color="auto"/>
                <w:right w:val="none" w:sz="0" w:space="0" w:color="auto"/>
              </w:divBdr>
            </w:div>
            <w:div w:id="1446076371">
              <w:marLeft w:val="0"/>
              <w:marRight w:val="0"/>
              <w:marTop w:val="0"/>
              <w:marBottom w:val="0"/>
              <w:divBdr>
                <w:top w:val="none" w:sz="0" w:space="0" w:color="auto"/>
                <w:left w:val="none" w:sz="0" w:space="0" w:color="auto"/>
                <w:bottom w:val="none" w:sz="0" w:space="0" w:color="auto"/>
                <w:right w:val="none" w:sz="0" w:space="0" w:color="auto"/>
              </w:divBdr>
            </w:div>
            <w:div w:id="1563447567">
              <w:marLeft w:val="0"/>
              <w:marRight w:val="0"/>
              <w:marTop w:val="0"/>
              <w:marBottom w:val="0"/>
              <w:divBdr>
                <w:top w:val="none" w:sz="0" w:space="0" w:color="auto"/>
                <w:left w:val="none" w:sz="0" w:space="0" w:color="auto"/>
                <w:bottom w:val="none" w:sz="0" w:space="0" w:color="auto"/>
                <w:right w:val="none" w:sz="0" w:space="0" w:color="auto"/>
              </w:divBdr>
            </w:div>
            <w:div w:id="1564095828">
              <w:marLeft w:val="0"/>
              <w:marRight w:val="0"/>
              <w:marTop w:val="0"/>
              <w:marBottom w:val="0"/>
              <w:divBdr>
                <w:top w:val="none" w:sz="0" w:space="0" w:color="auto"/>
                <w:left w:val="none" w:sz="0" w:space="0" w:color="auto"/>
                <w:bottom w:val="none" w:sz="0" w:space="0" w:color="auto"/>
                <w:right w:val="none" w:sz="0" w:space="0" w:color="auto"/>
              </w:divBdr>
            </w:div>
            <w:div w:id="1582909502">
              <w:marLeft w:val="0"/>
              <w:marRight w:val="0"/>
              <w:marTop w:val="0"/>
              <w:marBottom w:val="0"/>
              <w:divBdr>
                <w:top w:val="none" w:sz="0" w:space="0" w:color="auto"/>
                <w:left w:val="none" w:sz="0" w:space="0" w:color="auto"/>
                <w:bottom w:val="none" w:sz="0" w:space="0" w:color="auto"/>
                <w:right w:val="none" w:sz="0" w:space="0" w:color="auto"/>
              </w:divBdr>
            </w:div>
            <w:div w:id="1584413713">
              <w:marLeft w:val="0"/>
              <w:marRight w:val="0"/>
              <w:marTop w:val="0"/>
              <w:marBottom w:val="0"/>
              <w:divBdr>
                <w:top w:val="none" w:sz="0" w:space="0" w:color="auto"/>
                <w:left w:val="none" w:sz="0" w:space="0" w:color="auto"/>
                <w:bottom w:val="none" w:sz="0" w:space="0" w:color="auto"/>
                <w:right w:val="none" w:sz="0" w:space="0" w:color="auto"/>
              </w:divBdr>
            </w:div>
            <w:div w:id="1597664618">
              <w:marLeft w:val="0"/>
              <w:marRight w:val="0"/>
              <w:marTop w:val="0"/>
              <w:marBottom w:val="0"/>
              <w:divBdr>
                <w:top w:val="none" w:sz="0" w:space="0" w:color="auto"/>
                <w:left w:val="none" w:sz="0" w:space="0" w:color="auto"/>
                <w:bottom w:val="none" w:sz="0" w:space="0" w:color="auto"/>
                <w:right w:val="none" w:sz="0" w:space="0" w:color="auto"/>
              </w:divBdr>
            </w:div>
            <w:div w:id="1779371848">
              <w:marLeft w:val="0"/>
              <w:marRight w:val="0"/>
              <w:marTop w:val="0"/>
              <w:marBottom w:val="0"/>
              <w:divBdr>
                <w:top w:val="none" w:sz="0" w:space="0" w:color="auto"/>
                <w:left w:val="none" w:sz="0" w:space="0" w:color="auto"/>
                <w:bottom w:val="none" w:sz="0" w:space="0" w:color="auto"/>
                <w:right w:val="none" w:sz="0" w:space="0" w:color="auto"/>
              </w:divBdr>
            </w:div>
            <w:div w:id="1780946333">
              <w:marLeft w:val="0"/>
              <w:marRight w:val="0"/>
              <w:marTop w:val="0"/>
              <w:marBottom w:val="0"/>
              <w:divBdr>
                <w:top w:val="none" w:sz="0" w:space="0" w:color="auto"/>
                <w:left w:val="none" w:sz="0" w:space="0" w:color="auto"/>
                <w:bottom w:val="none" w:sz="0" w:space="0" w:color="auto"/>
                <w:right w:val="none" w:sz="0" w:space="0" w:color="auto"/>
              </w:divBdr>
            </w:div>
            <w:div w:id="1850290942">
              <w:marLeft w:val="0"/>
              <w:marRight w:val="0"/>
              <w:marTop w:val="0"/>
              <w:marBottom w:val="0"/>
              <w:divBdr>
                <w:top w:val="none" w:sz="0" w:space="0" w:color="auto"/>
                <w:left w:val="none" w:sz="0" w:space="0" w:color="auto"/>
                <w:bottom w:val="none" w:sz="0" w:space="0" w:color="auto"/>
                <w:right w:val="none" w:sz="0" w:space="0" w:color="auto"/>
              </w:divBdr>
            </w:div>
            <w:div w:id="1858687906">
              <w:marLeft w:val="0"/>
              <w:marRight w:val="0"/>
              <w:marTop w:val="0"/>
              <w:marBottom w:val="0"/>
              <w:divBdr>
                <w:top w:val="none" w:sz="0" w:space="0" w:color="auto"/>
                <w:left w:val="none" w:sz="0" w:space="0" w:color="auto"/>
                <w:bottom w:val="none" w:sz="0" w:space="0" w:color="auto"/>
                <w:right w:val="none" w:sz="0" w:space="0" w:color="auto"/>
              </w:divBdr>
            </w:div>
            <w:div w:id="1868254575">
              <w:marLeft w:val="0"/>
              <w:marRight w:val="0"/>
              <w:marTop w:val="0"/>
              <w:marBottom w:val="0"/>
              <w:divBdr>
                <w:top w:val="none" w:sz="0" w:space="0" w:color="auto"/>
                <w:left w:val="none" w:sz="0" w:space="0" w:color="auto"/>
                <w:bottom w:val="none" w:sz="0" w:space="0" w:color="auto"/>
                <w:right w:val="none" w:sz="0" w:space="0" w:color="auto"/>
              </w:divBdr>
            </w:div>
            <w:div w:id="1912739069">
              <w:marLeft w:val="0"/>
              <w:marRight w:val="0"/>
              <w:marTop w:val="0"/>
              <w:marBottom w:val="0"/>
              <w:divBdr>
                <w:top w:val="none" w:sz="0" w:space="0" w:color="auto"/>
                <w:left w:val="none" w:sz="0" w:space="0" w:color="auto"/>
                <w:bottom w:val="none" w:sz="0" w:space="0" w:color="auto"/>
                <w:right w:val="none" w:sz="0" w:space="0" w:color="auto"/>
              </w:divBdr>
            </w:div>
            <w:div w:id="1925217031">
              <w:marLeft w:val="0"/>
              <w:marRight w:val="0"/>
              <w:marTop w:val="0"/>
              <w:marBottom w:val="0"/>
              <w:divBdr>
                <w:top w:val="none" w:sz="0" w:space="0" w:color="auto"/>
                <w:left w:val="none" w:sz="0" w:space="0" w:color="auto"/>
                <w:bottom w:val="none" w:sz="0" w:space="0" w:color="auto"/>
                <w:right w:val="none" w:sz="0" w:space="0" w:color="auto"/>
              </w:divBdr>
            </w:div>
            <w:div w:id="1982533535">
              <w:marLeft w:val="0"/>
              <w:marRight w:val="0"/>
              <w:marTop w:val="0"/>
              <w:marBottom w:val="0"/>
              <w:divBdr>
                <w:top w:val="none" w:sz="0" w:space="0" w:color="auto"/>
                <w:left w:val="none" w:sz="0" w:space="0" w:color="auto"/>
                <w:bottom w:val="none" w:sz="0" w:space="0" w:color="auto"/>
                <w:right w:val="none" w:sz="0" w:space="0" w:color="auto"/>
              </w:divBdr>
            </w:div>
            <w:div w:id="2031249663">
              <w:marLeft w:val="0"/>
              <w:marRight w:val="0"/>
              <w:marTop w:val="0"/>
              <w:marBottom w:val="0"/>
              <w:divBdr>
                <w:top w:val="none" w:sz="0" w:space="0" w:color="auto"/>
                <w:left w:val="none" w:sz="0" w:space="0" w:color="auto"/>
                <w:bottom w:val="none" w:sz="0" w:space="0" w:color="auto"/>
                <w:right w:val="none" w:sz="0" w:space="0" w:color="auto"/>
              </w:divBdr>
            </w:div>
            <w:div w:id="21262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94525">
      <w:bodyDiv w:val="1"/>
      <w:marLeft w:val="0"/>
      <w:marRight w:val="0"/>
      <w:marTop w:val="0"/>
      <w:marBottom w:val="0"/>
      <w:divBdr>
        <w:top w:val="none" w:sz="0" w:space="0" w:color="auto"/>
        <w:left w:val="none" w:sz="0" w:space="0" w:color="auto"/>
        <w:bottom w:val="none" w:sz="0" w:space="0" w:color="auto"/>
        <w:right w:val="none" w:sz="0" w:space="0" w:color="auto"/>
      </w:divBdr>
    </w:div>
    <w:div w:id="423840073">
      <w:bodyDiv w:val="1"/>
      <w:marLeft w:val="0"/>
      <w:marRight w:val="0"/>
      <w:marTop w:val="0"/>
      <w:marBottom w:val="0"/>
      <w:divBdr>
        <w:top w:val="none" w:sz="0" w:space="0" w:color="auto"/>
        <w:left w:val="none" w:sz="0" w:space="0" w:color="auto"/>
        <w:bottom w:val="none" w:sz="0" w:space="0" w:color="auto"/>
        <w:right w:val="none" w:sz="0" w:space="0" w:color="auto"/>
      </w:divBdr>
    </w:div>
    <w:div w:id="454982328">
      <w:bodyDiv w:val="1"/>
      <w:marLeft w:val="0"/>
      <w:marRight w:val="0"/>
      <w:marTop w:val="0"/>
      <w:marBottom w:val="0"/>
      <w:divBdr>
        <w:top w:val="none" w:sz="0" w:space="0" w:color="auto"/>
        <w:left w:val="none" w:sz="0" w:space="0" w:color="auto"/>
        <w:bottom w:val="none" w:sz="0" w:space="0" w:color="auto"/>
        <w:right w:val="none" w:sz="0" w:space="0" w:color="auto"/>
      </w:divBdr>
      <w:divsChild>
        <w:div w:id="14425588">
          <w:marLeft w:val="0"/>
          <w:marRight w:val="0"/>
          <w:marTop w:val="0"/>
          <w:marBottom w:val="0"/>
          <w:divBdr>
            <w:top w:val="none" w:sz="0" w:space="0" w:color="auto"/>
            <w:left w:val="none" w:sz="0" w:space="0" w:color="auto"/>
            <w:bottom w:val="none" w:sz="0" w:space="0" w:color="auto"/>
            <w:right w:val="none" w:sz="0" w:space="0" w:color="auto"/>
          </w:divBdr>
          <w:divsChild>
            <w:div w:id="18481923">
              <w:marLeft w:val="0"/>
              <w:marRight w:val="0"/>
              <w:marTop w:val="0"/>
              <w:marBottom w:val="0"/>
              <w:divBdr>
                <w:top w:val="none" w:sz="0" w:space="0" w:color="auto"/>
                <w:left w:val="none" w:sz="0" w:space="0" w:color="auto"/>
                <w:bottom w:val="none" w:sz="0" w:space="0" w:color="auto"/>
                <w:right w:val="none" w:sz="0" w:space="0" w:color="auto"/>
              </w:divBdr>
            </w:div>
            <w:div w:id="21637351">
              <w:marLeft w:val="0"/>
              <w:marRight w:val="0"/>
              <w:marTop w:val="0"/>
              <w:marBottom w:val="0"/>
              <w:divBdr>
                <w:top w:val="none" w:sz="0" w:space="0" w:color="auto"/>
                <w:left w:val="none" w:sz="0" w:space="0" w:color="auto"/>
                <w:bottom w:val="none" w:sz="0" w:space="0" w:color="auto"/>
                <w:right w:val="none" w:sz="0" w:space="0" w:color="auto"/>
              </w:divBdr>
            </w:div>
            <w:div w:id="143006699">
              <w:marLeft w:val="0"/>
              <w:marRight w:val="0"/>
              <w:marTop w:val="0"/>
              <w:marBottom w:val="0"/>
              <w:divBdr>
                <w:top w:val="none" w:sz="0" w:space="0" w:color="auto"/>
                <w:left w:val="none" w:sz="0" w:space="0" w:color="auto"/>
                <w:bottom w:val="none" w:sz="0" w:space="0" w:color="auto"/>
                <w:right w:val="none" w:sz="0" w:space="0" w:color="auto"/>
              </w:divBdr>
            </w:div>
            <w:div w:id="144325876">
              <w:marLeft w:val="0"/>
              <w:marRight w:val="0"/>
              <w:marTop w:val="0"/>
              <w:marBottom w:val="0"/>
              <w:divBdr>
                <w:top w:val="none" w:sz="0" w:space="0" w:color="auto"/>
                <w:left w:val="none" w:sz="0" w:space="0" w:color="auto"/>
                <w:bottom w:val="none" w:sz="0" w:space="0" w:color="auto"/>
                <w:right w:val="none" w:sz="0" w:space="0" w:color="auto"/>
              </w:divBdr>
            </w:div>
            <w:div w:id="229734013">
              <w:marLeft w:val="0"/>
              <w:marRight w:val="0"/>
              <w:marTop w:val="0"/>
              <w:marBottom w:val="0"/>
              <w:divBdr>
                <w:top w:val="none" w:sz="0" w:space="0" w:color="auto"/>
                <w:left w:val="none" w:sz="0" w:space="0" w:color="auto"/>
                <w:bottom w:val="none" w:sz="0" w:space="0" w:color="auto"/>
                <w:right w:val="none" w:sz="0" w:space="0" w:color="auto"/>
              </w:divBdr>
            </w:div>
            <w:div w:id="303386692">
              <w:marLeft w:val="0"/>
              <w:marRight w:val="0"/>
              <w:marTop w:val="0"/>
              <w:marBottom w:val="0"/>
              <w:divBdr>
                <w:top w:val="none" w:sz="0" w:space="0" w:color="auto"/>
                <w:left w:val="none" w:sz="0" w:space="0" w:color="auto"/>
                <w:bottom w:val="none" w:sz="0" w:space="0" w:color="auto"/>
                <w:right w:val="none" w:sz="0" w:space="0" w:color="auto"/>
              </w:divBdr>
            </w:div>
            <w:div w:id="340352094">
              <w:marLeft w:val="0"/>
              <w:marRight w:val="0"/>
              <w:marTop w:val="0"/>
              <w:marBottom w:val="0"/>
              <w:divBdr>
                <w:top w:val="none" w:sz="0" w:space="0" w:color="auto"/>
                <w:left w:val="none" w:sz="0" w:space="0" w:color="auto"/>
                <w:bottom w:val="none" w:sz="0" w:space="0" w:color="auto"/>
                <w:right w:val="none" w:sz="0" w:space="0" w:color="auto"/>
              </w:divBdr>
            </w:div>
            <w:div w:id="395247872">
              <w:marLeft w:val="0"/>
              <w:marRight w:val="0"/>
              <w:marTop w:val="0"/>
              <w:marBottom w:val="0"/>
              <w:divBdr>
                <w:top w:val="none" w:sz="0" w:space="0" w:color="auto"/>
                <w:left w:val="none" w:sz="0" w:space="0" w:color="auto"/>
                <w:bottom w:val="none" w:sz="0" w:space="0" w:color="auto"/>
                <w:right w:val="none" w:sz="0" w:space="0" w:color="auto"/>
              </w:divBdr>
            </w:div>
            <w:div w:id="412549434">
              <w:marLeft w:val="0"/>
              <w:marRight w:val="0"/>
              <w:marTop w:val="0"/>
              <w:marBottom w:val="0"/>
              <w:divBdr>
                <w:top w:val="none" w:sz="0" w:space="0" w:color="auto"/>
                <w:left w:val="none" w:sz="0" w:space="0" w:color="auto"/>
                <w:bottom w:val="none" w:sz="0" w:space="0" w:color="auto"/>
                <w:right w:val="none" w:sz="0" w:space="0" w:color="auto"/>
              </w:divBdr>
            </w:div>
            <w:div w:id="438136874">
              <w:marLeft w:val="0"/>
              <w:marRight w:val="0"/>
              <w:marTop w:val="0"/>
              <w:marBottom w:val="0"/>
              <w:divBdr>
                <w:top w:val="none" w:sz="0" w:space="0" w:color="auto"/>
                <w:left w:val="none" w:sz="0" w:space="0" w:color="auto"/>
                <w:bottom w:val="none" w:sz="0" w:space="0" w:color="auto"/>
                <w:right w:val="none" w:sz="0" w:space="0" w:color="auto"/>
              </w:divBdr>
            </w:div>
            <w:div w:id="485171798">
              <w:marLeft w:val="0"/>
              <w:marRight w:val="0"/>
              <w:marTop w:val="0"/>
              <w:marBottom w:val="0"/>
              <w:divBdr>
                <w:top w:val="none" w:sz="0" w:space="0" w:color="auto"/>
                <w:left w:val="none" w:sz="0" w:space="0" w:color="auto"/>
                <w:bottom w:val="none" w:sz="0" w:space="0" w:color="auto"/>
                <w:right w:val="none" w:sz="0" w:space="0" w:color="auto"/>
              </w:divBdr>
            </w:div>
            <w:div w:id="525294710">
              <w:marLeft w:val="0"/>
              <w:marRight w:val="0"/>
              <w:marTop w:val="0"/>
              <w:marBottom w:val="0"/>
              <w:divBdr>
                <w:top w:val="none" w:sz="0" w:space="0" w:color="auto"/>
                <w:left w:val="none" w:sz="0" w:space="0" w:color="auto"/>
                <w:bottom w:val="none" w:sz="0" w:space="0" w:color="auto"/>
                <w:right w:val="none" w:sz="0" w:space="0" w:color="auto"/>
              </w:divBdr>
            </w:div>
            <w:div w:id="647514534">
              <w:marLeft w:val="0"/>
              <w:marRight w:val="0"/>
              <w:marTop w:val="0"/>
              <w:marBottom w:val="0"/>
              <w:divBdr>
                <w:top w:val="none" w:sz="0" w:space="0" w:color="auto"/>
                <w:left w:val="none" w:sz="0" w:space="0" w:color="auto"/>
                <w:bottom w:val="none" w:sz="0" w:space="0" w:color="auto"/>
                <w:right w:val="none" w:sz="0" w:space="0" w:color="auto"/>
              </w:divBdr>
            </w:div>
            <w:div w:id="683554686">
              <w:marLeft w:val="0"/>
              <w:marRight w:val="0"/>
              <w:marTop w:val="0"/>
              <w:marBottom w:val="0"/>
              <w:divBdr>
                <w:top w:val="none" w:sz="0" w:space="0" w:color="auto"/>
                <w:left w:val="none" w:sz="0" w:space="0" w:color="auto"/>
                <w:bottom w:val="none" w:sz="0" w:space="0" w:color="auto"/>
                <w:right w:val="none" w:sz="0" w:space="0" w:color="auto"/>
              </w:divBdr>
            </w:div>
            <w:div w:id="757336080">
              <w:marLeft w:val="0"/>
              <w:marRight w:val="0"/>
              <w:marTop w:val="0"/>
              <w:marBottom w:val="0"/>
              <w:divBdr>
                <w:top w:val="none" w:sz="0" w:space="0" w:color="auto"/>
                <w:left w:val="none" w:sz="0" w:space="0" w:color="auto"/>
                <w:bottom w:val="none" w:sz="0" w:space="0" w:color="auto"/>
                <w:right w:val="none" w:sz="0" w:space="0" w:color="auto"/>
              </w:divBdr>
            </w:div>
            <w:div w:id="760685878">
              <w:marLeft w:val="0"/>
              <w:marRight w:val="0"/>
              <w:marTop w:val="0"/>
              <w:marBottom w:val="0"/>
              <w:divBdr>
                <w:top w:val="none" w:sz="0" w:space="0" w:color="auto"/>
                <w:left w:val="none" w:sz="0" w:space="0" w:color="auto"/>
                <w:bottom w:val="none" w:sz="0" w:space="0" w:color="auto"/>
                <w:right w:val="none" w:sz="0" w:space="0" w:color="auto"/>
              </w:divBdr>
            </w:div>
            <w:div w:id="774598952">
              <w:marLeft w:val="0"/>
              <w:marRight w:val="0"/>
              <w:marTop w:val="0"/>
              <w:marBottom w:val="0"/>
              <w:divBdr>
                <w:top w:val="none" w:sz="0" w:space="0" w:color="auto"/>
                <w:left w:val="none" w:sz="0" w:space="0" w:color="auto"/>
                <w:bottom w:val="none" w:sz="0" w:space="0" w:color="auto"/>
                <w:right w:val="none" w:sz="0" w:space="0" w:color="auto"/>
              </w:divBdr>
            </w:div>
            <w:div w:id="778179756">
              <w:marLeft w:val="0"/>
              <w:marRight w:val="0"/>
              <w:marTop w:val="0"/>
              <w:marBottom w:val="0"/>
              <w:divBdr>
                <w:top w:val="none" w:sz="0" w:space="0" w:color="auto"/>
                <w:left w:val="none" w:sz="0" w:space="0" w:color="auto"/>
                <w:bottom w:val="none" w:sz="0" w:space="0" w:color="auto"/>
                <w:right w:val="none" w:sz="0" w:space="0" w:color="auto"/>
              </w:divBdr>
            </w:div>
            <w:div w:id="835222205">
              <w:marLeft w:val="0"/>
              <w:marRight w:val="0"/>
              <w:marTop w:val="0"/>
              <w:marBottom w:val="0"/>
              <w:divBdr>
                <w:top w:val="none" w:sz="0" w:space="0" w:color="auto"/>
                <w:left w:val="none" w:sz="0" w:space="0" w:color="auto"/>
                <w:bottom w:val="none" w:sz="0" w:space="0" w:color="auto"/>
                <w:right w:val="none" w:sz="0" w:space="0" w:color="auto"/>
              </w:divBdr>
            </w:div>
            <w:div w:id="931162302">
              <w:marLeft w:val="0"/>
              <w:marRight w:val="0"/>
              <w:marTop w:val="0"/>
              <w:marBottom w:val="0"/>
              <w:divBdr>
                <w:top w:val="none" w:sz="0" w:space="0" w:color="auto"/>
                <w:left w:val="none" w:sz="0" w:space="0" w:color="auto"/>
                <w:bottom w:val="none" w:sz="0" w:space="0" w:color="auto"/>
                <w:right w:val="none" w:sz="0" w:space="0" w:color="auto"/>
              </w:divBdr>
            </w:div>
            <w:div w:id="981541690">
              <w:marLeft w:val="0"/>
              <w:marRight w:val="0"/>
              <w:marTop w:val="0"/>
              <w:marBottom w:val="0"/>
              <w:divBdr>
                <w:top w:val="none" w:sz="0" w:space="0" w:color="auto"/>
                <w:left w:val="none" w:sz="0" w:space="0" w:color="auto"/>
                <w:bottom w:val="none" w:sz="0" w:space="0" w:color="auto"/>
                <w:right w:val="none" w:sz="0" w:space="0" w:color="auto"/>
              </w:divBdr>
            </w:div>
            <w:div w:id="1004162685">
              <w:marLeft w:val="0"/>
              <w:marRight w:val="0"/>
              <w:marTop w:val="0"/>
              <w:marBottom w:val="0"/>
              <w:divBdr>
                <w:top w:val="none" w:sz="0" w:space="0" w:color="auto"/>
                <w:left w:val="none" w:sz="0" w:space="0" w:color="auto"/>
                <w:bottom w:val="none" w:sz="0" w:space="0" w:color="auto"/>
                <w:right w:val="none" w:sz="0" w:space="0" w:color="auto"/>
              </w:divBdr>
            </w:div>
            <w:div w:id="1057506459">
              <w:marLeft w:val="0"/>
              <w:marRight w:val="0"/>
              <w:marTop w:val="0"/>
              <w:marBottom w:val="0"/>
              <w:divBdr>
                <w:top w:val="none" w:sz="0" w:space="0" w:color="auto"/>
                <w:left w:val="none" w:sz="0" w:space="0" w:color="auto"/>
                <w:bottom w:val="none" w:sz="0" w:space="0" w:color="auto"/>
                <w:right w:val="none" w:sz="0" w:space="0" w:color="auto"/>
              </w:divBdr>
            </w:div>
            <w:div w:id="1068650336">
              <w:marLeft w:val="0"/>
              <w:marRight w:val="0"/>
              <w:marTop w:val="0"/>
              <w:marBottom w:val="0"/>
              <w:divBdr>
                <w:top w:val="none" w:sz="0" w:space="0" w:color="auto"/>
                <w:left w:val="none" w:sz="0" w:space="0" w:color="auto"/>
                <w:bottom w:val="none" w:sz="0" w:space="0" w:color="auto"/>
                <w:right w:val="none" w:sz="0" w:space="0" w:color="auto"/>
              </w:divBdr>
            </w:div>
            <w:div w:id="1078213213">
              <w:marLeft w:val="0"/>
              <w:marRight w:val="0"/>
              <w:marTop w:val="0"/>
              <w:marBottom w:val="0"/>
              <w:divBdr>
                <w:top w:val="none" w:sz="0" w:space="0" w:color="auto"/>
                <w:left w:val="none" w:sz="0" w:space="0" w:color="auto"/>
                <w:bottom w:val="none" w:sz="0" w:space="0" w:color="auto"/>
                <w:right w:val="none" w:sz="0" w:space="0" w:color="auto"/>
              </w:divBdr>
            </w:div>
            <w:div w:id="1081290929">
              <w:marLeft w:val="0"/>
              <w:marRight w:val="0"/>
              <w:marTop w:val="0"/>
              <w:marBottom w:val="0"/>
              <w:divBdr>
                <w:top w:val="none" w:sz="0" w:space="0" w:color="auto"/>
                <w:left w:val="none" w:sz="0" w:space="0" w:color="auto"/>
                <w:bottom w:val="none" w:sz="0" w:space="0" w:color="auto"/>
                <w:right w:val="none" w:sz="0" w:space="0" w:color="auto"/>
              </w:divBdr>
            </w:div>
            <w:div w:id="1082487572">
              <w:marLeft w:val="0"/>
              <w:marRight w:val="0"/>
              <w:marTop w:val="0"/>
              <w:marBottom w:val="0"/>
              <w:divBdr>
                <w:top w:val="none" w:sz="0" w:space="0" w:color="auto"/>
                <w:left w:val="none" w:sz="0" w:space="0" w:color="auto"/>
                <w:bottom w:val="none" w:sz="0" w:space="0" w:color="auto"/>
                <w:right w:val="none" w:sz="0" w:space="0" w:color="auto"/>
              </w:divBdr>
            </w:div>
            <w:div w:id="1139808467">
              <w:marLeft w:val="0"/>
              <w:marRight w:val="0"/>
              <w:marTop w:val="0"/>
              <w:marBottom w:val="0"/>
              <w:divBdr>
                <w:top w:val="none" w:sz="0" w:space="0" w:color="auto"/>
                <w:left w:val="none" w:sz="0" w:space="0" w:color="auto"/>
                <w:bottom w:val="none" w:sz="0" w:space="0" w:color="auto"/>
                <w:right w:val="none" w:sz="0" w:space="0" w:color="auto"/>
              </w:divBdr>
            </w:div>
            <w:div w:id="1143932154">
              <w:marLeft w:val="0"/>
              <w:marRight w:val="0"/>
              <w:marTop w:val="0"/>
              <w:marBottom w:val="0"/>
              <w:divBdr>
                <w:top w:val="none" w:sz="0" w:space="0" w:color="auto"/>
                <w:left w:val="none" w:sz="0" w:space="0" w:color="auto"/>
                <w:bottom w:val="none" w:sz="0" w:space="0" w:color="auto"/>
                <w:right w:val="none" w:sz="0" w:space="0" w:color="auto"/>
              </w:divBdr>
            </w:div>
            <w:div w:id="1185360531">
              <w:marLeft w:val="0"/>
              <w:marRight w:val="0"/>
              <w:marTop w:val="0"/>
              <w:marBottom w:val="0"/>
              <w:divBdr>
                <w:top w:val="none" w:sz="0" w:space="0" w:color="auto"/>
                <w:left w:val="none" w:sz="0" w:space="0" w:color="auto"/>
                <w:bottom w:val="none" w:sz="0" w:space="0" w:color="auto"/>
                <w:right w:val="none" w:sz="0" w:space="0" w:color="auto"/>
              </w:divBdr>
            </w:div>
            <w:div w:id="1237516504">
              <w:marLeft w:val="0"/>
              <w:marRight w:val="0"/>
              <w:marTop w:val="0"/>
              <w:marBottom w:val="0"/>
              <w:divBdr>
                <w:top w:val="none" w:sz="0" w:space="0" w:color="auto"/>
                <w:left w:val="none" w:sz="0" w:space="0" w:color="auto"/>
                <w:bottom w:val="none" w:sz="0" w:space="0" w:color="auto"/>
                <w:right w:val="none" w:sz="0" w:space="0" w:color="auto"/>
              </w:divBdr>
            </w:div>
            <w:div w:id="1268269467">
              <w:marLeft w:val="0"/>
              <w:marRight w:val="0"/>
              <w:marTop w:val="0"/>
              <w:marBottom w:val="0"/>
              <w:divBdr>
                <w:top w:val="none" w:sz="0" w:space="0" w:color="auto"/>
                <w:left w:val="none" w:sz="0" w:space="0" w:color="auto"/>
                <w:bottom w:val="none" w:sz="0" w:space="0" w:color="auto"/>
                <w:right w:val="none" w:sz="0" w:space="0" w:color="auto"/>
              </w:divBdr>
            </w:div>
            <w:div w:id="1392575915">
              <w:marLeft w:val="0"/>
              <w:marRight w:val="0"/>
              <w:marTop w:val="0"/>
              <w:marBottom w:val="0"/>
              <w:divBdr>
                <w:top w:val="none" w:sz="0" w:space="0" w:color="auto"/>
                <w:left w:val="none" w:sz="0" w:space="0" w:color="auto"/>
                <w:bottom w:val="none" w:sz="0" w:space="0" w:color="auto"/>
                <w:right w:val="none" w:sz="0" w:space="0" w:color="auto"/>
              </w:divBdr>
            </w:div>
            <w:div w:id="1395620648">
              <w:marLeft w:val="0"/>
              <w:marRight w:val="0"/>
              <w:marTop w:val="0"/>
              <w:marBottom w:val="0"/>
              <w:divBdr>
                <w:top w:val="none" w:sz="0" w:space="0" w:color="auto"/>
                <w:left w:val="none" w:sz="0" w:space="0" w:color="auto"/>
                <w:bottom w:val="none" w:sz="0" w:space="0" w:color="auto"/>
                <w:right w:val="none" w:sz="0" w:space="0" w:color="auto"/>
              </w:divBdr>
            </w:div>
            <w:div w:id="1423256257">
              <w:marLeft w:val="0"/>
              <w:marRight w:val="0"/>
              <w:marTop w:val="0"/>
              <w:marBottom w:val="0"/>
              <w:divBdr>
                <w:top w:val="none" w:sz="0" w:space="0" w:color="auto"/>
                <w:left w:val="none" w:sz="0" w:space="0" w:color="auto"/>
                <w:bottom w:val="none" w:sz="0" w:space="0" w:color="auto"/>
                <w:right w:val="none" w:sz="0" w:space="0" w:color="auto"/>
              </w:divBdr>
            </w:div>
            <w:div w:id="1462532134">
              <w:marLeft w:val="0"/>
              <w:marRight w:val="0"/>
              <w:marTop w:val="0"/>
              <w:marBottom w:val="0"/>
              <w:divBdr>
                <w:top w:val="none" w:sz="0" w:space="0" w:color="auto"/>
                <w:left w:val="none" w:sz="0" w:space="0" w:color="auto"/>
                <w:bottom w:val="none" w:sz="0" w:space="0" w:color="auto"/>
                <w:right w:val="none" w:sz="0" w:space="0" w:color="auto"/>
              </w:divBdr>
            </w:div>
            <w:div w:id="1632050276">
              <w:marLeft w:val="0"/>
              <w:marRight w:val="0"/>
              <w:marTop w:val="0"/>
              <w:marBottom w:val="0"/>
              <w:divBdr>
                <w:top w:val="none" w:sz="0" w:space="0" w:color="auto"/>
                <w:left w:val="none" w:sz="0" w:space="0" w:color="auto"/>
                <w:bottom w:val="none" w:sz="0" w:space="0" w:color="auto"/>
                <w:right w:val="none" w:sz="0" w:space="0" w:color="auto"/>
              </w:divBdr>
            </w:div>
            <w:div w:id="1652753310">
              <w:marLeft w:val="0"/>
              <w:marRight w:val="0"/>
              <w:marTop w:val="0"/>
              <w:marBottom w:val="0"/>
              <w:divBdr>
                <w:top w:val="none" w:sz="0" w:space="0" w:color="auto"/>
                <w:left w:val="none" w:sz="0" w:space="0" w:color="auto"/>
                <w:bottom w:val="none" w:sz="0" w:space="0" w:color="auto"/>
                <w:right w:val="none" w:sz="0" w:space="0" w:color="auto"/>
              </w:divBdr>
            </w:div>
            <w:div w:id="1705405364">
              <w:marLeft w:val="0"/>
              <w:marRight w:val="0"/>
              <w:marTop w:val="0"/>
              <w:marBottom w:val="0"/>
              <w:divBdr>
                <w:top w:val="none" w:sz="0" w:space="0" w:color="auto"/>
                <w:left w:val="none" w:sz="0" w:space="0" w:color="auto"/>
                <w:bottom w:val="none" w:sz="0" w:space="0" w:color="auto"/>
                <w:right w:val="none" w:sz="0" w:space="0" w:color="auto"/>
              </w:divBdr>
            </w:div>
            <w:div w:id="1754934941">
              <w:marLeft w:val="0"/>
              <w:marRight w:val="0"/>
              <w:marTop w:val="0"/>
              <w:marBottom w:val="0"/>
              <w:divBdr>
                <w:top w:val="none" w:sz="0" w:space="0" w:color="auto"/>
                <w:left w:val="none" w:sz="0" w:space="0" w:color="auto"/>
                <w:bottom w:val="none" w:sz="0" w:space="0" w:color="auto"/>
                <w:right w:val="none" w:sz="0" w:space="0" w:color="auto"/>
              </w:divBdr>
            </w:div>
            <w:div w:id="1759793106">
              <w:marLeft w:val="0"/>
              <w:marRight w:val="0"/>
              <w:marTop w:val="0"/>
              <w:marBottom w:val="0"/>
              <w:divBdr>
                <w:top w:val="none" w:sz="0" w:space="0" w:color="auto"/>
                <w:left w:val="none" w:sz="0" w:space="0" w:color="auto"/>
                <w:bottom w:val="none" w:sz="0" w:space="0" w:color="auto"/>
                <w:right w:val="none" w:sz="0" w:space="0" w:color="auto"/>
              </w:divBdr>
            </w:div>
            <w:div w:id="1760325066">
              <w:marLeft w:val="0"/>
              <w:marRight w:val="0"/>
              <w:marTop w:val="0"/>
              <w:marBottom w:val="0"/>
              <w:divBdr>
                <w:top w:val="none" w:sz="0" w:space="0" w:color="auto"/>
                <w:left w:val="none" w:sz="0" w:space="0" w:color="auto"/>
                <w:bottom w:val="none" w:sz="0" w:space="0" w:color="auto"/>
                <w:right w:val="none" w:sz="0" w:space="0" w:color="auto"/>
              </w:divBdr>
            </w:div>
            <w:div w:id="1767264244">
              <w:marLeft w:val="0"/>
              <w:marRight w:val="0"/>
              <w:marTop w:val="0"/>
              <w:marBottom w:val="0"/>
              <w:divBdr>
                <w:top w:val="none" w:sz="0" w:space="0" w:color="auto"/>
                <w:left w:val="none" w:sz="0" w:space="0" w:color="auto"/>
                <w:bottom w:val="none" w:sz="0" w:space="0" w:color="auto"/>
                <w:right w:val="none" w:sz="0" w:space="0" w:color="auto"/>
              </w:divBdr>
            </w:div>
            <w:div w:id="1781142127">
              <w:marLeft w:val="0"/>
              <w:marRight w:val="0"/>
              <w:marTop w:val="0"/>
              <w:marBottom w:val="0"/>
              <w:divBdr>
                <w:top w:val="none" w:sz="0" w:space="0" w:color="auto"/>
                <w:left w:val="none" w:sz="0" w:space="0" w:color="auto"/>
                <w:bottom w:val="none" w:sz="0" w:space="0" w:color="auto"/>
                <w:right w:val="none" w:sz="0" w:space="0" w:color="auto"/>
              </w:divBdr>
            </w:div>
            <w:div w:id="1890804944">
              <w:marLeft w:val="0"/>
              <w:marRight w:val="0"/>
              <w:marTop w:val="0"/>
              <w:marBottom w:val="0"/>
              <w:divBdr>
                <w:top w:val="none" w:sz="0" w:space="0" w:color="auto"/>
                <w:left w:val="none" w:sz="0" w:space="0" w:color="auto"/>
                <w:bottom w:val="none" w:sz="0" w:space="0" w:color="auto"/>
                <w:right w:val="none" w:sz="0" w:space="0" w:color="auto"/>
              </w:divBdr>
            </w:div>
            <w:div w:id="1904875698">
              <w:marLeft w:val="0"/>
              <w:marRight w:val="0"/>
              <w:marTop w:val="0"/>
              <w:marBottom w:val="0"/>
              <w:divBdr>
                <w:top w:val="none" w:sz="0" w:space="0" w:color="auto"/>
                <w:left w:val="none" w:sz="0" w:space="0" w:color="auto"/>
                <w:bottom w:val="none" w:sz="0" w:space="0" w:color="auto"/>
                <w:right w:val="none" w:sz="0" w:space="0" w:color="auto"/>
              </w:divBdr>
            </w:div>
            <w:div w:id="1944263774">
              <w:marLeft w:val="0"/>
              <w:marRight w:val="0"/>
              <w:marTop w:val="0"/>
              <w:marBottom w:val="0"/>
              <w:divBdr>
                <w:top w:val="none" w:sz="0" w:space="0" w:color="auto"/>
                <w:left w:val="none" w:sz="0" w:space="0" w:color="auto"/>
                <w:bottom w:val="none" w:sz="0" w:space="0" w:color="auto"/>
                <w:right w:val="none" w:sz="0" w:space="0" w:color="auto"/>
              </w:divBdr>
            </w:div>
            <w:div w:id="1949311984">
              <w:marLeft w:val="0"/>
              <w:marRight w:val="0"/>
              <w:marTop w:val="0"/>
              <w:marBottom w:val="0"/>
              <w:divBdr>
                <w:top w:val="none" w:sz="0" w:space="0" w:color="auto"/>
                <w:left w:val="none" w:sz="0" w:space="0" w:color="auto"/>
                <w:bottom w:val="none" w:sz="0" w:space="0" w:color="auto"/>
                <w:right w:val="none" w:sz="0" w:space="0" w:color="auto"/>
              </w:divBdr>
            </w:div>
            <w:div w:id="1952930152">
              <w:marLeft w:val="0"/>
              <w:marRight w:val="0"/>
              <w:marTop w:val="0"/>
              <w:marBottom w:val="0"/>
              <w:divBdr>
                <w:top w:val="none" w:sz="0" w:space="0" w:color="auto"/>
                <w:left w:val="none" w:sz="0" w:space="0" w:color="auto"/>
                <w:bottom w:val="none" w:sz="0" w:space="0" w:color="auto"/>
                <w:right w:val="none" w:sz="0" w:space="0" w:color="auto"/>
              </w:divBdr>
            </w:div>
            <w:div w:id="1966890936">
              <w:marLeft w:val="0"/>
              <w:marRight w:val="0"/>
              <w:marTop w:val="0"/>
              <w:marBottom w:val="0"/>
              <w:divBdr>
                <w:top w:val="none" w:sz="0" w:space="0" w:color="auto"/>
                <w:left w:val="none" w:sz="0" w:space="0" w:color="auto"/>
                <w:bottom w:val="none" w:sz="0" w:space="0" w:color="auto"/>
                <w:right w:val="none" w:sz="0" w:space="0" w:color="auto"/>
              </w:divBdr>
            </w:div>
            <w:div w:id="2004628312">
              <w:marLeft w:val="0"/>
              <w:marRight w:val="0"/>
              <w:marTop w:val="0"/>
              <w:marBottom w:val="0"/>
              <w:divBdr>
                <w:top w:val="none" w:sz="0" w:space="0" w:color="auto"/>
                <w:left w:val="none" w:sz="0" w:space="0" w:color="auto"/>
                <w:bottom w:val="none" w:sz="0" w:space="0" w:color="auto"/>
                <w:right w:val="none" w:sz="0" w:space="0" w:color="auto"/>
              </w:divBdr>
            </w:div>
            <w:div w:id="2042052500">
              <w:marLeft w:val="0"/>
              <w:marRight w:val="0"/>
              <w:marTop w:val="0"/>
              <w:marBottom w:val="0"/>
              <w:divBdr>
                <w:top w:val="none" w:sz="0" w:space="0" w:color="auto"/>
                <w:left w:val="none" w:sz="0" w:space="0" w:color="auto"/>
                <w:bottom w:val="none" w:sz="0" w:space="0" w:color="auto"/>
                <w:right w:val="none" w:sz="0" w:space="0" w:color="auto"/>
              </w:divBdr>
            </w:div>
            <w:div w:id="2062437471">
              <w:marLeft w:val="0"/>
              <w:marRight w:val="0"/>
              <w:marTop w:val="0"/>
              <w:marBottom w:val="0"/>
              <w:divBdr>
                <w:top w:val="none" w:sz="0" w:space="0" w:color="auto"/>
                <w:left w:val="none" w:sz="0" w:space="0" w:color="auto"/>
                <w:bottom w:val="none" w:sz="0" w:space="0" w:color="auto"/>
                <w:right w:val="none" w:sz="0" w:space="0" w:color="auto"/>
              </w:divBdr>
            </w:div>
            <w:div w:id="2088795986">
              <w:marLeft w:val="0"/>
              <w:marRight w:val="0"/>
              <w:marTop w:val="0"/>
              <w:marBottom w:val="0"/>
              <w:divBdr>
                <w:top w:val="none" w:sz="0" w:space="0" w:color="auto"/>
                <w:left w:val="none" w:sz="0" w:space="0" w:color="auto"/>
                <w:bottom w:val="none" w:sz="0" w:space="0" w:color="auto"/>
                <w:right w:val="none" w:sz="0" w:space="0" w:color="auto"/>
              </w:divBdr>
            </w:div>
            <w:div w:id="2095082490">
              <w:marLeft w:val="0"/>
              <w:marRight w:val="0"/>
              <w:marTop w:val="0"/>
              <w:marBottom w:val="0"/>
              <w:divBdr>
                <w:top w:val="none" w:sz="0" w:space="0" w:color="auto"/>
                <w:left w:val="none" w:sz="0" w:space="0" w:color="auto"/>
                <w:bottom w:val="none" w:sz="0" w:space="0" w:color="auto"/>
                <w:right w:val="none" w:sz="0" w:space="0" w:color="auto"/>
              </w:divBdr>
            </w:div>
            <w:div w:id="209763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7542">
      <w:bodyDiv w:val="1"/>
      <w:marLeft w:val="0"/>
      <w:marRight w:val="0"/>
      <w:marTop w:val="0"/>
      <w:marBottom w:val="0"/>
      <w:divBdr>
        <w:top w:val="none" w:sz="0" w:space="0" w:color="auto"/>
        <w:left w:val="none" w:sz="0" w:space="0" w:color="auto"/>
        <w:bottom w:val="none" w:sz="0" w:space="0" w:color="auto"/>
        <w:right w:val="none" w:sz="0" w:space="0" w:color="auto"/>
      </w:divBdr>
      <w:divsChild>
        <w:div w:id="1365717974">
          <w:marLeft w:val="0"/>
          <w:marRight w:val="0"/>
          <w:marTop w:val="0"/>
          <w:marBottom w:val="0"/>
          <w:divBdr>
            <w:top w:val="none" w:sz="0" w:space="0" w:color="auto"/>
            <w:left w:val="none" w:sz="0" w:space="0" w:color="auto"/>
            <w:bottom w:val="none" w:sz="0" w:space="0" w:color="auto"/>
            <w:right w:val="none" w:sz="0" w:space="0" w:color="auto"/>
          </w:divBdr>
          <w:divsChild>
            <w:div w:id="4327075">
              <w:marLeft w:val="0"/>
              <w:marRight w:val="0"/>
              <w:marTop w:val="0"/>
              <w:marBottom w:val="0"/>
              <w:divBdr>
                <w:top w:val="none" w:sz="0" w:space="0" w:color="auto"/>
                <w:left w:val="none" w:sz="0" w:space="0" w:color="auto"/>
                <w:bottom w:val="none" w:sz="0" w:space="0" w:color="auto"/>
                <w:right w:val="none" w:sz="0" w:space="0" w:color="auto"/>
              </w:divBdr>
            </w:div>
            <w:div w:id="11539028">
              <w:marLeft w:val="0"/>
              <w:marRight w:val="0"/>
              <w:marTop w:val="0"/>
              <w:marBottom w:val="0"/>
              <w:divBdr>
                <w:top w:val="none" w:sz="0" w:space="0" w:color="auto"/>
                <w:left w:val="none" w:sz="0" w:space="0" w:color="auto"/>
                <w:bottom w:val="none" w:sz="0" w:space="0" w:color="auto"/>
                <w:right w:val="none" w:sz="0" w:space="0" w:color="auto"/>
              </w:divBdr>
            </w:div>
            <w:div w:id="94134609">
              <w:marLeft w:val="0"/>
              <w:marRight w:val="0"/>
              <w:marTop w:val="0"/>
              <w:marBottom w:val="0"/>
              <w:divBdr>
                <w:top w:val="none" w:sz="0" w:space="0" w:color="auto"/>
                <w:left w:val="none" w:sz="0" w:space="0" w:color="auto"/>
                <w:bottom w:val="none" w:sz="0" w:space="0" w:color="auto"/>
                <w:right w:val="none" w:sz="0" w:space="0" w:color="auto"/>
              </w:divBdr>
            </w:div>
            <w:div w:id="119765134">
              <w:marLeft w:val="0"/>
              <w:marRight w:val="0"/>
              <w:marTop w:val="0"/>
              <w:marBottom w:val="0"/>
              <w:divBdr>
                <w:top w:val="none" w:sz="0" w:space="0" w:color="auto"/>
                <w:left w:val="none" w:sz="0" w:space="0" w:color="auto"/>
                <w:bottom w:val="none" w:sz="0" w:space="0" w:color="auto"/>
                <w:right w:val="none" w:sz="0" w:space="0" w:color="auto"/>
              </w:divBdr>
            </w:div>
            <w:div w:id="145248269">
              <w:marLeft w:val="0"/>
              <w:marRight w:val="0"/>
              <w:marTop w:val="0"/>
              <w:marBottom w:val="0"/>
              <w:divBdr>
                <w:top w:val="none" w:sz="0" w:space="0" w:color="auto"/>
                <w:left w:val="none" w:sz="0" w:space="0" w:color="auto"/>
                <w:bottom w:val="none" w:sz="0" w:space="0" w:color="auto"/>
                <w:right w:val="none" w:sz="0" w:space="0" w:color="auto"/>
              </w:divBdr>
            </w:div>
            <w:div w:id="161239873">
              <w:marLeft w:val="0"/>
              <w:marRight w:val="0"/>
              <w:marTop w:val="0"/>
              <w:marBottom w:val="0"/>
              <w:divBdr>
                <w:top w:val="none" w:sz="0" w:space="0" w:color="auto"/>
                <w:left w:val="none" w:sz="0" w:space="0" w:color="auto"/>
                <w:bottom w:val="none" w:sz="0" w:space="0" w:color="auto"/>
                <w:right w:val="none" w:sz="0" w:space="0" w:color="auto"/>
              </w:divBdr>
            </w:div>
            <w:div w:id="257523425">
              <w:marLeft w:val="0"/>
              <w:marRight w:val="0"/>
              <w:marTop w:val="0"/>
              <w:marBottom w:val="0"/>
              <w:divBdr>
                <w:top w:val="none" w:sz="0" w:space="0" w:color="auto"/>
                <w:left w:val="none" w:sz="0" w:space="0" w:color="auto"/>
                <w:bottom w:val="none" w:sz="0" w:space="0" w:color="auto"/>
                <w:right w:val="none" w:sz="0" w:space="0" w:color="auto"/>
              </w:divBdr>
            </w:div>
            <w:div w:id="300380290">
              <w:marLeft w:val="0"/>
              <w:marRight w:val="0"/>
              <w:marTop w:val="0"/>
              <w:marBottom w:val="0"/>
              <w:divBdr>
                <w:top w:val="none" w:sz="0" w:space="0" w:color="auto"/>
                <w:left w:val="none" w:sz="0" w:space="0" w:color="auto"/>
                <w:bottom w:val="none" w:sz="0" w:space="0" w:color="auto"/>
                <w:right w:val="none" w:sz="0" w:space="0" w:color="auto"/>
              </w:divBdr>
            </w:div>
            <w:div w:id="300889751">
              <w:marLeft w:val="0"/>
              <w:marRight w:val="0"/>
              <w:marTop w:val="0"/>
              <w:marBottom w:val="0"/>
              <w:divBdr>
                <w:top w:val="none" w:sz="0" w:space="0" w:color="auto"/>
                <w:left w:val="none" w:sz="0" w:space="0" w:color="auto"/>
                <w:bottom w:val="none" w:sz="0" w:space="0" w:color="auto"/>
                <w:right w:val="none" w:sz="0" w:space="0" w:color="auto"/>
              </w:divBdr>
            </w:div>
            <w:div w:id="313216848">
              <w:marLeft w:val="0"/>
              <w:marRight w:val="0"/>
              <w:marTop w:val="0"/>
              <w:marBottom w:val="0"/>
              <w:divBdr>
                <w:top w:val="none" w:sz="0" w:space="0" w:color="auto"/>
                <w:left w:val="none" w:sz="0" w:space="0" w:color="auto"/>
                <w:bottom w:val="none" w:sz="0" w:space="0" w:color="auto"/>
                <w:right w:val="none" w:sz="0" w:space="0" w:color="auto"/>
              </w:divBdr>
            </w:div>
            <w:div w:id="461925338">
              <w:marLeft w:val="0"/>
              <w:marRight w:val="0"/>
              <w:marTop w:val="0"/>
              <w:marBottom w:val="0"/>
              <w:divBdr>
                <w:top w:val="none" w:sz="0" w:space="0" w:color="auto"/>
                <w:left w:val="none" w:sz="0" w:space="0" w:color="auto"/>
                <w:bottom w:val="none" w:sz="0" w:space="0" w:color="auto"/>
                <w:right w:val="none" w:sz="0" w:space="0" w:color="auto"/>
              </w:divBdr>
            </w:div>
            <w:div w:id="479229953">
              <w:marLeft w:val="0"/>
              <w:marRight w:val="0"/>
              <w:marTop w:val="0"/>
              <w:marBottom w:val="0"/>
              <w:divBdr>
                <w:top w:val="none" w:sz="0" w:space="0" w:color="auto"/>
                <w:left w:val="none" w:sz="0" w:space="0" w:color="auto"/>
                <w:bottom w:val="none" w:sz="0" w:space="0" w:color="auto"/>
                <w:right w:val="none" w:sz="0" w:space="0" w:color="auto"/>
              </w:divBdr>
            </w:div>
            <w:div w:id="488449903">
              <w:marLeft w:val="0"/>
              <w:marRight w:val="0"/>
              <w:marTop w:val="0"/>
              <w:marBottom w:val="0"/>
              <w:divBdr>
                <w:top w:val="none" w:sz="0" w:space="0" w:color="auto"/>
                <w:left w:val="none" w:sz="0" w:space="0" w:color="auto"/>
                <w:bottom w:val="none" w:sz="0" w:space="0" w:color="auto"/>
                <w:right w:val="none" w:sz="0" w:space="0" w:color="auto"/>
              </w:divBdr>
            </w:div>
            <w:div w:id="534663741">
              <w:marLeft w:val="0"/>
              <w:marRight w:val="0"/>
              <w:marTop w:val="0"/>
              <w:marBottom w:val="0"/>
              <w:divBdr>
                <w:top w:val="none" w:sz="0" w:space="0" w:color="auto"/>
                <w:left w:val="none" w:sz="0" w:space="0" w:color="auto"/>
                <w:bottom w:val="none" w:sz="0" w:space="0" w:color="auto"/>
                <w:right w:val="none" w:sz="0" w:space="0" w:color="auto"/>
              </w:divBdr>
            </w:div>
            <w:div w:id="552229533">
              <w:marLeft w:val="0"/>
              <w:marRight w:val="0"/>
              <w:marTop w:val="0"/>
              <w:marBottom w:val="0"/>
              <w:divBdr>
                <w:top w:val="none" w:sz="0" w:space="0" w:color="auto"/>
                <w:left w:val="none" w:sz="0" w:space="0" w:color="auto"/>
                <w:bottom w:val="none" w:sz="0" w:space="0" w:color="auto"/>
                <w:right w:val="none" w:sz="0" w:space="0" w:color="auto"/>
              </w:divBdr>
            </w:div>
            <w:div w:id="566844996">
              <w:marLeft w:val="0"/>
              <w:marRight w:val="0"/>
              <w:marTop w:val="0"/>
              <w:marBottom w:val="0"/>
              <w:divBdr>
                <w:top w:val="none" w:sz="0" w:space="0" w:color="auto"/>
                <w:left w:val="none" w:sz="0" w:space="0" w:color="auto"/>
                <w:bottom w:val="none" w:sz="0" w:space="0" w:color="auto"/>
                <w:right w:val="none" w:sz="0" w:space="0" w:color="auto"/>
              </w:divBdr>
            </w:div>
            <w:div w:id="602762728">
              <w:marLeft w:val="0"/>
              <w:marRight w:val="0"/>
              <w:marTop w:val="0"/>
              <w:marBottom w:val="0"/>
              <w:divBdr>
                <w:top w:val="none" w:sz="0" w:space="0" w:color="auto"/>
                <w:left w:val="none" w:sz="0" w:space="0" w:color="auto"/>
                <w:bottom w:val="none" w:sz="0" w:space="0" w:color="auto"/>
                <w:right w:val="none" w:sz="0" w:space="0" w:color="auto"/>
              </w:divBdr>
            </w:div>
            <w:div w:id="627705851">
              <w:marLeft w:val="0"/>
              <w:marRight w:val="0"/>
              <w:marTop w:val="0"/>
              <w:marBottom w:val="0"/>
              <w:divBdr>
                <w:top w:val="none" w:sz="0" w:space="0" w:color="auto"/>
                <w:left w:val="none" w:sz="0" w:space="0" w:color="auto"/>
                <w:bottom w:val="none" w:sz="0" w:space="0" w:color="auto"/>
                <w:right w:val="none" w:sz="0" w:space="0" w:color="auto"/>
              </w:divBdr>
            </w:div>
            <w:div w:id="679812752">
              <w:marLeft w:val="0"/>
              <w:marRight w:val="0"/>
              <w:marTop w:val="0"/>
              <w:marBottom w:val="0"/>
              <w:divBdr>
                <w:top w:val="none" w:sz="0" w:space="0" w:color="auto"/>
                <w:left w:val="none" w:sz="0" w:space="0" w:color="auto"/>
                <w:bottom w:val="none" w:sz="0" w:space="0" w:color="auto"/>
                <w:right w:val="none" w:sz="0" w:space="0" w:color="auto"/>
              </w:divBdr>
            </w:div>
            <w:div w:id="685132782">
              <w:marLeft w:val="0"/>
              <w:marRight w:val="0"/>
              <w:marTop w:val="0"/>
              <w:marBottom w:val="0"/>
              <w:divBdr>
                <w:top w:val="none" w:sz="0" w:space="0" w:color="auto"/>
                <w:left w:val="none" w:sz="0" w:space="0" w:color="auto"/>
                <w:bottom w:val="none" w:sz="0" w:space="0" w:color="auto"/>
                <w:right w:val="none" w:sz="0" w:space="0" w:color="auto"/>
              </w:divBdr>
            </w:div>
            <w:div w:id="697779669">
              <w:marLeft w:val="0"/>
              <w:marRight w:val="0"/>
              <w:marTop w:val="0"/>
              <w:marBottom w:val="0"/>
              <w:divBdr>
                <w:top w:val="none" w:sz="0" w:space="0" w:color="auto"/>
                <w:left w:val="none" w:sz="0" w:space="0" w:color="auto"/>
                <w:bottom w:val="none" w:sz="0" w:space="0" w:color="auto"/>
                <w:right w:val="none" w:sz="0" w:space="0" w:color="auto"/>
              </w:divBdr>
            </w:div>
            <w:div w:id="779955760">
              <w:marLeft w:val="0"/>
              <w:marRight w:val="0"/>
              <w:marTop w:val="0"/>
              <w:marBottom w:val="0"/>
              <w:divBdr>
                <w:top w:val="none" w:sz="0" w:space="0" w:color="auto"/>
                <w:left w:val="none" w:sz="0" w:space="0" w:color="auto"/>
                <w:bottom w:val="none" w:sz="0" w:space="0" w:color="auto"/>
                <w:right w:val="none" w:sz="0" w:space="0" w:color="auto"/>
              </w:divBdr>
            </w:div>
            <w:div w:id="792291959">
              <w:marLeft w:val="0"/>
              <w:marRight w:val="0"/>
              <w:marTop w:val="0"/>
              <w:marBottom w:val="0"/>
              <w:divBdr>
                <w:top w:val="none" w:sz="0" w:space="0" w:color="auto"/>
                <w:left w:val="none" w:sz="0" w:space="0" w:color="auto"/>
                <w:bottom w:val="none" w:sz="0" w:space="0" w:color="auto"/>
                <w:right w:val="none" w:sz="0" w:space="0" w:color="auto"/>
              </w:divBdr>
            </w:div>
            <w:div w:id="931207001">
              <w:marLeft w:val="0"/>
              <w:marRight w:val="0"/>
              <w:marTop w:val="0"/>
              <w:marBottom w:val="0"/>
              <w:divBdr>
                <w:top w:val="none" w:sz="0" w:space="0" w:color="auto"/>
                <w:left w:val="none" w:sz="0" w:space="0" w:color="auto"/>
                <w:bottom w:val="none" w:sz="0" w:space="0" w:color="auto"/>
                <w:right w:val="none" w:sz="0" w:space="0" w:color="auto"/>
              </w:divBdr>
            </w:div>
            <w:div w:id="947742093">
              <w:marLeft w:val="0"/>
              <w:marRight w:val="0"/>
              <w:marTop w:val="0"/>
              <w:marBottom w:val="0"/>
              <w:divBdr>
                <w:top w:val="none" w:sz="0" w:space="0" w:color="auto"/>
                <w:left w:val="none" w:sz="0" w:space="0" w:color="auto"/>
                <w:bottom w:val="none" w:sz="0" w:space="0" w:color="auto"/>
                <w:right w:val="none" w:sz="0" w:space="0" w:color="auto"/>
              </w:divBdr>
            </w:div>
            <w:div w:id="1044062252">
              <w:marLeft w:val="0"/>
              <w:marRight w:val="0"/>
              <w:marTop w:val="0"/>
              <w:marBottom w:val="0"/>
              <w:divBdr>
                <w:top w:val="none" w:sz="0" w:space="0" w:color="auto"/>
                <w:left w:val="none" w:sz="0" w:space="0" w:color="auto"/>
                <w:bottom w:val="none" w:sz="0" w:space="0" w:color="auto"/>
                <w:right w:val="none" w:sz="0" w:space="0" w:color="auto"/>
              </w:divBdr>
            </w:div>
            <w:div w:id="1064136815">
              <w:marLeft w:val="0"/>
              <w:marRight w:val="0"/>
              <w:marTop w:val="0"/>
              <w:marBottom w:val="0"/>
              <w:divBdr>
                <w:top w:val="none" w:sz="0" w:space="0" w:color="auto"/>
                <w:left w:val="none" w:sz="0" w:space="0" w:color="auto"/>
                <w:bottom w:val="none" w:sz="0" w:space="0" w:color="auto"/>
                <w:right w:val="none" w:sz="0" w:space="0" w:color="auto"/>
              </w:divBdr>
            </w:div>
            <w:div w:id="1098059093">
              <w:marLeft w:val="0"/>
              <w:marRight w:val="0"/>
              <w:marTop w:val="0"/>
              <w:marBottom w:val="0"/>
              <w:divBdr>
                <w:top w:val="none" w:sz="0" w:space="0" w:color="auto"/>
                <w:left w:val="none" w:sz="0" w:space="0" w:color="auto"/>
                <w:bottom w:val="none" w:sz="0" w:space="0" w:color="auto"/>
                <w:right w:val="none" w:sz="0" w:space="0" w:color="auto"/>
              </w:divBdr>
            </w:div>
            <w:div w:id="1213926063">
              <w:marLeft w:val="0"/>
              <w:marRight w:val="0"/>
              <w:marTop w:val="0"/>
              <w:marBottom w:val="0"/>
              <w:divBdr>
                <w:top w:val="none" w:sz="0" w:space="0" w:color="auto"/>
                <w:left w:val="none" w:sz="0" w:space="0" w:color="auto"/>
                <w:bottom w:val="none" w:sz="0" w:space="0" w:color="auto"/>
                <w:right w:val="none" w:sz="0" w:space="0" w:color="auto"/>
              </w:divBdr>
            </w:div>
            <w:div w:id="1217087943">
              <w:marLeft w:val="0"/>
              <w:marRight w:val="0"/>
              <w:marTop w:val="0"/>
              <w:marBottom w:val="0"/>
              <w:divBdr>
                <w:top w:val="none" w:sz="0" w:space="0" w:color="auto"/>
                <w:left w:val="none" w:sz="0" w:space="0" w:color="auto"/>
                <w:bottom w:val="none" w:sz="0" w:space="0" w:color="auto"/>
                <w:right w:val="none" w:sz="0" w:space="0" w:color="auto"/>
              </w:divBdr>
            </w:div>
            <w:div w:id="1326010318">
              <w:marLeft w:val="0"/>
              <w:marRight w:val="0"/>
              <w:marTop w:val="0"/>
              <w:marBottom w:val="0"/>
              <w:divBdr>
                <w:top w:val="none" w:sz="0" w:space="0" w:color="auto"/>
                <w:left w:val="none" w:sz="0" w:space="0" w:color="auto"/>
                <w:bottom w:val="none" w:sz="0" w:space="0" w:color="auto"/>
                <w:right w:val="none" w:sz="0" w:space="0" w:color="auto"/>
              </w:divBdr>
            </w:div>
            <w:div w:id="1357929842">
              <w:marLeft w:val="0"/>
              <w:marRight w:val="0"/>
              <w:marTop w:val="0"/>
              <w:marBottom w:val="0"/>
              <w:divBdr>
                <w:top w:val="none" w:sz="0" w:space="0" w:color="auto"/>
                <w:left w:val="none" w:sz="0" w:space="0" w:color="auto"/>
                <w:bottom w:val="none" w:sz="0" w:space="0" w:color="auto"/>
                <w:right w:val="none" w:sz="0" w:space="0" w:color="auto"/>
              </w:divBdr>
            </w:div>
            <w:div w:id="1415786023">
              <w:marLeft w:val="0"/>
              <w:marRight w:val="0"/>
              <w:marTop w:val="0"/>
              <w:marBottom w:val="0"/>
              <w:divBdr>
                <w:top w:val="none" w:sz="0" w:space="0" w:color="auto"/>
                <w:left w:val="none" w:sz="0" w:space="0" w:color="auto"/>
                <w:bottom w:val="none" w:sz="0" w:space="0" w:color="auto"/>
                <w:right w:val="none" w:sz="0" w:space="0" w:color="auto"/>
              </w:divBdr>
            </w:div>
            <w:div w:id="1420638757">
              <w:marLeft w:val="0"/>
              <w:marRight w:val="0"/>
              <w:marTop w:val="0"/>
              <w:marBottom w:val="0"/>
              <w:divBdr>
                <w:top w:val="none" w:sz="0" w:space="0" w:color="auto"/>
                <w:left w:val="none" w:sz="0" w:space="0" w:color="auto"/>
                <w:bottom w:val="none" w:sz="0" w:space="0" w:color="auto"/>
                <w:right w:val="none" w:sz="0" w:space="0" w:color="auto"/>
              </w:divBdr>
            </w:div>
            <w:div w:id="1471970504">
              <w:marLeft w:val="0"/>
              <w:marRight w:val="0"/>
              <w:marTop w:val="0"/>
              <w:marBottom w:val="0"/>
              <w:divBdr>
                <w:top w:val="none" w:sz="0" w:space="0" w:color="auto"/>
                <w:left w:val="none" w:sz="0" w:space="0" w:color="auto"/>
                <w:bottom w:val="none" w:sz="0" w:space="0" w:color="auto"/>
                <w:right w:val="none" w:sz="0" w:space="0" w:color="auto"/>
              </w:divBdr>
            </w:div>
            <w:div w:id="1525168024">
              <w:marLeft w:val="0"/>
              <w:marRight w:val="0"/>
              <w:marTop w:val="0"/>
              <w:marBottom w:val="0"/>
              <w:divBdr>
                <w:top w:val="none" w:sz="0" w:space="0" w:color="auto"/>
                <w:left w:val="none" w:sz="0" w:space="0" w:color="auto"/>
                <w:bottom w:val="none" w:sz="0" w:space="0" w:color="auto"/>
                <w:right w:val="none" w:sz="0" w:space="0" w:color="auto"/>
              </w:divBdr>
            </w:div>
            <w:div w:id="1585600888">
              <w:marLeft w:val="0"/>
              <w:marRight w:val="0"/>
              <w:marTop w:val="0"/>
              <w:marBottom w:val="0"/>
              <w:divBdr>
                <w:top w:val="none" w:sz="0" w:space="0" w:color="auto"/>
                <w:left w:val="none" w:sz="0" w:space="0" w:color="auto"/>
                <w:bottom w:val="none" w:sz="0" w:space="0" w:color="auto"/>
                <w:right w:val="none" w:sz="0" w:space="0" w:color="auto"/>
              </w:divBdr>
            </w:div>
            <w:div w:id="1633779540">
              <w:marLeft w:val="0"/>
              <w:marRight w:val="0"/>
              <w:marTop w:val="0"/>
              <w:marBottom w:val="0"/>
              <w:divBdr>
                <w:top w:val="none" w:sz="0" w:space="0" w:color="auto"/>
                <w:left w:val="none" w:sz="0" w:space="0" w:color="auto"/>
                <w:bottom w:val="none" w:sz="0" w:space="0" w:color="auto"/>
                <w:right w:val="none" w:sz="0" w:space="0" w:color="auto"/>
              </w:divBdr>
            </w:div>
            <w:div w:id="1635791744">
              <w:marLeft w:val="0"/>
              <w:marRight w:val="0"/>
              <w:marTop w:val="0"/>
              <w:marBottom w:val="0"/>
              <w:divBdr>
                <w:top w:val="none" w:sz="0" w:space="0" w:color="auto"/>
                <w:left w:val="none" w:sz="0" w:space="0" w:color="auto"/>
                <w:bottom w:val="none" w:sz="0" w:space="0" w:color="auto"/>
                <w:right w:val="none" w:sz="0" w:space="0" w:color="auto"/>
              </w:divBdr>
            </w:div>
            <w:div w:id="1673875079">
              <w:marLeft w:val="0"/>
              <w:marRight w:val="0"/>
              <w:marTop w:val="0"/>
              <w:marBottom w:val="0"/>
              <w:divBdr>
                <w:top w:val="none" w:sz="0" w:space="0" w:color="auto"/>
                <w:left w:val="none" w:sz="0" w:space="0" w:color="auto"/>
                <w:bottom w:val="none" w:sz="0" w:space="0" w:color="auto"/>
                <w:right w:val="none" w:sz="0" w:space="0" w:color="auto"/>
              </w:divBdr>
            </w:div>
            <w:div w:id="1719695765">
              <w:marLeft w:val="0"/>
              <w:marRight w:val="0"/>
              <w:marTop w:val="0"/>
              <w:marBottom w:val="0"/>
              <w:divBdr>
                <w:top w:val="none" w:sz="0" w:space="0" w:color="auto"/>
                <w:left w:val="none" w:sz="0" w:space="0" w:color="auto"/>
                <w:bottom w:val="none" w:sz="0" w:space="0" w:color="auto"/>
                <w:right w:val="none" w:sz="0" w:space="0" w:color="auto"/>
              </w:divBdr>
            </w:div>
            <w:div w:id="1755081096">
              <w:marLeft w:val="0"/>
              <w:marRight w:val="0"/>
              <w:marTop w:val="0"/>
              <w:marBottom w:val="0"/>
              <w:divBdr>
                <w:top w:val="none" w:sz="0" w:space="0" w:color="auto"/>
                <w:left w:val="none" w:sz="0" w:space="0" w:color="auto"/>
                <w:bottom w:val="none" w:sz="0" w:space="0" w:color="auto"/>
                <w:right w:val="none" w:sz="0" w:space="0" w:color="auto"/>
              </w:divBdr>
            </w:div>
            <w:div w:id="1776634560">
              <w:marLeft w:val="0"/>
              <w:marRight w:val="0"/>
              <w:marTop w:val="0"/>
              <w:marBottom w:val="0"/>
              <w:divBdr>
                <w:top w:val="none" w:sz="0" w:space="0" w:color="auto"/>
                <w:left w:val="none" w:sz="0" w:space="0" w:color="auto"/>
                <w:bottom w:val="none" w:sz="0" w:space="0" w:color="auto"/>
                <w:right w:val="none" w:sz="0" w:space="0" w:color="auto"/>
              </w:divBdr>
            </w:div>
            <w:div w:id="1816754876">
              <w:marLeft w:val="0"/>
              <w:marRight w:val="0"/>
              <w:marTop w:val="0"/>
              <w:marBottom w:val="0"/>
              <w:divBdr>
                <w:top w:val="none" w:sz="0" w:space="0" w:color="auto"/>
                <w:left w:val="none" w:sz="0" w:space="0" w:color="auto"/>
                <w:bottom w:val="none" w:sz="0" w:space="0" w:color="auto"/>
                <w:right w:val="none" w:sz="0" w:space="0" w:color="auto"/>
              </w:divBdr>
            </w:div>
            <w:div w:id="1864395745">
              <w:marLeft w:val="0"/>
              <w:marRight w:val="0"/>
              <w:marTop w:val="0"/>
              <w:marBottom w:val="0"/>
              <w:divBdr>
                <w:top w:val="none" w:sz="0" w:space="0" w:color="auto"/>
                <w:left w:val="none" w:sz="0" w:space="0" w:color="auto"/>
                <w:bottom w:val="none" w:sz="0" w:space="0" w:color="auto"/>
                <w:right w:val="none" w:sz="0" w:space="0" w:color="auto"/>
              </w:divBdr>
            </w:div>
            <w:div w:id="1871526009">
              <w:marLeft w:val="0"/>
              <w:marRight w:val="0"/>
              <w:marTop w:val="0"/>
              <w:marBottom w:val="0"/>
              <w:divBdr>
                <w:top w:val="none" w:sz="0" w:space="0" w:color="auto"/>
                <w:left w:val="none" w:sz="0" w:space="0" w:color="auto"/>
                <w:bottom w:val="none" w:sz="0" w:space="0" w:color="auto"/>
                <w:right w:val="none" w:sz="0" w:space="0" w:color="auto"/>
              </w:divBdr>
            </w:div>
            <w:div w:id="1917473915">
              <w:marLeft w:val="0"/>
              <w:marRight w:val="0"/>
              <w:marTop w:val="0"/>
              <w:marBottom w:val="0"/>
              <w:divBdr>
                <w:top w:val="none" w:sz="0" w:space="0" w:color="auto"/>
                <w:left w:val="none" w:sz="0" w:space="0" w:color="auto"/>
                <w:bottom w:val="none" w:sz="0" w:space="0" w:color="auto"/>
                <w:right w:val="none" w:sz="0" w:space="0" w:color="auto"/>
              </w:divBdr>
            </w:div>
            <w:div w:id="2021616907">
              <w:marLeft w:val="0"/>
              <w:marRight w:val="0"/>
              <w:marTop w:val="0"/>
              <w:marBottom w:val="0"/>
              <w:divBdr>
                <w:top w:val="none" w:sz="0" w:space="0" w:color="auto"/>
                <w:left w:val="none" w:sz="0" w:space="0" w:color="auto"/>
                <w:bottom w:val="none" w:sz="0" w:space="0" w:color="auto"/>
                <w:right w:val="none" w:sz="0" w:space="0" w:color="auto"/>
              </w:divBdr>
            </w:div>
            <w:div w:id="2025588038">
              <w:marLeft w:val="0"/>
              <w:marRight w:val="0"/>
              <w:marTop w:val="0"/>
              <w:marBottom w:val="0"/>
              <w:divBdr>
                <w:top w:val="none" w:sz="0" w:space="0" w:color="auto"/>
                <w:left w:val="none" w:sz="0" w:space="0" w:color="auto"/>
                <w:bottom w:val="none" w:sz="0" w:space="0" w:color="auto"/>
                <w:right w:val="none" w:sz="0" w:space="0" w:color="auto"/>
              </w:divBdr>
            </w:div>
            <w:div w:id="2038115114">
              <w:marLeft w:val="0"/>
              <w:marRight w:val="0"/>
              <w:marTop w:val="0"/>
              <w:marBottom w:val="0"/>
              <w:divBdr>
                <w:top w:val="none" w:sz="0" w:space="0" w:color="auto"/>
                <w:left w:val="none" w:sz="0" w:space="0" w:color="auto"/>
                <w:bottom w:val="none" w:sz="0" w:space="0" w:color="auto"/>
                <w:right w:val="none" w:sz="0" w:space="0" w:color="auto"/>
              </w:divBdr>
            </w:div>
            <w:div w:id="2048481015">
              <w:marLeft w:val="0"/>
              <w:marRight w:val="0"/>
              <w:marTop w:val="0"/>
              <w:marBottom w:val="0"/>
              <w:divBdr>
                <w:top w:val="none" w:sz="0" w:space="0" w:color="auto"/>
                <w:left w:val="none" w:sz="0" w:space="0" w:color="auto"/>
                <w:bottom w:val="none" w:sz="0" w:space="0" w:color="auto"/>
                <w:right w:val="none" w:sz="0" w:space="0" w:color="auto"/>
              </w:divBdr>
            </w:div>
            <w:div w:id="2064332849">
              <w:marLeft w:val="0"/>
              <w:marRight w:val="0"/>
              <w:marTop w:val="0"/>
              <w:marBottom w:val="0"/>
              <w:divBdr>
                <w:top w:val="none" w:sz="0" w:space="0" w:color="auto"/>
                <w:left w:val="none" w:sz="0" w:space="0" w:color="auto"/>
                <w:bottom w:val="none" w:sz="0" w:space="0" w:color="auto"/>
                <w:right w:val="none" w:sz="0" w:space="0" w:color="auto"/>
              </w:divBdr>
            </w:div>
            <w:div w:id="2084252269">
              <w:marLeft w:val="0"/>
              <w:marRight w:val="0"/>
              <w:marTop w:val="0"/>
              <w:marBottom w:val="0"/>
              <w:divBdr>
                <w:top w:val="none" w:sz="0" w:space="0" w:color="auto"/>
                <w:left w:val="none" w:sz="0" w:space="0" w:color="auto"/>
                <w:bottom w:val="none" w:sz="0" w:space="0" w:color="auto"/>
                <w:right w:val="none" w:sz="0" w:space="0" w:color="auto"/>
              </w:divBdr>
            </w:div>
            <w:div w:id="212337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36748">
      <w:bodyDiv w:val="1"/>
      <w:marLeft w:val="0"/>
      <w:marRight w:val="0"/>
      <w:marTop w:val="0"/>
      <w:marBottom w:val="0"/>
      <w:divBdr>
        <w:top w:val="none" w:sz="0" w:space="0" w:color="auto"/>
        <w:left w:val="none" w:sz="0" w:space="0" w:color="auto"/>
        <w:bottom w:val="none" w:sz="0" w:space="0" w:color="auto"/>
        <w:right w:val="none" w:sz="0" w:space="0" w:color="auto"/>
      </w:divBdr>
      <w:divsChild>
        <w:div w:id="17002628">
          <w:marLeft w:val="0"/>
          <w:marRight w:val="0"/>
          <w:marTop w:val="0"/>
          <w:marBottom w:val="0"/>
          <w:divBdr>
            <w:top w:val="none" w:sz="0" w:space="0" w:color="auto"/>
            <w:left w:val="none" w:sz="0" w:space="0" w:color="auto"/>
            <w:bottom w:val="none" w:sz="0" w:space="0" w:color="auto"/>
            <w:right w:val="none" w:sz="0" w:space="0" w:color="auto"/>
          </w:divBdr>
          <w:divsChild>
            <w:div w:id="1664031">
              <w:marLeft w:val="0"/>
              <w:marRight w:val="0"/>
              <w:marTop w:val="0"/>
              <w:marBottom w:val="0"/>
              <w:divBdr>
                <w:top w:val="none" w:sz="0" w:space="0" w:color="auto"/>
                <w:left w:val="none" w:sz="0" w:space="0" w:color="auto"/>
                <w:bottom w:val="none" w:sz="0" w:space="0" w:color="auto"/>
                <w:right w:val="none" w:sz="0" w:space="0" w:color="auto"/>
              </w:divBdr>
            </w:div>
            <w:div w:id="4400772">
              <w:marLeft w:val="0"/>
              <w:marRight w:val="0"/>
              <w:marTop w:val="0"/>
              <w:marBottom w:val="0"/>
              <w:divBdr>
                <w:top w:val="none" w:sz="0" w:space="0" w:color="auto"/>
                <w:left w:val="none" w:sz="0" w:space="0" w:color="auto"/>
                <w:bottom w:val="none" w:sz="0" w:space="0" w:color="auto"/>
                <w:right w:val="none" w:sz="0" w:space="0" w:color="auto"/>
              </w:divBdr>
            </w:div>
            <w:div w:id="18237421">
              <w:marLeft w:val="0"/>
              <w:marRight w:val="0"/>
              <w:marTop w:val="0"/>
              <w:marBottom w:val="0"/>
              <w:divBdr>
                <w:top w:val="none" w:sz="0" w:space="0" w:color="auto"/>
                <w:left w:val="none" w:sz="0" w:space="0" w:color="auto"/>
                <w:bottom w:val="none" w:sz="0" w:space="0" w:color="auto"/>
                <w:right w:val="none" w:sz="0" w:space="0" w:color="auto"/>
              </w:divBdr>
            </w:div>
            <w:div w:id="19479589">
              <w:marLeft w:val="0"/>
              <w:marRight w:val="0"/>
              <w:marTop w:val="0"/>
              <w:marBottom w:val="0"/>
              <w:divBdr>
                <w:top w:val="none" w:sz="0" w:space="0" w:color="auto"/>
                <w:left w:val="none" w:sz="0" w:space="0" w:color="auto"/>
                <w:bottom w:val="none" w:sz="0" w:space="0" w:color="auto"/>
                <w:right w:val="none" w:sz="0" w:space="0" w:color="auto"/>
              </w:divBdr>
            </w:div>
            <w:div w:id="20325029">
              <w:marLeft w:val="0"/>
              <w:marRight w:val="0"/>
              <w:marTop w:val="0"/>
              <w:marBottom w:val="0"/>
              <w:divBdr>
                <w:top w:val="none" w:sz="0" w:space="0" w:color="auto"/>
                <w:left w:val="none" w:sz="0" w:space="0" w:color="auto"/>
                <w:bottom w:val="none" w:sz="0" w:space="0" w:color="auto"/>
                <w:right w:val="none" w:sz="0" w:space="0" w:color="auto"/>
              </w:divBdr>
            </w:div>
            <w:div w:id="27264385">
              <w:marLeft w:val="0"/>
              <w:marRight w:val="0"/>
              <w:marTop w:val="0"/>
              <w:marBottom w:val="0"/>
              <w:divBdr>
                <w:top w:val="none" w:sz="0" w:space="0" w:color="auto"/>
                <w:left w:val="none" w:sz="0" w:space="0" w:color="auto"/>
                <w:bottom w:val="none" w:sz="0" w:space="0" w:color="auto"/>
                <w:right w:val="none" w:sz="0" w:space="0" w:color="auto"/>
              </w:divBdr>
            </w:div>
            <w:div w:id="30081776">
              <w:marLeft w:val="0"/>
              <w:marRight w:val="0"/>
              <w:marTop w:val="0"/>
              <w:marBottom w:val="0"/>
              <w:divBdr>
                <w:top w:val="none" w:sz="0" w:space="0" w:color="auto"/>
                <w:left w:val="none" w:sz="0" w:space="0" w:color="auto"/>
                <w:bottom w:val="none" w:sz="0" w:space="0" w:color="auto"/>
                <w:right w:val="none" w:sz="0" w:space="0" w:color="auto"/>
              </w:divBdr>
            </w:div>
            <w:div w:id="43910727">
              <w:marLeft w:val="0"/>
              <w:marRight w:val="0"/>
              <w:marTop w:val="0"/>
              <w:marBottom w:val="0"/>
              <w:divBdr>
                <w:top w:val="none" w:sz="0" w:space="0" w:color="auto"/>
                <w:left w:val="none" w:sz="0" w:space="0" w:color="auto"/>
                <w:bottom w:val="none" w:sz="0" w:space="0" w:color="auto"/>
                <w:right w:val="none" w:sz="0" w:space="0" w:color="auto"/>
              </w:divBdr>
            </w:div>
            <w:div w:id="44260490">
              <w:marLeft w:val="0"/>
              <w:marRight w:val="0"/>
              <w:marTop w:val="0"/>
              <w:marBottom w:val="0"/>
              <w:divBdr>
                <w:top w:val="none" w:sz="0" w:space="0" w:color="auto"/>
                <w:left w:val="none" w:sz="0" w:space="0" w:color="auto"/>
                <w:bottom w:val="none" w:sz="0" w:space="0" w:color="auto"/>
                <w:right w:val="none" w:sz="0" w:space="0" w:color="auto"/>
              </w:divBdr>
            </w:div>
            <w:div w:id="44571728">
              <w:marLeft w:val="0"/>
              <w:marRight w:val="0"/>
              <w:marTop w:val="0"/>
              <w:marBottom w:val="0"/>
              <w:divBdr>
                <w:top w:val="none" w:sz="0" w:space="0" w:color="auto"/>
                <w:left w:val="none" w:sz="0" w:space="0" w:color="auto"/>
                <w:bottom w:val="none" w:sz="0" w:space="0" w:color="auto"/>
                <w:right w:val="none" w:sz="0" w:space="0" w:color="auto"/>
              </w:divBdr>
            </w:div>
            <w:div w:id="50010424">
              <w:marLeft w:val="0"/>
              <w:marRight w:val="0"/>
              <w:marTop w:val="0"/>
              <w:marBottom w:val="0"/>
              <w:divBdr>
                <w:top w:val="none" w:sz="0" w:space="0" w:color="auto"/>
                <w:left w:val="none" w:sz="0" w:space="0" w:color="auto"/>
                <w:bottom w:val="none" w:sz="0" w:space="0" w:color="auto"/>
                <w:right w:val="none" w:sz="0" w:space="0" w:color="auto"/>
              </w:divBdr>
            </w:div>
            <w:div w:id="53741776">
              <w:marLeft w:val="0"/>
              <w:marRight w:val="0"/>
              <w:marTop w:val="0"/>
              <w:marBottom w:val="0"/>
              <w:divBdr>
                <w:top w:val="none" w:sz="0" w:space="0" w:color="auto"/>
                <w:left w:val="none" w:sz="0" w:space="0" w:color="auto"/>
                <w:bottom w:val="none" w:sz="0" w:space="0" w:color="auto"/>
                <w:right w:val="none" w:sz="0" w:space="0" w:color="auto"/>
              </w:divBdr>
            </w:div>
            <w:div w:id="72091554">
              <w:marLeft w:val="0"/>
              <w:marRight w:val="0"/>
              <w:marTop w:val="0"/>
              <w:marBottom w:val="0"/>
              <w:divBdr>
                <w:top w:val="none" w:sz="0" w:space="0" w:color="auto"/>
                <w:left w:val="none" w:sz="0" w:space="0" w:color="auto"/>
                <w:bottom w:val="none" w:sz="0" w:space="0" w:color="auto"/>
                <w:right w:val="none" w:sz="0" w:space="0" w:color="auto"/>
              </w:divBdr>
            </w:div>
            <w:div w:id="72628744">
              <w:marLeft w:val="0"/>
              <w:marRight w:val="0"/>
              <w:marTop w:val="0"/>
              <w:marBottom w:val="0"/>
              <w:divBdr>
                <w:top w:val="none" w:sz="0" w:space="0" w:color="auto"/>
                <w:left w:val="none" w:sz="0" w:space="0" w:color="auto"/>
                <w:bottom w:val="none" w:sz="0" w:space="0" w:color="auto"/>
                <w:right w:val="none" w:sz="0" w:space="0" w:color="auto"/>
              </w:divBdr>
            </w:div>
            <w:div w:id="105081375">
              <w:marLeft w:val="0"/>
              <w:marRight w:val="0"/>
              <w:marTop w:val="0"/>
              <w:marBottom w:val="0"/>
              <w:divBdr>
                <w:top w:val="none" w:sz="0" w:space="0" w:color="auto"/>
                <w:left w:val="none" w:sz="0" w:space="0" w:color="auto"/>
                <w:bottom w:val="none" w:sz="0" w:space="0" w:color="auto"/>
                <w:right w:val="none" w:sz="0" w:space="0" w:color="auto"/>
              </w:divBdr>
            </w:div>
            <w:div w:id="105779447">
              <w:marLeft w:val="0"/>
              <w:marRight w:val="0"/>
              <w:marTop w:val="0"/>
              <w:marBottom w:val="0"/>
              <w:divBdr>
                <w:top w:val="none" w:sz="0" w:space="0" w:color="auto"/>
                <w:left w:val="none" w:sz="0" w:space="0" w:color="auto"/>
                <w:bottom w:val="none" w:sz="0" w:space="0" w:color="auto"/>
                <w:right w:val="none" w:sz="0" w:space="0" w:color="auto"/>
              </w:divBdr>
            </w:div>
            <w:div w:id="109591300">
              <w:marLeft w:val="0"/>
              <w:marRight w:val="0"/>
              <w:marTop w:val="0"/>
              <w:marBottom w:val="0"/>
              <w:divBdr>
                <w:top w:val="none" w:sz="0" w:space="0" w:color="auto"/>
                <w:left w:val="none" w:sz="0" w:space="0" w:color="auto"/>
                <w:bottom w:val="none" w:sz="0" w:space="0" w:color="auto"/>
                <w:right w:val="none" w:sz="0" w:space="0" w:color="auto"/>
              </w:divBdr>
            </w:div>
            <w:div w:id="122160448">
              <w:marLeft w:val="0"/>
              <w:marRight w:val="0"/>
              <w:marTop w:val="0"/>
              <w:marBottom w:val="0"/>
              <w:divBdr>
                <w:top w:val="none" w:sz="0" w:space="0" w:color="auto"/>
                <w:left w:val="none" w:sz="0" w:space="0" w:color="auto"/>
                <w:bottom w:val="none" w:sz="0" w:space="0" w:color="auto"/>
                <w:right w:val="none" w:sz="0" w:space="0" w:color="auto"/>
              </w:divBdr>
            </w:div>
            <w:div w:id="128715578">
              <w:marLeft w:val="0"/>
              <w:marRight w:val="0"/>
              <w:marTop w:val="0"/>
              <w:marBottom w:val="0"/>
              <w:divBdr>
                <w:top w:val="none" w:sz="0" w:space="0" w:color="auto"/>
                <w:left w:val="none" w:sz="0" w:space="0" w:color="auto"/>
                <w:bottom w:val="none" w:sz="0" w:space="0" w:color="auto"/>
                <w:right w:val="none" w:sz="0" w:space="0" w:color="auto"/>
              </w:divBdr>
            </w:div>
            <w:div w:id="129247711">
              <w:marLeft w:val="0"/>
              <w:marRight w:val="0"/>
              <w:marTop w:val="0"/>
              <w:marBottom w:val="0"/>
              <w:divBdr>
                <w:top w:val="none" w:sz="0" w:space="0" w:color="auto"/>
                <w:left w:val="none" w:sz="0" w:space="0" w:color="auto"/>
                <w:bottom w:val="none" w:sz="0" w:space="0" w:color="auto"/>
                <w:right w:val="none" w:sz="0" w:space="0" w:color="auto"/>
              </w:divBdr>
            </w:div>
            <w:div w:id="131291576">
              <w:marLeft w:val="0"/>
              <w:marRight w:val="0"/>
              <w:marTop w:val="0"/>
              <w:marBottom w:val="0"/>
              <w:divBdr>
                <w:top w:val="none" w:sz="0" w:space="0" w:color="auto"/>
                <w:left w:val="none" w:sz="0" w:space="0" w:color="auto"/>
                <w:bottom w:val="none" w:sz="0" w:space="0" w:color="auto"/>
                <w:right w:val="none" w:sz="0" w:space="0" w:color="auto"/>
              </w:divBdr>
            </w:div>
            <w:div w:id="131294633">
              <w:marLeft w:val="0"/>
              <w:marRight w:val="0"/>
              <w:marTop w:val="0"/>
              <w:marBottom w:val="0"/>
              <w:divBdr>
                <w:top w:val="none" w:sz="0" w:space="0" w:color="auto"/>
                <w:left w:val="none" w:sz="0" w:space="0" w:color="auto"/>
                <w:bottom w:val="none" w:sz="0" w:space="0" w:color="auto"/>
                <w:right w:val="none" w:sz="0" w:space="0" w:color="auto"/>
              </w:divBdr>
            </w:div>
            <w:div w:id="131871812">
              <w:marLeft w:val="0"/>
              <w:marRight w:val="0"/>
              <w:marTop w:val="0"/>
              <w:marBottom w:val="0"/>
              <w:divBdr>
                <w:top w:val="none" w:sz="0" w:space="0" w:color="auto"/>
                <w:left w:val="none" w:sz="0" w:space="0" w:color="auto"/>
                <w:bottom w:val="none" w:sz="0" w:space="0" w:color="auto"/>
                <w:right w:val="none" w:sz="0" w:space="0" w:color="auto"/>
              </w:divBdr>
            </w:div>
            <w:div w:id="142814363">
              <w:marLeft w:val="0"/>
              <w:marRight w:val="0"/>
              <w:marTop w:val="0"/>
              <w:marBottom w:val="0"/>
              <w:divBdr>
                <w:top w:val="none" w:sz="0" w:space="0" w:color="auto"/>
                <w:left w:val="none" w:sz="0" w:space="0" w:color="auto"/>
                <w:bottom w:val="none" w:sz="0" w:space="0" w:color="auto"/>
                <w:right w:val="none" w:sz="0" w:space="0" w:color="auto"/>
              </w:divBdr>
            </w:div>
            <w:div w:id="147525494">
              <w:marLeft w:val="0"/>
              <w:marRight w:val="0"/>
              <w:marTop w:val="0"/>
              <w:marBottom w:val="0"/>
              <w:divBdr>
                <w:top w:val="none" w:sz="0" w:space="0" w:color="auto"/>
                <w:left w:val="none" w:sz="0" w:space="0" w:color="auto"/>
                <w:bottom w:val="none" w:sz="0" w:space="0" w:color="auto"/>
                <w:right w:val="none" w:sz="0" w:space="0" w:color="auto"/>
              </w:divBdr>
            </w:div>
            <w:div w:id="147746830">
              <w:marLeft w:val="0"/>
              <w:marRight w:val="0"/>
              <w:marTop w:val="0"/>
              <w:marBottom w:val="0"/>
              <w:divBdr>
                <w:top w:val="none" w:sz="0" w:space="0" w:color="auto"/>
                <w:left w:val="none" w:sz="0" w:space="0" w:color="auto"/>
                <w:bottom w:val="none" w:sz="0" w:space="0" w:color="auto"/>
                <w:right w:val="none" w:sz="0" w:space="0" w:color="auto"/>
              </w:divBdr>
            </w:div>
            <w:div w:id="162357071">
              <w:marLeft w:val="0"/>
              <w:marRight w:val="0"/>
              <w:marTop w:val="0"/>
              <w:marBottom w:val="0"/>
              <w:divBdr>
                <w:top w:val="none" w:sz="0" w:space="0" w:color="auto"/>
                <w:left w:val="none" w:sz="0" w:space="0" w:color="auto"/>
                <w:bottom w:val="none" w:sz="0" w:space="0" w:color="auto"/>
                <w:right w:val="none" w:sz="0" w:space="0" w:color="auto"/>
              </w:divBdr>
            </w:div>
            <w:div w:id="164638746">
              <w:marLeft w:val="0"/>
              <w:marRight w:val="0"/>
              <w:marTop w:val="0"/>
              <w:marBottom w:val="0"/>
              <w:divBdr>
                <w:top w:val="none" w:sz="0" w:space="0" w:color="auto"/>
                <w:left w:val="none" w:sz="0" w:space="0" w:color="auto"/>
                <w:bottom w:val="none" w:sz="0" w:space="0" w:color="auto"/>
                <w:right w:val="none" w:sz="0" w:space="0" w:color="auto"/>
              </w:divBdr>
            </w:div>
            <w:div w:id="171798211">
              <w:marLeft w:val="0"/>
              <w:marRight w:val="0"/>
              <w:marTop w:val="0"/>
              <w:marBottom w:val="0"/>
              <w:divBdr>
                <w:top w:val="none" w:sz="0" w:space="0" w:color="auto"/>
                <w:left w:val="none" w:sz="0" w:space="0" w:color="auto"/>
                <w:bottom w:val="none" w:sz="0" w:space="0" w:color="auto"/>
                <w:right w:val="none" w:sz="0" w:space="0" w:color="auto"/>
              </w:divBdr>
            </w:div>
            <w:div w:id="174418564">
              <w:marLeft w:val="0"/>
              <w:marRight w:val="0"/>
              <w:marTop w:val="0"/>
              <w:marBottom w:val="0"/>
              <w:divBdr>
                <w:top w:val="none" w:sz="0" w:space="0" w:color="auto"/>
                <w:left w:val="none" w:sz="0" w:space="0" w:color="auto"/>
                <w:bottom w:val="none" w:sz="0" w:space="0" w:color="auto"/>
                <w:right w:val="none" w:sz="0" w:space="0" w:color="auto"/>
              </w:divBdr>
            </w:div>
            <w:div w:id="175965607">
              <w:marLeft w:val="0"/>
              <w:marRight w:val="0"/>
              <w:marTop w:val="0"/>
              <w:marBottom w:val="0"/>
              <w:divBdr>
                <w:top w:val="none" w:sz="0" w:space="0" w:color="auto"/>
                <w:left w:val="none" w:sz="0" w:space="0" w:color="auto"/>
                <w:bottom w:val="none" w:sz="0" w:space="0" w:color="auto"/>
                <w:right w:val="none" w:sz="0" w:space="0" w:color="auto"/>
              </w:divBdr>
            </w:div>
            <w:div w:id="179585123">
              <w:marLeft w:val="0"/>
              <w:marRight w:val="0"/>
              <w:marTop w:val="0"/>
              <w:marBottom w:val="0"/>
              <w:divBdr>
                <w:top w:val="none" w:sz="0" w:space="0" w:color="auto"/>
                <w:left w:val="none" w:sz="0" w:space="0" w:color="auto"/>
                <w:bottom w:val="none" w:sz="0" w:space="0" w:color="auto"/>
                <w:right w:val="none" w:sz="0" w:space="0" w:color="auto"/>
              </w:divBdr>
            </w:div>
            <w:div w:id="198592504">
              <w:marLeft w:val="0"/>
              <w:marRight w:val="0"/>
              <w:marTop w:val="0"/>
              <w:marBottom w:val="0"/>
              <w:divBdr>
                <w:top w:val="none" w:sz="0" w:space="0" w:color="auto"/>
                <w:left w:val="none" w:sz="0" w:space="0" w:color="auto"/>
                <w:bottom w:val="none" w:sz="0" w:space="0" w:color="auto"/>
                <w:right w:val="none" w:sz="0" w:space="0" w:color="auto"/>
              </w:divBdr>
            </w:div>
            <w:div w:id="200943110">
              <w:marLeft w:val="0"/>
              <w:marRight w:val="0"/>
              <w:marTop w:val="0"/>
              <w:marBottom w:val="0"/>
              <w:divBdr>
                <w:top w:val="none" w:sz="0" w:space="0" w:color="auto"/>
                <w:left w:val="none" w:sz="0" w:space="0" w:color="auto"/>
                <w:bottom w:val="none" w:sz="0" w:space="0" w:color="auto"/>
                <w:right w:val="none" w:sz="0" w:space="0" w:color="auto"/>
              </w:divBdr>
            </w:div>
            <w:div w:id="204949073">
              <w:marLeft w:val="0"/>
              <w:marRight w:val="0"/>
              <w:marTop w:val="0"/>
              <w:marBottom w:val="0"/>
              <w:divBdr>
                <w:top w:val="none" w:sz="0" w:space="0" w:color="auto"/>
                <w:left w:val="none" w:sz="0" w:space="0" w:color="auto"/>
                <w:bottom w:val="none" w:sz="0" w:space="0" w:color="auto"/>
                <w:right w:val="none" w:sz="0" w:space="0" w:color="auto"/>
              </w:divBdr>
            </w:div>
            <w:div w:id="229000572">
              <w:marLeft w:val="0"/>
              <w:marRight w:val="0"/>
              <w:marTop w:val="0"/>
              <w:marBottom w:val="0"/>
              <w:divBdr>
                <w:top w:val="none" w:sz="0" w:space="0" w:color="auto"/>
                <w:left w:val="none" w:sz="0" w:space="0" w:color="auto"/>
                <w:bottom w:val="none" w:sz="0" w:space="0" w:color="auto"/>
                <w:right w:val="none" w:sz="0" w:space="0" w:color="auto"/>
              </w:divBdr>
            </w:div>
            <w:div w:id="236208099">
              <w:marLeft w:val="0"/>
              <w:marRight w:val="0"/>
              <w:marTop w:val="0"/>
              <w:marBottom w:val="0"/>
              <w:divBdr>
                <w:top w:val="none" w:sz="0" w:space="0" w:color="auto"/>
                <w:left w:val="none" w:sz="0" w:space="0" w:color="auto"/>
                <w:bottom w:val="none" w:sz="0" w:space="0" w:color="auto"/>
                <w:right w:val="none" w:sz="0" w:space="0" w:color="auto"/>
              </w:divBdr>
            </w:div>
            <w:div w:id="237634597">
              <w:marLeft w:val="0"/>
              <w:marRight w:val="0"/>
              <w:marTop w:val="0"/>
              <w:marBottom w:val="0"/>
              <w:divBdr>
                <w:top w:val="none" w:sz="0" w:space="0" w:color="auto"/>
                <w:left w:val="none" w:sz="0" w:space="0" w:color="auto"/>
                <w:bottom w:val="none" w:sz="0" w:space="0" w:color="auto"/>
                <w:right w:val="none" w:sz="0" w:space="0" w:color="auto"/>
              </w:divBdr>
            </w:div>
            <w:div w:id="242685574">
              <w:marLeft w:val="0"/>
              <w:marRight w:val="0"/>
              <w:marTop w:val="0"/>
              <w:marBottom w:val="0"/>
              <w:divBdr>
                <w:top w:val="none" w:sz="0" w:space="0" w:color="auto"/>
                <w:left w:val="none" w:sz="0" w:space="0" w:color="auto"/>
                <w:bottom w:val="none" w:sz="0" w:space="0" w:color="auto"/>
                <w:right w:val="none" w:sz="0" w:space="0" w:color="auto"/>
              </w:divBdr>
            </w:div>
            <w:div w:id="247538846">
              <w:marLeft w:val="0"/>
              <w:marRight w:val="0"/>
              <w:marTop w:val="0"/>
              <w:marBottom w:val="0"/>
              <w:divBdr>
                <w:top w:val="none" w:sz="0" w:space="0" w:color="auto"/>
                <w:left w:val="none" w:sz="0" w:space="0" w:color="auto"/>
                <w:bottom w:val="none" w:sz="0" w:space="0" w:color="auto"/>
                <w:right w:val="none" w:sz="0" w:space="0" w:color="auto"/>
              </w:divBdr>
            </w:div>
            <w:div w:id="248775002">
              <w:marLeft w:val="0"/>
              <w:marRight w:val="0"/>
              <w:marTop w:val="0"/>
              <w:marBottom w:val="0"/>
              <w:divBdr>
                <w:top w:val="none" w:sz="0" w:space="0" w:color="auto"/>
                <w:left w:val="none" w:sz="0" w:space="0" w:color="auto"/>
                <w:bottom w:val="none" w:sz="0" w:space="0" w:color="auto"/>
                <w:right w:val="none" w:sz="0" w:space="0" w:color="auto"/>
              </w:divBdr>
            </w:div>
            <w:div w:id="248999894">
              <w:marLeft w:val="0"/>
              <w:marRight w:val="0"/>
              <w:marTop w:val="0"/>
              <w:marBottom w:val="0"/>
              <w:divBdr>
                <w:top w:val="none" w:sz="0" w:space="0" w:color="auto"/>
                <w:left w:val="none" w:sz="0" w:space="0" w:color="auto"/>
                <w:bottom w:val="none" w:sz="0" w:space="0" w:color="auto"/>
                <w:right w:val="none" w:sz="0" w:space="0" w:color="auto"/>
              </w:divBdr>
            </w:div>
            <w:div w:id="252864676">
              <w:marLeft w:val="0"/>
              <w:marRight w:val="0"/>
              <w:marTop w:val="0"/>
              <w:marBottom w:val="0"/>
              <w:divBdr>
                <w:top w:val="none" w:sz="0" w:space="0" w:color="auto"/>
                <w:left w:val="none" w:sz="0" w:space="0" w:color="auto"/>
                <w:bottom w:val="none" w:sz="0" w:space="0" w:color="auto"/>
                <w:right w:val="none" w:sz="0" w:space="0" w:color="auto"/>
              </w:divBdr>
            </w:div>
            <w:div w:id="253320016">
              <w:marLeft w:val="0"/>
              <w:marRight w:val="0"/>
              <w:marTop w:val="0"/>
              <w:marBottom w:val="0"/>
              <w:divBdr>
                <w:top w:val="none" w:sz="0" w:space="0" w:color="auto"/>
                <w:left w:val="none" w:sz="0" w:space="0" w:color="auto"/>
                <w:bottom w:val="none" w:sz="0" w:space="0" w:color="auto"/>
                <w:right w:val="none" w:sz="0" w:space="0" w:color="auto"/>
              </w:divBdr>
            </w:div>
            <w:div w:id="264383047">
              <w:marLeft w:val="0"/>
              <w:marRight w:val="0"/>
              <w:marTop w:val="0"/>
              <w:marBottom w:val="0"/>
              <w:divBdr>
                <w:top w:val="none" w:sz="0" w:space="0" w:color="auto"/>
                <w:left w:val="none" w:sz="0" w:space="0" w:color="auto"/>
                <w:bottom w:val="none" w:sz="0" w:space="0" w:color="auto"/>
                <w:right w:val="none" w:sz="0" w:space="0" w:color="auto"/>
              </w:divBdr>
            </w:div>
            <w:div w:id="276257054">
              <w:marLeft w:val="0"/>
              <w:marRight w:val="0"/>
              <w:marTop w:val="0"/>
              <w:marBottom w:val="0"/>
              <w:divBdr>
                <w:top w:val="none" w:sz="0" w:space="0" w:color="auto"/>
                <w:left w:val="none" w:sz="0" w:space="0" w:color="auto"/>
                <w:bottom w:val="none" w:sz="0" w:space="0" w:color="auto"/>
                <w:right w:val="none" w:sz="0" w:space="0" w:color="auto"/>
              </w:divBdr>
            </w:div>
            <w:div w:id="278756459">
              <w:marLeft w:val="0"/>
              <w:marRight w:val="0"/>
              <w:marTop w:val="0"/>
              <w:marBottom w:val="0"/>
              <w:divBdr>
                <w:top w:val="none" w:sz="0" w:space="0" w:color="auto"/>
                <w:left w:val="none" w:sz="0" w:space="0" w:color="auto"/>
                <w:bottom w:val="none" w:sz="0" w:space="0" w:color="auto"/>
                <w:right w:val="none" w:sz="0" w:space="0" w:color="auto"/>
              </w:divBdr>
            </w:div>
            <w:div w:id="293410837">
              <w:marLeft w:val="0"/>
              <w:marRight w:val="0"/>
              <w:marTop w:val="0"/>
              <w:marBottom w:val="0"/>
              <w:divBdr>
                <w:top w:val="none" w:sz="0" w:space="0" w:color="auto"/>
                <w:left w:val="none" w:sz="0" w:space="0" w:color="auto"/>
                <w:bottom w:val="none" w:sz="0" w:space="0" w:color="auto"/>
                <w:right w:val="none" w:sz="0" w:space="0" w:color="auto"/>
              </w:divBdr>
            </w:div>
            <w:div w:id="305088453">
              <w:marLeft w:val="0"/>
              <w:marRight w:val="0"/>
              <w:marTop w:val="0"/>
              <w:marBottom w:val="0"/>
              <w:divBdr>
                <w:top w:val="none" w:sz="0" w:space="0" w:color="auto"/>
                <w:left w:val="none" w:sz="0" w:space="0" w:color="auto"/>
                <w:bottom w:val="none" w:sz="0" w:space="0" w:color="auto"/>
                <w:right w:val="none" w:sz="0" w:space="0" w:color="auto"/>
              </w:divBdr>
            </w:div>
            <w:div w:id="312218002">
              <w:marLeft w:val="0"/>
              <w:marRight w:val="0"/>
              <w:marTop w:val="0"/>
              <w:marBottom w:val="0"/>
              <w:divBdr>
                <w:top w:val="none" w:sz="0" w:space="0" w:color="auto"/>
                <w:left w:val="none" w:sz="0" w:space="0" w:color="auto"/>
                <w:bottom w:val="none" w:sz="0" w:space="0" w:color="auto"/>
                <w:right w:val="none" w:sz="0" w:space="0" w:color="auto"/>
              </w:divBdr>
            </w:div>
            <w:div w:id="313412331">
              <w:marLeft w:val="0"/>
              <w:marRight w:val="0"/>
              <w:marTop w:val="0"/>
              <w:marBottom w:val="0"/>
              <w:divBdr>
                <w:top w:val="none" w:sz="0" w:space="0" w:color="auto"/>
                <w:left w:val="none" w:sz="0" w:space="0" w:color="auto"/>
                <w:bottom w:val="none" w:sz="0" w:space="0" w:color="auto"/>
                <w:right w:val="none" w:sz="0" w:space="0" w:color="auto"/>
              </w:divBdr>
            </w:div>
            <w:div w:id="320040490">
              <w:marLeft w:val="0"/>
              <w:marRight w:val="0"/>
              <w:marTop w:val="0"/>
              <w:marBottom w:val="0"/>
              <w:divBdr>
                <w:top w:val="none" w:sz="0" w:space="0" w:color="auto"/>
                <w:left w:val="none" w:sz="0" w:space="0" w:color="auto"/>
                <w:bottom w:val="none" w:sz="0" w:space="0" w:color="auto"/>
                <w:right w:val="none" w:sz="0" w:space="0" w:color="auto"/>
              </w:divBdr>
            </w:div>
            <w:div w:id="324012945">
              <w:marLeft w:val="0"/>
              <w:marRight w:val="0"/>
              <w:marTop w:val="0"/>
              <w:marBottom w:val="0"/>
              <w:divBdr>
                <w:top w:val="none" w:sz="0" w:space="0" w:color="auto"/>
                <w:left w:val="none" w:sz="0" w:space="0" w:color="auto"/>
                <w:bottom w:val="none" w:sz="0" w:space="0" w:color="auto"/>
                <w:right w:val="none" w:sz="0" w:space="0" w:color="auto"/>
              </w:divBdr>
            </w:div>
            <w:div w:id="324019745">
              <w:marLeft w:val="0"/>
              <w:marRight w:val="0"/>
              <w:marTop w:val="0"/>
              <w:marBottom w:val="0"/>
              <w:divBdr>
                <w:top w:val="none" w:sz="0" w:space="0" w:color="auto"/>
                <w:left w:val="none" w:sz="0" w:space="0" w:color="auto"/>
                <w:bottom w:val="none" w:sz="0" w:space="0" w:color="auto"/>
                <w:right w:val="none" w:sz="0" w:space="0" w:color="auto"/>
              </w:divBdr>
            </w:div>
            <w:div w:id="330452606">
              <w:marLeft w:val="0"/>
              <w:marRight w:val="0"/>
              <w:marTop w:val="0"/>
              <w:marBottom w:val="0"/>
              <w:divBdr>
                <w:top w:val="none" w:sz="0" w:space="0" w:color="auto"/>
                <w:left w:val="none" w:sz="0" w:space="0" w:color="auto"/>
                <w:bottom w:val="none" w:sz="0" w:space="0" w:color="auto"/>
                <w:right w:val="none" w:sz="0" w:space="0" w:color="auto"/>
              </w:divBdr>
            </w:div>
            <w:div w:id="334845431">
              <w:marLeft w:val="0"/>
              <w:marRight w:val="0"/>
              <w:marTop w:val="0"/>
              <w:marBottom w:val="0"/>
              <w:divBdr>
                <w:top w:val="none" w:sz="0" w:space="0" w:color="auto"/>
                <w:left w:val="none" w:sz="0" w:space="0" w:color="auto"/>
                <w:bottom w:val="none" w:sz="0" w:space="0" w:color="auto"/>
                <w:right w:val="none" w:sz="0" w:space="0" w:color="auto"/>
              </w:divBdr>
            </w:div>
            <w:div w:id="339160659">
              <w:marLeft w:val="0"/>
              <w:marRight w:val="0"/>
              <w:marTop w:val="0"/>
              <w:marBottom w:val="0"/>
              <w:divBdr>
                <w:top w:val="none" w:sz="0" w:space="0" w:color="auto"/>
                <w:left w:val="none" w:sz="0" w:space="0" w:color="auto"/>
                <w:bottom w:val="none" w:sz="0" w:space="0" w:color="auto"/>
                <w:right w:val="none" w:sz="0" w:space="0" w:color="auto"/>
              </w:divBdr>
            </w:div>
            <w:div w:id="352801355">
              <w:marLeft w:val="0"/>
              <w:marRight w:val="0"/>
              <w:marTop w:val="0"/>
              <w:marBottom w:val="0"/>
              <w:divBdr>
                <w:top w:val="none" w:sz="0" w:space="0" w:color="auto"/>
                <w:left w:val="none" w:sz="0" w:space="0" w:color="auto"/>
                <w:bottom w:val="none" w:sz="0" w:space="0" w:color="auto"/>
                <w:right w:val="none" w:sz="0" w:space="0" w:color="auto"/>
              </w:divBdr>
            </w:div>
            <w:div w:id="354814472">
              <w:marLeft w:val="0"/>
              <w:marRight w:val="0"/>
              <w:marTop w:val="0"/>
              <w:marBottom w:val="0"/>
              <w:divBdr>
                <w:top w:val="none" w:sz="0" w:space="0" w:color="auto"/>
                <w:left w:val="none" w:sz="0" w:space="0" w:color="auto"/>
                <w:bottom w:val="none" w:sz="0" w:space="0" w:color="auto"/>
                <w:right w:val="none" w:sz="0" w:space="0" w:color="auto"/>
              </w:divBdr>
            </w:div>
            <w:div w:id="361980739">
              <w:marLeft w:val="0"/>
              <w:marRight w:val="0"/>
              <w:marTop w:val="0"/>
              <w:marBottom w:val="0"/>
              <w:divBdr>
                <w:top w:val="none" w:sz="0" w:space="0" w:color="auto"/>
                <w:left w:val="none" w:sz="0" w:space="0" w:color="auto"/>
                <w:bottom w:val="none" w:sz="0" w:space="0" w:color="auto"/>
                <w:right w:val="none" w:sz="0" w:space="0" w:color="auto"/>
              </w:divBdr>
            </w:div>
            <w:div w:id="362361987">
              <w:marLeft w:val="0"/>
              <w:marRight w:val="0"/>
              <w:marTop w:val="0"/>
              <w:marBottom w:val="0"/>
              <w:divBdr>
                <w:top w:val="none" w:sz="0" w:space="0" w:color="auto"/>
                <w:left w:val="none" w:sz="0" w:space="0" w:color="auto"/>
                <w:bottom w:val="none" w:sz="0" w:space="0" w:color="auto"/>
                <w:right w:val="none" w:sz="0" w:space="0" w:color="auto"/>
              </w:divBdr>
            </w:div>
            <w:div w:id="374622895">
              <w:marLeft w:val="0"/>
              <w:marRight w:val="0"/>
              <w:marTop w:val="0"/>
              <w:marBottom w:val="0"/>
              <w:divBdr>
                <w:top w:val="none" w:sz="0" w:space="0" w:color="auto"/>
                <w:left w:val="none" w:sz="0" w:space="0" w:color="auto"/>
                <w:bottom w:val="none" w:sz="0" w:space="0" w:color="auto"/>
                <w:right w:val="none" w:sz="0" w:space="0" w:color="auto"/>
              </w:divBdr>
            </w:div>
            <w:div w:id="385421687">
              <w:marLeft w:val="0"/>
              <w:marRight w:val="0"/>
              <w:marTop w:val="0"/>
              <w:marBottom w:val="0"/>
              <w:divBdr>
                <w:top w:val="none" w:sz="0" w:space="0" w:color="auto"/>
                <w:left w:val="none" w:sz="0" w:space="0" w:color="auto"/>
                <w:bottom w:val="none" w:sz="0" w:space="0" w:color="auto"/>
                <w:right w:val="none" w:sz="0" w:space="0" w:color="auto"/>
              </w:divBdr>
            </w:div>
            <w:div w:id="388915671">
              <w:marLeft w:val="0"/>
              <w:marRight w:val="0"/>
              <w:marTop w:val="0"/>
              <w:marBottom w:val="0"/>
              <w:divBdr>
                <w:top w:val="none" w:sz="0" w:space="0" w:color="auto"/>
                <w:left w:val="none" w:sz="0" w:space="0" w:color="auto"/>
                <w:bottom w:val="none" w:sz="0" w:space="0" w:color="auto"/>
                <w:right w:val="none" w:sz="0" w:space="0" w:color="auto"/>
              </w:divBdr>
            </w:div>
            <w:div w:id="390471240">
              <w:marLeft w:val="0"/>
              <w:marRight w:val="0"/>
              <w:marTop w:val="0"/>
              <w:marBottom w:val="0"/>
              <w:divBdr>
                <w:top w:val="none" w:sz="0" w:space="0" w:color="auto"/>
                <w:left w:val="none" w:sz="0" w:space="0" w:color="auto"/>
                <w:bottom w:val="none" w:sz="0" w:space="0" w:color="auto"/>
                <w:right w:val="none" w:sz="0" w:space="0" w:color="auto"/>
              </w:divBdr>
            </w:div>
            <w:div w:id="392853869">
              <w:marLeft w:val="0"/>
              <w:marRight w:val="0"/>
              <w:marTop w:val="0"/>
              <w:marBottom w:val="0"/>
              <w:divBdr>
                <w:top w:val="none" w:sz="0" w:space="0" w:color="auto"/>
                <w:left w:val="none" w:sz="0" w:space="0" w:color="auto"/>
                <w:bottom w:val="none" w:sz="0" w:space="0" w:color="auto"/>
                <w:right w:val="none" w:sz="0" w:space="0" w:color="auto"/>
              </w:divBdr>
            </w:div>
            <w:div w:id="418255517">
              <w:marLeft w:val="0"/>
              <w:marRight w:val="0"/>
              <w:marTop w:val="0"/>
              <w:marBottom w:val="0"/>
              <w:divBdr>
                <w:top w:val="none" w:sz="0" w:space="0" w:color="auto"/>
                <w:left w:val="none" w:sz="0" w:space="0" w:color="auto"/>
                <w:bottom w:val="none" w:sz="0" w:space="0" w:color="auto"/>
                <w:right w:val="none" w:sz="0" w:space="0" w:color="auto"/>
              </w:divBdr>
            </w:div>
            <w:div w:id="421492708">
              <w:marLeft w:val="0"/>
              <w:marRight w:val="0"/>
              <w:marTop w:val="0"/>
              <w:marBottom w:val="0"/>
              <w:divBdr>
                <w:top w:val="none" w:sz="0" w:space="0" w:color="auto"/>
                <w:left w:val="none" w:sz="0" w:space="0" w:color="auto"/>
                <w:bottom w:val="none" w:sz="0" w:space="0" w:color="auto"/>
                <w:right w:val="none" w:sz="0" w:space="0" w:color="auto"/>
              </w:divBdr>
            </w:div>
            <w:div w:id="435255244">
              <w:marLeft w:val="0"/>
              <w:marRight w:val="0"/>
              <w:marTop w:val="0"/>
              <w:marBottom w:val="0"/>
              <w:divBdr>
                <w:top w:val="none" w:sz="0" w:space="0" w:color="auto"/>
                <w:left w:val="none" w:sz="0" w:space="0" w:color="auto"/>
                <w:bottom w:val="none" w:sz="0" w:space="0" w:color="auto"/>
                <w:right w:val="none" w:sz="0" w:space="0" w:color="auto"/>
              </w:divBdr>
            </w:div>
            <w:div w:id="442190570">
              <w:marLeft w:val="0"/>
              <w:marRight w:val="0"/>
              <w:marTop w:val="0"/>
              <w:marBottom w:val="0"/>
              <w:divBdr>
                <w:top w:val="none" w:sz="0" w:space="0" w:color="auto"/>
                <w:left w:val="none" w:sz="0" w:space="0" w:color="auto"/>
                <w:bottom w:val="none" w:sz="0" w:space="0" w:color="auto"/>
                <w:right w:val="none" w:sz="0" w:space="0" w:color="auto"/>
              </w:divBdr>
            </w:div>
            <w:div w:id="449856502">
              <w:marLeft w:val="0"/>
              <w:marRight w:val="0"/>
              <w:marTop w:val="0"/>
              <w:marBottom w:val="0"/>
              <w:divBdr>
                <w:top w:val="none" w:sz="0" w:space="0" w:color="auto"/>
                <w:left w:val="none" w:sz="0" w:space="0" w:color="auto"/>
                <w:bottom w:val="none" w:sz="0" w:space="0" w:color="auto"/>
                <w:right w:val="none" w:sz="0" w:space="0" w:color="auto"/>
              </w:divBdr>
            </w:div>
            <w:div w:id="453254510">
              <w:marLeft w:val="0"/>
              <w:marRight w:val="0"/>
              <w:marTop w:val="0"/>
              <w:marBottom w:val="0"/>
              <w:divBdr>
                <w:top w:val="none" w:sz="0" w:space="0" w:color="auto"/>
                <w:left w:val="none" w:sz="0" w:space="0" w:color="auto"/>
                <w:bottom w:val="none" w:sz="0" w:space="0" w:color="auto"/>
                <w:right w:val="none" w:sz="0" w:space="0" w:color="auto"/>
              </w:divBdr>
            </w:div>
            <w:div w:id="475798350">
              <w:marLeft w:val="0"/>
              <w:marRight w:val="0"/>
              <w:marTop w:val="0"/>
              <w:marBottom w:val="0"/>
              <w:divBdr>
                <w:top w:val="none" w:sz="0" w:space="0" w:color="auto"/>
                <w:left w:val="none" w:sz="0" w:space="0" w:color="auto"/>
                <w:bottom w:val="none" w:sz="0" w:space="0" w:color="auto"/>
                <w:right w:val="none" w:sz="0" w:space="0" w:color="auto"/>
              </w:divBdr>
            </w:div>
            <w:div w:id="482695224">
              <w:marLeft w:val="0"/>
              <w:marRight w:val="0"/>
              <w:marTop w:val="0"/>
              <w:marBottom w:val="0"/>
              <w:divBdr>
                <w:top w:val="none" w:sz="0" w:space="0" w:color="auto"/>
                <w:left w:val="none" w:sz="0" w:space="0" w:color="auto"/>
                <w:bottom w:val="none" w:sz="0" w:space="0" w:color="auto"/>
                <w:right w:val="none" w:sz="0" w:space="0" w:color="auto"/>
              </w:divBdr>
            </w:div>
            <w:div w:id="483208691">
              <w:marLeft w:val="0"/>
              <w:marRight w:val="0"/>
              <w:marTop w:val="0"/>
              <w:marBottom w:val="0"/>
              <w:divBdr>
                <w:top w:val="none" w:sz="0" w:space="0" w:color="auto"/>
                <w:left w:val="none" w:sz="0" w:space="0" w:color="auto"/>
                <w:bottom w:val="none" w:sz="0" w:space="0" w:color="auto"/>
                <w:right w:val="none" w:sz="0" w:space="0" w:color="auto"/>
              </w:divBdr>
            </w:div>
            <w:div w:id="495800041">
              <w:marLeft w:val="0"/>
              <w:marRight w:val="0"/>
              <w:marTop w:val="0"/>
              <w:marBottom w:val="0"/>
              <w:divBdr>
                <w:top w:val="none" w:sz="0" w:space="0" w:color="auto"/>
                <w:left w:val="none" w:sz="0" w:space="0" w:color="auto"/>
                <w:bottom w:val="none" w:sz="0" w:space="0" w:color="auto"/>
                <w:right w:val="none" w:sz="0" w:space="0" w:color="auto"/>
              </w:divBdr>
            </w:div>
            <w:div w:id="506361645">
              <w:marLeft w:val="0"/>
              <w:marRight w:val="0"/>
              <w:marTop w:val="0"/>
              <w:marBottom w:val="0"/>
              <w:divBdr>
                <w:top w:val="none" w:sz="0" w:space="0" w:color="auto"/>
                <w:left w:val="none" w:sz="0" w:space="0" w:color="auto"/>
                <w:bottom w:val="none" w:sz="0" w:space="0" w:color="auto"/>
                <w:right w:val="none" w:sz="0" w:space="0" w:color="auto"/>
              </w:divBdr>
            </w:div>
            <w:div w:id="511998037">
              <w:marLeft w:val="0"/>
              <w:marRight w:val="0"/>
              <w:marTop w:val="0"/>
              <w:marBottom w:val="0"/>
              <w:divBdr>
                <w:top w:val="none" w:sz="0" w:space="0" w:color="auto"/>
                <w:left w:val="none" w:sz="0" w:space="0" w:color="auto"/>
                <w:bottom w:val="none" w:sz="0" w:space="0" w:color="auto"/>
                <w:right w:val="none" w:sz="0" w:space="0" w:color="auto"/>
              </w:divBdr>
            </w:div>
            <w:div w:id="512036843">
              <w:marLeft w:val="0"/>
              <w:marRight w:val="0"/>
              <w:marTop w:val="0"/>
              <w:marBottom w:val="0"/>
              <w:divBdr>
                <w:top w:val="none" w:sz="0" w:space="0" w:color="auto"/>
                <w:left w:val="none" w:sz="0" w:space="0" w:color="auto"/>
                <w:bottom w:val="none" w:sz="0" w:space="0" w:color="auto"/>
                <w:right w:val="none" w:sz="0" w:space="0" w:color="auto"/>
              </w:divBdr>
            </w:div>
            <w:div w:id="516774547">
              <w:marLeft w:val="0"/>
              <w:marRight w:val="0"/>
              <w:marTop w:val="0"/>
              <w:marBottom w:val="0"/>
              <w:divBdr>
                <w:top w:val="none" w:sz="0" w:space="0" w:color="auto"/>
                <w:left w:val="none" w:sz="0" w:space="0" w:color="auto"/>
                <w:bottom w:val="none" w:sz="0" w:space="0" w:color="auto"/>
                <w:right w:val="none" w:sz="0" w:space="0" w:color="auto"/>
              </w:divBdr>
            </w:div>
            <w:div w:id="526144604">
              <w:marLeft w:val="0"/>
              <w:marRight w:val="0"/>
              <w:marTop w:val="0"/>
              <w:marBottom w:val="0"/>
              <w:divBdr>
                <w:top w:val="none" w:sz="0" w:space="0" w:color="auto"/>
                <w:left w:val="none" w:sz="0" w:space="0" w:color="auto"/>
                <w:bottom w:val="none" w:sz="0" w:space="0" w:color="auto"/>
                <w:right w:val="none" w:sz="0" w:space="0" w:color="auto"/>
              </w:divBdr>
            </w:div>
            <w:div w:id="529345569">
              <w:marLeft w:val="0"/>
              <w:marRight w:val="0"/>
              <w:marTop w:val="0"/>
              <w:marBottom w:val="0"/>
              <w:divBdr>
                <w:top w:val="none" w:sz="0" w:space="0" w:color="auto"/>
                <w:left w:val="none" w:sz="0" w:space="0" w:color="auto"/>
                <w:bottom w:val="none" w:sz="0" w:space="0" w:color="auto"/>
                <w:right w:val="none" w:sz="0" w:space="0" w:color="auto"/>
              </w:divBdr>
            </w:div>
            <w:div w:id="536040276">
              <w:marLeft w:val="0"/>
              <w:marRight w:val="0"/>
              <w:marTop w:val="0"/>
              <w:marBottom w:val="0"/>
              <w:divBdr>
                <w:top w:val="none" w:sz="0" w:space="0" w:color="auto"/>
                <w:left w:val="none" w:sz="0" w:space="0" w:color="auto"/>
                <w:bottom w:val="none" w:sz="0" w:space="0" w:color="auto"/>
                <w:right w:val="none" w:sz="0" w:space="0" w:color="auto"/>
              </w:divBdr>
            </w:div>
            <w:div w:id="544408595">
              <w:marLeft w:val="0"/>
              <w:marRight w:val="0"/>
              <w:marTop w:val="0"/>
              <w:marBottom w:val="0"/>
              <w:divBdr>
                <w:top w:val="none" w:sz="0" w:space="0" w:color="auto"/>
                <w:left w:val="none" w:sz="0" w:space="0" w:color="auto"/>
                <w:bottom w:val="none" w:sz="0" w:space="0" w:color="auto"/>
                <w:right w:val="none" w:sz="0" w:space="0" w:color="auto"/>
              </w:divBdr>
            </w:div>
            <w:div w:id="545339795">
              <w:marLeft w:val="0"/>
              <w:marRight w:val="0"/>
              <w:marTop w:val="0"/>
              <w:marBottom w:val="0"/>
              <w:divBdr>
                <w:top w:val="none" w:sz="0" w:space="0" w:color="auto"/>
                <w:left w:val="none" w:sz="0" w:space="0" w:color="auto"/>
                <w:bottom w:val="none" w:sz="0" w:space="0" w:color="auto"/>
                <w:right w:val="none" w:sz="0" w:space="0" w:color="auto"/>
              </w:divBdr>
            </w:div>
            <w:div w:id="546575081">
              <w:marLeft w:val="0"/>
              <w:marRight w:val="0"/>
              <w:marTop w:val="0"/>
              <w:marBottom w:val="0"/>
              <w:divBdr>
                <w:top w:val="none" w:sz="0" w:space="0" w:color="auto"/>
                <w:left w:val="none" w:sz="0" w:space="0" w:color="auto"/>
                <w:bottom w:val="none" w:sz="0" w:space="0" w:color="auto"/>
                <w:right w:val="none" w:sz="0" w:space="0" w:color="auto"/>
              </w:divBdr>
            </w:div>
            <w:div w:id="552157926">
              <w:marLeft w:val="0"/>
              <w:marRight w:val="0"/>
              <w:marTop w:val="0"/>
              <w:marBottom w:val="0"/>
              <w:divBdr>
                <w:top w:val="none" w:sz="0" w:space="0" w:color="auto"/>
                <w:left w:val="none" w:sz="0" w:space="0" w:color="auto"/>
                <w:bottom w:val="none" w:sz="0" w:space="0" w:color="auto"/>
                <w:right w:val="none" w:sz="0" w:space="0" w:color="auto"/>
              </w:divBdr>
            </w:div>
            <w:div w:id="553586126">
              <w:marLeft w:val="0"/>
              <w:marRight w:val="0"/>
              <w:marTop w:val="0"/>
              <w:marBottom w:val="0"/>
              <w:divBdr>
                <w:top w:val="none" w:sz="0" w:space="0" w:color="auto"/>
                <w:left w:val="none" w:sz="0" w:space="0" w:color="auto"/>
                <w:bottom w:val="none" w:sz="0" w:space="0" w:color="auto"/>
                <w:right w:val="none" w:sz="0" w:space="0" w:color="auto"/>
              </w:divBdr>
            </w:div>
            <w:div w:id="558443815">
              <w:marLeft w:val="0"/>
              <w:marRight w:val="0"/>
              <w:marTop w:val="0"/>
              <w:marBottom w:val="0"/>
              <w:divBdr>
                <w:top w:val="none" w:sz="0" w:space="0" w:color="auto"/>
                <w:left w:val="none" w:sz="0" w:space="0" w:color="auto"/>
                <w:bottom w:val="none" w:sz="0" w:space="0" w:color="auto"/>
                <w:right w:val="none" w:sz="0" w:space="0" w:color="auto"/>
              </w:divBdr>
            </w:div>
            <w:div w:id="571084504">
              <w:marLeft w:val="0"/>
              <w:marRight w:val="0"/>
              <w:marTop w:val="0"/>
              <w:marBottom w:val="0"/>
              <w:divBdr>
                <w:top w:val="none" w:sz="0" w:space="0" w:color="auto"/>
                <w:left w:val="none" w:sz="0" w:space="0" w:color="auto"/>
                <w:bottom w:val="none" w:sz="0" w:space="0" w:color="auto"/>
                <w:right w:val="none" w:sz="0" w:space="0" w:color="auto"/>
              </w:divBdr>
            </w:div>
            <w:div w:id="574776760">
              <w:marLeft w:val="0"/>
              <w:marRight w:val="0"/>
              <w:marTop w:val="0"/>
              <w:marBottom w:val="0"/>
              <w:divBdr>
                <w:top w:val="none" w:sz="0" w:space="0" w:color="auto"/>
                <w:left w:val="none" w:sz="0" w:space="0" w:color="auto"/>
                <w:bottom w:val="none" w:sz="0" w:space="0" w:color="auto"/>
                <w:right w:val="none" w:sz="0" w:space="0" w:color="auto"/>
              </w:divBdr>
            </w:div>
            <w:div w:id="578248811">
              <w:marLeft w:val="0"/>
              <w:marRight w:val="0"/>
              <w:marTop w:val="0"/>
              <w:marBottom w:val="0"/>
              <w:divBdr>
                <w:top w:val="none" w:sz="0" w:space="0" w:color="auto"/>
                <w:left w:val="none" w:sz="0" w:space="0" w:color="auto"/>
                <w:bottom w:val="none" w:sz="0" w:space="0" w:color="auto"/>
                <w:right w:val="none" w:sz="0" w:space="0" w:color="auto"/>
              </w:divBdr>
            </w:div>
            <w:div w:id="583220936">
              <w:marLeft w:val="0"/>
              <w:marRight w:val="0"/>
              <w:marTop w:val="0"/>
              <w:marBottom w:val="0"/>
              <w:divBdr>
                <w:top w:val="none" w:sz="0" w:space="0" w:color="auto"/>
                <w:left w:val="none" w:sz="0" w:space="0" w:color="auto"/>
                <w:bottom w:val="none" w:sz="0" w:space="0" w:color="auto"/>
                <w:right w:val="none" w:sz="0" w:space="0" w:color="auto"/>
              </w:divBdr>
            </w:div>
            <w:div w:id="588660559">
              <w:marLeft w:val="0"/>
              <w:marRight w:val="0"/>
              <w:marTop w:val="0"/>
              <w:marBottom w:val="0"/>
              <w:divBdr>
                <w:top w:val="none" w:sz="0" w:space="0" w:color="auto"/>
                <w:left w:val="none" w:sz="0" w:space="0" w:color="auto"/>
                <w:bottom w:val="none" w:sz="0" w:space="0" w:color="auto"/>
                <w:right w:val="none" w:sz="0" w:space="0" w:color="auto"/>
              </w:divBdr>
            </w:div>
            <w:div w:id="592395271">
              <w:marLeft w:val="0"/>
              <w:marRight w:val="0"/>
              <w:marTop w:val="0"/>
              <w:marBottom w:val="0"/>
              <w:divBdr>
                <w:top w:val="none" w:sz="0" w:space="0" w:color="auto"/>
                <w:left w:val="none" w:sz="0" w:space="0" w:color="auto"/>
                <w:bottom w:val="none" w:sz="0" w:space="0" w:color="auto"/>
                <w:right w:val="none" w:sz="0" w:space="0" w:color="auto"/>
              </w:divBdr>
            </w:div>
            <w:div w:id="612129601">
              <w:marLeft w:val="0"/>
              <w:marRight w:val="0"/>
              <w:marTop w:val="0"/>
              <w:marBottom w:val="0"/>
              <w:divBdr>
                <w:top w:val="none" w:sz="0" w:space="0" w:color="auto"/>
                <w:left w:val="none" w:sz="0" w:space="0" w:color="auto"/>
                <w:bottom w:val="none" w:sz="0" w:space="0" w:color="auto"/>
                <w:right w:val="none" w:sz="0" w:space="0" w:color="auto"/>
              </w:divBdr>
            </w:div>
            <w:div w:id="614408050">
              <w:marLeft w:val="0"/>
              <w:marRight w:val="0"/>
              <w:marTop w:val="0"/>
              <w:marBottom w:val="0"/>
              <w:divBdr>
                <w:top w:val="none" w:sz="0" w:space="0" w:color="auto"/>
                <w:left w:val="none" w:sz="0" w:space="0" w:color="auto"/>
                <w:bottom w:val="none" w:sz="0" w:space="0" w:color="auto"/>
                <w:right w:val="none" w:sz="0" w:space="0" w:color="auto"/>
              </w:divBdr>
            </w:div>
            <w:div w:id="621495054">
              <w:marLeft w:val="0"/>
              <w:marRight w:val="0"/>
              <w:marTop w:val="0"/>
              <w:marBottom w:val="0"/>
              <w:divBdr>
                <w:top w:val="none" w:sz="0" w:space="0" w:color="auto"/>
                <w:left w:val="none" w:sz="0" w:space="0" w:color="auto"/>
                <w:bottom w:val="none" w:sz="0" w:space="0" w:color="auto"/>
                <w:right w:val="none" w:sz="0" w:space="0" w:color="auto"/>
              </w:divBdr>
            </w:div>
            <w:div w:id="647248039">
              <w:marLeft w:val="0"/>
              <w:marRight w:val="0"/>
              <w:marTop w:val="0"/>
              <w:marBottom w:val="0"/>
              <w:divBdr>
                <w:top w:val="none" w:sz="0" w:space="0" w:color="auto"/>
                <w:left w:val="none" w:sz="0" w:space="0" w:color="auto"/>
                <w:bottom w:val="none" w:sz="0" w:space="0" w:color="auto"/>
                <w:right w:val="none" w:sz="0" w:space="0" w:color="auto"/>
              </w:divBdr>
            </w:div>
            <w:div w:id="647636007">
              <w:marLeft w:val="0"/>
              <w:marRight w:val="0"/>
              <w:marTop w:val="0"/>
              <w:marBottom w:val="0"/>
              <w:divBdr>
                <w:top w:val="none" w:sz="0" w:space="0" w:color="auto"/>
                <w:left w:val="none" w:sz="0" w:space="0" w:color="auto"/>
                <w:bottom w:val="none" w:sz="0" w:space="0" w:color="auto"/>
                <w:right w:val="none" w:sz="0" w:space="0" w:color="auto"/>
              </w:divBdr>
            </w:div>
            <w:div w:id="649283658">
              <w:marLeft w:val="0"/>
              <w:marRight w:val="0"/>
              <w:marTop w:val="0"/>
              <w:marBottom w:val="0"/>
              <w:divBdr>
                <w:top w:val="none" w:sz="0" w:space="0" w:color="auto"/>
                <w:left w:val="none" w:sz="0" w:space="0" w:color="auto"/>
                <w:bottom w:val="none" w:sz="0" w:space="0" w:color="auto"/>
                <w:right w:val="none" w:sz="0" w:space="0" w:color="auto"/>
              </w:divBdr>
            </w:div>
            <w:div w:id="653993485">
              <w:marLeft w:val="0"/>
              <w:marRight w:val="0"/>
              <w:marTop w:val="0"/>
              <w:marBottom w:val="0"/>
              <w:divBdr>
                <w:top w:val="none" w:sz="0" w:space="0" w:color="auto"/>
                <w:left w:val="none" w:sz="0" w:space="0" w:color="auto"/>
                <w:bottom w:val="none" w:sz="0" w:space="0" w:color="auto"/>
                <w:right w:val="none" w:sz="0" w:space="0" w:color="auto"/>
              </w:divBdr>
            </w:div>
            <w:div w:id="657733600">
              <w:marLeft w:val="0"/>
              <w:marRight w:val="0"/>
              <w:marTop w:val="0"/>
              <w:marBottom w:val="0"/>
              <w:divBdr>
                <w:top w:val="none" w:sz="0" w:space="0" w:color="auto"/>
                <w:left w:val="none" w:sz="0" w:space="0" w:color="auto"/>
                <w:bottom w:val="none" w:sz="0" w:space="0" w:color="auto"/>
                <w:right w:val="none" w:sz="0" w:space="0" w:color="auto"/>
              </w:divBdr>
            </w:div>
            <w:div w:id="659240012">
              <w:marLeft w:val="0"/>
              <w:marRight w:val="0"/>
              <w:marTop w:val="0"/>
              <w:marBottom w:val="0"/>
              <w:divBdr>
                <w:top w:val="none" w:sz="0" w:space="0" w:color="auto"/>
                <w:left w:val="none" w:sz="0" w:space="0" w:color="auto"/>
                <w:bottom w:val="none" w:sz="0" w:space="0" w:color="auto"/>
                <w:right w:val="none" w:sz="0" w:space="0" w:color="auto"/>
              </w:divBdr>
            </w:div>
            <w:div w:id="660427982">
              <w:marLeft w:val="0"/>
              <w:marRight w:val="0"/>
              <w:marTop w:val="0"/>
              <w:marBottom w:val="0"/>
              <w:divBdr>
                <w:top w:val="none" w:sz="0" w:space="0" w:color="auto"/>
                <w:left w:val="none" w:sz="0" w:space="0" w:color="auto"/>
                <w:bottom w:val="none" w:sz="0" w:space="0" w:color="auto"/>
                <w:right w:val="none" w:sz="0" w:space="0" w:color="auto"/>
              </w:divBdr>
            </w:div>
            <w:div w:id="664625212">
              <w:marLeft w:val="0"/>
              <w:marRight w:val="0"/>
              <w:marTop w:val="0"/>
              <w:marBottom w:val="0"/>
              <w:divBdr>
                <w:top w:val="none" w:sz="0" w:space="0" w:color="auto"/>
                <w:left w:val="none" w:sz="0" w:space="0" w:color="auto"/>
                <w:bottom w:val="none" w:sz="0" w:space="0" w:color="auto"/>
                <w:right w:val="none" w:sz="0" w:space="0" w:color="auto"/>
              </w:divBdr>
            </w:div>
            <w:div w:id="664823686">
              <w:marLeft w:val="0"/>
              <w:marRight w:val="0"/>
              <w:marTop w:val="0"/>
              <w:marBottom w:val="0"/>
              <w:divBdr>
                <w:top w:val="none" w:sz="0" w:space="0" w:color="auto"/>
                <w:left w:val="none" w:sz="0" w:space="0" w:color="auto"/>
                <w:bottom w:val="none" w:sz="0" w:space="0" w:color="auto"/>
                <w:right w:val="none" w:sz="0" w:space="0" w:color="auto"/>
              </w:divBdr>
            </w:div>
            <w:div w:id="665481243">
              <w:marLeft w:val="0"/>
              <w:marRight w:val="0"/>
              <w:marTop w:val="0"/>
              <w:marBottom w:val="0"/>
              <w:divBdr>
                <w:top w:val="none" w:sz="0" w:space="0" w:color="auto"/>
                <w:left w:val="none" w:sz="0" w:space="0" w:color="auto"/>
                <w:bottom w:val="none" w:sz="0" w:space="0" w:color="auto"/>
                <w:right w:val="none" w:sz="0" w:space="0" w:color="auto"/>
              </w:divBdr>
            </w:div>
            <w:div w:id="671101303">
              <w:marLeft w:val="0"/>
              <w:marRight w:val="0"/>
              <w:marTop w:val="0"/>
              <w:marBottom w:val="0"/>
              <w:divBdr>
                <w:top w:val="none" w:sz="0" w:space="0" w:color="auto"/>
                <w:left w:val="none" w:sz="0" w:space="0" w:color="auto"/>
                <w:bottom w:val="none" w:sz="0" w:space="0" w:color="auto"/>
                <w:right w:val="none" w:sz="0" w:space="0" w:color="auto"/>
              </w:divBdr>
            </w:div>
            <w:div w:id="676151569">
              <w:marLeft w:val="0"/>
              <w:marRight w:val="0"/>
              <w:marTop w:val="0"/>
              <w:marBottom w:val="0"/>
              <w:divBdr>
                <w:top w:val="none" w:sz="0" w:space="0" w:color="auto"/>
                <w:left w:val="none" w:sz="0" w:space="0" w:color="auto"/>
                <w:bottom w:val="none" w:sz="0" w:space="0" w:color="auto"/>
                <w:right w:val="none" w:sz="0" w:space="0" w:color="auto"/>
              </w:divBdr>
            </w:div>
            <w:div w:id="689601006">
              <w:marLeft w:val="0"/>
              <w:marRight w:val="0"/>
              <w:marTop w:val="0"/>
              <w:marBottom w:val="0"/>
              <w:divBdr>
                <w:top w:val="none" w:sz="0" w:space="0" w:color="auto"/>
                <w:left w:val="none" w:sz="0" w:space="0" w:color="auto"/>
                <w:bottom w:val="none" w:sz="0" w:space="0" w:color="auto"/>
                <w:right w:val="none" w:sz="0" w:space="0" w:color="auto"/>
              </w:divBdr>
            </w:div>
            <w:div w:id="691151182">
              <w:marLeft w:val="0"/>
              <w:marRight w:val="0"/>
              <w:marTop w:val="0"/>
              <w:marBottom w:val="0"/>
              <w:divBdr>
                <w:top w:val="none" w:sz="0" w:space="0" w:color="auto"/>
                <w:left w:val="none" w:sz="0" w:space="0" w:color="auto"/>
                <w:bottom w:val="none" w:sz="0" w:space="0" w:color="auto"/>
                <w:right w:val="none" w:sz="0" w:space="0" w:color="auto"/>
              </w:divBdr>
            </w:div>
            <w:div w:id="696345109">
              <w:marLeft w:val="0"/>
              <w:marRight w:val="0"/>
              <w:marTop w:val="0"/>
              <w:marBottom w:val="0"/>
              <w:divBdr>
                <w:top w:val="none" w:sz="0" w:space="0" w:color="auto"/>
                <w:left w:val="none" w:sz="0" w:space="0" w:color="auto"/>
                <w:bottom w:val="none" w:sz="0" w:space="0" w:color="auto"/>
                <w:right w:val="none" w:sz="0" w:space="0" w:color="auto"/>
              </w:divBdr>
            </w:div>
            <w:div w:id="703557107">
              <w:marLeft w:val="0"/>
              <w:marRight w:val="0"/>
              <w:marTop w:val="0"/>
              <w:marBottom w:val="0"/>
              <w:divBdr>
                <w:top w:val="none" w:sz="0" w:space="0" w:color="auto"/>
                <w:left w:val="none" w:sz="0" w:space="0" w:color="auto"/>
                <w:bottom w:val="none" w:sz="0" w:space="0" w:color="auto"/>
                <w:right w:val="none" w:sz="0" w:space="0" w:color="auto"/>
              </w:divBdr>
            </w:div>
            <w:div w:id="706024134">
              <w:marLeft w:val="0"/>
              <w:marRight w:val="0"/>
              <w:marTop w:val="0"/>
              <w:marBottom w:val="0"/>
              <w:divBdr>
                <w:top w:val="none" w:sz="0" w:space="0" w:color="auto"/>
                <w:left w:val="none" w:sz="0" w:space="0" w:color="auto"/>
                <w:bottom w:val="none" w:sz="0" w:space="0" w:color="auto"/>
                <w:right w:val="none" w:sz="0" w:space="0" w:color="auto"/>
              </w:divBdr>
            </w:div>
            <w:div w:id="711542313">
              <w:marLeft w:val="0"/>
              <w:marRight w:val="0"/>
              <w:marTop w:val="0"/>
              <w:marBottom w:val="0"/>
              <w:divBdr>
                <w:top w:val="none" w:sz="0" w:space="0" w:color="auto"/>
                <w:left w:val="none" w:sz="0" w:space="0" w:color="auto"/>
                <w:bottom w:val="none" w:sz="0" w:space="0" w:color="auto"/>
                <w:right w:val="none" w:sz="0" w:space="0" w:color="auto"/>
              </w:divBdr>
            </w:div>
            <w:div w:id="719984592">
              <w:marLeft w:val="0"/>
              <w:marRight w:val="0"/>
              <w:marTop w:val="0"/>
              <w:marBottom w:val="0"/>
              <w:divBdr>
                <w:top w:val="none" w:sz="0" w:space="0" w:color="auto"/>
                <w:left w:val="none" w:sz="0" w:space="0" w:color="auto"/>
                <w:bottom w:val="none" w:sz="0" w:space="0" w:color="auto"/>
                <w:right w:val="none" w:sz="0" w:space="0" w:color="auto"/>
              </w:divBdr>
            </w:div>
            <w:div w:id="721907801">
              <w:marLeft w:val="0"/>
              <w:marRight w:val="0"/>
              <w:marTop w:val="0"/>
              <w:marBottom w:val="0"/>
              <w:divBdr>
                <w:top w:val="none" w:sz="0" w:space="0" w:color="auto"/>
                <w:left w:val="none" w:sz="0" w:space="0" w:color="auto"/>
                <w:bottom w:val="none" w:sz="0" w:space="0" w:color="auto"/>
                <w:right w:val="none" w:sz="0" w:space="0" w:color="auto"/>
              </w:divBdr>
            </w:div>
            <w:div w:id="724571003">
              <w:marLeft w:val="0"/>
              <w:marRight w:val="0"/>
              <w:marTop w:val="0"/>
              <w:marBottom w:val="0"/>
              <w:divBdr>
                <w:top w:val="none" w:sz="0" w:space="0" w:color="auto"/>
                <w:left w:val="none" w:sz="0" w:space="0" w:color="auto"/>
                <w:bottom w:val="none" w:sz="0" w:space="0" w:color="auto"/>
                <w:right w:val="none" w:sz="0" w:space="0" w:color="auto"/>
              </w:divBdr>
            </w:div>
            <w:div w:id="733431873">
              <w:marLeft w:val="0"/>
              <w:marRight w:val="0"/>
              <w:marTop w:val="0"/>
              <w:marBottom w:val="0"/>
              <w:divBdr>
                <w:top w:val="none" w:sz="0" w:space="0" w:color="auto"/>
                <w:left w:val="none" w:sz="0" w:space="0" w:color="auto"/>
                <w:bottom w:val="none" w:sz="0" w:space="0" w:color="auto"/>
                <w:right w:val="none" w:sz="0" w:space="0" w:color="auto"/>
              </w:divBdr>
            </w:div>
            <w:div w:id="733433854">
              <w:marLeft w:val="0"/>
              <w:marRight w:val="0"/>
              <w:marTop w:val="0"/>
              <w:marBottom w:val="0"/>
              <w:divBdr>
                <w:top w:val="none" w:sz="0" w:space="0" w:color="auto"/>
                <w:left w:val="none" w:sz="0" w:space="0" w:color="auto"/>
                <w:bottom w:val="none" w:sz="0" w:space="0" w:color="auto"/>
                <w:right w:val="none" w:sz="0" w:space="0" w:color="auto"/>
              </w:divBdr>
            </w:div>
            <w:div w:id="737361470">
              <w:marLeft w:val="0"/>
              <w:marRight w:val="0"/>
              <w:marTop w:val="0"/>
              <w:marBottom w:val="0"/>
              <w:divBdr>
                <w:top w:val="none" w:sz="0" w:space="0" w:color="auto"/>
                <w:left w:val="none" w:sz="0" w:space="0" w:color="auto"/>
                <w:bottom w:val="none" w:sz="0" w:space="0" w:color="auto"/>
                <w:right w:val="none" w:sz="0" w:space="0" w:color="auto"/>
              </w:divBdr>
            </w:div>
            <w:div w:id="740904325">
              <w:marLeft w:val="0"/>
              <w:marRight w:val="0"/>
              <w:marTop w:val="0"/>
              <w:marBottom w:val="0"/>
              <w:divBdr>
                <w:top w:val="none" w:sz="0" w:space="0" w:color="auto"/>
                <w:left w:val="none" w:sz="0" w:space="0" w:color="auto"/>
                <w:bottom w:val="none" w:sz="0" w:space="0" w:color="auto"/>
                <w:right w:val="none" w:sz="0" w:space="0" w:color="auto"/>
              </w:divBdr>
            </w:div>
            <w:div w:id="768356424">
              <w:marLeft w:val="0"/>
              <w:marRight w:val="0"/>
              <w:marTop w:val="0"/>
              <w:marBottom w:val="0"/>
              <w:divBdr>
                <w:top w:val="none" w:sz="0" w:space="0" w:color="auto"/>
                <w:left w:val="none" w:sz="0" w:space="0" w:color="auto"/>
                <w:bottom w:val="none" w:sz="0" w:space="0" w:color="auto"/>
                <w:right w:val="none" w:sz="0" w:space="0" w:color="auto"/>
              </w:divBdr>
            </w:div>
            <w:div w:id="769741010">
              <w:marLeft w:val="0"/>
              <w:marRight w:val="0"/>
              <w:marTop w:val="0"/>
              <w:marBottom w:val="0"/>
              <w:divBdr>
                <w:top w:val="none" w:sz="0" w:space="0" w:color="auto"/>
                <w:left w:val="none" w:sz="0" w:space="0" w:color="auto"/>
                <w:bottom w:val="none" w:sz="0" w:space="0" w:color="auto"/>
                <w:right w:val="none" w:sz="0" w:space="0" w:color="auto"/>
              </w:divBdr>
            </w:div>
            <w:div w:id="776216515">
              <w:marLeft w:val="0"/>
              <w:marRight w:val="0"/>
              <w:marTop w:val="0"/>
              <w:marBottom w:val="0"/>
              <w:divBdr>
                <w:top w:val="none" w:sz="0" w:space="0" w:color="auto"/>
                <w:left w:val="none" w:sz="0" w:space="0" w:color="auto"/>
                <w:bottom w:val="none" w:sz="0" w:space="0" w:color="auto"/>
                <w:right w:val="none" w:sz="0" w:space="0" w:color="auto"/>
              </w:divBdr>
            </w:div>
            <w:div w:id="780683870">
              <w:marLeft w:val="0"/>
              <w:marRight w:val="0"/>
              <w:marTop w:val="0"/>
              <w:marBottom w:val="0"/>
              <w:divBdr>
                <w:top w:val="none" w:sz="0" w:space="0" w:color="auto"/>
                <w:left w:val="none" w:sz="0" w:space="0" w:color="auto"/>
                <w:bottom w:val="none" w:sz="0" w:space="0" w:color="auto"/>
                <w:right w:val="none" w:sz="0" w:space="0" w:color="auto"/>
              </w:divBdr>
            </w:div>
            <w:div w:id="785540299">
              <w:marLeft w:val="0"/>
              <w:marRight w:val="0"/>
              <w:marTop w:val="0"/>
              <w:marBottom w:val="0"/>
              <w:divBdr>
                <w:top w:val="none" w:sz="0" w:space="0" w:color="auto"/>
                <w:left w:val="none" w:sz="0" w:space="0" w:color="auto"/>
                <w:bottom w:val="none" w:sz="0" w:space="0" w:color="auto"/>
                <w:right w:val="none" w:sz="0" w:space="0" w:color="auto"/>
              </w:divBdr>
            </w:div>
            <w:div w:id="786697769">
              <w:marLeft w:val="0"/>
              <w:marRight w:val="0"/>
              <w:marTop w:val="0"/>
              <w:marBottom w:val="0"/>
              <w:divBdr>
                <w:top w:val="none" w:sz="0" w:space="0" w:color="auto"/>
                <w:left w:val="none" w:sz="0" w:space="0" w:color="auto"/>
                <w:bottom w:val="none" w:sz="0" w:space="0" w:color="auto"/>
                <w:right w:val="none" w:sz="0" w:space="0" w:color="auto"/>
              </w:divBdr>
            </w:div>
            <w:div w:id="788016592">
              <w:marLeft w:val="0"/>
              <w:marRight w:val="0"/>
              <w:marTop w:val="0"/>
              <w:marBottom w:val="0"/>
              <w:divBdr>
                <w:top w:val="none" w:sz="0" w:space="0" w:color="auto"/>
                <w:left w:val="none" w:sz="0" w:space="0" w:color="auto"/>
                <w:bottom w:val="none" w:sz="0" w:space="0" w:color="auto"/>
                <w:right w:val="none" w:sz="0" w:space="0" w:color="auto"/>
              </w:divBdr>
            </w:div>
            <w:div w:id="789319976">
              <w:marLeft w:val="0"/>
              <w:marRight w:val="0"/>
              <w:marTop w:val="0"/>
              <w:marBottom w:val="0"/>
              <w:divBdr>
                <w:top w:val="none" w:sz="0" w:space="0" w:color="auto"/>
                <w:left w:val="none" w:sz="0" w:space="0" w:color="auto"/>
                <w:bottom w:val="none" w:sz="0" w:space="0" w:color="auto"/>
                <w:right w:val="none" w:sz="0" w:space="0" w:color="auto"/>
              </w:divBdr>
            </w:div>
            <w:div w:id="791755136">
              <w:marLeft w:val="0"/>
              <w:marRight w:val="0"/>
              <w:marTop w:val="0"/>
              <w:marBottom w:val="0"/>
              <w:divBdr>
                <w:top w:val="none" w:sz="0" w:space="0" w:color="auto"/>
                <w:left w:val="none" w:sz="0" w:space="0" w:color="auto"/>
                <w:bottom w:val="none" w:sz="0" w:space="0" w:color="auto"/>
                <w:right w:val="none" w:sz="0" w:space="0" w:color="auto"/>
              </w:divBdr>
            </w:div>
            <w:div w:id="797574146">
              <w:marLeft w:val="0"/>
              <w:marRight w:val="0"/>
              <w:marTop w:val="0"/>
              <w:marBottom w:val="0"/>
              <w:divBdr>
                <w:top w:val="none" w:sz="0" w:space="0" w:color="auto"/>
                <w:left w:val="none" w:sz="0" w:space="0" w:color="auto"/>
                <w:bottom w:val="none" w:sz="0" w:space="0" w:color="auto"/>
                <w:right w:val="none" w:sz="0" w:space="0" w:color="auto"/>
              </w:divBdr>
            </w:div>
            <w:div w:id="799105488">
              <w:marLeft w:val="0"/>
              <w:marRight w:val="0"/>
              <w:marTop w:val="0"/>
              <w:marBottom w:val="0"/>
              <w:divBdr>
                <w:top w:val="none" w:sz="0" w:space="0" w:color="auto"/>
                <w:left w:val="none" w:sz="0" w:space="0" w:color="auto"/>
                <w:bottom w:val="none" w:sz="0" w:space="0" w:color="auto"/>
                <w:right w:val="none" w:sz="0" w:space="0" w:color="auto"/>
              </w:divBdr>
            </w:div>
            <w:div w:id="799615352">
              <w:marLeft w:val="0"/>
              <w:marRight w:val="0"/>
              <w:marTop w:val="0"/>
              <w:marBottom w:val="0"/>
              <w:divBdr>
                <w:top w:val="none" w:sz="0" w:space="0" w:color="auto"/>
                <w:left w:val="none" w:sz="0" w:space="0" w:color="auto"/>
                <w:bottom w:val="none" w:sz="0" w:space="0" w:color="auto"/>
                <w:right w:val="none" w:sz="0" w:space="0" w:color="auto"/>
              </w:divBdr>
            </w:div>
            <w:div w:id="807166032">
              <w:marLeft w:val="0"/>
              <w:marRight w:val="0"/>
              <w:marTop w:val="0"/>
              <w:marBottom w:val="0"/>
              <w:divBdr>
                <w:top w:val="none" w:sz="0" w:space="0" w:color="auto"/>
                <w:left w:val="none" w:sz="0" w:space="0" w:color="auto"/>
                <w:bottom w:val="none" w:sz="0" w:space="0" w:color="auto"/>
                <w:right w:val="none" w:sz="0" w:space="0" w:color="auto"/>
              </w:divBdr>
            </w:div>
            <w:div w:id="815803554">
              <w:marLeft w:val="0"/>
              <w:marRight w:val="0"/>
              <w:marTop w:val="0"/>
              <w:marBottom w:val="0"/>
              <w:divBdr>
                <w:top w:val="none" w:sz="0" w:space="0" w:color="auto"/>
                <w:left w:val="none" w:sz="0" w:space="0" w:color="auto"/>
                <w:bottom w:val="none" w:sz="0" w:space="0" w:color="auto"/>
                <w:right w:val="none" w:sz="0" w:space="0" w:color="auto"/>
              </w:divBdr>
            </w:div>
            <w:div w:id="815948923">
              <w:marLeft w:val="0"/>
              <w:marRight w:val="0"/>
              <w:marTop w:val="0"/>
              <w:marBottom w:val="0"/>
              <w:divBdr>
                <w:top w:val="none" w:sz="0" w:space="0" w:color="auto"/>
                <w:left w:val="none" w:sz="0" w:space="0" w:color="auto"/>
                <w:bottom w:val="none" w:sz="0" w:space="0" w:color="auto"/>
                <w:right w:val="none" w:sz="0" w:space="0" w:color="auto"/>
              </w:divBdr>
            </w:div>
            <w:div w:id="842015258">
              <w:marLeft w:val="0"/>
              <w:marRight w:val="0"/>
              <w:marTop w:val="0"/>
              <w:marBottom w:val="0"/>
              <w:divBdr>
                <w:top w:val="none" w:sz="0" w:space="0" w:color="auto"/>
                <w:left w:val="none" w:sz="0" w:space="0" w:color="auto"/>
                <w:bottom w:val="none" w:sz="0" w:space="0" w:color="auto"/>
                <w:right w:val="none" w:sz="0" w:space="0" w:color="auto"/>
              </w:divBdr>
            </w:div>
            <w:div w:id="858735552">
              <w:marLeft w:val="0"/>
              <w:marRight w:val="0"/>
              <w:marTop w:val="0"/>
              <w:marBottom w:val="0"/>
              <w:divBdr>
                <w:top w:val="none" w:sz="0" w:space="0" w:color="auto"/>
                <w:left w:val="none" w:sz="0" w:space="0" w:color="auto"/>
                <w:bottom w:val="none" w:sz="0" w:space="0" w:color="auto"/>
                <w:right w:val="none" w:sz="0" w:space="0" w:color="auto"/>
              </w:divBdr>
            </w:div>
            <w:div w:id="863204187">
              <w:marLeft w:val="0"/>
              <w:marRight w:val="0"/>
              <w:marTop w:val="0"/>
              <w:marBottom w:val="0"/>
              <w:divBdr>
                <w:top w:val="none" w:sz="0" w:space="0" w:color="auto"/>
                <w:left w:val="none" w:sz="0" w:space="0" w:color="auto"/>
                <w:bottom w:val="none" w:sz="0" w:space="0" w:color="auto"/>
                <w:right w:val="none" w:sz="0" w:space="0" w:color="auto"/>
              </w:divBdr>
            </w:div>
            <w:div w:id="864517179">
              <w:marLeft w:val="0"/>
              <w:marRight w:val="0"/>
              <w:marTop w:val="0"/>
              <w:marBottom w:val="0"/>
              <w:divBdr>
                <w:top w:val="none" w:sz="0" w:space="0" w:color="auto"/>
                <w:left w:val="none" w:sz="0" w:space="0" w:color="auto"/>
                <w:bottom w:val="none" w:sz="0" w:space="0" w:color="auto"/>
                <w:right w:val="none" w:sz="0" w:space="0" w:color="auto"/>
              </w:divBdr>
            </w:div>
            <w:div w:id="875047706">
              <w:marLeft w:val="0"/>
              <w:marRight w:val="0"/>
              <w:marTop w:val="0"/>
              <w:marBottom w:val="0"/>
              <w:divBdr>
                <w:top w:val="none" w:sz="0" w:space="0" w:color="auto"/>
                <w:left w:val="none" w:sz="0" w:space="0" w:color="auto"/>
                <w:bottom w:val="none" w:sz="0" w:space="0" w:color="auto"/>
                <w:right w:val="none" w:sz="0" w:space="0" w:color="auto"/>
              </w:divBdr>
            </w:div>
            <w:div w:id="887300215">
              <w:marLeft w:val="0"/>
              <w:marRight w:val="0"/>
              <w:marTop w:val="0"/>
              <w:marBottom w:val="0"/>
              <w:divBdr>
                <w:top w:val="none" w:sz="0" w:space="0" w:color="auto"/>
                <w:left w:val="none" w:sz="0" w:space="0" w:color="auto"/>
                <w:bottom w:val="none" w:sz="0" w:space="0" w:color="auto"/>
                <w:right w:val="none" w:sz="0" w:space="0" w:color="auto"/>
              </w:divBdr>
            </w:div>
            <w:div w:id="896237240">
              <w:marLeft w:val="0"/>
              <w:marRight w:val="0"/>
              <w:marTop w:val="0"/>
              <w:marBottom w:val="0"/>
              <w:divBdr>
                <w:top w:val="none" w:sz="0" w:space="0" w:color="auto"/>
                <w:left w:val="none" w:sz="0" w:space="0" w:color="auto"/>
                <w:bottom w:val="none" w:sz="0" w:space="0" w:color="auto"/>
                <w:right w:val="none" w:sz="0" w:space="0" w:color="auto"/>
              </w:divBdr>
            </w:div>
            <w:div w:id="896824180">
              <w:marLeft w:val="0"/>
              <w:marRight w:val="0"/>
              <w:marTop w:val="0"/>
              <w:marBottom w:val="0"/>
              <w:divBdr>
                <w:top w:val="none" w:sz="0" w:space="0" w:color="auto"/>
                <w:left w:val="none" w:sz="0" w:space="0" w:color="auto"/>
                <w:bottom w:val="none" w:sz="0" w:space="0" w:color="auto"/>
                <w:right w:val="none" w:sz="0" w:space="0" w:color="auto"/>
              </w:divBdr>
            </w:div>
            <w:div w:id="907611740">
              <w:marLeft w:val="0"/>
              <w:marRight w:val="0"/>
              <w:marTop w:val="0"/>
              <w:marBottom w:val="0"/>
              <w:divBdr>
                <w:top w:val="none" w:sz="0" w:space="0" w:color="auto"/>
                <w:left w:val="none" w:sz="0" w:space="0" w:color="auto"/>
                <w:bottom w:val="none" w:sz="0" w:space="0" w:color="auto"/>
                <w:right w:val="none" w:sz="0" w:space="0" w:color="auto"/>
              </w:divBdr>
            </w:div>
            <w:div w:id="921060793">
              <w:marLeft w:val="0"/>
              <w:marRight w:val="0"/>
              <w:marTop w:val="0"/>
              <w:marBottom w:val="0"/>
              <w:divBdr>
                <w:top w:val="none" w:sz="0" w:space="0" w:color="auto"/>
                <w:left w:val="none" w:sz="0" w:space="0" w:color="auto"/>
                <w:bottom w:val="none" w:sz="0" w:space="0" w:color="auto"/>
                <w:right w:val="none" w:sz="0" w:space="0" w:color="auto"/>
              </w:divBdr>
            </w:div>
            <w:div w:id="922109404">
              <w:marLeft w:val="0"/>
              <w:marRight w:val="0"/>
              <w:marTop w:val="0"/>
              <w:marBottom w:val="0"/>
              <w:divBdr>
                <w:top w:val="none" w:sz="0" w:space="0" w:color="auto"/>
                <w:left w:val="none" w:sz="0" w:space="0" w:color="auto"/>
                <w:bottom w:val="none" w:sz="0" w:space="0" w:color="auto"/>
                <w:right w:val="none" w:sz="0" w:space="0" w:color="auto"/>
              </w:divBdr>
            </w:div>
            <w:div w:id="928737756">
              <w:marLeft w:val="0"/>
              <w:marRight w:val="0"/>
              <w:marTop w:val="0"/>
              <w:marBottom w:val="0"/>
              <w:divBdr>
                <w:top w:val="none" w:sz="0" w:space="0" w:color="auto"/>
                <w:left w:val="none" w:sz="0" w:space="0" w:color="auto"/>
                <w:bottom w:val="none" w:sz="0" w:space="0" w:color="auto"/>
                <w:right w:val="none" w:sz="0" w:space="0" w:color="auto"/>
              </w:divBdr>
            </w:div>
            <w:div w:id="929122726">
              <w:marLeft w:val="0"/>
              <w:marRight w:val="0"/>
              <w:marTop w:val="0"/>
              <w:marBottom w:val="0"/>
              <w:divBdr>
                <w:top w:val="none" w:sz="0" w:space="0" w:color="auto"/>
                <w:left w:val="none" w:sz="0" w:space="0" w:color="auto"/>
                <w:bottom w:val="none" w:sz="0" w:space="0" w:color="auto"/>
                <w:right w:val="none" w:sz="0" w:space="0" w:color="auto"/>
              </w:divBdr>
            </w:div>
            <w:div w:id="932669838">
              <w:marLeft w:val="0"/>
              <w:marRight w:val="0"/>
              <w:marTop w:val="0"/>
              <w:marBottom w:val="0"/>
              <w:divBdr>
                <w:top w:val="none" w:sz="0" w:space="0" w:color="auto"/>
                <w:left w:val="none" w:sz="0" w:space="0" w:color="auto"/>
                <w:bottom w:val="none" w:sz="0" w:space="0" w:color="auto"/>
                <w:right w:val="none" w:sz="0" w:space="0" w:color="auto"/>
              </w:divBdr>
            </w:div>
            <w:div w:id="933324131">
              <w:marLeft w:val="0"/>
              <w:marRight w:val="0"/>
              <w:marTop w:val="0"/>
              <w:marBottom w:val="0"/>
              <w:divBdr>
                <w:top w:val="none" w:sz="0" w:space="0" w:color="auto"/>
                <w:left w:val="none" w:sz="0" w:space="0" w:color="auto"/>
                <w:bottom w:val="none" w:sz="0" w:space="0" w:color="auto"/>
                <w:right w:val="none" w:sz="0" w:space="0" w:color="auto"/>
              </w:divBdr>
            </w:div>
            <w:div w:id="933438733">
              <w:marLeft w:val="0"/>
              <w:marRight w:val="0"/>
              <w:marTop w:val="0"/>
              <w:marBottom w:val="0"/>
              <w:divBdr>
                <w:top w:val="none" w:sz="0" w:space="0" w:color="auto"/>
                <w:left w:val="none" w:sz="0" w:space="0" w:color="auto"/>
                <w:bottom w:val="none" w:sz="0" w:space="0" w:color="auto"/>
                <w:right w:val="none" w:sz="0" w:space="0" w:color="auto"/>
              </w:divBdr>
            </w:div>
            <w:div w:id="934019293">
              <w:marLeft w:val="0"/>
              <w:marRight w:val="0"/>
              <w:marTop w:val="0"/>
              <w:marBottom w:val="0"/>
              <w:divBdr>
                <w:top w:val="none" w:sz="0" w:space="0" w:color="auto"/>
                <w:left w:val="none" w:sz="0" w:space="0" w:color="auto"/>
                <w:bottom w:val="none" w:sz="0" w:space="0" w:color="auto"/>
                <w:right w:val="none" w:sz="0" w:space="0" w:color="auto"/>
              </w:divBdr>
            </w:div>
            <w:div w:id="935165853">
              <w:marLeft w:val="0"/>
              <w:marRight w:val="0"/>
              <w:marTop w:val="0"/>
              <w:marBottom w:val="0"/>
              <w:divBdr>
                <w:top w:val="none" w:sz="0" w:space="0" w:color="auto"/>
                <w:left w:val="none" w:sz="0" w:space="0" w:color="auto"/>
                <w:bottom w:val="none" w:sz="0" w:space="0" w:color="auto"/>
                <w:right w:val="none" w:sz="0" w:space="0" w:color="auto"/>
              </w:divBdr>
            </w:div>
            <w:div w:id="937760893">
              <w:marLeft w:val="0"/>
              <w:marRight w:val="0"/>
              <w:marTop w:val="0"/>
              <w:marBottom w:val="0"/>
              <w:divBdr>
                <w:top w:val="none" w:sz="0" w:space="0" w:color="auto"/>
                <w:left w:val="none" w:sz="0" w:space="0" w:color="auto"/>
                <w:bottom w:val="none" w:sz="0" w:space="0" w:color="auto"/>
                <w:right w:val="none" w:sz="0" w:space="0" w:color="auto"/>
              </w:divBdr>
            </w:div>
            <w:div w:id="941298793">
              <w:marLeft w:val="0"/>
              <w:marRight w:val="0"/>
              <w:marTop w:val="0"/>
              <w:marBottom w:val="0"/>
              <w:divBdr>
                <w:top w:val="none" w:sz="0" w:space="0" w:color="auto"/>
                <w:left w:val="none" w:sz="0" w:space="0" w:color="auto"/>
                <w:bottom w:val="none" w:sz="0" w:space="0" w:color="auto"/>
                <w:right w:val="none" w:sz="0" w:space="0" w:color="auto"/>
              </w:divBdr>
            </w:div>
            <w:div w:id="941912465">
              <w:marLeft w:val="0"/>
              <w:marRight w:val="0"/>
              <w:marTop w:val="0"/>
              <w:marBottom w:val="0"/>
              <w:divBdr>
                <w:top w:val="none" w:sz="0" w:space="0" w:color="auto"/>
                <w:left w:val="none" w:sz="0" w:space="0" w:color="auto"/>
                <w:bottom w:val="none" w:sz="0" w:space="0" w:color="auto"/>
                <w:right w:val="none" w:sz="0" w:space="0" w:color="auto"/>
              </w:divBdr>
            </w:div>
            <w:div w:id="942803928">
              <w:marLeft w:val="0"/>
              <w:marRight w:val="0"/>
              <w:marTop w:val="0"/>
              <w:marBottom w:val="0"/>
              <w:divBdr>
                <w:top w:val="none" w:sz="0" w:space="0" w:color="auto"/>
                <w:left w:val="none" w:sz="0" w:space="0" w:color="auto"/>
                <w:bottom w:val="none" w:sz="0" w:space="0" w:color="auto"/>
                <w:right w:val="none" w:sz="0" w:space="0" w:color="auto"/>
              </w:divBdr>
            </w:div>
            <w:div w:id="943267486">
              <w:marLeft w:val="0"/>
              <w:marRight w:val="0"/>
              <w:marTop w:val="0"/>
              <w:marBottom w:val="0"/>
              <w:divBdr>
                <w:top w:val="none" w:sz="0" w:space="0" w:color="auto"/>
                <w:left w:val="none" w:sz="0" w:space="0" w:color="auto"/>
                <w:bottom w:val="none" w:sz="0" w:space="0" w:color="auto"/>
                <w:right w:val="none" w:sz="0" w:space="0" w:color="auto"/>
              </w:divBdr>
            </w:div>
            <w:div w:id="948974437">
              <w:marLeft w:val="0"/>
              <w:marRight w:val="0"/>
              <w:marTop w:val="0"/>
              <w:marBottom w:val="0"/>
              <w:divBdr>
                <w:top w:val="none" w:sz="0" w:space="0" w:color="auto"/>
                <w:left w:val="none" w:sz="0" w:space="0" w:color="auto"/>
                <w:bottom w:val="none" w:sz="0" w:space="0" w:color="auto"/>
                <w:right w:val="none" w:sz="0" w:space="0" w:color="auto"/>
              </w:divBdr>
            </w:div>
            <w:div w:id="962005655">
              <w:marLeft w:val="0"/>
              <w:marRight w:val="0"/>
              <w:marTop w:val="0"/>
              <w:marBottom w:val="0"/>
              <w:divBdr>
                <w:top w:val="none" w:sz="0" w:space="0" w:color="auto"/>
                <w:left w:val="none" w:sz="0" w:space="0" w:color="auto"/>
                <w:bottom w:val="none" w:sz="0" w:space="0" w:color="auto"/>
                <w:right w:val="none" w:sz="0" w:space="0" w:color="auto"/>
              </w:divBdr>
            </w:div>
            <w:div w:id="978919820">
              <w:marLeft w:val="0"/>
              <w:marRight w:val="0"/>
              <w:marTop w:val="0"/>
              <w:marBottom w:val="0"/>
              <w:divBdr>
                <w:top w:val="none" w:sz="0" w:space="0" w:color="auto"/>
                <w:left w:val="none" w:sz="0" w:space="0" w:color="auto"/>
                <w:bottom w:val="none" w:sz="0" w:space="0" w:color="auto"/>
                <w:right w:val="none" w:sz="0" w:space="0" w:color="auto"/>
              </w:divBdr>
            </w:div>
            <w:div w:id="979307992">
              <w:marLeft w:val="0"/>
              <w:marRight w:val="0"/>
              <w:marTop w:val="0"/>
              <w:marBottom w:val="0"/>
              <w:divBdr>
                <w:top w:val="none" w:sz="0" w:space="0" w:color="auto"/>
                <w:left w:val="none" w:sz="0" w:space="0" w:color="auto"/>
                <w:bottom w:val="none" w:sz="0" w:space="0" w:color="auto"/>
                <w:right w:val="none" w:sz="0" w:space="0" w:color="auto"/>
              </w:divBdr>
            </w:div>
            <w:div w:id="990331947">
              <w:marLeft w:val="0"/>
              <w:marRight w:val="0"/>
              <w:marTop w:val="0"/>
              <w:marBottom w:val="0"/>
              <w:divBdr>
                <w:top w:val="none" w:sz="0" w:space="0" w:color="auto"/>
                <w:left w:val="none" w:sz="0" w:space="0" w:color="auto"/>
                <w:bottom w:val="none" w:sz="0" w:space="0" w:color="auto"/>
                <w:right w:val="none" w:sz="0" w:space="0" w:color="auto"/>
              </w:divBdr>
            </w:div>
            <w:div w:id="994064191">
              <w:marLeft w:val="0"/>
              <w:marRight w:val="0"/>
              <w:marTop w:val="0"/>
              <w:marBottom w:val="0"/>
              <w:divBdr>
                <w:top w:val="none" w:sz="0" w:space="0" w:color="auto"/>
                <w:left w:val="none" w:sz="0" w:space="0" w:color="auto"/>
                <w:bottom w:val="none" w:sz="0" w:space="0" w:color="auto"/>
                <w:right w:val="none" w:sz="0" w:space="0" w:color="auto"/>
              </w:divBdr>
            </w:div>
            <w:div w:id="1003822114">
              <w:marLeft w:val="0"/>
              <w:marRight w:val="0"/>
              <w:marTop w:val="0"/>
              <w:marBottom w:val="0"/>
              <w:divBdr>
                <w:top w:val="none" w:sz="0" w:space="0" w:color="auto"/>
                <w:left w:val="none" w:sz="0" w:space="0" w:color="auto"/>
                <w:bottom w:val="none" w:sz="0" w:space="0" w:color="auto"/>
                <w:right w:val="none" w:sz="0" w:space="0" w:color="auto"/>
              </w:divBdr>
            </w:div>
            <w:div w:id="1003895378">
              <w:marLeft w:val="0"/>
              <w:marRight w:val="0"/>
              <w:marTop w:val="0"/>
              <w:marBottom w:val="0"/>
              <w:divBdr>
                <w:top w:val="none" w:sz="0" w:space="0" w:color="auto"/>
                <w:left w:val="none" w:sz="0" w:space="0" w:color="auto"/>
                <w:bottom w:val="none" w:sz="0" w:space="0" w:color="auto"/>
                <w:right w:val="none" w:sz="0" w:space="0" w:color="auto"/>
              </w:divBdr>
            </w:div>
            <w:div w:id="1005128087">
              <w:marLeft w:val="0"/>
              <w:marRight w:val="0"/>
              <w:marTop w:val="0"/>
              <w:marBottom w:val="0"/>
              <w:divBdr>
                <w:top w:val="none" w:sz="0" w:space="0" w:color="auto"/>
                <w:left w:val="none" w:sz="0" w:space="0" w:color="auto"/>
                <w:bottom w:val="none" w:sz="0" w:space="0" w:color="auto"/>
                <w:right w:val="none" w:sz="0" w:space="0" w:color="auto"/>
              </w:divBdr>
            </w:div>
            <w:div w:id="1025867017">
              <w:marLeft w:val="0"/>
              <w:marRight w:val="0"/>
              <w:marTop w:val="0"/>
              <w:marBottom w:val="0"/>
              <w:divBdr>
                <w:top w:val="none" w:sz="0" w:space="0" w:color="auto"/>
                <w:left w:val="none" w:sz="0" w:space="0" w:color="auto"/>
                <w:bottom w:val="none" w:sz="0" w:space="0" w:color="auto"/>
                <w:right w:val="none" w:sz="0" w:space="0" w:color="auto"/>
              </w:divBdr>
            </w:div>
            <w:div w:id="1032609827">
              <w:marLeft w:val="0"/>
              <w:marRight w:val="0"/>
              <w:marTop w:val="0"/>
              <w:marBottom w:val="0"/>
              <w:divBdr>
                <w:top w:val="none" w:sz="0" w:space="0" w:color="auto"/>
                <w:left w:val="none" w:sz="0" w:space="0" w:color="auto"/>
                <w:bottom w:val="none" w:sz="0" w:space="0" w:color="auto"/>
                <w:right w:val="none" w:sz="0" w:space="0" w:color="auto"/>
              </w:divBdr>
            </w:div>
            <w:div w:id="1043333368">
              <w:marLeft w:val="0"/>
              <w:marRight w:val="0"/>
              <w:marTop w:val="0"/>
              <w:marBottom w:val="0"/>
              <w:divBdr>
                <w:top w:val="none" w:sz="0" w:space="0" w:color="auto"/>
                <w:left w:val="none" w:sz="0" w:space="0" w:color="auto"/>
                <w:bottom w:val="none" w:sz="0" w:space="0" w:color="auto"/>
                <w:right w:val="none" w:sz="0" w:space="0" w:color="auto"/>
              </w:divBdr>
            </w:div>
            <w:div w:id="1046180830">
              <w:marLeft w:val="0"/>
              <w:marRight w:val="0"/>
              <w:marTop w:val="0"/>
              <w:marBottom w:val="0"/>
              <w:divBdr>
                <w:top w:val="none" w:sz="0" w:space="0" w:color="auto"/>
                <w:left w:val="none" w:sz="0" w:space="0" w:color="auto"/>
                <w:bottom w:val="none" w:sz="0" w:space="0" w:color="auto"/>
                <w:right w:val="none" w:sz="0" w:space="0" w:color="auto"/>
              </w:divBdr>
            </w:div>
            <w:div w:id="1047022620">
              <w:marLeft w:val="0"/>
              <w:marRight w:val="0"/>
              <w:marTop w:val="0"/>
              <w:marBottom w:val="0"/>
              <w:divBdr>
                <w:top w:val="none" w:sz="0" w:space="0" w:color="auto"/>
                <w:left w:val="none" w:sz="0" w:space="0" w:color="auto"/>
                <w:bottom w:val="none" w:sz="0" w:space="0" w:color="auto"/>
                <w:right w:val="none" w:sz="0" w:space="0" w:color="auto"/>
              </w:divBdr>
            </w:div>
            <w:div w:id="1053625915">
              <w:marLeft w:val="0"/>
              <w:marRight w:val="0"/>
              <w:marTop w:val="0"/>
              <w:marBottom w:val="0"/>
              <w:divBdr>
                <w:top w:val="none" w:sz="0" w:space="0" w:color="auto"/>
                <w:left w:val="none" w:sz="0" w:space="0" w:color="auto"/>
                <w:bottom w:val="none" w:sz="0" w:space="0" w:color="auto"/>
                <w:right w:val="none" w:sz="0" w:space="0" w:color="auto"/>
              </w:divBdr>
            </w:div>
            <w:div w:id="1055737993">
              <w:marLeft w:val="0"/>
              <w:marRight w:val="0"/>
              <w:marTop w:val="0"/>
              <w:marBottom w:val="0"/>
              <w:divBdr>
                <w:top w:val="none" w:sz="0" w:space="0" w:color="auto"/>
                <w:left w:val="none" w:sz="0" w:space="0" w:color="auto"/>
                <w:bottom w:val="none" w:sz="0" w:space="0" w:color="auto"/>
                <w:right w:val="none" w:sz="0" w:space="0" w:color="auto"/>
              </w:divBdr>
            </w:div>
            <w:div w:id="1078526376">
              <w:marLeft w:val="0"/>
              <w:marRight w:val="0"/>
              <w:marTop w:val="0"/>
              <w:marBottom w:val="0"/>
              <w:divBdr>
                <w:top w:val="none" w:sz="0" w:space="0" w:color="auto"/>
                <w:left w:val="none" w:sz="0" w:space="0" w:color="auto"/>
                <w:bottom w:val="none" w:sz="0" w:space="0" w:color="auto"/>
                <w:right w:val="none" w:sz="0" w:space="0" w:color="auto"/>
              </w:divBdr>
            </w:div>
            <w:div w:id="1079399715">
              <w:marLeft w:val="0"/>
              <w:marRight w:val="0"/>
              <w:marTop w:val="0"/>
              <w:marBottom w:val="0"/>
              <w:divBdr>
                <w:top w:val="none" w:sz="0" w:space="0" w:color="auto"/>
                <w:left w:val="none" w:sz="0" w:space="0" w:color="auto"/>
                <w:bottom w:val="none" w:sz="0" w:space="0" w:color="auto"/>
                <w:right w:val="none" w:sz="0" w:space="0" w:color="auto"/>
              </w:divBdr>
            </w:div>
            <w:div w:id="1084183473">
              <w:marLeft w:val="0"/>
              <w:marRight w:val="0"/>
              <w:marTop w:val="0"/>
              <w:marBottom w:val="0"/>
              <w:divBdr>
                <w:top w:val="none" w:sz="0" w:space="0" w:color="auto"/>
                <w:left w:val="none" w:sz="0" w:space="0" w:color="auto"/>
                <w:bottom w:val="none" w:sz="0" w:space="0" w:color="auto"/>
                <w:right w:val="none" w:sz="0" w:space="0" w:color="auto"/>
              </w:divBdr>
            </w:div>
            <w:div w:id="1089158078">
              <w:marLeft w:val="0"/>
              <w:marRight w:val="0"/>
              <w:marTop w:val="0"/>
              <w:marBottom w:val="0"/>
              <w:divBdr>
                <w:top w:val="none" w:sz="0" w:space="0" w:color="auto"/>
                <w:left w:val="none" w:sz="0" w:space="0" w:color="auto"/>
                <w:bottom w:val="none" w:sz="0" w:space="0" w:color="auto"/>
                <w:right w:val="none" w:sz="0" w:space="0" w:color="auto"/>
              </w:divBdr>
            </w:div>
            <w:div w:id="1104154861">
              <w:marLeft w:val="0"/>
              <w:marRight w:val="0"/>
              <w:marTop w:val="0"/>
              <w:marBottom w:val="0"/>
              <w:divBdr>
                <w:top w:val="none" w:sz="0" w:space="0" w:color="auto"/>
                <w:left w:val="none" w:sz="0" w:space="0" w:color="auto"/>
                <w:bottom w:val="none" w:sz="0" w:space="0" w:color="auto"/>
                <w:right w:val="none" w:sz="0" w:space="0" w:color="auto"/>
              </w:divBdr>
            </w:div>
            <w:div w:id="1110008270">
              <w:marLeft w:val="0"/>
              <w:marRight w:val="0"/>
              <w:marTop w:val="0"/>
              <w:marBottom w:val="0"/>
              <w:divBdr>
                <w:top w:val="none" w:sz="0" w:space="0" w:color="auto"/>
                <w:left w:val="none" w:sz="0" w:space="0" w:color="auto"/>
                <w:bottom w:val="none" w:sz="0" w:space="0" w:color="auto"/>
                <w:right w:val="none" w:sz="0" w:space="0" w:color="auto"/>
              </w:divBdr>
            </w:div>
            <w:div w:id="1116560806">
              <w:marLeft w:val="0"/>
              <w:marRight w:val="0"/>
              <w:marTop w:val="0"/>
              <w:marBottom w:val="0"/>
              <w:divBdr>
                <w:top w:val="none" w:sz="0" w:space="0" w:color="auto"/>
                <w:left w:val="none" w:sz="0" w:space="0" w:color="auto"/>
                <w:bottom w:val="none" w:sz="0" w:space="0" w:color="auto"/>
                <w:right w:val="none" w:sz="0" w:space="0" w:color="auto"/>
              </w:divBdr>
            </w:div>
            <w:div w:id="1124230615">
              <w:marLeft w:val="0"/>
              <w:marRight w:val="0"/>
              <w:marTop w:val="0"/>
              <w:marBottom w:val="0"/>
              <w:divBdr>
                <w:top w:val="none" w:sz="0" w:space="0" w:color="auto"/>
                <w:left w:val="none" w:sz="0" w:space="0" w:color="auto"/>
                <w:bottom w:val="none" w:sz="0" w:space="0" w:color="auto"/>
                <w:right w:val="none" w:sz="0" w:space="0" w:color="auto"/>
              </w:divBdr>
            </w:div>
            <w:div w:id="1128431566">
              <w:marLeft w:val="0"/>
              <w:marRight w:val="0"/>
              <w:marTop w:val="0"/>
              <w:marBottom w:val="0"/>
              <w:divBdr>
                <w:top w:val="none" w:sz="0" w:space="0" w:color="auto"/>
                <w:left w:val="none" w:sz="0" w:space="0" w:color="auto"/>
                <w:bottom w:val="none" w:sz="0" w:space="0" w:color="auto"/>
                <w:right w:val="none" w:sz="0" w:space="0" w:color="auto"/>
              </w:divBdr>
            </w:div>
            <w:div w:id="1131827640">
              <w:marLeft w:val="0"/>
              <w:marRight w:val="0"/>
              <w:marTop w:val="0"/>
              <w:marBottom w:val="0"/>
              <w:divBdr>
                <w:top w:val="none" w:sz="0" w:space="0" w:color="auto"/>
                <w:left w:val="none" w:sz="0" w:space="0" w:color="auto"/>
                <w:bottom w:val="none" w:sz="0" w:space="0" w:color="auto"/>
                <w:right w:val="none" w:sz="0" w:space="0" w:color="auto"/>
              </w:divBdr>
            </w:div>
            <w:div w:id="1134982531">
              <w:marLeft w:val="0"/>
              <w:marRight w:val="0"/>
              <w:marTop w:val="0"/>
              <w:marBottom w:val="0"/>
              <w:divBdr>
                <w:top w:val="none" w:sz="0" w:space="0" w:color="auto"/>
                <w:left w:val="none" w:sz="0" w:space="0" w:color="auto"/>
                <w:bottom w:val="none" w:sz="0" w:space="0" w:color="auto"/>
                <w:right w:val="none" w:sz="0" w:space="0" w:color="auto"/>
              </w:divBdr>
            </w:div>
            <w:div w:id="1139807412">
              <w:marLeft w:val="0"/>
              <w:marRight w:val="0"/>
              <w:marTop w:val="0"/>
              <w:marBottom w:val="0"/>
              <w:divBdr>
                <w:top w:val="none" w:sz="0" w:space="0" w:color="auto"/>
                <w:left w:val="none" w:sz="0" w:space="0" w:color="auto"/>
                <w:bottom w:val="none" w:sz="0" w:space="0" w:color="auto"/>
                <w:right w:val="none" w:sz="0" w:space="0" w:color="auto"/>
              </w:divBdr>
            </w:div>
            <w:div w:id="1142968962">
              <w:marLeft w:val="0"/>
              <w:marRight w:val="0"/>
              <w:marTop w:val="0"/>
              <w:marBottom w:val="0"/>
              <w:divBdr>
                <w:top w:val="none" w:sz="0" w:space="0" w:color="auto"/>
                <w:left w:val="none" w:sz="0" w:space="0" w:color="auto"/>
                <w:bottom w:val="none" w:sz="0" w:space="0" w:color="auto"/>
                <w:right w:val="none" w:sz="0" w:space="0" w:color="auto"/>
              </w:divBdr>
            </w:div>
            <w:div w:id="1143155690">
              <w:marLeft w:val="0"/>
              <w:marRight w:val="0"/>
              <w:marTop w:val="0"/>
              <w:marBottom w:val="0"/>
              <w:divBdr>
                <w:top w:val="none" w:sz="0" w:space="0" w:color="auto"/>
                <w:left w:val="none" w:sz="0" w:space="0" w:color="auto"/>
                <w:bottom w:val="none" w:sz="0" w:space="0" w:color="auto"/>
                <w:right w:val="none" w:sz="0" w:space="0" w:color="auto"/>
              </w:divBdr>
            </w:div>
            <w:div w:id="1143931503">
              <w:marLeft w:val="0"/>
              <w:marRight w:val="0"/>
              <w:marTop w:val="0"/>
              <w:marBottom w:val="0"/>
              <w:divBdr>
                <w:top w:val="none" w:sz="0" w:space="0" w:color="auto"/>
                <w:left w:val="none" w:sz="0" w:space="0" w:color="auto"/>
                <w:bottom w:val="none" w:sz="0" w:space="0" w:color="auto"/>
                <w:right w:val="none" w:sz="0" w:space="0" w:color="auto"/>
              </w:divBdr>
            </w:div>
            <w:div w:id="1170604305">
              <w:marLeft w:val="0"/>
              <w:marRight w:val="0"/>
              <w:marTop w:val="0"/>
              <w:marBottom w:val="0"/>
              <w:divBdr>
                <w:top w:val="none" w:sz="0" w:space="0" w:color="auto"/>
                <w:left w:val="none" w:sz="0" w:space="0" w:color="auto"/>
                <w:bottom w:val="none" w:sz="0" w:space="0" w:color="auto"/>
                <w:right w:val="none" w:sz="0" w:space="0" w:color="auto"/>
              </w:divBdr>
            </w:div>
            <w:div w:id="1180975211">
              <w:marLeft w:val="0"/>
              <w:marRight w:val="0"/>
              <w:marTop w:val="0"/>
              <w:marBottom w:val="0"/>
              <w:divBdr>
                <w:top w:val="none" w:sz="0" w:space="0" w:color="auto"/>
                <w:left w:val="none" w:sz="0" w:space="0" w:color="auto"/>
                <w:bottom w:val="none" w:sz="0" w:space="0" w:color="auto"/>
                <w:right w:val="none" w:sz="0" w:space="0" w:color="auto"/>
              </w:divBdr>
            </w:div>
            <w:div w:id="1182931951">
              <w:marLeft w:val="0"/>
              <w:marRight w:val="0"/>
              <w:marTop w:val="0"/>
              <w:marBottom w:val="0"/>
              <w:divBdr>
                <w:top w:val="none" w:sz="0" w:space="0" w:color="auto"/>
                <w:left w:val="none" w:sz="0" w:space="0" w:color="auto"/>
                <w:bottom w:val="none" w:sz="0" w:space="0" w:color="auto"/>
                <w:right w:val="none" w:sz="0" w:space="0" w:color="auto"/>
              </w:divBdr>
            </w:div>
            <w:div w:id="1187019871">
              <w:marLeft w:val="0"/>
              <w:marRight w:val="0"/>
              <w:marTop w:val="0"/>
              <w:marBottom w:val="0"/>
              <w:divBdr>
                <w:top w:val="none" w:sz="0" w:space="0" w:color="auto"/>
                <w:left w:val="none" w:sz="0" w:space="0" w:color="auto"/>
                <w:bottom w:val="none" w:sz="0" w:space="0" w:color="auto"/>
                <w:right w:val="none" w:sz="0" w:space="0" w:color="auto"/>
              </w:divBdr>
            </w:div>
            <w:div w:id="1218474882">
              <w:marLeft w:val="0"/>
              <w:marRight w:val="0"/>
              <w:marTop w:val="0"/>
              <w:marBottom w:val="0"/>
              <w:divBdr>
                <w:top w:val="none" w:sz="0" w:space="0" w:color="auto"/>
                <w:left w:val="none" w:sz="0" w:space="0" w:color="auto"/>
                <w:bottom w:val="none" w:sz="0" w:space="0" w:color="auto"/>
                <w:right w:val="none" w:sz="0" w:space="0" w:color="auto"/>
              </w:divBdr>
            </w:div>
            <w:div w:id="1218668587">
              <w:marLeft w:val="0"/>
              <w:marRight w:val="0"/>
              <w:marTop w:val="0"/>
              <w:marBottom w:val="0"/>
              <w:divBdr>
                <w:top w:val="none" w:sz="0" w:space="0" w:color="auto"/>
                <w:left w:val="none" w:sz="0" w:space="0" w:color="auto"/>
                <w:bottom w:val="none" w:sz="0" w:space="0" w:color="auto"/>
                <w:right w:val="none" w:sz="0" w:space="0" w:color="auto"/>
              </w:divBdr>
            </w:div>
            <w:div w:id="1229682871">
              <w:marLeft w:val="0"/>
              <w:marRight w:val="0"/>
              <w:marTop w:val="0"/>
              <w:marBottom w:val="0"/>
              <w:divBdr>
                <w:top w:val="none" w:sz="0" w:space="0" w:color="auto"/>
                <w:left w:val="none" w:sz="0" w:space="0" w:color="auto"/>
                <w:bottom w:val="none" w:sz="0" w:space="0" w:color="auto"/>
                <w:right w:val="none" w:sz="0" w:space="0" w:color="auto"/>
              </w:divBdr>
            </w:div>
            <w:div w:id="1234199685">
              <w:marLeft w:val="0"/>
              <w:marRight w:val="0"/>
              <w:marTop w:val="0"/>
              <w:marBottom w:val="0"/>
              <w:divBdr>
                <w:top w:val="none" w:sz="0" w:space="0" w:color="auto"/>
                <w:left w:val="none" w:sz="0" w:space="0" w:color="auto"/>
                <w:bottom w:val="none" w:sz="0" w:space="0" w:color="auto"/>
                <w:right w:val="none" w:sz="0" w:space="0" w:color="auto"/>
              </w:divBdr>
            </w:div>
            <w:div w:id="1240024882">
              <w:marLeft w:val="0"/>
              <w:marRight w:val="0"/>
              <w:marTop w:val="0"/>
              <w:marBottom w:val="0"/>
              <w:divBdr>
                <w:top w:val="none" w:sz="0" w:space="0" w:color="auto"/>
                <w:left w:val="none" w:sz="0" w:space="0" w:color="auto"/>
                <w:bottom w:val="none" w:sz="0" w:space="0" w:color="auto"/>
                <w:right w:val="none" w:sz="0" w:space="0" w:color="auto"/>
              </w:divBdr>
            </w:div>
            <w:div w:id="1260330972">
              <w:marLeft w:val="0"/>
              <w:marRight w:val="0"/>
              <w:marTop w:val="0"/>
              <w:marBottom w:val="0"/>
              <w:divBdr>
                <w:top w:val="none" w:sz="0" w:space="0" w:color="auto"/>
                <w:left w:val="none" w:sz="0" w:space="0" w:color="auto"/>
                <w:bottom w:val="none" w:sz="0" w:space="0" w:color="auto"/>
                <w:right w:val="none" w:sz="0" w:space="0" w:color="auto"/>
              </w:divBdr>
            </w:div>
            <w:div w:id="1262572210">
              <w:marLeft w:val="0"/>
              <w:marRight w:val="0"/>
              <w:marTop w:val="0"/>
              <w:marBottom w:val="0"/>
              <w:divBdr>
                <w:top w:val="none" w:sz="0" w:space="0" w:color="auto"/>
                <w:left w:val="none" w:sz="0" w:space="0" w:color="auto"/>
                <w:bottom w:val="none" w:sz="0" w:space="0" w:color="auto"/>
                <w:right w:val="none" w:sz="0" w:space="0" w:color="auto"/>
              </w:divBdr>
            </w:div>
            <w:div w:id="1285112545">
              <w:marLeft w:val="0"/>
              <w:marRight w:val="0"/>
              <w:marTop w:val="0"/>
              <w:marBottom w:val="0"/>
              <w:divBdr>
                <w:top w:val="none" w:sz="0" w:space="0" w:color="auto"/>
                <w:left w:val="none" w:sz="0" w:space="0" w:color="auto"/>
                <w:bottom w:val="none" w:sz="0" w:space="0" w:color="auto"/>
                <w:right w:val="none" w:sz="0" w:space="0" w:color="auto"/>
              </w:divBdr>
            </w:div>
            <w:div w:id="1285818143">
              <w:marLeft w:val="0"/>
              <w:marRight w:val="0"/>
              <w:marTop w:val="0"/>
              <w:marBottom w:val="0"/>
              <w:divBdr>
                <w:top w:val="none" w:sz="0" w:space="0" w:color="auto"/>
                <w:left w:val="none" w:sz="0" w:space="0" w:color="auto"/>
                <w:bottom w:val="none" w:sz="0" w:space="0" w:color="auto"/>
                <w:right w:val="none" w:sz="0" w:space="0" w:color="auto"/>
              </w:divBdr>
            </w:div>
            <w:div w:id="1296569960">
              <w:marLeft w:val="0"/>
              <w:marRight w:val="0"/>
              <w:marTop w:val="0"/>
              <w:marBottom w:val="0"/>
              <w:divBdr>
                <w:top w:val="none" w:sz="0" w:space="0" w:color="auto"/>
                <w:left w:val="none" w:sz="0" w:space="0" w:color="auto"/>
                <w:bottom w:val="none" w:sz="0" w:space="0" w:color="auto"/>
                <w:right w:val="none" w:sz="0" w:space="0" w:color="auto"/>
              </w:divBdr>
            </w:div>
            <w:div w:id="1297445638">
              <w:marLeft w:val="0"/>
              <w:marRight w:val="0"/>
              <w:marTop w:val="0"/>
              <w:marBottom w:val="0"/>
              <w:divBdr>
                <w:top w:val="none" w:sz="0" w:space="0" w:color="auto"/>
                <w:left w:val="none" w:sz="0" w:space="0" w:color="auto"/>
                <w:bottom w:val="none" w:sz="0" w:space="0" w:color="auto"/>
                <w:right w:val="none" w:sz="0" w:space="0" w:color="auto"/>
              </w:divBdr>
            </w:div>
            <w:div w:id="1304890472">
              <w:marLeft w:val="0"/>
              <w:marRight w:val="0"/>
              <w:marTop w:val="0"/>
              <w:marBottom w:val="0"/>
              <w:divBdr>
                <w:top w:val="none" w:sz="0" w:space="0" w:color="auto"/>
                <w:left w:val="none" w:sz="0" w:space="0" w:color="auto"/>
                <w:bottom w:val="none" w:sz="0" w:space="0" w:color="auto"/>
                <w:right w:val="none" w:sz="0" w:space="0" w:color="auto"/>
              </w:divBdr>
            </w:div>
            <w:div w:id="1306738614">
              <w:marLeft w:val="0"/>
              <w:marRight w:val="0"/>
              <w:marTop w:val="0"/>
              <w:marBottom w:val="0"/>
              <w:divBdr>
                <w:top w:val="none" w:sz="0" w:space="0" w:color="auto"/>
                <w:left w:val="none" w:sz="0" w:space="0" w:color="auto"/>
                <w:bottom w:val="none" w:sz="0" w:space="0" w:color="auto"/>
                <w:right w:val="none" w:sz="0" w:space="0" w:color="auto"/>
              </w:divBdr>
            </w:div>
            <w:div w:id="1311060406">
              <w:marLeft w:val="0"/>
              <w:marRight w:val="0"/>
              <w:marTop w:val="0"/>
              <w:marBottom w:val="0"/>
              <w:divBdr>
                <w:top w:val="none" w:sz="0" w:space="0" w:color="auto"/>
                <w:left w:val="none" w:sz="0" w:space="0" w:color="auto"/>
                <w:bottom w:val="none" w:sz="0" w:space="0" w:color="auto"/>
                <w:right w:val="none" w:sz="0" w:space="0" w:color="auto"/>
              </w:divBdr>
            </w:div>
            <w:div w:id="1311251570">
              <w:marLeft w:val="0"/>
              <w:marRight w:val="0"/>
              <w:marTop w:val="0"/>
              <w:marBottom w:val="0"/>
              <w:divBdr>
                <w:top w:val="none" w:sz="0" w:space="0" w:color="auto"/>
                <w:left w:val="none" w:sz="0" w:space="0" w:color="auto"/>
                <w:bottom w:val="none" w:sz="0" w:space="0" w:color="auto"/>
                <w:right w:val="none" w:sz="0" w:space="0" w:color="auto"/>
              </w:divBdr>
            </w:div>
            <w:div w:id="1312908443">
              <w:marLeft w:val="0"/>
              <w:marRight w:val="0"/>
              <w:marTop w:val="0"/>
              <w:marBottom w:val="0"/>
              <w:divBdr>
                <w:top w:val="none" w:sz="0" w:space="0" w:color="auto"/>
                <w:left w:val="none" w:sz="0" w:space="0" w:color="auto"/>
                <w:bottom w:val="none" w:sz="0" w:space="0" w:color="auto"/>
                <w:right w:val="none" w:sz="0" w:space="0" w:color="auto"/>
              </w:divBdr>
            </w:div>
            <w:div w:id="1315767192">
              <w:marLeft w:val="0"/>
              <w:marRight w:val="0"/>
              <w:marTop w:val="0"/>
              <w:marBottom w:val="0"/>
              <w:divBdr>
                <w:top w:val="none" w:sz="0" w:space="0" w:color="auto"/>
                <w:left w:val="none" w:sz="0" w:space="0" w:color="auto"/>
                <w:bottom w:val="none" w:sz="0" w:space="0" w:color="auto"/>
                <w:right w:val="none" w:sz="0" w:space="0" w:color="auto"/>
              </w:divBdr>
            </w:div>
            <w:div w:id="1319386780">
              <w:marLeft w:val="0"/>
              <w:marRight w:val="0"/>
              <w:marTop w:val="0"/>
              <w:marBottom w:val="0"/>
              <w:divBdr>
                <w:top w:val="none" w:sz="0" w:space="0" w:color="auto"/>
                <w:left w:val="none" w:sz="0" w:space="0" w:color="auto"/>
                <w:bottom w:val="none" w:sz="0" w:space="0" w:color="auto"/>
                <w:right w:val="none" w:sz="0" w:space="0" w:color="auto"/>
              </w:divBdr>
            </w:div>
            <w:div w:id="1324813433">
              <w:marLeft w:val="0"/>
              <w:marRight w:val="0"/>
              <w:marTop w:val="0"/>
              <w:marBottom w:val="0"/>
              <w:divBdr>
                <w:top w:val="none" w:sz="0" w:space="0" w:color="auto"/>
                <w:left w:val="none" w:sz="0" w:space="0" w:color="auto"/>
                <w:bottom w:val="none" w:sz="0" w:space="0" w:color="auto"/>
                <w:right w:val="none" w:sz="0" w:space="0" w:color="auto"/>
              </w:divBdr>
            </w:div>
            <w:div w:id="1327127750">
              <w:marLeft w:val="0"/>
              <w:marRight w:val="0"/>
              <w:marTop w:val="0"/>
              <w:marBottom w:val="0"/>
              <w:divBdr>
                <w:top w:val="none" w:sz="0" w:space="0" w:color="auto"/>
                <w:left w:val="none" w:sz="0" w:space="0" w:color="auto"/>
                <w:bottom w:val="none" w:sz="0" w:space="0" w:color="auto"/>
                <w:right w:val="none" w:sz="0" w:space="0" w:color="auto"/>
              </w:divBdr>
            </w:div>
            <w:div w:id="1335958012">
              <w:marLeft w:val="0"/>
              <w:marRight w:val="0"/>
              <w:marTop w:val="0"/>
              <w:marBottom w:val="0"/>
              <w:divBdr>
                <w:top w:val="none" w:sz="0" w:space="0" w:color="auto"/>
                <w:left w:val="none" w:sz="0" w:space="0" w:color="auto"/>
                <w:bottom w:val="none" w:sz="0" w:space="0" w:color="auto"/>
                <w:right w:val="none" w:sz="0" w:space="0" w:color="auto"/>
              </w:divBdr>
            </w:div>
            <w:div w:id="1343974614">
              <w:marLeft w:val="0"/>
              <w:marRight w:val="0"/>
              <w:marTop w:val="0"/>
              <w:marBottom w:val="0"/>
              <w:divBdr>
                <w:top w:val="none" w:sz="0" w:space="0" w:color="auto"/>
                <w:left w:val="none" w:sz="0" w:space="0" w:color="auto"/>
                <w:bottom w:val="none" w:sz="0" w:space="0" w:color="auto"/>
                <w:right w:val="none" w:sz="0" w:space="0" w:color="auto"/>
              </w:divBdr>
            </w:div>
            <w:div w:id="1345740008">
              <w:marLeft w:val="0"/>
              <w:marRight w:val="0"/>
              <w:marTop w:val="0"/>
              <w:marBottom w:val="0"/>
              <w:divBdr>
                <w:top w:val="none" w:sz="0" w:space="0" w:color="auto"/>
                <w:left w:val="none" w:sz="0" w:space="0" w:color="auto"/>
                <w:bottom w:val="none" w:sz="0" w:space="0" w:color="auto"/>
                <w:right w:val="none" w:sz="0" w:space="0" w:color="auto"/>
              </w:divBdr>
            </w:div>
            <w:div w:id="1350715061">
              <w:marLeft w:val="0"/>
              <w:marRight w:val="0"/>
              <w:marTop w:val="0"/>
              <w:marBottom w:val="0"/>
              <w:divBdr>
                <w:top w:val="none" w:sz="0" w:space="0" w:color="auto"/>
                <w:left w:val="none" w:sz="0" w:space="0" w:color="auto"/>
                <w:bottom w:val="none" w:sz="0" w:space="0" w:color="auto"/>
                <w:right w:val="none" w:sz="0" w:space="0" w:color="auto"/>
              </w:divBdr>
            </w:div>
            <w:div w:id="1355229014">
              <w:marLeft w:val="0"/>
              <w:marRight w:val="0"/>
              <w:marTop w:val="0"/>
              <w:marBottom w:val="0"/>
              <w:divBdr>
                <w:top w:val="none" w:sz="0" w:space="0" w:color="auto"/>
                <w:left w:val="none" w:sz="0" w:space="0" w:color="auto"/>
                <w:bottom w:val="none" w:sz="0" w:space="0" w:color="auto"/>
                <w:right w:val="none" w:sz="0" w:space="0" w:color="auto"/>
              </w:divBdr>
            </w:div>
            <w:div w:id="1364330408">
              <w:marLeft w:val="0"/>
              <w:marRight w:val="0"/>
              <w:marTop w:val="0"/>
              <w:marBottom w:val="0"/>
              <w:divBdr>
                <w:top w:val="none" w:sz="0" w:space="0" w:color="auto"/>
                <w:left w:val="none" w:sz="0" w:space="0" w:color="auto"/>
                <w:bottom w:val="none" w:sz="0" w:space="0" w:color="auto"/>
                <w:right w:val="none" w:sz="0" w:space="0" w:color="auto"/>
              </w:divBdr>
            </w:div>
            <w:div w:id="1365516519">
              <w:marLeft w:val="0"/>
              <w:marRight w:val="0"/>
              <w:marTop w:val="0"/>
              <w:marBottom w:val="0"/>
              <w:divBdr>
                <w:top w:val="none" w:sz="0" w:space="0" w:color="auto"/>
                <w:left w:val="none" w:sz="0" w:space="0" w:color="auto"/>
                <w:bottom w:val="none" w:sz="0" w:space="0" w:color="auto"/>
                <w:right w:val="none" w:sz="0" w:space="0" w:color="auto"/>
              </w:divBdr>
            </w:div>
            <w:div w:id="1373194577">
              <w:marLeft w:val="0"/>
              <w:marRight w:val="0"/>
              <w:marTop w:val="0"/>
              <w:marBottom w:val="0"/>
              <w:divBdr>
                <w:top w:val="none" w:sz="0" w:space="0" w:color="auto"/>
                <w:left w:val="none" w:sz="0" w:space="0" w:color="auto"/>
                <w:bottom w:val="none" w:sz="0" w:space="0" w:color="auto"/>
                <w:right w:val="none" w:sz="0" w:space="0" w:color="auto"/>
              </w:divBdr>
            </w:div>
            <w:div w:id="1375545883">
              <w:marLeft w:val="0"/>
              <w:marRight w:val="0"/>
              <w:marTop w:val="0"/>
              <w:marBottom w:val="0"/>
              <w:divBdr>
                <w:top w:val="none" w:sz="0" w:space="0" w:color="auto"/>
                <w:left w:val="none" w:sz="0" w:space="0" w:color="auto"/>
                <w:bottom w:val="none" w:sz="0" w:space="0" w:color="auto"/>
                <w:right w:val="none" w:sz="0" w:space="0" w:color="auto"/>
              </w:divBdr>
            </w:div>
            <w:div w:id="1397509853">
              <w:marLeft w:val="0"/>
              <w:marRight w:val="0"/>
              <w:marTop w:val="0"/>
              <w:marBottom w:val="0"/>
              <w:divBdr>
                <w:top w:val="none" w:sz="0" w:space="0" w:color="auto"/>
                <w:left w:val="none" w:sz="0" w:space="0" w:color="auto"/>
                <w:bottom w:val="none" w:sz="0" w:space="0" w:color="auto"/>
                <w:right w:val="none" w:sz="0" w:space="0" w:color="auto"/>
              </w:divBdr>
            </w:div>
            <w:div w:id="1397628180">
              <w:marLeft w:val="0"/>
              <w:marRight w:val="0"/>
              <w:marTop w:val="0"/>
              <w:marBottom w:val="0"/>
              <w:divBdr>
                <w:top w:val="none" w:sz="0" w:space="0" w:color="auto"/>
                <w:left w:val="none" w:sz="0" w:space="0" w:color="auto"/>
                <w:bottom w:val="none" w:sz="0" w:space="0" w:color="auto"/>
                <w:right w:val="none" w:sz="0" w:space="0" w:color="auto"/>
              </w:divBdr>
            </w:div>
            <w:div w:id="1399286806">
              <w:marLeft w:val="0"/>
              <w:marRight w:val="0"/>
              <w:marTop w:val="0"/>
              <w:marBottom w:val="0"/>
              <w:divBdr>
                <w:top w:val="none" w:sz="0" w:space="0" w:color="auto"/>
                <w:left w:val="none" w:sz="0" w:space="0" w:color="auto"/>
                <w:bottom w:val="none" w:sz="0" w:space="0" w:color="auto"/>
                <w:right w:val="none" w:sz="0" w:space="0" w:color="auto"/>
              </w:divBdr>
            </w:div>
            <w:div w:id="1402676306">
              <w:marLeft w:val="0"/>
              <w:marRight w:val="0"/>
              <w:marTop w:val="0"/>
              <w:marBottom w:val="0"/>
              <w:divBdr>
                <w:top w:val="none" w:sz="0" w:space="0" w:color="auto"/>
                <w:left w:val="none" w:sz="0" w:space="0" w:color="auto"/>
                <w:bottom w:val="none" w:sz="0" w:space="0" w:color="auto"/>
                <w:right w:val="none" w:sz="0" w:space="0" w:color="auto"/>
              </w:divBdr>
            </w:div>
            <w:div w:id="1402676356">
              <w:marLeft w:val="0"/>
              <w:marRight w:val="0"/>
              <w:marTop w:val="0"/>
              <w:marBottom w:val="0"/>
              <w:divBdr>
                <w:top w:val="none" w:sz="0" w:space="0" w:color="auto"/>
                <w:left w:val="none" w:sz="0" w:space="0" w:color="auto"/>
                <w:bottom w:val="none" w:sz="0" w:space="0" w:color="auto"/>
                <w:right w:val="none" w:sz="0" w:space="0" w:color="auto"/>
              </w:divBdr>
            </w:div>
            <w:div w:id="1407607176">
              <w:marLeft w:val="0"/>
              <w:marRight w:val="0"/>
              <w:marTop w:val="0"/>
              <w:marBottom w:val="0"/>
              <w:divBdr>
                <w:top w:val="none" w:sz="0" w:space="0" w:color="auto"/>
                <w:left w:val="none" w:sz="0" w:space="0" w:color="auto"/>
                <w:bottom w:val="none" w:sz="0" w:space="0" w:color="auto"/>
                <w:right w:val="none" w:sz="0" w:space="0" w:color="auto"/>
              </w:divBdr>
            </w:div>
            <w:div w:id="1410808297">
              <w:marLeft w:val="0"/>
              <w:marRight w:val="0"/>
              <w:marTop w:val="0"/>
              <w:marBottom w:val="0"/>
              <w:divBdr>
                <w:top w:val="none" w:sz="0" w:space="0" w:color="auto"/>
                <w:left w:val="none" w:sz="0" w:space="0" w:color="auto"/>
                <w:bottom w:val="none" w:sz="0" w:space="0" w:color="auto"/>
                <w:right w:val="none" w:sz="0" w:space="0" w:color="auto"/>
              </w:divBdr>
            </w:div>
            <w:div w:id="1412510264">
              <w:marLeft w:val="0"/>
              <w:marRight w:val="0"/>
              <w:marTop w:val="0"/>
              <w:marBottom w:val="0"/>
              <w:divBdr>
                <w:top w:val="none" w:sz="0" w:space="0" w:color="auto"/>
                <w:left w:val="none" w:sz="0" w:space="0" w:color="auto"/>
                <w:bottom w:val="none" w:sz="0" w:space="0" w:color="auto"/>
                <w:right w:val="none" w:sz="0" w:space="0" w:color="auto"/>
              </w:divBdr>
            </w:div>
            <w:div w:id="1413892279">
              <w:marLeft w:val="0"/>
              <w:marRight w:val="0"/>
              <w:marTop w:val="0"/>
              <w:marBottom w:val="0"/>
              <w:divBdr>
                <w:top w:val="none" w:sz="0" w:space="0" w:color="auto"/>
                <w:left w:val="none" w:sz="0" w:space="0" w:color="auto"/>
                <w:bottom w:val="none" w:sz="0" w:space="0" w:color="auto"/>
                <w:right w:val="none" w:sz="0" w:space="0" w:color="auto"/>
              </w:divBdr>
            </w:div>
            <w:div w:id="1421288698">
              <w:marLeft w:val="0"/>
              <w:marRight w:val="0"/>
              <w:marTop w:val="0"/>
              <w:marBottom w:val="0"/>
              <w:divBdr>
                <w:top w:val="none" w:sz="0" w:space="0" w:color="auto"/>
                <w:left w:val="none" w:sz="0" w:space="0" w:color="auto"/>
                <w:bottom w:val="none" w:sz="0" w:space="0" w:color="auto"/>
                <w:right w:val="none" w:sz="0" w:space="0" w:color="auto"/>
              </w:divBdr>
            </w:div>
            <w:div w:id="1422795568">
              <w:marLeft w:val="0"/>
              <w:marRight w:val="0"/>
              <w:marTop w:val="0"/>
              <w:marBottom w:val="0"/>
              <w:divBdr>
                <w:top w:val="none" w:sz="0" w:space="0" w:color="auto"/>
                <w:left w:val="none" w:sz="0" w:space="0" w:color="auto"/>
                <w:bottom w:val="none" w:sz="0" w:space="0" w:color="auto"/>
                <w:right w:val="none" w:sz="0" w:space="0" w:color="auto"/>
              </w:divBdr>
            </w:div>
            <w:div w:id="1431508659">
              <w:marLeft w:val="0"/>
              <w:marRight w:val="0"/>
              <w:marTop w:val="0"/>
              <w:marBottom w:val="0"/>
              <w:divBdr>
                <w:top w:val="none" w:sz="0" w:space="0" w:color="auto"/>
                <w:left w:val="none" w:sz="0" w:space="0" w:color="auto"/>
                <w:bottom w:val="none" w:sz="0" w:space="0" w:color="auto"/>
                <w:right w:val="none" w:sz="0" w:space="0" w:color="auto"/>
              </w:divBdr>
            </w:div>
            <w:div w:id="1436710277">
              <w:marLeft w:val="0"/>
              <w:marRight w:val="0"/>
              <w:marTop w:val="0"/>
              <w:marBottom w:val="0"/>
              <w:divBdr>
                <w:top w:val="none" w:sz="0" w:space="0" w:color="auto"/>
                <w:left w:val="none" w:sz="0" w:space="0" w:color="auto"/>
                <w:bottom w:val="none" w:sz="0" w:space="0" w:color="auto"/>
                <w:right w:val="none" w:sz="0" w:space="0" w:color="auto"/>
              </w:divBdr>
            </w:div>
            <w:div w:id="1439644158">
              <w:marLeft w:val="0"/>
              <w:marRight w:val="0"/>
              <w:marTop w:val="0"/>
              <w:marBottom w:val="0"/>
              <w:divBdr>
                <w:top w:val="none" w:sz="0" w:space="0" w:color="auto"/>
                <w:left w:val="none" w:sz="0" w:space="0" w:color="auto"/>
                <w:bottom w:val="none" w:sz="0" w:space="0" w:color="auto"/>
                <w:right w:val="none" w:sz="0" w:space="0" w:color="auto"/>
              </w:divBdr>
            </w:div>
            <w:div w:id="1441222274">
              <w:marLeft w:val="0"/>
              <w:marRight w:val="0"/>
              <w:marTop w:val="0"/>
              <w:marBottom w:val="0"/>
              <w:divBdr>
                <w:top w:val="none" w:sz="0" w:space="0" w:color="auto"/>
                <w:left w:val="none" w:sz="0" w:space="0" w:color="auto"/>
                <w:bottom w:val="none" w:sz="0" w:space="0" w:color="auto"/>
                <w:right w:val="none" w:sz="0" w:space="0" w:color="auto"/>
              </w:divBdr>
            </w:div>
            <w:div w:id="1453017310">
              <w:marLeft w:val="0"/>
              <w:marRight w:val="0"/>
              <w:marTop w:val="0"/>
              <w:marBottom w:val="0"/>
              <w:divBdr>
                <w:top w:val="none" w:sz="0" w:space="0" w:color="auto"/>
                <w:left w:val="none" w:sz="0" w:space="0" w:color="auto"/>
                <w:bottom w:val="none" w:sz="0" w:space="0" w:color="auto"/>
                <w:right w:val="none" w:sz="0" w:space="0" w:color="auto"/>
              </w:divBdr>
            </w:div>
            <w:div w:id="1455565181">
              <w:marLeft w:val="0"/>
              <w:marRight w:val="0"/>
              <w:marTop w:val="0"/>
              <w:marBottom w:val="0"/>
              <w:divBdr>
                <w:top w:val="none" w:sz="0" w:space="0" w:color="auto"/>
                <w:left w:val="none" w:sz="0" w:space="0" w:color="auto"/>
                <w:bottom w:val="none" w:sz="0" w:space="0" w:color="auto"/>
                <w:right w:val="none" w:sz="0" w:space="0" w:color="auto"/>
              </w:divBdr>
            </w:div>
            <w:div w:id="1460225400">
              <w:marLeft w:val="0"/>
              <w:marRight w:val="0"/>
              <w:marTop w:val="0"/>
              <w:marBottom w:val="0"/>
              <w:divBdr>
                <w:top w:val="none" w:sz="0" w:space="0" w:color="auto"/>
                <w:left w:val="none" w:sz="0" w:space="0" w:color="auto"/>
                <w:bottom w:val="none" w:sz="0" w:space="0" w:color="auto"/>
                <w:right w:val="none" w:sz="0" w:space="0" w:color="auto"/>
              </w:divBdr>
            </w:div>
            <w:div w:id="1461075099">
              <w:marLeft w:val="0"/>
              <w:marRight w:val="0"/>
              <w:marTop w:val="0"/>
              <w:marBottom w:val="0"/>
              <w:divBdr>
                <w:top w:val="none" w:sz="0" w:space="0" w:color="auto"/>
                <w:left w:val="none" w:sz="0" w:space="0" w:color="auto"/>
                <w:bottom w:val="none" w:sz="0" w:space="0" w:color="auto"/>
                <w:right w:val="none" w:sz="0" w:space="0" w:color="auto"/>
              </w:divBdr>
            </w:div>
            <w:div w:id="1480228002">
              <w:marLeft w:val="0"/>
              <w:marRight w:val="0"/>
              <w:marTop w:val="0"/>
              <w:marBottom w:val="0"/>
              <w:divBdr>
                <w:top w:val="none" w:sz="0" w:space="0" w:color="auto"/>
                <w:left w:val="none" w:sz="0" w:space="0" w:color="auto"/>
                <w:bottom w:val="none" w:sz="0" w:space="0" w:color="auto"/>
                <w:right w:val="none" w:sz="0" w:space="0" w:color="auto"/>
              </w:divBdr>
            </w:div>
            <w:div w:id="1488092700">
              <w:marLeft w:val="0"/>
              <w:marRight w:val="0"/>
              <w:marTop w:val="0"/>
              <w:marBottom w:val="0"/>
              <w:divBdr>
                <w:top w:val="none" w:sz="0" w:space="0" w:color="auto"/>
                <w:left w:val="none" w:sz="0" w:space="0" w:color="auto"/>
                <w:bottom w:val="none" w:sz="0" w:space="0" w:color="auto"/>
                <w:right w:val="none" w:sz="0" w:space="0" w:color="auto"/>
              </w:divBdr>
            </w:div>
            <w:div w:id="1488477848">
              <w:marLeft w:val="0"/>
              <w:marRight w:val="0"/>
              <w:marTop w:val="0"/>
              <w:marBottom w:val="0"/>
              <w:divBdr>
                <w:top w:val="none" w:sz="0" w:space="0" w:color="auto"/>
                <w:left w:val="none" w:sz="0" w:space="0" w:color="auto"/>
                <w:bottom w:val="none" w:sz="0" w:space="0" w:color="auto"/>
                <w:right w:val="none" w:sz="0" w:space="0" w:color="auto"/>
              </w:divBdr>
            </w:div>
            <w:div w:id="1491672944">
              <w:marLeft w:val="0"/>
              <w:marRight w:val="0"/>
              <w:marTop w:val="0"/>
              <w:marBottom w:val="0"/>
              <w:divBdr>
                <w:top w:val="none" w:sz="0" w:space="0" w:color="auto"/>
                <w:left w:val="none" w:sz="0" w:space="0" w:color="auto"/>
                <w:bottom w:val="none" w:sz="0" w:space="0" w:color="auto"/>
                <w:right w:val="none" w:sz="0" w:space="0" w:color="auto"/>
              </w:divBdr>
            </w:div>
            <w:div w:id="1494375279">
              <w:marLeft w:val="0"/>
              <w:marRight w:val="0"/>
              <w:marTop w:val="0"/>
              <w:marBottom w:val="0"/>
              <w:divBdr>
                <w:top w:val="none" w:sz="0" w:space="0" w:color="auto"/>
                <w:left w:val="none" w:sz="0" w:space="0" w:color="auto"/>
                <w:bottom w:val="none" w:sz="0" w:space="0" w:color="auto"/>
                <w:right w:val="none" w:sz="0" w:space="0" w:color="auto"/>
              </w:divBdr>
            </w:div>
            <w:div w:id="1499342007">
              <w:marLeft w:val="0"/>
              <w:marRight w:val="0"/>
              <w:marTop w:val="0"/>
              <w:marBottom w:val="0"/>
              <w:divBdr>
                <w:top w:val="none" w:sz="0" w:space="0" w:color="auto"/>
                <w:left w:val="none" w:sz="0" w:space="0" w:color="auto"/>
                <w:bottom w:val="none" w:sz="0" w:space="0" w:color="auto"/>
                <w:right w:val="none" w:sz="0" w:space="0" w:color="auto"/>
              </w:divBdr>
            </w:div>
            <w:div w:id="1503736662">
              <w:marLeft w:val="0"/>
              <w:marRight w:val="0"/>
              <w:marTop w:val="0"/>
              <w:marBottom w:val="0"/>
              <w:divBdr>
                <w:top w:val="none" w:sz="0" w:space="0" w:color="auto"/>
                <w:left w:val="none" w:sz="0" w:space="0" w:color="auto"/>
                <w:bottom w:val="none" w:sz="0" w:space="0" w:color="auto"/>
                <w:right w:val="none" w:sz="0" w:space="0" w:color="auto"/>
              </w:divBdr>
            </w:div>
            <w:div w:id="1504515751">
              <w:marLeft w:val="0"/>
              <w:marRight w:val="0"/>
              <w:marTop w:val="0"/>
              <w:marBottom w:val="0"/>
              <w:divBdr>
                <w:top w:val="none" w:sz="0" w:space="0" w:color="auto"/>
                <w:left w:val="none" w:sz="0" w:space="0" w:color="auto"/>
                <w:bottom w:val="none" w:sz="0" w:space="0" w:color="auto"/>
                <w:right w:val="none" w:sz="0" w:space="0" w:color="auto"/>
              </w:divBdr>
            </w:div>
            <w:div w:id="1509247409">
              <w:marLeft w:val="0"/>
              <w:marRight w:val="0"/>
              <w:marTop w:val="0"/>
              <w:marBottom w:val="0"/>
              <w:divBdr>
                <w:top w:val="none" w:sz="0" w:space="0" w:color="auto"/>
                <w:left w:val="none" w:sz="0" w:space="0" w:color="auto"/>
                <w:bottom w:val="none" w:sz="0" w:space="0" w:color="auto"/>
                <w:right w:val="none" w:sz="0" w:space="0" w:color="auto"/>
              </w:divBdr>
            </w:div>
            <w:div w:id="1510169989">
              <w:marLeft w:val="0"/>
              <w:marRight w:val="0"/>
              <w:marTop w:val="0"/>
              <w:marBottom w:val="0"/>
              <w:divBdr>
                <w:top w:val="none" w:sz="0" w:space="0" w:color="auto"/>
                <w:left w:val="none" w:sz="0" w:space="0" w:color="auto"/>
                <w:bottom w:val="none" w:sz="0" w:space="0" w:color="auto"/>
                <w:right w:val="none" w:sz="0" w:space="0" w:color="auto"/>
              </w:divBdr>
            </w:div>
            <w:div w:id="1515343606">
              <w:marLeft w:val="0"/>
              <w:marRight w:val="0"/>
              <w:marTop w:val="0"/>
              <w:marBottom w:val="0"/>
              <w:divBdr>
                <w:top w:val="none" w:sz="0" w:space="0" w:color="auto"/>
                <w:left w:val="none" w:sz="0" w:space="0" w:color="auto"/>
                <w:bottom w:val="none" w:sz="0" w:space="0" w:color="auto"/>
                <w:right w:val="none" w:sz="0" w:space="0" w:color="auto"/>
              </w:divBdr>
            </w:div>
            <w:div w:id="1519615136">
              <w:marLeft w:val="0"/>
              <w:marRight w:val="0"/>
              <w:marTop w:val="0"/>
              <w:marBottom w:val="0"/>
              <w:divBdr>
                <w:top w:val="none" w:sz="0" w:space="0" w:color="auto"/>
                <w:left w:val="none" w:sz="0" w:space="0" w:color="auto"/>
                <w:bottom w:val="none" w:sz="0" w:space="0" w:color="auto"/>
                <w:right w:val="none" w:sz="0" w:space="0" w:color="auto"/>
              </w:divBdr>
            </w:div>
            <w:div w:id="1520581288">
              <w:marLeft w:val="0"/>
              <w:marRight w:val="0"/>
              <w:marTop w:val="0"/>
              <w:marBottom w:val="0"/>
              <w:divBdr>
                <w:top w:val="none" w:sz="0" w:space="0" w:color="auto"/>
                <w:left w:val="none" w:sz="0" w:space="0" w:color="auto"/>
                <w:bottom w:val="none" w:sz="0" w:space="0" w:color="auto"/>
                <w:right w:val="none" w:sz="0" w:space="0" w:color="auto"/>
              </w:divBdr>
            </w:div>
            <w:div w:id="1523201198">
              <w:marLeft w:val="0"/>
              <w:marRight w:val="0"/>
              <w:marTop w:val="0"/>
              <w:marBottom w:val="0"/>
              <w:divBdr>
                <w:top w:val="none" w:sz="0" w:space="0" w:color="auto"/>
                <w:left w:val="none" w:sz="0" w:space="0" w:color="auto"/>
                <w:bottom w:val="none" w:sz="0" w:space="0" w:color="auto"/>
                <w:right w:val="none" w:sz="0" w:space="0" w:color="auto"/>
              </w:divBdr>
            </w:div>
            <w:div w:id="1525635085">
              <w:marLeft w:val="0"/>
              <w:marRight w:val="0"/>
              <w:marTop w:val="0"/>
              <w:marBottom w:val="0"/>
              <w:divBdr>
                <w:top w:val="none" w:sz="0" w:space="0" w:color="auto"/>
                <w:left w:val="none" w:sz="0" w:space="0" w:color="auto"/>
                <w:bottom w:val="none" w:sz="0" w:space="0" w:color="auto"/>
                <w:right w:val="none" w:sz="0" w:space="0" w:color="auto"/>
              </w:divBdr>
            </w:div>
            <w:div w:id="1530096911">
              <w:marLeft w:val="0"/>
              <w:marRight w:val="0"/>
              <w:marTop w:val="0"/>
              <w:marBottom w:val="0"/>
              <w:divBdr>
                <w:top w:val="none" w:sz="0" w:space="0" w:color="auto"/>
                <w:left w:val="none" w:sz="0" w:space="0" w:color="auto"/>
                <w:bottom w:val="none" w:sz="0" w:space="0" w:color="auto"/>
                <w:right w:val="none" w:sz="0" w:space="0" w:color="auto"/>
              </w:divBdr>
            </w:div>
            <w:div w:id="1530334964">
              <w:marLeft w:val="0"/>
              <w:marRight w:val="0"/>
              <w:marTop w:val="0"/>
              <w:marBottom w:val="0"/>
              <w:divBdr>
                <w:top w:val="none" w:sz="0" w:space="0" w:color="auto"/>
                <w:left w:val="none" w:sz="0" w:space="0" w:color="auto"/>
                <w:bottom w:val="none" w:sz="0" w:space="0" w:color="auto"/>
                <w:right w:val="none" w:sz="0" w:space="0" w:color="auto"/>
              </w:divBdr>
            </w:div>
            <w:div w:id="1537549615">
              <w:marLeft w:val="0"/>
              <w:marRight w:val="0"/>
              <w:marTop w:val="0"/>
              <w:marBottom w:val="0"/>
              <w:divBdr>
                <w:top w:val="none" w:sz="0" w:space="0" w:color="auto"/>
                <w:left w:val="none" w:sz="0" w:space="0" w:color="auto"/>
                <w:bottom w:val="none" w:sz="0" w:space="0" w:color="auto"/>
                <w:right w:val="none" w:sz="0" w:space="0" w:color="auto"/>
              </w:divBdr>
            </w:div>
            <w:div w:id="1540509439">
              <w:marLeft w:val="0"/>
              <w:marRight w:val="0"/>
              <w:marTop w:val="0"/>
              <w:marBottom w:val="0"/>
              <w:divBdr>
                <w:top w:val="none" w:sz="0" w:space="0" w:color="auto"/>
                <w:left w:val="none" w:sz="0" w:space="0" w:color="auto"/>
                <w:bottom w:val="none" w:sz="0" w:space="0" w:color="auto"/>
                <w:right w:val="none" w:sz="0" w:space="0" w:color="auto"/>
              </w:divBdr>
            </w:div>
            <w:div w:id="1550385660">
              <w:marLeft w:val="0"/>
              <w:marRight w:val="0"/>
              <w:marTop w:val="0"/>
              <w:marBottom w:val="0"/>
              <w:divBdr>
                <w:top w:val="none" w:sz="0" w:space="0" w:color="auto"/>
                <w:left w:val="none" w:sz="0" w:space="0" w:color="auto"/>
                <w:bottom w:val="none" w:sz="0" w:space="0" w:color="auto"/>
                <w:right w:val="none" w:sz="0" w:space="0" w:color="auto"/>
              </w:divBdr>
            </w:div>
            <w:div w:id="1551915808">
              <w:marLeft w:val="0"/>
              <w:marRight w:val="0"/>
              <w:marTop w:val="0"/>
              <w:marBottom w:val="0"/>
              <w:divBdr>
                <w:top w:val="none" w:sz="0" w:space="0" w:color="auto"/>
                <w:left w:val="none" w:sz="0" w:space="0" w:color="auto"/>
                <w:bottom w:val="none" w:sz="0" w:space="0" w:color="auto"/>
                <w:right w:val="none" w:sz="0" w:space="0" w:color="auto"/>
              </w:divBdr>
            </w:div>
            <w:div w:id="1562523780">
              <w:marLeft w:val="0"/>
              <w:marRight w:val="0"/>
              <w:marTop w:val="0"/>
              <w:marBottom w:val="0"/>
              <w:divBdr>
                <w:top w:val="none" w:sz="0" w:space="0" w:color="auto"/>
                <w:left w:val="none" w:sz="0" w:space="0" w:color="auto"/>
                <w:bottom w:val="none" w:sz="0" w:space="0" w:color="auto"/>
                <w:right w:val="none" w:sz="0" w:space="0" w:color="auto"/>
              </w:divBdr>
            </w:div>
            <w:div w:id="1568882902">
              <w:marLeft w:val="0"/>
              <w:marRight w:val="0"/>
              <w:marTop w:val="0"/>
              <w:marBottom w:val="0"/>
              <w:divBdr>
                <w:top w:val="none" w:sz="0" w:space="0" w:color="auto"/>
                <w:left w:val="none" w:sz="0" w:space="0" w:color="auto"/>
                <w:bottom w:val="none" w:sz="0" w:space="0" w:color="auto"/>
                <w:right w:val="none" w:sz="0" w:space="0" w:color="auto"/>
              </w:divBdr>
            </w:div>
            <w:div w:id="1569076623">
              <w:marLeft w:val="0"/>
              <w:marRight w:val="0"/>
              <w:marTop w:val="0"/>
              <w:marBottom w:val="0"/>
              <w:divBdr>
                <w:top w:val="none" w:sz="0" w:space="0" w:color="auto"/>
                <w:left w:val="none" w:sz="0" w:space="0" w:color="auto"/>
                <w:bottom w:val="none" w:sz="0" w:space="0" w:color="auto"/>
                <w:right w:val="none" w:sz="0" w:space="0" w:color="auto"/>
              </w:divBdr>
            </w:div>
            <w:div w:id="1573151324">
              <w:marLeft w:val="0"/>
              <w:marRight w:val="0"/>
              <w:marTop w:val="0"/>
              <w:marBottom w:val="0"/>
              <w:divBdr>
                <w:top w:val="none" w:sz="0" w:space="0" w:color="auto"/>
                <w:left w:val="none" w:sz="0" w:space="0" w:color="auto"/>
                <w:bottom w:val="none" w:sz="0" w:space="0" w:color="auto"/>
                <w:right w:val="none" w:sz="0" w:space="0" w:color="auto"/>
              </w:divBdr>
            </w:div>
            <w:div w:id="1575049181">
              <w:marLeft w:val="0"/>
              <w:marRight w:val="0"/>
              <w:marTop w:val="0"/>
              <w:marBottom w:val="0"/>
              <w:divBdr>
                <w:top w:val="none" w:sz="0" w:space="0" w:color="auto"/>
                <w:left w:val="none" w:sz="0" w:space="0" w:color="auto"/>
                <w:bottom w:val="none" w:sz="0" w:space="0" w:color="auto"/>
                <w:right w:val="none" w:sz="0" w:space="0" w:color="auto"/>
              </w:divBdr>
            </w:div>
            <w:div w:id="1579249508">
              <w:marLeft w:val="0"/>
              <w:marRight w:val="0"/>
              <w:marTop w:val="0"/>
              <w:marBottom w:val="0"/>
              <w:divBdr>
                <w:top w:val="none" w:sz="0" w:space="0" w:color="auto"/>
                <w:left w:val="none" w:sz="0" w:space="0" w:color="auto"/>
                <w:bottom w:val="none" w:sz="0" w:space="0" w:color="auto"/>
                <w:right w:val="none" w:sz="0" w:space="0" w:color="auto"/>
              </w:divBdr>
            </w:div>
            <w:div w:id="1581136258">
              <w:marLeft w:val="0"/>
              <w:marRight w:val="0"/>
              <w:marTop w:val="0"/>
              <w:marBottom w:val="0"/>
              <w:divBdr>
                <w:top w:val="none" w:sz="0" w:space="0" w:color="auto"/>
                <w:left w:val="none" w:sz="0" w:space="0" w:color="auto"/>
                <w:bottom w:val="none" w:sz="0" w:space="0" w:color="auto"/>
                <w:right w:val="none" w:sz="0" w:space="0" w:color="auto"/>
              </w:divBdr>
            </w:div>
            <w:div w:id="1584870783">
              <w:marLeft w:val="0"/>
              <w:marRight w:val="0"/>
              <w:marTop w:val="0"/>
              <w:marBottom w:val="0"/>
              <w:divBdr>
                <w:top w:val="none" w:sz="0" w:space="0" w:color="auto"/>
                <w:left w:val="none" w:sz="0" w:space="0" w:color="auto"/>
                <w:bottom w:val="none" w:sz="0" w:space="0" w:color="auto"/>
                <w:right w:val="none" w:sz="0" w:space="0" w:color="auto"/>
              </w:divBdr>
            </w:div>
            <w:div w:id="1591935784">
              <w:marLeft w:val="0"/>
              <w:marRight w:val="0"/>
              <w:marTop w:val="0"/>
              <w:marBottom w:val="0"/>
              <w:divBdr>
                <w:top w:val="none" w:sz="0" w:space="0" w:color="auto"/>
                <w:left w:val="none" w:sz="0" w:space="0" w:color="auto"/>
                <w:bottom w:val="none" w:sz="0" w:space="0" w:color="auto"/>
                <w:right w:val="none" w:sz="0" w:space="0" w:color="auto"/>
              </w:divBdr>
            </w:div>
            <w:div w:id="1595626570">
              <w:marLeft w:val="0"/>
              <w:marRight w:val="0"/>
              <w:marTop w:val="0"/>
              <w:marBottom w:val="0"/>
              <w:divBdr>
                <w:top w:val="none" w:sz="0" w:space="0" w:color="auto"/>
                <w:left w:val="none" w:sz="0" w:space="0" w:color="auto"/>
                <w:bottom w:val="none" w:sz="0" w:space="0" w:color="auto"/>
                <w:right w:val="none" w:sz="0" w:space="0" w:color="auto"/>
              </w:divBdr>
            </w:div>
            <w:div w:id="1599175168">
              <w:marLeft w:val="0"/>
              <w:marRight w:val="0"/>
              <w:marTop w:val="0"/>
              <w:marBottom w:val="0"/>
              <w:divBdr>
                <w:top w:val="none" w:sz="0" w:space="0" w:color="auto"/>
                <w:left w:val="none" w:sz="0" w:space="0" w:color="auto"/>
                <w:bottom w:val="none" w:sz="0" w:space="0" w:color="auto"/>
                <w:right w:val="none" w:sz="0" w:space="0" w:color="auto"/>
              </w:divBdr>
            </w:div>
            <w:div w:id="1609779304">
              <w:marLeft w:val="0"/>
              <w:marRight w:val="0"/>
              <w:marTop w:val="0"/>
              <w:marBottom w:val="0"/>
              <w:divBdr>
                <w:top w:val="none" w:sz="0" w:space="0" w:color="auto"/>
                <w:left w:val="none" w:sz="0" w:space="0" w:color="auto"/>
                <w:bottom w:val="none" w:sz="0" w:space="0" w:color="auto"/>
                <w:right w:val="none" w:sz="0" w:space="0" w:color="auto"/>
              </w:divBdr>
            </w:div>
            <w:div w:id="1611401658">
              <w:marLeft w:val="0"/>
              <w:marRight w:val="0"/>
              <w:marTop w:val="0"/>
              <w:marBottom w:val="0"/>
              <w:divBdr>
                <w:top w:val="none" w:sz="0" w:space="0" w:color="auto"/>
                <w:left w:val="none" w:sz="0" w:space="0" w:color="auto"/>
                <w:bottom w:val="none" w:sz="0" w:space="0" w:color="auto"/>
                <w:right w:val="none" w:sz="0" w:space="0" w:color="auto"/>
              </w:divBdr>
            </w:div>
            <w:div w:id="1621573369">
              <w:marLeft w:val="0"/>
              <w:marRight w:val="0"/>
              <w:marTop w:val="0"/>
              <w:marBottom w:val="0"/>
              <w:divBdr>
                <w:top w:val="none" w:sz="0" w:space="0" w:color="auto"/>
                <w:left w:val="none" w:sz="0" w:space="0" w:color="auto"/>
                <w:bottom w:val="none" w:sz="0" w:space="0" w:color="auto"/>
                <w:right w:val="none" w:sz="0" w:space="0" w:color="auto"/>
              </w:divBdr>
            </w:div>
            <w:div w:id="1626696334">
              <w:marLeft w:val="0"/>
              <w:marRight w:val="0"/>
              <w:marTop w:val="0"/>
              <w:marBottom w:val="0"/>
              <w:divBdr>
                <w:top w:val="none" w:sz="0" w:space="0" w:color="auto"/>
                <w:left w:val="none" w:sz="0" w:space="0" w:color="auto"/>
                <w:bottom w:val="none" w:sz="0" w:space="0" w:color="auto"/>
                <w:right w:val="none" w:sz="0" w:space="0" w:color="auto"/>
              </w:divBdr>
            </w:div>
            <w:div w:id="1626696883">
              <w:marLeft w:val="0"/>
              <w:marRight w:val="0"/>
              <w:marTop w:val="0"/>
              <w:marBottom w:val="0"/>
              <w:divBdr>
                <w:top w:val="none" w:sz="0" w:space="0" w:color="auto"/>
                <w:left w:val="none" w:sz="0" w:space="0" w:color="auto"/>
                <w:bottom w:val="none" w:sz="0" w:space="0" w:color="auto"/>
                <w:right w:val="none" w:sz="0" w:space="0" w:color="auto"/>
              </w:divBdr>
            </w:div>
            <w:div w:id="1628122880">
              <w:marLeft w:val="0"/>
              <w:marRight w:val="0"/>
              <w:marTop w:val="0"/>
              <w:marBottom w:val="0"/>
              <w:divBdr>
                <w:top w:val="none" w:sz="0" w:space="0" w:color="auto"/>
                <w:left w:val="none" w:sz="0" w:space="0" w:color="auto"/>
                <w:bottom w:val="none" w:sz="0" w:space="0" w:color="auto"/>
                <w:right w:val="none" w:sz="0" w:space="0" w:color="auto"/>
              </w:divBdr>
            </w:div>
            <w:div w:id="1629163001">
              <w:marLeft w:val="0"/>
              <w:marRight w:val="0"/>
              <w:marTop w:val="0"/>
              <w:marBottom w:val="0"/>
              <w:divBdr>
                <w:top w:val="none" w:sz="0" w:space="0" w:color="auto"/>
                <w:left w:val="none" w:sz="0" w:space="0" w:color="auto"/>
                <w:bottom w:val="none" w:sz="0" w:space="0" w:color="auto"/>
                <w:right w:val="none" w:sz="0" w:space="0" w:color="auto"/>
              </w:divBdr>
            </w:div>
            <w:div w:id="1635526866">
              <w:marLeft w:val="0"/>
              <w:marRight w:val="0"/>
              <w:marTop w:val="0"/>
              <w:marBottom w:val="0"/>
              <w:divBdr>
                <w:top w:val="none" w:sz="0" w:space="0" w:color="auto"/>
                <w:left w:val="none" w:sz="0" w:space="0" w:color="auto"/>
                <w:bottom w:val="none" w:sz="0" w:space="0" w:color="auto"/>
                <w:right w:val="none" w:sz="0" w:space="0" w:color="auto"/>
              </w:divBdr>
            </w:div>
            <w:div w:id="1643582527">
              <w:marLeft w:val="0"/>
              <w:marRight w:val="0"/>
              <w:marTop w:val="0"/>
              <w:marBottom w:val="0"/>
              <w:divBdr>
                <w:top w:val="none" w:sz="0" w:space="0" w:color="auto"/>
                <w:left w:val="none" w:sz="0" w:space="0" w:color="auto"/>
                <w:bottom w:val="none" w:sz="0" w:space="0" w:color="auto"/>
                <w:right w:val="none" w:sz="0" w:space="0" w:color="auto"/>
              </w:divBdr>
            </w:div>
            <w:div w:id="1646668144">
              <w:marLeft w:val="0"/>
              <w:marRight w:val="0"/>
              <w:marTop w:val="0"/>
              <w:marBottom w:val="0"/>
              <w:divBdr>
                <w:top w:val="none" w:sz="0" w:space="0" w:color="auto"/>
                <w:left w:val="none" w:sz="0" w:space="0" w:color="auto"/>
                <w:bottom w:val="none" w:sz="0" w:space="0" w:color="auto"/>
                <w:right w:val="none" w:sz="0" w:space="0" w:color="auto"/>
              </w:divBdr>
            </w:div>
            <w:div w:id="1651322139">
              <w:marLeft w:val="0"/>
              <w:marRight w:val="0"/>
              <w:marTop w:val="0"/>
              <w:marBottom w:val="0"/>
              <w:divBdr>
                <w:top w:val="none" w:sz="0" w:space="0" w:color="auto"/>
                <w:left w:val="none" w:sz="0" w:space="0" w:color="auto"/>
                <w:bottom w:val="none" w:sz="0" w:space="0" w:color="auto"/>
                <w:right w:val="none" w:sz="0" w:space="0" w:color="auto"/>
              </w:divBdr>
            </w:div>
            <w:div w:id="1654328740">
              <w:marLeft w:val="0"/>
              <w:marRight w:val="0"/>
              <w:marTop w:val="0"/>
              <w:marBottom w:val="0"/>
              <w:divBdr>
                <w:top w:val="none" w:sz="0" w:space="0" w:color="auto"/>
                <w:left w:val="none" w:sz="0" w:space="0" w:color="auto"/>
                <w:bottom w:val="none" w:sz="0" w:space="0" w:color="auto"/>
                <w:right w:val="none" w:sz="0" w:space="0" w:color="auto"/>
              </w:divBdr>
            </w:div>
            <w:div w:id="1665737647">
              <w:marLeft w:val="0"/>
              <w:marRight w:val="0"/>
              <w:marTop w:val="0"/>
              <w:marBottom w:val="0"/>
              <w:divBdr>
                <w:top w:val="none" w:sz="0" w:space="0" w:color="auto"/>
                <w:left w:val="none" w:sz="0" w:space="0" w:color="auto"/>
                <w:bottom w:val="none" w:sz="0" w:space="0" w:color="auto"/>
                <w:right w:val="none" w:sz="0" w:space="0" w:color="auto"/>
              </w:divBdr>
            </w:div>
            <w:div w:id="1665931815">
              <w:marLeft w:val="0"/>
              <w:marRight w:val="0"/>
              <w:marTop w:val="0"/>
              <w:marBottom w:val="0"/>
              <w:divBdr>
                <w:top w:val="none" w:sz="0" w:space="0" w:color="auto"/>
                <w:left w:val="none" w:sz="0" w:space="0" w:color="auto"/>
                <w:bottom w:val="none" w:sz="0" w:space="0" w:color="auto"/>
                <w:right w:val="none" w:sz="0" w:space="0" w:color="auto"/>
              </w:divBdr>
            </w:div>
            <w:div w:id="1671373361">
              <w:marLeft w:val="0"/>
              <w:marRight w:val="0"/>
              <w:marTop w:val="0"/>
              <w:marBottom w:val="0"/>
              <w:divBdr>
                <w:top w:val="none" w:sz="0" w:space="0" w:color="auto"/>
                <w:left w:val="none" w:sz="0" w:space="0" w:color="auto"/>
                <w:bottom w:val="none" w:sz="0" w:space="0" w:color="auto"/>
                <w:right w:val="none" w:sz="0" w:space="0" w:color="auto"/>
              </w:divBdr>
            </w:div>
            <w:div w:id="1671717962">
              <w:marLeft w:val="0"/>
              <w:marRight w:val="0"/>
              <w:marTop w:val="0"/>
              <w:marBottom w:val="0"/>
              <w:divBdr>
                <w:top w:val="none" w:sz="0" w:space="0" w:color="auto"/>
                <w:left w:val="none" w:sz="0" w:space="0" w:color="auto"/>
                <w:bottom w:val="none" w:sz="0" w:space="0" w:color="auto"/>
                <w:right w:val="none" w:sz="0" w:space="0" w:color="auto"/>
              </w:divBdr>
            </w:div>
            <w:div w:id="1682663729">
              <w:marLeft w:val="0"/>
              <w:marRight w:val="0"/>
              <w:marTop w:val="0"/>
              <w:marBottom w:val="0"/>
              <w:divBdr>
                <w:top w:val="none" w:sz="0" w:space="0" w:color="auto"/>
                <w:left w:val="none" w:sz="0" w:space="0" w:color="auto"/>
                <w:bottom w:val="none" w:sz="0" w:space="0" w:color="auto"/>
                <w:right w:val="none" w:sz="0" w:space="0" w:color="auto"/>
              </w:divBdr>
            </w:div>
            <w:div w:id="1684354034">
              <w:marLeft w:val="0"/>
              <w:marRight w:val="0"/>
              <w:marTop w:val="0"/>
              <w:marBottom w:val="0"/>
              <w:divBdr>
                <w:top w:val="none" w:sz="0" w:space="0" w:color="auto"/>
                <w:left w:val="none" w:sz="0" w:space="0" w:color="auto"/>
                <w:bottom w:val="none" w:sz="0" w:space="0" w:color="auto"/>
                <w:right w:val="none" w:sz="0" w:space="0" w:color="auto"/>
              </w:divBdr>
            </w:div>
            <w:div w:id="1687051486">
              <w:marLeft w:val="0"/>
              <w:marRight w:val="0"/>
              <w:marTop w:val="0"/>
              <w:marBottom w:val="0"/>
              <w:divBdr>
                <w:top w:val="none" w:sz="0" w:space="0" w:color="auto"/>
                <w:left w:val="none" w:sz="0" w:space="0" w:color="auto"/>
                <w:bottom w:val="none" w:sz="0" w:space="0" w:color="auto"/>
                <w:right w:val="none" w:sz="0" w:space="0" w:color="auto"/>
              </w:divBdr>
            </w:div>
            <w:div w:id="1690135505">
              <w:marLeft w:val="0"/>
              <w:marRight w:val="0"/>
              <w:marTop w:val="0"/>
              <w:marBottom w:val="0"/>
              <w:divBdr>
                <w:top w:val="none" w:sz="0" w:space="0" w:color="auto"/>
                <w:left w:val="none" w:sz="0" w:space="0" w:color="auto"/>
                <w:bottom w:val="none" w:sz="0" w:space="0" w:color="auto"/>
                <w:right w:val="none" w:sz="0" w:space="0" w:color="auto"/>
              </w:divBdr>
            </w:div>
            <w:div w:id="1694186948">
              <w:marLeft w:val="0"/>
              <w:marRight w:val="0"/>
              <w:marTop w:val="0"/>
              <w:marBottom w:val="0"/>
              <w:divBdr>
                <w:top w:val="none" w:sz="0" w:space="0" w:color="auto"/>
                <w:left w:val="none" w:sz="0" w:space="0" w:color="auto"/>
                <w:bottom w:val="none" w:sz="0" w:space="0" w:color="auto"/>
                <w:right w:val="none" w:sz="0" w:space="0" w:color="auto"/>
              </w:divBdr>
            </w:div>
            <w:div w:id="1697149789">
              <w:marLeft w:val="0"/>
              <w:marRight w:val="0"/>
              <w:marTop w:val="0"/>
              <w:marBottom w:val="0"/>
              <w:divBdr>
                <w:top w:val="none" w:sz="0" w:space="0" w:color="auto"/>
                <w:left w:val="none" w:sz="0" w:space="0" w:color="auto"/>
                <w:bottom w:val="none" w:sz="0" w:space="0" w:color="auto"/>
                <w:right w:val="none" w:sz="0" w:space="0" w:color="auto"/>
              </w:divBdr>
            </w:div>
            <w:div w:id="1698039530">
              <w:marLeft w:val="0"/>
              <w:marRight w:val="0"/>
              <w:marTop w:val="0"/>
              <w:marBottom w:val="0"/>
              <w:divBdr>
                <w:top w:val="none" w:sz="0" w:space="0" w:color="auto"/>
                <w:left w:val="none" w:sz="0" w:space="0" w:color="auto"/>
                <w:bottom w:val="none" w:sz="0" w:space="0" w:color="auto"/>
                <w:right w:val="none" w:sz="0" w:space="0" w:color="auto"/>
              </w:divBdr>
            </w:div>
            <w:div w:id="1708797599">
              <w:marLeft w:val="0"/>
              <w:marRight w:val="0"/>
              <w:marTop w:val="0"/>
              <w:marBottom w:val="0"/>
              <w:divBdr>
                <w:top w:val="none" w:sz="0" w:space="0" w:color="auto"/>
                <w:left w:val="none" w:sz="0" w:space="0" w:color="auto"/>
                <w:bottom w:val="none" w:sz="0" w:space="0" w:color="auto"/>
                <w:right w:val="none" w:sz="0" w:space="0" w:color="auto"/>
              </w:divBdr>
            </w:div>
            <w:div w:id="1721511531">
              <w:marLeft w:val="0"/>
              <w:marRight w:val="0"/>
              <w:marTop w:val="0"/>
              <w:marBottom w:val="0"/>
              <w:divBdr>
                <w:top w:val="none" w:sz="0" w:space="0" w:color="auto"/>
                <w:left w:val="none" w:sz="0" w:space="0" w:color="auto"/>
                <w:bottom w:val="none" w:sz="0" w:space="0" w:color="auto"/>
                <w:right w:val="none" w:sz="0" w:space="0" w:color="auto"/>
              </w:divBdr>
            </w:div>
            <w:div w:id="1724668457">
              <w:marLeft w:val="0"/>
              <w:marRight w:val="0"/>
              <w:marTop w:val="0"/>
              <w:marBottom w:val="0"/>
              <w:divBdr>
                <w:top w:val="none" w:sz="0" w:space="0" w:color="auto"/>
                <w:left w:val="none" w:sz="0" w:space="0" w:color="auto"/>
                <w:bottom w:val="none" w:sz="0" w:space="0" w:color="auto"/>
                <w:right w:val="none" w:sz="0" w:space="0" w:color="auto"/>
              </w:divBdr>
            </w:div>
            <w:div w:id="1727952007">
              <w:marLeft w:val="0"/>
              <w:marRight w:val="0"/>
              <w:marTop w:val="0"/>
              <w:marBottom w:val="0"/>
              <w:divBdr>
                <w:top w:val="none" w:sz="0" w:space="0" w:color="auto"/>
                <w:left w:val="none" w:sz="0" w:space="0" w:color="auto"/>
                <w:bottom w:val="none" w:sz="0" w:space="0" w:color="auto"/>
                <w:right w:val="none" w:sz="0" w:space="0" w:color="auto"/>
              </w:divBdr>
            </w:div>
            <w:div w:id="1746414049">
              <w:marLeft w:val="0"/>
              <w:marRight w:val="0"/>
              <w:marTop w:val="0"/>
              <w:marBottom w:val="0"/>
              <w:divBdr>
                <w:top w:val="none" w:sz="0" w:space="0" w:color="auto"/>
                <w:left w:val="none" w:sz="0" w:space="0" w:color="auto"/>
                <w:bottom w:val="none" w:sz="0" w:space="0" w:color="auto"/>
                <w:right w:val="none" w:sz="0" w:space="0" w:color="auto"/>
              </w:divBdr>
            </w:div>
            <w:div w:id="1765883756">
              <w:marLeft w:val="0"/>
              <w:marRight w:val="0"/>
              <w:marTop w:val="0"/>
              <w:marBottom w:val="0"/>
              <w:divBdr>
                <w:top w:val="none" w:sz="0" w:space="0" w:color="auto"/>
                <w:left w:val="none" w:sz="0" w:space="0" w:color="auto"/>
                <w:bottom w:val="none" w:sz="0" w:space="0" w:color="auto"/>
                <w:right w:val="none" w:sz="0" w:space="0" w:color="auto"/>
              </w:divBdr>
            </w:div>
            <w:div w:id="1775859670">
              <w:marLeft w:val="0"/>
              <w:marRight w:val="0"/>
              <w:marTop w:val="0"/>
              <w:marBottom w:val="0"/>
              <w:divBdr>
                <w:top w:val="none" w:sz="0" w:space="0" w:color="auto"/>
                <w:left w:val="none" w:sz="0" w:space="0" w:color="auto"/>
                <w:bottom w:val="none" w:sz="0" w:space="0" w:color="auto"/>
                <w:right w:val="none" w:sz="0" w:space="0" w:color="auto"/>
              </w:divBdr>
            </w:div>
            <w:div w:id="1780488448">
              <w:marLeft w:val="0"/>
              <w:marRight w:val="0"/>
              <w:marTop w:val="0"/>
              <w:marBottom w:val="0"/>
              <w:divBdr>
                <w:top w:val="none" w:sz="0" w:space="0" w:color="auto"/>
                <w:left w:val="none" w:sz="0" w:space="0" w:color="auto"/>
                <w:bottom w:val="none" w:sz="0" w:space="0" w:color="auto"/>
                <w:right w:val="none" w:sz="0" w:space="0" w:color="auto"/>
              </w:divBdr>
            </w:div>
            <w:div w:id="1784416906">
              <w:marLeft w:val="0"/>
              <w:marRight w:val="0"/>
              <w:marTop w:val="0"/>
              <w:marBottom w:val="0"/>
              <w:divBdr>
                <w:top w:val="none" w:sz="0" w:space="0" w:color="auto"/>
                <w:left w:val="none" w:sz="0" w:space="0" w:color="auto"/>
                <w:bottom w:val="none" w:sz="0" w:space="0" w:color="auto"/>
                <w:right w:val="none" w:sz="0" w:space="0" w:color="auto"/>
              </w:divBdr>
            </w:div>
            <w:div w:id="1785073215">
              <w:marLeft w:val="0"/>
              <w:marRight w:val="0"/>
              <w:marTop w:val="0"/>
              <w:marBottom w:val="0"/>
              <w:divBdr>
                <w:top w:val="none" w:sz="0" w:space="0" w:color="auto"/>
                <w:left w:val="none" w:sz="0" w:space="0" w:color="auto"/>
                <w:bottom w:val="none" w:sz="0" w:space="0" w:color="auto"/>
                <w:right w:val="none" w:sz="0" w:space="0" w:color="auto"/>
              </w:divBdr>
            </w:div>
            <w:div w:id="1808205006">
              <w:marLeft w:val="0"/>
              <w:marRight w:val="0"/>
              <w:marTop w:val="0"/>
              <w:marBottom w:val="0"/>
              <w:divBdr>
                <w:top w:val="none" w:sz="0" w:space="0" w:color="auto"/>
                <w:left w:val="none" w:sz="0" w:space="0" w:color="auto"/>
                <w:bottom w:val="none" w:sz="0" w:space="0" w:color="auto"/>
                <w:right w:val="none" w:sz="0" w:space="0" w:color="auto"/>
              </w:divBdr>
            </w:div>
            <w:div w:id="1811902419">
              <w:marLeft w:val="0"/>
              <w:marRight w:val="0"/>
              <w:marTop w:val="0"/>
              <w:marBottom w:val="0"/>
              <w:divBdr>
                <w:top w:val="none" w:sz="0" w:space="0" w:color="auto"/>
                <w:left w:val="none" w:sz="0" w:space="0" w:color="auto"/>
                <w:bottom w:val="none" w:sz="0" w:space="0" w:color="auto"/>
                <w:right w:val="none" w:sz="0" w:space="0" w:color="auto"/>
              </w:divBdr>
            </w:div>
            <w:div w:id="1812286686">
              <w:marLeft w:val="0"/>
              <w:marRight w:val="0"/>
              <w:marTop w:val="0"/>
              <w:marBottom w:val="0"/>
              <w:divBdr>
                <w:top w:val="none" w:sz="0" w:space="0" w:color="auto"/>
                <w:left w:val="none" w:sz="0" w:space="0" w:color="auto"/>
                <w:bottom w:val="none" w:sz="0" w:space="0" w:color="auto"/>
                <w:right w:val="none" w:sz="0" w:space="0" w:color="auto"/>
              </w:divBdr>
            </w:div>
            <w:div w:id="1819302918">
              <w:marLeft w:val="0"/>
              <w:marRight w:val="0"/>
              <w:marTop w:val="0"/>
              <w:marBottom w:val="0"/>
              <w:divBdr>
                <w:top w:val="none" w:sz="0" w:space="0" w:color="auto"/>
                <w:left w:val="none" w:sz="0" w:space="0" w:color="auto"/>
                <w:bottom w:val="none" w:sz="0" w:space="0" w:color="auto"/>
                <w:right w:val="none" w:sz="0" w:space="0" w:color="auto"/>
              </w:divBdr>
            </w:div>
            <w:div w:id="1829397808">
              <w:marLeft w:val="0"/>
              <w:marRight w:val="0"/>
              <w:marTop w:val="0"/>
              <w:marBottom w:val="0"/>
              <w:divBdr>
                <w:top w:val="none" w:sz="0" w:space="0" w:color="auto"/>
                <w:left w:val="none" w:sz="0" w:space="0" w:color="auto"/>
                <w:bottom w:val="none" w:sz="0" w:space="0" w:color="auto"/>
                <w:right w:val="none" w:sz="0" w:space="0" w:color="auto"/>
              </w:divBdr>
            </w:div>
            <w:div w:id="1833257116">
              <w:marLeft w:val="0"/>
              <w:marRight w:val="0"/>
              <w:marTop w:val="0"/>
              <w:marBottom w:val="0"/>
              <w:divBdr>
                <w:top w:val="none" w:sz="0" w:space="0" w:color="auto"/>
                <w:left w:val="none" w:sz="0" w:space="0" w:color="auto"/>
                <w:bottom w:val="none" w:sz="0" w:space="0" w:color="auto"/>
                <w:right w:val="none" w:sz="0" w:space="0" w:color="auto"/>
              </w:divBdr>
            </w:div>
            <w:div w:id="1833721451">
              <w:marLeft w:val="0"/>
              <w:marRight w:val="0"/>
              <w:marTop w:val="0"/>
              <w:marBottom w:val="0"/>
              <w:divBdr>
                <w:top w:val="none" w:sz="0" w:space="0" w:color="auto"/>
                <w:left w:val="none" w:sz="0" w:space="0" w:color="auto"/>
                <w:bottom w:val="none" w:sz="0" w:space="0" w:color="auto"/>
                <w:right w:val="none" w:sz="0" w:space="0" w:color="auto"/>
              </w:divBdr>
            </w:div>
            <w:div w:id="1850368683">
              <w:marLeft w:val="0"/>
              <w:marRight w:val="0"/>
              <w:marTop w:val="0"/>
              <w:marBottom w:val="0"/>
              <w:divBdr>
                <w:top w:val="none" w:sz="0" w:space="0" w:color="auto"/>
                <w:left w:val="none" w:sz="0" w:space="0" w:color="auto"/>
                <w:bottom w:val="none" w:sz="0" w:space="0" w:color="auto"/>
                <w:right w:val="none" w:sz="0" w:space="0" w:color="auto"/>
              </w:divBdr>
            </w:div>
            <w:div w:id="1851604325">
              <w:marLeft w:val="0"/>
              <w:marRight w:val="0"/>
              <w:marTop w:val="0"/>
              <w:marBottom w:val="0"/>
              <w:divBdr>
                <w:top w:val="none" w:sz="0" w:space="0" w:color="auto"/>
                <w:left w:val="none" w:sz="0" w:space="0" w:color="auto"/>
                <w:bottom w:val="none" w:sz="0" w:space="0" w:color="auto"/>
                <w:right w:val="none" w:sz="0" w:space="0" w:color="auto"/>
              </w:divBdr>
            </w:div>
            <w:div w:id="1852142081">
              <w:marLeft w:val="0"/>
              <w:marRight w:val="0"/>
              <w:marTop w:val="0"/>
              <w:marBottom w:val="0"/>
              <w:divBdr>
                <w:top w:val="none" w:sz="0" w:space="0" w:color="auto"/>
                <w:left w:val="none" w:sz="0" w:space="0" w:color="auto"/>
                <w:bottom w:val="none" w:sz="0" w:space="0" w:color="auto"/>
                <w:right w:val="none" w:sz="0" w:space="0" w:color="auto"/>
              </w:divBdr>
            </w:div>
            <w:div w:id="1852990017">
              <w:marLeft w:val="0"/>
              <w:marRight w:val="0"/>
              <w:marTop w:val="0"/>
              <w:marBottom w:val="0"/>
              <w:divBdr>
                <w:top w:val="none" w:sz="0" w:space="0" w:color="auto"/>
                <w:left w:val="none" w:sz="0" w:space="0" w:color="auto"/>
                <w:bottom w:val="none" w:sz="0" w:space="0" w:color="auto"/>
                <w:right w:val="none" w:sz="0" w:space="0" w:color="auto"/>
              </w:divBdr>
            </w:div>
            <w:div w:id="1854762161">
              <w:marLeft w:val="0"/>
              <w:marRight w:val="0"/>
              <w:marTop w:val="0"/>
              <w:marBottom w:val="0"/>
              <w:divBdr>
                <w:top w:val="none" w:sz="0" w:space="0" w:color="auto"/>
                <w:left w:val="none" w:sz="0" w:space="0" w:color="auto"/>
                <w:bottom w:val="none" w:sz="0" w:space="0" w:color="auto"/>
                <w:right w:val="none" w:sz="0" w:space="0" w:color="auto"/>
              </w:divBdr>
            </w:div>
            <w:div w:id="1856579112">
              <w:marLeft w:val="0"/>
              <w:marRight w:val="0"/>
              <w:marTop w:val="0"/>
              <w:marBottom w:val="0"/>
              <w:divBdr>
                <w:top w:val="none" w:sz="0" w:space="0" w:color="auto"/>
                <w:left w:val="none" w:sz="0" w:space="0" w:color="auto"/>
                <w:bottom w:val="none" w:sz="0" w:space="0" w:color="auto"/>
                <w:right w:val="none" w:sz="0" w:space="0" w:color="auto"/>
              </w:divBdr>
            </w:div>
            <w:div w:id="1857688847">
              <w:marLeft w:val="0"/>
              <w:marRight w:val="0"/>
              <w:marTop w:val="0"/>
              <w:marBottom w:val="0"/>
              <w:divBdr>
                <w:top w:val="none" w:sz="0" w:space="0" w:color="auto"/>
                <w:left w:val="none" w:sz="0" w:space="0" w:color="auto"/>
                <w:bottom w:val="none" w:sz="0" w:space="0" w:color="auto"/>
                <w:right w:val="none" w:sz="0" w:space="0" w:color="auto"/>
              </w:divBdr>
            </w:div>
            <w:div w:id="1868332696">
              <w:marLeft w:val="0"/>
              <w:marRight w:val="0"/>
              <w:marTop w:val="0"/>
              <w:marBottom w:val="0"/>
              <w:divBdr>
                <w:top w:val="none" w:sz="0" w:space="0" w:color="auto"/>
                <w:left w:val="none" w:sz="0" w:space="0" w:color="auto"/>
                <w:bottom w:val="none" w:sz="0" w:space="0" w:color="auto"/>
                <w:right w:val="none" w:sz="0" w:space="0" w:color="auto"/>
              </w:divBdr>
            </w:div>
            <w:div w:id="1870338222">
              <w:marLeft w:val="0"/>
              <w:marRight w:val="0"/>
              <w:marTop w:val="0"/>
              <w:marBottom w:val="0"/>
              <w:divBdr>
                <w:top w:val="none" w:sz="0" w:space="0" w:color="auto"/>
                <w:left w:val="none" w:sz="0" w:space="0" w:color="auto"/>
                <w:bottom w:val="none" w:sz="0" w:space="0" w:color="auto"/>
                <w:right w:val="none" w:sz="0" w:space="0" w:color="auto"/>
              </w:divBdr>
            </w:div>
            <w:div w:id="1873611148">
              <w:marLeft w:val="0"/>
              <w:marRight w:val="0"/>
              <w:marTop w:val="0"/>
              <w:marBottom w:val="0"/>
              <w:divBdr>
                <w:top w:val="none" w:sz="0" w:space="0" w:color="auto"/>
                <w:left w:val="none" w:sz="0" w:space="0" w:color="auto"/>
                <w:bottom w:val="none" w:sz="0" w:space="0" w:color="auto"/>
                <w:right w:val="none" w:sz="0" w:space="0" w:color="auto"/>
              </w:divBdr>
            </w:div>
            <w:div w:id="1875995747">
              <w:marLeft w:val="0"/>
              <w:marRight w:val="0"/>
              <w:marTop w:val="0"/>
              <w:marBottom w:val="0"/>
              <w:divBdr>
                <w:top w:val="none" w:sz="0" w:space="0" w:color="auto"/>
                <w:left w:val="none" w:sz="0" w:space="0" w:color="auto"/>
                <w:bottom w:val="none" w:sz="0" w:space="0" w:color="auto"/>
                <w:right w:val="none" w:sz="0" w:space="0" w:color="auto"/>
              </w:divBdr>
            </w:div>
            <w:div w:id="1878084553">
              <w:marLeft w:val="0"/>
              <w:marRight w:val="0"/>
              <w:marTop w:val="0"/>
              <w:marBottom w:val="0"/>
              <w:divBdr>
                <w:top w:val="none" w:sz="0" w:space="0" w:color="auto"/>
                <w:left w:val="none" w:sz="0" w:space="0" w:color="auto"/>
                <w:bottom w:val="none" w:sz="0" w:space="0" w:color="auto"/>
                <w:right w:val="none" w:sz="0" w:space="0" w:color="auto"/>
              </w:divBdr>
            </w:div>
            <w:div w:id="1878424442">
              <w:marLeft w:val="0"/>
              <w:marRight w:val="0"/>
              <w:marTop w:val="0"/>
              <w:marBottom w:val="0"/>
              <w:divBdr>
                <w:top w:val="none" w:sz="0" w:space="0" w:color="auto"/>
                <w:left w:val="none" w:sz="0" w:space="0" w:color="auto"/>
                <w:bottom w:val="none" w:sz="0" w:space="0" w:color="auto"/>
                <w:right w:val="none" w:sz="0" w:space="0" w:color="auto"/>
              </w:divBdr>
            </w:div>
            <w:div w:id="1878539959">
              <w:marLeft w:val="0"/>
              <w:marRight w:val="0"/>
              <w:marTop w:val="0"/>
              <w:marBottom w:val="0"/>
              <w:divBdr>
                <w:top w:val="none" w:sz="0" w:space="0" w:color="auto"/>
                <w:left w:val="none" w:sz="0" w:space="0" w:color="auto"/>
                <w:bottom w:val="none" w:sz="0" w:space="0" w:color="auto"/>
                <w:right w:val="none" w:sz="0" w:space="0" w:color="auto"/>
              </w:divBdr>
            </w:div>
            <w:div w:id="1889611334">
              <w:marLeft w:val="0"/>
              <w:marRight w:val="0"/>
              <w:marTop w:val="0"/>
              <w:marBottom w:val="0"/>
              <w:divBdr>
                <w:top w:val="none" w:sz="0" w:space="0" w:color="auto"/>
                <w:left w:val="none" w:sz="0" w:space="0" w:color="auto"/>
                <w:bottom w:val="none" w:sz="0" w:space="0" w:color="auto"/>
                <w:right w:val="none" w:sz="0" w:space="0" w:color="auto"/>
              </w:divBdr>
            </w:div>
            <w:div w:id="1890145211">
              <w:marLeft w:val="0"/>
              <w:marRight w:val="0"/>
              <w:marTop w:val="0"/>
              <w:marBottom w:val="0"/>
              <w:divBdr>
                <w:top w:val="none" w:sz="0" w:space="0" w:color="auto"/>
                <w:left w:val="none" w:sz="0" w:space="0" w:color="auto"/>
                <w:bottom w:val="none" w:sz="0" w:space="0" w:color="auto"/>
                <w:right w:val="none" w:sz="0" w:space="0" w:color="auto"/>
              </w:divBdr>
            </w:div>
            <w:div w:id="1894191363">
              <w:marLeft w:val="0"/>
              <w:marRight w:val="0"/>
              <w:marTop w:val="0"/>
              <w:marBottom w:val="0"/>
              <w:divBdr>
                <w:top w:val="none" w:sz="0" w:space="0" w:color="auto"/>
                <w:left w:val="none" w:sz="0" w:space="0" w:color="auto"/>
                <w:bottom w:val="none" w:sz="0" w:space="0" w:color="auto"/>
                <w:right w:val="none" w:sz="0" w:space="0" w:color="auto"/>
              </w:divBdr>
            </w:div>
            <w:div w:id="1896231870">
              <w:marLeft w:val="0"/>
              <w:marRight w:val="0"/>
              <w:marTop w:val="0"/>
              <w:marBottom w:val="0"/>
              <w:divBdr>
                <w:top w:val="none" w:sz="0" w:space="0" w:color="auto"/>
                <w:left w:val="none" w:sz="0" w:space="0" w:color="auto"/>
                <w:bottom w:val="none" w:sz="0" w:space="0" w:color="auto"/>
                <w:right w:val="none" w:sz="0" w:space="0" w:color="auto"/>
              </w:divBdr>
            </w:div>
            <w:div w:id="1897398668">
              <w:marLeft w:val="0"/>
              <w:marRight w:val="0"/>
              <w:marTop w:val="0"/>
              <w:marBottom w:val="0"/>
              <w:divBdr>
                <w:top w:val="none" w:sz="0" w:space="0" w:color="auto"/>
                <w:left w:val="none" w:sz="0" w:space="0" w:color="auto"/>
                <w:bottom w:val="none" w:sz="0" w:space="0" w:color="auto"/>
                <w:right w:val="none" w:sz="0" w:space="0" w:color="auto"/>
              </w:divBdr>
            </w:div>
            <w:div w:id="1897933219">
              <w:marLeft w:val="0"/>
              <w:marRight w:val="0"/>
              <w:marTop w:val="0"/>
              <w:marBottom w:val="0"/>
              <w:divBdr>
                <w:top w:val="none" w:sz="0" w:space="0" w:color="auto"/>
                <w:left w:val="none" w:sz="0" w:space="0" w:color="auto"/>
                <w:bottom w:val="none" w:sz="0" w:space="0" w:color="auto"/>
                <w:right w:val="none" w:sz="0" w:space="0" w:color="auto"/>
              </w:divBdr>
            </w:div>
            <w:div w:id="1922639787">
              <w:marLeft w:val="0"/>
              <w:marRight w:val="0"/>
              <w:marTop w:val="0"/>
              <w:marBottom w:val="0"/>
              <w:divBdr>
                <w:top w:val="none" w:sz="0" w:space="0" w:color="auto"/>
                <w:left w:val="none" w:sz="0" w:space="0" w:color="auto"/>
                <w:bottom w:val="none" w:sz="0" w:space="0" w:color="auto"/>
                <w:right w:val="none" w:sz="0" w:space="0" w:color="auto"/>
              </w:divBdr>
            </w:div>
            <w:div w:id="1932086436">
              <w:marLeft w:val="0"/>
              <w:marRight w:val="0"/>
              <w:marTop w:val="0"/>
              <w:marBottom w:val="0"/>
              <w:divBdr>
                <w:top w:val="none" w:sz="0" w:space="0" w:color="auto"/>
                <w:left w:val="none" w:sz="0" w:space="0" w:color="auto"/>
                <w:bottom w:val="none" w:sz="0" w:space="0" w:color="auto"/>
                <w:right w:val="none" w:sz="0" w:space="0" w:color="auto"/>
              </w:divBdr>
            </w:div>
            <w:div w:id="1933320650">
              <w:marLeft w:val="0"/>
              <w:marRight w:val="0"/>
              <w:marTop w:val="0"/>
              <w:marBottom w:val="0"/>
              <w:divBdr>
                <w:top w:val="none" w:sz="0" w:space="0" w:color="auto"/>
                <w:left w:val="none" w:sz="0" w:space="0" w:color="auto"/>
                <w:bottom w:val="none" w:sz="0" w:space="0" w:color="auto"/>
                <w:right w:val="none" w:sz="0" w:space="0" w:color="auto"/>
              </w:divBdr>
            </w:div>
            <w:div w:id="1944264271">
              <w:marLeft w:val="0"/>
              <w:marRight w:val="0"/>
              <w:marTop w:val="0"/>
              <w:marBottom w:val="0"/>
              <w:divBdr>
                <w:top w:val="none" w:sz="0" w:space="0" w:color="auto"/>
                <w:left w:val="none" w:sz="0" w:space="0" w:color="auto"/>
                <w:bottom w:val="none" w:sz="0" w:space="0" w:color="auto"/>
                <w:right w:val="none" w:sz="0" w:space="0" w:color="auto"/>
              </w:divBdr>
            </w:div>
            <w:div w:id="1944335372">
              <w:marLeft w:val="0"/>
              <w:marRight w:val="0"/>
              <w:marTop w:val="0"/>
              <w:marBottom w:val="0"/>
              <w:divBdr>
                <w:top w:val="none" w:sz="0" w:space="0" w:color="auto"/>
                <w:left w:val="none" w:sz="0" w:space="0" w:color="auto"/>
                <w:bottom w:val="none" w:sz="0" w:space="0" w:color="auto"/>
                <w:right w:val="none" w:sz="0" w:space="0" w:color="auto"/>
              </w:divBdr>
            </w:div>
            <w:div w:id="1966158467">
              <w:marLeft w:val="0"/>
              <w:marRight w:val="0"/>
              <w:marTop w:val="0"/>
              <w:marBottom w:val="0"/>
              <w:divBdr>
                <w:top w:val="none" w:sz="0" w:space="0" w:color="auto"/>
                <w:left w:val="none" w:sz="0" w:space="0" w:color="auto"/>
                <w:bottom w:val="none" w:sz="0" w:space="0" w:color="auto"/>
                <w:right w:val="none" w:sz="0" w:space="0" w:color="auto"/>
              </w:divBdr>
            </w:div>
            <w:div w:id="1969895542">
              <w:marLeft w:val="0"/>
              <w:marRight w:val="0"/>
              <w:marTop w:val="0"/>
              <w:marBottom w:val="0"/>
              <w:divBdr>
                <w:top w:val="none" w:sz="0" w:space="0" w:color="auto"/>
                <w:left w:val="none" w:sz="0" w:space="0" w:color="auto"/>
                <w:bottom w:val="none" w:sz="0" w:space="0" w:color="auto"/>
                <w:right w:val="none" w:sz="0" w:space="0" w:color="auto"/>
              </w:divBdr>
            </w:div>
            <w:div w:id="1971549875">
              <w:marLeft w:val="0"/>
              <w:marRight w:val="0"/>
              <w:marTop w:val="0"/>
              <w:marBottom w:val="0"/>
              <w:divBdr>
                <w:top w:val="none" w:sz="0" w:space="0" w:color="auto"/>
                <w:left w:val="none" w:sz="0" w:space="0" w:color="auto"/>
                <w:bottom w:val="none" w:sz="0" w:space="0" w:color="auto"/>
                <w:right w:val="none" w:sz="0" w:space="0" w:color="auto"/>
              </w:divBdr>
            </w:div>
            <w:div w:id="1976401564">
              <w:marLeft w:val="0"/>
              <w:marRight w:val="0"/>
              <w:marTop w:val="0"/>
              <w:marBottom w:val="0"/>
              <w:divBdr>
                <w:top w:val="none" w:sz="0" w:space="0" w:color="auto"/>
                <w:left w:val="none" w:sz="0" w:space="0" w:color="auto"/>
                <w:bottom w:val="none" w:sz="0" w:space="0" w:color="auto"/>
                <w:right w:val="none" w:sz="0" w:space="0" w:color="auto"/>
              </w:divBdr>
            </w:div>
            <w:div w:id="1983735316">
              <w:marLeft w:val="0"/>
              <w:marRight w:val="0"/>
              <w:marTop w:val="0"/>
              <w:marBottom w:val="0"/>
              <w:divBdr>
                <w:top w:val="none" w:sz="0" w:space="0" w:color="auto"/>
                <w:left w:val="none" w:sz="0" w:space="0" w:color="auto"/>
                <w:bottom w:val="none" w:sz="0" w:space="0" w:color="auto"/>
                <w:right w:val="none" w:sz="0" w:space="0" w:color="auto"/>
              </w:divBdr>
            </w:div>
            <w:div w:id="1990984507">
              <w:marLeft w:val="0"/>
              <w:marRight w:val="0"/>
              <w:marTop w:val="0"/>
              <w:marBottom w:val="0"/>
              <w:divBdr>
                <w:top w:val="none" w:sz="0" w:space="0" w:color="auto"/>
                <w:left w:val="none" w:sz="0" w:space="0" w:color="auto"/>
                <w:bottom w:val="none" w:sz="0" w:space="0" w:color="auto"/>
                <w:right w:val="none" w:sz="0" w:space="0" w:color="auto"/>
              </w:divBdr>
            </w:div>
            <w:div w:id="2020346956">
              <w:marLeft w:val="0"/>
              <w:marRight w:val="0"/>
              <w:marTop w:val="0"/>
              <w:marBottom w:val="0"/>
              <w:divBdr>
                <w:top w:val="none" w:sz="0" w:space="0" w:color="auto"/>
                <w:left w:val="none" w:sz="0" w:space="0" w:color="auto"/>
                <w:bottom w:val="none" w:sz="0" w:space="0" w:color="auto"/>
                <w:right w:val="none" w:sz="0" w:space="0" w:color="auto"/>
              </w:divBdr>
            </w:div>
            <w:div w:id="2025593755">
              <w:marLeft w:val="0"/>
              <w:marRight w:val="0"/>
              <w:marTop w:val="0"/>
              <w:marBottom w:val="0"/>
              <w:divBdr>
                <w:top w:val="none" w:sz="0" w:space="0" w:color="auto"/>
                <w:left w:val="none" w:sz="0" w:space="0" w:color="auto"/>
                <w:bottom w:val="none" w:sz="0" w:space="0" w:color="auto"/>
                <w:right w:val="none" w:sz="0" w:space="0" w:color="auto"/>
              </w:divBdr>
            </w:div>
            <w:div w:id="2032416619">
              <w:marLeft w:val="0"/>
              <w:marRight w:val="0"/>
              <w:marTop w:val="0"/>
              <w:marBottom w:val="0"/>
              <w:divBdr>
                <w:top w:val="none" w:sz="0" w:space="0" w:color="auto"/>
                <w:left w:val="none" w:sz="0" w:space="0" w:color="auto"/>
                <w:bottom w:val="none" w:sz="0" w:space="0" w:color="auto"/>
                <w:right w:val="none" w:sz="0" w:space="0" w:color="auto"/>
              </w:divBdr>
            </w:div>
            <w:div w:id="2043164090">
              <w:marLeft w:val="0"/>
              <w:marRight w:val="0"/>
              <w:marTop w:val="0"/>
              <w:marBottom w:val="0"/>
              <w:divBdr>
                <w:top w:val="none" w:sz="0" w:space="0" w:color="auto"/>
                <w:left w:val="none" w:sz="0" w:space="0" w:color="auto"/>
                <w:bottom w:val="none" w:sz="0" w:space="0" w:color="auto"/>
                <w:right w:val="none" w:sz="0" w:space="0" w:color="auto"/>
              </w:divBdr>
            </w:div>
            <w:div w:id="2043552059">
              <w:marLeft w:val="0"/>
              <w:marRight w:val="0"/>
              <w:marTop w:val="0"/>
              <w:marBottom w:val="0"/>
              <w:divBdr>
                <w:top w:val="none" w:sz="0" w:space="0" w:color="auto"/>
                <w:left w:val="none" w:sz="0" w:space="0" w:color="auto"/>
                <w:bottom w:val="none" w:sz="0" w:space="0" w:color="auto"/>
                <w:right w:val="none" w:sz="0" w:space="0" w:color="auto"/>
              </w:divBdr>
            </w:div>
            <w:div w:id="2043553810">
              <w:marLeft w:val="0"/>
              <w:marRight w:val="0"/>
              <w:marTop w:val="0"/>
              <w:marBottom w:val="0"/>
              <w:divBdr>
                <w:top w:val="none" w:sz="0" w:space="0" w:color="auto"/>
                <w:left w:val="none" w:sz="0" w:space="0" w:color="auto"/>
                <w:bottom w:val="none" w:sz="0" w:space="0" w:color="auto"/>
                <w:right w:val="none" w:sz="0" w:space="0" w:color="auto"/>
              </w:divBdr>
            </w:div>
            <w:div w:id="2045128576">
              <w:marLeft w:val="0"/>
              <w:marRight w:val="0"/>
              <w:marTop w:val="0"/>
              <w:marBottom w:val="0"/>
              <w:divBdr>
                <w:top w:val="none" w:sz="0" w:space="0" w:color="auto"/>
                <w:left w:val="none" w:sz="0" w:space="0" w:color="auto"/>
                <w:bottom w:val="none" w:sz="0" w:space="0" w:color="auto"/>
                <w:right w:val="none" w:sz="0" w:space="0" w:color="auto"/>
              </w:divBdr>
            </w:div>
            <w:div w:id="2047177004">
              <w:marLeft w:val="0"/>
              <w:marRight w:val="0"/>
              <w:marTop w:val="0"/>
              <w:marBottom w:val="0"/>
              <w:divBdr>
                <w:top w:val="none" w:sz="0" w:space="0" w:color="auto"/>
                <w:left w:val="none" w:sz="0" w:space="0" w:color="auto"/>
                <w:bottom w:val="none" w:sz="0" w:space="0" w:color="auto"/>
                <w:right w:val="none" w:sz="0" w:space="0" w:color="auto"/>
              </w:divBdr>
            </w:div>
            <w:div w:id="2055349727">
              <w:marLeft w:val="0"/>
              <w:marRight w:val="0"/>
              <w:marTop w:val="0"/>
              <w:marBottom w:val="0"/>
              <w:divBdr>
                <w:top w:val="none" w:sz="0" w:space="0" w:color="auto"/>
                <w:left w:val="none" w:sz="0" w:space="0" w:color="auto"/>
                <w:bottom w:val="none" w:sz="0" w:space="0" w:color="auto"/>
                <w:right w:val="none" w:sz="0" w:space="0" w:color="auto"/>
              </w:divBdr>
            </w:div>
            <w:div w:id="2063824998">
              <w:marLeft w:val="0"/>
              <w:marRight w:val="0"/>
              <w:marTop w:val="0"/>
              <w:marBottom w:val="0"/>
              <w:divBdr>
                <w:top w:val="none" w:sz="0" w:space="0" w:color="auto"/>
                <w:left w:val="none" w:sz="0" w:space="0" w:color="auto"/>
                <w:bottom w:val="none" w:sz="0" w:space="0" w:color="auto"/>
                <w:right w:val="none" w:sz="0" w:space="0" w:color="auto"/>
              </w:divBdr>
            </w:div>
            <w:div w:id="2065252283">
              <w:marLeft w:val="0"/>
              <w:marRight w:val="0"/>
              <w:marTop w:val="0"/>
              <w:marBottom w:val="0"/>
              <w:divBdr>
                <w:top w:val="none" w:sz="0" w:space="0" w:color="auto"/>
                <w:left w:val="none" w:sz="0" w:space="0" w:color="auto"/>
                <w:bottom w:val="none" w:sz="0" w:space="0" w:color="auto"/>
                <w:right w:val="none" w:sz="0" w:space="0" w:color="auto"/>
              </w:divBdr>
            </w:div>
            <w:div w:id="2067609938">
              <w:marLeft w:val="0"/>
              <w:marRight w:val="0"/>
              <w:marTop w:val="0"/>
              <w:marBottom w:val="0"/>
              <w:divBdr>
                <w:top w:val="none" w:sz="0" w:space="0" w:color="auto"/>
                <w:left w:val="none" w:sz="0" w:space="0" w:color="auto"/>
                <w:bottom w:val="none" w:sz="0" w:space="0" w:color="auto"/>
                <w:right w:val="none" w:sz="0" w:space="0" w:color="auto"/>
              </w:divBdr>
            </w:div>
            <w:div w:id="2100979511">
              <w:marLeft w:val="0"/>
              <w:marRight w:val="0"/>
              <w:marTop w:val="0"/>
              <w:marBottom w:val="0"/>
              <w:divBdr>
                <w:top w:val="none" w:sz="0" w:space="0" w:color="auto"/>
                <w:left w:val="none" w:sz="0" w:space="0" w:color="auto"/>
                <w:bottom w:val="none" w:sz="0" w:space="0" w:color="auto"/>
                <w:right w:val="none" w:sz="0" w:space="0" w:color="auto"/>
              </w:divBdr>
            </w:div>
            <w:div w:id="2107578318">
              <w:marLeft w:val="0"/>
              <w:marRight w:val="0"/>
              <w:marTop w:val="0"/>
              <w:marBottom w:val="0"/>
              <w:divBdr>
                <w:top w:val="none" w:sz="0" w:space="0" w:color="auto"/>
                <w:left w:val="none" w:sz="0" w:space="0" w:color="auto"/>
                <w:bottom w:val="none" w:sz="0" w:space="0" w:color="auto"/>
                <w:right w:val="none" w:sz="0" w:space="0" w:color="auto"/>
              </w:divBdr>
            </w:div>
            <w:div w:id="2108915329">
              <w:marLeft w:val="0"/>
              <w:marRight w:val="0"/>
              <w:marTop w:val="0"/>
              <w:marBottom w:val="0"/>
              <w:divBdr>
                <w:top w:val="none" w:sz="0" w:space="0" w:color="auto"/>
                <w:left w:val="none" w:sz="0" w:space="0" w:color="auto"/>
                <w:bottom w:val="none" w:sz="0" w:space="0" w:color="auto"/>
                <w:right w:val="none" w:sz="0" w:space="0" w:color="auto"/>
              </w:divBdr>
            </w:div>
            <w:div w:id="2112122686">
              <w:marLeft w:val="0"/>
              <w:marRight w:val="0"/>
              <w:marTop w:val="0"/>
              <w:marBottom w:val="0"/>
              <w:divBdr>
                <w:top w:val="none" w:sz="0" w:space="0" w:color="auto"/>
                <w:left w:val="none" w:sz="0" w:space="0" w:color="auto"/>
                <w:bottom w:val="none" w:sz="0" w:space="0" w:color="auto"/>
                <w:right w:val="none" w:sz="0" w:space="0" w:color="auto"/>
              </w:divBdr>
            </w:div>
            <w:div w:id="2112436439">
              <w:marLeft w:val="0"/>
              <w:marRight w:val="0"/>
              <w:marTop w:val="0"/>
              <w:marBottom w:val="0"/>
              <w:divBdr>
                <w:top w:val="none" w:sz="0" w:space="0" w:color="auto"/>
                <w:left w:val="none" w:sz="0" w:space="0" w:color="auto"/>
                <w:bottom w:val="none" w:sz="0" w:space="0" w:color="auto"/>
                <w:right w:val="none" w:sz="0" w:space="0" w:color="auto"/>
              </w:divBdr>
            </w:div>
            <w:div w:id="2117097390">
              <w:marLeft w:val="0"/>
              <w:marRight w:val="0"/>
              <w:marTop w:val="0"/>
              <w:marBottom w:val="0"/>
              <w:divBdr>
                <w:top w:val="none" w:sz="0" w:space="0" w:color="auto"/>
                <w:left w:val="none" w:sz="0" w:space="0" w:color="auto"/>
                <w:bottom w:val="none" w:sz="0" w:space="0" w:color="auto"/>
                <w:right w:val="none" w:sz="0" w:space="0" w:color="auto"/>
              </w:divBdr>
            </w:div>
            <w:div w:id="2117287198">
              <w:marLeft w:val="0"/>
              <w:marRight w:val="0"/>
              <w:marTop w:val="0"/>
              <w:marBottom w:val="0"/>
              <w:divBdr>
                <w:top w:val="none" w:sz="0" w:space="0" w:color="auto"/>
                <w:left w:val="none" w:sz="0" w:space="0" w:color="auto"/>
                <w:bottom w:val="none" w:sz="0" w:space="0" w:color="auto"/>
                <w:right w:val="none" w:sz="0" w:space="0" w:color="auto"/>
              </w:divBdr>
            </w:div>
            <w:div w:id="2123258166">
              <w:marLeft w:val="0"/>
              <w:marRight w:val="0"/>
              <w:marTop w:val="0"/>
              <w:marBottom w:val="0"/>
              <w:divBdr>
                <w:top w:val="none" w:sz="0" w:space="0" w:color="auto"/>
                <w:left w:val="none" w:sz="0" w:space="0" w:color="auto"/>
                <w:bottom w:val="none" w:sz="0" w:space="0" w:color="auto"/>
                <w:right w:val="none" w:sz="0" w:space="0" w:color="auto"/>
              </w:divBdr>
            </w:div>
            <w:div w:id="2123379914">
              <w:marLeft w:val="0"/>
              <w:marRight w:val="0"/>
              <w:marTop w:val="0"/>
              <w:marBottom w:val="0"/>
              <w:divBdr>
                <w:top w:val="none" w:sz="0" w:space="0" w:color="auto"/>
                <w:left w:val="none" w:sz="0" w:space="0" w:color="auto"/>
                <w:bottom w:val="none" w:sz="0" w:space="0" w:color="auto"/>
                <w:right w:val="none" w:sz="0" w:space="0" w:color="auto"/>
              </w:divBdr>
            </w:div>
            <w:div w:id="2127001870">
              <w:marLeft w:val="0"/>
              <w:marRight w:val="0"/>
              <w:marTop w:val="0"/>
              <w:marBottom w:val="0"/>
              <w:divBdr>
                <w:top w:val="none" w:sz="0" w:space="0" w:color="auto"/>
                <w:left w:val="none" w:sz="0" w:space="0" w:color="auto"/>
                <w:bottom w:val="none" w:sz="0" w:space="0" w:color="auto"/>
                <w:right w:val="none" w:sz="0" w:space="0" w:color="auto"/>
              </w:divBdr>
            </w:div>
            <w:div w:id="2141338548">
              <w:marLeft w:val="0"/>
              <w:marRight w:val="0"/>
              <w:marTop w:val="0"/>
              <w:marBottom w:val="0"/>
              <w:divBdr>
                <w:top w:val="none" w:sz="0" w:space="0" w:color="auto"/>
                <w:left w:val="none" w:sz="0" w:space="0" w:color="auto"/>
                <w:bottom w:val="none" w:sz="0" w:space="0" w:color="auto"/>
                <w:right w:val="none" w:sz="0" w:space="0" w:color="auto"/>
              </w:divBdr>
            </w:div>
            <w:div w:id="2141416185">
              <w:marLeft w:val="0"/>
              <w:marRight w:val="0"/>
              <w:marTop w:val="0"/>
              <w:marBottom w:val="0"/>
              <w:divBdr>
                <w:top w:val="none" w:sz="0" w:space="0" w:color="auto"/>
                <w:left w:val="none" w:sz="0" w:space="0" w:color="auto"/>
                <w:bottom w:val="none" w:sz="0" w:space="0" w:color="auto"/>
                <w:right w:val="none" w:sz="0" w:space="0" w:color="auto"/>
              </w:divBdr>
            </w:div>
            <w:div w:id="2142307265">
              <w:marLeft w:val="0"/>
              <w:marRight w:val="0"/>
              <w:marTop w:val="0"/>
              <w:marBottom w:val="0"/>
              <w:divBdr>
                <w:top w:val="none" w:sz="0" w:space="0" w:color="auto"/>
                <w:left w:val="none" w:sz="0" w:space="0" w:color="auto"/>
                <w:bottom w:val="none" w:sz="0" w:space="0" w:color="auto"/>
                <w:right w:val="none" w:sz="0" w:space="0" w:color="auto"/>
              </w:divBdr>
            </w:div>
            <w:div w:id="214337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7647">
      <w:bodyDiv w:val="1"/>
      <w:marLeft w:val="0"/>
      <w:marRight w:val="0"/>
      <w:marTop w:val="0"/>
      <w:marBottom w:val="0"/>
      <w:divBdr>
        <w:top w:val="none" w:sz="0" w:space="0" w:color="auto"/>
        <w:left w:val="none" w:sz="0" w:space="0" w:color="auto"/>
        <w:bottom w:val="none" w:sz="0" w:space="0" w:color="auto"/>
        <w:right w:val="none" w:sz="0" w:space="0" w:color="auto"/>
      </w:divBdr>
    </w:div>
    <w:div w:id="598948797">
      <w:bodyDiv w:val="1"/>
      <w:marLeft w:val="0"/>
      <w:marRight w:val="0"/>
      <w:marTop w:val="0"/>
      <w:marBottom w:val="0"/>
      <w:divBdr>
        <w:top w:val="none" w:sz="0" w:space="0" w:color="auto"/>
        <w:left w:val="none" w:sz="0" w:space="0" w:color="auto"/>
        <w:bottom w:val="none" w:sz="0" w:space="0" w:color="auto"/>
        <w:right w:val="none" w:sz="0" w:space="0" w:color="auto"/>
      </w:divBdr>
      <w:divsChild>
        <w:div w:id="183060319">
          <w:marLeft w:val="0"/>
          <w:marRight w:val="0"/>
          <w:marTop w:val="0"/>
          <w:marBottom w:val="0"/>
          <w:divBdr>
            <w:top w:val="none" w:sz="0" w:space="0" w:color="auto"/>
            <w:left w:val="none" w:sz="0" w:space="0" w:color="auto"/>
            <w:bottom w:val="none" w:sz="0" w:space="0" w:color="auto"/>
            <w:right w:val="none" w:sz="0" w:space="0" w:color="auto"/>
          </w:divBdr>
          <w:divsChild>
            <w:div w:id="592383">
              <w:marLeft w:val="0"/>
              <w:marRight w:val="0"/>
              <w:marTop w:val="0"/>
              <w:marBottom w:val="0"/>
              <w:divBdr>
                <w:top w:val="none" w:sz="0" w:space="0" w:color="auto"/>
                <w:left w:val="none" w:sz="0" w:space="0" w:color="auto"/>
                <w:bottom w:val="none" w:sz="0" w:space="0" w:color="auto"/>
                <w:right w:val="none" w:sz="0" w:space="0" w:color="auto"/>
              </w:divBdr>
            </w:div>
            <w:div w:id="4213720">
              <w:marLeft w:val="0"/>
              <w:marRight w:val="0"/>
              <w:marTop w:val="0"/>
              <w:marBottom w:val="0"/>
              <w:divBdr>
                <w:top w:val="none" w:sz="0" w:space="0" w:color="auto"/>
                <w:left w:val="none" w:sz="0" w:space="0" w:color="auto"/>
                <w:bottom w:val="none" w:sz="0" w:space="0" w:color="auto"/>
                <w:right w:val="none" w:sz="0" w:space="0" w:color="auto"/>
              </w:divBdr>
            </w:div>
            <w:div w:id="10230669">
              <w:marLeft w:val="0"/>
              <w:marRight w:val="0"/>
              <w:marTop w:val="0"/>
              <w:marBottom w:val="0"/>
              <w:divBdr>
                <w:top w:val="none" w:sz="0" w:space="0" w:color="auto"/>
                <w:left w:val="none" w:sz="0" w:space="0" w:color="auto"/>
                <w:bottom w:val="none" w:sz="0" w:space="0" w:color="auto"/>
                <w:right w:val="none" w:sz="0" w:space="0" w:color="auto"/>
              </w:divBdr>
            </w:div>
            <w:div w:id="10305546">
              <w:marLeft w:val="0"/>
              <w:marRight w:val="0"/>
              <w:marTop w:val="0"/>
              <w:marBottom w:val="0"/>
              <w:divBdr>
                <w:top w:val="none" w:sz="0" w:space="0" w:color="auto"/>
                <w:left w:val="none" w:sz="0" w:space="0" w:color="auto"/>
                <w:bottom w:val="none" w:sz="0" w:space="0" w:color="auto"/>
                <w:right w:val="none" w:sz="0" w:space="0" w:color="auto"/>
              </w:divBdr>
            </w:div>
            <w:div w:id="11340487">
              <w:marLeft w:val="0"/>
              <w:marRight w:val="0"/>
              <w:marTop w:val="0"/>
              <w:marBottom w:val="0"/>
              <w:divBdr>
                <w:top w:val="none" w:sz="0" w:space="0" w:color="auto"/>
                <w:left w:val="none" w:sz="0" w:space="0" w:color="auto"/>
                <w:bottom w:val="none" w:sz="0" w:space="0" w:color="auto"/>
                <w:right w:val="none" w:sz="0" w:space="0" w:color="auto"/>
              </w:divBdr>
            </w:div>
            <w:div w:id="20791432">
              <w:marLeft w:val="0"/>
              <w:marRight w:val="0"/>
              <w:marTop w:val="0"/>
              <w:marBottom w:val="0"/>
              <w:divBdr>
                <w:top w:val="none" w:sz="0" w:space="0" w:color="auto"/>
                <w:left w:val="none" w:sz="0" w:space="0" w:color="auto"/>
                <w:bottom w:val="none" w:sz="0" w:space="0" w:color="auto"/>
                <w:right w:val="none" w:sz="0" w:space="0" w:color="auto"/>
              </w:divBdr>
            </w:div>
            <w:div w:id="23605008">
              <w:marLeft w:val="0"/>
              <w:marRight w:val="0"/>
              <w:marTop w:val="0"/>
              <w:marBottom w:val="0"/>
              <w:divBdr>
                <w:top w:val="none" w:sz="0" w:space="0" w:color="auto"/>
                <w:left w:val="none" w:sz="0" w:space="0" w:color="auto"/>
                <w:bottom w:val="none" w:sz="0" w:space="0" w:color="auto"/>
                <w:right w:val="none" w:sz="0" w:space="0" w:color="auto"/>
              </w:divBdr>
            </w:div>
            <w:div w:id="23675731">
              <w:marLeft w:val="0"/>
              <w:marRight w:val="0"/>
              <w:marTop w:val="0"/>
              <w:marBottom w:val="0"/>
              <w:divBdr>
                <w:top w:val="none" w:sz="0" w:space="0" w:color="auto"/>
                <w:left w:val="none" w:sz="0" w:space="0" w:color="auto"/>
                <w:bottom w:val="none" w:sz="0" w:space="0" w:color="auto"/>
                <w:right w:val="none" w:sz="0" w:space="0" w:color="auto"/>
              </w:divBdr>
            </w:div>
            <w:div w:id="26024721">
              <w:marLeft w:val="0"/>
              <w:marRight w:val="0"/>
              <w:marTop w:val="0"/>
              <w:marBottom w:val="0"/>
              <w:divBdr>
                <w:top w:val="none" w:sz="0" w:space="0" w:color="auto"/>
                <w:left w:val="none" w:sz="0" w:space="0" w:color="auto"/>
                <w:bottom w:val="none" w:sz="0" w:space="0" w:color="auto"/>
                <w:right w:val="none" w:sz="0" w:space="0" w:color="auto"/>
              </w:divBdr>
            </w:div>
            <w:div w:id="27535979">
              <w:marLeft w:val="0"/>
              <w:marRight w:val="0"/>
              <w:marTop w:val="0"/>
              <w:marBottom w:val="0"/>
              <w:divBdr>
                <w:top w:val="none" w:sz="0" w:space="0" w:color="auto"/>
                <w:left w:val="none" w:sz="0" w:space="0" w:color="auto"/>
                <w:bottom w:val="none" w:sz="0" w:space="0" w:color="auto"/>
                <w:right w:val="none" w:sz="0" w:space="0" w:color="auto"/>
              </w:divBdr>
            </w:div>
            <w:div w:id="27995443">
              <w:marLeft w:val="0"/>
              <w:marRight w:val="0"/>
              <w:marTop w:val="0"/>
              <w:marBottom w:val="0"/>
              <w:divBdr>
                <w:top w:val="none" w:sz="0" w:space="0" w:color="auto"/>
                <w:left w:val="none" w:sz="0" w:space="0" w:color="auto"/>
                <w:bottom w:val="none" w:sz="0" w:space="0" w:color="auto"/>
                <w:right w:val="none" w:sz="0" w:space="0" w:color="auto"/>
              </w:divBdr>
            </w:div>
            <w:div w:id="32191510">
              <w:marLeft w:val="0"/>
              <w:marRight w:val="0"/>
              <w:marTop w:val="0"/>
              <w:marBottom w:val="0"/>
              <w:divBdr>
                <w:top w:val="none" w:sz="0" w:space="0" w:color="auto"/>
                <w:left w:val="none" w:sz="0" w:space="0" w:color="auto"/>
                <w:bottom w:val="none" w:sz="0" w:space="0" w:color="auto"/>
                <w:right w:val="none" w:sz="0" w:space="0" w:color="auto"/>
              </w:divBdr>
            </w:div>
            <w:div w:id="35087692">
              <w:marLeft w:val="0"/>
              <w:marRight w:val="0"/>
              <w:marTop w:val="0"/>
              <w:marBottom w:val="0"/>
              <w:divBdr>
                <w:top w:val="none" w:sz="0" w:space="0" w:color="auto"/>
                <w:left w:val="none" w:sz="0" w:space="0" w:color="auto"/>
                <w:bottom w:val="none" w:sz="0" w:space="0" w:color="auto"/>
                <w:right w:val="none" w:sz="0" w:space="0" w:color="auto"/>
              </w:divBdr>
            </w:div>
            <w:div w:id="36438811">
              <w:marLeft w:val="0"/>
              <w:marRight w:val="0"/>
              <w:marTop w:val="0"/>
              <w:marBottom w:val="0"/>
              <w:divBdr>
                <w:top w:val="none" w:sz="0" w:space="0" w:color="auto"/>
                <w:left w:val="none" w:sz="0" w:space="0" w:color="auto"/>
                <w:bottom w:val="none" w:sz="0" w:space="0" w:color="auto"/>
                <w:right w:val="none" w:sz="0" w:space="0" w:color="auto"/>
              </w:divBdr>
            </w:div>
            <w:div w:id="39746127">
              <w:marLeft w:val="0"/>
              <w:marRight w:val="0"/>
              <w:marTop w:val="0"/>
              <w:marBottom w:val="0"/>
              <w:divBdr>
                <w:top w:val="none" w:sz="0" w:space="0" w:color="auto"/>
                <w:left w:val="none" w:sz="0" w:space="0" w:color="auto"/>
                <w:bottom w:val="none" w:sz="0" w:space="0" w:color="auto"/>
                <w:right w:val="none" w:sz="0" w:space="0" w:color="auto"/>
              </w:divBdr>
            </w:div>
            <w:div w:id="44529644">
              <w:marLeft w:val="0"/>
              <w:marRight w:val="0"/>
              <w:marTop w:val="0"/>
              <w:marBottom w:val="0"/>
              <w:divBdr>
                <w:top w:val="none" w:sz="0" w:space="0" w:color="auto"/>
                <w:left w:val="none" w:sz="0" w:space="0" w:color="auto"/>
                <w:bottom w:val="none" w:sz="0" w:space="0" w:color="auto"/>
                <w:right w:val="none" w:sz="0" w:space="0" w:color="auto"/>
              </w:divBdr>
            </w:div>
            <w:div w:id="45181555">
              <w:marLeft w:val="0"/>
              <w:marRight w:val="0"/>
              <w:marTop w:val="0"/>
              <w:marBottom w:val="0"/>
              <w:divBdr>
                <w:top w:val="none" w:sz="0" w:space="0" w:color="auto"/>
                <w:left w:val="none" w:sz="0" w:space="0" w:color="auto"/>
                <w:bottom w:val="none" w:sz="0" w:space="0" w:color="auto"/>
                <w:right w:val="none" w:sz="0" w:space="0" w:color="auto"/>
              </w:divBdr>
            </w:div>
            <w:div w:id="46417638">
              <w:marLeft w:val="0"/>
              <w:marRight w:val="0"/>
              <w:marTop w:val="0"/>
              <w:marBottom w:val="0"/>
              <w:divBdr>
                <w:top w:val="none" w:sz="0" w:space="0" w:color="auto"/>
                <w:left w:val="none" w:sz="0" w:space="0" w:color="auto"/>
                <w:bottom w:val="none" w:sz="0" w:space="0" w:color="auto"/>
                <w:right w:val="none" w:sz="0" w:space="0" w:color="auto"/>
              </w:divBdr>
            </w:div>
            <w:div w:id="47462368">
              <w:marLeft w:val="0"/>
              <w:marRight w:val="0"/>
              <w:marTop w:val="0"/>
              <w:marBottom w:val="0"/>
              <w:divBdr>
                <w:top w:val="none" w:sz="0" w:space="0" w:color="auto"/>
                <w:left w:val="none" w:sz="0" w:space="0" w:color="auto"/>
                <w:bottom w:val="none" w:sz="0" w:space="0" w:color="auto"/>
                <w:right w:val="none" w:sz="0" w:space="0" w:color="auto"/>
              </w:divBdr>
            </w:div>
            <w:div w:id="49816363">
              <w:marLeft w:val="0"/>
              <w:marRight w:val="0"/>
              <w:marTop w:val="0"/>
              <w:marBottom w:val="0"/>
              <w:divBdr>
                <w:top w:val="none" w:sz="0" w:space="0" w:color="auto"/>
                <w:left w:val="none" w:sz="0" w:space="0" w:color="auto"/>
                <w:bottom w:val="none" w:sz="0" w:space="0" w:color="auto"/>
                <w:right w:val="none" w:sz="0" w:space="0" w:color="auto"/>
              </w:divBdr>
            </w:div>
            <w:div w:id="50856912">
              <w:marLeft w:val="0"/>
              <w:marRight w:val="0"/>
              <w:marTop w:val="0"/>
              <w:marBottom w:val="0"/>
              <w:divBdr>
                <w:top w:val="none" w:sz="0" w:space="0" w:color="auto"/>
                <w:left w:val="none" w:sz="0" w:space="0" w:color="auto"/>
                <w:bottom w:val="none" w:sz="0" w:space="0" w:color="auto"/>
                <w:right w:val="none" w:sz="0" w:space="0" w:color="auto"/>
              </w:divBdr>
            </w:div>
            <w:div w:id="51781349">
              <w:marLeft w:val="0"/>
              <w:marRight w:val="0"/>
              <w:marTop w:val="0"/>
              <w:marBottom w:val="0"/>
              <w:divBdr>
                <w:top w:val="none" w:sz="0" w:space="0" w:color="auto"/>
                <w:left w:val="none" w:sz="0" w:space="0" w:color="auto"/>
                <w:bottom w:val="none" w:sz="0" w:space="0" w:color="auto"/>
                <w:right w:val="none" w:sz="0" w:space="0" w:color="auto"/>
              </w:divBdr>
            </w:div>
            <w:div w:id="52126779">
              <w:marLeft w:val="0"/>
              <w:marRight w:val="0"/>
              <w:marTop w:val="0"/>
              <w:marBottom w:val="0"/>
              <w:divBdr>
                <w:top w:val="none" w:sz="0" w:space="0" w:color="auto"/>
                <w:left w:val="none" w:sz="0" w:space="0" w:color="auto"/>
                <w:bottom w:val="none" w:sz="0" w:space="0" w:color="auto"/>
                <w:right w:val="none" w:sz="0" w:space="0" w:color="auto"/>
              </w:divBdr>
            </w:div>
            <w:div w:id="54089908">
              <w:marLeft w:val="0"/>
              <w:marRight w:val="0"/>
              <w:marTop w:val="0"/>
              <w:marBottom w:val="0"/>
              <w:divBdr>
                <w:top w:val="none" w:sz="0" w:space="0" w:color="auto"/>
                <w:left w:val="none" w:sz="0" w:space="0" w:color="auto"/>
                <w:bottom w:val="none" w:sz="0" w:space="0" w:color="auto"/>
                <w:right w:val="none" w:sz="0" w:space="0" w:color="auto"/>
              </w:divBdr>
            </w:div>
            <w:div w:id="58602683">
              <w:marLeft w:val="0"/>
              <w:marRight w:val="0"/>
              <w:marTop w:val="0"/>
              <w:marBottom w:val="0"/>
              <w:divBdr>
                <w:top w:val="none" w:sz="0" w:space="0" w:color="auto"/>
                <w:left w:val="none" w:sz="0" w:space="0" w:color="auto"/>
                <w:bottom w:val="none" w:sz="0" w:space="0" w:color="auto"/>
                <w:right w:val="none" w:sz="0" w:space="0" w:color="auto"/>
              </w:divBdr>
            </w:div>
            <w:div w:id="62143003">
              <w:marLeft w:val="0"/>
              <w:marRight w:val="0"/>
              <w:marTop w:val="0"/>
              <w:marBottom w:val="0"/>
              <w:divBdr>
                <w:top w:val="none" w:sz="0" w:space="0" w:color="auto"/>
                <w:left w:val="none" w:sz="0" w:space="0" w:color="auto"/>
                <w:bottom w:val="none" w:sz="0" w:space="0" w:color="auto"/>
                <w:right w:val="none" w:sz="0" w:space="0" w:color="auto"/>
              </w:divBdr>
            </w:div>
            <w:div w:id="62532452">
              <w:marLeft w:val="0"/>
              <w:marRight w:val="0"/>
              <w:marTop w:val="0"/>
              <w:marBottom w:val="0"/>
              <w:divBdr>
                <w:top w:val="none" w:sz="0" w:space="0" w:color="auto"/>
                <w:left w:val="none" w:sz="0" w:space="0" w:color="auto"/>
                <w:bottom w:val="none" w:sz="0" w:space="0" w:color="auto"/>
                <w:right w:val="none" w:sz="0" w:space="0" w:color="auto"/>
              </w:divBdr>
            </w:div>
            <w:div w:id="62603096">
              <w:marLeft w:val="0"/>
              <w:marRight w:val="0"/>
              <w:marTop w:val="0"/>
              <w:marBottom w:val="0"/>
              <w:divBdr>
                <w:top w:val="none" w:sz="0" w:space="0" w:color="auto"/>
                <w:left w:val="none" w:sz="0" w:space="0" w:color="auto"/>
                <w:bottom w:val="none" w:sz="0" w:space="0" w:color="auto"/>
                <w:right w:val="none" w:sz="0" w:space="0" w:color="auto"/>
              </w:divBdr>
            </w:div>
            <w:div w:id="63726864">
              <w:marLeft w:val="0"/>
              <w:marRight w:val="0"/>
              <w:marTop w:val="0"/>
              <w:marBottom w:val="0"/>
              <w:divBdr>
                <w:top w:val="none" w:sz="0" w:space="0" w:color="auto"/>
                <w:left w:val="none" w:sz="0" w:space="0" w:color="auto"/>
                <w:bottom w:val="none" w:sz="0" w:space="0" w:color="auto"/>
                <w:right w:val="none" w:sz="0" w:space="0" w:color="auto"/>
              </w:divBdr>
            </w:div>
            <w:div w:id="66850605">
              <w:marLeft w:val="0"/>
              <w:marRight w:val="0"/>
              <w:marTop w:val="0"/>
              <w:marBottom w:val="0"/>
              <w:divBdr>
                <w:top w:val="none" w:sz="0" w:space="0" w:color="auto"/>
                <w:left w:val="none" w:sz="0" w:space="0" w:color="auto"/>
                <w:bottom w:val="none" w:sz="0" w:space="0" w:color="auto"/>
                <w:right w:val="none" w:sz="0" w:space="0" w:color="auto"/>
              </w:divBdr>
            </w:div>
            <w:div w:id="67457448">
              <w:marLeft w:val="0"/>
              <w:marRight w:val="0"/>
              <w:marTop w:val="0"/>
              <w:marBottom w:val="0"/>
              <w:divBdr>
                <w:top w:val="none" w:sz="0" w:space="0" w:color="auto"/>
                <w:left w:val="none" w:sz="0" w:space="0" w:color="auto"/>
                <w:bottom w:val="none" w:sz="0" w:space="0" w:color="auto"/>
                <w:right w:val="none" w:sz="0" w:space="0" w:color="auto"/>
              </w:divBdr>
            </w:div>
            <w:div w:id="71859148">
              <w:marLeft w:val="0"/>
              <w:marRight w:val="0"/>
              <w:marTop w:val="0"/>
              <w:marBottom w:val="0"/>
              <w:divBdr>
                <w:top w:val="none" w:sz="0" w:space="0" w:color="auto"/>
                <w:left w:val="none" w:sz="0" w:space="0" w:color="auto"/>
                <w:bottom w:val="none" w:sz="0" w:space="0" w:color="auto"/>
                <w:right w:val="none" w:sz="0" w:space="0" w:color="auto"/>
              </w:divBdr>
            </w:div>
            <w:div w:id="76439209">
              <w:marLeft w:val="0"/>
              <w:marRight w:val="0"/>
              <w:marTop w:val="0"/>
              <w:marBottom w:val="0"/>
              <w:divBdr>
                <w:top w:val="none" w:sz="0" w:space="0" w:color="auto"/>
                <w:left w:val="none" w:sz="0" w:space="0" w:color="auto"/>
                <w:bottom w:val="none" w:sz="0" w:space="0" w:color="auto"/>
                <w:right w:val="none" w:sz="0" w:space="0" w:color="auto"/>
              </w:divBdr>
            </w:div>
            <w:div w:id="78214361">
              <w:marLeft w:val="0"/>
              <w:marRight w:val="0"/>
              <w:marTop w:val="0"/>
              <w:marBottom w:val="0"/>
              <w:divBdr>
                <w:top w:val="none" w:sz="0" w:space="0" w:color="auto"/>
                <w:left w:val="none" w:sz="0" w:space="0" w:color="auto"/>
                <w:bottom w:val="none" w:sz="0" w:space="0" w:color="auto"/>
                <w:right w:val="none" w:sz="0" w:space="0" w:color="auto"/>
              </w:divBdr>
            </w:div>
            <w:div w:id="84039235">
              <w:marLeft w:val="0"/>
              <w:marRight w:val="0"/>
              <w:marTop w:val="0"/>
              <w:marBottom w:val="0"/>
              <w:divBdr>
                <w:top w:val="none" w:sz="0" w:space="0" w:color="auto"/>
                <w:left w:val="none" w:sz="0" w:space="0" w:color="auto"/>
                <w:bottom w:val="none" w:sz="0" w:space="0" w:color="auto"/>
                <w:right w:val="none" w:sz="0" w:space="0" w:color="auto"/>
              </w:divBdr>
            </w:div>
            <w:div w:id="86270571">
              <w:marLeft w:val="0"/>
              <w:marRight w:val="0"/>
              <w:marTop w:val="0"/>
              <w:marBottom w:val="0"/>
              <w:divBdr>
                <w:top w:val="none" w:sz="0" w:space="0" w:color="auto"/>
                <w:left w:val="none" w:sz="0" w:space="0" w:color="auto"/>
                <w:bottom w:val="none" w:sz="0" w:space="0" w:color="auto"/>
                <w:right w:val="none" w:sz="0" w:space="0" w:color="auto"/>
              </w:divBdr>
            </w:div>
            <w:div w:id="96757609">
              <w:marLeft w:val="0"/>
              <w:marRight w:val="0"/>
              <w:marTop w:val="0"/>
              <w:marBottom w:val="0"/>
              <w:divBdr>
                <w:top w:val="none" w:sz="0" w:space="0" w:color="auto"/>
                <w:left w:val="none" w:sz="0" w:space="0" w:color="auto"/>
                <w:bottom w:val="none" w:sz="0" w:space="0" w:color="auto"/>
                <w:right w:val="none" w:sz="0" w:space="0" w:color="auto"/>
              </w:divBdr>
            </w:div>
            <w:div w:id="96759477">
              <w:marLeft w:val="0"/>
              <w:marRight w:val="0"/>
              <w:marTop w:val="0"/>
              <w:marBottom w:val="0"/>
              <w:divBdr>
                <w:top w:val="none" w:sz="0" w:space="0" w:color="auto"/>
                <w:left w:val="none" w:sz="0" w:space="0" w:color="auto"/>
                <w:bottom w:val="none" w:sz="0" w:space="0" w:color="auto"/>
                <w:right w:val="none" w:sz="0" w:space="0" w:color="auto"/>
              </w:divBdr>
            </w:div>
            <w:div w:id="97411473">
              <w:marLeft w:val="0"/>
              <w:marRight w:val="0"/>
              <w:marTop w:val="0"/>
              <w:marBottom w:val="0"/>
              <w:divBdr>
                <w:top w:val="none" w:sz="0" w:space="0" w:color="auto"/>
                <w:left w:val="none" w:sz="0" w:space="0" w:color="auto"/>
                <w:bottom w:val="none" w:sz="0" w:space="0" w:color="auto"/>
                <w:right w:val="none" w:sz="0" w:space="0" w:color="auto"/>
              </w:divBdr>
            </w:div>
            <w:div w:id="100491611">
              <w:marLeft w:val="0"/>
              <w:marRight w:val="0"/>
              <w:marTop w:val="0"/>
              <w:marBottom w:val="0"/>
              <w:divBdr>
                <w:top w:val="none" w:sz="0" w:space="0" w:color="auto"/>
                <w:left w:val="none" w:sz="0" w:space="0" w:color="auto"/>
                <w:bottom w:val="none" w:sz="0" w:space="0" w:color="auto"/>
                <w:right w:val="none" w:sz="0" w:space="0" w:color="auto"/>
              </w:divBdr>
            </w:div>
            <w:div w:id="105584175">
              <w:marLeft w:val="0"/>
              <w:marRight w:val="0"/>
              <w:marTop w:val="0"/>
              <w:marBottom w:val="0"/>
              <w:divBdr>
                <w:top w:val="none" w:sz="0" w:space="0" w:color="auto"/>
                <w:left w:val="none" w:sz="0" w:space="0" w:color="auto"/>
                <w:bottom w:val="none" w:sz="0" w:space="0" w:color="auto"/>
                <w:right w:val="none" w:sz="0" w:space="0" w:color="auto"/>
              </w:divBdr>
            </w:div>
            <w:div w:id="110444204">
              <w:marLeft w:val="0"/>
              <w:marRight w:val="0"/>
              <w:marTop w:val="0"/>
              <w:marBottom w:val="0"/>
              <w:divBdr>
                <w:top w:val="none" w:sz="0" w:space="0" w:color="auto"/>
                <w:left w:val="none" w:sz="0" w:space="0" w:color="auto"/>
                <w:bottom w:val="none" w:sz="0" w:space="0" w:color="auto"/>
                <w:right w:val="none" w:sz="0" w:space="0" w:color="auto"/>
              </w:divBdr>
            </w:div>
            <w:div w:id="111289481">
              <w:marLeft w:val="0"/>
              <w:marRight w:val="0"/>
              <w:marTop w:val="0"/>
              <w:marBottom w:val="0"/>
              <w:divBdr>
                <w:top w:val="none" w:sz="0" w:space="0" w:color="auto"/>
                <w:left w:val="none" w:sz="0" w:space="0" w:color="auto"/>
                <w:bottom w:val="none" w:sz="0" w:space="0" w:color="auto"/>
                <w:right w:val="none" w:sz="0" w:space="0" w:color="auto"/>
              </w:divBdr>
            </w:div>
            <w:div w:id="114521660">
              <w:marLeft w:val="0"/>
              <w:marRight w:val="0"/>
              <w:marTop w:val="0"/>
              <w:marBottom w:val="0"/>
              <w:divBdr>
                <w:top w:val="none" w:sz="0" w:space="0" w:color="auto"/>
                <w:left w:val="none" w:sz="0" w:space="0" w:color="auto"/>
                <w:bottom w:val="none" w:sz="0" w:space="0" w:color="auto"/>
                <w:right w:val="none" w:sz="0" w:space="0" w:color="auto"/>
              </w:divBdr>
            </w:div>
            <w:div w:id="116685869">
              <w:marLeft w:val="0"/>
              <w:marRight w:val="0"/>
              <w:marTop w:val="0"/>
              <w:marBottom w:val="0"/>
              <w:divBdr>
                <w:top w:val="none" w:sz="0" w:space="0" w:color="auto"/>
                <w:left w:val="none" w:sz="0" w:space="0" w:color="auto"/>
                <w:bottom w:val="none" w:sz="0" w:space="0" w:color="auto"/>
                <w:right w:val="none" w:sz="0" w:space="0" w:color="auto"/>
              </w:divBdr>
            </w:div>
            <w:div w:id="117574823">
              <w:marLeft w:val="0"/>
              <w:marRight w:val="0"/>
              <w:marTop w:val="0"/>
              <w:marBottom w:val="0"/>
              <w:divBdr>
                <w:top w:val="none" w:sz="0" w:space="0" w:color="auto"/>
                <w:left w:val="none" w:sz="0" w:space="0" w:color="auto"/>
                <w:bottom w:val="none" w:sz="0" w:space="0" w:color="auto"/>
                <w:right w:val="none" w:sz="0" w:space="0" w:color="auto"/>
              </w:divBdr>
            </w:div>
            <w:div w:id="120002170">
              <w:marLeft w:val="0"/>
              <w:marRight w:val="0"/>
              <w:marTop w:val="0"/>
              <w:marBottom w:val="0"/>
              <w:divBdr>
                <w:top w:val="none" w:sz="0" w:space="0" w:color="auto"/>
                <w:left w:val="none" w:sz="0" w:space="0" w:color="auto"/>
                <w:bottom w:val="none" w:sz="0" w:space="0" w:color="auto"/>
                <w:right w:val="none" w:sz="0" w:space="0" w:color="auto"/>
              </w:divBdr>
            </w:div>
            <w:div w:id="129522132">
              <w:marLeft w:val="0"/>
              <w:marRight w:val="0"/>
              <w:marTop w:val="0"/>
              <w:marBottom w:val="0"/>
              <w:divBdr>
                <w:top w:val="none" w:sz="0" w:space="0" w:color="auto"/>
                <w:left w:val="none" w:sz="0" w:space="0" w:color="auto"/>
                <w:bottom w:val="none" w:sz="0" w:space="0" w:color="auto"/>
                <w:right w:val="none" w:sz="0" w:space="0" w:color="auto"/>
              </w:divBdr>
            </w:div>
            <w:div w:id="129633177">
              <w:marLeft w:val="0"/>
              <w:marRight w:val="0"/>
              <w:marTop w:val="0"/>
              <w:marBottom w:val="0"/>
              <w:divBdr>
                <w:top w:val="none" w:sz="0" w:space="0" w:color="auto"/>
                <w:left w:val="none" w:sz="0" w:space="0" w:color="auto"/>
                <w:bottom w:val="none" w:sz="0" w:space="0" w:color="auto"/>
                <w:right w:val="none" w:sz="0" w:space="0" w:color="auto"/>
              </w:divBdr>
            </w:div>
            <w:div w:id="136000918">
              <w:marLeft w:val="0"/>
              <w:marRight w:val="0"/>
              <w:marTop w:val="0"/>
              <w:marBottom w:val="0"/>
              <w:divBdr>
                <w:top w:val="none" w:sz="0" w:space="0" w:color="auto"/>
                <w:left w:val="none" w:sz="0" w:space="0" w:color="auto"/>
                <w:bottom w:val="none" w:sz="0" w:space="0" w:color="auto"/>
                <w:right w:val="none" w:sz="0" w:space="0" w:color="auto"/>
              </w:divBdr>
            </w:div>
            <w:div w:id="141849575">
              <w:marLeft w:val="0"/>
              <w:marRight w:val="0"/>
              <w:marTop w:val="0"/>
              <w:marBottom w:val="0"/>
              <w:divBdr>
                <w:top w:val="none" w:sz="0" w:space="0" w:color="auto"/>
                <w:left w:val="none" w:sz="0" w:space="0" w:color="auto"/>
                <w:bottom w:val="none" w:sz="0" w:space="0" w:color="auto"/>
                <w:right w:val="none" w:sz="0" w:space="0" w:color="auto"/>
              </w:divBdr>
            </w:div>
            <w:div w:id="142892740">
              <w:marLeft w:val="0"/>
              <w:marRight w:val="0"/>
              <w:marTop w:val="0"/>
              <w:marBottom w:val="0"/>
              <w:divBdr>
                <w:top w:val="none" w:sz="0" w:space="0" w:color="auto"/>
                <w:left w:val="none" w:sz="0" w:space="0" w:color="auto"/>
                <w:bottom w:val="none" w:sz="0" w:space="0" w:color="auto"/>
                <w:right w:val="none" w:sz="0" w:space="0" w:color="auto"/>
              </w:divBdr>
            </w:div>
            <w:div w:id="146098576">
              <w:marLeft w:val="0"/>
              <w:marRight w:val="0"/>
              <w:marTop w:val="0"/>
              <w:marBottom w:val="0"/>
              <w:divBdr>
                <w:top w:val="none" w:sz="0" w:space="0" w:color="auto"/>
                <w:left w:val="none" w:sz="0" w:space="0" w:color="auto"/>
                <w:bottom w:val="none" w:sz="0" w:space="0" w:color="auto"/>
                <w:right w:val="none" w:sz="0" w:space="0" w:color="auto"/>
              </w:divBdr>
            </w:div>
            <w:div w:id="148404136">
              <w:marLeft w:val="0"/>
              <w:marRight w:val="0"/>
              <w:marTop w:val="0"/>
              <w:marBottom w:val="0"/>
              <w:divBdr>
                <w:top w:val="none" w:sz="0" w:space="0" w:color="auto"/>
                <w:left w:val="none" w:sz="0" w:space="0" w:color="auto"/>
                <w:bottom w:val="none" w:sz="0" w:space="0" w:color="auto"/>
                <w:right w:val="none" w:sz="0" w:space="0" w:color="auto"/>
              </w:divBdr>
            </w:div>
            <w:div w:id="148787046">
              <w:marLeft w:val="0"/>
              <w:marRight w:val="0"/>
              <w:marTop w:val="0"/>
              <w:marBottom w:val="0"/>
              <w:divBdr>
                <w:top w:val="none" w:sz="0" w:space="0" w:color="auto"/>
                <w:left w:val="none" w:sz="0" w:space="0" w:color="auto"/>
                <w:bottom w:val="none" w:sz="0" w:space="0" w:color="auto"/>
                <w:right w:val="none" w:sz="0" w:space="0" w:color="auto"/>
              </w:divBdr>
            </w:div>
            <w:div w:id="151678568">
              <w:marLeft w:val="0"/>
              <w:marRight w:val="0"/>
              <w:marTop w:val="0"/>
              <w:marBottom w:val="0"/>
              <w:divBdr>
                <w:top w:val="none" w:sz="0" w:space="0" w:color="auto"/>
                <w:left w:val="none" w:sz="0" w:space="0" w:color="auto"/>
                <w:bottom w:val="none" w:sz="0" w:space="0" w:color="auto"/>
                <w:right w:val="none" w:sz="0" w:space="0" w:color="auto"/>
              </w:divBdr>
            </w:div>
            <w:div w:id="154420035">
              <w:marLeft w:val="0"/>
              <w:marRight w:val="0"/>
              <w:marTop w:val="0"/>
              <w:marBottom w:val="0"/>
              <w:divBdr>
                <w:top w:val="none" w:sz="0" w:space="0" w:color="auto"/>
                <w:left w:val="none" w:sz="0" w:space="0" w:color="auto"/>
                <w:bottom w:val="none" w:sz="0" w:space="0" w:color="auto"/>
                <w:right w:val="none" w:sz="0" w:space="0" w:color="auto"/>
              </w:divBdr>
            </w:div>
            <w:div w:id="158859653">
              <w:marLeft w:val="0"/>
              <w:marRight w:val="0"/>
              <w:marTop w:val="0"/>
              <w:marBottom w:val="0"/>
              <w:divBdr>
                <w:top w:val="none" w:sz="0" w:space="0" w:color="auto"/>
                <w:left w:val="none" w:sz="0" w:space="0" w:color="auto"/>
                <w:bottom w:val="none" w:sz="0" w:space="0" w:color="auto"/>
                <w:right w:val="none" w:sz="0" w:space="0" w:color="auto"/>
              </w:divBdr>
            </w:div>
            <w:div w:id="160855401">
              <w:marLeft w:val="0"/>
              <w:marRight w:val="0"/>
              <w:marTop w:val="0"/>
              <w:marBottom w:val="0"/>
              <w:divBdr>
                <w:top w:val="none" w:sz="0" w:space="0" w:color="auto"/>
                <w:left w:val="none" w:sz="0" w:space="0" w:color="auto"/>
                <w:bottom w:val="none" w:sz="0" w:space="0" w:color="auto"/>
                <w:right w:val="none" w:sz="0" w:space="0" w:color="auto"/>
              </w:divBdr>
            </w:div>
            <w:div w:id="162820994">
              <w:marLeft w:val="0"/>
              <w:marRight w:val="0"/>
              <w:marTop w:val="0"/>
              <w:marBottom w:val="0"/>
              <w:divBdr>
                <w:top w:val="none" w:sz="0" w:space="0" w:color="auto"/>
                <w:left w:val="none" w:sz="0" w:space="0" w:color="auto"/>
                <w:bottom w:val="none" w:sz="0" w:space="0" w:color="auto"/>
                <w:right w:val="none" w:sz="0" w:space="0" w:color="auto"/>
              </w:divBdr>
            </w:div>
            <w:div w:id="163594624">
              <w:marLeft w:val="0"/>
              <w:marRight w:val="0"/>
              <w:marTop w:val="0"/>
              <w:marBottom w:val="0"/>
              <w:divBdr>
                <w:top w:val="none" w:sz="0" w:space="0" w:color="auto"/>
                <w:left w:val="none" w:sz="0" w:space="0" w:color="auto"/>
                <w:bottom w:val="none" w:sz="0" w:space="0" w:color="auto"/>
                <w:right w:val="none" w:sz="0" w:space="0" w:color="auto"/>
              </w:divBdr>
            </w:div>
            <w:div w:id="163981648">
              <w:marLeft w:val="0"/>
              <w:marRight w:val="0"/>
              <w:marTop w:val="0"/>
              <w:marBottom w:val="0"/>
              <w:divBdr>
                <w:top w:val="none" w:sz="0" w:space="0" w:color="auto"/>
                <w:left w:val="none" w:sz="0" w:space="0" w:color="auto"/>
                <w:bottom w:val="none" w:sz="0" w:space="0" w:color="auto"/>
                <w:right w:val="none" w:sz="0" w:space="0" w:color="auto"/>
              </w:divBdr>
            </w:div>
            <w:div w:id="164365714">
              <w:marLeft w:val="0"/>
              <w:marRight w:val="0"/>
              <w:marTop w:val="0"/>
              <w:marBottom w:val="0"/>
              <w:divBdr>
                <w:top w:val="none" w:sz="0" w:space="0" w:color="auto"/>
                <w:left w:val="none" w:sz="0" w:space="0" w:color="auto"/>
                <w:bottom w:val="none" w:sz="0" w:space="0" w:color="auto"/>
                <w:right w:val="none" w:sz="0" w:space="0" w:color="auto"/>
              </w:divBdr>
            </w:div>
            <w:div w:id="176508212">
              <w:marLeft w:val="0"/>
              <w:marRight w:val="0"/>
              <w:marTop w:val="0"/>
              <w:marBottom w:val="0"/>
              <w:divBdr>
                <w:top w:val="none" w:sz="0" w:space="0" w:color="auto"/>
                <w:left w:val="none" w:sz="0" w:space="0" w:color="auto"/>
                <w:bottom w:val="none" w:sz="0" w:space="0" w:color="auto"/>
                <w:right w:val="none" w:sz="0" w:space="0" w:color="auto"/>
              </w:divBdr>
            </w:div>
            <w:div w:id="183056242">
              <w:marLeft w:val="0"/>
              <w:marRight w:val="0"/>
              <w:marTop w:val="0"/>
              <w:marBottom w:val="0"/>
              <w:divBdr>
                <w:top w:val="none" w:sz="0" w:space="0" w:color="auto"/>
                <w:left w:val="none" w:sz="0" w:space="0" w:color="auto"/>
                <w:bottom w:val="none" w:sz="0" w:space="0" w:color="auto"/>
                <w:right w:val="none" w:sz="0" w:space="0" w:color="auto"/>
              </w:divBdr>
            </w:div>
            <w:div w:id="183642323">
              <w:marLeft w:val="0"/>
              <w:marRight w:val="0"/>
              <w:marTop w:val="0"/>
              <w:marBottom w:val="0"/>
              <w:divBdr>
                <w:top w:val="none" w:sz="0" w:space="0" w:color="auto"/>
                <w:left w:val="none" w:sz="0" w:space="0" w:color="auto"/>
                <w:bottom w:val="none" w:sz="0" w:space="0" w:color="auto"/>
                <w:right w:val="none" w:sz="0" w:space="0" w:color="auto"/>
              </w:divBdr>
            </w:div>
            <w:div w:id="187183519">
              <w:marLeft w:val="0"/>
              <w:marRight w:val="0"/>
              <w:marTop w:val="0"/>
              <w:marBottom w:val="0"/>
              <w:divBdr>
                <w:top w:val="none" w:sz="0" w:space="0" w:color="auto"/>
                <w:left w:val="none" w:sz="0" w:space="0" w:color="auto"/>
                <w:bottom w:val="none" w:sz="0" w:space="0" w:color="auto"/>
                <w:right w:val="none" w:sz="0" w:space="0" w:color="auto"/>
              </w:divBdr>
            </w:div>
            <w:div w:id="187649728">
              <w:marLeft w:val="0"/>
              <w:marRight w:val="0"/>
              <w:marTop w:val="0"/>
              <w:marBottom w:val="0"/>
              <w:divBdr>
                <w:top w:val="none" w:sz="0" w:space="0" w:color="auto"/>
                <w:left w:val="none" w:sz="0" w:space="0" w:color="auto"/>
                <w:bottom w:val="none" w:sz="0" w:space="0" w:color="auto"/>
                <w:right w:val="none" w:sz="0" w:space="0" w:color="auto"/>
              </w:divBdr>
            </w:div>
            <w:div w:id="201940977">
              <w:marLeft w:val="0"/>
              <w:marRight w:val="0"/>
              <w:marTop w:val="0"/>
              <w:marBottom w:val="0"/>
              <w:divBdr>
                <w:top w:val="none" w:sz="0" w:space="0" w:color="auto"/>
                <w:left w:val="none" w:sz="0" w:space="0" w:color="auto"/>
                <w:bottom w:val="none" w:sz="0" w:space="0" w:color="auto"/>
                <w:right w:val="none" w:sz="0" w:space="0" w:color="auto"/>
              </w:divBdr>
            </w:div>
            <w:div w:id="205610628">
              <w:marLeft w:val="0"/>
              <w:marRight w:val="0"/>
              <w:marTop w:val="0"/>
              <w:marBottom w:val="0"/>
              <w:divBdr>
                <w:top w:val="none" w:sz="0" w:space="0" w:color="auto"/>
                <w:left w:val="none" w:sz="0" w:space="0" w:color="auto"/>
                <w:bottom w:val="none" w:sz="0" w:space="0" w:color="auto"/>
                <w:right w:val="none" w:sz="0" w:space="0" w:color="auto"/>
              </w:divBdr>
            </w:div>
            <w:div w:id="206064600">
              <w:marLeft w:val="0"/>
              <w:marRight w:val="0"/>
              <w:marTop w:val="0"/>
              <w:marBottom w:val="0"/>
              <w:divBdr>
                <w:top w:val="none" w:sz="0" w:space="0" w:color="auto"/>
                <w:left w:val="none" w:sz="0" w:space="0" w:color="auto"/>
                <w:bottom w:val="none" w:sz="0" w:space="0" w:color="auto"/>
                <w:right w:val="none" w:sz="0" w:space="0" w:color="auto"/>
              </w:divBdr>
            </w:div>
            <w:div w:id="208304282">
              <w:marLeft w:val="0"/>
              <w:marRight w:val="0"/>
              <w:marTop w:val="0"/>
              <w:marBottom w:val="0"/>
              <w:divBdr>
                <w:top w:val="none" w:sz="0" w:space="0" w:color="auto"/>
                <w:left w:val="none" w:sz="0" w:space="0" w:color="auto"/>
                <w:bottom w:val="none" w:sz="0" w:space="0" w:color="auto"/>
                <w:right w:val="none" w:sz="0" w:space="0" w:color="auto"/>
              </w:divBdr>
            </w:div>
            <w:div w:id="210845118">
              <w:marLeft w:val="0"/>
              <w:marRight w:val="0"/>
              <w:marTop w:val="0"/>
              <w:marBottom w:val="0"/>
              <w:divBdr>
                <w:top w:val="none" w:sz="0" w:space="0" w:color="auto"/>
                <w:left w:val="none" w:sz="0" w:space="0" w:color="auto"/>
                <w:bottom w:val="none" w:sz="0" w:space="0" w:color="auto"/>
                <w:right w:val="none" w:sz="0" w:space="0" w:color="auto"/>
              </w:divBdr>
            </w:div>
            <w:div w:id="215120839">
              <w:marLeft w:val="0"/>
              <w:marRight w:val="0"/>
              <w:marTop w:val="0"/>
              <w:marBottom w:val="0"/>
              <w:divBdr>
                <w:top w:val="none" w:sz="0" w:space="0" w:color="auto"/>
                <w:left w:val="none" w:sz="0" w:space="0" w:color="auto"/>
                <w:bottom w:val="none" w:sz="0" w:space="0" w:color="auto"/>
                <w:right w:val="none" w:sz="0" w:space="0" w:color="auto"/>
              </w:divBdr>
            </w:div>
            <w:div w:id="218247581">
              <w:marLeft w:val="0"/>
              <w:marRight w:val="0"/>
              <w:marTop w:val="0"/>
              <w:marBottom w:val="0"/>
              <w:divBdr>
                <w:top w:val="none" w:sz="0" w:space="0" w:color="auto"/>
                <w:left w:val="none" w:sz="0" w:space="0" w:color="auto"/>
                <w:bottom w:val="none" w:sz="0" w:space="0" w:color="auto"/>
                <w:right w:val="none" w:sz="0" w:space="0" w:color="auto"/>
              </w:divBdr>
            </w:div>
            <w:div w:id="218590228">
              <w:marLeft w:val="0"/>
              <w:marRight w:val="0"/>
              <w:marTop w:val="0"/>
              <w:marBottom w:val="0"/>
              <w:divBdr>
                <w:top w:val="none" w:sz="0" w:space="0" w:color="auto"/>
                <w:left w:val="none" w:sz="0" w:space="0" w:color="auto"/>
                <w:bottom w:val="none" w:sz="0" w:space="0" w:color="auto"/>
                <w:right w:val="none" w:sz="0" w:space="0" w:color="auto"/>
              </w:divBdr>
            </w:div>
            <w:div w:id="218831308">
              <w:marLeft w:val="0"/>
              <w:marRight w:val="0"/>
              <w:marTop w:val="0"/>
              <w:marBottom w:val="0"/>
              <w:divBdr>
                <w:top w:val="none" w:sz="0" w:space="0" w:color="auto"/>
                <w:left w:val="none" w:sz="0" w:space="0" w:color="auto"/>
                <w:bottom w:val="none" w:sz="0" w:space="0" w:color="auto"/>
                <w:right w:val="none" w:sz="0" w:space="0" w:color="auto"/>
              </w:divBdr>
            </w:div>
            <w:div w:id="239096036">
              <w:marLeft w:val="0"/>
              <w:marRight w:val="0"/>
              <w:marTop w:val="0"/>
              <w:marBottom w:val="0"/>
              <w:divBdr>
                <w:top w:val="none" w:sz="0" w:space="0" w:color="auto"/>
                <w:left w:val="none" w:sz="0" w:space="0" w:color="auto"/>
                <w:bottom w:val="none" w:sz="0" w:space="0" w:color="auto"/>
                <w:right w:val="none" w:sz="0" w:space="0" w:color="auto"/>
              </w:divBdr>
            </w:div>
            <w:div w:id="243227271">
              <w:marLeft w:val="0"/>
              <w:marRight w:val="0"/>
              <w:marTop w:val="0"/>
              <w:marBottom w:val="0"/>
              <w:divBdr>
                <w:top w:val="none" w:sz="0" w:space="0" w:color="auto"/>
                <w:left w:val="none" w:sz="0" w:space="0" w:color="auto"/>
                <w:bottom w:val="none" w:sz="0" w:space="0" w:color="auto"/>
                <w:right w:val="none" w:sz="0" w:space="0" w:color="auto"/>
              </w:divBdr>
            </w:div>
            <w:div w:id="247809943">
              <w:marLeft w:val="0"/>
              <w:marRight w:val="0"/>
              <w:marTop w:val="0"/>
              <w:marBottom w:val="0"/>
              <w:divBdr>
                <w:top w:val="none" w:sz="0" w:space="0" w:color="auto"/>
                <w:left w:val="none" w:sz="0" w:space="0" w:color="auto"/>
                <w:bottom w:val="none" w:sz="0" w:space="0" w:color="auto"/>
                <w:right w:val="none" w:sz="0" w:space="0" w:color="auto"/>
              </w:divBdr>
            </w:div>
            <w:div w:id="262306532">
              <w:marLeft w:val="0"/>
              <w:marRight w:val="0"/>
              <w:marTop w:val="0"/>
              <w:marBottom w:val="0"/>
              <w:divBdr>
                <w:top w:val="none" w:sz="0" w:space="0" w:color="auto"/>
                <w:left w:val="none" w:sz="0" w:space="0" w:color="auto"/>
                <w:bottom w:val="none" w:sz="0" w:space="0" w:color="auto"/>
                <w:right w:val="none" w:sz="0" w:space="0" w:color="auto"/>
              </w:divBdr>
            </w:div>
            <w:div w:id="265043230">
              <w:marLeft w:val="0"/>
              <w:marRight w:val="0"/>
              <w:marTop w:val="0"/>
              <w:marBottom w:val="0"/>
              <w:divBdr>
                <w:top w:val="none" w:sz="0" w:space="0" w:color="auto"/>
                <w:left w:val="none" w:sz="0" w:space="0" w:color="auto"/>
                <w:bottom w:val="none" w:sz="0" w:space="0" w:color="auto"/>
                <w:right w:val="none" w:sz="0" w:space="0" w:color="auto"/>
              </w:divBdr>
            </w:div>
            <w:div w:id="267545257">
              <w:marLeft w:val="0"/>
              <w:marRight w:val="0"/>
              <w:marTop w:val="0"/>
              <w:marBottom w:val="0"/>
              <w:divBdr>
                <w:top w:val="none" w:sz="0" w:space="0" w:color="auto"/>
                <w:left w:val="none" w:sz="0" w:space="0" w:color="auto"/>
                <w:bottom w:val="none" w:sz="0" w:space="0" w:color="auto"/>
                <w:right w:val="none" w:sz="0" w:space="0" w:color="auto"/>
              </w:divBdr>
            </w:div>
            <w:div w:id="269092950">
              <w:marLeft w:val="0"/>
              <w:marRight w:val="0"/>
              <w:marTop w:val="0"/>
              <w:marBottom w:val="0"/>
              <w:divBdr>
                <w:top w:val="none" w:sz="0" w:space="0" w:color="auto"/>
                <w:left w:val="none" w:sz="0" w:space="0" w:color="auto"/>
                <w:bottom w:val="none" w:sz="0" w:space="0" w:color="auto"/>
                <w:right w:val="none" w:sz="0" w:space="0" w:color="auto"/>
              </w:divBdr>
            </w:div>
            <w:div w:id="275605101">
              <w:marLeft w:val="0"/>
              <w:marRight w:val="0"/>
              <w:marTop w:val="0"/>
              <w:marBottom w:val="0"/>
              <w:divBdr>
                <w:top w:val="none" w:sz="0" w:space="0" w:color="auto"/>
                <w:left w:val="none" w:sz="0" w:space="0" w:color="auto"/>
                <w:bottom w:val="none" w:sz="0" w:space="0" w:color="auto"/>
                <w:right w:val="none" w:sz="0" w:space="0" w:color="auto"/>
              </w:divBdr>
            </w:div>
            <w:div w:id="280109898">
              <w:marLeft w:val="0"/>
              <w:marRight w:val="0"/>
              <w:marTop w:val="0"/>
              <w:marBottom w:val="0"/>
              <w:divBdr>
                <w:top w:val="none" w:sz="0" w:space="0" w:color="auto"/>
                <w:left w:val="none" w:sz="0" w:space="0" w:color="auto"/>
                <w:bottom w:val="none" w:sz="0" w:space="0" w:color="auto"/>
                <w:right w:val="none" w:sz="0" w:space="0" w:color="auto"/>
              </w:divBdr>
            </w:div>
            <w:div w:id="282542823">
              <w:marLeft w:val="0"/>
              <w:marRight w:val="0"/>
              <w:marTop w:val="0"/>
              <w:marBottom w:val="0"/>
              <w:divBdr>
                <w:top w:val="none" w:sz="0" w:space="0" w:color="auto"/>
                <w:left w:val="none" w:sz="0" w:space="0" w:color="auto"/>
                <w:bottom w:val="none" w:sz="0" w:space="0" w:color="auto"/>
                <w:right w:val="none" w:sz="0" w:space="0" w:color="auto"/>
              </w:divBdr>
            </w:div>
            <w:div w:id="283587154">
              <w:marLeft w:val="0"/>
              <w:marRight w:val="0"/>
              <w:marTop w:val="0"/>
              <w:marBottom w:val="0"/>
              <w:divBdr>
                <w:top w:val="none" w:sz="0" w:space="0" w:color="auto"/>
                <w:left w:val="none" w:sz="0" w:space="0" w:color="auto"/>
                <w:bottom w:val="none" w:sz="0" w:space="0" w:color="auto"/>
                <w:right w:val="none" w:sz="0" w:space="0" w:color="auto"/>
              </w:divBdr>
            </w:div>
            <w:div w:id="285965438">
              <w:marLeft w:val="0"/>
              <w:marRight w:val="0"/>
              <w:marTop w:val="0"/>
              <w:marBottom w:val="0"/>
              <w:divBdr>
                <w:top w:val="none" w:sz="0" w:space="0" w:color="auto"/>
                <w:left w:val="none" w:sz="0" w:space="0" w:color="auto"/>
                <w:bottom w:val="none" w:sz="0" w:space="0" w:color="auto"/>
                <w:right w:val="none" w:sz="0" w:space="0" w:color="auto"/>
              </w:divBdr>
            </w:div>
            <w:div w:id="287276889">
              <w:marLeft w:val="0"/>
              <w:marRight w:val="0"/>
              <w:marTop w:val="0"/>
              <w:marBottom w:val="0"/>
              <w:divBdr>
                <w:top w:val="none" w:sz="0" w:space="0" w:color="auto"/>
                <w:left w:val="none" w:sz="0" w:space="0" w:color="auto"/>
                <w:bottom w:val="none" w:sz="0" w:space="0" w:color="auto"/>
                <w:right w:val="none" w:sz="0" w:space="0" w:color="auto"/>
              </w:divBdr>
            </w:div>
            <w:div w:id="296300109">
              <w:marLeft w:val="0"/>
              <w:marRight w:val="0"/>
              <w:marTop w:val="0"/>
              <w:marBottom w:val="0"/>
              <w:divBdr>
                <w:top w:val="none" w:sz="0" w:space="0" w:color="auto"/>
                <w:left w:val="none" w:sz="0" w:space="0" w:color="auto"/>
                <w:bottom w:val="none" w:sz="0" w:space="0" w:color="auto"/>
                <w:right w:val="none" w:sz="0" w:space="0" w:color="auto"/>
              </w:divBdr>
            </w:div>
            <w:div w:id="297343980">
              <w:marLeft w:val="0"/>
              <w:marRight w:val="0"/>
              <w:marTop w:val="0"/>
              <w:marBottom w:val="0"/>
              <w:divBdr>
                <w:top w:val="none" w:sz="0" w:space="0" w:color="auto"/>
                <w:left w:val="none" w:sz="0" w:space="0" w:color="auto"/>
                <w:bottom w:val="none" w:sz="0" w:space="0" w:color="auto"/>
                <w:right w:val="none" w:sz="0" w:space="0" w:color="auto"/>
              </w:divBdr>
            </w:div>
            <w:div w:id="298074944">
              <w:marLeft w:val="0"/>
              <w:marRight w:val="0"/>
              <w:marTop w:val="0"/>
              <w:marBottom w:val="0"/>
              <w:divBdr>
                <w:top w:val="none" w:sz="0" w:space="0" w:color="auto"/>
                <w:left w:val="none" w:sz="0" w:space="0" w:color="auto"/>
                <w:bottom w:val="none" w:sz="0" w:space="0" w:color="auto"/>
                <w:right w:val="none" w:sz="0" w:space="0" w:color="auto"/>
              </w:divBdr>
            </w:div>
            <w:div w:id="299968991">
              <w:marLeft w:val="0"/>
              <w:marRight w:val="0"/>
              <w:marTop w:val="0"/>
              <w:marBottom w:val="0"/>
              <w:divBdr>
                <w:top w:val="none" w:sz="0" w:space="0" w:color="auto"/>
                <w:left w:val="none" w:sz="0" w:space="0" w:color="auto"/>
                <w:bottom w:val="none" w:sz="0" w:space="0" w:color="auto"/>
                <w:right w:val="none" w:sz="0" w:space="0" w:color="auto"/>
              </w:divBdr>
            </w:div>
            <w:div w:id="300499057">
              <w:marLeft w:val="0"/>
              <w:marRight w:val="0"/>
              <w:marTop w:val="0"/>
              <w:marBottom w:val="0"/>
              <w:divBdr>
                <w:top w:val="none" w:sz="0" w:space="0" w:color="auto"/>
                <w:left w:val="none" w:sz="0" w:space="0" w:color="auto"/>
                <w:bottom w:val="none" w:sz="0" w:space="0" w:color="auto"/>
                <w:right w:val="none" w:sz="0" w:space="0" w:color="auto"/>
              </w:divBdr>
            </w:div>
            <w:div w:id="302854344">
              <w:marLeft w:val="0"/>
              <w:marRight w:val="0"/>
              <w:marTop w:val="0"/>
              <w:marBottom w:val="0"/>
              <w:divBdr>
                <w:top w:val="none" w:sz="0" w:space="0" w:color="auto"/>
                <w:left w:val="none" w:sz="0" w:space="0" w:color="auto"/>
                <w:bottom w:val="none" w:sz="0" w:space="0" w:color="auto"/>
                <w:right w:val="none" w:sz="0" w:space="0" w:color="auto"/>
              </w:divBdr>
            </w:div>
            <w:div w:id="302933675">
              <w:marLeft w:val="0"/>
              <w:marRight w:val="0"/>
              <w:marTop w:val="0"/>
              <w:marBottom w:val="0"/>
              <w:divBdr>
                <w:top w:val="none" w:sz="0" w:space="0" w:color="auto"/>
                <w:left w:val="none" w:sz="0" w:space="0" w:color="auto"/>
                <w:bottom w:val="none" w:sz="0" w:space="0" w:color="auto"/>
                <w:right w:val="none" w:sz="0" w:space="0" w:color="auto"/>
              </w:divBdr>
            </w:div>
            <w:div w:id="307054907">
              <w:marLeft w:val="0"/>
              <w:marRight w:val="0"/>
              <w:marTop w:val="0"/>
              <w:marBottom w:val="0"/>
              <w:divBdr>
                <w:top w:val="none" w:sz="0" w:space="0" w:color="auto"/>
                <w:left w:val="none" w:sz="0" w:space="0" w:color="auto"/>
                <w:bottom w:val="none" w:sz="0" w:space="0" w:color="auto"/>
                <w:right w:val="none" w:sz="0" w:space="0" w:color="auto"/>
              </w:divBdr>
            </w:div>
            <w:div w:id="310444645">
              <w:marLeft w:val="0"/>
              <w:marRight w:val="0"/>
              <w:marTop w:val="0"/>
              <w:marBottom w:val="0"/>
              <w:divBdr>
                <w:top w:val="none" w:sz="0" w:space="0" w:color="auto"/>
                <w:left w:val="none" w:sz="0" w:space="0" w:color="auto"/>
                <w:bottom w:val="none" w:sz="0" w:space="0" w:color="auto"/>
                <w:right w:val="none" w:sz="0" w:space="0" w:color="auto"/>
              </w:divBdr>
            </w:div>
            <w:div w:id="323317640">
              <w:marLeft w:val="0"/>
              <w:marRight w:val="0"/>
              <w:marTop w:val="0"/>
              <w:marBottom w:val="0"/>
              <w:divBdr>
                <w:top w:val="none" w:sz="0" w:space="0" w:color="auto"/>
                <w:left w:val="none" w:sz="0" w:space="0" w:color="auto"/>
                <w:bottom w:val="none" w:sz="0" w:space="0" w:color="auto"/>
                <w:right w:val="none" w:sz="0" w:space="0" w:color="auto"/>
              </w:divBdr>
            </w:div>
            <w:div w:id="329993183">
              <w:marLeft w:val="0"/>
              <w:marRight w:val="0"/>
              <w:marTop w:val="0"/>
              <w:marBottom w:val="0"/>
              <w:divBdr>
                <w:top w:val="none" w:sz="0" w:space="0" w:color="auto"/>
                <w:left w:val="none" w:sz="0" w:space="0" w:color="auto"/>
                <w:bottom w:val="none" w:sz="0" w:space="0" w:color="auto"/>
                <w:right w:val="none" w:sz="0" w:space="0" w:color="auto"/>
              </w:divBdr>
            </w:div>
            <w:div w:id="335035922">
              <w:marLeft w:val="0"/>
              <w:marRight w:val="0"/>
              <w:marTop w:val="0"/>
              <w:marBottom w:val="0"/>
              <w:divBdr>
                <w:top w:val="none" w:sz="0" w:space="0" w:color="auto"/>
                <w:left w:val="none" w:sz="0" w:space="0" w:color="auto"/>
                <w:bottom w:val="none" w:sz="0" w:space="0" w:color="auto"/>
                <w:right w:val="none" w:sz="0" w:space="0" w:color="auto"/>
              </w:divBdr>
            </w:div>
            <w:div w:id="338582237">
              <w:marLeft w:val="0"/>
              <w:marRight w:val="0"/>
              <w:marTop w:val="0"/>
              <w:marBottom w:val="0"/>
              <w:divBdr>
                <w:top w:val="none" w:sz="0" w:space="0" w:color="auto"/>
                <w:left w:val="none" w:sz="0" w:space="0" w:color="auto"/>
                <w:bottom w:val="none" w:sz="0" w:space="0" w:color="auto"/>
                <w:right w:val="none" w:sz="0" w:space="0" w:color="auto"/>
              </w:divBdr>
            </w:div>
            <w:div w:id="339433516">
              <w:marLeft w:val="0"/>
              <w:marRight w:val="0"/>
              <w:marTop w:val="0"/>
              <w:marBottom w:val="0"/>
              <w:divBdr>
                <w:top w:val="none" w:sz="0" w:space="0" w:color="auto"/>
                <w:left w:val="none" w:sz="0" w:space="0" w:color="auto"/>
                <w:bottom w:val="none" w:sz="0" w:space="0" w:color="auto"/>
                <w:right w:val="none" w:sz="0" w:space="0" w:color="auto"/>
              </w:divBdr>
            </w:div>
            <w:div w:id="343479253">
              <w:marLeft w:val="0"/>
              <w:marRight w:val="0"/>
              <w:marTop w:val="0"/>
              <w:marBottom w:val="0"/>
              <w:divBdr>
                <w:top w:val="none" w:sz="0" w:space="0" w:color="auto"/>
                <w:left w:val="none" w:sz="0" w:space="0" w:color="auto"/>
                <w:bottom w:val="none" w:sz="0" w:space="0" w:color="auto"/>
                <w:right w:val="none" w:sz="0" w:space="0" w:color="auto"/>
              </w:divBdr>
            </w:div>
            <w:div w:id="353074958">
              <w:marLeft w:val="0"/>
              <w:marRight w:val="0"/>
              <w:marTop w:val="0"/>
              <w:marBottom w:val="0"/>
              <w:divBdr>
                <w:top w:val="none" w:sz="0" w:space="0" w:color="auto"/>
                <w:left w:val="none" w:sz="0" w:space="0" w:color="auto"/>
                <w:bottom w:val="none" w:sz="0" w:space="0" w:color="auto"/>
                <w:right w:val="none" w:sz="0" w:space="0" w:color="auto"/>
              </w:divBdr>
            </w:div>
            <w:div w:id="357316528">
              <w:marLeft w:val="0"/>
              <w:marRight w:val="0"/>
              <w:marTop w:val="0"/>
              <w:marBottom w:val="0"/>
              <w:divBdr>
                <w:top w:val="none" w:sz="0" w:space="0" w:color="auto"/>
                <w:left w:val="none" w:sz="0" w:space="0" w:color="auto"/>
                <w:bottom w:val="none" w:sz="0" w:space="0" w:color="auto"/>
                <w:right w:val="none" w:sz="0" w:space="0" w:color="auto"/>
              </w:divBdr>
            </w:div>
            <w:div w:id="365914636">
              <w:marLeft w:val="0"/>
              <w:marRight w:val="0"/>
              <w:marTop w:val="0"/>
              <w:marBottom w:val="0"/>
              <w:divBdr>
                <w:top w:val="none" w:sz="0" w:space="0" w:color="auto"/>
                <w:left w:val="none" w:sz="0" w:space="0" w:color="auto"/>
                <w:bottom w:val="none" w:sz="0" w:space="0" w:color="auto"/>
                <w:right w:val="none" w:sz="0" w:space="0" w:color="auto"/>
              </w:divBdr>
            </w:div>
            <w:div w:id="369770662">
              <w:marLeft w:val="0"/>
              <w:marRight w:val="0"/>
              <w:marTop w:val="0"/>
              <w:marBottom w:val="0"/>
              <w:divBdr>
                <w:top w:val="none" w:sz="0" w:space="0" w:color="auto"/>
                <w:left w:val="none" w:sz="0" w:space="0" w:color="auto"/>
                <w:bottom w:val="none" w:sz="0" w:space="0" w:color="auto"/>
                <w:right w:val="none" w:sz="0" w:space="0" w:color="auto"/>
              </w:divBdr>
            </w:div>
            <w:div w:id="372460970">
              <w:marLeft w:val="0"/>
              <w:marRight w:val="0"/>
              <w:marTop w:val="0"/>
              <w:marBottom w:val="0"/>
              <w:divBdr>
                <w:top w:val="none" w:sz="0" w:space="0" w:color="auto"/>
                <w:left w:val="none" w:sz="0" w:space="0" w:color="auto"/>
                <w:bottom w:val="none" w:sz="0" w:space="0" w:color="auto"/>
                <w:right w:val="none" w:sz="0" w:space="0" w:color="auto"/>
              </w:divBdr>
            </w:div>
            <w:div w:id="374165211">
              <w:marLeft w:val="0"/>
              <w:marRight w:val="0"/>
              <w:marTop w:val="0"/>
              <w:marBottom w:val="0"/>
              <w:divBdr>
                <w:top w:val="none" w:sz="0" w:space="0" w:color="auto"/>
                <w:left w:val="none" w:sz="0" w:space="0" w:color="auto"/>
                <w:bottom w:val="none" w:sz="0" w:space="0" w:color="auto"/>
                <w:right w:val="none" w:sz="0" w:space="0" w:color="auto"/>
              </w:divBdr>
            </w:div>
            <w:div w:id="376003988">
              <w:marLeft w:val="0"/>
              <w:marRight w:val="0"/>
              <w:marTop w:val="0"/>
              <w:marBottom w:val="0"/>
              <w:divBdr>
                <w:top w:val="none" w:sz="0" w:space="0" w:color="auto"/>
                <w:left w:val="none" w:sz="0" w:space="0" w:color="auto"/>
                <w:bottom w:val="none" w:sz="0" w:space="0" w:color="auto"/>
                <w:right w:val="none" w:sz="0" w:space="0" w:color="auto"/>
              </w:divBdr>
            </w:div>
            <w:div w:id="379327919">
              <w:marLeft w:val="0"/>
              <w:marRight w:val="0"/>
              <w:marTop w:val="0"/>
              <w:marBottom w:val="0"/>
              <w:divBdr>
                <w:top w:val="none" w:sz="0" w:space="0" w:color="auto"/>
                <w:left w:val="none" w:sz="0" w:space="0" w:color="auto"/>
                <w:bottom w:val="none" w:sz="0" w:space="0" w:color="auto"/>
                <w:right w:val="none" w:sz="0" w:space="0" w:color="auto"/>
              </w:divBdr>
            </w:div>
            <w:div w:id="381179274">
              <w:marLeft w:val="0"/>
              <w:marRight w:val="0"/>
              <w:marTop w:val="0"/>
              <w:marBottom w:val="0"/>
              <w:divBdr>
                <w:top w:val="none" w:sz="0" w:space="0" w:color="auto"/>
                <w:left w:val="none" w:sz="0" w:space="0" w:color="auto"/>
                <w:bottom w:val="none" w:sz="0" w:space="0" w:color="auto"/>
                <w:right w:val="none" w:sz="0" w:space="0" w:color="auto"/>
              </w:divBdr>
            </w:div>
            <w:div w:id="381445249">
              <w:marLeft w:val="0"/>
              <w:marRight w:val="0"/>
              <w:marTop w:val="0"/>
              <w:marBottom w:val="0"/>
              <w:divBdr>
                <w:top w:val="none" w:sz="0" w:space="0" w:color="auto"/>
                <w:left w:val="none" w:sz="0" w:space="0" w:color="auto"/>
                <w:bottom w:val="none" w:sz="0" w:space="0" w:color="auto"/>
                <w:right w:val="none" w:sz="0" w:space="0" w:color="auto"/>
              </w:divBdr>
            </w:div>
            <w:div w:id="385104198">
              <w:marLeft w:val="0"/>
              <w:marRight w:val="0"/>
              <w:marTop w:val="0"/>
              <w:marBottom w:val="0"/>
              <w:divBdr>
                <w:top w:val="none" w:sz="0" w:space="0" w:color="auto"/>
                <w:left w:val="none" w:sz="0" w:space="0" w:color="auto"/>
                <w:bottom w:val="none" w:sz="0" w:space="0" w:color="auto"/>
                <w:right w:val="none" w:sz="0" w:space="0" w:color="auto"/>
              </w:divBdr>
            </w:div>
            <w:div w:id="388189359">
              <w:marLeft w:val="0"/>
              <w:marRight w:val="0"/>
              <w:marTop w:val="0"/>
              <w:marBottom w:val="0"/>
              <w:divBdr>
                <w:top w:val="none" w:sz="0" w:space="0" w:color="auto"/>
                <w:left w:val="none" w:sz="0" w:space="0" w:color="auto"/>
                <w:bottom w:val="none" w:sz="0" w:space="0" w:color="auto"/>
                <w:right w:val="none" w:sz="0" w:space="0" w:color="auto"/>
              </w:divBdr>
            </w:div>
            <w:div w:id="392658547">
              <w:marLeft w:val="0"/>
              <w:marRight w:val="0"/>
              <w:marTop w:val="0"/>
              <w:marBottom w:val="0"/>
              <w:divBdr>
                <w:top w:val="none" w:sz="0" w:space="0" w:color="auto"/>
                <w:left w:val="none" w:sz="0" w:space="0" w:color="auto"/>
                <w:bottom w:val="none" w:sz="0" w:space="0" w:color="auto"/>
                <w:right w:val="none" w:sz="0" w:space="0" w:color="auto"/>
              </w:divBdr>
            </w:div>
            <w:div w:id="394621291">
              <w:marLeft w:val="0"/>
              <w:marRight w:val="0"/>
              <w:marTop w:val="0"/>
              <w:marBottom w:val="0"/>
              <w:divBdr>
                <w:top w:val="none" w:sz="0" w:space="0" w:color="auto"/>
                <w:left w:val="none" w:sz="0" w:space="0" w:color="auto"/>
                <w:bottom w:val="none" w:sz="0" w:space="0" w:color="auto"/>
                <w:right w:val="none" w:sz="0" w:space="0" w:color="auto"/>
              </w:divBdr>
            </w:div>
            <w:div w:id="401492222">
              <w:marLeft w:val="0"/>
              <w:marRight w:val="0"/>
              <w:marTop w:val="0"/>
              <w:marBottom w:val="0"/>
              <w:divBdr>
                <w:top w:val="none" w:sz="0" w:space="0" w:color="auto"/>
                <w:left w:val="none" w:sz="0" w:space="0" w:color="auto"/>
                <w:bottom w:val="none" w:sz="0" w:space="0" w:color="auto"/>
                <w:right w:val="none" w:sz="0" w:space="0" w:color="auto"/>
              </w:divBdr>
            </w:div>
            <w:div w:id="408112043">
              <w:marLeft w:val="0"/>
              <w:marRight w:val="0"/>
              <w:marTop w:val="0"/>
              <w:marBottom w:val="0"/>
              <w:divBdr>
                <w:top w:val="none" w:sz="0" w:space="0" w:color="auto"/>
                <w:left w:val="none" w:sz="0" w:space="0" w:color="auto"/>
                <w:bottom w:val="none" w:sz="0" w:space="0" w:color="auto"/>
                <w:right w:val="none" w:sz="0" w:space="0" w:color="auto"/>
              </w:divBdr>
            </w:div>
            <w:div w:id="411203547">
              <w:marLeft w:val="0"/>
              <w:marRight w:val="0"/>
              <w:marTop w:val="0"/>
              <w:marBottom w:val="0"/>
              <w:divBdr>
                <w:top w:val="none" w:sz="0" w:space="0" w:color="auto"/>
                <w:left w:val="none" w:sz="0" w:space="0" w:color="auto"/>
                <w:bottom w:val="none" w:sz="0" w:space="0" w:color="auto"/>
                <w:right w:val="none" w:sz="0" w:space="0" w:color="auto"/>
              </w:divBdr>
            </w:div>
            <w:div w:id="411777183">
              <w:marLeft w:val="0"/>
              <w:marRight w:val="0"/>
              <w:marTop w:val="0"/>
              <w:marBottom w:val="0"/>
              <w:divBdr>
                <w:top w:val="none" w:sz="0" w:space="0" w:color="auto"/>
                <w:left w:val="none" w:sz="0" w:space="0" w:color="auto"/>
                <w:bottom w:val="none" w:sz="0" w:space="0" w:color="auto"/>
                <w:right w:val="none" w:sz="0" w:space="0" w:color="auto"/>
              </w:divBdr>
            </w:div>
            <w:div w:id="412820992">
              <w:marLeft w:val="0"/>
              <w:marRight w:val="0"/>
              <w:marTop w:val="0"/>
              <w:marBottom w:val="0"/>
              <w:divBdr>
                <w:top w:val="none" w:sz="0" w:space="0" w:color="auto"/>
                <w:left w:val="none" w:sz="0" w:space="0" w:color="auto"/>
                <w:bottom w:val="none" w:sz="0" w:space="0" w:color="auto"/>
                <w:right w:val="none" w:sz="0" w:space="0" w:color="auto"/>
              </w:divBdr>
            </w:div>
            <w:div w:id="413091066">
              <w:marLeft w:val="0"/>
              <w:marRight w:val="0"/>
              <w:marTop w:val="0"/>
              <w:marBottom w:val="0"/>
              <w:divBdr>
                <w:top w:val="none" w:sz="0" w:space="0" w:color="auto"/>
                <w:left w:val="none" w:sz="0" w:space="0" w:color="auto"/>
                <w:bottom w:val="none" w:sz="0" w:space="0" w:color="auto"/>
                <w:right w:val="none" w:sz="0" w:space="0" w:color="auto"/>
              </w:divBdr>
            </w:div>
            <w:div w:id="417293450">
              <w:marLeft w:val="0"/>
              <w:marRight w:val="0"/>
              <w:marTop w:val="0"/>
              <w:marBottom w:val="0"/>
              <w:divBdr>
                <w:top w:val="none" w:sz="0" w:space="0" w:color="auto"/>
                <w:left w:val="none" w:sz="0" w:space="0" w:color="auto"/>
                <w:bottom w:val="none" w:sz="0" w:space="0" w:color="auto"/>
                <w:right w:val="none" w:sz="0" w:space="0" w:color="auto"/>
              </w:divBdr>
            </w:div>
            <w:div w:id="419644103">
              <w:marLeft w:val="0"/>
              <w:marRight w:val="0"/>
              <w:marTop w:val="0"/>
              <w:marBottom w:val="0"/>
              <w:divBdr>
                <w:top w:val="none" w:sz="0" w:space="0" w:color="auto"/>
                <w:left w:val="none" w:sz="0" w:space="0" w:color="auto"/>
                <w:bottom w:val="none" w:sz="0" w:space="0" w:color="auto"/>
                <w:right w:val="none" w:sz="0" w:space="0" w:color="auto"/>
              </w:divBdr>
            </w:div>
            <w:div w:id="419644648">
              <w:marLeft w:val="0"/>
              <w:marRight w:val="0"/>
              <w:marTop w:val="0"/>
              <w:marBottom w:val="0"/>
              <w:divBdr>
                <w:top w:val="none" w:sz="0" w:space="0" w:color="auto"/>
                <w:left w:val="none" w:sz="0" w:space="0" w:color="auto"/>
                <w:bottom w:val="none" w:sz="0" w:space="0" w:color="auto"/>
                <w:right w:val="none" w:sz="0" w:space="0" w:color="auto"/>
              </w:divBdr>
            </w:div>
            <w:div w:id="422334419">
              <w:marLeft w:val="0"/>
              <w:marRight w:val="0"/>
              <w:marTop w:val="0"/>
              <w:marBottom w:val="0"/>
              <w:divBdr>
                <w:top w:val="none" w:sz="0" w:space="0" w:color="auto"/>
                <w:left w:val="none" w:sz="0" w:space="0" w:color="auto"/>
                <w:bottom w:val="none" w:sz="0" w:space="0" w:color="auto"/>
                <w:right w:val="none" w:sz="0" w:space="0" w:color="auto"/>
              </w:divBdr>
            </w:div>
            <w:div w:id="423843326">
              <w:marLeft w:val="0"/>
              <w:marRight w:val="0"/>
              <w:marTop w:val="0"/>
              <w:marBottom w:val="0"/>
              <w:divBdr>
                <w:top w:val="none" w:sz="0" w:space="0" w:color="auto"/>
                <w:left w:val="none" w:sz="0" w:space="0" w:color="auto"/>
                <w:bottom w:val="none" w:sz="0" w:space="0" w:color="auto"/>
                <w:right w:val="none" w:sz="0" w:space="0" w:color="auto"/>
              </w:divBdr>
            </w:div>
            <w:div w:id="427163921">
              <w:marLeft w:val="0"/>
              <w:marRight w:val="0"/>
              <w:marTop w:val="0"/>
              <w:marBottom w:val="0"/>
              <w:divBdr>
                <w:top w:val="none" w:sz="0" w:space="0" w:color="auto"/>
                <w:left w:val="none" w:sz="0" w:space="0" w:color="auto"/>
                <w:bottom w:val="none" w:sz="0" w:space="0" w:color="auto"/>
                <w:right w:val="none" w:sz="0" w:space="0" w:color="auto"/>
              </w:divBdr>
            </w:div>
            <w:div w:id="429546940">
              <w:marLeft w:val="0"/>
              <w:marRight w:val="0"/>
              <w:marTop w:val="0"/>
              <w:marBottom w:val="0"/>
              <w:divBdr>
                <w:top w:val="none" w:sz="0" w:space="0" w:color="auto"/>
                <w:left w:val="none" w:sz="0" w:space="0" w:color="auto"/>
                <w:bottom w:val="none" w:sz="0" w:space="0" w:color="auto"/>
                <w:right w:val="none" w:sz="0" w:space="0" w:color="auto"/>
              </w:divBdr>
            </w:div>
            <w:div w:id="431783917">
              <w:marLeft w:val="0"/>
              <w:marRight w:val="0"/>
              <w:marTop w:val="0"/>
              <w:marBottom w:val="0"/>
              <w:divBdr>
                <w:top w:val="none" w:sz="0" w:space="0" w:color="auto"/>
                <w:left w:val="none" w:sz="0" w:space="0" w:color="auto"/>
                <w:bottom w:val="none" w:sz="0" w:space="0" w:color="auto"/>
                <w:right w:val="none" w:sz="0" w:space="0" w:color="auto"/>
              </w:divBdr>
            </w:div>
            <w:div w:id="435566362">
              <w:marLeft w:val="0"/>
              <w:marRight w:val="0"/>
              <w:marTop w:val="0"/>
              <w:marBottom w:val="0"/>
              <w:divBdr>
                <w:top w:val="none" w:sz="0" w:space="0" w:color="auto"/>
                <w:left w:val="none" w:sz="0" w:space="0" w:color="auto"/>
                <w:bottom w:val="none" w:sz="0" w:space="0" w:color="auto"/>
                <w:right w:val="none" w:sz="0" w:space="0" w:color="auto"/>
              </w:divBdr>
            </w:div>
            <w:div w:id="438719836">
              <w:marLeft w:val="0"/>
              <w:marRight w:val="0"/>
              <w:marTop w:val="0"/>
              <w:marBottom w:val="0"/>
              <w:divBdr>
                <w:top w:val="none" w:sz="0" w:space="0" w:color="auto"/>
                <w:left w:val="none" w:sz="0" w:space="0" w:color="auto"/>
                <w:bottom w:val="none" w:sz="0" w:space="0" w:color="auto"/>
                <w:right w:val="none" w:sz="0" w:space="0" w:color="auto"/>
              </w:divBdr>
            </w:div>
            <w:div w:id="438960153">
              <w:marLeft w:val="0"/>
              <w:marRight w:val="0"/>
              <w:marTop w:val="0"/>
              <w:marBottom w:val="0"/>
              <w:divBdr>
                <w:top w:val="none" w:sz="0" w:space="0" w:color="auto"/>
                <w:left w:val="none" w:sz="0" w:space="0" w:color="auto"/>
                <w:bottom w:val="none" w:sz="0" w:space="0" w:color="auto"/>
                <w:right w:val="none" w:sz="0" w:space="0" w:color="auto"/>
              </w:divBdr>
            </w:div>
            <w:div w:id="440684117">
              <w:marLeft w:val="0"/>
              <w:marRight w:val="0"/>
              <w:marTop w:val="0"/>
              <w:marBottom w:val="0"/>
              <w:divBdr>
                <w:top w:val="none" w:sz="0" w:space="0" w:color="auto"/>
                <w:left w:val="none" w:sz="0" w:space="0" w:color="auto"/>
                <w:bottom w:val="none" w:sz="0" w:space="0" w:color="auto"/>
                <w:right w:val="none" w:sz="0" w:space="0" w:color="auto"/>
              </w:divBdr>
            </w:div>
            <w:div w:id="443621081">
              <w:marLeft w:val="0"/>
              <w:marRight w:val="0"/>
              <w:marTop w:val="0"/>
              <w:marBottom w:val="0"/>
              <w:divBdr>
                <w:top w:val="none" w:sz="0" w:space="0" w:color="auto"/>
                <w:left w:val="none" w:sz="0" w:space="0" w:color="auto"/>
                <w:bottom w:val="none" w:sz="0" w:space="0" w:color="auto"/>
                <w:right w:val="none" w:sz="0" w:space="0" w:color="auto"/>
              </w:divBdr>
            </w:div>
            <w:div w:id="445269080">
              <w:marLeft w:val="0"/>
              <w:marRight w:val="0"/>
              <w:marTop w:val="0"/>
              <w:marBottom w:val="0"/>
              <w:divBdr>
                <w:top w:val="none" w:sz="0" w:space="0" w:color="auto"/>
                <w:left w:val="none" w:sz="0" w:space="0" w:color="auto"/>
                <w:bottom w:val="none" w:sz="0" w:space="0" w:color="auto"/>
                <w:right w:val="none" w:sz="0" w:space="0" w:color="auto"/>
              </w:divBdr>
            </w:div>
            <w:div w:id="454521784">
              <w:marLeft w:val="0"/>
              <w:marRight w:val="0"/>
              <w:marTop w:val="0"/>
              <w:marBottom w:val="0"/>
              <w:divBdr>
                <w:top w:val="none" w:sz="0" w:space="0" w:color="auto"/>
                <w:left w:val="none" w:sz="0" w:space="0" w:color="auto"/>
                <w:bottom w:val="none" w:sz="0" w:space="0" w:color="auto"/>
                <w:right w:val="none" w:sz="0" w:space="0" w:color="auto"/>
              </w:divBdr>
            </w:div>
            <w:div w:id="458035521">
              <w:marLeft w:val="0"/>
              <w:marRight w:val="0"/>
              <w:marTop w:val="0"/>
              <w:marBottom w:val="0"/>
              <w:divBdr>
                <w:top w:val="none" w:sz="0" w:space="0" w:color="auto"/>
                <w:left w:val="none" w:sz="0" w:space="0" w:color="auto"/>
                <w:bottom w:val="none" w:sz="0" w:space="0" w:color="auto"/>
                <w:right w:val="none" w:sz="0" w:space="0" w:color="auto"/>
              </w:divBdr>
            </w:div>
            <w:div w:id="461191184">
              <w:marLeft w:val="0"/>
              <w:marRight w:val="0"/>
              <w:marTop w:val="0"/>
              <w:marBottom w:val="0"/>
              <w:divBdr>
                <w:top w:val="none" w:sz="0" w:space="0" w:color="auto"/>
                <w:left w:val="none" w:sz="0" w:space="0" w:color="auto"/>
                <w:bottom w:val="none" w:sz="0" w:space="0" w:color="auto"/>
                <w:right w:val="none" w:sz="0" w:space="0" w:color="auto"/>
              </w:divBdr>
            </w:div>
            <w:div w:id="464474202">
              <w:marLeft w:val="0"/>
              <w:marRight w:val="0"/>
              <w:marTop w:val="0"/>
              <w:marBottom w:val="0"/>
              <w:divBdr>
                <w:top w:val="none" w:sz="0" w:space="0" w:color="auto"/>
                <w:left w:val="none" w:sz="0" w:space="0" w:color="auto"/>
                <w:bottom w:val="none" w:sz="0" w:space="0" w:color="auto"/>
                <w:right w:val="none" w:sz="0" w:space="0" w:color="auto"/>
              </w:divBdr>
            </w:div>
            <w:div w:id="467822255">
              <w:marLeft w:val="0"/>
              <w:marRight w:val="0"/>
              <w:marTop w:val="0"/>
              <w:marBottom w:val="0"/>
              <w:divBdr>
                <w:top w:val="none" w:sz="0" w:space="0" w:color="auto"/>
                <w:left w:val="none" w:sz="0" w:space="0" w:color="auto"/>
                <w:bottom w:val="none" w:sz="0" w:space="0" w:color="auto"/>
                <w:right w:val="none" w:sz="0" w:space="0" w:color="auto"/>
              </w:divBdr>
            </w:div>
            <w:div w:id="473644902">
              <w:marLeft w:val="0"/>
              <w:marRight w:val="0"/>
              <w:marTop w:val="0"/>
              <w:marBottom w:val="0"/>
              <w:divBdr>
                <w:top w:val="none" w:sz="0" w:space="0" w:color="auto"/>
                <w:left w:val="none" w:sz="0" w:space="0" w:color="auto"/>
                <w:bottom w:val="none" w:sz="0" w:space="0" w:color="auto"/>
                <w:right w:val="none" w:sz="0" w:space="0" w:color="auto"/>
              </w:divBdr>
            </w:div>
            <w:div w:id="474764770">
              <w:marLeft w:val="0"/>
              <w:marRight w:val="0"/>
              <w:marTop w:val="0"/>
              <w:marBottom w:val="0"/>
              <w:divBdr>
                <w:top w:val="none" w:sz="0" w:space="0" w:color="auto"/>
                <w:left w:val="none" w:sz="0" w:space="0" w:color="auto"/>
                <w:bottom w:val="none" w:sz="0" w:space="0" w:color="auto"/>
                <w:right w:val="none" w:sz="0" w:space="0" w:color="auto"/>
              </w:divBdr>
            </w:div>
            <w:div w:id="477458484">
              <w:marLeft w:val="0"/>
              <w:marRight w:val="0"/>
              <w:marTop w:val="0"/>
              <w:marBottom w:val="0"/>
              <w:divBdr>
                <w:top w:val="none" w:sz="0" w:space="0" w:color="auto"/>
                <w:left w:val="none" w:sz="0" w:space="0" w:color="auto"/>
                <w:bottom w:val="none" w:sz="0" w:space="0" w:color="auto"/>
                <w:right w:val="none" w:sz="0" w:space="0" w:color="auto"/>
              </w:divBdr>
            </w:div>
            <w:div w:id="485362073">
              <w:marLeft w:val="0"/>
              <w:marRight w:val="0"/>
              <w:marTop w:val="0"/>
              <w:marBottom w:val="0"/>
              <w:divBdr>
                <w:top w:val="none" w:sz="0" w:space="0" w:color="auto"/>
                <w:left w:val="none" w:sz="0" w:space="0" w:color="auto"/>
                <w:bottom w:val="none" w:sz="0" w:space="0" w:color="auto"/>
                <w:right w:val="none" w:sz="0" w:space="0" w:color="auto"/>
              </w:divBdr>
            </w:div>
            <w:div w:id="488903343">
              <w:marLeft w:val="0"/>
              <w:marRight w:val="0"/>
              <w:marTop w:val="0"/>
              <w:marBottom w:val="0"/>
              <w:divBdr>
                <w:top w:val="none" w:sz="0" w:space="0" w:color="auto"/>
                <w:left w:val="none" w:sz="0" w:space="0" w:color="auto"/>
                <w:bottom w:val="none" w:sz="0" w:space="0" w:color="auto"/>
                <w:right w:val="none" w:sz="0" w:space="0" w:color="auto"/>
              </w:divBdr>
            </w:div>
            <w:div w:id="490407869">
              <w:marLeft w:val="0"/>
              <w:marRight w:val="0"/>
              <w:marTop w:val="0"/>
              <w:marBottom w:val="0"/>
              <w:divBdr>
                <w:top w:val="none" w:sz="0" w:space="0" w:color="auto"/>
                <w:left w:val="none" w:sz="0" w:space="0" w:color="auto"/>
                <w:bottom w:val="none" w:sz="0" w:space="0" w:color="auto"/>
                <w:right w:val="none" w:sz="0" w:space="0" w:color="auto"/>
              </w:divBdr>
            </w:div>
            <w:div w:id="491407455">
              <w:marLeft w:val="0"/>
              <w:marRight w:val="0"/>
              <w:marTop w:val="0"/>
              <w:marBottom w:val="0"/>
              <w:divBdr>
                <w:top w:val="none" w:sz="0" w:space="0" w:color="auto"/>
                <w:left w:val="none" w:sz="0" w:space="0" w:color="auto"/>
                <w:bottom w:val="none" w:sz="0" w:space="0" w:color="auto"/>
                <w:right w:val="none" w:sz="0" w:space="0" w:color="auto"/>
              </w:divBdr>
            </w:div>
            <w:div w:id="497040079">
              <w:marLeft w:val="0"/>
              <w:marRight w:val="0"/>
              <w:marTop w:val="0"/>
              <w:marBottom w:val="0"/>
              <w:divBdr>
                <w:top w:val="none" w:sz="0" w:space="0" w:color="auto"/>
                <w:left w:val="none" w:sz="0" w:space="0" w:color="auto"/>
                <w:bottom w:val="none" w:sz="0" w:space="0" w:color="auto"/>
                <w:right w:val="none" w:sz="0" w:space="0" w:color="auto"/>
              </w:divBdr>
            </w:div>
            <w:div w:id="497577831">
              <w:marLeft w:val="0"/>
              <w:marRight w:val="0"/>
              <w:marTop w:val="0"/>
              <w:marBottom w:val="0"/>
              <w:divBdr>
                <w:top w:val="none" w:sz="0" w:space="0" w:color="auto"/>
                <w:left w:val="none" w:sz="0" w:space="0" w:color="auto"/>
                <w:bottom w:val="none" w:sz="0" w:space="0" w:color="auto"/>
                <w:right w:val="none" w:sz="0" w:space="0" w:color="auto"/>
              </w:divBdr>
            </w:div>
            <w:div w:id="498815989">
              <w:marLeft w:val="0"/>
              <w:marRight w:val="0"/>
              <w:marTop w:val="0"/>
              <w:marBottom w:val="0"/>
              <w:divBdr>
                <w:top w:val="none" w:sz="0" w:space="0" w:color="auto"/>
                <w:left w:val="none" w:sz="0" w:space="0" w:color="auto"/>
                <w:bottom w:val="none" w:sz="0" w:space="0" w:color="auto"/>
                <w:right w:val="none" w:sz="0" w:space="0" w:color="auto"/>
              </w:divBdr>
            </w:div>
            <w:div w:id="501436911">
              <w:marLeft w:val="0"/>
              <w:marRight w:val="0"/>
              <w:marTop w:val="0"/>
              <w:marBottom w:val="0"/>
              <w:divBdr>
                <w:top w:val="none" w:sz="0" w:space="0" w:color="auto"/>
                <w:left w:val="none" w:sz="0" w:space="0" w:color="auto"/>
                <w:bottom w:val="none" w:sz="0" w:space="0" w:color="auto"/>
                <w:right w:val="none" w:sz="0" w:space="0" w:color="auto"/>
              </w:divBdr>
            </w:div>
            <w:div w:id="503324132">
              <w:marLeft w:val="0"/>
              <w:marRight w:val="0"/>
              <w:marTop w:val="0"/>
              <w:marBottom w:val="0"/>
              <w:divBdr>
                <w:top w:val="none" w:sz="0" w:space="0" w:color="auto"/>
                <w:left w:val="none" w:sz="0" w:space="0" w:color="auto"/>
                <w:bottom w:val="none" w:sz="0" w:space="0" w:color="auto"/>
                <w:right w:val="none" w:sz="0" w:space="0" w:color="auto"/>
              </w:divBdr>
            </w:div>
            <w:div w:id="503470518">
              <w:marLeft w:val="0"/>
              <w:marRight w:val="0"/>
              <w:marTop w:val="0"/>
              <w:marBottom w:val="0"/>
              <w:divBdr>
                <w:top w:val="none" w:sz="0" w:space="0" w:color="auto"/>
                <w:left w:val="none" w:sz="0" w:space="0" w:color="auto"/>
                <w:bottom w:val="none" w:sz="0" w:space="0" w:color="auto"/>
                <w:right w:val="none" w:sz="0" w:space="0" w:color="auto"/>
              </w:divBdr>
            </w:div>
            <w:div w:id="504515614">
              <w:marLeft w:val="0"/>
              <w:marRight w:val="0"/>
              <w:marTop w:val="0"/>
              <w:marBottom w:val="0"/>
              <w:divBdr>
                <w:top w:val="none" w:sz="0" w:space="0" w:color="auto"/>
                <w:left w:val="none" w:sz="0" w:space="0" w:color="auto"/>
                <w:bottom w:val="none" w:sz="0" w:space="0" w:color="auto"/>
                <w:right w:val="none" w:sz="0" w:space="0" w:color="auto"/>
              </w:divBdr>
            </w:div>
            <w:div w:id="507983476">
              <w:marLeft w:val="0"/>
              <w:marRight w:val="0"/>
              <w:marTop w:val="0"/>
              <w:marBottom w:val="0"/>
              <w:divBdr>
                <w:top w:val="none" w:sz="0" w:space="0" w:color="auto"/>
                <w:left w:val="none" w:sz="0" w:space="0" w:color="auto"/>
                <w:bottom w:val="none" w:sz="0" w:space="0" w:color="auto"/>
                <w:right w:val="none" w:sz="0" w:space="0" w:color="auto"/>
              </w:divBdr>
            </w:div>
            <w:div w:id="509032734">
              <w:marLeft w:val="0"/>
              <w:marRight w:val="0"/>
              <w:marTop w:val="0"/>
              <w:marBottom w:val="0"/>
              <w:divBdr>
                <w:top w:val="none" w:sz="0" w:space="0" w:color="auto"/>
                <w:left w:val="none" w:sz="0" w:space="0" w:color="auto"/>
                <w:bottom w:val="none" w:sz="0" w:space="0" w:color="auto"/>
                <w:right w:val="none" w:sz="0" w:space="0" w:color="auto"/>
              </w:divBdr>
            </w:div>
            <w:div w:id="519665404">
              <w:marLeft w:val="0"/>
              <w:marRight w:val="0"/>
              <w:marTop w:val="0"/>
              <w:marBottom w:val="0"/>
              <w:divBdr>
                <w:top w:val="none" w:sz="0" w:space="0" w:color="auto"/>
                <w:left w:val="none" w:sz="0" w:space="0" w:color="auto"/>
                <w:bottom w:val="none" w:sz="0" w:space="0" w:color="auto"/>
                <w:right w:val="none" w:sz="0" w:space="0" w:color="auto"/>
              </w:divBdr>
            </w:div>
            <w:div w:id="529999218">
              <w:marLeft w:val="0"/>
              <w:marRight w:val="0"/>
              <w:marTop w:val="0"/>
              <w:marBottom w:val="0"/>
              <w:divBdr>
                <w:top w:val="none" w:sz="0" w:space="0" w:color="auto"/>
                <w:left w:val="none" w:sz="0" w:space="0" w:color="auto"/>
                <w:bottom w:val="none" w:sz="0" w:space="0" w:color="auto"/>
                <w:right w:val="none" w:sz="0" w:space="0" w:color="auto"/>
              </w:divBdr>
            </w:div>
            <w:div w:id="537357981">
              <w:marLeft w:val="0"/>
              <w:marRight w:val="0"/>
              <w:marTop w:val="0"/>
              <w:marBottom w:val="0"/>
              <w:divBdr>
                <w:top w:val="none" w:sz="0" w:space="0" w:color="auto"/>
                <w:left w:val="none" w:sz="0" w:space="0" w:color="auto"/>
                <w:bottom w:val="none" w:sz="0" w:space="0" w:color="auto"/>
                <w:right w:val="none" w:sz="0" w:space="0" w:color="auto"/>
              </w:divBdr>
            </w:div>
            <w:div w:id="538858027">
              <w:marLeft w:val="0"/>
              <w:marRight w:val="0"/>
              <w:marTop w:val="0"/>
              <w:marBottom w:val="0"/>
              <w:divBdr>
                <w:top w:val="none" w:sz="0" w:space="0" w:color="auto"/>
                <w:left w:val="none" w:sz="0" w:space="0" w:color="auto"/>
                <w:bottom w:val="none" w:sz="0" w:space="0" w:color="auto"/>
                <w:right w:val="none" w:sz="0" w:space="0" w:color="auto"/>
              </w:divBdr>
            </w:div>
            <w:div w:id="544830209">
              <w:marLeft w:val="0"/>
              <w:marRight w:val="0"/>
              <w:marTop w:val="0"/>
              <w:marBottom w:val="0"/>
              <w:divBdr>
                <w:top w:val="none" w:sz="0" w:space="0" w:color="auto"/>
                <w:left w:val="none" w:sz="0" w:space="0" w:color="auto"/>
                <w:bottom w:val="none" w:sz="0" w:space="0" w:color="auto"/>
                <w:right w:val="none" w:sz="0" w:space="0" w:color="auto"/>
              </w:divBdr>
            </w:div>
            <w:div w:id="544947026">
              <w:marLeft w:val="0"/>
              <w:marRight w:val="0"/>
              <w:marTop w:val="0"/>
              <w:marBottom w:val="0"/>
              <w:divBdr>
                <w:top w:val="none" w:sz="0" w:space="0" w:color="auto"/>
                <w:left w:val="none" w:sz="0" w:space="0" w:color="auto"/>
                <w:bottom w:val="none" w:sz="0" w:space="0" w:color="auto"/>
                <w:right w:val="none" w:sz="0" w:space="0" w:color="auto"/>
              </w:divBdr>
            </w:div>
            <w:div w:id="549267575">
              <w:marLeft w:val="0"/>
              <w:marRight w:val="0"/>
              <w:marTop w:val="0"/>
              <w:marBottom w:val="0"/>
              <w:divBdr>
                <w:top w:val="none" w:sz="0" w:space="0" w:color="auto"/>
                <w:left w:val="none" w:sz="0" w:space="0" w:color="auto"/>
                <w:bottom w:val="none" w:sz="0" w:space="0" w:color="auto"/>
                <w:right w:val="none" w:sz="0" w:space="0" w:color="auto"/>
              </w:divBdr>
            </w:div>
            <w:div w:id="553007089">
              <w:marLeft w:val="0"/>
              <w:marRight w:val="0"/>
              <w:marTop w:val="0"/>
              <w:marBottom w:val="0"/>
              <w:divBdr>
                <w:top w:val="none" w:sz="0" w:space="0" w:color="auto"/>
                <w:left w:val="none" w:sz="0" w:space="0" w:color="auto"/>
                <w:bottom w:val="none" w:sz="0" w:space="0" w:color="auto"/>
                <w:right w:val="none" w:sz="0" w:space="0" w:color="auto"/>
              </w:divBdr>
            </w:div>
            <w:div w:id="554239372">
              <w:marLeft w:val="0"/>
              <w:marRight w:val="0"/>
              <w:marTop w:val="0"/>
              <w:marBottom w:val="0"/>
              <w:divBdr>
                <w:top w:val="none" w:sz="0" w:space="0" w:color="auto"/>
                <w:left w:val="none" w:sz="0" w:space="0" w:color="auto"/>
                <w:bottom w:val="none" w:sz="0" w:space="0" w:color="auto"/>
                <w:right w:val="none" w:sz="0" w:space="0" w:color="auto"/>
              </w:divBdr>
            </w:div>
            <w:div w:id="558590668">
              <w:marLeft w:val="0"/>
              <w:marRight w:val="0"/>
              <w:marTop w:val="0"/>
              <w:marBottom w:val="0"/>
              <w:divBdr>
                <w:top w:val="none" w:sz="0" w:space="0" w:color="auto"/>
                <w:left w:val="none" w:sz="0" w:space="0" w:color="auto"/>
                <w:bottom w:val="none" w:sz="0" w:space="0" w:color="auto"/>
                <w:right w:val="none" w:sz="0" w:space="0" w:color="auto"/>
              </w:divBdr>
            </w:div>
            <w:div w:id="560023352">
              <w:marLeft w:val="0"/>
              <w:marRight w:val="0"/>
              <w:marTop w:val="0"/>
              <w:marBottom w:val="0"/>
              <w:divBdr>
                <w:top w:val="none" w:sz="0" w:space="0" w:color="auto"/>
                <w:left w:val="none" w:sz="0" w:space="0" w:color="auto"/>
                <w:bottom w:val="none" w:sz="0" w:space="0" w:color="auto"/>
                <w:right w:val="none" w:sz="0" w:space="0" w:color="auto"/>
              </w:divBdr>
            </w:div>
            <w:div w:id="560867192">
              <w:marLeft w:val="0"/>
              <w:marRight w:val="0"/>
              <w:marTop w:val="0"/>
              <w:marBottom w:val="0"/>
              <w:divBdr>
                <w:top w:val="none" w:sz="0" w:space="0" w:color="auto"/>
                <w:left w:val="none" w:sz="0" w:space="0" w:color="auto"/>
                <w:bottom w:val="none" w:sz="0" w:space="0" w:color="auto"/>
                <w:right w:val="none" w:sz="0" w:space="0" w:color="auto"/>
              </w:divBdr>
            </w:div>
            <w:div w:id="562303036">
              <w:marLeft w:val="0"/>
              <w:marRight w:val="0"/>
              <w:marTop w:val="0"/>
              <w:marBottom w:val="0"/>
              <w:divBdr>
                <w:top w:val="none" w:sz="0" w:space="0" w:color="auto"/>
                <w:left w:val="none" w:sz="0" w:space="0" w:color="auto"/>
                <w:bottom w:val="none" w:sz="0" w:space="0" w:color="auto"/>
                <w:right w:val="none" w:sz="0" w:space="0" w:color="auto"/>
              </w:divBdr>
            </w:div>
            <w:div w:id="562834368">
              <w:marLeft w:val="0"/>
              <w:marRight w:val="0"/>
              <w:marTop w:val="0"/>
              <w:marBottom w:val="0"/>
              <w:divBdr>
                <w:top w:val="none" w:sz="0" w:space="0" w:color="auto"/>
                <w:left w:val="none" w:sz="0" w:space="0" w:color="auto"/>
                <w:bottom w:val="none" w:sz="0" w:space="0" w:color="auto"/>
                <w:right w:val="none" w:sz="0" w:space="0" w:color="auto"/>
              </w:divBdr>
            </w:div>
            <w:div w:id="570192722">
              <w:marLeft w:val="0"/>
              <w:marRight w:val="0"/>
              <w:marTop w:val="0"/>
              <w:marBottom w:val="0"/>
              <w:divBdr>
                <w:top w:val="none" w:sz="0" w:space="0" w:color="auto"/>
                <w:left w:val="none" w:sz="0" w:space="0" w:color="auto"/>
                <w:bottom w:val="none" w:sz="0" w:space="0" w:color="auto"/>
                <w:right w:val="none" w:sz="0" w:space="0" w:color="auto"/>
              </w:divBdr>
            </w:div>
            <w:div w:id="575825792">
              <w:marLeft w:val="0"/>
              <w:marRight w:val="0"/>
              <w:marTop w:val="0"/>
              <w:marBottom w:val="0"/>
              <w:divBdr>
                <w:top w:val="none" w:sz="0" w:space="0" w:color="auto"/>
                <w:left w:val="none" w:sz="0" w:space="0" w:color="auto"/>
                <w:bottom w:val="none" w:sz="0" w:space="0" w:color="auto"/>
                <w:right w:val="none" w:sz="0" w:space="0" w:color="auto"/>
              </w:divBdr>
            </w:div>
            <w:div w:id="582301044">
              <w:marLeft w:val="0"/>
              <w:marRight w:val="0"/>
              <w:marTop w:val="0"/>
              <w:marBottom w:val="0"/>
              <w:divBdr>
                <w:top w:val="none" w:sz="0" w:space="0" w:color="auto"/>
                <w:left w:val="none" w:sz="0" w:space="0" w:color="auto"/>
                <w:bottom w:val="none" w:sz="0" w:space="0" w:color="auto"/>
                <w:right w:val="none" w:sz="0" w:space="0" w:color="auto"/>
              </w:divBdr>
            </w:div>
            <w:div w:id="585847874">
              <w:marLeft w:val="0"/>
              <w:marRight w:val="0"/>
              <w:marTop w:val="0"/>
              <w:marBottom w:val="0"/>
              <w:divBdr>
                <w:top w:val="none" w:sz="0" w:space="0" w:color="auto"/>
                <w:left w:val="none" w:sz="0" w:space="0" w:color="auto"/>
                <w:bottom w:val="none" w:sz="0" w:space="0" w:color="auto"/>
                <w:right w:val="none" w:sz="0" w:space="0" w:color="auto"/>
              </w:divBdr>
            </w:div>
            <w:div w:id="588974584">
              <w:marLeft w:val="0"/>
              <w:marRight w:val="0"/>
              <w:marTop w:val="0"/>
              <w:marBottom w:val="0"/>
              <w:divBdr>
                <w:top w:val="none" w:sz="0" w:space="0" w:color="auto"/>
                <w:left w:val="none" w:sz="0" w:space="0" w:color="auto"/>
                <w:bottom w:val="none" w:sz="0" w:space="0" w:color="auto"/>
                <w:right w:val="none" w:sz="0" w:space="0" w:color="auto"/>
              </w:divBdr>
            </w:div>
            <w:div w:id="594286170">
              <w:marLeft w:val="0"/>
              <w:marRight w:val="0"/>
              <w:marTop w:val="0"/>
              <w:marBottom w:val="0"/>
              <w:divBdr>
                <w:top w:val="none" w:sz="0" w:space="0" w:color="auto"/>
                <w:left w:val="none" w:sz="0" w:space="0" w:color="auto"/>
                <w:bottom w:val="none" w:sz="0" w:space="0" w:color="auto"/>
                <w:right w:val="none" w:sz="0" w:space="0" w:color="auto"/>
              </w:divBdr>
            </w:div>
            <w:div w:id="596910822">
              <w:marLeft w:val="0"/>
              <w:marRight w:val="0"/>
              <w:marTop w:val="0"/>
              <w:marBottom w:val="0"/>
              <w:divBdr>
                <w:top w:val="none" w:sz="0" w:space="0" w:color="auto"/>
                <w:left w:val="none" w:sz="0" w:space="0" w:color="auto"/>
                <w:bottom w:val="none" w:sz="0" w:space="0" w:color="auto"/>
                <w:right w:val="none" w:sz="0" w:space="0" w:color="auto"/>
              </w:divBdr>
            </w:div>
            <w:div w:id="602616328">
              <w:marLeft w:val="0"/>
              <w:marRight w:val="0"/>
              <w:marTop w:val="0"/>
              <w:marBottom w:val="0"/>
              <w:divBdr>
                <w:top w:val="none" w:sz="0" w:space="0" w:color="auto"/>
                <w:left w:val="none" w:sz="0" w:space="0" w:color="auto"/>
                <w:bottom w:val="none" w:sz="0" w:space="0" w:color="auto"/>
                <w:right w:val="none" w:sz="0" w:space="0" w:color="auto"/>
              </w:divBdr>
            </w:div>
            <w:div w:id="607153652">
              <w:marLeft w:val="0"/>
              <w:marRight w:val="0"/>
              <w:marTop w:val="0"/>
              <w:marBottom w:val="0"/>
              <w:divBdr>
                <w:top w:val="none" w:sz="0" w:space="0" w:color="auto"/>
                <w:left w:val="none" w:sz="0" w:space="0" w:color="auto"/>
                <w:bottom w:val="none" w:sz="0" w:space="0" w:color="auto"/>
                <w:right w:val="none" w:sz="0" w:space="0" w:color="auto"/>
              </w:divBdr>
            </w:div>
            <w:div w:id="610627834">
              <w:marLeft w:val="0"/>
              <w:marRight w:val="0"/>
              <w:marTop w:val="0"/>
              <w:marBottom w:val="0"/>
              <w:divBdr>
                <w:top w:val="none" w:sz="0" w:space="0" w:color="auto"/>
                <w:left w:val="none" w:sz="0" w:space="0" w:color="auto"/>
                <w:bottom w:val="none" w:sz="0" w:space="0" w:color="auto"/>
                <w:right w:val="none" w:sz="0" w:space="0" w:color="auto"/>
              </w:divBdr>
            </w:div>
            <w:div w:id="617225545">
              <w:marLeft w:val="0"/>
              <w:marRight w:val="0"/>
              <w:marTop w:val="0"/>
              <w:marBottom w:val="0"/>
              <w:divBdr>
                <w:top w:val="none" w:sz="0" w:space="0" w:color="auto"/>
                <w:left w:val="none" w:sz="0" w:space="0" w:color="auto"/>
                <w:bottom w:val="none" w:sz="0" w:space="0" w:color="auto"/>
                <w:right w:val="none" w:sz="0" w:space="0" w:color="auto"/>
              </w:divBdr>
            </w:div>
            <w:div w:id="617227092">
              <w:marLeft w:val="0"/>
              <w:marRight w:val="0"/>
              <w:marTop w:val="0"/>
              <w:marBottom w:val="0"/>
              <w:divBdr>
                <w:top w:val="none" w:sz="0" w:space="0" w:color="auto"/>
                <w:left w:val="none" w:sz="0" w:space="0" w:color="auto"/>
                <w:bottom w:val="none" w:sz="0" w:space="0" w:color="auto"/>
                <w:right w:val="none" w:sz="0" w:space="0" w:color="auto"/>
              </w:divBdr>
            </w:div>
            <w:div w:id="617563303">
              <w:marLeft w:val="0"/>
              <w:marRight w:val="0"/>
              <w:marTop w:val="0"/>
              <w:marBottom w:val="0"/>
              <w:divBdr>
                <w:top w:val="none" w:sz="0" w:space="0" w:color="auto"/>
                <w:left w:val="none" w:sz="0" w:space="0" w:color="auto"/>
                <w:bottom w:val="none" w:sz="0" w:space="0" w:color="auto"/>
                <w:right w:val="none" w:sz="0" w:space="0" w:color="auto"/>
              </w:divBdr>
            </w:div>
            <w:div w:id="617684282">
              <w:marLeft w:val="0"/>
              <w:marRight w:val="0"/>
              <w:marTop w:val="0"/>
              <w:marBottom w:val="0"/>
              <w:divBdr>
                <w:top w:val="none" w:sz="0" w:space="0" w:color="auto"/>
                <w:left w:val="none" w:sz="0" w:space="0" w:color="auto"/>
                <w:bottom w:val="none" w:sz="0" w:space="0" w:color="auto"/>
                <w:right w:val="none" w:sz="0" w:space="0" w:color="auto"/>
              </w:divBdr>
            </w:div>
            <w:div w:id="618797970">
              <w:marLeft w:val="0"/>
              <w:marRight w:val="0"/>
              <w:marTop w:val="0"/>
              <w:marBottom w:val="0"/>
              <w:divBdr>
                <w:top w:val="none" w:sz="0" w:space="0" w:color="auto"/>
                <w:left w:val="none" w:sz="0" w:space="0" w:color="auto"/>
                <w:bottom w:val="none" w:sz="0" w:space="0" w:color="auto"/>
                <w:right w:val="none" w:sz="0" w:space="0" w:color="auto"/>
              </w:divBdr>
            </w:div>
            <w:div w:id="618878566">
              <w:marLeft w:val="0"/>
              <w:marRight w:val="0"/>
              <w:marTop w:val="0"/>
              <w:marBottom w:val="0"/>
              <w:divBdr>
                <w:top w:val="none" w:sz="0" w:space="0" w:color="auto"/>
                <w:left w:val="none" w:sz="0" w:space="0" w:color="auto"/>
                <w:bottom w:val="none" w:sz="0" w:space="0" w:color="auto"/>
                <w:right w:val="none" w:sz="0" w:space="0" w:color="auto"/>
              </w:divBdr>
            </w:div>
            <w:div w:id="619915163">
              <w:marLeft w:val="0"/>
              <w:marRight w:val="0"/>
              <w:marTop w:val="0"/>
              <w:marBottom w:val="0"/>
              <w:divBdr>
                <w:top w:val="none" w:sz="0" w:space="0" w:color="auto"/>
                <w:left w:val="none" w:sz="0" w:space="0" w:color="auto"/>
                <w:bottom w:val="none" w:sz="0" w:space="0" w:color="auto"/>
                <w:right w:val="none" w:sz="0" w:space="0" w:color="auto"/>
              </w:divBdr>
            </w:div>
            <w:div w:id="624044119">
              <w:marLeft w:val="0"/>
              <w:marRight w:val="0"/>
              <w:marTop w:val="0"/>
              <w:marBottom w:val="0"/>
              <w:divBdr>
                <w:top w:val="none" w:sz="0" w:space="0" w:color="auto"/>
                <w:left w:val="none" w:sz="0" w:space="0" w:color="auto"/>
                <w:bottom w:val="none" w:sz="0" w:space="0" w:color="auto"/>
                <w:right w:val="none" w:sz="0" w:space="0" w:color="auto"/>
              </w:divBdr>
            </w:div>
            <w:div w:id="624311484">
              <w:marLeft w:val="0"/>
              <w:marRight w:val="0"/>
              <w:marTop w:val="0"/>
              <w:marBottom w:val="0"/>
              <w:divBdr>
                <w:top w:val="none" w:sz="0" w:space="0" w:color="auto"/>
                <w:left w:val="none" w:sz="0" w:space="0" w:color="auto"/>
                <w:bottom w:val="none" w:sz="0" w:space="0" w:color="auto"/>
                <w:right w:val="none" w:sz="0" w:space="0" w:color="auto"/>
              </w:divBdr>
            </w:div>
            <w:div w:id="627931429">
              <w:marLeft w:val="0"/>
              <w:marRight w:val="0"/>
              <w:marTop w:val="0"/>
              <w:marBottom w:val="0"/>
              <w:divBdr>
                <w:top w:val="none" w:sz="0" w:space="0" w:color="auto"/>
                <w:left w:val="none" w:sz="0" w:space="0" w:color="auto"/>
                <w:bottom w:val="none" w:sz="0" w:space="0" w:color="auto"/>
                <w:right w:val="none" w:sz="0" w:space="0" w:color="auto"/>
              </w:divBdr>
            </w:div>
            <w:div w:id="631209166">
              <w:marLeft w:val="0"/>
              <w:marRight w:val="0"/>
              <w:marTop w:val="0"/>
              <w:marBottom w:val="0"/>
              <w:divBdr>
                <w:top w:val="none" w:sz="0" w:space="0" w:color="auto"/>
                <w:left w:val="none" w:sz="0" w:space="0" w:color="auto"/>
                <w:bottom w:val="none" w:sz="0" w:space="0" w:color="auto"/>
                <w:right w:val="none" w:sz="0" w:space="0" w:color="auto"/>
              </w:divBdr>
            </w:div>
            <w:div w:id="633609328">
              <w:marLeft w:val="0"/>
              <w:marRight w:val="0"/>
              <w:marTop w:val="0"/>
              <w:marBottom w:val="0"/>
              <w:divBdr>
                <w:top w:val="none" w:sz="0" w:space="0" w:color="auto"/>
                <w:left w:val="none" w:sz="0" w:space="0" w:color="auto"/>
                <w:bottom w:val="none" w:sz="0" w:space="0" w:color="auto"/>
                <w:right w:val="none" w:sz="0" w:space="0" w:color="auto"/>
              </w:divBdr>
            </w:div>
            <w:div w:id="634412865">
              <w:marLeft w:val="0"/>
              <w:marRight w:val="0"/>
              <w:marTop w:val="0"/>
              <w:marBottom w:val="0"/>
              <w:divBdr>
                <w:top w:val="none" w:sz="0" w:space="0" w:color="auto"/>
                <w:left w:val="none" w:sz="0" w:space="0" w:color="auto"/>
                <w:bottom w:val="none" w:sz="0" w:space="0" w:color="auto"/>
                <w:right w:val="none" w:sz="0" w:space="0" w:color="auto"/>
              </w:divBdr>
            </w:div>
            <w:div w:id="643900372">
              <w:marLeft w:val="0"/>
              <w:marRight w:val="0"/>
              <w:marTop w:val="0"/>
              <w:marBottom w:val="0"/>
              <w:divBdr>
                <w:top w:val="none" w:sz="0" w:space="0" w:color="auto"/>
                <w:left w:val="none" w:sz="0" w:space="0" w:color="auto"/>
                <w:bottom w:val="none" w:sz="0" w:space="0" w:color="auto"/>
                <w:right w:val="none" w:sz="0" w:space="0" w:color="auto"/>
              </w:divBdr>
            </w:div>
            <w:div w:id="651832012">
              <w:marLeft w:val="0"/>
              <w:marRight w:val="0"/>
              <w:marTop w:val="0"/>
              <w:marBottom w:val="0"/>
              <w:divBdr>
                <w:top w:val="none" w:sz="0" w:space="0" w:color="auto"/>
                <w:left w:val="none" w:sz="0" w:space="0" w:color="auto"/>
                <w:bottom w:val="none" w:sz="0" w:space="0" w:color="auto"/>
                <w:right w:val="none" w:sz="0" w:space="0" w:color="auto"/>
              </w:divBdr>
            </w:div>
            <w:div w:id="652493588">
              <w:marLeft w:val="0"/>
              <w:marRight w:val="0"/>
              <w:marTop w:val="0"/>
              <w:marBottom w:val="0"/>
              <w:divBdr>
                <w:top w:val="none" w:sz="0" w:space="0" w:color="auto"/>
                <w:left w:val="none" w:sz="0" w:space="0" w:color="auto"/>
                <w:bottom w:val="none" w:sz="0" w:space="0" w:color="auto"/>
                <w:right w:val="none" w:sz="0" w:space="0" w:color="auto"/>
              </w:divBdr>
            </w:div>
            <w:div w:id="652566134">
              <w:marLeft w:val="0"/>
              <w:marRight w:val="0"/>
              <w:marTop w:val="0"/>
              <w:marBottom w:val="0"/>
              <w:divBdr>
                <w:top w:val="none" w:sz="0" w:space="0" w:color="auto"/>
                <w:left w:val="none" w:sz="0" w:space="0" w:color="auto"/>
                <w:bottom w:val="none" w:sz="0" w:space="0" w:color="auto"/>
                <w:right w:val="none" w:sz="0" w:space="0" w:color="auto"/>
              </w:divBdr>
            </w:div>
            <w:div w:id="653145884">
              <w:marLeft w:val="0"/>
              <w:marRight w:val="0"/>
              <w:marTop w:val="0"/>
              <w:marBottom w:val="0"/>
              <w:divBdr>
                <w:top w:val="none" w:sz="0" w:space="0" w:color="auto"/>
                <w:left w:val="none" w:sz="0" w:space="0" w:color="auto"/>
                <w:bottom w:val="none" w:sz="0" w:space="0" w:color="auto"/>
                <w:right w:val="none" w:sz="0" w:space="0" w:color="auto"/>
              </w:divBdr>
            </w:div>
            <w:div w:id="653217575">
              <w:marLeft w:val="0"/>
              <w:marRight w:val="0"/>
              <w:marTop w:val="0"/>
              <w:marBottom w:val="0"/>
              <w:divBdr>
                <w:top w:val="none" w:sz="0" w:space="0" w:color="auto"/>
                <w:left w:val="none" w:sz="0" w:space="0" w:color="auto"/>
                <w:bottom w:val="none" w:sz="0" w:space="0" w:color="auto"/>
                <w:right w:val="none" w:sz="0" w:space="0" w:color="auto"/>
              </w:divBdr>
            </w:div>
            <w:div w:id="663973614">
              <w:marLeft w:val="0"/>
              <w:marRight w:val="0"/>
              <w:marTop w:val="0"/>
              <w:marBottom w:val="0"/>
              <w:divBdr>
                <w:top w:val="none" w:sz="0" w:space="0" w:color="auto"/>
                <w:left w:val="none" w:sz="0" w:space="0" w:color="auto"/>
                <w:bottom w:val="none" w:sz="0" w:space="0" w:color="auto"/>
                <w:right w:val="none" w:sz="0" w:space="0" w:color="auto"/>
              </w:divBdr>
            </w:div>
            <w:div w:id="664867074">
              <w:marLeft w:val="0"/>
              <w:marRight w:val="0"/>
              <w:marTop w:val="0"/>
              <w:marBottom w:val="0"/>
              <w:divBdr>
                <w:top w:val="none" w:sz="0" w:space="0" w:color="auto"/>
                <w:left w:val="none" w:sz="0" w:space="0" w:color="auto"/>
                <w:bottom w:val="none" w:sz="0" w:space="0" w:color="auto"/>
                <w:right w:val="none" w:sz="0" w:space="0" w:color="auto"/>
              </w:divBdr>
            </w:div>
            <w:div w:id="665397811">
              <w:marLeft w:val="0"/>
              <w:marRight w:val="0"/>
              <w:marTop w:val="0"/>
              <w:marBottom w:val="0"/>
              <w:divBdr>
                <w:top w:val="none" w:sz="0" w:space="0" w:color="auto"/>
                <w:left w:val="none" w:sz="0" w:space="0" w:color="auto"/>
                <w:bottom w:val="none" w:sz="0" w:space="0" w:color="auto"/>
                <w:right w:val="none" w:sz="0" w:space="0" w:color="auto"/>
              </w:divBdr>
            </w:div>
            <w:div w:id="670106729">
              <w:marLeft w:val="0"/>
              <w:marRight w:val="0"/>
              <w:marTop w:val="0"/>
              <w:marBottom w:val="0"/>
              <w:divBdr>
                <w:top w:val="none" w:sz="0" w:space="0" w:color="auto"/>
                <w:left w:val="none" w:sz="0" w:space="0" w:color="auto"/>
                <w:bottom w:val="none" w:sz="0" w:space="0" w:color="auto"/>
                <w:right w:val="none" w:sz="0" w:space="0" w:color="auto"/>
              </w:divBdr>
            </w:div>
            <w:div w:id="672998859">
              <w:marLeft w:val="0"/>
              <w:marRight w:val="0"/>
              <w:marTop w:val="0"/>
              <w:marBottom w:val="0"/>
              <w:divBdr>
                <w:top w:val="none" w:sz="0" w:space="0" w:color="auto"/>
                <w:left w:val="none" w:sz="0" w:space="0" w:color="auto"/>
                <w:bottom w:val="none" w:sz="0" w:space="0" w:color="auto"/>
                <w:right w:val="none" w:sz="0" w:space="0" w:color="auto"/>
              </w:divBdr>
            </w:div>
            <w:div w:id="673919326">
              <w:marLeft w:val="0"/>
              <w:marRight w:val="0"/>
              <w:marTop w:val="0"/>
              <w:marBottom w:val="0"/>
              <w:divBdr>
                <w:top w:val="none" w:sz="0" w:space="0" w:color="auto"/>
                <w:left w:val="none" w:sz="0" w:space="0" w:color="auto"/>
                <w:bottom w:val="none" w:sz="0" w:space="0" w:color="auto"/>
                <w:right w:val="none" w:sz="0" w:space="0" w:color="auto"/>
              </w:divBdr>
            </w:div>
            <w:div w:id="675309871">
              <w:marLeft w:val="0"/>
              <w:marRight w:val="0"/>
              <w:marTop w:val="0"/>
              <w:marBottom w:val="0"/>
              <w:divBdr>
                <w:top w:val="none" w:sz="0" w:space="0" w:color="auto"/>
                <w:left w:val="none" w:sz="0" w:space="0" w:color="auto"/>
                <w:bottom w:val="none" w:sz="0" w:space="0" w:color="auto"/>
                <w:right w:val="none" w:sz="0" w:space="0" w:color="auto"/>
              </w:divBdr>
            </w:div>
            <w:div w:id="676077829">
              <w:marLeft w:val="0"/>
              <w:marRight w:val="0"/>
              <w:marTop w:val="0"/>
              <w:marBottom w:val="0"/>
              <w:divBdr>
                <w:top w:val="none" w:sz="0" w:space="0" w:color="auto"/>
                <w:left w:val="none" w:sz="0" w:space="0" w:color="auto"/>
                <w:bottom w:val="none" w:sz="0" w:space="0" w:color="auto"/>
                <w:right w:val="none" w:sz="0" w:space="0" w:color="auto"/>
              </w:divBdr>
            </w:div>
            <w:div w:id="677779145">
              <w:marLeft w:val="0"/>
              <w:marRight w:val="0"/>
              <w:marTop w:val="0"/>
              <w:marBottom w:val="0"/>
              <w:divBdr>
                <w:top w:val="none" w:sz="0" w:space="0" w:color="auto"/>
                <w:left w:val="none" w:sz="0" w:space="0" w:color="auto"/>
                <w:bottom w:val="none" w:sz="0" w:space="0" w:color="auto"/>
                <w:right w:val="none" w:sz="0" w:space="0" w:color="auto"/>
              </w:divBdr>
            </w:div>
            <w:div w:id="678893629">
              <w:marLeft w:val="0"/>
              <w:marRight w:val="0"/>
              <w:marTop w:val="0"/>
              <w:marBottom w:val="0"/>
              <w:divBdr>
                <w:top w:val="none" w:sz="0" w:space="0" w:color="auto"/>
                <w:left w:val="none" w:sz="0" w:space="0" w:color="auto"/>
                <w:bottom w:val="none" w:sz="0" w:space="0" w:color="auto"/>
                <w:right w:val="none" w:sz="0" w:space="0" w:color="auto"/>
              </w:divBdr>
            </w:div>
            <w:div w:id="679434425">
              <w:marLeft w:val="0"/>
              <w:marRight w:val="0"/>
              <w:marTop w:val="0"/>
              <w:marBottom w:val="0"/>
              <w:divBdr>
                <w:top w:val="none" w:sz="0" w:space="0" w:color="auto"/>
                <w:left w:val="none" w:sz="0" w:space="0" w:color="auto"/>
                <w:bottom w:val="none" w:sz="0" w:space="0" w:color="auto"/>
                <w:right w:val="none" w:sz="0" w:space="0" w:color="auto"/>
              </w:divBdr>
            </w:div>
            <w:div w:id="680550010">
              <w:marLeft w:val="0"/>
              <w:marRight w:val="0"/>
              <w:marTop w:val="0"/>
              <w:marBottom w:val="0"/>
              <w:divBdr>
                <w:top w:val="none" w:sz="0" w:space="0" w:color="auto"/>
                <w:left w:val="none" w:sz="0" w:space="0" w:color="auto"/>
                <w:bottom w:val="none" w:sz="0" w:space="0" w:color="auto"/>
                <w:right w:val="none" w:sz="0" w:space="0" w:color="auto"/>
              </w:divBdr>
            </w:div>
            <w:div w:id="686442052">
              <w:marLeft w:val="0"/>
              <w:marRight w:val="0"/>
              <w:marTop w:val="0"/>
              <w:marBottom w:val="0"/>
              <w:divBdr>
                <w:top w:val="none" w:sz="0" w:space="0" w:color="auto"/>
                <w:left w:val="none" w:sz="0" w:space="0" w:color="auto"/>
                <w:bottom w:val="none" w:sz="0" w:space="0" w:color="auto"/>
                <w:right w:val="none" w:sz="0" w:space="0" w:color="auto"/>
              </w:divBdr>
            </w:div>
            <w:div w:id="689837630">
              <w:marLeft w:val="0"/>
              <w:marRight w:val="0"/>
              <w:marTop w:val="0"/>
              <w:marBottom w:val="0"/>
              <w:divBdr>
                <w:top w:val="none" w:sz="0" w:space="0" w:color="auto"/>
                <w:left w:val="none" w:sz="0" w:space="0" w:color="auto"/>
                <w:bottom w:val="none" w:sz="0" w:space="0" w:color="auto"/>
                <w:right w:val="none" w:sz="0" w:space="0" w:color="auto"/>
              </w:divBdr>
            </w:div>
            <w:div w:id="691732890">
              <w:marLeft w:val="0"/>
              <w:marRight w:val="0"/>
              <w:marTop w:val="0"/>
              <w:marBottom w:val="0"/>
              <w:divBdr>
                <w:top w:val="none" w:sz="0" w:space="0" w:color="auto"/>
                <w:left w:val="none" w:sz="0" w:space="0" w:color="auto"/>
                <w:bottom w:val="none" w:sz="0" w:space="0" w:color="auto"/>
                <w:right w:val="none" w:sz="0" w:space="0" w:color="auto"/>
              </w:divBdr>
            </w:div>
            <w:div w:id="691999416">
              <w:marLeft w:val="0"/>
              <w:marRight w:val="0"/>
              <w:marTop w:val="0"/>
              <w:marBottom w:val="0"/>
              <w:divBdr>
                <w:top w:val="none" w:sz="0" w:space="0" w:color="auto"/>
                <w:left w:val="none" w:sz="0" w:space="0" w:color="auto"/>
                <w:bottom w:val="none" w:sz="0" w:space="0" w:color="auto"/>
                <w:right w:val="none" w:sz="0" w:space="0" w:color="auto"/>
              </w:divBdr>
            </w:div>
            <w:div w:id="703791660">
              <w:marLeft w:val="0"/>
              <w:marRight w:val="0"/>
              <w:marTop w:val="0"/>
              <w:marBottom w:val="0"/>
              <w:divBdr>
                <w:top w:val="none" w:sz="0" w:space="0" w:color="auto"/>
                <w:left w:val="none" w:sz="0" w:space="0" w:color="auto"/>
                <w:bottom w:val="none" w:sz="0" w:space="0" w:color="auto"/>
                <w:right w:val="none" w:sz="0" w:space="0" w:color="auto"/>
              </w:divBdr>
            </w:div>
            <w:div w:id="704137121">
              <w:marLeft w:val="0"/>
              <w:marRight w:val="0"/>
              <w:marTop w:val="0"/>
              <w:marBottom w:val="0"/>
              <w:divBdr>
                <w:top w:val="none" w:sz="0" w:space="0" w:color="auto"/>
                <w:left w:val="none" w:sz="0" w:space="0" w:color="auto"/>
                <w:bottom w:val="none" w:sz="0" w:space="0" w:color="auto"/>
                <w:right w:val="none" w:sz="0" w:space="0" w:color="auto"/>
              </w:divBdr>
            </w:div>
            <w:div w:id="713426259">
              <w:marLeft w:val="0"/>
              <w:marRight w:val="0"/>
              <w:marTop w:val="0"/>
              <w:marBottom w:val="0"/>
              <w:divBdr>
                <w:top w:val="none" w:sz="0" w:space="0" w:color="auto"/>
                <w:left w:val="none" w:sz="0" w:space="0" w:color="auto"/>
                <w:bottom w:val="none" w:sz="0" w:space="0" w:color="auto"/>
                <w:right w:val="none" w:sz="0" w:space="0" w:color="auto"/>
              </w:divBdr>
            </w:div>
            <w:div w:id="715813622">
              <w:marLeft w:val="0"/>
              <w:marRight w:val="0"/>
              <w:marTop w:val="0"/>
              <w:marBottom w:val="0"/>
              <w:divBdr>
                <w:top w:val="none" w:sz="0" w:space="0" w:color="auto"/>
                <w:left w:val="none" w:sz="0" w:space="0" w:color="auto"/>
                <w:bottom w:val="none" w:sz="0" w:space="0" w:color="auto"/>
                <w:right w:val="none" w:sz="0" w:space="0" w:color="auto"/>
              </w:divBdr>
            </w:div>
            <w:div w:id="724568585">
              <w:marLeft w:val="0"/>
              <w:marRight w:val="0"/>
              <w:marTop w:val="0"/>
              <w:marBottom w:val="0"/>
              <w:divBdr>
                <w:top w:val="none" w:sz="0" w:space="0" w:color="auto"/>
                <w:left w:val="none" w:sz="0" w:space="0" w:color="auto"/>
                <w:bottom w:val="none" w:sz="0" w:space="0" w:color="auto"/>
                <w:right w:val="none" w:sz="0" w:space="0" w:color="auto"/>
              </w:divBdr>
            </w:div>
            <w:div w:id="728695503">
              <w:marLeft w:val="0"/>
              <w:marRight w:val="0"/>
              <w:marTop w:val="0"/>
              <w:marBottom w:val="0"/>
              <w:divBdr>
                <w:top w:val="none" w:sz="0" w:space="0" w:color="auto"/>
                <w:left w:val="none" w:sz="0" w:space="0" w:color="auto"/>
                <w:bottom w:val="none" w:sz="0" w:space="0" w:color="auto"/>
                <w:right w:val="none" w:sz="0" w:space="0" w:color="auto"/>
              </w:divBdr>
            </w:div>
            <w:div w:id="729160236">
              <w:marLeft w:val="0"/>
              <w:marRight w:val="0"/>
              <w:marTop w:val="0"/>
              <w:marBottom w:val="0"/>
              <w:divBdr>
                <w:top w:val="none" w:sz="0" w:space="0" w:color="auto"/>
                <w:left w:val="none" w:sz="0" w:space="0" w:color="auto"/>
                <w:bottom w:val="none" w:sz="0" w:space="0" w:color="auto"/>
                <w:right w:val="none" w:sz="0" w:space="0" w:color="auto"/>
              </w:divBdr>
            </w:div>
            <w:div w:id="738989056">
              <w:marLeft w:val="0"/>
              <w:marRight w:val="0"/>
              <w:marTop w:val="0"/>
              <w:marBottom w:val="0"/>
              <w:divBdr>
                <w:top w:val="none" w:sz="0" w:space="0" w:color="auto"/>
                <w:left w:val="none" w:sz="0" w:space="0" w:color="auto"/>
                <w:bottom w:val="none" w:sz="0" w:space="0" w:color="auto"/>
                <w:right w:val="none" w:sz="0" w:space="0" w:color="auto"/>
              </w:divBdr>
            </w:div>
            <w:div w:id="741023334">
              <w:marLeft w:val="0"/>
              <w:marRight w:val="0"/>
              <w:marTop w:val="0"/>
              <w:marBottom w:val="0"/>
              <w:divBdr>
                <w:top w:val="none" w:sz="0" w:space="0" w:color="auto"/>
                <w:left w:val="none" w:sz="0" w:space="0" w:color="auto"/>
                <w:bottom w:val="none" w:sz="0" w:space="0" w:color="auto"/>
                <w:right w:val="none" w:sz="0" w:space="0" w:color="auto"/>
              </w:divBdr>
            </w:div>
            <w:div w:id="742916296">
              <w:marLeft w:val="0"/>
              <w:marRight w:val="0"/>
              <w:marTop w:val="0"/>
              <w:marBottom w:val="0"/>
              <w:divBdr>
                <w:top w:val="none" w:sz="0" w:space="0" w:color="auto"/>
                <w:left w:val="none" w:sz="0" w:space="0" w:color="auto"/>
                <w:bottom w:val="none" w:sz="0" w:space="0" w:color="auto"/>
                <w:right w:val="none" w:sz="0" w:space="0" w:color="auto"/>
              </w:divBdr>
            </w:div>
            <w:div w:id="743382056">
              <w:marLeft w:val="0"/>
              <w:marRight w:val="0"/>
              <w:marTop w:val="0"/>
              <w:marBottom w:val="0"/>
              <w:divBdr>
                <w:top w:val="none" w:sz="0" w:space="0" w:color="auto"/>
                <w:left w:val="none" w:sz="0" w:space="0" w:color="auto"/>
                <w:bottom w:val="none" w:sz="0" w:space="0" w:color="auto"/>
                <w:right w:val="none" w:sz="0" w:space="0" w:color="auto"/>
              </w:divBdr>
            </w:div>
            <w:div w:id="751001954">
              <w:marLeft w:val="0"/>
              <w:marRight w:val="0"/>
              <w:marTop w:val="0"/>
              <w:marBottom w:val="0"/>
              <w:divBdr>
                <w:top w:val="none" w:sz="0" w:space="0" w:color="auto"/>
                <w:left w:val="none" w:sz="0" w:space="0" w:color="auto"/>
                <w:bottom w:val="none" w:sz="0" w:space="0" w:color="auto"/>
                <w:right w:val="none" w:sz="0" w:space="0" w:color="auto"/>
              </w:divBdr>
            </w:div>
            <w:div w:id="754016976">
              <w:marLeft w:val="0"/>
              <w:marRight w:val="0"/>
              <w:marTop w:val="0"/>
              <w:marBottom w:val="0"/>
              <w:divBdr>
                <w:top w:val="none" w:sz="0" w:space="0" w:color="auto"/>
                <w:left w:val="none" w:sz="0" w:space="0" w:color="auto"/>
                <w:bottom w:val="none" w:sz="0" w:space="0" w:color="auto"/>
                <w:right w:val="none" w:sz="0" w:space="0" w:color="auto"/>
              </w:divBdr>
            </w:div>
            <w:div w:id="754210058">
              <w:marLeft w:val="0"/>
              <w:marRight w:val="0"/>
              <w:marTop w:val="0"/>
              <w:marBottom w:val="0"/>
              <w:divBdr>
                <w:top w:val="none" w:sz="0" w:space="0" w:color="auto"/>
                <w:left w:val="none" w:sz="0" w:space="0" w:color="auto"/>
                <w:bottom w:val="none" w:sz="0" w:space="0" w:color="auto"/>
                <w:right w:val="none" w:sz="0" w:space="0" w:color="auto"/>
              </w:divBdr>
            </w:div>
            <w:div w:id="757169150">
              <w:marLeft w:val="0"/>
              <w:marRight w:val="0"/>
              <w:marTop w:val="0"/>
              <w:marBottom w:val="0"/>
              <w:divBdr>
                <w:top w:val="none" w:sz="0" w:space="0" w:color="auto"/>
                <w:left w:val="none" w:sz="0" w:space="0" w:color="auto"/>
                <w:bottom w:val="none" w:sz="0" w:space="0" w:color="auto"/>
                <w:right w:val="none" w:sz="0" w:space="0" w:color="auto"/>
              </w:divBdr>
            </w:div>
            <w:div w:id="758672623">
              <w:marLeft w:val="0"/>
              <w:marRight w:val="0"/>
              <w:marTop w:val="0"/>
              <w:marBottom w:val="0"/>
              <w:divBdr>
                <w:top w:val="none" w:sz="0" w:space="0" w:color="auto"/>
                <w:left w:val="none" w:sz="0" w:space="0" w:color="auto"/>
                <w:bottom w:val="none" w:sz="0" w:space="0" w:color="auto"/>
                <w:right w:val="none" w:sz="0" w:space="0" w:color="auto"/>
              </w:divBdr>
            </w:div>
            <w:div w:id="762800205">
              <w:marLeft w:val="0"/>
              <w:marRight w:val="0"/>
              <w:marTop w:val="0"/>
              <w:marBottom w:val="0"/>
              <w:divBdr>
                <w:top w:val="none" w:sz="0" w:space="0" w:color="auto"/>
                <w:left w:val="none" w:sz="0" w:space="0" w:color="auto"/>
                <w:bottom w:val="none" w:sz="0" w:space="0" w:color="auto"/>
                <w:right w:val="none" w:sz="0" w:space="0" w:color="auto"/>
              </w:divBdr>
            </w:div>
            <w:div w:id="768234667">
              <w:marLeft w:val="0"/>
              <w:marRight w:val="0"/>
              <w:marTop w:val="0"/>
              <w:marBottom w:val="0"/>
              <w:divBdr>
                <w:top w:val="none" w:sz="0" w:space="0" w:color="auto"/>
                <w:left w:val="none" w:sz="0" w:space="0" w:color="auto"/>
                <w:bottom w:val="none" w:sz="0" w:space="0" w:color="auto"/>
                <w:right w:val="none" w:sz="0" w:space="0" w:color="auto"/>
              </w:divBdr>
            </w:div>
            <w:div w:id="770011679">
              <w:marLeft w:val="0"/>
              <w:marRight w:val="0"/>
              <w:marTop w:val="0"/>
              <w:marBottom w:val="0"/>
              <w:divBdr>
                <w:top w:val="none" w:sz="0" w:space="0" w:color="auto"/>
                <w:left w:val="none" w:sz="0" w:space="0" w:color="auto"/>
                <w:bottom w:val="none" w:sz="0" w:space="0" w:color="auto"/>
                <w:right w:val="none" w:sz="0" w:space="0" w:color="auto"/>
              </w:divBdr>
            </w:div>
            <w:div w:id="777795582">
              <w:marLeft w:val="0"/>
              <w:marRight w:val="0"/>
              <w:marTop w:val="0"/>
              <w:marBottom w:val="0"/>
              <w:divBdr>
                <w:top w:val="none" w:sz="0" w:space="0" w:color="auto"/>
                <w:left w:val="none" w:sz="0" w:space="0" w:color="auto"/>
                <w:bottom w:val="none" w:sz="0" w:space="0" w:color="auto"/>
                <w:right w:val="none" w:sz="0" w:space="0" w:color="auto"/>
              </w:divBdr>
            </w:div>
            <w:div w:id="778723395">
              <w:marLeft w:val="0"/>
              <w:marRight w:val="0"/>
              <w:marTop w:val="0"/>
              <w:marBottom w:val="0"/>
              <w:divBdr>
                <w:top w:val="none" w:sz="0" w:space="0" w:color="auto"/>
                <w:left w:val="none" w:sz="0" w:space="0" w:color="auto"/>
                <w:bottom w:val="none" w:sz="0" w:space="0" w:color="auto"/>
                <w:right w:val="none" w:sz="0" w:space="0" w:color="auto"/>
              </w:divBdr>
            </w:div>
            <w:div w:id="783114004">
              <w:marLeft w:val="0"/>
              <w:marRight w:val="0"/>
              <w:marTop w:val="0"/>
              <w:marBottom w:val="0"/>
              <w:divBdr>
                <w:top w:val="none" w:sz="0" w:space="0" w:color="auto"/>
                <w:left w:val="none" w:sz="0" w:space="0" w:color="auto"/>
                <w:bottom w:val="none" w:sz="0" w:space="0" w:color="auto"/>
                <w:right w:val="none" w:sz="0" w:space="0" w:color="auto"/>
              </w:divBdr>
            </w:div>
            <w:div w:id="786239957">
              <w:marLeft w:val="0"/>
              <w:marRight w:val="0"/>
              <w:marTop w:val="0"/>
              <w:marBottom w:val="0"/>
              <w:divBdr>
                <w:top w:val="none" w:sz="0" w:space="0" w:color="auto"/>
                <w:left w:val="none" w:sz="0" w:space="0" w:color="auto"/>
                <w:bottom w:val="none" w:sz="0" w:space="0" w:color="auto"/>
                <w:right w:val="none" w:sz="0" w:space="0" w:color="auto"/>
              </w:divBdr>
            </w:div>
            <w:div w:id="788818052">
              <w:marLeft w:val="0"/>
              <w:marRight w:val="0"/>
              <w:marTop w:val="0"/>
              <w:marBottom w:val="0"/>
              <w:divBdr>
                <w:top w:val="none" w:sz="0" w:space="0" w:color="auto"/>
                <w:left w:val="none" w:sz="0" w:space="0" w:color="auto"/>
                <w:bottom w:val="none" w:sz="0" w:space="0" w:color="auto"/>
                <w:right w:val="none" w:sz="0" w:space="0" w:color="auto"/>
              </w:divBdr>
            </w:div>
            <w:div w:id="789596081">
              <w:marLeft w:val="0"/>
              <w:marRight w:val="0"/>
              <w:marTop w:val="0"/>
              <w:marBottom w:val="0"/>
              <w:divBdr>
                <w:top w:val="none" w:sz="0" w:space="0" w:color="auto"/>
                <w:left w:val="none" w:sz="0" w:space="0" w:color="auto"/>
                <w:bottom w:val="none" w:sz="0" w:space="0" w:color="auto"/>
                <w:right w:val="none" w:sz="0" w:space="0" w:color="auto"/>
              </w:divBdr>
            </w:div>
            <w:div w:id="790244026">
              <w:marLeft w:val="0"/>
              <w:marRight w:val="0"/>
              <w:marTop w:val="0"/>
              <w:marBottom w:val="0"/>
              <w:divBdr>
                <w:top w:val="none" w:sz="0" w:space="0" w:color="auto"/>
                <w:left w:val="none" w:sz="0" w:space="0" w:color="auto"/>
                <w:bottom w:val="none" w:sz="0" w:space="0" w:color="auto"/>
                <w:right w:val="none" w:sz="0" w:space="0" w:color="auto"/>
              </w:divBdr>
            </w:div>
            <w:div w:id="790633498">
              <w:marLeft w:val="0"/>
              <w:marRight w:val="0"/>
              <w:marTop w:val="0"/>
              <w:marBottom w:val="0"/>
              <w:divBdr>
                <w:top w:val="none" w:sz="0" w:space="0" w:color="auto"/>
                <w:left w:val="none" w:sz="0" w:space="0" w:color="auto"/>
                <w:bottom w:val="none" w:sz="0" w:space="0" w:color="auto"/>
                <w:right w:val="none" w:sz="0" w:space="0" w:color="auto"/>
              </w:divBdr>
            </w:div>
            <w:div w:id="792098813">
              <w:marLeft w:val="0"/>
              <w:marRight w:val="0"/>
              <w:marTop w:val="0"/>
              <w:marBottom w:val="0"/>
              <w:divBdr>
                <w:top w:val="none" w:sz="0" w:space="0" w:color="auto"/>
                <w:left w:val="none" w:sz="0" w:space="0" w:color="auto"/>
                <w:bottom w:val="none" w:sz="0" w:space="0" w:color="auto"/>
                <w:right w:val="none" w:sz="0" w:space="0" w:color="auto"/>
              </w:divBdr>
            </w:div>
            <w:div w:id="797800432">
              <w:marLeft w:val="0"/>
              <w:marRight w:val="0"/>
              <w:marTop w:val="0"/>
              <w:marBottom w:val="0"/>
              <w:divBdr>
                <w:top w:val="none" w:sz="0" w:space="0" w:color="auto"/>
                <w:left w:val="none" w:sz="0" w:space="0" w:color="auto"/>
                <w:bottom w:val="none" w:sz="0" w:space="0" w:color="auto"/>
                <w:right w:val="none" w:sz="0" w:space="0" w:color="auto"/>
              </w:divBdr>
            </w:div>
            <w:div w:id="800802863">
              <w:marLeft w:val="0"/>
              <w:marRight w:val="0"/>
              <w:marTop w:val="0"/>
              <w:marBottom w:val="0"/>
              <w:divBdr>
                <w:top w:val="none" w:sz="0" w:space="0" w:color="auto"/>
                <w:left w:val="none" w:sz="0" w:space="0" w:color="auto"/>
                <w:bottom w:val="none" w:sz="0" w:space="0" w:color="auto"/>
                <w:right w:val="none" w:sz="0" w:space="0" w:color="auto"/>
              </w:divBdr>
            </w:div>
            <w:div w:id="804742640">
              <w:marLeft w:val="0"/>
              <w:marRight w:val="0"/>
              <w:marTop w:val="0"/>
              <w:marBottom w:val="0"/>
              <w:divBdr>
                <w:top w:val="none" w:sz="0" w:space="0" w:color="auto"/>
                <w:left w:val="none" w:sz="0" w:space="0" w:color="auto"/>
                <w:bottom w:val="none" w:sz="0" w:space="0" w:color="auto"/>
                <w:right w:val="none" w:sz="0" w:space="0" w:color="auto"/>
              </w:divBdr>
            </w:div>
            <w:div w:id="808129632">
              <w:marLeft w:val="0"/>
              <w:marRight w:val="0"/>
              <w:marTop w:val="0"/>
              <w:marBottom w:val="0"/>
              <w:divBdr>
                <w:top w:val="none" w:sz="0" w:space="0" w:color="auto"/>
                <w:left w:val="none" w:sz="0" w:space="0" w:color="auto"/>
                <w:bottom w:val="none" w:sz="0" w:space="0" w:color="auto"/>
                <w:right w:val="none" w:sz="0" w:space="0" w:color="auto"/>
              </w:divBdr>
            </w:div>
            <w:div w:id="814565854">
              <w:marLeft w:val="0"/>
              <w:marRight w:val="0"/>
              <w:marTop w:val="0"/>
              <w:marBottom w:val="0"/>
              <w:divBdr>
                <w:top w:val="none" w:sz="0" w:space="0" w:color="auto"/>
                <w:left w:val="none" w:sz="0" w:space="0" w:color="auto"/>
                <w:bottom w:val="none" w:sz="0" w:space="0" w:color="auto"/>
                <w:right w:val="none" w:sz="0" w:space="0" w:color="auto"/>
              </w:divBdr>
            </w:div>
            <w:div w:id="817576369">
              <w:marLeft w:val="0"/>
              <w:marRight w:val="0"/>
              <w:marTop w:val="0"/>
              <w:marBottom w:val="0"/>
              <w:divBdr>
                <w:top w:val="none" w:sz="0" w:space="0" w:color="auto"/>
                <w:left w:val="none" w:sz="0" w:space="0" w:color="auto"/>
                <w:bottom w:val="none" w:sz="0" w:space="0" w:color="auto"/>
                <w:right w:val="none" w:sz="0" w:space="0" w:color="auto"/>
              </w:divBdr>
            </w:div>
            <w:div w:id="818116476">
              <w:marLeft w:val="0"/>
              <w:marRight w:val="0"/>
              <w:marTop w:val="0"/>
              <w:marBottom w:val="0"/>
              <w:divBdr>
                <w:top w:val="none" w:sz="0" w:space="0" w:color="auto"/>
                <w:left w:val="none" w:sz="0" w:space="0" w:color="auto"/>
                <w:bottom w:val="none" w:sz="0" w:space="0" w:color="auto"/>
                <w:right w:val="none" w:sz="0" w:space="0" w:color="auto"/>
              </w:divBdr>
            </w:div>
            <w:div w:id="822046677">
              <w:marLeft w:val="0"/>
              <w:marRight w:val="0"/>
              <w:marTop w:val="0"/>
              <w:marBottom w:val="0"/>
              <w:divBdr>
                <w:top w:val="none" w:sz="0" w:space="0" w:color="auto"/>
                <w:left w:val="none" w:sz="0" w:space="0" w:color="auto"/>
                <w:bottom w:val="none" w:sz="0" w:space="0" w:color="auto"/>
                <w:right w:val="none" w:sz="0" w:space="0" w:color="auto"/>
              </w:divBdr>
            </w:div>
            <w:div w:id="824396738">
              <w:marLeft w:val="0"/>
              <w:marRight w:val="0"/>
              <w:marTop w:val="0"/>
              <w:marBottom w:val="0"/>
              <w:divBdr>
                <w:top w:val="none" w:sz="0" w:space="0" w:color="auto"/>
                <w:left w:val="none" w:sz="0" w:space="0" w:color="auto"/>
                <w:bottom w:val="none" w:sz="0" w:space="0" w:color="auto"/>
                <w:right w:val="none" w:sz="0" w:space="0" w:color="auto"/>
              </w:divBdr>
            </w:div>
            <w:div w:id="826480621">
              <w:marLeft w:val="0"/>
              <w:marRight w:val="0"/>
              <w:marTop w:val="0"/>
              <w:marBottom w:val="0"/>
              <w:divBdr>
                <w:top w:val="none" w:sz="0" w:space="0" w:color="auto"/>
                <w:left w:val="none" w:sz="0" w:space="0" w:color="auto"/>
                <w:bottom w:val="none" w:sz="0" w:space="0" w:color="auto"/>
                <w:right w:val="none" w:sz="0" w:space="0" w:color="auto"/>
              </w:divBdr>
            </w:div>
            <w:div w:id="836726893">
              <w:marLeft w:val="0"/>
              <w:marRight w:val="0"/>
              <w:marTop w:val="0"/>
              <w:marBottom w:val="0"/>
              <w:divBdr>
                <w:top w:val="none" w:sz="0" w:space="0" w:color="auto"/>
                <w:left w:val="none" w:sz="0" w:space="0" w:color="auto"/>
                <w:bottom w:val="none" w:sz="0" w:space="0" w:color="auto"/>
                <w:right w:val="none" w:sz="0" w:space="0" w:color="auto"/>
              </w:divBdr>
            </w:div>
            <w:div w:id="837581336">
              <w:marLeft w:val="0"/>
              <w:marRight w:val="0"/>
              <w:marTop w:val="0"/>
              <w:marBottom w:val="0"/>
              <w:divBdr>
                <w:top w:val="none" w:sz="0" w:space="0" w:color="auto"/>
                <w:left w:val="none" w:sz="0" w:space="0" w:color="auto"/>
                <w:bottom w:val="none" w:sz="0" w:space="0" w:color="auto"/>
                <w:right w:val="none" w:sz="0" w:space="0" w:color="auto"/>
              </w:divBdr>
            </w:div>
            <w:div w:id="839539962">
              <w:marLeft w:val="0"/>
              <w:marRight w:val="0"/>
              <w:marTop w:val="0"/>
              <w:marBottom w:val="0"/>
              <w:divBdr>
                <w:top w:val="none" w:sz="0" w:space="0" w:color="auto"/>
                <w:left w:val="none" w:sz="0" w:space="0" w:color="auto"/>
                <w:bottom w:val="none" w:sz="0" w:space="0" w:color="auto"/>
                <w:right w:val="none" w:sz="0" w:space="0" w:color="auto"/>
              </w:divBdr>
            </w:div>
            <w:div w:id="839546501">
              <w:marLeft w:val="0"/>
              <w:marRight w:val="0"/>
              <w:marTop w:val="0"/>
              <w:marBottom w:val="0"/>
              <w:divBdr>
                <w:top w:val="none" w:sz="0" w:space="0" w:color="auto"/>
                <w:left w:val="none" w:sz="0" w:space="0" w:color="auto"/>
                <w:bottom w:val="none" w:sz="0" w:space="0" w:color="auto"/>
                <w:right w:val="none" w:sz="0" w:space="0" w:color="auto"/>
              </w:divBdr>
            </w:div>
            <w:div w:id="841773397">
              <w:marLeft w:val="0"/>
              <w:marRight w:val="0"/>
              <w:marTop w:val="0"/>
              <w:marBottom w:val="0"/>
              <w:divBdr>
                <w:top w:val="none" w:sz="0" w:space="0" w:color="auto"/>
                <w:left w:val="none" w:sz="0" w:space="0" w:color="auto"/>
                <w:bottom w:val="none" w:sz="0" w:space="0" w:color="auto"/>
                <w:right w:val="none" w:sz="0" w:space="0" w:color="auto"/>
              </w:divBdr>
            </w:div>
            <w:div w:id="843588398">
              <w:marLeft w:val="0"/>
              <w:marRight w:val="0"/>
              <w:marTop w:val="0"/>
              <w:marBottom w:val="0"/>
              <w:divBdr>
                <w:top w:val="none" w:sz="0" w:space="0" w:color="auto"/>
                <w:left w:val="none" w:sz="0" w:space="0" w:color="auto"/>
                <w:bottom w:val="none" w:sz="0" w:space="0" w:color="auto"/>
                <w:right w:val="none" w:sz="0" w:space="0" w:color="auto"/>
              </w:divBdr>
            </w:div>
            <w:div w:id="846097430">
              <w:marLeft w:val="0"/>
              <w:marRight w:val="0"/>
              <w:marTop w:val="0"/>
              <w:marBottom w:val="0"/>
              <w:divBdr>
                <w:top w:val="none" w:sz="0" w:space="0" w:color="auto"/>
                <w:left w:val="none" w:sz="0" w:space="0" w:color="auto"/>
                <w:bottom w:val="none" w:sz="0" w:space="0" w:color="auto"/>
                <w:right w:val="none" w:sz="0" w:space="0" w:color="auto"/>
              </w:divBdr>
            </w:div>
            <w:div w:id="848258629">
              <w:marLeft w:val="0"/>
              <w:marRight w:val="0"/>
              <w:marTop w:val="0"/>
              <w:marBottom w:val="0"/>
              <w:divBdr>
                <w:top w:val="none" w:sz="0" w:space="0" w:color="auto"/>
                <w:left w:val="none" w:sz="0" w:space="0" w:color="auto"/>
                <w:bottom w:val="none" w:sz="0" w:space="0" w:color="auto"/>
                <w:right w:val="none" w:sz="0" w:space="0" w:color="auto"/>
              </w:divBdr>
            </w:div>
            <w:div w:id="852230359">
              <w:marLeft w:val="0"/>
              <w:marRight w:val="0"/>
              <w:marTop w:val="0"/>
              <w:marBottom w:val="0"/>
              <w:divBdr>
                <w:top w:val="none" w:sz="0" w:space="0" w:color="auto"/>
                <w:left w:val="none" w:sz="0" w:space="0" w:color="auto"/>
                <w:bottom w:val="none" w:sz="0" w:space="0" w:color="auto"/>
                <w:right w:val="none" w:sz="0" w:space="0" w:color="auto"/>
              </w:divBdr>
            </w:div>
            <w:div w:id="855004259">
              <w:marLeft w:val="0"/>
              <w:marRight w:val="0"/>
              <w:marTop w:val="0"/>
              <w:marBottom w:val="0"/>
              <w:divBdr>
                <w:top w:val="none" w:sz="0" w:space="0" w:color="auto"/>
                <w:left w:val="none" w:sz="0" w:space="0" w:color="auto"/>
                <w:bottom w:val="none" w:sz="0" w:space="0" w:color="auto"/>
                <w:right w:val="none" w:sz="0" w:space="0" w:color="auto"/>
              </w:divBdr>
            </w:div>
            <w:div w:id="856232975">
              <w:marLeft w:val="0"/>
              <w:marRight w:val="0"/>
              <w:marTop w:val="0"/>
              <w:marBottom w:val="0"/>
              <w:divBdr>
                <w:top w:val="none" w:sz="0" w:space="0" w:color="auto"/>
                <w:left w:val="none" w:sz="0" w:space="0" w:color="auto"/>
                <w:bottom w:val="none" w:sz="0" w:space="0" w:color="auto"/>
                <w:right w:val="none" w:sz="0" w:space="0" w:color="auto"/>
              </w:divBdr>
            </w:div>
            <w:div w:id="859008329">
              <w:marLeft w:val="0"/>
              <w:marRight w:val="0"/>
              <w:marTop w:val="0"/>
              <w:marBottom w:val="0"/>
              <w:divBdr>
                <w:top w:val="none" w:sz="0" w:space="0" w:color="auto"/>
                <w:left w:val="none" w:sz="0" w:space="0" w:color="auto"/>
                <w:bottom w:val="none" w:sz="0" w:space="0" w:color="auto"/>
                <w:right w:val="none" w:sz="0" w:space="0" w:color="auto"/>
              </w:divBdr>
            </w:div>
            <w:div w:id="859314458">
              <w:marLeft w:val="0"/>
              <w:marRight w:val="0"/>
              <w:marTop w:val="0"/>
              <w:marBottom w:val="0"/>
              <w:divBdr>
                <w:top w:val="none" w:sz="0" w:space="0" w:color="auto"/>
                <w:left w:val="none" w:sz="0" w:space="0" w:color="auto"/>
                <w:bottom w:val="none" w:sz="0" w:space="0" w:color="auto"/>
                <w:right w:val="none" w:sz="0" w:space="0" w:color="auto"/>
              </w:divBdr>
            </w:div>
            <w:div w:id="867372922">
              <w:marLeft w:val="0"/>
              <w:marRight w:val="0"/>
              <w:marTop w:val="0"/>
              <w:marBottom w:val="0"/>
              <w:divBdr>
                <w:top w:val="none" w:sz="0" w:space="0" w:color="auto"/>
                <w:left w:val="none" w:sz="0" w:space="0" w:color="auto"/>
                <w:bottom w:val="none" w:sz="0" w:space="0" w:color="auto"/>
                <w:right w:val="none" w:sz="0" w:space="0" w:color="auto"/>
              </w:divBdr>
            </w:div>
            <w:div w:id="873351331">
              <w:marLeft w:val="0"/>
              <w:marRight w:val="0"/>
              <w:marTop w:val="0"/>
              <w:marBottom w:val="0"/>
              <w:divBdr>
                <w:top w:val="none" w:sz="0" w:space="0" w:color="auto"/>
                <w:left w:val="none" w:sz="0" w:space="0" w:color="auto"/>
                <w:bottom w:val="none" w:sz="0" w:space="0" w:color="auto"/>
                <w:right w:val="none" w:sz="0" w:space="0" w:color="auto"/>
              </w:divBdr>
            </w:div>
            <w:div w:id="883447412">
              <w:marLeft w:val="0"/>
              <w:marRight w:val="0"/>
              <w:marTop w:val="0"/>
              <w:marBottom w:val="0"/>
              <w:divBdr>
                <w:top w:val="none" w:sz="0" w:space="0" w:color="auto"/>
                <w:left w:val="none" w:sz="0" w:space="0" w:color="auto"/>
                <w:bottom w:val="none" w:sz="0" w:space="0" w:color="auto"/>
                <w:right w:val="none" w:sz="0" w:space="0" w:color="auto"/>
              </w:divBdr>
            </w:div>
            <w:div w:id="887255056">
              <w:marLeft w:val="0"/>
              <w:marRight w:val="0"/>
              <w:marTop w:val="0"/>
              <w:marBottom w:val="0"/>
              <w:divBdr>
                <w:top w:val="none" w:sz="0" w:space="0" w:color="auto"/>
                <w:left w:val="none" w:sz="0" w:space="0" w:color="auto"/>
                <w:bottom w:val="none" w:sz="0" w:space="0" w:color="auto"/>
                <w:right w:val="none" w:sz="0" w:space="0" w:color="auto"/>
              </w:divBdr>
            </w:div>
            <w:div w:id="894972693">
              <w:marLeft w:val="0"/>
              <w:marRight w:val="0"/>
              <w:marTop w:val="0"/>
              <w:marBottom w:val="0"/>
              <w:divBdr>
                <w:top w:val="none" w:sz="0" w:space="0" w:color="auto"/>
                <w:left w:val="none" w:sz="0" w:space="0" w:color="auto"/>
                <w:bottom w:val="none" w:sz="0" w:space="0" w:color="auto"/>
                <w:right w:val="none" w:sz="0" w:space="0" w:color="auto"/>
              </w:divBdr>
            </w:div>
            <w:div w:id="895120791">
              <w:marLeft w:val="0"/>
              <w:marRight w:val="0"/>
              <w:marTop w:val="0"/>
              <w:marBottom w:val="0"/>
              <w:divBdr>
                <w:top w:val="none" w:sz="0" w:space="0" w:color="auto"/>
                <w:left w:val="none" w:sz="0" w:space="0" w:color="auto"/>
                <w:bottom w:val="none" w:sz="0" w:space="0" w:color="auto"/>
                <w:right w:val="none" w:sz="0" w:space="0" w:color="auto"/>
              </w:divBdr>
            </w:div>
            <w:div w:id="895319598">
              <w:marLeft w:val="0"/>
              <w:marRight w:val="0"/>
              <w:marTop w:val="0"/>
              <w:marBottom w:val="0"/>
              <w:divBdr>
                <w:top w:val="none" w:sz="0" w:space="0" w:color="auto"/>
                <w:left w:val="none" w:sz="0" w:space="0" w:color="auto"/>
                <w:bottom w:val="none" w:sz="0" w:space="0" w:color="auto"/>
                <w:right w:val="none" w:sz="0" w:space="0" w:color="auto"/>
              </w:divBdr>
            </w:div>
            <w:div w:id="895777750">
              <w:marLeft w:val="0"/>
              <w:marRight w:val="0"/>
              <w:marTop w:val="0"/>
              <w:marBottom w:val="0"/>
              <w:divBdr>
                <w:top w:val="none" w:sz="0" w:space="0" w:color="auto"/>
                <w:left w:val="none" w:sz="0" w:space="0" w:color="auto"/>
                <w:bottom w:val="none" w:sz="0" w:space="0" w:color="auto"/>
                <w:right w:val="none" w:sz="0" w:space="0" w:color="auto"/>
              </w:divBdr>
            </w:div>
            <w:div w:id="898050668">
              <w:marLeft w:val="0"/>
              <w:marRight w:val="0"/>
              <w:marTop w:val="0"/>
              <w:marBottom w:val="0"/>
              <w:divBdr>
                <w:top w:val="none" w:sz="0" w:space="0" w:color="auto"/>
                <w:left w:val="none" w:sz="0" w:space="0" w:color="auto"/>
                <w:bottom w:val="none" w:sz="0" w:space="0" w:color="auto"/>
                <w:right w:val="none" w:sz="0" w:space="0" w:color="auto"/>
              </w:divBdr>
            </w:div>
            <w:div w:id="900406712">
              <w:marLeft w:val="0"/>
              <w:marRight w:val="0"/>
              <w:marTop w:val="0"/>
              <w:marBottom w:val="0"/>
              <w:divBdr>
                <w:top w:val="none" w:sz="0" w:space="0" w:color="auto"/>
                <w:left w:val="none" w:sz="0" w:space="0" w:color="auto"/>
                <w:bottom w:val="none" w:sz="0" w:space="0" w:color="auto"/>
                <w:right w:val="none" w:sz="0" w:space="0" w:color="auto"/>
              </w:divBdr>
            </w:div>
            <w:div w:id="902259302">
              <w:marLeft w:val="0"/>
              <w:marRight w:val="0"/>
              <w:marTop w:val="0"/>
              <w:marBottom w:val="0"/>
              <w:divBdr>
                <w:top w:val="none" w:sz="0" w:space="0" w:color="auto"/>
                <w:left w:val="none" w:sz="0" w:space="0" w:color="auto"/>
                <w:bottom w:val="none" w:sz="0" w:space="0" w:color="auto"/>
                <w:right w:val="none" w:sz="0" w:space="0" w:color="auto"/>
              </w:divBdr>
            </w:div>
            <w:div w:id="902761968">
              <w:marLeft w:val="0"/>
              <w:marRight w:val="0"/>
              <w:marTop w:val="0"/>
              <w:marBottom w:val="0"/>
              <w:divBdr>
                <w:top w:val="none" w:sz="0" w:space="0" w:color="auto"/>
                <w:left w:val="none" w:sz="0" w:space="0" w:color="auto"/>
                <w:bottom w:val="none" w:sz="0" w:space="0" w:color="auto"/>
                <w:right w:val="none" w:sz="0" w:space="0" w:color="auto"/>
              </w:divBdr>
            </w:div>
            <w:div w:id="905528292">
              <w:marLeft w:val="0"/>
              <w:marRight w:val="0"/>
              <w:marTop w:val="0"/>
              <w:marBottom w:val="0"/>
              <w:divBdr>
                <w:top w:val="none" w:sz="0" w:space="0" w:color="auto"/>
                <w:left w:val="none" w:sz="0" w:space="0" w:color="auto"/>
                <w:bottom w:val="none" w:sz="0" w:space="0" w:color="auto"/>
                <w:right w:val="none" w:sz="0" w:space="0" w:color="auto"/>
              </w:divBdr>
            </w:div>
            <w:div w:id="906495137">
              <w:marLeft w:val="0"/>
              <w:marRight w:val="0"/>
              <w:marTop w:val="0"/>
              <w:marBottom w:val="0"/>
              <w:divBdr>
                <w:top w:val="none" w:sz="0" w:space="0" w:color="auto"/>
                <w:left w:val="none" w:sz="0" w:space="0" w:color="auto"/>
                <w:bottom w:val="none" w:sz="0" w:space="0" w:color="auto"/>
                <w:right w:val="none" w:sz="0" w:space="0" w:color="auto"/>
              </w:divBdr>
            </w:div>
            <w:div w:id="907695186">
              <w:marLeft w:val="0"/>
              <w:marRight w:val="0"/>
              <w:marTop w:val="0"/>
              <w:marBottom w:val="0"/>
              <w:divBdr>
                <w:top w:val="none" w:sz="0" w:space="0" w:color="auto"/>
                <w:left w:val="none" w:sz="0" w:space="0" w:color="auto"/>
                <w:bottom w:val="none" w:sz="0" w:space="0" w:color="auto"/>
                <w:right w:val="none" w:sz="0" w:space="0" w:color="auto"/>
              </w:divBdr>
            </w:div>
            <w:div w:id="916204350">
              <w:marLeft w:val="0"/>
              <w:marRight w:val="0"/>
              <w:marTop w:val="0"/>
              <w:marBottom w:val="0"/>
              <w:divBdr>
                <w:top w:val="none" w:sz="0" w:space="0" w:color="auto"/>
                <w:left w:val="none" w:sz="0" w:space="0" w:color="auto"/>
                <w:bottom w:val="none" w:sz="0" w:space="0" w:color="auto"/>
                <w:right w:val="none" w:sz="0" w:space="0" w:color="auto"/>
              </w:divBdr>
            </w:div>
            <w:div w:id="920724254">
              <w:marLeft w:val="0"/>
              <w:marRight w:val="0"/>
              <w:marTop w:val="0"/>
              <w:marBottom w:val="0"/>
              <w:divBdr>
                <w:top w:val="none" w:sz="0" w:space="0" w:color="auto"/>
                <w:left w:val="none" w:sz="0" w:space="0" w:color="auto"/>
                <w:bottom w:val="none" w:sz="0" w:space="0" w:color="auto"/>
                <w:right w:val="none" w:sz="0" w:space="0" w:color="auto"/>
              </w:divBdr>
            </w:div>
            <w:div w:id="927230097">
              <w:marLeft w:val="0"/>
              <w:marRight w:val="0"/>
              <w:marTop w:val="0"/>
              <w:marBottom w:val="0"/>
              <w:divBdr>
                <w:top w:val="none" w:sz="0" w:space="0" w:color="auto"/>
                <w:left w:val="none" w:sz="0" w:space="0" w:color="auto"/>
                <w:bottom w:val="none" w:sz="0" w:space="0" w:color="auto"/>
                <w:right w:val="none" w:sz="0" w:space="0" w:color="auto"/>
              </w:divBdr>
            </w:div>
            <w:div w:id="929311437">
              <w:marLeft w:val="0"/>
              <w:marRight w:val="0"/>
              <w:marTop w:val="0"/>
              <w:marBottom w:val="0"/>
              <w:divBdr>
                <w:top w:val="none" w:sz="0" w:space="0" w:color="auto"/>
                <w:left w:val="none" w:sz="0" w:space="0" w:color="auto"/>
                <w:bottom w:val="none" w:sz="0" w:space="0" w:color="auto"/>
                <w:right w:val="none" w:sz="0" w:space="0" w:color="auto"/>
              </w:divBdr>
            </w:div>
            <w:div w:id="932395815">
              <w:marLeft w:val="0"/>
              <w:marRight w:val="0"/>
              <w:marTop w:val="0"/>
              <w:marBottom w:val="0"/>
              <w:divBdr>
                <w:top w:val="none" w:sz="0" w:space="0" w:color="auto"/>
                <w:left w:val="none" w:sz="0" w:space="0" w:color="auto"/>
                <w:bottom w:val="none" w:sz="0" w:space="0" w:color="auto"/>
                <w:right w:val="none" w:sz="0" w:space="0" w:color="auto"/>
              </w:divBdr>
            </w:div>
            <w:div w:id="937955374">
              <w:marLeft w:val="0"/>
              <w:marRight w:val="0"/>
              <w:marTop w:val="0"/>
              <w:marBottom w:val="0"/>
              <w:divBdr>
                <w:top w:val="none" w:sz="0" w:space="0" w:color="auto"/>
                <w:left w:val="none" w:sz="0" w:space="0" w:color="auto"/>
                <w:bottom w:val="none" w:sz="0" w:space="0" w:color="auto"/>
                <w:right w:val="none" w:sz="0" w:space="0" w:color="auto"/>
              </w:divBdr>
            </w:div>
            <w:div w:id="939751324">
              <w:marLeft w:val="0"/>
              <w:marRight w:val="0"/>
              <w:marTop w:val="0"/>
              <w:marBottom w:val="0"/>
              <w:divBdr>
                <w:top w:val="none" w:sz="0" w:space="0" w:color="auto"/>
                <w:left w:val="none" w:sz="0" w:space="0" w:color="auto"/>
                <w:bottom w:val="none" w:sz="0" w:space="0" w:color="auto"/>
                <w:right w:val="none" w:sz="0" w:space="0" w:color="auto"/>
              </w:divBdr>
            </w:div>
            <w:div w:id="945386947">
              <w:marLeft w:val="0"/>
              <w:marRight w:val="0"/>
              <w:marTop w:val="0"/>
              <w:marBottom w:val="0"/>
              <w:divBdr>
                <w:top w:val="none" w:sz="0" w:space="0" w:color="auto"/>
                <w:left w:val="none" w:sz="0" w:space="0" w:color="auto"/>
                <w:bottom w:val="none" w:sz="0" w:space="0" w:color="auto"/>
                <w:right w:val="none" w:sz="0" w:space="0" w:color="auto"/>
              </w:divBdr>
            </w:div>
            <w:div w:id="946429345">
              <w:marLeft w:val="0"/>
              <w:marRight w:val="0"/>
              <w:marTop w:val="0"/>
              <w:marBottom w:val="0"/>
              <w:divBdr>
                <w:top w:val="none" w:sz="0" w:space="0" w:color="auto"/>
                <w:left w:val="none" w:sz="0" w:space="0" w:color="auto"/>
                <w:bottom w:val="none" w:sz="0" w:space="0" w:color="auto"/>
                <w:right w:val="none" w:sz="0" w:space="0" w:color="auto"/>
              </w:divBdr>
            </w:div>
            <w:div w:id="947390787">
              <w:marLeft w:val="0"/>
              <w:marRight w:val="0"/>
              <w:marTop w:val="0"/>
              <w:marBottom w:val="0"/>
              <w:divBdr>
                <w:top w:val="none" w:sz="0" w:space="0" w:color="auto"/>
                <w:left w:val="none" w:sz="0" w:space="0" w:color="auto"/>
                <w:bottom w:val="none" w:sz="0" w:space="0" w:color="auto"/>
                <w:right w:val="none" w:sz="0" w:space="0" w:color="auto"/>
              </w:divBdr>
            </w:div>
            <w:div w:id="951716163">
              <w:marLeft w:val="0"/>
              <w:marRight w:val="0"/>
              <w:marTop w:val="0"/>
              <w:marBottom w:val="0"/>
              <w:divBdr>
                <w:top w:val="none" w:sz="0" w:space="0" w:color="auto"/>
                <w:left w:val="none" w:sz="0" w:space="0" w:color="auto"/>
                <w:bottom w:val="none" w:sz="0" w:space="0" w:color="auto"/>
                <w:right w:val="none" w:sz="0" w:space="0" w:color="auto"/>
              </w:divBdr>
            </w:div>
            <w:div w:id="952783773">
              <w:marLeft w:val="0"/>
              <w:marRight w:val="0"/>
              <w:marTop w:val="0"/>
              <w:marBottom w:val="0"/>
              <w:divBdr>
                <w:top w:val="none" w:sz="0" w:space="0" w:color="auto"/>
                <w:left w:val="none" w:sz="0" w:space="0" w:color="auto"/>
                <w:bottom w:val="none" w:sz="0" w:space="0" w:color="auto"/>
                <w:right w:val="none" w:sz="0" w:space="0" w:color="auto"/>
              </w:divBdr>
            </w:div>
            <w:div w:id="953635121">
              <w:marLeft w:val="0"/>
              <w:marRight w:val="0"/>
              <w:marTop w:val="0"/>
              <w:marBottom w:val="0"/>
              <w:divBdr>
                <w:top w:val="none" w:sz="0" w:space="0" w:color="auto"/>
                <w:left w:val="none" w:sz="0" w:space="0" w:color="auto"/>
                <w:bottom w:val="none" w:sz="0" w:space="0" w:color="auto"/>
                <w:right w:val="none" w:sz="0" w:space="0" w:color="auto"/>
              </w:divBdr>
            </w:div>
            <w:div w:id="957489646">
              <w:marLeft w:val="0"/>
              <w:marRight w:val="0"/>
              <w:marTop w:val="0"/>
              <w:marBottom w:val="0"/>
              <w:divBdr>
                <w:top w:val="none" w:sz="0" w:space="0" w:color="auto"/>
                <w:left w:val="none" w:sz="0" w:space="0" w:color="auto"/>
                <w:bottom w:val="none" w:sz="0" w:space="0" w:color="auto"/>
                <w:right w:val="none" w:sz="0" w:space="0" w:color="auto"/>
              </w:divBdr>
            </w:div>
            <w:div w:id="963148552">
              <w:marLeft w:val="0"/>
              <w:marRight w:val="0"/>
              <w:marTop w:val="0"/>
              <w:marBottom w:val="0"/>
              <w:divBdr>
                <w:top w:val="none" w:sz="0" w:space="0" w:color="auto"/>
                <w:left w:val="none" w:sz="0" w:space="0" w:color="auto"/>
                <w:bottom w:val="none" w:sz="0" w:space="0" w:color="auto"/>
                <w:right w:val="none" w:sz="0" w:space="0" w:color="auto"/>
              </w:divBdr>
            </w:div>
            <w:div w:id="964312940">
              <w:marLeft w:val="0"/>
              <w:marRight w:val="0"/>
              <w:marTop w:val="0"/>
              <w:marBottom w:val="0"/>
              <w:divBdr>
                <w:top w:val="none" w:sz="0" w:space="0" w:color="auto"/>
                <w:left w:val="none" w:sz="0" w:space="0" w:color="auto"/>
                <w:bottom w:val="none" w:sz="0" w:space="0" w:color="auto"/>
                <w:right w:val="none" w:sz="0" w:space="0" w:color="auto"/>
              </w:divBdr>
            </w:div>
            <w:div w:id="980960998">
              <w:marLeft w:val="0"/>
              <w:marRight w:val="0"/>
              <w:marTop w:val="0"/>
              <w:marBottom w:val="0"/>
              <w:divBdr>
                <w:top w:val="none" w:sz="0" w:space="0" w:color="auto"/>
                <w:left w:val="none" w:sz="0" w:space="0" w:color="auto"/>
                <w:bottom w:val="none" w:sz="0" w:space="0" w:color="auto"/>
                <w:right w:val="none" w:sz="0" w:space="0" w:color="auto"/>
              </w:divBdr>
            </w:div>
            <w:div w:id="982737846">
              <w:marLeft w:val="0"/>
              <w:marRight w:val="0"/>
              <w:marTop w:val="0"/>
              <w:marBottom w:val="0"/>
              <w:divBdr>
                <w:top w:val="none" w:sz="0" w:space="0" w:color="auto"/>
                <w:left w:val="none" w:sz="0" w:space="0" w:color="auto"/>
                <w:bottom w:val="none" w:sz="0" w:space="0" w:color="auto"/>
                <w:right w:val="none" w:sz="0" w:space="0" w:color="auto"/>
              </w:divBdr>
            </w:div>
            <w:div w:id="986663006">
              <w:marLeft w:val="0"/>
              <w:marRight w:val="0"/>
              <w:marTop w:val="0"/>
              <w:marBottom w:val="0"/>
              <w:divBdr>
                <w:top w:val="none" w:sz="0" w:space="0" w:color="auto"/>
                <w:left w:val="none" w:sz="0" w:space="0" w:color="auto"/>
                <w:bottom w:val="none" w:sz="0" w:space="0" w:color="auto"/>
                <w:right w:val="none" w:sz="0" w:space="0" w:color="auto"/>
              </w:divBdr>
            </w:div>
            <w:div w:id="1004865056">
              <w:marLeft w:val="0"/>
              <w:marRight w:val="0"/>
              <w:marTop w:val="0"/>
              <w:marBottom w:val="0"/>
              <w:divBdr>
                <w:top w:val="none" w:sz="0" w:space="0" w:color="auto"/>
                <w:left w:val="none" w:sz="0" w:space="0" w:color="auto"/>
                <w:bottom w:val="none" w:sz="0" w:space="0" w:color="auto"/>
                <w:right w:val="none" w:sz="0" w:space="0" w:color="auto"/>
              </w:divBdr>
            </w:div>
            <w:div w:id="1005205918">
              <w:marLeft w:val="0"/>
              <w:marRight w:val="0"/>
              <w:marTop w:val="0"/>
              <w:marBottom w:val="0"/>
              <w:divBdr>
                <w:top w:val="none" w:sz="0" w:space="0" w:color="auto"/>
                <w:left w:val="none" w:sz="0" w:space="0" w:color="auto"/>
                <w:bottom w:val="none" w:sz="0" w:space="0" w:color="auto"/>
                <w:right w:val="none" w:sz="0" w:space="0" w:color="auto"/>
              </w:divBdr>
            </w:div>
            <w:div w:id="1005472393">
              <w:marLeft w:val="0"/>
              <w:marRight w:val="0"/>
              <w:marTop w:val="0"/>
              <w:marBottom w:val="0"/>
              <w:divBdr>
                <w:top w:val="none" w:sz="0" w:space="0" w:color="auto"/>
                <w:left w:val="none" w:sz="0" w:space="0" w:color="auto"/>
                <w:bottom w:val="none" w:sz="0" w:space="0" w:color="auto"/>
                <w:right w:val="none" w:sz="0" w:space="0" w:color="auto"/>
              </w:divBdr>
            </w:div>
            <w:div w:id="1006252009">
              <w:marLeft w:val="0"/>
              <w:marRight w:val="0"/>
              <w:marTop w:val="0"/>
              <w:marBottom w:val="0"/>
              <w:divBdr>
                <w:top w:val="none" w:sz="0" w:space="0" w:color="auto"/>
                <w:left w:val="none" w:sz="0" w:space="0" w:color="auto"/>
                <w:bottom w:val="none" w:sz="0" w:space="0" w:color="auto"/>
                <w:right w:val="none" w:sz="0" w:space="0" w:color="auto"/>
              </w:divBdr>
            </w:div>
            <w:div w:id="1018236649">
              <w:marLeft w:val="0"/>
              <w:marRight w:val="0"/>
              <w:marTop w:val="0"/>
              <w:marBottom w:val="0"/>
              <w:divBdr>
                <w:top w:val="none" w:sz="0" w:space="0" w:color="auto"/>
                <w:left w:val="none" w:sz="0" w:space="0" w:color="auto"/>
                <w:bottom w:val="none" w:sz="0" w:space="0" w:color="auto"/>
                <w:right w:val="none" w:sz="0" w:space="0" w:color="auto"/>
              </w:divBdr>
            </w:div>
            <w:div w:id="1018966510">
              <w:marLeft w:val="0"/>
              <w:marRight w:val="0"/>
              <w:marTop w:val="0"/>
              <w:marBottom w:val="0"/>
              <w:divBdr>
                <w:top w:val="none" w:sz="0" w:space="0" w:color="auto"/>
                <w:left w:val="none" w:sz="0" w:space="0" w:color="auto"/>
                <w:bottom w:val="none" w:sz="0" w:space="0" w:color="auto"/>
                <w:right w:val="none" w:sz="0" w:space="0" w:color="auto"/>
              </w:divBdr>
            </w:div>
            <w:div w:id="1022365060">
              <w:marLeft w:val="0"/>
              <w:marRight w:val="0"/>
              <w:marTop w:val="0"/>
              <w:marBottom w:val="0"/>
              <w:divBdr>
                <w:top w:val="none" w:sz="0" w:space="0" w:color="auto"/>
                <w:left w:val="none" w:sz="0" w:space="0" w:color="auto"/>
                <w:bottom w:val="none" w:sz="0" w:space="0" w:color="auto"/>
                <w:right w:val="none" w:sz="0" w:space="0" w:color="auto"/>
              </w:divBdr>
            </w:div>
            <w:div w:id="1032345796">
              <w:marLeft w:val="0"/>
              <w:marRight w:val="0"/>
              <w:marTop w:val="0"/>
              <w:marBottom w:val="0"/>
              <w:divBdr>
                <w:top w:val="none" w:sz="0" w:space="0" w:color="auto"/>
                <w:left w:val="none" w:sz="0" w:space="0" w:color="auto"/>
                <w:bottom w:val="none" w:sz="0" w:space="0" w:color="auto"/>
                <w:right w:val="none" w:sz="0" w:space="0" w:color="auto"/>
              </w:divBdr>
            </w:div>
            <w:div w:id="1040125813">
              <w:marLeft w:val="0"/>
              <w:marRight w:val="0"/>
              <w:marTop w:val="0"/>
              <w:marBottom w:val="0"/>
              <w:divBdr>
                <w:top w:val="none" w:sz="0" w:space="0" w:color="auto"/>
                <w:left w:val="none" w:sz="0" w:space="0" w:color="auto"/>
                <w:bottom w:val="none" w:sz="0" w:space="0" w:color="auto"/>
                <w:right w:val="none" w:sz="0" w:space="0" w:color="auto"/>
              </w:divBdr>
            </w:div>
            <w:div w:id="1040931750">
              <w:marLeft w:val="0"/>
              <w:marRight w:val="0"/>
              <w:marTop w:val="0"/>
              <w:marBottom w:val="0"/>
              <w:divBdr>
                <w:top w:val="none" w:sz="0" w:space="0" w:color="auto"/>
                <w:left w:val="none" w:sz="0" w:space="0" w:color="auto"/>
                <w:bottom w:val="none" w:sz="0" w:space="0" w:color="auto"/>
                <w:right w:val="none" w:sz="0" w:space="0" w:color="auto"/>
              </w:divBdr>
            </w:div>
            <w:div w:id="1052968468">
              <w:marLeft w:val="0"/>
              <w:marRight w:val="0"/>
              <w:marTop w:val="0"/>
              <w:marBottom w:val="0"/>
              <w:divBdr>
                <w:top w:val="none" w:sz="0" w:space="0" w:color="auto"/>
                <w:left w:val="none" w:sz="0" w:space="0" w:color="auto"/>
                <w:bottom w:val="none" w:sz="0" w:space="0" w:color="auto"/>
                <w:right w:val="none" w:sz="0" w:space="0" w:color="auto"/>
              </w:divBdr>
            </w:div>
            <w:div w:id="1059356118">
              <w:marLeft w:val="0"/>
              <w:marRight w:val="0"/>
              <w:marTop w:val="0"/>
              <w:marBottom w:val="0"/>
              <w:divBdr>
                <w:top w:val="none" w:sz="0" w:space="0" w:color="auto"/>
                <w:left w:val="none" w:sz="0" w:space="0" w:color="auto"/>
                <w:bottom w:val="none" w:sz="0" w:space="0" w:color="auto"/>
                <w:right w:val="none" w:sz="0" w:space="0" w:color="auto"/>
              </w:divBdr>
            </w:div>
            <w:div w:id="1068461084">
              <w:marLeft w:val="0"/>
              <w:marRight w:val="0"/>
              <w:marTop w:val="0"/>
              <w:marBottom w:val="0"/>
              <w:divBdr>
                <w:top w:val="none" w:sz="0" w:space="0" w:color="auto"/>
                <w:left w:val="none" w:sz="0" w:space="0" w:color="auto"/>
                <w:bottom w:val="none" w:sz="0" w:space="0" w:color="auto"/>
                <w:right w:val="none" w:sz="0" w:space="0" w:color="auto"/>
              </w:divBdr>
            </w:div>
            <w:div w:id="1069380833">
              <w:marLeft w:val="0"/>
              <w:marRight w:val="0"/>
              <w:marTop w:val="0"/>
              <w:marBottom w:val="0"/>
              <w:divBdr>
                <w:top w:val="none" w:sz="0" w:space="0" w:color="auto"/>
                <w:left w:val="none" w:sz="0" w:space="0" w:color="auto"/>
                <w:bottom w:val="none" w:sz="0" w:space="0" w:color="auto"/>
                <w:right w:val="none" w:sz="0" w:space="0" w:color="auto"/>
              </w:divBdr>
            </w:div>
            <w:div w:id="1070733484">
              <w:marLeft w:val="0"/>
              <w:marRight w:val="0"/>
              <w:marTop w:val="0"/>
              <w:marBottom w:val="0"/>
              <w:divBdr>
                <w:top w:val="none" w:sz="0" w:space="0" w:color="auto"/>
                <w:left w:val="none" w:sz="0" w:space="0" w:color="auto"/>
                <w:bottom w:val="none" w:sz="0" w:space="0" w:color="auto"/>
                <w:right w:val="none" w:sz="0" w:space="0" w:color="auto"/>
              </w:divBdr>
            </w:div>
            <w:div w:id="1072049020">
              <w:marLeft w:val="0"/>
              <w:marRight w:val="0"/>
              <w:marTop w:val="0"/>
              <w:marBottom w:val="0"/>
              <w:divBdr>
                <w:top w:val="none" w:sz="0" w:space="0" w:color="auto"/>
                <w:left w:val="none" w:sz="0" w:space="0" w:color="auto"/>
                <w:bottom w:val="none" w:sz="0" w:space="0" w:color="auto"/>
                <w:right w:val="none" w:sz="0" w:space="0" w:color="auto"/>
              </w:divBdr>
            </w:div>
            <w:div w:id="1080449457">
              <w:marLeft w:val="0"/>
              <w:marRight w:val="0"/>
              <w:marTop w:val="0"/>
              <w:marBottom w:val="0"/>
              <w:divBdr>
                <w:top w:val="none" w:sz="0" w:space="0" w:color="auto"/>
                <w:left w:val="none" w:sz="0" w:space="0" w:color="auto"/>
                <w:bottom w:val="none" w:sz="0" w:space="0" w:color="auto"/>
                <w:right w:val="none" w:sz="0" w:space="0" w:color="auto"/>
              </w:divBdr>
            </w:div>
            <w:div w:id="1082797934">
              <w:marLeft w:val="0"/>
              <w:marRight w:val="0"/>
              <w:marTop w:val="0"/>
              <w:marBottom w:val="0"/>
              <w:divBdr>
                <w:top w:val="none" w:sz="0" w:space="0" w:color="auto"/>
                <w:left w:val="none" w:sz="0" w:space="0" w:color="auto"/>
                <w:bottom w:val="none" w:sz="0" w:space="0" w:color="auto"/>
                <w:right w:val="none" w:sz="0" w:space="0" w:color="auto"/>
              </w:divBdr>
            </w:div>
            <w:div w:id="1090849766">
              <w:marLeft w:val="0"/>
              <w:marRight w:val="0"/>
              <w:marTop w:val="0"/>
              <w:marBottom w:val="0"/>
              <w:divBdr>
                <w:top w:val="none" w:sz="0" w:space="0" w:color="auto"/>
                <w:left w:val="none" w:sz="0" w:space="0" w:color="auto"/>
                <w:bottom w:val="none" w:sz="0" w:space="0" w:color="auto"/>
                <w:right w:val="none" w:sz="0" w:space="0" w:color="auto"/>
              </w:divBdr>
            </w:div>
            <w:div w:id="1091007597">
              <w:marLeft w:val="0"/>
              <w:marRight w:val="0"/>
              <w:marTop w:val="0"/>
              <w:marBottom w:val="0"/>
              <w:divBdr>
                <w:top w:val="none" w:sz="0" w:space="0" w:color="auto"/>
                <w:left w:val="none" w:sz="0" w:space="0" w:color="auto"/>
                <w:bottom w:val="none" w:sz="0" w:space="0" w:color="auto"/>
                <w:right w:val="none" w:sz="0" w:space="0" w:color="auto"/>
              </w:divBdr>
            </w:div>
            <w:div w:id="1095175146">
              <w:marLeft w:val="0"/>
              <w:marRight w:val="0"/>
              <w:marTop w:val="0"/>
              <w:marBottom w:val="0"/>
              <w:divBdr>
                <w:top w:val="none" w:sz="0" w:space="0" w:color="auto"/>
                <w:left w:val="none" w:sz="0" w:space="0" w:color="auto"/>
                <w:bottom w:val="none" w:sz="0" w:space="0" w:color="auto"/>
                <w:right w:val="none" w:sz="0" w:space="0" w:color="auto"/>
              </w:divBdr>
            </w:div>
            <w:div w:id="1101796183">
              <w:marLeft w:val="0"/>
              <w:marRight w:val="0"/>
              <w:marTop w:val="0"/>
              <w:marBottom w:val="0"/>
              <w:divBdr>
                <w:top w:val="none" w:sz="0" w:space="0" w:color="auto"/>
                <w:left w:val="none" w:sz="0" w:space="0" w:color="auto"/>
                <w:bottom w:val="none" w:sz="0" w:space="0" w:color="auto"/>
                <w:right w:val="none" w:sz="0" w:space="0" w:color="auto"/>
              </w:divBdr>
            </w:div>
            <w:div w:id="1106343659">
              <w:marLeft w:val="0"/>
              <w:marRight w:val="0"/>
              <w:marTop w:val="0"/>
              <w:marBottom w:val="0"/>
              <w:divBdr>
                <w:top w:val="none" w:sz="0" w:space="0" w:color="auto"/>
                <w:left w:val="none" w:sz="0" w:space="0" w:color="auto"/>
                <w:bottom w:val="none" w:sz="0" w:space="0" w:color="auto"/>
                <w:right w:val="none" w:sz="0" w:space="0" w:color="auto"/>
              </w:divBdr>
            </w:div>
            <w:div w:id="1113787894">
              <w:marLeft w:val="0"/>
              <w:marRight w:val="0"/>
              <w:marTop w:val="0"/>
              <w:marBottom w:val="0"/>
              <w:divBdr>
                <w:top w:val="none" w:sz="0" w:space="0" w:color="auto"/>
                <w:left w:val="none" w:sz="0" w:space="0" w:color="auto"/>
                <w:bottom w:val="none" w:sz="0" w:space="0" w:color="auto"/>
                <w:right w:val="none" w:sz="0" w:space="0" w:color="auto"/>
              </w:divBdr>
            </w:div>
            <w:div w:id="1117984355">
              <w:marLeft w:val="0"/>
              <w:marRight w:val="0"/>
              <w:marTop w:val="0"/>
              <w:marBottom w:val="0"/>
              <w:divBdr>
                <w:top w:val="none" w:sz="0" w:space="0" w:color="auto"/>
                <w:left w:val="none" w:sz="0" w:space="0" w:color="auto"/>
                <w:bottom w:val="none" w:sz="0" w:space="0" w:color="auto"/>
                <w:right w:val="none" w:sz="0" w:space="0" w:color="auto"/>
              </w:divBdr>
            </w:div>
            <w:div w:id="1122112288">
              <w:marLeft w:val="0"/>
              <w:marRight w:val="0"/>
              <w:marTop w:val="0"/>
              <w:marBottom w:val="0"/>
              <w:divBdr>
                <w:top w:val="none" w:sz="0" w:space="0" w:color="auto"/>
                <w:left w:val="none" w:sz="0" w:space="0" w:color="auto"/>
                <w:bottom w:val="none" w:sz="0" w:space="0" w:color="auto"/>
                <w:right w:val="none" w:sz="0" w:space="0" w:color="auto"/>
              </w:divBdr>
            </w:div>
            <w:div w:id="1122188250">
              <w:marLeft w:val="0"/>
              <w:marRight w:val="0"/>
              <w:marTop w:val="0"/>
              <w:marBottom w:val="0"/>
              <w:divBdr>
                <w:top w:val="none" w:sz="0" w:space="0" w:color="auto"/>
                <w:left w:val="none" w:sz="0" w:space="0" w:color="auto"/>
                <w:bottom w:val="none" w:sz="0" w:space="0" w:color="auto"/>
                <w:right w:val="none" w:sz="0" w:space="0" w:color="auto"/>
              </w:divBdr>
            </w:div>
            <w:div w:id="1124425415">
              <w:marLeft w:val="0"/>
              <w:marRight w:val="0"/>
              <w:marTop w:val="0"/>
              <w:marBottom w:val="0"/>
              <w:divBdr>
                <w:top w:val="none" w:sz="0" w:space="0" w:color="auto"/>
                <w:left w:val="none" w:sz="0" w:space="0" w:color="auto"/>
                <w:bottom w:val="none" w:sz="0" w:space="0" w:color="auto"/>
                <w:right w:val="none" w:sz="0" w:space="0" w:color="auto"/>
              </w:divBdr>
            </w:div>
            <w:div w:id="1127814323">
              <w:marLeft w:val="0"/>
              <w:marRight w:val="0"/>
              <w:marTop w:val="0"/>
              <w:marBottom w:val="0"/>
              <w:divBdr>
                <w:top w:val="none" w:sz="0" w:space="0" w:color="auto"/>
                <w:left w:val="none" w:sz="0" w:space="0" w:color="auto"/>
                <w:bottom w:val="none" w:sz="0" w:space="0" w:color="auto"/>
                <w:right w:val="none" w:sz="0" w:space="0" w:color="auto"/>
              </w:divBdr>
            </w:div>
            <w:div w:id="1128161266">
              <w:marLeft w:val="0"/>
              <w:marRight w:val="0"/>
              <w:marTop w:val="0"/>
              <w:marBottom w:val="0"/>
              <w:divBdr>
                <w:top w:val="none" w:sz="0" w:space="0" w:color="auto"/>
                <w:left w:val="none" w:sz="0" w:space="0" w:color="auto"/>
                <w:bottom w:val="none" w:sz="0" w:space="0" w:color="auto"/>
                <w:right w:val="none" w:sz="0" w:space="0" w:color="auto"/>
              </w:divBdr>
            </w:div>
            <w:div w:id="1130899177">
              <w:marLeft w:val="0"/>
              <w:marRight w:val="0"/>
              <w:marTop w:val="0"/>
              <w:marBottom w:val="0"/>
              <w:divBdr>
                <w:top w:val="none" w:sz="0" w:space="0" w:color="auto"/>
                <w:left w:val="none" w:sz="0" w:space="0" w:color="auto"/>
                <w:bottom w:val="none" w:sz="0" w:space="0" w:color="auto"/>
                <w:right w:val="none" w:sz="0" w:space="0" w:color="auto"/>
              </w:divBdr>
            </w:div>
            <w:div w:id="1131676519">
              <w:marLeft w:val="0"/>
              <w:marRight w:val="0"/>
              <w:marTop w:val="0"/>
              <w:marBottom w:val="0"/>
              <w:divBdr>
                <w:top w:val="none" w:sz="0" w:space="0" w:color="auto"/>
                <w:left w:val="none" w:sz="0" w:space="0" w:color="auto"/>
                <w:bottom w:val="none" w:sz="0" w:space="0" w:color="auto"/>
                <w:right w:val="none" w:sz="0" w:space="0" w:color="auto"/>
              </w:divBdr>
            </w:div>
            <w:div w:id="1133789595">
              <w:marLeft w:val="0"/>
              <w:marRight w:val="0"/>
              <w:marTop w:val="0"/>
              <w:marBottom w:val="0"/>
              <w:divBdr>
                <w:top w:val="none" w:sz="0" w:space="0" w:color="auto"/>
                <w:left w:val="none" w:sz="0" w:space="0" w:color="auto"/>
                <w:bottom w:val="none" w:sz="0" w:space="0" w:color="auto"/>
                <w:right w:val="none" w:sz="0" w:space="0" w:color="auto"/>
              </w:divBdr>
            </w:div>
            <w:div w:id="1134904293">
              <w:marLeft w:val="0"/>
              <w:marRight w:val="0"/>
              <w:marTop w:val="0"/>
              <w:marBottom w:val="0"/>
              <w:divBdr>
                <w:top w:val="none" w:sz="0" w:space="0" w:color="auto"/>
                <w:left w:val="none" w:sz="0" w:space="0" w:color="auto"/>
                <w:bottom w:val="none" w:sz="0" w:space="0" w:color="auto"/>
                <w:right w:val="none" w:sz="0" w:space="0" w:color="auto"/>
              </w:divBdr>
            </w:div>
            <w:div w:id="1135369284">
              <w:marLeft w:val="0"/>
              <w:marRight w:val="0"/>
              <w:marTop w:val="0"/>
              <w:marBottom w:val="0"/>
              <w:divBdr>
                <w:top w:val="none" w:sz="0" w:space="0" w:color="auto"/>
                <w:left w:val="none" w:sz="0" w:space="0" w:color="auto"/>
                <w:bottom w:val="none" w:sz="0" w:space="0" w:color="auto"/>
                <w:right w:val="none" w:sz="0" w:space="0" w:color="auto"/>
              </w:divBdr>
            </w:div>
            <w:div w:id="1136096869">
              <w:marLeft w:val="0"/>
              <w:marRight w:val="0"/>
              <w:marTop w:val="0"/>
              <w:marBottom w:val="0"/>
              <w:divBdr>
                <w:top w:val="none" w:sz="0" w:space="0" w:color="auto"/>
                <w:left w:val="none" w:sz="0" w:space="0" w:color="auto"/>
                <w:bottom w:val="none" w:sz="0" w:space="0" w:color="auto"/>
                <w:right w:val="none" w:sz="0" w:space="0" w:color="auto"/>
              </w:divBdr>
            </w:div>
            <w:div w:id="1136754641">
              <w:marLeft w:val="0"/>
              <w:marRight w:val="0"/>
              <w:marTop w:val="0"/>
              <w:marBottom w:val="0"/>
              <w:divBdr>
                <w:top w:val="none" w:sz="0" w:space="0" w:color="auto"/>
                <w:left w:val="none" w:sz="0" w:space="0" w:color="auto"/>
                <w:bottom w:val="none" w:sz="0" w:space="0" w:color="auto"/>
                <w:right w:val="none" w:sz="0" w:space="0" w:color="auto"/>
              </w:divBdr>
            </w:div>
            <w:div w:id="1137531721">
              <w:marLeft w:val="0"/>
              <w:marRight w:val="0"/>
              <w:marTop w:val="0"/>
              <w:marBottom w:val="0"/>
              <w:divBdr>
                <w:top w:val="none" w:sz="0" w:space="0" w:color="auto"/>
                <w:left w:val="none" w:sz="0" w:space="0" w:color="auto"/>
                <w:bottom w:val="none" w:sz="0" w:space="0" w:color="auto"/>
                <w:right w:val="none" w:sz="0" w:space="0" w:color="auto"/>
              </w:divBdr>
            </w:div>
            <w:div w:id="1137642948">
              <w:marLeft w:val="0"/>
              <w:marRight w:val="0"/>
              <w:marTop w:val="0"/>
              <w:marBottom w:val="0"/>
              <w:divBdr>
                <w:top w:val="none" w:sz="0" w:space="0" w:color="auto"/>
                <w:left w:val="none" w:sz="0" w:space="0" w:color="auto"/>
                <w:bottom w:val="none" w:sz="0" w:space="0" w:color="auto"/>
                <w:right w:val="none" w:sz="0" w:space="0" w:color="auto"/>
              </w:divBdr>
            </w:div>
            <w:div w:id="1138719919">
              <w:marLeft w:val="0"/>
              <w:marRight w:val="0"/>
              <w:marTop w:val="0"/>
              <w:marBottom w:val="0"/>
              <w:divBdr>
                <w:top w:val="none" w:sz="0" w:space="0" w:color="auto"/>
                <w:left w:val="none" w:sz="0" w:space="0" w:color="auto"/>
                <w:bottom w:val="none" w:sz="0" w:space="0" w:color="auto"/>
                <w:right w:val="none" w:sz="0" w:space="0" w:color="auto"/>
              </w:divBdr>
            </w:div>
            <w:div w:id="1139151395">
              <w:marLeft w:val="0"/>
              <w:marRight w:val="0"/>
              <w:marTop w:val="0"/>
              <w:marBottom w:val="0"/>
              <w:divBdr>
                <w:top w:val="none" w:sz="0" w:space="0" w:color="auto"/>
                <w:left w:val="none" w:sz="0" w:space="0" w:color="auto"/>
                <w:bottom w:val="none" w:sz="0" w:space="0" w:color="auto"/>
                <w:right w:val="none" w:sz="0" w:space="0" w:color="auto"/>
              </w:divBdr>
            </w:div>
            <w:div w:id="1139954715">
              <w:marLeft w:val="0"/>
              <w:marRight w:val="0"/>
              <w:marTop w:val="0"/>
              <w:marBottom w:val="0"/>
              <w:divBdr>
                <w:top w:val="none" w:sz="0" w:space="0" w:color="auto"/>
                <w:left w:val="none" w:sz="0" w:space="0" w:color="auto"/>
                <w:bottom w:val="none" w:sz="0" w:space="0" w:color="auto"/>
                <w:right w:val="none" w:sz="0" w:space="0" w:color="auto"/>
              </w:divBdr>
            </w:div>
            <w:div w:id="1145048611">
              <w:marLeft w:val="0"/>
              <w:marRight w:val="0"/>
              <w:marTop w:val="0"/>
              <w:marBottom w:val="0"/>
              <w:divBdr>
                <w:top w:val="none" w:sz="0" w:space="0" w:color="auto"/>
                <w:left w:val="none" w:sz="0" w:space="0" w:color="auto"/>
                <w:bottom w:val="none" w:sz="0" w:space="0" w:color="auto"/>
                <w:right w:val="none" w:sz="0" w:space="0" w:color="auto"/>
              </w:divBdr>
            </w:div>
            <w:div w:id="1145779881">
              <w:marLeft w:val="0"/>
              <w:marRight w:val="0"/>
              <w:marTop w:val="0"/>
              <w:marBottom w:val="0"/>
              <w:divBdr>
                <w:top w:val="none" w:sz="0" w:space="0" w:color="auto"/>
                <w:left w:val="none" w:sz="0" w:space="0" w:color="auto"/>
                <w:bottom w:val="none" w:sz="0" w:space="0" w:color="auto"/>
                <w:right w:val="none" w:sz="0" w:space="0" w:color="auto"/>
              </w:divBdr>
            </w:div>
            <w:div w:id="1151556945">
              <w:marLeft w:val="0"/>
              <w:marRight w:val="0"/>
              <w:marTop w:val="0"/>
              <w:marBottom w:val="0"/>
              <w:divBdr>
                <w:top w:val="none" w:sz="0" w:space="0" w:color="auto"/>
                <w:left w:val="none" w:sz="0" w:space="0" w:color="auto"/>
                <w:bottom w:val="none" w:sz="0" w:space="0" w:color="auto"/>
                <w:right w:val="none" w:sz="0" w:space="0" w:color="auto"/>
              </w:divBdr>
            </w:div>
            <w:div w:id="1153830996">
              <w:marLeft w:val="0"/>
              <w:marRight w:val="0"/>
              <w:marTop w:val="0"/>
              <w:marBottom w:val="0"/>
              <w:divBdr>
                <w:top w:val="none" w:sz="0" w:space="0" w:color="auto"/>
                <w:left w:val="none" w:sz="0" w:space="0" w:color="auto"/>
                <w:bottom w:val="none" w:sz="0" w:space="0" w:color="auto"/>
                <w:right w:val="none" w:sz="0" w:space="0" w:color="auto"/>
              </w:divBdr>
            </w:div>
            <w:div w:id="1158351551">
              <w:marLeft w:val="0"/>
              <w:marRight w:val="0"/>
              <w:marTop w:val="0"/>
              <w:marBottom w:val="0"/>
              <w:divBdr>
                <w:top w:val="none" w:sz="0" w:space="0" w:color="auto"/>
                <w:left w:val="none" w:sz="0" w:space="0" w:color="auto"/>
                <w:bottom w:val="none" w:sz="0" w:space="0" w:color="auto"/>
                <w:right w:val="none" w:sz="0" w:space="0" w:color="auto"/>
              </w:divBdr>
            </w:div>
            <w:div w:id="1158812821">
              <w:marLeft w:val="0"/>
              <w:marRight w:val="0"/>
              <w:marTop w:val="0"/>
              <w:marBottom w:val="0"/>
              <w:divBdr>
                <w:top w:val="none" w:sz="0" w:space="0" w:color="auto"/>
                <w:left w:val="none" w:sz="0" w:space="0" w:color="auto"/>
                <w:bottom w:val="none" w:sz="0" w:space="0" w:color="auto"/>
                <w:right w:val="none" w:sz="0" w:space="0" w:color="auto"/>
              </w:divBdr>
            </w:div>
            <w:div w:id="1160586469">
              <w:marLeft w:val="0"/>
              <w:marRight w:val="0"/>
              <w:marTop w:val="0"/>
              <w:marBottom w:val="0"/>
              <w:divBdr>
                <w:top w:val="none" w:sz="0" w:space="0" w:color="auto"/>
                <w:left w:val="none" w:sz="0" w:space="0" w:color="auto"/>
                <w:bottom w:val="none" w:sz="0" w:space="0" w:color="auto"/>
                <w:right w:val="none" w:sz="0" w:space="0" w:color="auto"/>
              </w:divBdr>
            </w:div>
            <w:div w:id="1164007827">
              <w:marLeft w:val="0"/>
              <w:marRight w:val="0"/>
              <w:marTop w:val="0"/>
              <w:marBottom w:val="0"/>
              <w:divBdr>
                <w:top w:val="none" w:sz="0" w:space="0" w:color="auto"/>
                <w:left w:val="none" w:sz="0" w:space="0" w:color="auto"/>
                <w:bottom w:val="none" w:sz="0" w:space="0" w:color="auto"/>
                <w:right w:val="none" w:sz="0" w:space="0" w:color="auto"/>
              </w:divBdr>
            </w:div>
            <w:div w:id="1164783996">
              <w:marLeft w:val="0"/>
              <w:marRight w:val="0"/>
              <w:marTop w:val="0"/>
              <w:marBottom w:val="0"/>
              <w:divBdr>
                <w:top w:val="none" w:sz="0" w:space="0" w:color="auto"/>
                <w:left w:val="none" w:sz="0" w:space="0" w:color="auto"/>
                <w:bottom w:val="none" w:sz="0" w:space="0" w:color="auto"/>
                <w:right w:val="none" w:sz="0" w:space="0" w:color="auto"/>
              </w:divBdr>
            </w:div>
            <w:div w:id="1171484718">
              <w:marLeft w:val="0"/>
              <w:marRight w:val="0"/>
              <w:marTop w:val="0"/>
              <w:marBottom w:val="0"/>
              <w:divBdr>
                <w:top w:val="none" w:sz="0" w:space="0" w:color="auto"/>
                <w:left w:val="none" w:sz="0" w:space="0" w:color="auto"/>
                <w:bottom w:val="none" w:sz="0" w:space="0" w:color="auto"/>
                <w:right w:val="none" w:sz="0" w:space="0" w:color="auto"/>
              </w:divBdr>
            </w:div>
            <w:div w:id="1171602912">
              <w:marLeft w:val="0"/>
              <w:marRight w:val="0"/>
              <w:marTop w:val="0"/>
              <w:marBottom w:val="0"/>
              <w:divBdr>
                <w:top w:val="none" w:sz="0" w:space="0" w:color="auto"/>
                <w:left w:val="none" w:sz="0" w:space="0" w:color="auto"/>
                <w:bottom w:val="none" w:sz="0" w:space="0" w:color="auto"/>
                <w:right w:val="none" w:sz="0" w:space="0" w:color="auto"/>
              </w:divBdr>
            </w:div>
            <w:div w:id="1173181302">
              <w:marLeft w:val="0"/>
              <w:marRight w:val="0"/>
              <w:marTop w:val="0"/>
              <w:marBottom w:val="0"/>
              <w:divBdr>
                <w:top w:val="none" w:sz="0" w:space="0" w:color="auto"/>
                <w:left w:val="none" w:sz="0" w:space="0" w:color="auto"/>
                <w:bottom w:val="none" w:sz="0" w:space="0" w:color="auto"/>
                <w:right w:val="none" w:sz="0" w:space="0" w:color="auto"/>
              </w:divBdr>
            </w:div>
            <w:div w:id="1187673152">
              <w:marLeft w:val="0"/>
              <w:marRight w:val="0"/>
              <w:marTop w:val="0"/>
              <w:marBottom w:val="0"/>
              <w:divBdr>
                <w:top w:val="none" w:sz="0" w:space="0" w:color="auto"/>
                <w:left w:val="none" w:sz="0" w:space="0" w:color="auto"/>
                <w:bottom w:val="none" w:sz="0" w:space="0" w:color="auto"/>
                <w:right w:val="none" w:sz="0" w:space="0" w:color="auto"/>
              </w:divBdr>
            </w:div>
            <w:div w:id="1187713727">
              <w:marLeft w:val="0"/>
              <w:marRight w:val="0"/>
              <w:marTop w:val="0"/>
              <w:marBottom w:val="0"/>
              <w:divBdr>
                <w:top w:val="none" w:sz="0" w:space="0" w:color="auto"/>
                <w:left w:val="none" w:sz="0" w:space="0" w:color="auto"/>
                <w:bottom w:val="none" w:sz="0" w:space="0" w:color="auto"/>
                <w:right w:val="none" w:sz="0" w:space="0" w:color="auto"/>
              </w:divBdr>
            </w:div>
            <w:div w:id="1195272866">
              <w:marLeft w:val="0"/>
              <w:marRight w:val="0"/>
              <w:marTop w:val="0"/>
              <w:marBottom w:val="0"/>
              <w:divBdr>
                <w:top w:val="none" w:sz="0" w:space="0" w:color="auto"/>
                <w:left w:val="none" w:sz="0" w:space="0" w:color="auto"/>
                <w:bottom w:val="none" w:sz="0" w:space="0" w:color="auto"/>
                <w:right w:val="none" w:sz="0" w:space="0" w:color="auto"/>
              </w:divBdr>
            </w:div>
            <w:div w:id="1200241477">
              <w:marLeft w:val="0"/>
              <w:marRight w:val="0"/>
              <w:marTop w:val="0"/>
              <w:marBottom w:val="0"/>
              <w:divBdr>
                <w:top w:val="none" w:sz="0" w:space="0" w:color="auto"/>
                <w:left w:val="none" w:sz="0" w:space="0" w:color="auto"/>
                <w:bottom w:val="none" w:sz="0" w:space="0" w:color="auto"/>
                <w:right w:val="none" w:sz="0" w:space="0" w:color="auto"/>
              </w:divBdr>
            </w:div>
            <w:div w:id="1204173269">
              <w:marLeft w:val="0"/>
              <w:marRight w:val="0"/>
              <w:marTop w:val="0"/>
              <w:marBottom w:val="0"/>
              <w:divBdr>
                <w:top w:val="none" w:sz="0" w:space="0" w:color="auto"/>
                <w:left w:val="none" w:sz="0" w:space="0" w:color="auto"/>
                <w:bottom w:val="none" w:sz="0" w:space="0" w:color="auto"/>
                <w:right w:val="none" w:sz="0" w:space="0" w:color="auto"/>
              </w:divBdr>
            </w:div>
            <w:div w:id="1205632200">
              <w:marLeft w:val="0"/>
              <w:marRight w:val="0"/>
              <w:marTop w:val="0"/>
              <w:marBottom w:val="0"/>
              <w:divBdr>
                <w:top w:val="none" w:sz="0" w:space="0" w:color="auto"/>
                <w:left w:val="none" w:sz="0" w:space="0" w:color="auto"/>
                <w:bottom w:val="none" w:sz="0" w:space="0" w:color="auto"/>
                <w:right w:val="none" w:sz="0" w:space="0" w:color="auto"/>
              </w:divBdr>
            </w:div>
            <w:div w:id="1207568590">
              <w:marLeft w:val="0"/>
              <w:marRight w:val="0"/>
              <w:marTop w:val="0"/>
              <w:marBottom w:val="0"/>
              <w:divBdr>
                <w:top w:val="none" w:sz="0" w:space="0" w:color="auto"/>
                <w:left w:val="none" w:sz="0" w:space="0" w:color="auto"/>
                <w:bottom w:val="none" w:sz="0" w:space="0" w:color="auto"/>
                <w:right w:val="none" w:sz="0" w:space="0" w:color="auto"/>
              </w:divBdr>
            </w:div>
            <w:div w:id="1216156911">
              <w:marLeft w:val="0"/>
              <w:marRight w:val="0"/>
              <w:marTop w:val="0"/>
              <w:marBottom w:val="0"/>
              <w:divBdr>
                <w:top w:val="none" w:sz="0" w:space="0" w:color="auto"/>
                <w:left w:val="none" w:sz="0" w:space="0" w:color="auto"/>
                <w:bottom w:val="none" w:sz="0" w:space="0" w:color="auto"/>
                <w:right w:val="none" w:sz="0" w:space="0" w:color="auto"/>
              </w:divBdr>
            </w:div>
            <w:div w:id="1222450476">
              <w:marLeft w:val="0"/>
              <w:marRight w:val="0"/>
              <w:marTop w:val="0"/>
              <w:marBottom w:val="0"/>
              <w:divBdr>
                <w:top w:val="none" w:sz="0" w:space="0" w:color="auto"/>
                <w:left w:val="none" w:sz="0" w:space="0" w:color="auto"/>
                <w:bottom w:val="none" w:sz="0" w:space="0" w:color="auto"/>
                <w:right w:val="none" w:sz="0" w:space="0" w:color="auto"/>
              </w:divBdr>
            </w:div>
            <w:div w:id="1226069723">
              <w:marLeft w:val="0"/>
              <w:marRight w:val="0"/>
              <w:marTop w:val="0"/>
              <w:marBottom w:val="0"/>
              <w:divBdr>
                <w:top w:val="none" w:sz="0" w:space="0" w:color="auto"/>
                <w:left w:val="none" w:sz="0" w:space="0" w:color="auto"/>
                <w:bottom w:val="none" w:sz="0" w:space="0" w:color="auto"/>
                <w:right w:val="none" w:sz="0" w:space="0" w:color="auto"/>
              </w:divBdr>
            </w:div>
            <w:div w:id="1227882498">
              <w:marLeft w:val="0"/>
              <w:marRight w:val="0"/>
              <w:marTop w:val="0"/>
              <w:marBottom w:val="0"/>
              <w:divBdr>
                <w:top w:val="none" w:sz="0" w:space="0" w:color="auto"/>
                <w:left w:val="none" w:sz="0" w:space="0" w:color="auto"/>
                <w:bottom w:val="none" w:sz="0" w:space="0" w:color="auto"/>
                <w:right w:val="none" w:sz="0" w:space="0" w:color="auto"/>
              </w:divBdr>
            </w:div>
            <w:div w:id="1237787689">
              <w:marLeft w:val="0"/>
              <w:marRight w:val="0"/>
              <w:marTop w:val="0"/>
              <w:marBottom w:val="0"/>
              <w:divBdr>
                <w:top w:val="none" w:sz="0" w:space="0" w:color="auto"/>
                <w:left w:val="none" w:sz="0" w:space="0" w:color="auto"/>
                <w:bottom w:val="none" w:sz="0" w:space="0" w:color="auto"/>
                <w:right w:val="none" w:sz="0" w:space="0" w:color="auto"/>
              </w:divBdr>
            </w:div>
            <w:div w:id="1239947733">
              <w:marLeft w:val="0"/>
              <w:marRight w:val="0"/>
              <w:marTop w:val="0"/>
              <w:marBottom w:val="0"/>
              <w:divBdr>
                <w:top w:val="none" w:sz="0" w:space="0" w:color="auto"/>
                <w:left w:val="none" w:sz="0" w:space="0" w:color="auto"/>
                <w:bottom w:val="none" w:sz="0" w:space="0" w:color="auto"/>
                <w:right w:val="none" w:sz="0" w:space="0" w:color="auto"/>
              </w:divBdr>
            </w:div>
            <w:div w:id="1240367066">
              <w:marLeft w:val="0"/>
              <w:marRight w:val="0"/>
              <w:marTop w:val="0"/>
              <w:marBottom w:val="0"/>
              <w:divBdr>
                <w:top w:val="none" w:sz="0" w:space="0" w:color="auto"/>
                <w:left w:val="none" w:sz="0" w:space="0" w:color="auto"/>
                <w:bottom w:val="none" w:sz="0" w:space="0" w:color="auto"/>
                <w:right w:val="none" w:sz="0" w:space="0" w:color="auto"/>
              </w:divBdr>
            </w:div>
            <w:div w:id="1244414334">
              <w:marLeft w:val="0"/>
              <w:marRight w:val="0"/>
              <w:marTop w:val="0"/>
              <w:marBottom w:val="0"/>
              <w:divBdr>
                <w:top w:val="none" w:sz="0" w:space="0" w:color="auto"/>
                <w:left w:val="none" w:sz="0" w:space="0" w:color="auto"/>
                <w:bottom w:val="none" w:sz="0" w:space="0" w:color="auto"/>
                <w:right w:val="none" w:sz="0" w:space="0" w:color="auto"/>
              </w:divBdr>
            </w:div>
            <w:div w:id="1246694126">
              <w:marLeft w:val="0"/>
              <w:marRight w:val="0"/>
              <w:marTop w:val="0"/>
              <w:marBottom w:val="0"/>
              <w:divBdr>
                <w:top w:val="none" w:sz="0" w:space="0" w:color="auto"/>
                <w:left w:val="none" w:sz="0" w:space="0" w:color="auto"/>
                <w:bottom w:val="none" w:sz="0" w:space="0" w:color="auto"/>
                <w:right w:val="none" w:sz="0" w:space="0" w:color="auto"/>
              </w:divBdr>
            </w:div>
            <w:div w:id="1248811207">
              <w:marLeft w:val="0"/>
              <w:marRight w:val="0"/>
              <w:marTop w:val="0"/>
              <w:marBottom w:val="0"/>
              <w:divBdr>
                <w:top w:val="none" w:sz="0" w:space="0" w:color="auto"/>
                <w:left w:val="none" w:sz="0" w:space="0" w:color="auto"/>
                <w:bottom w:val="none" w:sz="0" w:space="0" w:color="auto"/>
                <w:right w:val="none" w:sz="0" w:space="0" w:color="auto"/>
              </w:divBdr>
            </w:div>
            <w:div w:id="1249998701">
              <w:marLeft w:val="0"/>
              <w:marRight w:val="0"/>
              <w:marTop w:val="0"/>
              <w:marBottom w:val="0"/>
              <w:divBdr>
                <w:top w:val="none" w:sz="0" w:space="0" w:color="auto"/>
                <w:left w:val="none" w:sz="0" w:space="0" w:color="auto"/>
                <w:bottom w:val="none" w:sz="0" w:space="0" w:color="auto"/>
                <w:right w:val="none" w:sz="0" w:space="0" w:color="auto"/>
              </w:divBdr>
            </w:div>
            <w:div w:id="1260412535">
              <w:marLeft w:val="0"/>
              <w:marRight w:val="0"/>
              <w:marTop w:val="0"/>
              <w:marBottom w:val="0"/>
              <w:divBdr>
                <w:top w:val="none" w:sz="0" w:space="0" w:color="auto"/>
                <w:left w:val="none" w:sz="0" w:space="0" w:color="auto"/>
                <w:bottom w:val="none" w:sz="0" w:space="0" w:color="auto"/>
                <w:right w:val="none" w:sz="0" w:space="0" w:color="auto"/>
              </w:divBdr>
            </w:div>
            <w:div w:id="1261572713">
              <w:marLeft w:val="0"/>
              <w:marRight w:val="0"/>
              <w:marTop w:val="0"/>
              <w:marBottom w:val="0"/>
              <w:divBdr>
                <w:top w:val="none" w:sz="0" w:space="0" w:color="auto"/>
                <w:left w:val="none" w:sz="0" w:space="0" w:color="auto"/>
                <w:bottom w:val="none" w:sz="0" w:space="0" w:color="auto"/>
                <w:right w:val="none" w:sz="0" w:space="0" w:color="auto"/>
              </w:divBdr>
            </w:div>
            <w:div w:id="1263680445">
              <w:marLeft w:val="0"/>
              <w:marRight w:val="0"/>
              <w:marTop w:val="0"/>
              <w:marBottom w:val="0"/>
              <w:divBdr>
                <w:top w:val="none" w:sz="0" w:space="0" w:color="auto"/>
                <w:left w:val="none" w:sz="0" w:space="0" w:color="auto"/>
                <w:bottom w:val="none" w:sz="0" w:space="0" w:color="auto"/>
                <w:right w:val="none" w:sz="0" w:space="0" w:color="auto"/>
              </w:divBdr>
            </w:div>
            <w:div w:id="1265842731">
              <w:marLeft w:val="0"/>
              <w:marRight w:val="0"/>
              <w:marTop w:val="0"/>
              <w:marBottom w:val="0"/>
              <w:divBdr>
                <w:top w:val="none" w:sz="0" w:space="0" w:color="auto"/>
                <w:left w:val="none" w:sz="0" w:space="0" w:color="auto"/>
                <w:bottom w:val="none" w:sz="0" w:space="0" w:color="auto"/>
                <w:right w:val="none" w:sz="0" w:space="0" w:color="auto"/>
              </w:divBdr>
            </w:div>
            <w:div w:id="1267884429">
              <w:marLeft w:val="0"/>
              <w:marRight w:val="0"/>
              <w:marTop w:val="0"/>
              <w:marBottom w:val="0"/>
              <w:divBdr>
                <w:top w:val="none" w:sz="0" w:space="0" w:color="auto"/>
                <w:left w:val="none" w:sz="0" w:space="0" w:color="auto"/>
                <w:bottom w:val="none" w:sz="0" w:space="0" w:color="auto"/>
                <w:right w:val="none" w:sz="0" w:space="0" w:color="auto"/>
              </w:divBdr>
            </w:div>
            <w:div w:id="1270817596">
              <w:marLeft w:val="0"/>
              <w:marRight w:val="0"/>
              <w:marTop w:val="0"/>
              <w:marBottom w:val="0"/>
              <w:divBdr>
                <w:top w:val="none" w:sz="0" w:space="0" w:color="auto"/>
                <w:left w:val="none" w:sz="0" w:space="0" w:color="auto"/>
                <w:bottom w:val="none" w:sz="0" w:space="0" w:color="auto"/>
                <w:right w:val="none" w:sz="0" w:space="0" w:color="auto"/>
              </w:divBdr>
            </w:div>
            <w:div w:id="1272518547">
              <w:marLeft w:val="0"/>
              <w:marRight w:val="0"/>
              <w:marTop w:val="0"/>
              <w:marBottom w:val="0"/>
              <w:divBdr>
                <w:top w:val="none" w:sz="0" w:space="0" w:color="auto"/>
                <w:left w:val="none" w:sz="0" w:space="0" w:color="auto"/>
                <w:bottom w:val="none" w:sz="0" w:space="0" w:color="auto"/>
                <w:right w:val="none" w:sz="0" w:space="0" w:color="auto"/>
              </w:divBdr>
            </w:div>
            <w:div w:id="1276863603">
              <w:marLeft w:val="0"/>
              <w:marRight w:val="0"/>
              <w:marTop w:val="0"/>
              <w:marBottom w:val="0"/>
              <w:divBdr>
                <w:top w:val="none" w:sz="0" w:space="0" w:color="auto"/>
                <w:left w:val="none" w:sz="0" w:space="0" w:color="auto"/>
                <w:bottom w:val="none" w:sz="0" w:space="0" w:color="auto"/>
                <w:right w:val="none" w:sz="0" w:space="0" w:color="auto"/>
              </w:divBdr>
            </w:div>
            <w:div w:id="1277710998">
              <w:marLeft w:val="0"/>
              <w:marRight w:val="0"/>
              <w:marTop w:val="0"/>
              <w:marBottom w:val="0"/>
              <w:divBdr>
                <w:top w:val="none" w:sz="0" w:space="0" w:color="auto"/>
                <w:left w:val="none" w:sz="0" w:space="0" w:color="auto"/>
                <w:bottom w:val="none" w:sz="0" w:space="0" w:color="auto"/>
                <w:right w:val="none" w:sz="0" w:space="0" w:color="auto"/>
              </w:divBdr>
            </w:div>
            <w:div w:id="1281912633">
              <w:marLeft w:val="0"/>
              <w:marRight w:val="0"/>
              <w:marTop w:val="0"/>
              <w:marBottom w:val="0"/>
              <w:divBdr>
                <w:top w:val="none" w:sz="0" w:space="0" w:color="auto"/>
                <w:left w:val="none" w:sz="0" w:space="0" w:color="auto"/>
                <w:bottom w:val="none" w:sz="0" w:space="0" w:color="auto"/>
                <w:right w:val="none" w:sz="0" w:space="0" w:color="auto"/>
              </w:divBdr>
            </w:div>
            <w:div w:id="1282565933">
              <w:marLeft w:val="0"/>
              <w:marRight w:val="0"/>
              <w:marTop w:val="0"/>
              <w:marBottom w:val="0"/>
              <w:divBdr>
                <w:top w:val="none" w:sz="0" w:space="0" w:color="auto"/>
                <w:left w:val="none" w:sz="0" w:space="0" w:color="auto"/>
                <w:bottom w:val="none" w:sz="0" w:space="0" w:color="auto"/>
                <w:right w:val="none" w:sz="0" w:space="0" w:color="auto"/>
              </w:divBdr>
            </w:div>
            <w:div w:id="1289359276">
              <w:marLeft w:val="0"/>
              <w:marRight w:val="0"/>
              <w:marTop w:val="0"/>
              <w:marBottom w:val="0"/>
              <w:divBdr>
                <w:top w:val="none" w:sz="0" w:space="0" w:color="auto"/>
                <w:left w:val="none" w:sz="0" w:space="0" w:color="auto"/>
                <w:bottom w:val="none" w:sz="0" w:space="0" w:color="auto"/>
                <w:right w:val="none" w:sz="0" w:space="0" w:color="auto"/>
              </w:divBdr>
            </w:div>
            <w:div w:id="1289554194">
              <w:marLeft w:val="0"/>
              <w:marRight w:val="0"/>
              <w:marTop w:val="0"/>
              <w:marBottom w:val="0"/>
              <w:divBdr>
                <w:top w:val="none" w:sz="0" w:space="0" w:color="auto"/>
                <w:left w:val="none" w:sz="0" w:space="0" w:color="auto"/>
                <w:bottom w:val="none" w:sz="0" w:space="0" w:color="auto"/>
                <w:right w:val="none" w:sz="0" w:space="0" w:color="auto"/>
              </w:divBdr>
            </w:div>
            <w:div w:id="1291667363">
              <w:marLeft w:val="0"/>
              <w:marRight w:val="0"/>
              <w:marTop w:val="0"/>
              <w:marBottom w:val="0"/>
              <w:divBdr>
                <w:top w:val="none" w:sz="0" w:space="0" w:color="auto"/>
                <w:left w:val="none" w:sz="0" w:space="0" w:color="auto"/>
                <w:bottom w:val="none" w:sz="0" w:space="0" w:color="auto"/>
                <w:right w:val="none" w:sz="0" w:space="0" w:color="auto"/>
              </w:divBdr>
            </w:div>
            <w:div w:id="1292591117">
              <w:marLeft w:val="0"/>
              <w:marRight w:val="0"/>
              <w:marTop w:val="0"/>
              <w:marBottom w:val="0"/>
              <w:divBdr>
                <w:top w:val="none" w:sz="0" w:space="0" w:color="auto"/>
                <w:left w:val="none" w:sz="0" w:space="0" w:color="auto"/>
                <w:bottom w:val="none" w:sz="0" w:space="0" w:color="auto"/>
                <w:right w:val="none" w:sz="0" w:space="0" w:color="auto"/>
              </w:divBdr>
            </w:div>
            <w:div w:id="1292783625">
              <w:marLeft w:val="0"/>
              <w:marRight w:val="0"/>
              <w:marTop w:val="0"/>
              <w:marBottom w:val="0"/>
              <w:divBdr>
                <w:top w:val="none" w:sz="0" w:space="0" w:color="auto"/>
                <w:left w:val="none" w:sz="0" w:space="0" w:color="auto"/>
                <w:bottom w:val="none" w:sz="0" w:space="0" w:color="auto"/>
                <w:right w:val="none" w:sz="0" w:space="0" w:color="auto"/>
              </w:divBdr>
            </w:div>
            <w:div w:id="1301885601">
              <w:marLeft w:val="0"/>
              <w:marRight w:val="0"/>
              <w:marTop w:val="0"/>
              <w:marBottom w:val="0"/>
              <w:divBdr>
                <w:top w:val="none" w:sz="0" w:space="0" w:color="auto"/>
                <w:left w:val="none" w:sz="0" w:space="0" w:color="auto"/>
                <w:bottom w:val="none" w:sz="0" w:space="0" w:color="auto"/>
                <w:right w:val="none" w:sz="0" w:space="0" w:color="auto"/>
              </w:divBdr>
            </w:div>
            <w:div w:id="1306858758">
              <w:marLeft w:val="0"/>
              <w:marRight w:val="0"/>
              <w:marTop w:val="0"/>
              <w:marBottom w:val="0"/>
              <w:divBdr>
                <w:top w:val="none" w:sz="0" w:space="0" w:color="auto"/>
                <w:left w:val="none" w:sz="0" w:space="0" w:color="auto"/>
                <w:bottom w:val="none" w:sz="0" w:space="0" w:color="auto"/>
                <w:right w:val="none" w:sz="0" w:space="0" w:color="auto"/>
              </w:divBdr>
            </w:div>
            <w:div w:id="1313175095">
              <w:marLeft w:val="0"/>
              <w:marRight w:val="0"/>
              <w:marTop w:val="0"/>
              <w:marBottom w:val="0"/>
              <w:divBdr>
                <w:top w:val="none" w:sz="0" w:space="0" w:color="auto"/>
                <w:left w:val="none" w:sz="0" w:space="0" w:color="auto"/>
                <w:bottom w:val="none" w:sz="0" w:space="0" w:color="auto"/>
                <w:right w:val="none" w:sz="0" w:space="0" w:color="auto"/>
              </w:divBdr>
            </w:div>
            <w:div w:id="1317567563">
              <w:marLeft w:val="0"/>
              <w:marRight w:val="0"/>
              <w:marTop w:val="0"/>
              <w:marBottom w:val="0"/>
              <w:divBdr>
                <w:top w:val="none" w:sz="0" w:space="0" w:color="auto"/>
                <w:left w:val="none" w:sz="0" w:space="0" w:color="auto"/>
                <w:bottom w:val="none" w:sz="0" w:space="0" w:color="auto"/>
                <w:right w:val="none" w:sz="0" w:space="0" w:color="auto"/>
              </w:divBdr>
            </w:div>
            <w:div w:id="1321612804">
              <w:marLeft w:val="0"/>
              <w:marRight w:val="0"/>
              <w:marTop w:val="0"/>
              <w:marBottom w:val="0"/>
              <w:divBdr>
                <w:top w:val="none" w:sz="0" w:space="0" w:color="auto"/>
                <w:left w:val="none" w:sz="0" w:space="0" w:color="auto"/>
                <w:bottom w:val="none" w:sz="0" w:space="0" w:color="auto"/>
                <w:right w:val="none" w:sz="0" w:space="0" w:color="auto"/>
              </w:divBdr>
            </w:div>
            <w:div w:id="1322200874">
              <w:marLeft w:val="0"/>
              <w:marRight w:val="0"/>
              <w:marTop w:val="0"/>
              <w:marBottom w:val="0"/>
              <w:divBdr>
                <w:top w:val="none" w:sz="0" w:space="0" w:color="auto"/>
                <w:left w:val="none" w:sz="0" w:space="0" w:color="auto"/>
                <w:bottom w:val="none" w:sz="0" w:space="0" w:color="auto"/>
                <w:right w:val="none" w:sz="0" w:space="0" w:color="auto"/>
              </w:divBdr>
            </w:div>
            <w:div w:id="1323046651">
              <w:marLeft w:val="0"/>
              <w:marRight w:val="0"/>
              <w:marTop w:val="0"/>
              <w:marBottom w:val="0"/>
              <w:divBdr>
                <w:top w:val="none" w:sz="0" w:space="0" w:color="auto"/>
                <w:left w:val="none" w:sz="0" w:space="0" w:color="auto"/>
                <w:bottom w:val="none" w:sz="0" w:space="0" w:color="auto"/>
                <w:right w:val="none" w:sz="0" w:space="0" w:color="auto"/>
              </w:divBdr>
            </w:div>
            <w:div w:id="1324090657">
              <w:marLeft w:val="0"/>
              <w:marRight w:val="0"/>
              <w:marTop w:val="0"/>
              <w:marBottom w:val="0"/>
              <w:divBdr>
                <w:top w:val="none" w:sz="0" w:space="0" w:color="auto"/>
                <w:left w:val="none" w:sz="0" w:space="0" w:color="auto"/>
                <w:bottom w:val="none" w:sz="0" w:space="0" w:color="auto"/>
                <w:right w:val="none" w:sz="0" w:space="0" w:color="auto"/>
              </w:divBdr>
            </w:div>
            <w:div w:id="1325476095">
              <w:marLeft w:val="0"/>
              <w:marRight w:val="0"/>
              <w:marTop w:val="0"/>
              <w:marBottom w:val="0"/>
              <w:divBdr>
                <w:top w:val="none" w:sz="0" w:space="0" w:color="auto"/>
                <w:left w:val="none" w:sz="0" w:space="0" w:color="auto"/>
                <w:bottom w:val="none" w:sz="0" w:space="0" w:color="auto"/>
                <w:right w:val="none" w:sz="0" w:space="0" w:color="auto"/>
              </w:divBdr>
            </w:div>
            <w:div w:id="1329098730">
              <w:marLeft w:val="0"/>
              <w:marRight w:val="0"/>
              <w:marTop w:val="0"/>
              <w:marBottom w:val="0"/>
              <w:divBdr>
                <w:top w:val="none" w:sz="0" w:space="0" w:color="auto"/>
                <w:left w:val="none" w:sz="0" w:space="0" w:color="auto"/>
                <w:bottom w:val="none" w:sz="0" w:space="0" w:color="auto"/>
                <w:right w:val="none" w:sz="0" w:space="0" w:color="auto"/>
              </w:divBdr>
            </w:div>
            <w:div w:id="1329596601">
              <w:marLeft w:val="0"/>
              <w:marRight w:val="0"/>
              <w:marTop w:val="0"/>
              <w:marBottom w:val="0"/>
              <w:divBdr>
                <w:top w:val="none" w:sz="0" w:space="0" w:color="auto"/>
                <w:left w:val="none" w:sz="0" w:space="0" w:color="auto"/>
                <w:bottom w:val="none" w:sz="0" w:space="0" w:color="auto"/>
                <w:right w:val="none" w:sz="0" w:space="0" w:color="auto"/>
              </w:divBdr>
            </w:div>
            <w:div w:id="1330518667">
              <w:marLeft w:val="0"/>
              <w:marRight w:val="0"/>
              <w:marTop w:val="0"/>
              <w:marBottom w:val="0"/>
              <w:divBdr>
                <w:top w:val="none" w:sz="0" w:space="0" w:color="auto"/>
                <w:left w:val="none" w:sz="0" w:space="0" w:color="auto"/>
                <w:bottom w:val="none" w:sz="0" w:space="0" w:color="auto"/>
                <w:right w:val="none" w:sz="0" w:space="0" w:color="auto"/>
              </w:divBdr>
            </w:div>
            <w:div w:id="1334605990">
              <w:marLeft w:val="0"/>
              <w:marRight w:val="0"/>
              <w:marTop w:val="0"/>
              <w:marBottom w:val="0"/>
              <w:divBdr>
                <w:top w:val="none" w:sz="0" w:space="0" w:color="auto"/>
                <w:left w:val="none" w:sz="0" w:space="0" w:color="auto"/>
                <w:bottom w:val="none" w:sz="0" w:space="0" w:color="auto"/>
                <w:right w:val="none" w:sz="0" w:space="0" w:color="auto"/>
              </w:divBdr>
            </w:div>
            <w:div w:id="1339111451">
              <w:marLeft w:val="0"/>
              <w:marRight w:val="0"/>
              <w:marTop w:val="0"/>
              <w:marBottom w:val="0"/>
              <w:divBdr>
                <w:top w:val="none" w:sz="0" w:space="0" w:color="auto"/>
                <w:left w:val="none" w:sz="0" w:space="0" w:color="auto"/>
                <w:bottom w:val="none" w:sz="0" w:space="0" w:color="auto"/>
                <w:right w:val="none" w:sz="0" w:space="0" w:color="auto"/>
              </w:divBdr>
            </w:div>
            <w:div w:id="1340541030">
              <w:marLeft w:val="0"/>
              <w:marRight w:val="0"/>
              <w:marTop w:val="0"/>
              <w:marBottom w:val="0"/>
              <w:divBdr>
                <w:top w:val="none" w:sz="0" w:space="0" w:color="auto"/>
                <w:left w:val="none" w:sz="0" w:space="0" w:color="auto"/>
                <w:bottom w:val="none" w:sz="0" w:space="0" w:color="auto"/>
                <w:right w:val="none" w:sz="0" w:space="0" w:color="auto"/>
              </w:divBdr>
            </w:div>
            <w:div w:id="1346400362">
              <w:marLeft w:val="0"/>
              <w:marRight w:val="0"/>
              <w:marTop w:val="0"/>
              <w:marBottom w:val="0"/>
              <w:divBdr>
                <w:top w:val="none" w:sz="0" w:space="0" w:color="auto"/>
                <w:left w:val="none" w:sz="0" w:space="0" w:color="auto"/>
                <w:bottom w:val="none" w:sz="0" w:space="0" w:color="auto"/>
                <w:right w:val="none" w:sz="0" w:space="0" w:color="auto"/>
              </w:divBdr>
            </w:div>
            <w:div w:id="1347636764">
              <w:marLeft w:val="0"/>
              <w:marRight w:val="0"/>
              <w:marTop w:val="0"/>
              <w:marBottom w:val="0"/>
              <w:divBdr>
                <w:top w:val="none" w:sz="0" w:space="0" w:color="auto"/>
                <w:left w:val="none" w:sz="0" w:space="0" w:color="auto"/>
                <w:bottom w:val="none" w:sz="0" w:space="0" w:color="auto"/>
                <w:right w:val="none" w:sz="0" w:space="0" w:color="auto"/>
              </w:divBdr>
            </w:div>
            <w:div w:id="1347945642">
              <w:marLeft w:val="0"/>
              <w:marRight w:val="0"/>
              <w:marTop w:val="0"/>
              <w:marBottom w:val="0"/>
              <w:divBdr>
                <w:top w:val="none" w:sz="0" w:space="0" w:color="auto"/>
                <w:left w:val="none" w:sz="0" w:space="0" w:color="auto"/>
                <w:bottom w:val="none" w:sz="0" w:space="0" w:color="auto"/>
                <w:right w:val="none" w:sz="0" w:space="0" w:color="auto"/>
              </w:divBdr>
            </w:div>
            <w:div w:id="1350057852">
              <w:marLeft w:val="0"/>
              <w:marRight w:val="0"/>
              <w:marTop w:val="0"/>
              <w:marBottom w:val="0"/>
              <w:divBdr>
                <w:top w:val="none" w:sz="0" w:space="0" w:color="auto"/>
                <w:left w:val="none" w:sz="0" w:space="0" w:color="auto"/>
                <w:bottom w:val="none" w:sz="0" w:space="0" w:color="auto"/>
                <w:right w:val="none" w:sz="0" w:space="0" w:color="auto"/>
              </w:divBdr>
            </w:div>
            <w:div w:id="1350138713">
              <w:marLeft w:val="0"/>
              <w:marRight w:val="0"/>
              <w:marTop w:val="0"/>
              <w:marBottom w:val="0"/>
              <w:divBdr>
                <w:top w:val="none" w:sz="0" w:space="0" w:color="auto"/>
                <w:left w:val="none" w:sz="0" w:space="0" w:color="auto"/>
                <w:bottom w:val="none" w:sz="0" w:space="0" w:color="auto"/>
                <w:right w:val="none" w:sz="0" w:space="0" w:color="auto"/>
              </w:divBdr>
            </w:div>
            <w:div w:id="1350378580">
              <w:marLeft w:val="0"/>
              <w:marRight w:val="0"/>
              <w:marTop w:val="0"/>
              <w:marBottom w:val="0"/>
              <w:divBdr>
                <w:top w:val="none" w:sz="0" w:space="0" w:color="auto"/>
                <w:left w:val="none" w:sz="0" w:space="0" w:color="auto"/>
                <w:bottom w:val="none" w:sz="0" w:space="0" w:color="auto"/>
                <w:right w:val="none" w:sz="0" w:space="0" w:color="auto"/>
              </w:divBdr>
            </w:div>
            <w:div w:id="1354460607">
              <w:marLeft w:val="0"/>
              <w:marRight w:val="0"/>
              <w:marTop w:val="0"/>
              <w:marBottom w:val="0"/>
              <w:divBdr>
                <w:top w:val="none" w:sz="0" w:space="0" w:color="auto"/>
                <w:left w:val="none" w:sz="0" w:space="0" w:color="auto"/>
                <w:bottom w:val="none" w:sz="0" w:space="0" w:color="auto"/>
                <w:right w:val="none" w:sz="0" w:space="0" w:color="auto"/>
              </w:divBdr>
            </w:div>
            <w:div w:id="1354963551">
              <w:marLeft w:val="0"/>
              <w:marRight w:val="0"/>
              <w:marTop w:val="0"/>
              <w:marBottom w:val="0"/>
              <w:divBdr>
                <w:top w:val="none" w:sz="0" w:space="0" w:color="auto"/>
                <w:left w:val="none" w:sz="0" w:space="0" w:color="auto"/>
                <w:bottom w:val="none" w:sz="0" w:space="0" w:color="auto"/>
                <w:right w:val="none" w:sz="0" w:space="0" w:color="auto"/>
              </w:divBdr>
            </w:div>
            <w:div w:id="1358002529">
              <w:marLeft w:val="0"/>
              <w:marRight w:val="0"/>
              <w:marTop w:val="0"/>
              <w:marBottom w:val="0"/>
              <w:divBdr>
                <w:top w:val="none" w:sz="0" w:space="0" w:color="auto"/>
                <w:left w:val="none" w:sz="0" w:space="0" w:color="auto"/>
                <w:bottom w:val="none" w:sz="0" w:space="0" w:color="auto"/>
                <w:right w:val="none" w:sz="0" w:space="0" w:color="auto"/>
              </w:divBdr>
            </w:div>
            <w:div w:id="1359507820">
              <w:marLeft w:val="0"/>
              <w:marRight w:val="0"/>
              <w:marTop w:val="0"/>
              <w:marBottom w:val="0"/>
              <w:divBdr>
                <w:top w:val="none" w:sz="0" w:space="0" w:color="auto"/>
                <w:left w:val="none" w:sz="0" w:space="0" w:color="auto"/>
                <w:bottom w:val="none" w:sz="0" w:space="0" w:color="auto"/>
                <w:right w:val="none" w:sz="0" w:space="0" w:color="auto"/>
              </w:divBdr>
            </w:div>
            <w:div w:id="1361131109">
              <w:marLeft w:val="0"/>
              <w:marRight w:val="0"/>
              <w:marTop w:val="0"/>
              <w:marBottom w:val="0"/>
              <w:divBdr>
                <w:top w:val="none" w:sz="0" w:space="0" w:color="auto"/>
                <w:left w:val="none" w:sz="0" w:space="0" w:color="auto"/>
                <w:bottom w:val="none" w:sz="0" w:space="0" w:color="auto"/>
                <w:right w:val="none" w:sz="0" w:space="0" w:color="auto"/>
              </w:divBdr>
            </w:div>
            <w:div w:id="1363167544">
              <w:marLeft w:val="0"/>
              <w:marRight w:val="0"/>
              <w:marTop w:val="0"/>
              <w:marBottom w:val="0"/>
              <w:divBdr>
                <w:top w:val="none" w:sz="0" w:space="0" w:color="auto"/>
                <w:left w:val="none" w:sz="0" w:space="0" w:color="auto"/>
                <w:bottom w:val="none" w:sz="0" w:space="0" w:color="auto"/>
                <w:right w:val="none" w:sz="0" w:space="0" w:color="auto"/>
              </w:divBdr>
            </w:div>
            <w:div w:id="1367219627">
              <w:marLeft w:val="0"/>
              <w:marRight w:val="0"/>
              <w:marTop w:val="0"/>
              <w:marBottom w:val="0"/>
              <w:divBdr>
                <w:top w:val="none" w:sz="0" w:space="0" w:color="auto"/>
                <w:left w:val="none" w:sz="0" w:space="0" w:color="auto"/>
                <w:bottom w:val="none" w:sz="0" w:space="0" w:color="auto"/>
                <w:right w:val="none" w:sz="0" w:space="0" w:color="auto"/>
              </w:divBdr>
            </w:div>
            <w:div w:id="1370761350">
              <w:marLeft w:val="0"/>
              <w:marRight w:val="0"/>
              <w:marTop w:val="0"/>
              <w:marBottom w:val="0"/>
              <w:divBdr>
                <w:top w:val="none" w:sz="0" w:space="0" w:color="auto"/>
                <w:left w:val="none" w:sz="0" w:space="0" w:color="auto"/>
                <w:bottom w:val="none" w:sz="0" w:space="0" w:color="auto"/>
                <w:right w:val="none" w:sz="0" w:space="0" w:color="auto"/>
              </w:divBdr>
            </w:div>
            <w:div w:id="1371028634">
              <w:marLeft w:val="0"/>
              <w:marRight w:val="0"/>
              <w:marTop w:val="0"/>
              <w:marBottom w:val="0"/>
              <w:divBdr>
                <w:top w:val="none" w:sz="0" w:space="0" w:color="auto"/>
                <w:left w:val="none" w:sz="0" w:space="0" w:color="auto"/>
                <w:bottom w:val="none" w:sz="0" w:space="0" w:color="auto"/>
                <w:right w:val="none" w:sz="0" w:space="0" w:color="auto"/>
              </w:divBdr>
            </w:div>
            <w:div w:id="1373075393">
              <w:marLeft w:val="0"/>
              <w:marRight w:val="0"/>
              <w:marTop w:val="0"/>
              <w:marBottom w:val="0"/>
              <w:divBdr>
                <w:top w:val="none" w:sz="0" w:space="0" w:color="auto"/>
                <w:left w:val="none" w:sz="0" w:space="0" w:color="auto"/>
                <w:bottom w:val="none" w:sz="0" w:space="0" w:color="auto"/>
                <w:right w:val="none" w:sz="0" w:space="0" w:color="auto"/>
              </w:divBdr>
            </w:div>
            <w:div w:id="1373312652">
              <w:marLeft w:val="0"/>
              <w:marRight w:val="0"/>
              <w:marTop w:val="0"/>
              <w:marBottom w:val="0"/>
              <w:divBdr>
                <w:top w:val="none" w:sz="0" w:space="0" w:color="auto"/>
                <w:left w:val="none" w:sz="0" w:space="0" w:color="auto"/>
                <w:bottom w:val="none" w:sz="0" w:space="0" w:color="auto"/>
                <w:right w:val="none" w:sz="0" w:space="0" w:color="auto"/>
              </w:divBdr>
            </w:div>
            <w:div w:id="1390880411">
              <w:marLeft w:val="0"/>
              <w:marRight w:val="0"/>
              <w:marTop w:val="0"/>
              <w:marBottom w:val="0"/>
              <w:divBdr>
                <w:top w:val="none" w:sz="0" w:space="0" w:color="auto"/>
                <w:left w:val="none" w:sz="0" w:space="0" w:color="auto"/>
                <w:bottom w:val="none" w:sz="0" w:space="0" w:color="auto"/>
                <w:right w:val="none" w:sz="0" w:space="0" w:color="auto"/>
              </w:divBdr>
            </w:div>
            <w:div w:id="1393847145">
              <w:marLeft w:val="0"/>
              <w:marRight w:val="0"/>
              <w:marTop w:val="0"/>
              <w:marBottom w:val="0"/>
              <w:divBdr>
                <w:top w:val="none" w:sz="0" w:space="0" w:color="auto"/>
                <w:left w:val="none" w:sz="0" w:space="0" w:color="auto"/>
                <w:bottom w:val="none" w:sz="0" w:space="0" w:color="auto"/>
                <w:right w:val="none" w:sz="0" w:space="0" w:color="auto"/>
              </w:divBdr>
            </w:div>
            <w:div w:id="1395203537">
              <w:marLeft w:val="0"/>
              <w:marRight w:val="0"/>
              <w:marTop w:val="0"/>
              <w:marBottom w:val="0"/>
              <w:divBdr>
                <w:top w:val="none" w:sz="0" w:space="0" w:color="auto"/>
                <w:left w:val="none" w:sz="0" w:space="0" w:color="auto"/>
                <w:bottom w:val="none" w:sz="0" w:space="0" w:color="auto"/>
                <w:right w:val="none" w:sz="0" w:space="0" w:color="auto"/>
              </w:divBdr>
            </w:div>
            <w:div w:id="1398434892">
              <w:marLeft w:val="0"/>
              <w:marRight w:val="0"/>
              <w:marTop w:val="0"/>
              <w:marBottom w:val="0"/>
              <w:divBdr>
                <w:top w:val="none" w:sz="0" w:space="0" w:color="auto"/>
                <w:left w:val="none" w:sz="0" w:space="0" w:color="auto"/>
                <w:bottom w:val="none" w:sz="0" w:space="0" w:color="auto"/>
                <w:right w:val="none" w:sz="0" w:space="0" w:color="auto"/>
              </w:divBdr>
            </w:div>
            <w:div w:id="1399092111">
              <w:marLeft w:val="0"/>
              <w:marRight w:val="0"/>
              <w:marTop w:val="0"/>
              <w:marBottom w:val="0"/>
              <w:divBdr>
                <w:top w:val="none" w:sz="0" w:space="0" w:color="auto"/>
                <w:left w:val="none" w:sz="0" w:space="0" w:color="auto"/>
                <w:bottom w:val="none" w:sz="0" w:space="0" w:color="auto"/>
                <w:right w:val="none" w:sz="0" w:space="0" w:color="auto"/>
              </w:divBdr>
            </w:div>
            <w:div w:id="1400133894">
              <w:marLeft w:val="0"/>
              <w:marRight w:val="0"/>
              <w:marTop w:val="0"/>
              <w:marBottom w:val="0"/>
              <w:divBdr>
                <w:top w:val="none" w:sz="0" w:space="0" w:color="auto"/>
                <w:left w:val="none" w:sz="0" w:space="0" w:color="auto"/>
                <w:bottom w:val="none" w:sz="0" w:space="0" w:color="auto"/>
                <w:right w:val="none" w:sz="0" w:space="0" w:color="auto"/>
              </w:divBdr>
            </w:div>
            <w:div w:id="1409767072">
              <w:marLeft w:val="0"/>
              <w:marRight w:val="0"/>
              <w:marTop w:val="0"/>
              <w:marBottom w:val="0"/>
              <w:divBdr>
                <w:top w:val="none" w:sz="0" w:space="0" w:color="auto"/>
                <w:left w:val="none" w:sz="0" w:space="0" w:color="auto"/>
                <w:bottom w:val="none" w:sz="0" w:space="0" w:color="auto"/>
                <w:right w:val="none" w:sz="0" w:space="0" w:color="auto"/>
              </w:divBdr>
            </w:div>
            <w:div w:id="1410077215">
              <w:marLeft w:val="0"/>
              <w:marRight w:val="0"/>
              <w:marTop w:val="0"/>
              <w:marBottom w:val="0"/>
              <w:divBdr>
                <w:top w:val="none" w:sz="0" w:space="0" w:color="auto"/>
                <w:left w:val="none" w:sz="0" w:space="0" w:color="auto"/>
                <w:bottom w:val="none" w:sz="0" w:space="0" w:color="auto"/>
                <w:right w:val="none" w:sz="0" w:space="0" w:color="auto"/>
              </w:divBdr>
            </w:div>
            <w:div w:id="1413964285">
              <w:marLeft w:val="0"/>
              <w:marRight w:val="0"/>
              <w:marTop w:val="0"/>
              <w:marBottom w:val="0"/>
              <w:divBdr>
                <w:top w:val="none" w:sz="0" w:space="0" w:color="auto"/>
                <w:left w:val="none" w:sz="0" w:space="0" w:color="auto"/>
                <w:bottom w:val="none" w:sz="0" w:space="0" w:color="auto"/>
                <w:right w:val="none" w:sz="0" w:space="0" w:color="auto"/>
              </w:divBdr>
            </w:div>
            <w:div w:id="1419792610">
              <w:marLeft w:val="0"/>
              <w:marRight w:val="0"/>
              <w:marTop w:val="0"/>
              <w:marBottom w:val="0"/>
              <w:divBdr>
                <w:top w:val="none" w:sz="0" w:space="0" w:color="auto"/>
                <w:left w:val="none" w:sz="0" w:space="0" w:color="auto"/>
                <w:bottom w:val="none" w:sz="0" w:space="0" w:color="auto"/>
                <w:right w:val="none" w:sz="0" w:space="0" w:color="auto"/>
              </w:divBdr>
            </w:div>
            <w:div w:id="1423406838">
              <w:marLeft w:val="0"/>
              <w:marRight w:val="0"/>
              <w:marTop w:val="0"/>
              <w:marBottom w:val="0"/>
              <w:divBdr>
                <w:top w:val="none" w:sz="0" w:space="0" w:color="auto"/>
                <w:left w:val="none" w:sz="0" w:space="0" w:color="auto"/>
                <w:bottom w:val="none" w:sz="0" w:space="0" w:color="auto"/>
                <w:right w:val="none" w:sz="0" w:space="0" w:color="auto"/>
              </w:divBdr>
            </w:div>
            <w:div w:id="1431396070">
              <w:marLeft w:val="0"/>
              <w:marRight w:val="0"/>
              <w:marTop w:val="0"/>
              <w:marBottom w:val="0"/>
              <w:divBdr>
                <w:top w:val="none" w:sz="0" w:space="0" w:color="auto"/>
                <w:left w:val="none" w:sz="0" w:space="0" w:color="auto"/>
                <w:bottom w:val="none" w:sz="0" w:space="0" w:color="auto"/>
                <w:right w:val="none" w:sz="0" w:space="0" w:color="auto"/>
              </w:divBdr>
            </w:div>
            <w:div w:id="1431467881">
              <w:marLeft w:val="0"/>
              <w:marRight w:val="0"/>
              <w:marTop w:val="0"/>
              <w:marBottom w:val="0"/>
              <w:divBdr>
                <w:top w:val="none" w:sz="0" w:space="0" w:color="auto"/>
                <w:left w:val="none" w:sz="0" w:space="0" w:color="auto"/>
                <w:bottom w:val="none" w:sz="0" w:space="0" w:color="auto"/>
                <w:right w:val="none" w:sz="0" w:space="0" w:color="auto"/>
              </w:divBdr>
            </w:div>
            <w:div w:id="1432124978">
              <w:marLeft w:val="0"/>
              <w:marRight w:val="0"/>
              <w:marTop w:val="0"/>
              <w:marBottom w:val="0"/>
              <w:divBdr>
                <w:top w:val="none" w:sz="0" w:space="0" w:color="auto"/>
                <w:left w:val="none" w:sz="0" w:space="0" w:color="auto"/>
                <w:bottom w:val="none" w:sz="0" w:space="0" w:color="auto"/>
                <w:right w:val="none" w:sz="0" w:space="0" w:color="auto"/>
              </w:divBdr>
            </w:div>
            <w:div w:id="1432357982">
              <w:marLeft w:val="0"/>
              <w:marRight w:val="0"/>
              <w:marTop w:val="0"/>
              <w:marBottom w:val="0"/>
              <w:divBdr>
                <w:top w:val="none" w:sz="0" w:space="0" w:color="auto"/>
                <w:left w:val="none" w:sz="0" w:space="0" w:color="auto"/>
                <w:bottom w:val="none" w:sz="0" w:space="0" w:color="auto"/>
                <w:right w:val="none" w:sz="0" w:space="0" w:color="auto"/>
              </w:divBdr>
            </w:div>
            <w:div w:id="1439331599">
              <w:marLeft w:val="0"/>
              <w:marRight w:val="0"/>
              <w:marTop w:val="0"/>
              <w:marBottom w:val="0"/>
              <w:divBdr>
                <w:top w:val="none" w:sz="0" w:space="0" w:color="auto"/>
                <w:left w:val="none" w:sz="0" w:space="0" w:color="auto"/>
                <w:bottom w:val="none" w:sz="0" w:space="0" w:color="auto"/>
                <w:right w:val="none" w:sz="0" w:space="0" w:color="auto"/>
              </w:divBdr>
            </w:div>
            <w:div w:id="1439761274">
              <w:marLeft w:val="0"/>
              <w:marRight w:val="0"/>
              <w:marTop w:val="0"/>
              <w:marBottom w:val="0"/>
              <w:divBdr>
                <w:top w:val="none" w:sz="0" w:space="0" w:color="auto"/>
                <w:left w:val="none" w:sz="0" w:space="0" w:color="auto"/>
                <w:bottom w:val="none" w:sz="0" w:space="0" w:color="auto"/>
                <w:right w:val="none" w:sz="0" w:space="0" w:color="auto"/>
              </w:divBdr>
            </w:div>
            <w:div w:id="1448163817">
              <w:marLeft w:val="0"/>
              <w:marRight w:val="0"/>
              <w:marTop w:val="0"/>
              <w:marBottom w:val="0"/>
              <w:divBdr>
                <w:top w:val="none" w:sz="0" w:space="0" w:color="auto"/>
                <w:left w:val="none" w:sz="0" w:space="0" w:color="auto"/>
                <w:bottom w:val="none" w:sz="0" w:space="0" w:color="auto"/>
                <w:right w:val="none" w:sz="0" w:space="0" w:color="auto"/>
              </w:divBdr>
            </w:div>
            <w:div w:id="1450395986">
              <w:marLeft w:val="0"/>
              <w:marRight w:val="0"/>
              <w:marTop w:val="0"/>
              <w:marBottom w:val="0"/>
              <w:divBdr>
                <w:top w:val="none" w:sz="0" w:space="0" w:color="auto"/>
                <w:left w:val="none" w:sz="0" w:space="0" w:color="auto"/>
                <w:bottom w:val="none" w:sz="0" w:space="0" w:color="auto"/>
                <w:right w:val="none" w:sz="0" w:space="0" w:color="auto"/>
              </w:divBdr>
            </w:div>
            <w:div w:id="1459760022">
              <w:marLeft w:val="0"/>
              <w:marRight w:val="0"/>
              <w:marTop w:val="0"/>
              <w:marBottom w:val="0"/>
              <w:divBdr>
                <w:top w:val="none" w:sz="0" w:space="0" w:color="auto"/>
                <w:left w:val="none" w:sz="0" w:space="0" w:color="auto"/>
                <w:bottom w:val="none" w:sz="0" w:space="0" w:color="auto"/>
                <w:right w:val="none" w:sz="0" w:space="0" w:color="auto"/>
              </w:divBdr>
            </w:div>
            <w:div w:id="1464421317">
              <w:marLeft w:val="0"/>
              <w:marRight w:val="0"/>
              <w:marTop w:val="0"/>
              <w:marBottom w:val="0"/>
              <w:divBdr>
                <w:top w:val="none" w:sz="0" w:space="0" w:color="auto"/>
                <w:left w:val="none" w:sz="0" w:space="0" w:color="auto"/>
                <w:bottom w:val="none" w:sz="0" w:space="0" w:color="auto"/>
                <w:right w:val="none" w:sz="0" w:space="0" w:color="auto"/>
              </w:divBdr>
            </w:div>
            <w:div w:id="1478379905">
              <w:marLeft w:val="0"/>
              <w:marRight w:val="0"/>
              <w:marTop w:val="0"/>
              <w:marBottom w:val="0"/>
              <w:divBdr>
                <w:top w:val="none" w:sz="0" w:space="0" w:color="auto"/>
                <w:left w:val="none" w:sz="0" w:space="0" w:color="auto"/>
                <w:bottom w:val="none" w:sz="0" w:space="0" w:color="auto"/>
                <w:right w:val="none" w:sz="0" w:space="0" w:color="auto"/>
              </w:divBdr>
            </w:div>
            <w:div w:id="1478767863">
              <w:marLeft w:val="0"/>
              <w:marRight w:val="0"/>
              <w:marTop w:val="0"/>
              <w:marBottom w:val="0"/>
              <w:divBdr>
                <w:top w:val="none" w:sz="0" w:space="0" w:color="auto"/>
                <w:left w:val="none" w:sz="0" w:space="0" w:color="auto"/>
                <w:bottom w:val="none" w:sz="0" w:space="0" w:color="auto"/>
                <w:right w:val="none" w:sz="0" w:space="0" w:color="auto"/>
              </w:divBdr>
            </w:div>
            <w:div w:id="1479569022">
              <w:marLeft w:val="0"/>
              <w:marRight w:val="0"/>
              <w:marTop w:val="0"/>
              <w:marBottom w:val="0"/>
              <w:divBdr>
                <w:top w:val="none" w:sz="0" w:space="0" w:color="auto"/>
                <w:left w:val="none" w:sz="0" w:space="0" w:color="auto"/>
                <w:bottom w:val="none" w:sz="0" w:space="0" w:color="auto"/>
                <w:right w:val="none" w:sz="0" w:space="0" w:color="auto"/>
              </w:divBdr>
            </w:div>
            <w:div w:id="1480196691">
              <w:marLeft w:val="0"/>
              <w:marRight w:val="0"/>
              <w:marTop w:val="0"/>
              <w:marBottom w:val="0"/>
              <w:divBdr>
                <w:top w:val="none" w:sz="0" w:space="0" w:color="auto"/>
                <w:left w:val="none" w:sz="0" w:space="0" w:color="auto"/>
                <w:bottom w:val="none" w:sz="0" w:space="0" w:color="auto"/>
                <w:right w:val="none" w:sz="0" w:space="0" w:color="auto"/>
              </w:divBdr>
            </w:div>
            <w:div w:id="1485312200">
              <w:marLeft w:val="0"/>
              <w:marRight w:val="0"/>
              <w:marTop w:val="0"/>
              <w:marBottom w:val="0"/>
              <w:divBdr>
                <w:top w:val="none" w:sz="0" w:space="0" w:color="auto"/>
                <w:left w:val="none" w:sz="0" w:space="0" w:color="auto"/>
                <w:bottom w:val="none" w:sz="0" w:space="0" w:color="auto"/>
                <w:right w:val="none" w:sz="0" w:space="0" w:color="auto"/>
              </w:divBdr>
            </w:div>
            <w:div w:id="1496646020">
              <w:marLeft w:val="0"/>
              <w:marRight w:val="0"/>
              <w:marTop w:val="0"/>
              <w:marBottom w:val="0"/>
              <w:divBdr>
                <w:top w:val="none" w:sz="0" w:space="0" w:color="auto"/>
                <w:left w:val="none" w:sz="0" w:space="0" w:color="auto"/>
                <w:bottom w:val="none" w:sz="0" w:space="0" w:color="auto"/>
                <w:right w:val="none" w:sz="0" w:space="0" w:color="auto"/>
              </w:divBdr>
            </w:div>
            <w:div w:id="1498035664">
              <w:marLeft w:val="0"/>
              <w:marRight w:val="0"/>
              <w:marTop w:val="0"/>
              <w:marBottom w:val="0"/>
              <w:divBdr>
                <w:top w:val="none" w:sz="0" w:space="0" w:color="auto"/>
                <w:left w:val="none" w:sz="0" w:space="0" w:color="auto"/>
                <w:bottom w:val="none" w:sz="0" w:space="0" w:color="auto"/>
                <w:right w:val="none" w:sz="0" w:space="0" w:color="auto"/>
              </w:divBdr>
            </w:div>
            <w:div w:id="1501970736">
              <w:marLeft w:val="0"/>
              <w:marRight w:val="0"/>
              <w:marTop w:val="0"/>
              <w:marBottom w:val="0"/>
              <w:divBdr>
                <w:top w:val="none" w:sz="0" w:space="0" w:color="auto"/>
                <w:left w:val="none" w:sz="0" w:space="0" w:color="auto"/>
                <w:bottom w:val="none" w:sz="0" w:space="0" w:color="auto"/>
                <w:right w:val="none" w:sz="0" w:space="0" w:color="auto"/>
              </w:divBdr>
            </w:div>
            <w:div w:id="1503162967">
              <w:marLeft w:val="0"/>
              <w:marRight w:val="0"/>
              <w:marTop w:val="0"/>
              <w:marBottom w:val="0"/>
              <w:divBdr>
                <w:top w:val="none" w:sz="0" w:space="0" w:color="auto"/>
                <w:left w:val="none" w:sz="0" w:space="0" w:color="auto"/>
                <w:bottom w:val="none" w:sz="0" w:space="0" w:color="auto"/>
                <w:right w:val="none" w:sz="0" w:space="0" w:color="auto"/>
              </w:divBdr>
            </w:div>
            <w:div w:id="1503855277">
              <w:marLeft w:val="0"/>
              <w:marRight w:val="0"/>
              <w:marTop w:val="0"/>
              <w:marBottom w:val="0"/>
              <w:divBdr>
                <w:top w:val="none" w:sz="0" w:space="0" w:color="auto"/>
                <w:left w:val="none" w:sz="0" w:space="0" w:color="auto"/>
                <w:bottom w:val="none" w:sz="0" w:space="0" w:color="auto"/>
                <w:right w:val="none" w:sz="0" w:space="0" w:color="auto"/>
              </w:divBdr>
            </w:div>
            <w:div w:id="1511993019">
              <w:marLeft w:val="0"/>
              <w:marRight w:val="0"/>
              <w:marTop w:val="0"/>
              <w:marBottom w:val="0"/>
              <w:divBdr>
                <w:top w:val="none" w:sz="0" w:space="0" w:color="auto"/>
                <w:left w:val="none" w:sz="0" w:space="0" w:color="auto"/>
                <w:bottom w:val="none" w:sz="0" w:space="0" w:color="auto"/>
                <w:right w:val="none" w:sz="0" w:space="0" w:color="auto"/>
              </w:divBdr>
            </w:div>
            <w:div w:id="1512798150">
              <w:marLeft w:val="0"/>
              <w:marRight w:val="0"/>
              <w:marTop w:val="0"/>
              <w:marBottom w:val="0"/>
              <w:divBdr>
                <w:top w:val="none" w:sz="0" w:space="0" w:color="auto"/>
                <w:left w:val="none" w:sz="0" w:space="0" w:color="auto"/>
                <w:bottom w:val="none" w:sz="0" w:space="0" w:color="auto"/>
                <w:right w:val="none" w:sz="0" w:space="0" w:color="auto"/>
              </w:divBdr>
            </w:div>
            <w:div w:id="1514225156">
              <w:marLeft w:val="0"/>
              <w:marRight w:val="0"/>
              <w:marTop w:val="0"/>
              <w:marBottom w:val="0"/>
              <w:divBdr>
                <w:top w:val="none" w:sz="0" w:space="0" w:color="auto"/>
                <w:left w:val="none" w:sz="0" w:space="0" w:color="auto"/>
                <w:bottom w:val="none" w:sz="0" w:space="0" w:color="auto"/>
                <w:right w:val="none" w:sz="0" w:space="0" w:color="auto"/>
              </w:divBdr>
            </w:div>
            <w:div w:id="1515462293">
              <w:marLeft w:val="0"/>
              <w:marRight w:val="0"/>
              <w:marTop w:val="0"/>
              <w:marBottom w:val="0"/>
              <w:divBdr>
                <w:top w:val="none" w:sz="0" w:space="0" w:color="auto"/>
                <w:left w:val="none" w:sz="0" w:space="0" w:color="auto"/>
                <w:bottom w:val="none" w:sz="0" w:space="0" w:color="auto"/>
                <w:right w:val="none" w:sz="0" w:space="0" w:color="auto"/>
              </w:divBdr>
            </w:div>
            <w:div w:id="1515876997">
              <w:marLeft w:val="0"/>
              <w:marRight w:val="0"/>
              <w:marTop w:val="0"/>
              <w:marBottom w:val="0"/>
              <w:divBdr>
                <w:top w:val="none" w:sz="0" w:space="0" w:color="auto"/>
                <w:left w:val="none" w:sz="0" w:space="0" w:color="auto"/>
                <w:bottom w:val="none" w:sz="0" w:space="0" w:color="auto"/>
                <w:right w:val="none" w:sz="0" w:space="0" w:color="auto"/>
              </w:divBdr>
            </w:div>
            <w:div w:id="1516263764">
              <w:marLeft w:val="0"/>
              <w:marRight w:val="0"/>
              <w:marTop w:val="0"/>
              <w:marBottom w:val="0"/>
              <w:divBdr>
                <w:top w:val="none" w:sz="0" w:space="0" w:color="auto"/>
                <w:left w:val="none" w:sz="0" w:space="0" w:color="auto"/>
                <w:bottom w:val="none" w:sz="0" w:space="0" w:color="auto"/>
                <w:right w:val="none" w:sz="0" w:space="0" w:color="auto"/>
              </w:divBdr>
            </w:div>
            <w:div w:id="1516729029">
              <w:marLeft w:val="0"/>
              <w:marRight w:val="0"/>
              <w:marTop w:val="0"/>
              <w:marBottom w:val="0"/>
              <w:divBdr>
                <w:top w:val="none" w:sz="0" w:space="0" w:color="auto"/>
                <w:left w:val="none" w:sz="0" w:space="0" w:color="auto"/>
                <w:bottom w:val="none" w:sz="0" w:space="0" w:color="auto"/>
                <w:right w:val="none" w:sz="0" w:space="0" w:color="auto"/>
              </w:divBdr>
            </w:div>
            <w:div w:id="1517500406">
              <w:marLeft w:val="0"/>
              <w:marRight w:val="0"/>
              <w:marTop w:val="0"/>
              <w:marBottom w:val="0"/>
              <w:divBdr>
                <w:top w:val="none" w:sz="0" w:space="0" w:color="auto"/>
                <w:left w:val="none" w:sz="0" w:space="0" w:color="auto"/>
                <w:bottom w:val="none" w:sz="0" w:space="0" w:color="auto"/>
                <w:right w:val="none" w:sz="0" w:space="0" w:color="auto"/>
              </w:divBdr>
            </w:div>
            <w:div w:id="1520587910">
              <w:marLeft w:val="0"/>
              <w:marRight w:val="0"/>
              <w:marTop w:val="0"/>
              <w:marBottom w:val="0"/>
              <w:divBdr>
                <w:top w:val="none" w:sz="0" w:space="0" w:color="auto"/>
                <w:left w:val="none" w:sz="0" w:space="0" w:color="auto"/>
                <w:bottom w:val="none" w:sz="0" w:space="0" w:color="auto"/>
                <w:right w:val="none" w:sz="0" w:space="0" w:color="auto"/>
              </w:divBdr>
            </w:div>
            <w:div w:id="1525172784">
              <w:marLeft w:val="0"/>
              <w:marRight w:val="0"/>
              <w:marTop w:val="0"/>
              <w:marBottom w:val="0"/>
              <w:divBdr>
                <w:top w:val="none" w:sz="0" w:space="0" w:color="auto"/>
                <w:left w:val="none" w:sz="0" w:space="0" w:color="auto"/>
                <w:bottom w:val="none" w:sz="0" w:space="0" w:color="auto"/>
                <w:right w:val="none" w:sz="0" w:space="0" w:color="auto"/>
              </w:divBdr>
            </w:div>
            <w:div w:id="1525830084">
              <w:marLeft w:val="0"/>
              <w:marRight w:val="0"/>
              <w:marTop w:val="0"/>
              <w:marBottom w:val="0"/>
              <w:divBdr>
                <w:top w:val="none" w:sz="0" w:space="0" w:color="auto"/>
                <w:left w:val="none" w:sz="0" w:space="0" w:color="auto"/>
                <w:bottom w:val="none" w:sz="0" w:space="0" w:color="auto"/>
                <w:right w:val="none" w:sz="0" w:space="0" w:color="auto"/>
              </w:divBdr>
            </w:div>
            <w:div w:id="1530871135">
              <w:marLeft w:val="0"/>
              <w:marRight w:val="0"/>
              <w:marTop w:val="0"/>
              <w:marBottom w:val="0"/>
              <w:divBdr>
                <w:top w:val="none" w:sz="0" w:space="0" w:color="auto"/>
                <w:left w:val="none" w:sz="0" w:space="0" w:color="auto"/>
                <w:bottom w:val="none" w:sz="0" w:space="0" w:color="auto"/>
                <w:right w:val="none" w:sz="0" w:space="0" w:color="auto"/>
              </w:divBdr>
            </w:div>
            <w:div w:id="1535535669">
              <w:marLeft w:val="0"/>
              <w:marRight w:val="0"/>
              <w:marTop w:val="0"/>
              <w:marBottom w:val="0"/>
              <w:divBdr>
                <w:top w:val="none" w:sz="0" w:space="0" w:color="auto"/>
                <w:left w:val="none" w:sz="0" w:space="0" w:color="auto"/>
                <w:bottom w:val="none" w:sz="0" w:space="0" w:color="auto"/>
                <w:right w:val="none" w:sz="0" w:space="0" w:color="auto"/>
              </w:divBdr>
            </w:div>
            <w:div w:id="1535730398">
              <w:marLeft w:val="0"/>
              <w:marRight w:val="0"/>
              <w:marTop w:val="0"/>
              <w:marBottom w:val="0"/>
              <w:divBdr>
                <w:top w:val="none" w:sz="0" w:space="0" w:color="auto"/>
                <w:left w:val="none" w:sz="0" w:space="0" w:color="auto"/>
                <w:bottom w:val="none" w:sz="0" w:space="0" w:color="auto"/>
                <w:right w:val="none" w:sz="0" w:space="0" w:color="auto"/>
              </w:divBdr>
            </w:div>
            <w:div w:id="1540389761">
              <w:marLeft w:val="0"/>
              <w:marRight w:val="0"/>
              <w:marTop w:val="0"/>
              <w:marBottom w:val="0"/>
              <w:divBdr>
                <w:top w:val="none" w:sz="0" w:space="0" w:color="auto"/>
                <w:left w:val="none" w:sz="0" w:space="0" w:color="auto"/>
                <w:bottom w:val="none" w:sz="0" w:space="0" w:color="auto"/>
                <w:right w:val="none" w:sz="0" w:space="0" w:color="auto"/>
              </w:divBdr>
            </w:div>
            <w:div w:id="1543132185">
              <w:marLeft w:val="0"/>
              <w:marRight w:val="0"/>
              <w:marTop w:val="0"/>
              <w:marBottom w:val="0"/>
              <w:divBdr>
                <w:top w:val="none" w:sz="0" w:space="0" w:color="auto"/>
                <w:left w:val="none" w:sz="0" w:space="0" w:color="auto"/>
                <w:bottom w:val="none" w:sz="0" w:space="0" w:color="auto"/>
                <w:right w:val="none" w:sz="0" w:space="0" w:color="auto"/>
              </w:divBdr>
            </w:div>
            <w:div w:id="1545018983">
              <w:marLeft w:val="0"/>
              <w:marRight w:val="0"/>
              <w:marTop w:val="0"/>
              <w:marBottom w:val="0"/>
              <w:divBdr>
                <w:top w:val="none" w:sz="0" w:space="0" w:color="auto"/>
                <w:left w:val="none" w:sz="0" w:space="0" w:color="auto"/>
                <w:bottom w:val="none" w:sz="0" w:space="0" w:color="auto"/>
                <w:right w:val="none" w:sz="0" w:space="0" w:color="auto"/>
              </w:divBdr>
            </w:div>
            <w:div w:id="1548490039">
              <w:marLeft w:val="0"/>
              <w:marRight w:val="0"/>
              <w:marTop w:val="0"/>
              <w:marBottom w:val="0"/>
              <w:divBdr>
                <w:top w:val="none" w:sz="0" w:space="0" w:color="auto"/>
                <w:left w:val="none" w:sz="0" w:space="0" w:color="auto"/>
                <w:bottom w:val="none" w:sz="0" w:space="0" w:color="auto"/>
                <w:right w:val="none" w:sz="0" w:space="0" w:color="auto"/>
              </w:divBdr>
            </w:div>
            <w:div w:id="1557740973">
              <w:marLeft w:val="0"/>
              <w:marRight w:val="0"/>
              <w:marTop w:val="0"/>
              <w:marBottom w:val="0"/>
              <w:divBdr>
                <w:top w:val="none" w:sz="0" w:space="0" w:color="auto"/>
                <w:left w:val="none" w:sz="0" w:space="0" w:color="auto"/>
                <w:bottom w:val="none" w:sz="0" w:space="0" w:color="auto"/>
                <w:right w:val="none" w:sz="0" w:space="0" w:color="auto"/>
              </w:divBdr>
            </w:div>
            <w:div w:id="1560090930">
              <w:marLeft w:val="0"/>
              <w:marRight w:val="0"/>
              <w:marTop w:val="0"/>
              <w:marBottom w:val="0"/>
              <w:divBdr>
                <w:top w:val="none" w:sz="0" w:space="0" w:color="auto"/>
                <w:left w:val="none" w:sz="0" w:space="0" w:color="auto"/>
                <w:bottom w:val="none" w:sz="0" w:space="0" w:color="auto"/>
                <w:right w:val="none" w:sz="0" w:space="0" w:color="auto"/>
              </w:divBdr>
            </w:div>
            <w:div w:id="1560819553">
              <w:marLeft w:val="0"/>
              <w:marRight w:val="0"/>
              <w:marTop w:val="0"/>
              <w:marBottom w:val="0"/>
              <w:divBdr>
                <w:top w:val="none" w:sz="0" w:space="0" w:color="auto"/>
                <w:left w:val="none" w:sz="0" w:space="0" w:color="auto"/>
                <w:bottom w:val="none" w:sz="0" w:space="0" w:color="auto"/>
                <w:right w:val="none" w:sz="0" w:space="0" w:color="auto"/>
              </w:divBdr>
            </w:div>
            <w:div w:id="1564441335">
              <w:marLeft w:val="0"/>
              <w:marRight w:val="0"/>
              <w:marTop w:val="0"/>
              <w:marBottom w:val="0"/>
              <w:divBdr>
                <w:top w:val="none" w:sz="0" w:space="0" w:color="auto"/>
                <w:left w:val="none" w:sz="0" w:space="0" w:color="auto"/>
                <w:bottom w:val="none" w:sz="0" w:space="0" w:color="auto"/>
                <w:right w:val="none" w:sz="0" w:space="0" w:color="auto"/>
              </w:divBdr>
            </w:div>
            <w:div w:id="1565140191">
              <w:marLeft w:val="0"/>
              <w:marRight w:val="0"/>
              <w:marTop w:val="0"/>
              <w:marBottom w:val="0"/>
              <w:divBdr>
                <w:top w:val="none" w:sz="0" w:space="0" w:color="auto"/>
                <w:left w:val="none" w:sz="0" w:space="0" w:color="auto"/>
                <w:bottom w:val="none" w:sz="0" w:space="0" w:color="auto"/>
                <w:right w:val="none" w:sz="0" w:space="0" w:color="auto"/>
              </w:divBdr>
            </w:div>
            <w:div w:id="1567640172">
              <w:marLeft w:val="0"/>
              <w:marRight w:val="0"/>
              <w:marTop w:val="0"/>
              <w:marBottom w:val="0"/>
              <w:divBdr>
                <w:top w:val="none" w:sz="0" w:space="0" w:color="auto"/>
                <w:left w:val="none" w:sz="0" w:space="0" w:color="auto"/>
                <w:bottom w:val="none" w:sz="0" w:space="0" w:color="auto"/>
                <w:right w:val="none" w:sz="0" w:space="0" w:color="auto"/>
              </w:divBdr>
            </w:div>
            <w:div w:id="1568566197">
              <w:marLeft w:val="0"/>
              <w:marRight w:val="0"/>
              <w:marTop w:val="0"/>
              <w:marBottom w:val="0"/>
              <w:divBdr>
                <w:top w:val="none" w:sz="0" w:space="0" w:color="auto"/>
                <w:left w:val="none" w:sz="0" w:space="0" w:color="auto"/>
                <w:bottom w:val="none" w:sz="0" w:space="0" w:color="auto"/>
                <w:right w:val="none" w:sz="0" w:space="0" w:color="auto"/>
              </w:divBdr>
            </w:div>
            <w:div w:id="1575898479">
              <w:marLeft w:val="0"/>
              <w:marRight w:val="0"/>
              <w:marTop w:val="0"/>
              <w:marBottom w:val="0"/>
              <w:divBdr>
                <w:top w:val="none" w:sz="0" w:space="0" w:color="auto"/>
                <w:left w:val="none" w:sz="0" w:space="0" w:color="auto"/>
                <w:bottom w:val="none" w:sz="0" w:space="0" w:color="auto"/>
                <w:right w:val="none" w:sz="0" w:space="0" w:color="auto"/>
              </w:divBdr>
            </w:div>
            <w:div w:id="1579092458">
              <w:marLeft w:val="0"/>
              <w:marRight w:val="0"/>
              <w:marTop w:val="0"/>
              <w:marBottom w:val="0"/>
              <w:divBdr>
                <w:top w:val="none" w:sz="0" w:space="0" w:color="auto"/>
                <w:left w:val="none" w:sz="0" w:space="0" w:color="auto"/>
                <w:bottom w:val="none" w:sz="0" w:space="0" w:color="auto"/>
                <w:right w:val="none" w:sz="0" w:space="0" w:color="auto"/>
              </w:divBdr>
            </w:div>
            <w:div w:id="1580601382">
              <w:marLeft w:val="0"/>
              <w:marRight w:val="0"/>
              <w:marTop w:val="0"/>
              <w:marBottom w:val="0"/>
              <w:divBdr>
                <w:top w:val="none" w:sz="0" w:space="0" w:color="auto"/>
                <w:left w:val="none" w:sz="0" w:space="0" w:color="auto"/>
                <w:bottom w:val="none" w:sz="0" w:space="0" w:color="auto"/>
                <w:right w:val="none" w:sz="0" w:space="0" w:color="auto"/>
              </w:divBdr>
            </w:div>
            <w:div w:id="1587225571">
              <w:marLeft w:val="0"/>
              <w:marRight w:val="0"/>
              <w:marTop w:val="0"/>
              <w:marBottom w:val="0"/>
              <w:divBdr>
                <w:top w:val="none" w:sz="0" w:space="0" w:color="auto"/>
                <w:left w:val="none" w:sz="0" w:space="0" w:color="auto"/>
                <w:bottom w:val="none" w:sz="0" w:space="0" w:color="auto"/>
                <w:right w:val="none" w:sz="0" w:space="0" w:color="auto"/>
              </w:divBdr>
            </w:div>
            <w:div w:id="1588658223">
              <w:marLeft w:val="0"/>
              <w:marRight w:val="0"/>
              <w:marTop w:val="0"/>
              <w:marBottom w:val="0"/>
              <w:divBdr>
                <w:top w:val="none" w:sz="0" w:space="0" w:color="auto"/>
                <w:left w:val="none" w:sz="0" w:space="0" w:color="auto"/>
                <w:bottom w:val="none" w:sz="0" w:space="0" w:color="auto"/>
                <w:right w:val="none" w:sz="0" w:space="0" w:color="auto"/>
              </w:divBdr>
            </w:div>
            <w:div w:id="1593050658">
              <w:marLeft w:val="0"/>
              <w:marRight w:val="0"/>
              <w:marTop w:val="0"/>
              <w:marBottom w:val="0"/>
              <w:divBdr>
                <w:top w:val="none" w:sz="0" w:space="0" w:color="auto"/>
                <w:left w:val="none" w:sz="0" w:space="0" w:color="auto"/>
                <w:bottom w:val="none" w:sz="0" w:space="0" w:color="auto"/>
                <w:right w:val="none" w:sz="0" w:space="0" w:color="auto"/>
              </w:divBdr>
            </w:div>
            <w:div w:id="1593782541">
              <w:marLeft w:val="0"/>
              <w:marRight w:val="0"/>
              <w:marTop w:val="0"/>
              <w:marBottom w:val="0"/>
              <w:divBdr>
                <w:top w:val="none" w:sz="0" w:space="0" w:color="auto"/>
                <w:left w:val="none" w:sz="0" w:space="0" w:color="auto"/>
                <w:bottom w:val="none" w:sz="0" w:space="0" w:color="auto"/>
                <w:right w:val="none" w:sz="0" w:space="0" w:color="auto"/>
              </w:divBdr>
            </w:div>
            <w:div w:id="1594902120">
              <w:marLeft w:val="0"/>
              <w:marRight w:val="0"/>
              <w:marTop w:val="0"/>
              <w:marBottom w:val="0"/>
              <w:divBdr>
                <w:top w:val="none" w:sz="0" w:space="0" w:color="auto"/>
                <w:left w:val="none" w:sz="0" w:space="0" w:color="auto"/>
                <w:bottom w:val="none" w:sz="0" w:space="0" w:color="auto"/>
                <w:right w:val="none" w:sz="0" w:space="0" w:color="auto"/>
              </w:divBdr>
            </w:div>
            <w:div w:id="1598099360">
              <w:marLeft w:val="0"/>
              <w:marRight w:val="0"/>
              <w:marTop w:val="0"/>
              <w:marBottom w:val="0"/>
              <w:divBdr>
                <w:top w:val="none" w:sz="0" w:space="0" w:color="auto"/>
                <w:left w:val="none" w:sz="0" w:space="0" w:color="auto"/>
                <w:bottom w:val="none" w:sz="0" w:space="0" w:color="auto"/>
                <w:right w:val="none" w:sz="0" w:space="0" w:color="auto"/>
              </w:divBdr>
            </w:div>
            <w:div w:id="1603957822">
              <w:marLeft w:val="0"/>
              <w:marRight w:val="0"/>
              <w:marTop w:val="0"/>
              <w:marBottom w:val="0"/>
              <w:divBdr>
                <w:top w:val="none" w:sz="0" w:space="0" w:color="auto"/>
                <w:left w:val="none" w:sz="0" w:space="0" w:color="auto"/>
                <w:bottom w:val="none" w:sz="0" w:space="0" w:color="auto"/>
                <w:right w:val="none" w:sz="0" w:space="0" w:color="auto"/>
              </w:divBdr>
            </w:div>
            <w:div w:id="1618485221">
              <w:marLeft w:val="0"/>
              <w:marRight w:val="0"/>
              <w:marTop w:val="0"/>
              <w:marBottom w:val="0"/>
              <w:divBdr>
                <w:top w:val="none" w:sz="0" w:space="0" w:color="auto"/>
                <w:left w:val="none" w:sz="0" w:space="0" w:color="auto"/>
                <w:bottom w:val="none" w:sz="0" w:space="0" w:color="auto"/>
                <w:right w:val="none" w:sz="0" w:space="0" w:color="auto"/>
              </w:divBdr>
            </w:div>
            <w:div w:id="1621498722">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1625112136">
              <w:marLeft w:val="0"/>
              <w:marRight w:val="0"/>
              <w:marTop w:val="0"/>
              <w:marBottom w:val="0"/>
              <w:divBdr>
                <w:top w:val="none" w:sz="0" w:space="0" w:color="auto"/>
                <w:left w:val="none" w:sz="0" w:space="0" w:color="auto"/>
                <w:bottom w:val="none" w:sz="0" w:space="0" w:color="auto"/>
                <w:right w:val="none" w:sz="0" w:space="0" w:color="auto"/>
              </w:divBdr>
            </w:div>
            <w:div w:id="1626545089">
              <w:marLeft w:val="0"/>
              <w:marRight w:val="0"/>
              <w:marTop w:val="0"/>
              <w:marBottom w:val="0"/>
              <w:divBdr>
                <w:top w:val="none" w:sz="0" w:space="0" w:color="auto"/>
                <w:left w:val="none" w:sz="0" w:space="0" w:color="auto"/>
                <w:bottom w:val="none" w:sz="0" w:space="0" w:color="auto"/>
                <w:right w:val="none" w:sz="0" w:space="0" w:color="auto"/>
              </w:divBdr>
            </w:div>
            <w:div w:id="1627391264">
              <w:marLeft w:val="0"/>
              <w:marRight w:val="0"/>
              <w:marTop w:val="0"/>
              <w:marBottom w:val="0"/>
              <w:divBdr>
                <w:top w:val="none" w:sz="0" w:space="0" w:color="auto"/>
                <w:left w:val="none" w:sz="0" w:space="0" w:color="auto"/>
                <w:bottom w:val="none" w:sz="0" w:space="0" w:color="auto"/>
                <w:right w:val="none" w:sz="0" w:space="0" w:color="auto"/>
              </w:divBdr>
            </w:div>
            <w:div w:id="1628394479">
              <w:marLeft w:val="0"/>
              <w:marRight w:val="0"/>
              <w:marTop w:val="0"/>
              <w:marBottom w:val="0"/>
              <w:divBdr>
                <w:top w:val="none" w:sz="0" w:space="0" w:color="auto"/>
                <w:left w:val="none" w:sz="0" w:space="0" w:color="auto"/>
                <w:bottom w:val="none" w:sz="0" w:space="0" w:color="auto"/>
                <w:right w:val="none" w:sz="0" w:space="0" w:color="auto"/>
              </w:divBdr>
            </w:div>
            <w:div w:id="1630162480">
              <w:marLeft w:val="0"/>
              <w:marRight w:val="0"/>
              <w:marTop w:val="0"/>
              <w:marBottom w:val="0"/>
              <w:divBdr>
                <w:top w:val="none" w:sz="0" w:space="0" w:color="auto"/>
                <w:left w:val="none" w:sz="0" w:space="0" w:color="auto"/>
                <w:bottom w:val="none" w:sz="0" w:space="0" w:color="auto"/>
                <w:right w:val="none" w:sz="0" w:space="0" w:color="auto"/>
              </w:divBdr>
            </w:div>
            <w:div w:id="1632665116">
              <w:marLeft w:val="0"/>
              <w:marRight w:val="0"/>
              <w:marTop w:val="0"/>
              <w:marBottom w:val="0"/>
              <w:divBdr>
                <w:top w:val="none" w:sz="0" w:space="0" w:color="auto"/>
                <w:left w:val="none" w:sz="0" w:space="0" w:color="auto"/>
                <w:bottom w:val="none" w:sz="0" w:space="0" w:color="auto"/>
                <w:right w:val="none" w:sz="0" w:space="0" w:color="auto"/>
              </w:divBdr>
            </w:div>
            <w:div w:id="1640261954">
              <w:marLeft w:val="0"/>
              <w:marRight w:val="0"/>
              <w:marTop w:val="0"/>
              <w:marBottom w:val="0"/>
              <w:divBdr>
                <w:top w:val="none" w:sz="0" w:space="0" w:color="auto"/>
                <w:left w:val="none" w:sz="0" w:space="0" w:color="auto"/>
                <w:bottom w:val="none" w:sz="0" w:space="0" w:color="auto"/>
                <w:right w:val="none" w:sz="0" w:space="0" w:color="auto"/>
              </w:divBdr>
            </w:div>
            <w:div w:id="1640374917">
              <w:marLeft w:val="0"/>
              <w:marRight w:val="0"/>
              <w:marTop w:val="0"/>
              <w:marBottom w:val="0"/>
              <w:divBdr>
                <w:top w:val="none" w:sz="0" w:space="0" w:color="auto"/>
                <w:left w:val="none" w:sz="0" w:space="0" w:color="auto"/>
                <w:bottom w:val="none" w:sz="0" w:space="0" w:color="auto"/>
                <w:right w:val="none" w:sz="0" w:space="0" w:color="auto"/>
              </w:divBdr>
            </w:div>
            <w:div w:id="1645427496">
              <w:marLeft w:val="0"/>
              <w:marRight w:val="0"/>
              <w:marTop w:val="0"/>
              <w:marBottom w:val="0"/>
              <w:divBdr>
                <w:top w:val="none" w:sz="0" w:space="0" w:color="auto"/>
                <w:left w:val="none" w:sz="0" w:space="0" w:color="auto"/>
                <w:bottom w:val="none" w:sz="0" w:space="0" w:color="auto"/>
                <w:right w:val="none" w:sz="0" w:space="0" w:color="auto"/>
              </w:divBdr>
            </w:div>
            <w:div w:id="1649746917">
              <w:marLeft w:val="0"/>
              <w:marRight w:val="0"/>
              <w:marTop w:val="0"/>
              <w:marBottom w:val="0"/>
              <w:divBdr>
                <w:top w:val="none" w:sz="0" w:space="0" w:color="auto"/>
                <w:left w:val="none" w:sz="0" w:space="0" w:color="auto"/>
                <w:bottom w:val="none" w:sz="0" w:space="0" w:color="auto"/>
                <w:right w:val="none" w:sz="0" w:space="0" w:color="auto"/>
              </w:divBdr>
            </w:div>
            <w:div w:id="1649942707">
              <w:marLeft w:val="0"/>
              <w:marRight w:val="0"/>
              <w:marTop w:val="0"/>
              <w:marBottom w:val="0"/>
              <w:divBdr>
                <w:top w:val="none" w:sz="0" w:space="0" w:color="auto"/>
                <w:left w:val="none" w:sz="0" w:space="0" w:color="auto"/>
                <w:bottom w:val="none" w:sz="0" w:space="0" w:color="auto"/>
                <w:right w:val="none" w:sz="0" w:space="0" w:color="auto"/>
              </w:divBdr>
            </w:div>
            <w:div w:id="1658219886">
              <w:marLeft w:val="0"/>
              <w:marRight w:val="0"/>
              <w:marTop w:val="0"/>
              <w:marBottom w:val="0"/>
              <w:divBdr>
                <w:top w:val="none" w:sz="0" w:space="0" w:color="auto"/>
                <w:left w:val="none" w:sz="0" w:space="0" w:color="auto"/>
                <w:bottom w:val="none" w:sz="0" w:space="0" w:color="auto"/>
                <w:right w:val="none" w:sz="0" w:space="0" w:color="auto"/>
              </w:divBdr>
            </w:div>
            <w:div w:id="1660688700">
              <w:marLeft w:val="0"/>
              <w:marRight w:val="0"/>
              <w:marTop w:val="0"/>
              <w:marBottom w:val="0"/>
              <w:divBdr>
                <w:top w:val="none" w:sz="0" w:space="0" w:color="auto"/>
                <w:left w:val="none" w:sz="0" w:space="0" w:color="auto"/>
                <w:bottom w:val="none" w:sz="0" w:space="0" w:color="auto"/>
                <w:right w:val="none" w:sz="0" w:space="0" w:color="auto"/>
              </w:divBdr>
            </w:div>
            <w:div w:id="1660692096">
              <w:marLeft w:val="0"/>
              <w:marRight w:val="0"/>
              <w:marTop w:val="0"/>
              <w:marBottom w:val="0"/>
              <w:divBdr>
                <w:top w:val="none" w:sz="0" w:space="0" w:color="auto"/>
                <w:left w:val="none" w:sz="0" w:space="0" w:color="auto"/>
                <w:bottom w:val="none" w:sz="0" w:space="0" w:color="auto"/>
                <w:right w:val="none" w:sz="0" w:space="0" w:color="auto"/>
              </w:divBdr>
            </w:div>
            <w:div w:id="1664160273">
              <w:marLeft w:val="0"/>
              <w:marRight w:val="0"/>
              <w:marTop w:val="0"/>
              <w:marBottom w:val="0"/>
              <w:divBdr>
                <w:top w:val="none" w:sz="0" w:space="0" w:color="auto"/>
                <w:left w:val="none" w:sz="0" w:space="0" w:color="auto"/>
                <w:bottom w:val="none" w:sz="0" w:space="0" w:color="auto"/>
                <w:right w:val="none" w:sz="0" w:space="0" w:color="auto"/>
              </w:divBdr>
            </w:div>
            <w:div w:id="1667320042">
              <w:marLeft w:val="0"/>
              <w:marRight w:val="0"/>
              <w:marTop w:val="0"/>
              <w:marBottom w:val="0"/>
              <w:divBdr>
                <w:top w:val="none" w:sz="0" w:space="0" w:color="auto"/>
                <w:left w:val="none" w:sz="0" w:space="0" w:color="auto"/>
                <w:bottom w:val="none" w:sz="0" w:space="0" w:color="auto"/>
                <w:right w:val="none" w:sz="0" w:space="0" w:color="auto"/>
              </w:divBdr>
            </w:div>
            <w:div w:id="1670130894">
              <w:marLeft w:val="0"/>
              <w:marRight w:val="0"/>
              <w:marTop w:val="0"/>
              <w:marBottom w:val="0"/>
              <w:divBdr>
                <w:top w:val="none" w:sz="0" w:space="0" w:color="auto"/>
                <w:left w:val="none" w:sz="0" w:space="0" w:color="auto"/>
                <w:bottom w:val="none" w:sz="0" w:space="0" w:color="auto"/>
                <w:right w:val="none" w:sz="0" w:space="0" w:color="auto"/>
              </w:divBdr>
            </w:div>
            <w:div w:id="1671103811">
              <w:marLeft w:val="0"/>
              <w:marRight w:val="0"/>
              <w:marTop w:val="0"/>
              <w:marBottom w:val="0"/>
              <w:divBdr>
                <w:top w:val="none" w:sz="0" w:space="0" w:color="auto"/>
                <w:left w:val="none" w:sz="0" w:space="0" w:color="auto"/>
                <w:bottom w:val="none" w:sz="0" w:space="0" w:color="auto"/>
                <w:right w:val="none" w:sz="0" w:space="0" w:color="auto"/>
              </w:divBdr>
            </w:div>
            <w:div w:id="1675255317">
              <w:marLeft w:val="0"/>
              <w:marRight w:val="0"/>
              <w:marTop w:val="0"/>
              <w:marBottom w:val="0"/>
              <w:divBdr>
                <w:top w:val="none" w:sz="0" w:space="0" w:color="auto"/>
                <w:left w:val="none" w:sz="0" w:space="0" w:color="auto"/>
                <w:bottom w:val="none" w:sz="0" w:space="0" w:color="auto"/>
                <w:right w:val="none" w:sz="0" w:space="0" w:color="auto"/>
              </w:divBdr>
            </w:div>
            <w:div w:id="1678995453">
              <w:marLeft w:val="0"/>
              <w:marRight w:val="0"/>
              <w:marTop w:val="0"/>
              <w:marBottom w:val="0"/>
              <w:divBdr>
                <w:top w:val="none" w:sz="0" w:space="0" w:color="auto"/>
                <w:left w:val="none" w:sz="0" w:space="0" w:color="auto"/>
                <w:bottom w:val="none" w:sz="0" w:space="0" w:color="auto"/>
                <w:right w:val="none" w:sz="0" w:space="0" w:color="auto"/>
              </w:divBdr>
            </w:div>
            <w:div w:id="1679967333">
              <w:marLeft w:val="0"/>
              <w:marRight w:val="0"/>
              <w:marTop w:val="0"/>
              <w:marBottom w:val="0"/>
              <w:divBdr>
                <w:top w:val="none" w:sz="0" w:space="0" w:color="auto"/>
                <w:left w:val="none" w:sz="0" w:space="0" w:color="auto"/>
                <w:bottom w:val="none" w:sz="0" w:space="0" w:color="auto"/>
                <w:right w:val="none" w:sz="0" w:space="0" w:color="auto"/>
              </w:divBdr>
            </w:div>
            <w:div w:id="1680543498">
              <w:marLeft w:val="0"/>
              <w:marRight w:val="0"/>
              <w:marTop w:val="0"/>
              <w:marBottom w:val="0"/>
              <w:divBdr>
                <w:top w:val="none" w:sz="0" w:space="0" w:color="auto"/>
                <w:left w:val="none" w:sz="0" w:space="0" w:color="auto"/>
                <w:bottom w:val="none" w:sz="0" w:space="0" w:color="auto"/>
                <w:right w:val="none" w:sz="0" w:space="0" w:color="auto"/>
              </w:divBdr>
            </w:div>
            <w:div w:id="1683125117">
              <w:marLeft w:val="0"/>
              <w:marRight w:val="0"/>
              <w:marTop w:val="0"/>
              <w:marBottom w:val="0"/>
              <w:divBdr>
                <w:top w:val="none" w:sz="0" w:space="0" w:color="auto"/>
                <w:left w:val="none" w:sz="0" w:space="0" w:color="auto"/>
                <w:bottom w:val="none" w:sz="0" w:space="0" w:color="auto"/>
                <w:right w:val="none" w:sz="0" w:space="0" w:color="auto"/>
              </w:divBdr>
            </w:div>
            <w:div w:id="1683973143">
              <w:marLeft w:val="0"/>
              <w:marRight w:val="0"/>
              <w:marTop w:val="0"/>
              <w:marBottom w:val="0"/>
              <w:divBdr>
                <w:top w:val="none" w:sz="0" w:space="0" w:color="auto"/>
                <w:left w:val="none" w:sz="0" w:space="0" w:color="auto"/>
                <w:bottom w:val="none" w:sz="0" w:space="0" w:color="auto"/>
                <w:right w:val="none" w:sz="0" w:space="0" w:color="auto"/>
              </w:divBdr>
            </w:div>
            <w:div w:id="1697846475">
              <w:marLeft w:val="0"/>
              <w:marRight w:val="0"/>
              <w:marTop w:val="0"/>
              <w:marBottom w:val="0"/>
              <w:divBdr>
                <w:top w:val="none" w:sz="0" w:space="0" w:color="auto"/>
                <w:left w:val="none" w:sz="0" w:space="0" w:color="auto"/>
                <w:bottom w:val="none" w:sz="0" w:space="0" w:color="auto"/>
                <w:right w:val="none" w:sz="0" w:space="0" w:color="auto"/>
              </w:divBdr>
            </w:div>
            <w:div w:id="1700473543">
              <w:marLeft w:val="0"/>
              <w:marRight w:val="0"/>
              <w:marTop w:val="0"/>
              <w:marBottom w:val="0"/>
              <w:divBdr>
                <w:top w:val="none" w:sz="0" w:space="0" w:color="auto"/>
                <w:left w:val="none" w:sz="0" w:space="0" w:color="auto"/>
                <w:bottom w:val="none" w:sz="0" w:space="0" w:color="auto"/>
                <w:right w:val="none" w:sz="0" w:space="0" w:color="auto"/>
              </w:divBdr>
            </w:div>
            <w:div w:id="1704398212">
              <w:marLeft w:val="0"/>
              <w:marRight w:val="0"/>
              <w:marTop w:val="0"/>
              <w:marBottom w:val="0"/>
              <w:divBdr>
                <w:top w:val="none" w:sz="0" w:space="0" w:color="auto"/>
                <w:left w:val="none" w:sz="0" w:space="0" w:color="auto"/>
                <w:bottom w:val="none" w:sz="0" w:space="0" w:color="auto"/>
                <w:right w:val="none" w:sz="0" w:space="0" w:color="auto"/>
              </w:divBdr>
            </w:div>
            <w:div w:id="1705599372">
              <w:marLeft w:val="0"/>
              <w:marRight w:val="0"/>
              <w:marTop w:val="0"/>
              <w:marBottom w:val="0"/>
              <w:divBdr>
                <w:top w:val="none" w:sz="0" w:space="0" w:color="auto"/>
                <w:left w:val="none" w:sz="0" w:space="0" w:color="auto"/>
                <w:bottom w:val="none" w:sz="0" w:space="0" w:color="auto"/>
                <w:right w:val="none" w:sz="0" w:space="0" w:color="auto"/>
              </w:divBdr>
            </w:div>
            <w:div w:id="1709529450">
              <w:marLeft w:val="0"/>
              <w:marRight w:val="0"/>
              <w:marTop w:val="0"/>
              <w:marBottom w:val="0"/>
              <w:divBdr>
                <w:top w:val="none" w:sz="0" w:space="0" w:color="auto"/>
                <w:left w:val="none" w:sz="0" w:space="0" w:color="auto"/>
                <w:bottom w:val="none" w:sz="0" w:space="0" w:color="auto"/>
                <w:right w:val="none" w:sz="0" w:space="0" w:color="auto"/>
              </w:divBdr>
            </w:div>
            <w:div w:id="1710765716">
              <w:marLeft w:val="0"/>
              <w:marRight w:val="0"/>
              <w:marTop w:val="0"/>
              <w:marBottom w:val="0"/>
              <w:divBdr>
                <w:top w:val="none" w:sz="0" w:space="0" w:color="auto"/>
                <w:left w:val="none" w:sz="0" w:space="0" w:color="auto"/>
                <w:bottom w:val="none" w:sz="0" w:space="0" w:color="auto"/>
                <w:right w:val="none" w:sz="0" w:space="0" w:color="auto"/>
              </w:divBdr>
            </w:div>
            <w:div w:id="1712067931">
              <w:marLeft w:val="0"/>
              <w:marRight w:val="0"/>
              <w:marTop w:val="0"/>
              <w:marBottom w:val="0"/>
              <w:divBdr>
                <w:top w:val="none" w:sz="0" w:space="0" w:color="auto"/>
                <w:left w:val="none" w:sz="0" w:space="0" w:color="auto"/>
                <w:bottom w:val="none" w:sz="0" w:space="0" w:color="auto"/>
                <w:right w:val="none" w:sz="0" w:space="0" w:color="auto"/>
              </w:divBdr>
            </w:div>
            <w:div w:id="1715347692">
              <w:marLeft w:val="0"/>
              <w:marRight w:val="0"/>
              <w:marTop w:val="0"/>
              <w:marBottom w:val="0"/>
              <w:divBdr>
                <w:top w:val="none" w:sz="0" w:space="0" w:color="auto"/>
                <w:left w:val="none" w:sz="0" w:space="0" w:color="auto"/>
                <w:bottom w:val="none" w:sz="0" w:space="0" w:color="auto"/>
                <w:right w:val="none" w:sz="0" w:space="0" w:color="auto"/>
              </w:divBdr>
            </w:div>
            <w:div w:id="1716197264">
              <w:marLeft w:val="0"/>
              <w:marRight w:val="0"/>
              <w:marTop w:val="0"/>
              <w:marBottom w:val="0"/>
              <w:divBdr>
                <w:top w:val="none" w:sz="0" w:space="0" w:color="auto"/>
                <w:left w:val="none" w:sz="0" w:space="0" w:color="auto"/>
                <w:bottom w:val="none" w:sz="0" w:space="0" w:color="auto"/>
                <w:right w:val="none" w:sz="0" w:space="0" w:color="auto"/>
              </w:divBdr>
            </w:div>
            <w:div w:id="1720127767">
              <w:marLeft w:val="0"/>
              <w:marRight w:val="0"/>
              <w:marTop w:val="0"/>
              <w:marBottom w:val="0"/>
              <w:divBdr>
                <w:top w:val="none" w:sz="0" w:space="0" w:color="auto"/>
                <w:left w:val="none" w:sz="0" w:space="0" w:color="auto"/>
                <w:bottom w:val="none" w:sz="0" w:space="0" w:color="auto"/>
                <w:right w:val="none" w:sz="0" w:space="0" w:color="auto"/>
              </w:divBdr>
            </w:div>
            <w:div w:id="1720400657">
              <w:marLeft w:val="0"/>
              <w:marRight w:val="0"/>
              <w:marTop w:val="0"/>
              <w:marBottom w:val="0"/>
              <w:divBdr>
                <w:top w:val="none" w:sz="0" w:space="0" w:color="auto"/>
                <w:left w:val="none" w:sz="0" w:space="0" w:color="auto"/>
                <w:bottom w:val="none" w:sz="0" w:space="0" w:color="auto"/>
                <w:right w:val="none" w:sz="0" w:space="0" w:color="auto"/>
              </w:divBdr>
            </w:div>
            <w:div w:id="1726100599">
              <w:marLeft w:val="0"/>
              <w:marRight w:val="0"/>
              <w:marTop w:val="0"/>
              <w:marBottom w:val="0"/>
              <w:divBdr>
                <w:top w:val="none" w:sz="0" w:space="0" w:color="auto"/>
                <w:left w:val="none" w:sz="0" w:space="0" w:color="auto"/>
                <w:bottom w:val="none" w:sz="0" w:space="0" w:color="auto"/>
                <w:right w:val="none" w:sz="0" w:space="0" w:color="auto"/>
              </w:divBdr>
            </w:div>
            <w:div w:id="1726947446">
              <w:marLeft w:val="0"/>
              <w:marRight w:val="0"/>
              <w:marTop w:val="0"/>
              <w:marBottom w:val="0"/>
              <w:divBdr>
                <w:top w:val="none" w:sz="0" w:space="0" w:color="auto"/>
                <w:left w:val="none" w:sz="0" w:space="0" w:color="auto"/>
                <w:bottom w:val="none" w:sz="0" w:space="0" w:color="auto"/>
                <w:right w:val="none" w:sz="0" w:space="0" w:color="auto"/>
              </w:divBdr>
            </w:div>
            <w:div w:id="1727954514">
              <w:marLeft w:val="0"/>
              <w:marRight w:val="0"/>
              <w:marTop w:val="0"/>
              <w:marBottom w:val="0"/>
              <w:divBdr>
                <w:top w:val="none" w:sz="0" w:space="0" w:color="auto"/>
                <w:left w:val="none" w:sz="0" w:space="0" w:color="auto"/>
                <w:bottom w:val="none" w:sz="0" w:space="0" w:color="auto"/>
                <w:right w:val="none" w:sz="0" w:space="0" w:color="auto"/>
              </w:divBdr>
            </w:div>
            <w:div w:id="1727994855">
              <w:marLeft w:val="0"/>
              <w:marRight w:val="0"/>
              <w:marTop w:val="0"/>
              <w:marBottom w:val="0"/>
              <w:divBdr>
                <w:top w:val="none" w:sz="0" w:space="0" w:color="auto"/>
                <w:left w:val="none" w:sz="0" w:space="0" w:color="auto"/>
                <w:bottom w:val="none" w:sz="0" w:space="0" w:color="auto"/>
                <w:right w:val="none" w:sz="0" w:space="0" w:color="auto"/>
              </w:divBdr>
            </w:div>
            <w:div w:id="1730687647">
              <w:marLeft w:val="0"/>
              <w:marRight w:val="0"/>
              <w:marTop w:val="0"/>
              <w:marBottom w:val="0"/>
              <w:divBdr>
                <w:top w:val="none" w:sz="0" w:space="0" w:color="auto"/>
                <w:left w:val="none" w:sz="0" w:space="0" w:color="auto"/>
                <w:bottom w:val="none" w:sz="0" w:space="0" w:color="auto"/>
                <w:right w:val="none" w:sz="0" w:space="0" w:color="auto"/>
              </w:divBdr>
            </w:div>
            <w:div w:id="1731028055">
              <w:marLeft w:val="0"/>
              <w:marRight w:val="0"/>
              <w:marTop w:val="0"/>
              <w:marBottom w:val="0"/>
              <w:divBdr>
                <w:top w:val="none" w:sz="0" w:space="0" w:color="auto"/>
                <w:left w:val="none" w:sz="0" w:space="0" w:color="auto"/>
                <w:bottom w:val="none" w:sz="0" w:space="0" w:color="auto"/>
                <w:right w:val="none" w:sz="0" w:space="0" w:color="auto"/>
              </w:divBdr>
            </w:div>
            <w:div w:id="1737432685">
              <w:marLeft w:val="0"/>
              <w:marRight w:val="0"/>
              <w:marTop w:val="0"/>
              <w:marBottom w:val="0"/>
              <w:divBdr>
                <w:top w:val="none" w:sz="0" w:space="0" w:color="auto"/>
                <w:left w:val="none" w:sz="0" w:space="0" w:color="auto"/>
                <w:bottom w:val="none" w:sz="0" w:space="0" w:color="auto"/>
                <w:right w:val="none" w:sz="0" w:space="0" w:color="auto"/>
              </w:divBdr>
            </w:div>
            <w:div w:id="1743674476">
              <w:marLeft w:val="0"/>
              <w:marRight w:val="0"/>
              <w:marTop w:val="0"/>
              <w:marBottom w:val="0"/>
              <w:divBdr>
                <w:top w:val="none" w:sz="0" w:space="0" w:color="auto"/>
                <w:left w:val="none" w:sz="0" w:space="0" w:color="auto"/>
                <w:bottom w:val="none" w:sz="0" w:space="0" w:color="auto"/>
                <w:right w:val="none" w:sz="0" w:space="0" w:color="auto"/>
              </w:divBdr>
            </w:div>
            <w:div w:id="1745490019">
              <w:marLeft w:val="0"/>
              <w:marRight w:val="0"/>
              <w:marTop w:val="0"/>
              <w:marBottom w:val="0"/>
              <w:divBdr>
                <w:top w:val="none" w:sz="0" w:space="0" w:color="auto"/>
                <w:left w:val="none" w:sz="0" w:space="0" w:color="auto"/>
                <w:bottom w:val="none" w:sz="0" w:space="0" w:color="auto"/>
                <w:right w:val="none" w:sz="0" w:space="0" w:color="auto"/>
              </w:divBdr>
            </w:div>
            <w:div w:id="1746104672">
              <w:marLeft w:val="0"/>
              <w:marRight w:val="0"/>
              <w:marTop w:val="0"/>
              <w:marBottom w:val="0"/>
              <w:divBdr>
                <w:top w:val="none" w:sz="0" w:space="0" w:color="auto"/>
                <w:left w:val="none" w:sz="0" w:space="0" w:color="auto"/>
                <w:bottom w:val="none" w:sz="0" w:space="0" w:color="auto"/>
                <w:right w:val="none" w:sz="0" w:space="0" w:color="auto"/>
              </w:divBdr>
            </w:div>
            <w:div w:id="1752506669">
              <w:marLeft w:val="0"/>
              <w:marRight w:val="0"/>
              <w:marTop w:val="0"/>
              <w:marBottom w:val="0"/>
              <w:divBdr>
                <w:top w:val="none" w:sz="0" w:space="0" w:color="auto"/>
                <w:left w:val="none" w:sz="0" w:space="0" w:color="auto"/>
                <w:bottom w:val="none" w:sz="0" w:space="0" w:color="auto"/>
                <w:right w:val="none" w:sz="0" w:space="0" w:color="auto"/>
              </w:divBdr>
            </w:div>
            <w:div w:id="1760326129">
              <w:marLeft w:val="0"/>
              <w:marRight w:val="0"/>
              <w:marTop w:val="0"/>
              <w:marBottom w:val="0"/>
              <w:divBdr>
                <w:top w:val="none" w:sz="0" w:space="0" w:color="auto"/>
                <w:left w:val="none" w:sz="0" w:space="0" w:color="auto"/>
                <w:bottom w:val="none" w:sz="0" w:space="0" w:color="auto"/>
                <w:right w:val="none" w:sz="0" w:space="0" w:color="auto"/>
              </w:divBdr>
            </w:div>
            <w:div w:id="1767266806">
              <w:marLeft w:val="0"/>
              <w:marRight w:val="0"/>
              <w:marTop w:val="0"/>
              <w:marBottom w:val="0"/>
              <w:divBdr>
                <w:top w:val="none" w:sz="0" w:space="0" w:color="auto"/>
                <w:left w:val="none" w:sz="0" w:space="0" w:color="auto"/>
                <w:bottom w:val="none" w:sz="0" w:space="0" w:color="auto"/>
                <w:right w:val="none" w:sz="0" w:space="0" w:color="auto"/>
              </w:divBdr>
            </w:div>
            <w:div w:id="1768572933">
              <w:marLeft w:val="0"/>
              <w:marRight w:val="0"/>
              <w:marTop w:val="0"/>
              <w:marBottom w:val="0"/>
              <w:divBdr>
                <w:top w:val="none" w:sz="0" w:space="0" w:color="auto"/>
                <w:left w:val="none" w:sz="0" w:space="0" w:color="auto"/>
                <w:bottom w:val="none" w:sz="0" w:space="0" w:color="auto"/>
                <w:right w:val="none" w:sz="0" w:space="0" w:color="auto"/>
              </w:divBdr>
            </w:div>
            <w:div w:id="1778601484">
              <w:marLeft w:val="0"/>
              <w:marRight w:val="0"/>
              <w:marTop w:val="0"/>
              <w:marBottom w:val="0"/>
              <w:divBdr>
                <w:top w:val="none" w:sz="0" w:space="0" w:color="auto"/>
                <w:left w:val="none" w:sz="0" w:space="0" w:color="auto"/>
                <w:bottom w:val="none" w:sz="0" w:space="0" w:color="auto"/>
                <w:right w:val="none" w:sz="0" w:space="0" w:color="auto"/>
              </w:divBdr>
            </w:div>
            <w:div w:id="1779326849">
              <w:marLeft w:val="0"/>
              <w:marRight w:val="0"/>
              <w:marTop w:val="0"/>
              <w:marBottom w:val="0"/>
              <w:divBdr>
                <w:top w:val="none" w:sz="0" w:space="0" w:color="auto"/>
                <w:left w:val="none" w:sz="0" w:space="0" w:color="auto"/>
                <w:bottom w:val="none" w:sz="0" w:space="0" w:color="auto"/>
                <w:right w:val="none" w:sz="0" w:space="0" w:color="auto"/>
              </w:divBdr>
            </w:div>
            <w:div w:id="1783572789">
              <w:marLeft w:val="0"/>
              <w:marRight w:val="0"/>
              <w:marTop w:val="0"/>
              <w:marBottom w:val="0"/>
              <w:divBdr>
                <w:top w:val="none" w:sz="0" w:space="0" w:color="auto"/>
                <w:left w:val="none" w:sz="0" w:space="0" w:color="auto"/>
                <w:bottom w:val="none" w:sz="0" w:space="0" w:color="auto"/>
                <w:right w:val="none" w:sz="0" w:space="0" w:color="auto"/>
              </w:divBdr>
            </w:div>
            <w:div w:id="1787960993">
              <w:marLeft w:val="0"/>
              <w:marRight w:val="0"/>
              <w:marTop w:val="0"/>
              <w:marBottom w:val="0"/>
              <w:divBdr>
                <w:top w:val="none" w:sz="0" w:space="0" w:color="auto"/>
                <w:left w:val="none" w:sz="0" w:space="0" w:color="auto"/>
                <w:bottom w:val="none" w:sz="0" w:space="0" w:color="auto"/>
                <w:right w:val="none" w:sz="0" w:space="0" w:color="auto"/>
              </w:divBdr>
            </w:div>
            <w:div w:id="1794715387">
              <w:marLeft w:val="0"/>
              <w:marRight w:val="0"/>
              <w:marTop w:val="0"/>
              <w:marBottom w:val="0"/>
              <w:divBdr>
                <w:top w:val="none" w:sz="0" w:space="0" w:color="auto"/>
                <w:left w:val="none" w:sz="0" w:space="0" w:color="auto"/>
                <w:bottom w:val="none" w:sz="0" w:space="0" w:color="auto"/>
                <w:right w:val="none" w:sz="0" w:space="0" w:color="auto"/>
              </w:divBdr>
            </w:div>
            <w:div w:id="1799453970">
              <w:marLeft w:val="0"/>
              <w:marRight w:val="0"/>
              <w:marTop w:val="0"/>
              <w:marBottom w:val="0"/>
              <w:divBdr>
                <w:top w:val="none" w:sz="0" w:space="0" w:color="auto"/>
                <w:left w:val="none" w:sz="0" w:space="0" w:color="auto"/>
                <w:bottom w:val="none" w:sz="0" w:space="0" w:color="auto"/>
                <w:right w:val="none" w:sz="0" w:space="0" w:color="auto"/>
              </w:divBdr>
            </w:div>
            <w:div w:id="1803960127">
              <w:marLeft w:val="0"/>
              <w:marRight w:val="0"/>
              <w:marTop w:val="0"/>
              <w:marBottom w:val="0"/>
              <w:divBdr>
                <w:top w:val="none" w:sz="0" w:space="0" w:color="auto"/>
                <w:left w:val="none" w:sz="0" w:space="0" w:color="auto"/>
                <w:bottom w:val="none" w:sz="0" w:space="0" w:color="auto"/>
                <w:right w:val="none" w:sz="0" w:space="0" w:color="auto"/>
              </w:divBdr>
            </w:div>
            <w:div w:id="1810630279">
              <w:marLeft w:val="0"/>
              <w:marRight w:val="0"/>
              <w:marTop w:val="0"/>
              <w:marBottom w:val="0"/>
              <w:divBdr>
                <w:top w:val="none" w:sz="0" w:space="0" w:color="auto"/>
                <w:left w:val="none" w:sz="0" w:space="0" w:color="auto"/>
                <w:bottom w:val="none" w:sz="0" w:space="0" w:color="auto"/>
                <w:right w:val="none" w:sz="0" w:space="0" w:color="auto"/>
              </w:divBdr>
            </w:div>
            <w:div w:id="1812484250">
              <w:marLeft w:val="0"/>
              <w:marRight w:val="0"/>
              <w:marTop w:val="0"/>
              <w:marBottom w:val="0"/>
              <w:divBdr>
                <w:top w:val="none" w:sz="0" w:space="0" w:color="auto"/>
                <w:left w:val="none" w:sz="0" w:space="0" w:color="auto"/>
                <w:bottom w:val="none" w:sz="0" w:space="0" w:color="auto"/>
                <w:right w:val="none" w:sz="0" w:space="0" w:color="auto"/>
              </w:divBdr>
            </w:div>
            <w:div w:id="1812556021">
              <w:marLeft w:val="0"/>
              <w:marRight w:val="0"/>
              <w:marTop w:val="0"/>
              <w:marBottom w:val="0"/>
              <w:divBdr>
                <w:top w:val="none" w:sz="0" w:space="0" w:color="auto"/>
                <w:left w:val="none" w:sz="0" w:space="0" w:color="auto"/>
                <w:bottom w:val="none" w:sz="0" w:space="0" w:color="auto"/>
                <w:right w:val="none" w:sz="0" w:space="0" w:color="auto"/>
              </w:divBdr>
            </w:div>
            <w:div w:id="1815641647">
              <w:marLeft w:val="0"/>
              <w:marRight w:val="0"/>
              <w:marTop w:val="0"/>
              <w:marBottom w:val="0"/>
              <w:divBdr>
                <w:top w:val="none" w:sz="0" w:space="0" w:color="auto"/>
                <w:left w:val="none" w:sz="0" w:space="0" w:color="auto"/>
                <w:bottom w:val="none" w:sz="0" w:space="0" w:color="auto"/>
                <w:right w:val="none" w:sz="0" w:space="0" w:color="auto"/>
              </w:divBdr>
            </w:div>
            <w:div w:id="1816412667">
              <w:marLeft w:val="0"/>
              <w:marRight w:val="0"/>
              <w:marTop w:val="0"/>
              <w:marBottom w:val="0"/>
              <w:divBdr>
                <w:top w:val="none" w:sz="0" w:space="0" w:color="auto"/>
                <w:left w:val="none" w:sz="0" w:space="0" w:color="auto"/>
                <w:bottom w:val="none" w:sz="0" w:space="0" w:color="auto"/>
                <w:right w:val="none" w:sz="0" w:space="0" w:color="auto"/>
              </w:divBdr>
            </w:div>
            <w:div w:id="1833058846">
              <w:marLeft w:val="0"/>
              <w:marRight w:val="0"/>
              <w:marTop w:val="0"/>
              <w:marBottom w:val="0"/>
              <w:divBdr>
                <w:top w:val="none" w:sz="0" w:space="0" w:color="auto"/>
                <w:left w:val="none" w:sz="0" w:space="0" w:color="auto"/>
                <w:bottom w:val="none" w:sz="0" w:space="0" w:color="auto"/>
                <w:right w:val="none" w:sz="0" w:space="0" w:color="auto"/>
              </w:divBdr>
            </w:div>
            <w:div w:id="1836459875">
              <w:marLeft w:val="0"/>
              <w:marRight w:val="0"/>
              <w:marTop w:val="0"/>
              <w:marBottom w:val="0"/>
              <w:divBdr>
                <w:top w:val="none" w:sz="0" w:space="0" w:color="auto"/>
                <w:left w:val="none" w:sz="0" w:space="0" w:color="auto"/>
                <w:bottom w:val="none" w:sz="0" w:space="0" w:color="auto"/>
                <w:right w:val="none" w:sz="0" w:space="0" w:color="auto"/>
              </w:divBdr>
            </w:div>
            <w:div w:id="1837064237">
              <w:marLeft w:val="0"/>
              <w:marRight w:val="0"/>
              <w:marTop w:val="0"/>
              <w:marBottom w:val="0"/>
              <w:divBdr>
                <w:top w:val="none" w:sz="0" w:space="0" w:color="auto"/>
                <w:left w:val="none" w:sz="0" w:space="0" w:color="auto"/>
                <w:bottom w:val="none" w:sz="0" w:space="0" w:color="auto"/>
                <w:right w:val="none" w:sz="0" w:space="0" w:color="auto"/>
              </w:divBdr>
            </w:div>
            <w:div w:id="1840805749">
              <w:marLeft w:val="0"/>
              <w:marRight w:val="0"/>
              <w:marTop w:val="0"/>
              <w:marBottom w:val="0"/>
              <w:divBdr>
                <w:top w:val="none" w:sz="0" w:space="0" w:color="auto"/>
                <w:left w:val="none" w:sz="0" w:space="0" w:color="auto"/>
                <w:bottom w:val="none" w:sz="0" w:space="0" w:color="auto"/>
                <w:right w:val="none" w:sz="0" w:space="0" w:color="auto"/>
              </w:divBdr>
            </w:div>
            <w:div w:id="1850369861">
              <w:marLeft w:val="0"/>
              <w:marRight w:val="0"/>
              <w:marTop w:val="0"/>
              <w:marBottom w:val="0"/>
              <w:divBdr>
                <w:top w:val="none" w:sz="0" w:space="0" w:color="auto"/>
                <w:left w:val="none" w:sz="0" w:space="0" w:color="auto"/>
                <w:bottom w:val="none" w:sz="0" w:space="0" w:color="auto"/>
                <w:right w:val="none" w:sz="0" w:space="0" w:color="auto"/>
              </w:divBdr>
            </w:div>
            <w:div w:id="1852181868">
              <w:marLeft w:val="0"/>
              <w:marRight w:val="0"/>
              <w:marTop w:val="0"/>
              <w:marBottom w:val="0"/>
              <w:divBdr>
                <w:top w:val="none" w:sz="0" w:space="0" w:color="auto"/>
                <w:left w:val="none" w:sz="0" w:space="0" w:color="auto"/>
                <w:bottom w:val="none" w:sz="0" w:space="0" w:color="auto"/>
                <w:right w:val="none" w:sz="0" w:space="0" w:color="auto"/>
              </w:divBdr>
            </w:div>
            <w:div w:id="1861582131">
              <w:marLeft w:val="0"/>
              <w:marRight w:val="0"/>
              <w:marTop w:val="0"/>
              <w:marBottom w:val="0"/>
              <w:divBdr>
                <w:top w:val="none" w:sz="0" w:space="0" w:color="auto"/>
                <w:left w:val="none" w:sz="0" w:space="0" w:color="auto"/>
                <w:bottom w:val="none" w:sz="0" w:space="0" w:color="auto"/>
                <w:right w:val="none" w:sz="0" w:space="0" w:color="auto"/>
              </w:divBdr>
            </w:div>
            <w:div w:id="1863008503">
              <w:marLeft w:val="0"/>
              <w:marRight w:val="0"/>
              <w:marTop w:val="0"/>
              <w:marBottom w:val="0"/>
              <w:divBdr>
                <w:top w:val="none" w:sz="0" w:space="0" w:color="auto"/>
                <w:left w:val="none" w:sz="0" w:space="0" w:color="auto"/>
                <w:bottom w:val="none" w:sz="0" w:space="0" w:color="auto"/>
                <w:right w:val="none" w:sz="0" w:space="0" w:color="auto"/>
              </w:divBdr>
            </w:div>
            <w:div w:id="1867985366">
              <w:marLeft w:val="0"/>
              <w:marRight w:val="0"/>
              <w:marTop w:val="0"/>
              <w:marBottom w:val="0"/>
              <w:divBdr>
                <w:top w:val="none" w:sz="0" w:space="0" w:color="auto"/>
                <w:left w:val="none" w:sz="0" w:space="0" w:color="auto"/>
                <w:bottom w:val="none" w:sz="0" w:space="0" w:color="auto"/>
                <w:right w:val="none" w:sz="0" w:space="0" w:color="auto"/>
              </w:divBdr>
            </w:div>
            <w:div w:id="1874420295">
              <w:marLeft w:val="0"/>
              <w:marRight w:val="0"/>
              <w:marTop w:val="0"/>
              <w:marBottom w:val="0"/>
              <w:divBdr>
                <w:top w:val="none" w:sz="0" w:space="0" w:color="auto"/>
                <w:left w:val="none" w:sz="0" w:space="0" w:color="auto"/>
                <w:bottom w:val="none" w:sz="0" w:space="0" w:color="auto"/>
                <w:right w:val="none" w:sz="0" w:space="0" w:color="auto"/>
              </w:divBdr>
            </w:div>
            <w:div w:id="1875342364">
              <w:marLeft w:val="0"/>
              <w:marRight w:val="0"/>
              <w:marTop w:val="0"/>
              <w:marBottom w:val="0"/>
              <w:divBdr>
                <w:top w:val="none" w:sz="0" w:space="0" w:color="auto"/>
                <w:left w:val="none" w:sz="0" w:space="0" w:color="auto"/>
                <w:bottom w:val="none" w:sz="0" w:space="0" w:color="auto"/>
                <w:right w:val="none" w:sz="0" w:space="0" w:color="auto"/>
              </w:divBdr>
            </w:div>
            <w:div w:id="1876573718">
              <w:marLeft w:val="0"/>
              <w:marRight w:val="0"/>
              <w:marTop w:val="0"/>
              <w:marBottom w:val="0"/>
              <w:divBdr>
                <w:top w:val="none" w:sz="0" w:space="0" w:color="auto"/>
                <w:left w:val="none" w:sz="0" w:space="0" w:color="auto"/>
                <w:bottom w:val="none" w:sz="0" w:space="0" w:color="auto"/>
                <w:right w:val="none" w:sz="0" w:space="0" w:color="auto"/>
              </w:divBdr>
            </w:div>
            <w:div w:id="1876649081">
              <w:marLeft w:val="0"/>
              <w:marRight w:val="0"/>
              <w:marTop w:val="0"/>
              <w:marBottom w:val="0"/>
              <w:divBdr>
                <w:top w:val="none" w:sz="0" w:space="0" w:color="auto"/>
                <w:left w:val="none" w:sz="0" w:space="0" w:color="auto"/>
                <w:bottom w:val="none" w:sz="0" w:space="0" w:color="auto"/>
                <w:right w:val="none" w:sz="0" w:space="0" w:color="auto"/>
              </w:divBdr>
            </w:div>
            <w:div w:id="1879076763">
              <w:marLeft w:val="0"/>
              <w:marRight w:val="0"/>
              <w:marTop w:val="0"/>
              <w:marBottom w:val="0"/>
              <w:divBdr>
                <w:top w:val="none" w:sz="0" w:space="0" w:color="auto"/>
                <w:left w:val="none" w:sz="0" w:space="0" w:color="auto"/>
                <w:bottom w:val="none" w:sz="0" w:space="0" w:color="auto"/>
                <w:right w:val="none" w:sz="0" w:space="0" w:color="auto"/>
              </w:divBdr>
            </w:div>
            <w:div w:id="1879318126">
              <w:marLeft w:val="0"/>
              <w:marRight w:val="0"/>
              <w:marTop w:val="0"/>
              <w:marBottom w:val="0"/>
              <w:divBdr>
                <w:top w:val="none" w:sz="0" w:space="0" w:color="auto"/>
                <w:left w:val="none" w:sz="0" w:space="0" w:color="auto"/>
                <w:bottom w:val="none" w:sz="0" w:space="0" w:color="auto"/>
                <w:right w:val="none" w:sz="0" w:space="0" w:color="auto"/>
              </w:divBdr>
            </w:div>
            <w:div w:id="1880702731">
              <w:marLeft w:val="0"/>
              <w:marRight w:val="0"/>
              <w:marTop w:val="0"/>
              <w:marBottom w:val="0"/>
              <w:divBdr>
                <w:top w:val="none" w:sz="0" w:space="0" w:color="auto"/>
                <w:left w:val="none" w:sz="0" w:space="0" w:color="auto"/>
                <w:bottom w:val="none" w:sz="0" w:space="0" w:color="auto"/>
                <w:right w:val="none" w:sz="0" w:space="0" w:color="auto"/>
              </w:divBdr>
            </w:div>
            <w:div w:id="1889104973">
              <w:marLeft w:val="0"/>
              <w:marRight w:val="0"/>
              <w:marTop w:val="0"/>
              <w:marBottom w:val="0"/>
              <w:divBdr>
                <w:top w:val="none" w:sz="0" w:space="0" w:color="auto"/>
                <w:left w:val="none" w:sz="0" w:space="0" w:color="auto"/>
                <w:bottom w:val="none" w:sz="0" w:space="0" w:color="auto"/>
                <w:right w:val="none" w:sz="0" w:space="0" w:color="auto"/>
              </w:divBdr>
            </w:div>
            <w:div w:id="1891917856">
              <w:marLeft w:val="0"/>
              <w:marRight w:val="0"/>
              <w:marTop w:val="0"/>
              <w:marBottom w:val="0"/>
              <w:divBdr>
                <w:top w:val="none" w:sz="0" w:space="0" w:color="auto"/>
                <w:left w:val="none" w:sz="0" w:space="0" w:color="auto"/>
                <w:bottom w:val="none" w:sz="0" w:space="0" w:color="auto"/>
                <w:right w:val="none" w:sz="0" w:space="0" w:color="auto"/>
              </w:divBdr>
            </w:div>
            <w:div w:id="1893270027">
              <w:marLeft w:val="0"/>
              <w:marRight w:val="0"/>
              <w:marTop w:val="0"/>
              <w:marBottom w:val="0"/>
              <w:divBdr>
                <w:top w:val="none" w:sz="0" w:space="0" w:color="auto"/>
                <w:left w:val="none" w:sz="0" w:space="0" w:color="auto"/>
                <w:bottom w:val="none" w:sz="0" w:space="0" w:color="auto"/>
                <w:right w:val="none" w:sz="0" w:space="0" w:color="auto"/>
              </w:divBdr>
            </w:div>
            <w:div w:id="1897739940">
              <w:marLeft w:val="0"/>
              <w:marRight w:val="0"/>
              <w:marTop w:val="0"/>
              <w:marBottom w:val="0"/>
              <w:divBdr>
                <w:top w:val="none" w:sz="0" w:space="0" w:color="auto"/>
                <w:left w:val="none" w:sz="0" w:space="0" w:color="auto"/>
                <w:bottom w:val="none" w:sz="0" w:space="0" w:color="auto"/>
                <w:right w:val="none" w:sz="0" w:space="0" w:color="auto"/>
              </w:divBdr>
            </w:div>
            <w:div w:id="1898393803">
              <w:marLeft w:val="0"/>
              <w:marRight w:val="0"/>
              <w:marTop w:val="0"/>
              <w:marBottom w:val="0"/>
              <w:divBdr>
                <w:top w:val="none" w:sz="0" w:space="0" w:color="auto"/>
                <w:left w:val="none" w:sz="0" w:space="0" w:color="auto"/>
                <w:bottom w:val="none" w:sz="0" w:space="0" w:color="auto"/>
                <w:right w:val="none" w:sz="0" w:space="0" w:color="auto"/>
              </w:divBdr>
            </w:div>
            <w:div w:id="1908105719">
              <w:marLeft w:val="0"/>
              <w:marRight w:val="0"/>
              <w:marTop w:val="0"/>
              <w:marBottom w:val="0"/>
              <w:divBdr>
                <w:top w:val="none" w:sz="0" w:space="0" w:color="auto"/>
                <w:left w:val="none" w:sz="0" w:space="0" w:color="auto"/>
                <w:bottom w:val="none" w:sz="0" w:space="0" w:color="auto"/>
                <w:right w:val="none" w:sz="0" w:space="0" w:color="auto"/>
              </w:divBdr>
            </w:div>
            <w:div w:id="1908957844">
              <w:marLeft w:val="0"/>
              <w:marRight w:val="0"/>
              <w:marTop w:val="0"/>
              <w:marBottom w:val="0"/>
              <w:divBdr>
                <w:top w:val="none" w:sz="0" w:space="0" w:color="auto"/>
                <w:left w:val="none" w:sz="0" w:space="0" w:color="auto"/>
                <w:bottom w:val="none" w:sz="0" w:space="0" w:color="auto"/>
                <w:right w:val="none" w:sz="0" w:space="0" w:color="auto"/>
              </w:divBdr>
            </w:div>
            <w:div w:id="1912496072">
              <w:marLeft w:val="0"/>
              <w:marRight w:val="0"/>
              <w:marTop w:val="0"/>
              <w:marBottom w:val="0"/>
              <w:divBdr>
                <w:top w:val="none" w:sz="0" w:space="0" w:color="auto"/>
                <w:left w:val="none" w:sz="0" w:space="0" w:color="auto"/>
                <w:bottom w:val="none" w:sz="0" w:space="0" w:color="auto"/>
                <w:right w:val="none" w:sz="0" w:space="0" w:color="auto"/>
              </w:divBdr>
            </w:div>
            <w:div w:id="1916940569">
              <w:marLeft w:val="0"/>
              <w:marRight w:val="0"/>
              <w:marTop w:val="0"/>
              <w:marBottom w:val="0"/>
              <w:divBdr>
                <w:top w:val="none" w:sz="0" w:space="0" w:color="auto"/>
                <w:left w:val="none" w:sz="0" w:space="0" w:color="auto"/>
                <w:bottom w:val="none" w:sz="0" w:space="0" w:color="auto"/>
                <w:right w:val="none" w:sz="0" w:space="0" w:color="auto"/>
              </w:divBdr>
            </w:div>
            <w:div w:id="1917667624">
              <w:marLeft w:val="0"/>
              <w:marRight w:val="0"/>
              <w:marTop w:val="0"/>
              <w:marBottom w:val="0"/>
              <w:divBdr>
                <w:top w:val="none" w:sz="0" w:space="0" w:color="auto"/>
                <w:left w:val="none" w:sz="0" w:space="0" w:color="auto"/>
                <w:bottom w:val="none" w:sz="0" w:space="0" w:color="auto"/>
                <w:right w:val="none" w:sz="0" w:space="0" w:color="auto"/>
              </w:divBdr>
            </w:div>
            <w:div w:id="1920796430">
              <w:marLeft w:val="0"/>
              <w:marRight w:val="0"/>
              <w:marTop w:val="0"/>
              <w:marBottom w:val="0"/>
              <w:divBdr>
                <w:top w:val="none" w:sz="0" w:space="0" w:color="auto"/>
                <w:left w:val="none" w:sz="0" w:space="0" w:color="auto"/>
                <w:bottom w:val="none" w:sz="0" w:space="0" w:color="auto"/>
                <w:right w:val="none" w:sz="0" w:space="0" w:color="auto"/>
              </w:divBdr>
            </w:div>
            <w:div w:id="1922637235">
              <w:marLeft w:val="0"/>
              <w:marRight w:val="0"/>
              <w:marTop w:val="0"/>
              <w:marBottom w:val="0"/>
              <w:divBdr>
                <w:top w:val="none" w:sz="0" w:space="0" w:color="auto"/>
                <w:left w:val="none" w:sz="0" w:space="0" w:color="auto"/>
                <w:bottom w:val="none" w:sz="0" w:space="0" w:color="auto"/>
                <w:right w:val="none" w:sz="0" w:space="0" w:color="auto"/>
              </w:divBdr>
            </w:div>
            <w:div w:id="1927810085">
              <w:marLeft w:val="0"/>
              <w:marRight w:val="0"/>
              <w:marTop w:val="0"/>
              <w:marBottom w:val="0"/>
              <w:divBdr>
                <w:top w:val="none" w:sz="0" w:space="0" w:color="auto"/>
                <w:left w:val="none" w:sz="0" w:space="0" w:color="auto"/>
                <w:bottom w:val="none" w:sz="0" w:space="0" w:color="auto"/>
                <w:right w:val="none" w:sz="0" w:space="0" w:color="auto"/>
              </w:divBdr>
            </w:div>
            <w:div w:id="1929534304">
              <w:marLeft w:val="0"/>
              <w:marRight w:val="0"/>
              <w:marTop w:val="0"/>
              <w:marBottom w:val="0"/>
              <w:divBdr>
                <w:top w:val="none" w:sz="0" w:space="0" w:color="auto"/>
                <w:left w:val="none" w:sz="0" w:space="0" w:color="auto"/>
                <w:bottom w:val="none" w:sz="0" w:space="0" w:color="auto"/>
                <w:right w:val="none" w:sz="0" w:space="0" w:color="auto"/>
              </w:divBdr>
            </w:div>
            <w:div w:id="1930576909">
              <w:marLeft w:val="0"/>
              <w:marRight w:val="0"/>
              <w:marTop w:val="0"/>
              <w:marBottom w:val="0"/>
              <w:divBdr>
                <w:top w:val="none" w:sz="0" w:space="0" w:color="auto"/>
                <w:left w:val="none" w:sz="0" w:space="0" w:color="auto"/>
                <w:bottom w:val="none" w:sz="0" w:space="0" w:color="auto"/>
                <w:right w:val="none" w:sz="0" w:space="0" w:color="auto"/>
              </w:divBdr>
            </w:div>
            <w:div w:id="1932856883">
              <w:marLeft w:val="0"/>
              <w:marRight w:val="0"/>
              <w:marTop w:val="0"/>
              <w:marBottom w:val="0"/>
              <w:divBdr>
                <w:top w:val="none" w:sz="0" w:space="0" w:color="auto"/>
                <w:left w:val="none" w:sz="0" w:space="0" w:color="auto"/>
                <w:bottom w:val="none" w:sz="0" w:space="0" w:color="auto"/>
                <w:right w:val="none" w:sz="0" w:space="0" w:color="auto"/>
              </w:divBdr>
            </w:div>
            <w:div w:id="1937014190">
              <w:marLeft w:val="0"/>
              <w:marRight w:val="0"/>
              <w:marTop w:val="0"/>
              <w:marBottom w:val="0"/>
              <w:divBdr>
                <w:top w:val="none" w:sz="0" w:space="0" w:color="auto"/>
                <w:left w:val="none" w:sz="0" w:space="0" w:color="auto"/>
                <w:bottom w:val="none" w:sz="0" w:space="0" w:color="auto"/>
                <w:right w:val="none" w:sz="0" w:space="0" w:color="auto"/>
              </w:divBdr>
            </w:div>
            <w:div w:id="1937441654">
              <w:marLeft w:val="0"/>
              <w:marRight w:val="0"/>
              <w:marTop w:val="0"/>
              <w:marBottom w:val="0"/>
              <w:divBdr>
                <w:top w:val="none" w:sz="0" w:space="0" w:color="auto"/>
                <w:left w:val="none" w:sz="0" w:space="0" w:color="auto"/>
                <w:bottom w:val="none" w:sz="0" w:space="0" w:color="auto"/>
                <w:right w:val="none" w:sz="0" w:space="0" w:color="auto"/>
              </w:divBdr>
            </w:div>
            <w:div w:id="1949704123">
              <w:marLeft w:val="0"/>
              <w:marRight w:val="0"/>
              <w:marTop w:val="0"/>
              <w:marBottom w:val="0"/>
              <w:divBdr>
                <w:top w:val="none" w:sz="0" w:space="0" w:color="auto"/>
                <w:left w:val="none" w:sz="0" w:space="0" w:color="auto"/>
                <w:bottom w:val="none" w:sz="0" w:space="0" w:color="auto"/>
                <w:right w:val="none" w:sz="0" w:space="0" w:color="auto"/>
              </w:divBdr>
            </w:div>
            <w:div w:id="1952854366">
              <w:marLeft w:val="0"/>
              <w:marRight w:val="0"/>
              <w:marTop w:val="0"/>
              <w:marBottom w:val="0"/>
              <w:divBdr>
                <w:top w:val="none" w:sz="0" w:space="0" w:color="auto"/>
                <w:left w:val="none" w:sz="0" w:space="0" w:color="auto"/>
                <w:bottom w:val="none" w:sz="0" w:space="0" w:color="auto"/>
                <w:right w:val="none" w:sz="0" w:space="0" w:color="auto"/>
              </w:divBdr>
            </w:div>
            <w:div w:id="1953592958">
              <w:marLeft w:val="0"/>
              <w:marRight w:val="0"/>
              <w:marTop w:val="0"/>
              <w:marBottom w:val="0"/>
              <w:divBdr>
                <w:top w:val="none" w:sz="0" w:space="0" w:color="auto"/>
                <w:left w:val="none" w:sz="0" w:space="0" w:color="auto"/>
                <w:bottom w:val="none" w:sz="0" w:space="0" w:color="auto"/>
                <w:right w:val="none" w:sz="0" w:space="0" w:color="auto"/>
              </w:divBdr>
            </w:div>
            <w:div w:id="1957250989">
              <w:marLeft w:val="0"/>
              <w:marRight w:val="0"/>
              <w:marTop w:val="0"/>
              <w:marBottom w:val="0"/>
              <w:divBdr>
                <w:top w:val="none" w:sz="0" w:space="0" w:color="auto"/>
                <w:left w:val="none" w:sz="0" w:space="0" w:color="auto"/>
                <w:bottom w:val="none" w:sz="0" w:space="0" w:color="auto"/>
                <w:right w:val="none" w:sz="0" w:space="0" w:color="auto"/>
              </w:divBdr>
            </w:div>
            <w:div w:id="1959413256">
              <w:marLeft w:val="0"/>
              <w:marRight w:val="0"/>
              <w:marTop w:val="0"/>
              <w:marBottom w:val="0"/>
              <w:divBdr>
                <w:top w:val="none" w:sz="0" w:space="0" w:color="auto"/>
                <w:left w:val="none" w:sz="0" w:space="0" w:color="auto"/>
                <w:bottom w:val="none" w:sz="0" w:space="0" w:color="auto"/>
                <w:right w:val="none" w:sz="0" w:space="0" w:color="auto"/>
              </w:divBdr>
            </w:div>
            <w:div w:id="1960647373">
              <w:marLeft w:val="0"/>
              <w:marRight w:val="0"/>
              <w:marTop w:val="0"/>
              <w:marBottom w:val="0"/>
              <w:divBdr>
                <w:top w:val="none" w:sz="0" w:space="0" w:color="auto"/>
                <w:left w:val="none" w:sz="0" w:space="0" w:color="auto"/>
                <w:bottom w:val="none" w:sz="0" w:space="0" w:color="auto"/>
                <w:right w:val="none" w:sz="0" w:space="0" w:color="auto"/>
              </w:divBdr>
            </w:div>
            <w:div w:id="1969125068">
              <w:marLeft w:val="0"/>
              <w:marRight w:val="0"/>
              <w:marTop w:val="0"/>
              <w:marBottom w:val="0"/>
              <w:divBdr>
                <w:top w:val="none" w:sz="0" w:space="0" w:color="auto"/>
                <w:left w:val="none" w:sz="0" w:space="0" w:color="auto"/>
                <w:bottom w:val="none" w:sz="0" w:space="0" w:color="auto"/>
                <w:right w:val="none" w:sz="0" w:space="0" w:color="auto"/>
              </w:divBdr>
            </w:div>
            <w:div w:id="1969242317">
              <w:marLeft w:val="0"/>
              <w:marRight w:val="0"/>
              <w:marTop w:val="0"/>
              <w:marBottom w:val="0"/>
              <w:divBdr>
                <w:top w:val="none" w:sz="0" w:space="0" w:color="auto"/>
                <w:left w:val="none" w:sz="0" w:space="0" w:color="auto"/>
                <w:bottom w:val="none" w:sz="0" w:space="0" w:color="auto"/>
                <w:right w:val="none" w:sz="0" w:space="0" w:color="auto"/>
              </w:divBdr>
            </w:div>
            <w:div w:id="1970167602">
              <w:marLeft w:val="0"/>
              <w:marRight w:val="0"/>
              <w:marTop w:val="0"/>
              <w:marBottom w:val="0"/>
              <w:divBdr>
                <w:top w:val="none" w:sz="0" w:space="0" w:color="auto"/>
                <w:left w:val="none" w:sz="0" w:space="0" w:color="auto"/>
                <w:bottom w:val="none" w:sz="0" w:space="0" w:color="auto"/>
                <w:right w:val="none" w:sz="0" w:space="0" w:color="auto"/>
              </w:divBdr>
            </w:div>
            <w:div w:id="1970473264">
              <w:marLeft w:val="0"/>
              <w:marRight w:val="0"/>
              <w:marTop w:val="0"/>
              <w:marBottom w:val="0"/>
              <w:divBdr>
                <w:top w:val="none" w:sz="0" w:space="0" w:color="auto"/>
                <w:left w:val="none" w:sz="0" w:space="0" w:color="auto"/>
                <w:bottom w:val="none" w:sz="0" w:space="0" w:color="auto"/>
                <w:right w:val="none" w:sz="0" w:space="0" w:color="auto"/>
              </w:divBdr>
            </w:div>
            <w:div w:id="1970670649">
              <w:marLeft w:val="0"/>
              <w:marRight w:val="0"/>
              <w:marTop w:val="0"/>
              <w:marBottom w:val="0"/>
              <w:divBdr>
                <w:top w:val="none" w:sz="0" w:space="0" w:color="auto"/>
                <w:left w:val="none" w:sz="0" w:space="0" w:color="auto"/>
                <w:bottom w:val="none" w:sz="0" w:space="0" w:color="auto"/>
                <w:right w:val="none" w:sz="0" w:space="0" w:color="auto"/>
              </w:divBdr>
            </w:div>
            <w:div w:id="1972638065">
              <w:marLeft w:val="0"/>
              <w:marRight w:val="0"/>
              <w:marTop w:val="0"/>
              <w:marBottom w:val="0"/>
              <w:divBdr>
                <w:top w:val="none" w:sz="0" w:space="0" w:color="auto"/>
                <w:left w:val="none" w:sz="0" w:space="0" w:color="auto"/>
                <w:bottom w:val="none" w:sz="0" w:space="0" w:color="auto"/>
                <w:right w:val="none" w:sz="0" w:space="0" w:color="auto"/>
              </w:divBdr>
            </w:div>
            <w:div w:id="1972666298">
              <w:marLeft w:val="0"/>
              <w:marRight w:val="0"/>
              <w:marTop w:val="0"/>
              <w:marBottom w:val="0"/>
              <w:divBdr>
                <w:top w:val="none" w:sz="0" w:space="0" w:color="auto"/>
                <w:left w:val="none" w:sz="0" w:space="0" w:color="auto"/>
                <w:bottom w:val="none" w:sz="0" w:space="0" w:color="auto"/>
                <w:right w:val="none" w:sz="0" w:space="0" w:color="auto"/>
              </w:divBdr>
            </w:div>
            <w:div w:id="1977835900">
              <w:marLeft w:val="0"/>
              <w:marRight w:val="0"/>
              <w:marTop w:val="0"/>
              <w:marBottom w:val="0"/>
              <w:divBdr>
                <w:top w:val="none" w:sz="0" w:space="0" w:color="auto"/>
                <w:left w:val="none" w:sz="0" w:space="0" w:color="auto"/>
                <w:bottom w:val="none" w:sz="0" w:space="0" w:color="auto"/>
                <w:right w:val="none" w:sz="0" w:space="0" w:color="auto"/>
              </w:divBdr>
            </w:div>
            <w:div w:id="1978535579">
              <w:marLeft w:val="0"/>
              <w:marRight w:val="0"/>
              <w:marTop w:val="0"/>
              <w:marBottom w:val="0"/>
              <w:divBdr>
                <w:top w:val="none" w:sz="0" w:space="0" w:color="auto"/>
                <w:left w:val="none" w:sz="0" w:space="0" w:color="auto"/>
                <w:bottom w:val="none" w:sz="0" w:space="0" w:color="auto"/>
                <w:right w:val="none" w:sz="0" w:space="0" w:color="auto"/>
              </w:divBdr>
            </w:div>
            <w:div w:id="1979338585">
              <w:marLeft w:val="0"/>
              <w:marRight w:val="0"/>
              <w:marTop w:val="0"/>
              <w:marBottom w:val="0"/>
              <w:divBdr>
                <w:top w:val="none" w:sz="0" w:space="0" w:color="auto"/>
                <w:left w:val="none" w:sz="0" w:space="0" w:color="auto"/>
                <w:bottom w:val="none" w:sz="0" w:space="0" w:color="auto"/>
                <w:right w:val="none" w:sz="0" w:space="0" w:color="auto"/>
              </w:divBdr>
            </w:div>
            <w:div w:id="1979650465">
              <w:marLeft w:val="0"/>
              <w:marRight w:val="0"/>
              <w:marTop w:val="0"/>
              <w:marBottom w:val="0"/>
              <w:divBdr>
                <w:top w:val="none" w:sz="0" w:space="0" w:color="auto"/>
                <w:left w:val="none" w:sz="0" w:space="0" w:color="auto"/>
                <w:bottom w:val="none" w:sz="0" w:space="0" w:color="auto"/>
                <w:right w:val="none" w:sz="0" w:space="0" w:color="auto"/>
              </w:divBdr>
            </w:div>
            <w:div w:id="1984963958">
              <w:marLeft w:val="0"/>
              <w:marRight w:val="0"/>
              <w:marTop w:val="0"/>
              <w:marBottom w:val="0"/>
              <w:divBdr>
                <w:top w:val="none" w:sz="0" w:space="0" w:color="auto"/>
                <w:left w:val="none" w:sz="0" w:space="0" w:color="auto"/>
                <w:bottom w:val="none" w:sz="0" w:space="0" w:color="auto"/>
                <w:right w:val="none" w:sz="0" w:space="0" w:color="auto"/>
              </w:divBdr>
            </w:div>
            <w:div w:id="1986399131">
              <w:marLeft w:val="0"/>
              <w:marRight w:val="0"/>
              <w:marTop w:val="0"/>
              <w:marBottom w:val="0"/>
              <w:divBdr>
                <w:top w:val="none" w:sz="0" w:space="0" w:color="auto"/>
                <w:left w:val="none" w:sz="0" w:space="0" w:color="auto"/>
                <w:bottom w:val="none" w:sz="0" w:space="0" w:color="auto"/>
                <w:right w:val="none" w:sz="0" w:space="0" w:color="auto"/>
              </w:divBdr>
            </w:div>
            <w:div w:id="1999533378">
              <w:marLeft w:val="0"/>
              <w:marRight w:val="0"/>
              <w:marTop w:val="0"/>
              <w:marBottom w:val="0"/>
              <w:divBdr>
                <w:top w:val="none" w:sz="0" w:space="0" w:color="auto"/>
                <w:left w:val="none" w:sz="0" w:space="0" w:color="auto"/>
                <w:bottom w:val="none" w:sz="0" w:space="0" w:color="auto"/>
                <w:right w:val="none" w:sz="0" w:space="0" w:color="auto"/>
              </w:divBdr>
            </w:div>
            <w:div w:id="2002388289">
              <w:marLeft w:val="0"/>
              <w:marRight w:val="0"/>
              <w:marTop w:val="0"/>
              <w:marBottom w:val="0"/>
              <w:divBdr>
                <w:top w:val="none" w:sz="0" w:space="0" w:color="auto"/>
                <w:left w:val="none" w:sz="0" w:space="0" w:color="auto"/>
                <w:bottom w:val="none" w:sz="0" w:space="0" w:color="auto"/>
                <w:right w:val="none" w:sz="0" w:space="0" w:color="auto"/>
              </w:divBdr>
            </w:div>
            <w:div w:id="2005427682">
              <w:marLeft w:val="0"/>
              <w:marRight w:val="0"/>
              <w:marTop w:val="0"/>
              <w:marBottom w:val="0"/>
              <w:divBdr>
                <w:top w:val="none" w:sz="0" w:space="0" w:color="auto"/>
                <w:left w:val="none" w:sz="0" w:space="0" w:color="auto"/>
                <w:bottom w:val="none" w:sz="0" w:space="0" w:color="auto"/>
                <w:right w:val="none" w:sz="0" w:space="0" w:color="auto"/>
              </w:divBdr>
            </w:div>
            <w:div w:id="2006206599">
              <w:marLeft w:val="0"/>
              <w:marRight w:val="0"/>
              <w:marTop w:val="0"/>
              <w:marBottom w:val="0"/>
              <w:divBdr>
                <w:top w:val="none" w:sz="0" w:space="0" w:color="auto"/>
                <w:left w:val="none" w:sz="0" w:space="0" w:color="auto"/>
                <w:bottom w:val="none" w:sz="0" w:space="0" w:color="auto"/>
                <w:right w:val="none" w:sz="0" w:space="0" w:color="auto"/>
              </w:divBdr>
            </w:div>
            <w:div w:id="2007123952">
              <w:marLeft w:val="0"/>
              <w:marRight w:val="0"/>
              <w:marTop w:val="0"/>
              <w:marBottom w:val="0"/>
              <w:divBdr>
                <w:top w:val="none" w:sz="0" w:space="0" w:color="auto"/>
                <w:left w:val="none" w:sz="0" w:space="0" w:color="auto"/>
                <w:bottom w:val="none" w:sz="0" w:space="0" w:color="auto"/>
                <w:right w:val="none" w:sz="0" w:space="0" w:color="auto"/>
              </w:divBdr>
            </w:div>
            <w:div w:id="2007508768">
              <w:marLeft w:val="0"/>
              <w:marRight w:val="0"/>
              <w:marTop w:val="0"/>
              <w:marBottom w:val="0"/>
              <w:divBdr>
                <w:top w:val="none" w:sz="0" w:space="0" w:color="auto"/>
                <w:left w:val="none" w:sz="0" w:space="0" w:color="auto"/>
                <w:bottom w:val="none" w:sz="0" w:space="0" w:color="auto"/>
                <w:right w:val="none" w:sz="0" w:space="0" w:color="auto"/>
              </w:divBdr>
            </w:div>
            <w:div w:id="2009208497">
              <w:marLeft w:val="0"/>
              <w:marRight w:val="0"/>
              <w:marTop w:val="0"/>
              <w:marBottom w:val="0"/>
              <w:divBdr>
                <w:top w:val="none" w:sz="0" w:space="0" w:color="auto"/>
                <w:left w:val="none" w:sz="0" w:space="0" w:color="auto"/>
                <w:bottom w:val="none" w:sz="0" w:space="0" w:color="auto"/>
                <w:right w:val="none" w:sz="0" w:space="0" w:color="auto"/>
              </w:divBdr>
            </w:div>
            <w:div w:id="2013868607">
              <w:marLeft w:val="0"/>
              <w:marRight w:val="0"/>
              <w:marTop w:val="0"/>
              <w:marBottom w:val="0"/>
              <w:divBdr>
                <w:top w:val="none" w:sz="0" w:space="0" w:color="auto"/>
                <w:left w:val="none" w:sz="0" w:space="0" w:color="auto"/>
                <w:bottom w:val="none" w:sz="0" w:space="0" w:color="auto"/>
                <w:right w:val="none" w:sz="0" w:space="0" w:color="auto"/>
              </w:divBdr>
            </w:div>
            <w:div w:id="2016691322">
              <w:marLeft w:val="0"/>
              <w:marRight w:val="0"/>
              <w:marTop w:val="0"/>
              <w:marBottom w:val="0"/>
              <w:divBdr>
                <w:top w:val="none" w:sz="0" w:space="0" w:color="auto"/>
                <w:left w:val="none" w:sz="0" w:space="0" w:color="auto"/>
                <w:bottom w:val="none" w:sz="0" w:space="0" w:color="auto"/>
                <w:right w:val="none" w:sz="0" w:space="0" w:color="auto"/>
              </w:divBdr>
            </w:div>
            <w:div w:id="2019037766">
              <w:marLeft w:val="0"/>
              <w:marRight w:val="0"/>
              <w:marTop w:val="0"/>
              <w:marBottom w:val="0"/>
              <w:divBdr>
                <w:top w:val="none" w:sz="0" w:space="0" w:color="auto"/>
                <w:left w:val="none" w:sz="0" w:space="0" w:color="auto"/>
                <w:bottom w:val="none" w:sz="0" w:space="0" w:color="auto"/>
                <w:right w:val="none" w:sz="0" w:space="0" w:color="auto"/>
              </w:divBdr>
            </w:div>
            <w:div w:id="2027750618">
              <w:marLeft w:val="0"/>
              <w:marRight w:val="0"/>
              <w:marTop w:val="0"/>
              <w:marBottom w:val="0"/>
              <w:divBdr>
                <w:top w:val="none" w:sz="0" w:space="0" w:color="auto"/>
                <w:left w:val="none" w:sz="0" w:space="0" w:color="auto"/>
                <w:bottom w:val="none" w:sz="0" w:space="0" w:color="auto"/>
                <w:right w:val="none" w:sz="0" w:space="0" w:color="auto"/>
              </w:divBdr>
            </w:div>
            <w:div w:id="2032606626">
              <w:marLeft w:val="0"/>
              <w:marRight w:val="0"/>
              <w:marTop w:val="0"/>
              <w:marBottom w:val="0"/>
              <w:divBdr>
                <w:top w:val="none" w:sz="0" w:space="0" w:color="auto"/>
                <w:left w:val="none" w:sz="0" w:space="0" w:color="auto"/>
                <w:bottom w:val="none" w:sz="0" w:space="0" w:color="auto"/>
                <w:right w:val="none" w:sz="0" w:space="0" w:color="auto"/>
              </w:divBdr>
            </w:div>
            <w:div w:id="2035886687">
              <w:marLeft w:val="0"/>
              <w:marRight w:val="0"/>
              <w:marTop w:val="0"/>
              <w:marBottom w:val="0"/>
              <w:divBdr>
                <w:top w:val="none" w:sz="0" w:space="0" w:color="auto"/>
                <w:left w:val="none" w:sz="0" w:space="0" w:color="auto"/>
                <w:bottom w:val="none" w:sz="0" w:space="0" w:color="auto"/>
                <w:right w:val="none" w:sz="0" w:space="0" w:color="auto"/>
              </w:divBdr>
            </w:div>
            <w:div w:id="2041128392">
              <w:marLeft w:val="0"/>
              <w:marRight w:val="0"/>
              <w:marTop w:val="0"/>
              <w:marBottom w:val="0"/>
              <w:divBdr>
                <w:top w:val="none" w:sz="0" w:space="0" w:color="auto"/>
                <w:left w:val="none" w:sz="0" w:space="0" w:color="auto"/>
                <w:bottom w:val="none" w:sz="0" w:space="0" w:color="auto"/>
                <w:right w:val="none" w:sz="0" w:space="0" w:color="auto"/>
              </w:divBdr>
            </w:div>
            <w:div w:id="2043437536">
              <w:marLeft w:val="0"/>
              <w:marRight w:val="0"/>
              <w:marTop w:val="0"/>
              <w:marBottom w:val="0"/>
              <w:divBdr>
                <w:top w:val="none" w:sz="0" w:space="0" w:color="auto"/>
                <w:left w:val="none" w:sz="0" w:space="0" w:color="auto"/>
                <w:bottom w:val="none" w:sz="0" w:space="0" w:color="auto"/>
                <w:right w:val="none" w:sz="0" w:space="0" w:color="auto"/>
              </w:divBdr>
            </w:div>
            <w:div w:id="2046520165">
              <w:marLeft w:val="0"/>
              <w:marRight w:val="0"/>
              <w:marTop w:val="0"/>
              <w:marBottom w:val="0"/>
              <w:divBdr>
                <w:top w:val="none" w:sz="0" w:space="0" w:color="auto"/>
                <w:left w:val="none" w:sz="0" w:space="0" w:color="auto"/>
                <w:bottom w:val="none" w:sz="0" w:space="0" w:color="auto"/>
                <w:right w:val="none" w:sz="0" w:space="0" w:color="auto"/>
              </w:divBdr>
            </w:div>
            <w:div w:id="2046521907">
              <w:marLeft w:val="0"/>
              <w:marRight w:val="0"/>
              <w:marTop w:val="0"/>
              <w:marBottom w:val="0"/>
              <w:divBdr>
                <w:top w:val="none" w:sz="0" w:space="0" w:color="auto"/>
                <w:left w:val="none" w:sz="0" w:space="0" w:color="auto"/>
                <w:bottom w:val="none" w:sz="0" w:space="0" w:color="auto"/>
                <w:right w:val="none" w:sz="0" w:space="0" w:color="auto"/>
              </w:divBdr>
            </w:div>
            <w:div w:id="2049915017">
              <w:marLeft w:val="0"/>
              <w:marRight w:val="0"/>
              <w:marTop w:val="0"/>
              <w:marBottom w:val="0"/>
              <w:divBdr>
                <w:top w:val="none" w:sz="0" w:space="0" w:color="auto"/>
                <w:left w:val="none" w:sz="0" w:space="0" w:color="auto"/>
                <w:bottom w:val="none" w:sz="0" w:space="0" w:color="auto"/>
                <w:right w:val="none" w:sz="0" w:space="0" w:color="auto"/>
              </w:divBdr>
            </w:div>
            <w:div w:id="2055276360">
              <w:marLeft w:val="0"/>
              <w:marRight w:val="0"/>
              <w:marTop w:val="0"/>
              <w:marBottom w:val="0"/>
              <w:divBdr>
                <w:top w:val="none" w:sz="0" w:space="0" w:color="auto"/>
                <w:left w:val="none" w:sz="0" w:space="0" w:color="auto"/>
                <w:bottom w:val="none" w:sz="0" w:space="0" w:color="auto"/>
                <w:right w:val="none" w:sz="0" w:space="0" w:color="auto"/>
              </w:divBdr>
            </w:div>
            <w:div w:id="2061047673">
              <w:marLeft w:val="0"/>
              <w:marRight w:val="0"/>
              <w:marTop w:val="0"/>
              <w:marBottom w:val="0"/>
              <w:divBdr>
                <w:top w:val="none" w:sz="0" w:space="0" w:color="auto"/>
                <w:left w:val="none" w:sz="0" w:space="0" w:color="auto"/>
                <w:bottom w:val="none" w:sz="0" w:space="0" w:color="auto"/>
                <w:right w:val="none" w:sz="0" w:space="0" w:color="auto"/>
              </w:divBdr>
            </w:div>
            <w:div w:id="2064063468">
              <w:marLeft w:val="0"/>
              <w:marRight w:val="0"/>
              <w:marTop w:val="0"/>
              <w:marBottom w:val="0"/>
              <w:divBdr>
                <w:top w:val="none" w:sz="0" w:space="0" w:color="auto"/>
                <w:left w:val="none" w:sz="0" w:space="0" w:color="auto"/>
                <w:bottom w:val="none" w:sz="0" w:space="0" w:color="auto"/>
                <w:right w:val="none" w:sz="0" w:space="0" w:color="auto"/>
              </w:divBdr>
            </w:div>
            <w:div w:id="2066374470">
              <w:marLeft w:val="0"/>
              <w:marRight w:val="0"/>
              <w:marTop w:val="0"/>
              <w:marBottom w:val="0"/>
              <w:divBdr>
                <w:top w:val="none" w:sz="0" w:space="0" w:color="auto"/>
                <w:left w:val="none" w:sz="0" w:space="0" w:color="auto"/>
                <w:bottom w:val="none" w:sz="0" w:space="0" w:color="auto"/>
                <w:right w:val="none" w:sz="0" w:space="0" w:color="auto"/>
              </w:divBdr>
            </w:div>
            <w:div w:id="2071223252">
              <w:marLeft w:val="0"/>
              <w:marRight w:val="0"/>
              <w:marTop w:val="0"/>
              <w:marBottom w:val="0"/>
              <w:divBdr>
                <w:top w:val="none" w:sz="0" w:space="0" w:color="auto"/>
                <w:left w:val="none" w:sz="0" w:space="0" w:color="auto"/>
                <w:bottom w:val="none" w:sz="0" w:space="0" w:color="auto"/>
                <w:right w:val="none" w:sz="0" w:space="0" w:color="auto"/>
              </w:divBdr>
            </w:div>
            <w:div w:id="2073965591">
              <w:marLeft w:val="0"/>
              <w:marRight w:val="0"/>
              <w:marTop w:val="0"/>
              <w:marBottom w:val="0"/>
              <w:divBdr>
                <w:top w:val="none" w:sz="0" w:space="0" w:color="auto"/>
                <w:left w:val="none" w:sz="0" w:space="0" w:color="auto"/>
                <w:bottom w:val="none" w:sz="0" w:space="0" w:color="auto"/>
                <w:right w:val="none" w:sz="0" w:space="0" w:color="auto"/>
              </w:divBdr>
            </w:div>
            <w:div w:id="2074501708">
              <w:marLeft w:val="0"/>
              <w:marRight w:val="0"/>
              <w:marTop w:val="0"/>
              <w:marBottom w:val="0"/>
              <w:divBdr>
                <w:top w:val="none" w:sz="0" w:space="0" w:color="auto"/>
                <w:left w:val="none" w:sz="0" w:space="0" w:color="auto"/>
                <w:bottom w:val="none" w:sz="0" w:space="0" w:color="auto"/>
                <w:right w:val="none" w:sz="0" w:space="0" w:color="auto"/>
              </w:divBdr>
            </w:div>
            <w:div w:id="2077432432">
              <w:marLeft w:val="0"/>
              <w:marRight w:val="0"/>
              <w:marTop w:val="0"/>
              <w:marBottom w:val="0"/>
              <w:divBdr>
                <w:top w:val="none" w:sz="0" w:space="0" w:color="auto"/>
                <w:left w:val="none" w:sz="0" w:space="0" w:color="auto"/>
                <w:bottom w:val="none" w:sz="0" w:space="0" w:color="auto"/>
                <w:right w:val="none" w:sz="0" w:space="0" w:color="auto"/>
              </w:divBdr>
            </w:div>
            <w:div w:id="2083526505">
              <w:marLeft w:val="0"/>
              <w:marRight w:val="0"/>
              <w:marTop w:val="0"/>
              <w:marBottom w:val="0"/>
              <w:divBdr>
                <w:top w:val="none" w:sz="0" w:space="0" w:color="auto"/>
                <w:left w:val="none" w:sz="0" w:space="0" w:color="auto"/>
                <w:bottom w:val="none" w:sz="0" w:space="0" w:color="auto"/>
                <w:right w:val="none" w:sz="0" w:space="0" w:color="auto"/>
              </w:divBdr>
            </w:div>
            <w:div w:id="2086367461">
              <w:marLeft w:val="0"/>
              <w:marRight w:val="0"/>
              <w:marTop w:val="0"/>
              <w:marBottom w:val="0"/>
              <w:divBdr>
                <w:top w:val="none" w:sz="0" w:space="0" w:color="auto"/>
                <w:left w:val="none" w:sz="0" w:space="0" w:color="auto"/>
                <w:bottom w:val="none" w:sz="0" w:space="0" w:color="auto"/>
                <w:right w:val="none" w:sz="0" w:space="0" w:color="auto"/>
              </w:divBdr>
            </w:div>
            <w:div w:id="2087217008">
              <w:marLeft w:val="0"/>
              <w:marRight w:val="0"/>
              <w:marTop w:val="0"/>
              <w:marBottom w:val="0"/>
              <w:divBdr>
                <w:top w:val="none" w:sz="0" w:space="0" w:color="auto"/>
                <w:left w:val="none" w:sz="0" w:space="0" w:color="auto"/>
                <w:bottom w:val="none" w:sz="0" w:space="0" w:color="auto"/>
                <w:right w:val="none" w:sz="0" w:space="0" w:color="auto"/>
              </w:divBdr>
            </w:div>
            <w:div w:id="2087878414">
              <w:marLeft w:val="0"/>
              <w:marRight w:val="0"/>
              <w:marTop w:val="0"/>
              <w:marBottom w:val="0"/>
              <w:divBdr>
                <w:top w:val="none" w:sz="0" w:space="0" w:color="auto"/>
                <w:left w:val="none" w:sz="0" w:space="0" w:color="auto"/>
                <w:bottom w:val="none" w:sz="0" w:space="0" w:color="auto"/>
                <w:right w:val="none" w:sz="0" w:space="0" w:color="auto"/>
              </w:divBdr>
            </w:div>
            <w:div w:id="2097627653">
              <w:marLeft w:val="0"/>
              <w:marRight w:val="0"/>
              <w:marTop w:val="0"/>
              <w:marBottom w:val="0"/>
              <w:divBdr>
                <w:top w:val="none" w:sz="0" w:space="0" w:color="auto"/>
                <w:left w:val="none" w:sz="0" w:space="0" w:color="auto"/>
                <w:bottom w:val="none" w:sz="0" w:space="0" w:color="auto"/>
                <w:right w:val="none" w:sz="0" w:space="0" w:color="auto"/>
              </w:divBdr>
            </w:div>
            <w:div w:id="2097746351">
              <w:marLeft w:val="0"/>
              <w:marRight w:val="0"/>
              <w:marTop w:val="0"/>
              <w:marBottom w:val="0"/>
              <w:divBdr>
                <w:top w:val="none" w:sz="0" w:space="0" w:color="auto"/>
                <w:left w:val="none" w:sz="0" w:space="0" w:color="auto"/>
                <w:bottom w:val="none" w:sz="0" w:space="0" w:color="auto"/>
                <w:right w:val="none" w:sz="0" w:space="0" w:color="auto"/>
              </w:divBdr>
            </w:div>
            <w:div w:id="2098868980">
              <w:marLeft w:val="0"/>
              <w:marRight w:val="0"/>
              <w:marTop w:val="0"/>
              <w:marBottom w:val="0"/>
              <w:divBdr>
                <w:top w:val="none" w:sz="0" w:space="0" w:color="auto"/>
                <w:left w:val="none" w:sz="0" w:space="0" w:color="auto"/>
                <w:bottom w:val="none" w:sz="0" w:space="0" w:color="auto"/>
                <w:right w:val="none" w:sz="0" w:space="0" w:color="auto"/>
              </w:divBdr>
            </w:div>
            <w:div w:id="2101440482">
              <w:marLeft w:val="0"/>
              <w:marRight w:val="0"/>
              <w:marTop w:val="0"/>
              <w:marBottom w:val="0"/>
              <w:divBdr>
                <w:top w:val="none" w:sz="0" w:space="0" w:color="auto"/>
                <w:left w:val="none" w:sz="0" w:space="0" w:color="auto"/>
                <w:bottom w:val="none" w:sz="0" w:space="0" w:color="auto"/>
                <w:right w:val="none" w:sz="0" w:space="0" w:color="auto"/>
              </w:divBdr>
            </w:div>
            <w:div w:id="2101564068">
              <w:marLeft w:val="0"/>
              <w:marRight w:val="0"/>
              <w:marTop w:val="0"/>
              <w:marBottom w:val="0"/>
              <w:divBdr>
                <w:top w:val="none" w:sz="0" w:space="0" w:color="auto"/>
                <w:left w:val="none" w:sz="0" w:space="0" w:color="auto"/>
                <w:bottom w:val="none" w:sz="0" w:space="0" w:color="auto"/>
                <w:right w:val="none" w:sz="0" w:space="0" w:color="auto"/>
              </w:divBdr>
            </w:div>
            <w:div w:id="2102287873">
              <w:marLeft w:val="0"/>
              <w:marRight w:val="0"/>
              <w:marTop w:val="0"/>
              <w:marBottom w:val="0"/>
              <w:divBdr>
                <w:top w:val="none" w:sz="0" w:space="0" w:color="auto"/>
                <w:left w:val="none" w:sz="0" w:space="0" w:color="auto"/>
                <w:bottom w:val="none" w:sz="0" w:space="0" w:color="auto"/>
                <w:right w:val="none" w:sz="0" w:space="0" w:color="auto"/>
              </w:divBdr>
            </w:div>
            <w:div w:id="2109538335">
              <w:marLeft w:val="0"/>
              <w:marRight w:val="0"/>
              <w:marTop w:val="0"/>
              <w:marBottom w:val="0"/>
              <w:divBdr>
                <w:top w:val="none" w:sz="0" w:space="0" w:color="auto"/>
                <w:left w:val="none" w:sz="0" w:space="0" w:color="auto"/>
                <w:bottom w:val="none" w:sz="0" w:space="0" w:color="auto"/>
                <w:right w:val="none" w:sz="0" w:space="0" w:color="auto"/>
              </w:divBdr>
            </w:div>
            <w:div w:id="2117409351">
              <w:marLeft w:val="0"/>
              <w:marRight w:val="0"/>
              <w:marTop w:val="0"/>
              <w:marBottom w:val="0"/>
              <w:divBdr>
                <w:top w:val="none" w:sz="0" w:space="0" w:color="auto"/>
                <w:left w:val="none" w:sz="0" w:space="0" w:color="auto"/>
                <w:bottom w:val="none" w:sz="0" w:space="0" w:color="auto"/>
                <w:right w:val="none" w:sz="0" w:space="0" w:color="auto"/>
              </w:divBdr>
            </w:div>
            <w:div w:id="2117678379">
              <w:marLeft w:val="0"/>
              <w:marRight w:val="0"/>
              <w:marTop w:val="0"/>
              <w:marBottom w:val="0"/>
              <w:divBdr>
                <w:top w:val="none" w:sz="0" w:space="0" w:color="auto"/>
                <w:left w:val="none" w:sz="0" w:space="0" w:color="auto"/>
                <w:bottom w:val="none" w:sz="0" w:space="0" w:color="auto"/>
                <w:right w:val="none" w:sz="0" w:space="0" w:color="auto"/>
              </w:divBdr>
            </w:div>
            <w:div w:id="2118283625">
              <w:marLeft w:val="0"/>
              <w:marRight w:val="0"/>
              <w:marTop w:val="0"/>
              <w:marBottom w:val="0"/>
              <w:divBdr>
                <w:top w:val="none" w:sz="0" w:space="0" w:color="auto"/>
                <w:left w:val="none" w:sz="0" w:space="0" w:color="auto"/>
                <w:bottom w:val="none" w:sz="0" w:space="0" w:color="auto"/>
                <w:right w:val="none" w:sz="0" w:space="0" w:color="auto"/>
              </w:divBdr>
            </w:div>
            <w:div w:id="2120025857">
              <w:marLeft w:val="0"/>
              <w:marRight w:val="0"/>
              <w:marTop w:val="0"/>
              <w:marBottom w:val="0"/>
              <w:divBdr>
                <w:top w:val="none" w:sz="0" w:space="0" w:color="auto"/>
                <w:left w:val="none" w:sz="0" w:space="0" w:color="auto"/>
                <w:bottom w:val="none" w:sz="0" w:space="0" w:color="auto"/>
                <w:right w:val="none" w:sz="0" w:space="0" w:color="auto"/>
              </w:divBdr>
            </w:div>
            <w:div w:id="2120181825">
              <w:marLeft w:val="0"/>
              <w:marRight w:val="0"/>
              <w:marTop w:val="0"/>
              <w:marBottom w:val="0"/>
              <w:divBdr>
                <w:top w:val="none" w:sz="0" w:space="0" w:color="auto"/>
                <w:left w:val="none" w:sz="0" w:space="0" w:color="auto"/>
                <w:bottom w:val="none" w:sz="0" w:space="0" w:color="auto"/>
                <w:right w:val="none" w:sz="0" w:space="0" w:color="auto"/>
              </w:divBdr>
            </w:div>
            <w:div w:id="2123574208">
              <w:marLeft w:val="0"/>
              <w:marRight w:val="0"/>
              <w:marTop w:val="0"/>
              <w:marBottom w:val="0"/>
              <w:divBdr>
                <w:top w:val="none" w:sz="0" w:space="0" w:color="auto"/>
                <w:left w:val="none" w:sz="0" w:space="0" w:color="auto"/>
                <w:bottom w:val="none" w:sz="0" w:space="0" w:color="auto"/>
                <w:right w:val="none" w:sz="0" w:space="0" w:color="auto"/>
              </w:divBdr>
            </w:div>
            <w:div w:id="2127386959">
              <w:marLeft w:val="0"/>
              <w:marRight w:val="0"/>
              <w:marTop w:val="0"/>
              <w:marBottom w:val="0"/>
              <w:divBdr>
                <w:top w:val="none" w:sz="0" w:space="0" w:color="auto"/>
                <w:left w:val="none" w:sz="0" w:space="0" w:color="auto"/>
                <w:bottom w:val="none" w:sz="0" w:space="0" w:color="auto"/>
                <w:right w:val="none" w:sz="0" w:space="0" w:color="auto"/>
              </w:divBdr>
            </w:div>
            <w:div w:id="2128500528">
              <w:marLeft w:val="0"/>
              <w:marRight w:val="0"/>
              <w:marTop w:val="0"/>
              <w:marBottom w:val="0"/>
              <w:divBdr>
                <w:top w:val="none" w:sz="0" w:space="0" w:color="auto"/>
                <w:left w:val="none" w:sz="0" w:space="0" w:color="auto"/>
                <w:bottom w:val="none" w:sz="0" w:space="0" w:color="auto"/>
                <w:right w:val="none" w:sz="0" w:space="0" w:color="auto"/>
              </w:divBdr>
            </w:div>
            <w:div w:id="2134863747">
              <w:marLeft w:val="0"/>
              <w:marRight w:val="0"/>
              <w:marTop w:val="0"/>
              <w:marBottom w:val="0"/>
              <w:divBdr>
                <w:top w:val="none" w:sz="0" w:space="0" w:color="auto"/>
                <w:left w:val="none" w:sz="0" w:space="0" w:color="auto"/>
                <w:bottom w:val="none" w:sz="0" w:space="0" w:color="auto"/>
                <w:right w:val="none" w:sz="0" w:space="0" w:color="auto"/>
              </w:divBdr>
            </w:div>
            <w:div w:id="2138985629">
              <w:marLeft w:val="0"/>
              <w:marRight w:val="0"/>
              <w:marTop w:val="0"/>
              <w:marBottom w:val="0"/>
              <w:divBdr>
                <w:top w:val="none" w:sz="0" w:space="0" w:color="auto"/>
                <w:left w:val="none" w:sz="0" w:space="0" w:color="auto"/>
                <w:bottom w:val="none" w:sz="0" w:space="0" w:color="auto"/>
                <w:right w:val="none" w:sz="0" w:space="0" w:color="auto"/>
              </w:divBdr>
            </w:div>
            <w:div w:id="2146852813">
              <w:marLeft w:val="0"/>
              <w:marRight w:val="0"/>
              <w:marTop w:val="0"/>
              <w:marBottom w:val="0"/>
              <w:divBdr>
                <w:top w:val="none" w:sz="0" w:space="0" w:color="auto"/>
                <w:left w:val="none" w:sz="0" w:space="0" w:color="auto"/>
                <w:bottom w:val="none" w:sz="0" w:space="0" w:color="auto"/>
                <w:right w:val="none" w:sz="0" w:space="0" w:color="auto"/>
              </w:divBdr>
            </w:div>
            <w:div w:id="214692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28794">
      <w:bodyDiv w:val="1"/>
      <w:marLeft w:val="0"/>
      <w:marRight w:val="0"/>
      <w:marTop w:val="0"/>
      <w:marBottom w:val="0"/>
      <w:divBdr>
        <w:top w:val="none" w:sz="0" w:space="0" w:color="auto"/>
        <w:left w:val="none" w:sz="0" w:space="0" w:color="auto"/>
        <w:bottom w:val="none" w:sz="0" w:space="0" w:color="auto"/>
        <w:right w:val="none" w:sz="0" w:space="0" w:color="auto"/>
      </w:divBdr>
      <w:divsChild>
        <w:div w:id="1334841119">
          <w:marLeft w:val="0"/>
          <w:marRight w:val="0"/>
          <w:marTop w:val="0"/>
          <w:marBottom w:val="0"/>
          <w:divBdr>
            <w:top w:val="none" w:sz="0" w:space="0" w:color="auto"/>
            <w:left w:val="none" w:sz="0" w:space="0" w:color="auto"/>
            <w:bottom w:val="none" w:sz="0" w:space="0" w:color="auto"/>
            <w:right w:val="none" w:sz="0" w:space="0" w:color="auto"/>
          </w:divBdr>
          <w:divsChild>
            <w:div w:id="44574506">
              <w:marLeft w:val="0"/>
              <w:marRight w:val="0"/>
              <w:marTop w:val="0"/>
              <w:marBottom w:val="0"/>
              <w:divBdr>
                <w:top w:val="none" w:sz="0" w:space="0" w:color="auto"/>
                <w:left w:val="none" w:sz="0" w:space="0" w:color="auto"/>
                <w:bottom w:val="none" w:sz="0" w:space="0" w:color="auto"/>
                <w:right w:val="none" w:sz="0" w:space="0" w:color="auto"/>
              </w:divBdr>
            </w:div>
            <w:div w:id="53625797">
              <w:marLeft w:val="0"/>
              <w:marRight w:val="0"/>
              <w:marTop w:val="0"/>
              <w:marBottom w:val="0"/>
              <w:divBdr>
                <w:top w:val="none" w:sz="0" w:space="0" w:color="auto"/>
                <w:left w:val="none" w:sz="0" w:space="0" w:color="auto"/>
                <w:bottom w:val="none" w:sz="0" w:space="0" w:color="auto"/>
                <w:right w:val="none" w:sz="0" w:space="0" w:color="auto"/>
              </w:divBdr>
            </w:div>
            <w:div w:id="77362168">
              <w:marLeft w:val="0"/>
              <w:marRight w:val="0"/>
              <w:marTop w:val="0"/>
              <w:marBottom w:val="0"/>
              <w:divBdr>
                <w:top w:val="none" w:sz="0" w:space="0" w:color="auto"/>
                <w:left w:val="none" w:sz="0" w:space="0" w:color="auto"/>
                <w:bottom w:val="none" w:sz="0" w:space="0" w:color="auto"/>
                <w:right w:val="none" w:sz="0" w:space="0" w:color="auto"/>
              </w:divBdr>
            </w:div>
            <w:div w:id="144321621">
              <w:marLeft w:val="0"/>
              <w:marRight w:val="0"/>
              <w:marTop w:val="0"/>
              <w:marBottom w:val="0"/>
              <w:divBdr>
                <w:top w:val="none" w:sz="0" w:space="0" w:color="auto"/>
                <w:left w:val="none" w:sz="0" w:space="0" w:color="auto"/>
                <w:bottom w:val="none" w:sz="0" w:space="0" w:color="auto"/>
                <w:right w:val="none" w:sz="0" w:space="0" w:color="auto"/>
              </w:divBdr>
            </w:div>
            <w:div w:id="167134817">
              <w:marLeft w:val="0"/>
              <w:marRight w:val="0"/>
              <w:marTop w:val="0"/>
              <w:marBottom w:val="0"/>
              <w:divBdr>
                <w:top w:val="none" w:sz="0" w:space="0" w:color="auto"/>
                <w:left w:val="none" w:sz="0" w:space="0" w:color="auto"/>
                <w:bottom w:val="none" w:sz="0" w:space="0" w:color="auto"/>
                <w:right w:val="none" w:sz="0" w:space="0" w:color="auto"/>
              </w:divBdr>
            </w:div>
            <w:div w:id="202525080">
              <w:marLeft w:val="0"/>
              <w:marRight w:val="0"/>
              <w:marTop w:val="0"/>
              <w:marBottom w:val="0"/>
              <w:divBdr>
                <w:top w:val="none" w:sz="0" w:space="0" w:color="auto"/>
                <w:left w:val="none" w:sz="0" w:space="0" w:color="auto"/>
                <w:bottom w:val="none" w:sz="0" w:space="0" w:color="auto"/>
                <w:right w:val="none" w:sz="0" w:space="0" w:color="auto"/>
              </w:divBdr>
            </w:div>
            <w:div w:id="356585925">
              <w:marLeft w:val="0"/>
              <w:marRight w:val="0"/>
              <w:marTop w:val="0"/>
              <w:marBottom w:val="0"/>
              <w:divBdr>
                <w:top w:val="none" w:sz="0" w:space="0" w:color="auto"/>
                <w:left w:val="none" w:sz="0" w:space="0" w:color="auto"/>
                <w:bottom w:val="none" w:sz="0" w:space="0" w:color="auto"/>
                <w:right w:val="none" w:sz="0" w:space="0" w:color="auto"/>
              </w:divBdr>
            </w:div>
            <w:div w:id="420566341">
              <w:marLeft w:val="0"/>
              <w:marRight w:val="0"/>
              <w:marTop w:val="0"/>
              <w:marBottom w:val="0"/>
              <w:divBdr>
                <w:top w:val="none" w:sz="0" w:space="0" w:color="auto"/>
                <w:left w:val="none" w:sz="0" w:space="0" w:color="auto"/>
                <w:bottom w:val="none" w:sz="0" w:space="0" w:color="auto"/>
                <w:right w:val="none" w:sz="0" w:space="0" w:color="auto"/>
              </w:divBdr>
            </w:div>
            <w:div w:id="458643401">
              <w:marLeft w:val="0"/>
              <w:marRight w:val="0"/>
              <w:marTop w:val="0"/>
              <w:marBottom w:val="0"/>
              <w:divBdr>
                <w:top w:val="none" w:sz="0" w:space="0" w:color="auto"/>
                <w:left w:val="none" w:sz="0" w:space="0" w:color="auto"/>
                <w:bottom w:val="none" w:sz="0" w:space="0" w:color="auto"/>
                <w:right w:val="none" w:sz="0" w:space="0" w:color="auto"/>
              </w:divBdr>
            </w:div>
            <w:div w:id="478957859">
              <w:marLeft w:val="0"/>
              <w:marRight w:val="0"/>
              <w:marTop w:val="0"/>
              <w:marBottom w:val="0"/>
              <w:divBdr>
                <w:top w:val="none" w:sz="0" w:space="0" w:color="auto"/>
                <w:left w:val="none" w:sz="0" w:space="0" w:color="auto"/>
                <w:bottom w:val="none" w:sz="0" w:space="0" w:color="auto"/>
                <w:right w:val="none" w:sz="0" w:space="0" w:color="auto"/>
              </w:divBdr>
            </w:div>
            <w:div w:id="484274869">
              <w:marLeft w:val="0"/>
              <w:marRight w:val="0"/>
              <w:marTop w:val="0"/>
              <w:marBottom w:val="0"/>
              <w:divBdr>
                <w:top w:val="none" w:sz="0" w:space="0" w:color="auto"/>
                <w:left w:val="none" w:sz="0" w:space="0" w:color="auto"/>
                <w:bottom w:val="none" w:sz="0" w:space="0" w:color="auto"/>
                <w:right w:val="none" w:sz="0" w:space="0" w:color="auto"/>
              </w:divBdr>
            </w:div>
            <w:div w:id="521209102">
              <w:marLeft w:val="0"/>
              <w:marRight w:val="0"/>
              <w:marTop w:val="0"/>
              <w:marBottom w:val="0"/>
              <w:divBdr>
                <w:top w:val="none" w:sz="0" w:space="0" w:color="auto"/>
                <w:left w:val="none" w:sz="0" w:space="0" w:color="auto"/>
                <w:bottom w:val="none" w:sz="0" w:space="0" w:color="auto"/>
                <w:right w:val="none" w:sz="0" w:space="0" w:color="auto"/>
              </w:divBdr>
            </w:div>
            <w:div w:id="649790430">
              <w:marLeft w:val="0"/>
              <w:marRight w:val="0"/>
              <w:marTop w:val="0"/>
              <w:marBottom w:val="0"/>
              <w:divBdr>
                <w:top w:val="none" w:sz="0" w:space="0" w:color="auto"/>
                <w:left w:val="none" w:sz="0" w:space="0" w:color="auto"/>
                <w:bottom w:val="none" w:sz="0" w:space="0" w:color="auto"/>
                <w:right w:val="none" w:sz="0" w:space="0" w:color="auto"/>
              </w:divBdr>
            </w:div>
            <w:div w:id="750927077">
              <w:marLeft w:val="0"/>
              <w:marRight w:val="0"/>
              <w:marTop w:val="0"/>
              <w:marBottom w:val="0"/>
              <w:divBdr>
                <w:top w:val="none" w:sz="0" w:space="0" w:color="auto"/>
                <w:left w:val="none" w:sz="0" w:space="0" w:color="auto"/>
                <w:bottom w:val="none" w:sz="0" w:space="0" w:color="auto"/>
                <w:right w:val="none" w:sz="0" w:space="0" w:color="auto"/>
              </w:divBdr>
            </w:div>
            <w:div w:id="757169531">
              <w:marLeft w:val="0"/>
              <w:marRight w:val="0"/>
              <w:marTop w:val="0"/>
              <w:marBottom w:val="0"/>
              <w:divBdr>
                <w:top w:val="none" w:sz="0" w:space="0" w:color="auto"/>
                <w:left w:val="none" w:sz="0" w:space="0" w:color="auto"/>
                <w:bottom w:val="none" w:sz="0" w:space="0" w:color="auto"/>
                <w:right w:val="none" w:sz="0" w:space="0" w:color="auto"/>
              </w:divBdr>
            </w:div>
            <w:div w:id="763187611">
              <w:marLeft w:val="0"/>
              <w:marRight w:val="0"/>
              <w:marTop w:val="0"/>
              <w:marBottom w:val="0"/>
              <w:divBdr>
                <w:top w:val="none" w:sz="0" w:space="0" w:color="auto"/>
                <w:left w:val="none" w:sz="0" w:space="0" w:color="auto"/>
                <w:bottom w:val="none" w:sz="0" w:space="0" w:color="auto"/>
                <w:right w:val="none" w:sz="0" w:space="0" w:color="auto"/>
              </w:divBdr>
            </w:div>
            <w:div w:id="778329422">
              <w:marLeft w:val="0"/>
              <w:marRight w:val="0"/>
              <w:marTop w:val="0"/>
              <w:marBottom w:val="0"/>
              <w:divBdr>
                <w:top w:val="none" w:sz="0" w:space="0" w:color="auto"/>
                <w:left w:val="none" w:sz="0" w:space="0" w:color="auto"/>
                <w:bottom w:val="none" w:sz="0" w:space="0" w:color="auto"/>
                <w:right w:val="none" w:sz="0" w:space="0" w:color="auto"/>
              </w:divBdr>
            </w:div>
            <w:div w:id="829715486">
              <w:marLeft w:val="0"/>
              <w:marRight w:val="0"/>
              <w:marTop w:val="0"/>
              <w:marBottom w:val="0"/>
              <w:divBdr>
                <w:top w:val="none" w:sz="0" w:space="0" w:color="auto"/>
                <w:left w:val="none" w:sz="0" w:space="0" w:color="auto"/>
                <w:bottom w:val="none" w:sz="0" w:space="0" w:color="auto"/>
                <w:right w:val="none" w:sz="0" w:space="0" w:color="auto"/>
              </w:divBdr>
            </w:div>
            <w:div w:id="835077557">
              <w:marLeft w:val="0"/>
              <w:marRight w:val="0"/>
              <w:marTop w:val="0"/>
              <w:marBottom w:val="0"/>
              <w:divBdr>
                <w:top w:val="none" w:sz="0" w:space="0" w:color="auto"/>
                <w:left w:val="none" w:sz="0" w:space="0" w:color="auto"/>
                <w:bottom w:val="none" w:sz="0" w:space="0" w:color="auto"/>
                <w:right w:val="none" w:sz="0" w:space="0" w:color="auto"/>
              </w:divBdr>
            </w:div>
            <w:div w:id="949118428">
              <w:marLeft w:val="0"/>
              <w:marRight w:val="0"/>
              <w:marTop w:val="0"/>
              <w:marBottom w:val="0"/>
              <w:divBdr>
                <w:top w:val="none" w:sz="0" w:space="0" w:color="auto"/>
                <w:left w:val="none" w:sz="0" w:space="0" w:color="auto"/>
                <w:bottom w:val="none" w:sz="0" w:space="0" w:color="auto"/>
                <w:right w:val="none" w:sz="0" w:space="0" w:color="auto"/>
              </w:divBdr>
            </w:div>
            <w:div w:id="1010453986">
              <w:marLeft w:val="0"/>
              <w:marRight w:val="0"/>
              <w:marTop w:val="0"/>
              <w:marBottom w:val="0"/>
              <w:divBdr>
                <w:top w:val="none" w:sz="0" w:space="0" w:color="auto"/>
                <w:left w:val="none" w:sz="0" w:space="0" w:color="auto"/>
                <w:bottom w:val="none" w:sz="0" w:space="0" w:color="auto"/>
                <w:right w:val="none" w:sz="0" w:space="0" w:color="auto"/>
              </w:divBdr>
            </w:div>
            <w:div w:id="1033846120">
              <w:marLeft w:val="0"/>
              <w:marRight w:val="0"/>
              <w:marTop w:val="0"/>
              <w:marBottom w:val="0"/>
              <w:divBdr>
                <w:top w:val="none" w:sz="0" w:space="0" w:color="auto"/>
                <w:left w:val="none" w:sz="0" w:space="0" w:color="auto"/>
                <w:bottom w:val="none" w:sz="0" w:space="0" w:color="auto"/>
                <w:right w:val="none" w:sz="0" w:space="0" w:color="auto"/>
              </w:divBdr>
            </w:div>
            <w:div w:id="1057241633">
              <w:marLeft w:val="0"/>
              <w:marRight w:val="0"/>
              <w:marTop w:val="0"/>
              <w:marBottom w:val="0"/>
              <w:divBdr>
                <w:top w:val="none" w:sz="0" w:space="0" w:color="auto"/>
                <w:left w:val="none" w:sz="0" w:space="0" w:color="auto"/>
                <w:bottom w:val="none" w:sz="0" w:space="0" w:color="auto"/>
                <w:right w:val="none" w:sz="0" w:space="0" w:color="auto"/>
              </w:divBdr>
            </w:div>
            <w:div w:id="1075123500">
              <w:marLeft w:val="0"/>
              <w:marRight w:val="0"/>
              <w:marTop w:val="0"/>
              <w:marBottom w:val="0"/>
              <w:divBdr>
                <w:top w:val="none" w:sz="0" w:space="0" w:color="auto"/>
                <w:left w:val="none" w:sz="0" w:space="0" w:color="auto"/>
                <w:bottom w:val="none" w:sz="0" w:space="0" w:color="auto"/>
                <w:right w:val="none" w:sz="0" w:space="0" w:color="auto"/>
              </w:divBdr>
            </w:div>
            <w:div w:id="1083455470">
              <w:marLeft w:val="0"/>
              <w:marRight w:val="0"/>
              <w:marTop w:val="0"/>
              <w:marBottom w:val="0"/>
              <w:divBdr>
                <w:top w:val="none" w:sz="0" w:space="0" w:color="auto"/>
                <w:left w:val="none" w:sz="0" w:space="0" w:color="auto"/>
                <w:bottom w:val="none" w:sz="0" w:space="0" w:color="auto"/>
                <w:right w:val="none" w:sz="0" w:space="0" w:color="auto"/>
              </w:divBdr>
            </w:div>
            <w:div w:id="1117528109">
              <w:marLeft w:val="0"/>
              <w:marRight w:val="0"/>
              <w:marTop w:val="0"/>
              <w:marBottom w:val="0"/>
              <w:divBdr>
                <w:top w:val="none" w:sz="0" w:space="0" w:color="auto"/>
                <w:left w:val="none" w:sz="0" w:space="0" w:color="auto"/>
                <w:bottom w:val="none" w:sz="0" w:space="0" w:color="auto"/>
                <w:right w:val="none" w:sz="0" w:space="0" w:color="auto"/>
              </w:divBdr>
            </w:div>
            <w:div w:id="1118833390">
              <w:marLeft w:val="0"/>
              <w:marRight w:val="0"/>
              <w:marTop w:val="0"/>
              <w:marBottom w:val="0"/>
              <w:divBdr>
                <w:top w:val="none" w:sz="0" w:space="0" w:color="auto"/>
                <w:left w:val="none" w:sz="0" w:space="0" w:color="auto"/>
                <w:bottom w:val="none" w:sz="0" w:space="0" w:color="auto"/>
                <w:right w:val="none" w:sz="0" w:space="0" w:color="auto"/>
              </w:divBdr>
            </w:div>
            <w:div w:id="1168714238">
              <w:marLeft w:val="0"/>
              <w:marRight w:val="0"/>
              <w:marTop w:val="0"/>
              <w:marBottom w:val="0"/>
              <w:divBdr>
                <w:top w:val="none" w:sz="0" w:space="0" w:color="auto"/>
                <w:left w:val="none" w:sz="0" w:space="0" w:color="auto"/>
                <w:bottom w:val="none" w:sz="0" w:space="0" w:color="auto"/>
                <w:right w:val="none" w:sz="0" w:space="0" w:color="auto"/>
              </w:divBdr>
            </w:div>
            <w:div w:id="1183056915">
              <w:marLeft w:val="0"/>
              <w:marRight w:val="0"/>
              <w:marTop w:val="0"/>
              <w:marBottom w:val="0"/>
              <w:divBdr>
                <w:top w:val="none" w:sz="0" w:space="0" w:color="auto"/>
                <w:left w:val="none" w:sz="0" w:space="0" w:color="auto"/>
                <w:bottom w:val="none" w:sz="0" w:space="0" w:color="auto"/>
                <w:right w:val="none" w:sz="0" w:space="0" w:color="auto"/>
              </w:divBdr>
            </w:div>
            <w:div w:id="1187014795">
              <w:marLeft w:val="0"/>
              <w:marRight w:val="0"/>
              <w:marTop w:val="0"/>
              <w:marBottom w:val="0"/>
              <w:divBdr>
                <w:top w:val="none" w:sz="0" w:space="0" w:color="auto"/>
                <w:left w:val="none" w:sz="0" w:space="0" w:color="auto"/>
                <w:bottom w:val="none" w:sz="0" w:space="0" w:color="auto"/>
                <w:right w:val="none" w:sz="0" w:space="0" w:color="auto"/>
              </w:divBdr>
            </w:div>
            <w:div w:id="1224221160">
              <w:marLeft w:val="0"/>
              <w:marRight w:val="0"/>
              <w:marTop w:val="0"/>
              <w:marBottom w:val="0"/>
              <w:divBdr>
                <w:top w:val="none" w:sz="0" w:space="0" w:color="auto"/>
                <w:left w:val="none" w:sz="0" w:space="0" w:color="auto"/>
                <w:bottom w:val="none" w:sz="0" w:space="0" w:color="auto"/>
                <w:right w:val="none" w:sz="0" w:space="0" w:color="auto"/>
              </w:divBdr>
            </w:div>
            <w:div w:id="1255237970">
              <w:marLeft w:val="0"/>
              <w:marRight w:val="0"/>
              <w:marTop w:val="0"/>
              <w:marBottom w:val="0"/>
              <w:divBdr>
                <w:top w:val="none" w:sz="0" w:space="0" w:color="auto"/>
                <w:left w:val="none" w:sz="0" w:space="0" w:color="auto"/>
                <w:bottom w:val="none" w:sz="0" w:space="0" w:color="auto"/>
                <w:right w:val="none" w:sz="0" w:space="0" w:color="auto"/>
              </w:divBdr>
            </w:div>
            <w:div w:id="1372875815">
              <w:marLeft w:val="0"/>
              <w:marRight w:val="0"/>
              <w:marTop w:val="0"/>
              <w:marBottom w:val="0"/>
              <w:divBdr>
                <w:top w:val="none" w:sz="0" w:space="0" w:color="auto"/>
                <w:left w:val="none" w:sz="0" w:space="0" w:color="auto"/>
                <w:bottom w:val="none" w:sz="0" w:space="0" w:color="auto"/>
                <w:right w:val="none" w:sz="0" w:space="0" w:color="auto"/>
              </w:divBdr>
            </w:div>
            <w:div w:id="1476293865">
              <w:marLeft w:val="0"/>
              <w:marRight w:val="0"/>
              <w:marTop w:val="0"/>
              <w:marBottom w:val="0"/>
              <w:divBdr>
                <w:top w:val="none" w:sz="0" w:space="0" w:color="auto"/>
                <w:left w:val="none" w:sz="0" w:space="0" w:color="auto"/>
                <w:bottom w:val="none" w:sz="0" w:space="0" w:color="auto"/>
                <w:right w:val="none" w:sz="0" w:space="0" w:color="auto"/>
              </w:divBdr>
            </w:div>
            <w:div w:id="1513690086">
              <w:marLeft w:val="0"/>
              <w:marRight w:val="0"/>
              <w:marTop w:val="0"/>
              <w:marBottom w:val="0"/>
              <w:divBdr>
                <w:top w:val="none" w:sz="0" w:space="0" w:color="auto"/>
                <w:left w:val="none" w:sz="0" w:space="0" w:color="auto"/>
                <w:bottom w:val="none" w:sz="0" w:space="0" w:color="auto"/>
                <w:right w:val="none" w:sz="0" w:space="0" w:color="auto"/>
              </w:divBdr>
            </w:div>
            <w:div w:id="1549101140">
              <w:marLeft w:val="0"/>
              <w:marRight w:val="0"/>
              <w:marTop w:val="0"/>
              <w:marBottom w:val="0"/>
              <w:divBdr>
                <w:top w:val="none" w:sz="0" w:space="0" w:color="auto"/>
                <w:left w:val="none" w:sz="0" w:space="0" w:color="auto"/>
                <w:bottom w:val="none" w:sz="0" w:space="0" w:color="auto"/>
                <w:right w:val="none" w:sz="0" w:space="0" w:color="auto"/>
              </w:divBdr>
            </w:div>
            <w:div w:id="1549680339">
              <w:marLeft w:val="0"/>
              <w:marRight w:val="0"/>
              <w:marTop w:val="0"/>
              <w:marBottom w:val="0"/>
              <w:divBdr>
                <w:top w:val="none" w:sz="0" w:space="0" w:color="auto"/>
                <w:left w:val="none" w:sz="0" w:space="0" w:color="auto"/>
                <w:bottom w:val="none" w:sz="0" w:space="0" w:color="auto"/>
                <w:right w:val="none" w:sz="0" w:space="0" w:color="auto"/>
              </w:divBdr>
            </w:div>
            <w:div w:id="1582326555">
              <w:marLeft w:val="0"/>
              <w:marRight w:val="0"/>
              <w:marTop w:val="0"/>
              <w:marBottom w:val="0"/>
              <w:divBdr>
                <w:top w:val="none" w:sz="0" w:space="0" w:color="auto"/>
                <w:left w:val="none" w:sz="0" w:space="0" w:color="auto"/>
                <w:bottom w:val="none" w:sz="0" w:space="0" w:color="auto"/>
                <w:right w:val="none" w:sz="0" w:space="0" w:color="auto"/>
              </w:divBdr>
            </w:div>
            <w:div w:id="1610505533">
              <w:marLeft w:val="0"/>
              <w:marRight w:val="0"/>
              <w:marTop w:val="0"/>
              <w:marBottom w:val="0"/>
              <w:divBdr>
                <w:top w:val="none" w:sz="0" w:space="0" w:color="auto"/>
                <w:left w:val="none" w:sz="0" w:space="0" w:color="auto"/>
                <w:bottom w:val="none" w:sz="0" w:space="0" w:color="auto"/>
                <w:right w:val="none" w:sz="0" w:space="0" w:color="auto"/>
              </w:divBdr>
            </w:div>
            <w:div w:id="1622878672">
              <w:marLeft w:val="0"/>
              <w:marRight w:val="0"/>
              <w:marTop w:val="0"/>
              <w:marBottom w:val="0"/>
              <w:divBdr>
                <w:top w:val="none" w:sz="0" w:space="0" w:color="auto"/>
                <w:left w:val="none" w:sz="0" w:space="0" w:color="auto"/>
                <w:bottom w:val="none" w:sz="0" w:space="0" w:color="auto"/>
                <w:right w:val="none" w:sz="0" w:space="0" w:color="auto"/>
              </w:divBdr>
            </w:div>
            <w:div w:id="1624075405">
              <w:marLeft w:val="0"/>
              <w:marRight w:val="0"/>
              <w:marTop w:val="0"/>
              <w:marBottom w:val="0"/>
              <w:divBdr>
                <w:top w:val="none" w:sz="0" w:space="0" w:color="auto"/>
                <w:left w:val="none" w:sz="0" w:space="0" w:color="auto"/>
                <w:bottom w:val="none" w:sz="0" w:space="0" w:color="auto"/>
                <w:right w:val="none" w:sz="0" w:space="0" w:color="auto"/>
              </w:divBdr>
            </w:div>
            <w:div w:id="1646930381">
              <w:marLeft w:val="0"/>
              <w:marRight w:val="0"/>
              <w:marTop w:val="0"/>
              <w:marBottom w:val="0"/>
              <w:divBdr>
                <w:top w:val="none" w:sz="0" w:space="0" w:color="auto"/>
                <w:left w:val="none" w:sz="0" w:space="0" w:color="auto"/>
                <w:bottom w:val="none" w:sz="0" w:space="0" w:color="auto"/>
                <w:right w:val="none" w:sz="0" w:space="0" w:color="auto"/>
              </w:divBdr>
            </w:div>
            <w:div w:id="1657682149">
              <w:marLeft w:val="0"/>
              <w:marRight w:val="0"/>
              <w:marTop w:val="0"/>
              <w:marBottom w:val="0"/>
              <w:divBdr>
                <w:top w:val="none" w:sz="0" w:space="0" w:color="auto"/>
                <w:left w:val="none" w:sz="0" w:space="0" w:color="auto"/>
                <w:bottom w:val="none" w:sz="0" w:space="0" w:color="auto"/>
                <w:right w:val="none" w:sz="0" w:space="0" w:color="auto"/>
              </w:divBdr>
            </w:div>
            <w:div w:id="1800340594">
              <w:marLeft w:val="0"/>
              <w:marRight w:val="0"/>
              <w:marTop w:val="0"/>
              <w:marBottom w:val="0"/>
              <w:divBdr>
                <w:top w:val="none" w:sz="0" w:space="0" w:color="auto"/>
                <w:left w:val="none" w:sz="0" w:space="0" w:color="auto"/>
                <w:bottom w:val="none" w:sz="0" w:space="0" w:color="auto"/>
                <w:right w:val="none" w:sz="0" w:space="0" w:color="auto"/>
              </w:divBdr>
            </w:div>
            <w:div w:id="1886064651">
              <w:marLeft w:val="0"/>
              <w:marRight w:val="0"/>
              <w:marTop w:val="0"/>
              <w:marBottom w:val="0"/>
              <w:divBdr>
                <w:top w:val="none" w:sz="0" w:space="0" w:color="auto"/>
                <w:left w:val="none" w:sz="0" w:space="0" w:color="auto"/>
                <w:bottom w:val="none" w:sz="0" w:space="0" w:color="auto"/>
                <w:right w:val="none" w:sz="0" w:space="0" w:color="auto"/>
              </w:divBdr>
            </w:div>
            <w:div w:id="1949577871">
              <w:marLeft w:val="0"/>
              <w:marRight w:val="0"/>
              <w:marTop w:val="0"/>
              <w:marBottom w:val="0"/>
              <w:divBdr>
                <w:top w:val="none" w:sz="0" w:space="0" w:color="auto"/>
                <w:left w:val="none" w:sz="0" w:space="0" w:color="auto"/>
                <w:bottom w:val="none" w:sz="0" w:space="0" w:color="auto"/>
                <w:right w:val="none" w:sz="0" w:space="0" w:color="auto"/>
              </w:divBdr>
            </w:div>
            <w:div w:id="1984195190">
              <w:marLeft w:val="0"/>
              <w:marRight w:val="0"/>
              <w:marTop w:val="0"/>
              <w:marBottom w:val="0"/>
              <w:divBdr>
                <w:top w:val="none" w:sz="0" w:space="0" w:color="auto"/>
                <w:left w:val="none" w:sz="0" w:space="0" w:color="auto"/>
                <w:bottom w:val="none" w:sz="0" w:space="0" w:color="auto"/>
                <w:right w:val="none" w:sz="0" w:space="0" w:color="auto"/>
              </w:divBdr>
            </w:div>
            <w:div w:id="2026907213">
              <w:marLeft w:val="0"/>
              <w:marRight w:val="0"/>
              <w:marTop w:val="0"/>
              <w:marBottom w:val="0"/>
              <w:divBdr>
                <w:top w:val="none" w:sz="0" w:space="0" w:color="auto"/>
                <w:left w:val="none" w:sz="0" w:space="0" w:color="auto"/>
                <w:bottom w:val="none" w:sz="0" w:space="0" w:color="auto"/>
                <w:right w:val="none" w:sz="0" w:space="0" w:color="auto"/>
              </w:divBdr>
            </w:div>
            <w:div w:id="2053653413">
              <w:marLeft w:val="0"/>
              <w:marRight w:val="0"/>
              <w:marTop w:val="0"/>
              <w:marBottom w:val="0"/>
              <w:divBdr>
                <w:top w:val="none" w:sz="0" w:space="0" w:color="auto"/>
                <w:left w:val="none" w:sz="0" w:space="0" w:color="auto"/>
                <w:bottom w:val="none" w:sz="0" w:space="0" w:color="auto"/>
                <w:right w:val="none" w:sz="0" w:space="0" w:color="auto"/>
              </w:divBdr>
            </w:div>
            <w:div w:id="212333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2138">
      <w:bodyDiv w:val="1"/>
      <w:marLeft w:val="0"/>
      <w:marRight w:val="0"/>
      <w:marTop w:val="0"/>
      <w:marBottom w:val="0"/>
      <w:divBdr>
        <w:top w:val="none" w:sz="0" w:space="0" w:color="auto"/>
        <w:left w:val="none" w:sz="0" w:space="0" w:color="auto"/>
        <w:bottom w:val="none" w:sz="0" w:space="0" w:color="auto"/>
        <w:right w:val="none" w:sz="0" w:space="0" w:color="auto"/>
      </w:divBdr>
      <w:divsChild>
        <w:div w:id="81951263">
          <w:marLeft w:val="0"/>
          <w:marRight w:val="0"/>
          <w:marTop w:val="0"/>
          <w:marBottom w:val="0"/>
          <w:divBdr>
            <w:top w:val="none" w:sz="0" w:space="0" w:color="auto"/>
            <w:left w:val="none" w:sz="0" w:space="0" w:color="auto"/>
            <w:bottom w:val="none" w:sz="0" w:space="0" w:color="auto"/>
            <w:right w:val="none" w:sz="0" w:space="0" w:color="auto"/>
          </w:divBdr>
          <w:divsChild>
            <w:div w:id="220290213">
              <w:marLeft w:val="0"/>
              <w:marRight w:val="0"/>
              <w:marTop w:val="0"/>
              <w:marBottom w:val="0"/>
              <w:divBdr>
                <w:top w:val="none" w:sz="0" w:space="0" w:color="auto"/>
                <w:left w:val="none" w:sz="0" w:space="0" w:color="auto"/>
                <w:bottom w:val="none" w:sz="0" w:space="0" w:color="auto"/>
                <w:right w:val="none" w:sz="0" w:space="0" w:color="auto"/>
              </w:divBdr>
            </w:div>
            <w:div w:id="1213233069">
              <w:marLeft w:val="0"/>
              <w:marRight w:val="0"/>
              <w:marTop w:val="0"/>
              <w:marBottom w:val="0"/>
              <w:divBdr>
                <w:top w:val="none" w:sz="0" w:space="0" w:color="auto"/>
                <w:left w:val="none" w:sz="0" w:space="0" w:color="auto"/>
                <w:bottom w:val="none" w:sz="0" w:space="0" w:color="auto"/>
                <w:right w:val="none" w:sz="0" w:space="0" w:color="auto"/>
              </w:divBdr>
            </w:div>
            <w:div w:id="1587494247">
              <w:marLeft w:val="0"/>
              <w:marRight w:val="0"/>
              <w:marTop w:val="0"/>
              <w:marBottom w:val="0"/>
              <w:divBdr>
                <w:top w:val="none" w:sz="0" w:space="0" w:color="auto"/>
                <w:left w:val="none" w:sz="0" w:space="0" w:color="auto"/>
                <w:bottom w:val="none" w:sz="0" w:space="0" w:color="auto"/>
                <w:right w:val="none" w:sz="0" w:space="0" w:color="auto"/>
              </w:divBdr>
            </w:div>
            <w:div w:id="1039091632">
              <w:marLeft w:val="0"/>
              <w:marRight w:val="0"/>
              <w:marTop w:val="0"/>
              <w:marBottom w:val="0"/>
              <w:divBdr>
                <w:top w:val="none" w:sz="0" w:space="0" w:color="auto"/>
                <w:left w:val="none" w:sz="0" w:space="0" w:color="auto"/>
                <w:bottom w:val="none" w:sz="0" w:space="0" w:color="auto"/>
                <w:right w:val="none" w:sz="0" w:space="0" w:color="auto"/>
              </w:divBdr>
            </w:div>
            <w:div w:id="1180848024">
              <w:marLeft w:val="0"/>
              <w:marRight w:val="0"/>
              <w:marTop w:val="0"/>
              <w:marBottom w:val="0"/>
              <w:divBdr>
                <w:top w:val="none" w:sz="0" w:space="0" w:color="auto"/>
                <w:left w:val="none" w:sz="0" w:space="0" w:color="auto"/>
                <w:bottom w:val="none" w:sz="0" w:space="0" w:color="auto"/>
                <w:right w:val="none" w:sz="0" w:space="0" w:color="auto"/>
              </w:divBdr>
            </w:div>
            <w:div w:id="118845771">
              <w:marLeft w:val="0"/>
              <w:marRight w:val="0"/>
              <w:marTop w:val="0"/>
              <w:marBottom w:val="0"/>
              <w:divBdr>
                <w:top w:val="none" w:sz="0" w:space="0" w:color="auto"/>
                <w:left w:val="none" w:sz="0" w:space="0" w:color="auto"/>
                <w:bottom w:val="none" w:sz="0" w:space="0" w:color="auto"/>
                <w:right w:val="none" w:sz="0" w:space="0" w:color="auto"/>
              </w:divBdr>
            </w:div>
            <w:div w:id="105780962">
              <w:marLeft w:val="0"/>
              <w:marRight w:val="0"/>
              <w:marTop w:val="0"/>
              <w:marBottom w:val="0"/>
              <w:divBdr>
                <w:top w:val="none" w:sz="0" w:space="0" w:color="auto"/>
                <w:left w:val="none" w:sz="0" w:space="0" w:color="auto"/>
                <w:bottom w:val="none" w:sz="0" w:space="0" w:color="auto"/>
                <w:right w:val="none" w:sz="0" w:space="0" w:color="auto"/>
              </w:divBdr>
            </w:div>
            <w:div w:id="1677463180">
              <w:marLeft w:val="0"/>
              <w:marRight w:val="0"/>
              <w:marTop w:val="0"/>
              <w:marBottom w:val="0"/>
              <w:divBdr>
                <w:top w:val="none" w:sz="0" w:space="0" w:color="auto"/>
                <w:left w:val="none" w:sz="0" w:space="0" w:color="auto"/>
                <w:bottom w:val="none" w:sz="0" w:space="0" w:color="auto"/>
                <w:right w:val="none" w:sz="0" w:space="0" w:color="auto"/>
              </w:divBdr>
            </w:div>
            <w:div w:id="179856838">
              <w:marLeft w:val="0"/>
              <w:marRight w:val="0"/>
              <w:marTop w:val="0"/>
              <w:marBottom w:val="0"/>
              <w:divBdr>
                <w:top w:val="none" w:sz="0" w:space="0" w:color="auto"/>
                <w:left w:val="none" w:sz="0" w:space="0" w:color="auto"/>
                <w:bottom w:val="none" w:sz="0" w:space="0" w:color="auto"/>
                <w:right w:val="none" w:sz="0" w:space="0" w:color="auto"/>
              </w:divBdr>
            </w:div>
            <w:div w:id="371075453">
              <w:marLeft w:val="0"/>
              <w:marRight w:val="0"/>
              <w:marTop w:val="0"/>
              <w:marBottom w:val="0"/>
              <w:divBdr>
                <w:top w:val="none" w:sz="0" w:space="0" w:color="auto"/>
                <w:left w:val="none" w:sz="0" w:space="0" w:color="auto"/>
                <w:bottom w:val="none" w:sz="0" w:space="0" w:color="auto"/>
                <w:right w:val="none" w:sz="0" w:space="0" w:color="auto"/>
              </w:divBdr>
            </w:div>
            <w:div w:id="929898109">
              <w:marLeft w:val="0"/>
              <w:marRight w:val="0"/>
              <w:marTop w:val="0"/>
              <w:marBottom w:val="0"/>
              <w:divBdr>
                <w:top w:val="none" w:sz="0" w:space="0" w:color="auto"/>
                <w:left w:val="none" w:sz="0" w:space="0" w:color="auto"/>
                <w:bottom w:val="none" w:sz="0" w:space="0" w:color="auto"/>
                <w:right w:val="none" w:sz="0" w:space="0" w:color="auto"/>
              </w:divBdr>
            </w:div>
            <w:div w:id="1113279489">
              <w:marLeft w:val="0"/>
              <w:marRight w:val="0"/>
              <w:marTop w:val="0"/>
              <w:marBottom w:val="0"/>
              <w:divBdr>
                <w:top w:val="none" w:sz="0" w:space="0" w:color="auto"/>
                <w:left w:val="none" w:sz="0" w:space="0" w:color="auto"/>
                <w:bottom w:val="none" w:sz="0" w:space="0" w:color="auto"/>
                <w:right w:val="none" w:sz="0" w:space="0" w:color="auto"/>
              </w:divBdr>
            </w:div>
            <w:div w:id="1448697062">
              <w:marLeft w:val="0"/>
              <w:marRight w:val="0"/>
              <w:marTop w:val="0"/>
              <w:marBottom w:val="0"/>
              <w:divBdr>
                <w:top w:val="none" w:sz="0" w:space="0" w:color="auto"/>
                <w:left w:val="none" w:sz="0" w:space="0" w:color="auto"/>
                <w:bottom w:val="none" w:sz="0" w:space="0" w:color="auto"/>
                <w:right w:val="none" w:sz="0" w:space="0" w:color="auto"/>
              </w:divBdr>
            </w:div>
            <w:div w:id="147553406">
              <w:marLeft w:val="0"/>
              <w:marRight w:val="0"/>
              <w:marTop w:val="0"/>
              <w:marBottom w:val="0"/>
              <w:divBdr>
                <w:top w:val="none" w:sz="0" w:space="0" w:color="auto"/>
                <w:left w:val="none" w:sz="0" w:space="0" w:color="auto"/>
                <w:bottom w:val="none" w:sz="0" w:space="0" w:color="auto"/>
                <w:right w:val="none" w:sz="0" w:space="0" w:color="auto"/>
              </w:divBdr>
            </w:div>
            <w:div w:id="615143821">
              <w:marLeft w:val="0"/>
              <w:marRight w:val="0"/>
              <w:marTop w:val="0"/>
              <w:marBottom w:val="0"/>
              <w:divBdr>
                <w:top w:val="none" w:sz="0" w:space="0" w:color="auto"/>
                <w:left w:val="none" w:sz="0" w:space="0" w:color="auto"/>
                <w:bottom w:val="none" w:sz="0" w:space="0" w:color="auto"/>
                <w:right w:val="none" w:sz="0" w:space="0" w:color="auto"/>
              </w:divBdr>
            </w:div>
            <w:div w:id="371075140">
              <w:marLeft w:val="0"/>
              <w:marRight w:val="0"/>
              <w:marTop w:val="0"/>
              <w:marBottom w:val="0"/>
              <w:divBdr>
                <w:top w:val="none" w:sz="0" w:space="0" w:color="auto"/>
                <w:left w:val="none" w:sz="0" w:space="0" w:color="auto"/>
                <w:bottom w:val="none" w:sz="0" w:space="0" w:color="auto"/>
                <w:right w:val="none" w:sz="0" w:space="0" w:color="auto"/>
              </w:divBdr>
            </w:div>
            <w:div w:id="1578592690">
              <w:marLeft w:val="0"/>
              <w:marRight w:val="0"/>
              <w:marTop w:val="0"/>
              <w:marBottom w:val="0"/>
              <w:divBdr>
                <w:top w:val="none" w:sz="0" w:space="0" w:color="auto"/>
                <w:left w:val="none" w:sz="0" w:space="0" w:color="auto"/>
                <w:bottom w:val="none" w:sz="0" w:space="0" w:color="auto"/>
                <w:right w:val="none" w:sz="0" w:space="0" w:color="auto"/>
              </w:divBdr>
            </w:div>
            <w:div w:id="37972322">
              <w:marLeft w:val="0"/>
              <w:marRight w:val="0"/>
              <w:marTop w:val="0"/>
              <w:marBottom w:val="0"/>
              <w:divBdr>
                <w:top w:val="none" w:sz="0" w:space="0" w:color="auto"/>
                <w:left w:val="none" w:sz="0" w:space="0" w:color="auto"/>
                <w:bottom w:val="none" w:sz="0" w:space="0" w:color="auto"/>
                <w:right w:val="none" w:sz="0" w:space="0" w:color="auto"/>
              </w:divBdr>
            </w:div>
            <w:div w:id="175001235">
              <w:marLeft w:val="0"/>
              <w:marRight w:val="0"/>
              <w:marTop w:val="0"/>
              <w:marBottom w:val="0"/>
              <w:divBdr>
                <w:top w:val="none" w:sz="0" w:space="0" w:color="auto"/>
                <w:left w:val="none" w:sz="0" w:space="0" w:color="auto"/>
                <w:bottom w:val="none" w:sz="0" w:space="0" w:color="auto"/>
                <w:right w:val="none" w:sz="0" w:space="0" w:color="auto"/>
              </w:divBdr>
            </w:div>
            <w:div w:id="1962691448">
              <w:marLeft w:val="0"/>
              <w:marRight w:val="0"/>
              <w:marTop w:val="0"/>
              <w:marBottom w:val="0"/>
              <w:divBdr>
                <w:top w:val="none" w:sz="0" w:space="0" w:color="auto"/>
                <w:left w:val="none" w:sz="0" w:space="0" w:color="auto"/>
                <w:bottom w:val="none" w:sz="0" w:space="0" w:color="auto"/>
                <w:right w:val="none" w:sz="0" w:space="0" w:color="auto"/>
              </w:divBdr>
            </w:div>
            <w:div w:id="1287659793">
              <w:marLeft w:val="0"/>
              <w:marRight w:val="0"/>
              <w:marTop w:val="0"/>
              <w:marBottom w:val="0"/>
              <w:divBdr>
                <w:top w:val="none" w:sz="0" w:space="0" w:color="auto"/>
                <w:left w:val="none" w:sz="0" w:space="0" w:color="auto"/>
                <w:bottom w:val="none" w:sz="0" w:space="0" w:color="auto"/>
                <w:right w:val="none" w:sz="0" w:space="0" w:color="auto"/>
              </w:divBdr>
            </w:div>
            <w:div w:id="332757575">
              <w:marLeft w:val="0"/>
              <w:marRight w:val="0"/>
              <w:marTop w:val="0"/>
              <w:marBottom w:val="0"/>
              <w:divBdr>
                <w:top w:val="none" w:sz="0" w:space="0" w:color="auto"/>
                <w:left w:val="none" w:sz="0" w:space="0" w:color="auto"/>
                <w:bottom w:val="none" w:sz="0" w:space="0" w:color="auto"/>
                <w:right w:val="none" w:sz="0" w:space="0" w:color="auto"/>
              </w:divBdr>
            </w:div>
            <w:div w:id="467364199">
              <w:marLeft w:val="0"/>
              <w:marRight w:val="0"/>
              <w:marTop w:val="0"/>
              <w:marBottom w:val="0"/>
              <w:divBdr>
                <w:top w:val="none" w:sz="0" w:space="0" w:color="auto"/>
                <w:left w:val="none" w:sz="0" w:space="0" w:color="auto"/>
                <w:bottom w:val="none" w:sz="0" w:space="0" w:color="auto"/>
                <w:right w:val="none" w:sz="0" w:space="0" w:color="auto"/>
              </w:divBdr>
            </w:div>
            <w:div w:id="778380877">
              <w:marLeft w:val="0"/>
              <w:marRight w:val="0"/>
              <w:marTop w:val="0"/>
              <w:marBottom w:val="0"/>
              <w:divBdr>
                <w:top w:val="none" w:sz="0" w:space="0" w:color="auto"/>
                <w:left w:val="none" w:sz="0" w:space="0" w:color="auto"/>
                <w:bottom w:val="none" w:sz="0" w:space="0" w:color="auto"/>
                <w:right w:val="none" w:sz="0" w:space="0" w:color="auto"/>
              </w:divBdr>
            </w:div>
            <w:div w:id="2001763785">
              <w:marLeft w:val="0"/>
              <w:marRight w:val="0"/>
              <w:marTop w:val="0"/>
              <w:marBottom w:val="0"/>
              <w:divBdr>
                <w:top w:val="none" w:sz="0" w:space="0" w:color="auto"/>
                <w:left w:val="none" w:sz="0" w:space="0" w:color="auto"/>
                <w:bottom w:val="none" w:sz="0" w:space="0" w:color="auto"/>
                <w:right w:val="none" w:sz="0" w:space="0" w:color="auto"/>
              </w:divBdr>
            </w:div>
            <w:div w:id="861941601">
              <w:marLeft w:val="0"/>
              <w:marRight w:val="0"/>
              <w:marTop w:val="0"/>
              <w:marBottom w:val="0"/>
              <w:divBdr>
                <w:top w:val="none" w:sz="0" w:space="0" w:color="auto"/>
                <w:left w:val="none" w:sz="0" w:space="0" w:color="auto"/>
                <w:bottom w:val="none" w:sz="0" w:space="0" w:color="auto"/>
                <w:right w:val="none" w:sz="0" w:space="0" w:color="auto"/>
              </w:divBdr>
            </w:div>
            <w:div w:id="862399282">
              <w:marLeft w:val="0"/>
              <w:marRight w:val="0"/>
              <w:marTop w:val="0"/>
              <w:marBottom w:val="0"/>
              <w:divBdr>
                <w:top w:val="none" w:sz="0" w:space="0" w:color="auto"/>
                <w:left w:val="none" w:sz="0" w:space="0" w:color="auto"/>
                <w:bottom w:val="none" w:sz="0" w:space="0" w:color="auto"/>
                <w:right w:val="none" w:sz="0" w:space="0" w:color="auto"/>
              </w:divBdr>
            </w:div>
            <w:div w:id="586426563">
              <w:marLeft w:val="0"/>
              <w:marRight w:val="0"/>
              <w:marTop w:val="0"/>
              <w:marBottom w:val="0"/>
              <w:divBdr>
                <w:top w:val="none" w:sz="0" w:space="0" w:color="auto"/>
                <w:left w:val="none" w:sz="0" w:space="0" w:color="auto"/>
                <w:bottom w:val="none" w:sz="0" w:space="0" w:color="auto"/>
                <w:right w:val="none" w:sz="0" w:space="0" w:color="auto"/>
              </w:divBdr>
            </w:div>
            <w:div w:id="1543248042">
              <w:marLeft w:val="0"/>
              <w:marRight w:val="0"/>
              <w:marTop w:val="0"/>
              <w:marBottom w:val="0"/>
              <w:divBdr>
                <w:top w:val="none" w:sz="0" w:space="0" w:color="auto"/>
                <w:left w:val="none" w:sz="0" w:space="0" w:color="auto"/>
                <w:bottom w:val="none" w:sz="0" w:space="0" w:color="auto"/>
                <w:right w:val="none" w:sz="0" w:space="0" w:color="auto"/>
              </w:divBdr>
            </w:div>
            <w:div w:id="887301060">
              <w:marLeft w:val="0"/>
              <w:marRight w:val="0"/>
              <w:marTop w:val="0"/>
              <w:marBottom w:val="0"/>
              <w:divBdr>
                <w:top w:val="none" w:sz="0" w:space="0" w:color="auto"/>
                <w:left w:val="none" w:sz="0" w:space="0" w:color="auto"/>
                <w:bottom w:val="none" w:sz="0" w:space="0" w:color="auto"/>
                <w:right w:val="none" w:sz="0" w:space="0" w:color="auto"/>
              </w:divBdr>
            </w:div>
            <w:div w:id="847060185">
              <w:marLeft w:val="0"/>
              <w:marRight w:val="0"/>
              <w:marTop w:val="0"/>
              <w:marBottom w:val="0"/>
              <w:divBdr>
                <w:top w:val="none" w:sz="0" w:space="0" w:color="auto"/>
                <w:left w:val="none" w:sz="0" w:space="0" w:color="auto"/>
                <w:bottom w:val="none" w:sz="0" w:space="0" w:color="auto"/>
                <w:right w:val="none" w:sz="0" w:space="0" w:color="auto"/>
              </w:divBdr>
            </w:div>
            <w:div w:id="981008983">
              <w:marLeft w:val="0"/>
              <w:marRight w:val="0"/>
              <w:marTop w:val="0"/>
              <w:marBottom w:val="0"/>
              <w:divBdr>
                <w:top w:val="none" w:sz="0" w:space="0" w:color="auto"/>
                <w:left w:val="none" w:sz="0" w:space="0" w:color="auto"/>
                <w:bottom w:val="none" w:sz="0" w:space="0" w:color="auto"/>
                <w:right w:val="none" w:sz="0" w:space="0" w:color="auto"/>
              </w:divBdr>
            </w:div>
            <w:div w:id="1227373654">
              <w:marLeft w:val="0"/>
              <w:marRight w:val="0"/>
              <w:marTop w:val="0"/>
              <w:marBottom w:val="0"/>
              <w:divBdr>
                <w:top w:val="none" w:sz="0" w:space="0" w:color="auto"/>
                <w:left w:val="none" w:sz="0" w:space="0" w:color="auto"/>
                <w:bottom w:val="none" w:sz="0" w:space="0" w:color="auto"/>
                <w:right w:val="none" w:sz="0" w:space="0" w:color="auto"/>
              </w:divBdr>
            </w:div>
            <w:div w:id="1424885159">
              <w:marLeft w:val="0"/>
              <w:marRight w:val="0"/>
              <w:marTop w:val="0"/>
              <w:marBottom w:val="0"/>
              <w:divBdr>
                <w:top w:val="none" w:sz="0" w:space="0" w:color="auto"/>
                <w:left w:val="none" w:sz="0" w:space="0" w:color="auto"/>
                <w:bottom w:val="none" w:sz="0" w:space="0" w:color="auto"/>
                <w:right w:val="none" w:sz="0" w:space="0" w:color="auto"/>
              </w:divBdr>
            </w:div>
            <w:div w:id="1616906657">
              <w:marLeft w:val="0"/>
              <w:marRight w:val="0"/>
              <w:marTop w:val="0"/>
              <w:marBottom w:val="0"/>
              <w:divBdr>
                <w:top w:val="none" w:sz="0" w:space="0" w:color="auto"/>
                <w:left w:val="none" w:sz="0" w:space="0" w:color="auto"/>
                <w:bottom w:val="none" w:sz="0" w:space="0" w:color="auto"/>
                <w:right w:val="none" w:sz="0" w:space="0" w:color="auto"/>
              </w:divBdr>
            </w:div>
            <w:div w:id="1622764843">
              <w:marLeft w:val="0"/>
              <w:marRight w:val="0"/>
              <w:marTop w:val="0"/>
              <w:marBottom w:val="0"/>
              <w:divBdr>
                <w:top w:val="none" w:sz="0" w:space="0" w:color="auto"/>
                <w:left w:val="none" w:sz="0" w:space="0" w:color="auto"/>
                <w:bottom w:val="none" w:sz="0" w:space="0" w:color="auto"/>
                <w:right w:val="none" w:sz="0" w:space="0" w:color="auto"/>
              </w:divBdr>
            </w:div>
            <w:div w:id="814951970">
              <w:marLeft w:val="0"/>
              <w:marRight w:val="0"/>
              <w:marTop w:val="0"/>
              <w:marBottom w:val="0"/>
              <w:divBdr>
                <w:top w:val="none" w:sz="0" w:space="0" w:color="auto"/>
                <w:left w:val="none" w:sz="0" w:space="0" w:color="auto"/>
                <w:bottom w:val="none" w:sz="0" w:space="0" w:color="auto"/>
                <w:right w:val="none" w:sz="0" w:space="0" w:color="auto"/>
              </w:divBdr>
            </w:div>
            <w:div w:id="1681354236">
              <w:marLeft w:val="0"/>
              <w:marRight w:val="0"/>
              <w:marTop w:val="0"/>
              <w:marBottom w:val="0"/>
              <w:divBdr>
                <w:top w:val="none" w:sz="0" w:space="0" w:color="auto"/>
                <w:left w:val="none" w:sz="0" w:space="0" w:color="auto"/>
                <w:bottom w:val="none" w:sz="0" w:space="0" w:color="auto"/>
                <w:right w:val="none" w:sz="0" w:space="0" w:color="auto"/>
              </w:divBdr>
            </w:div>
            <w:div w:id="301349770">
              <w:marLeft w:val="0"/>
              <w:marRight w:val="0"/>
              <w:marTop w:val="0"/>
              <w:marBottom w:val="0"/>
              <w:divBdr>
                <w:top w:val="none" w:sz="0" w:space="0" w:color="auto"/>
                <w:left w:val="none" w:sz="0" w:space="0" w:color="auto"/>
                <w:bottom w:val="none" w:sz="0" w:space="0" w:color="auto"/>
                <w:right w:val="none" w:sz="0" w:space="0" w:color="auto"/>
              </w:divBdr>
            </w:div>
            <w:div w:id="621379263">
              <w:marLeft w:val="0"/>
              <w:marRight w:val="0"/>
              <w:marTop w:val="0"/>
              <w:marBottom w:val="0"/>
              <w:divBdr>
                <w:top w:val="none" w:sz="0" w:space="0" w:color="auto"/>
                <w:left w:val="none" w:sz="0" w:space="0" w:color="auto"/>
                <w:bottom w:val="none" w:sz="0" w:space="0" w:color="auto"/>
                <w:right w:val="none" w:sz="0" w:space="0" w:color="auto"/>
              </w:divBdr>
            </w:div>
            <w:div w:id="279533207">
              <w:marLeft w:val="0"/>
              <w:marRight w:val="0"/>
              <w:marTop w:val="0"/>
              <w:marBottom w:val="0"/>
              <w:divBdr>
                <w:top w:val="none" w:sz="0" w:space="0" w:color="auto"/>
                <w:left w:val="none" w:sz="0" w:space="0" w:color="auto"/>
                <w:bottom w:val="none" w:sz="0" w:space="0" w:color="auto"/>
                <w:right w:val="none" w:sz="0" w:space="0" w:color="auto"/>
              </w:divBdr>
            </w:div>
            <w:div w:id="118498448">
              <w:marLeft w:val="0"/>
              <w:marRight w:val="0"/>
              <w:marTop w:val="0"/>
              <w:marBottom w:val="0"/>
              <w:divBdr>
                <w:top w:val="none" w:sz="0" w:space="0" w:color="auto"/>
                <w:left w:val="none" w:sz="0" w:space="0" w:color="auto"/>
                <w:bottom w:val="none" w:sz="0" w:space="0" w:color="auto"/>
                <w:right w:val="none" w:sz="0" w:space="0" w:color="auto"/>
              </w:divBdr>
            </w:div>
            <w:div w:id="111367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70048">
      <w:bodyDiv w:val="1"/>
      <w:marLeft w:val="0"/>
      <w:marRight w:val="0"/>
      <w:marTop w:val="0"/>
      <w:marBottom w:val="0"/>
      <w:divBdr>
        <w:top w:val="none" w:sz="0" w:space="0" w:color="auto"/>
        <w:left w:val="none" w:sz="0" w:space="0" w:color="auto"/>
        <w:bottom w:val="none" w:sz="0" w:space="0" w:color="auto"/>
        <w:right w:val="none" w:sz="0" w:space="0" w:color="auto"/>
      </w:divBdr>
      <w:divsChild>
        <w:div w:id="1517886667">
          <w:marLeft w:val="0"/>
          <w:marRight w:val="0"/>
          <w:marTop w:val="0"/>
          <w:marBottom w:val="0"/>
          <w:divBdr>
            <w:top w:val="none" w:sz="0" w:space="0" w:color="auto"/>
            <w:left w:val="none" w:sz="0" w:space="0" w:color="auto"/>
            <w:bottom w:val="none" w:sz="0" w:space="0" w:color="auto"/>
            <w:right w:val="none" w:sz="0" w:space="0" w:color="auto"/>
          </w:divBdr>
          <w:divsChild>
            <w:div w:id="2415253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9878487">
                  <w:marLeft w:val="0"/>
                  <w:marRight w:val="0"/>
                  <w:marTop w:val="0"/>
                  <w:marBottom w:val="0"/>
                  <w:divBdr>
                    <w:top w:val="none" w:sz="0" w:space="0" w:color="auto"/>
                    <w:left w:val="none" w:sz="0" w:space="0" w:color="auto"/>
                    <w:bottom w:val="none" w:sz="0" w:space="0" w:color="auto"/>
                    <w:right w:val="none" w:sz="0" w:space="0" w:color="auto"/>
                  </w:divBdr>
                </w:div>
                <w:div w:id="10376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221325">
      <w:bodyDiv w:val="1"/>
      <w:marLeft w:val="0"/>
      <w:marRight w:val="0"/>
      <w:marTop w:val="0"/>
      <w:marBottom w:val="0"/>
      <w:divBdr>
        <w:top w:val="none" w:sz="0" w:space="0" w:color="auto"/>
        <w:left w:val="none" w:sz="0" w:space="0" w:color="auto"/>
        <w:bottom w:val="none" w:sz="0" w:space="0" w:color="auto"/>
        <w:right w:val="none" w:sz="0" w:space="0" w:color="auto"/>
      </w:divBdr>
    </w:div>
    <w:div w:id="735855696">
      <w:bodyDiv w:val="1"/>
      <w:marLeft w:val="0"/>
      <w:marRight w:val="0"/>
      <w:marTop w:val="0"/>
      <w:marBottom w:val="0"/>
      <w:divBdr>
        <w:top w:val="none" w:sz="0" w:space="0" w:color="auto"/>
        <w:left w:val="none" w:sz="0" w:space="0" w:color="auto"/>
        <w:bottom w:val="none" w:sz="0" w:space="0" w:color="auto"/>
        <w:right w:val="none" w:sz="0" w:space="0" w:color="auto"/>
      </w:divBdr>
      <w:divsChild>
        <w:div w:id="1381594318">
          <w:marLeft w:val="0"/>
          <w:marRight w:val="0"/>
          <w:marTop w:val="0"/>
          <w:marBottom w:val="0"/>
          <w:divBdr>
            <w:top w:val="none" w:sz="0" w:space="0" w:color="auto"/>
            <w:left w:val="none" w:sz="0" w:space="0" w:color="auto"/>
            <w:bottom w:val="none" w:sz="0" w:space="0" w:color="auto"/>
            <w:right w:val="none" w:sz="0" w:space="0" w:color="auto"/>
          </w:divBdr>
          <w:divsChild>
            <w:div w:id="15011194">
              <w:marLeft w:val="0"/>
              <w:marRight w:val="0"/>
              <w:marTop w:val="0"/>
              <w:marBottom w:val="0"/>
              <w:divBdr>
                <w:top w:val="none" w:sz="0" w:space="0" w:color="auto"/>
                <w:left w:val="none" w:sz="0" w:space="0" w:color="auto"/>
                <w:bottom w:val="none" w:sz="0" w:space="0" w:color="auto"/>
                <w:right w:val="none" w:sz="0" w:space="0" w:color="auto"/>
              </w:divBdr>
            </w:div>
            <w:div w:id="19550490">
              <w:marLeft w:val="0"/>
              <w:marRight w:val="0"/>
              <w:marTop w:val="0"/>
              <w:marBottom w:val="0"/>
              <w:divBdr>
                <w:top w:val="none" w:sz="0" w:space="0" w:color="auto"/>
                <w:left w:val="none" w:sz="0" w:space="0" w:color="auto"/>
                <w:bottom w:val="none" w:sz="0" w:space="0" w:color="auto"/>
                <w:right w:val="none" w:sz="0" w:space="0" w:color="auto"/>
              </w:divBdr>
            </w:div>
            <w:div w:id="26879998">
              <w:marLeft w:val="0"/>
              <w:marRight w:val="0"/>
              <w:marTop w:val="0"/>
              <w:marBottom w:val="0"/>
              <w:divBdr>
                <w:top w:val="none" w:sz="0" w:space="0" w:color="auto"/>
                <w:left w:val="none" w:sz="0" w:space="0" w:color="auto"/>
                <w:bottom w:val="none" w:sz="0" w:space="0" w:color="auto"/>
                <w:right w:val="none" w:sz="0" w:space="0" w:color="auto"/>
              </w:divBdr>
            </w:div>
            <w:div w:id="53242567">
              <w:marLeft w:val="0"/>
              <w:marRight w:val="0"/>
              <w:marTop w:val="0"/>
              <w:marBottom w:val="0"/>
              <w:divBdr>
                <w:top w:val="none" w:sz="0" w:space="0" w:color="auto"/>
                <w:left w:val="none" w:sz="0" w:space="0" w:color="auto"/>
                <w:bottom w:val="none" w:sz="0" w:space="0" w:color="auto"/>
                <w:right w:val="none" w:sz="0" w:space="0" w:color="auto"/>
              </w:divBdr>
            </w:div>
            <w:div w:id="54933856">
              <w:marLeft w:val="0"/>
              <w:marRight w:val="0"/>
              <w:marTop w:val="0"/>
              <w:marBottom w:val="0"/>
              <w:divBdr>
                <w:top w:val="none" w:sz="0" w:space="0" w:color="auto"/>
                <w:left w:val="none" w:sz="0" w:space="0" w:color="auto"/>
                <w:bottom w:val="none" w:sz="0" w:space="0" w:color="auto"/>
                <w:right w:val="none" w:sz="0" w:space="0" w:color="auto"/>
              </w:divBdr>
            </w:div>
            <w:div w:id="61560748">
              <w:marLeft w:val="0"/>
              <w:marRight w:val="0"/>
              <w:marTop w:val="0"/>
              <w:marBottom w:val="0"/>
              <w:divBdr>
                <w:top w:val="none" w:sz="0" w:space="0" w:color="auto"/>
                <w:left w:val="none" w:sz="0" w:space="0" w:color="auto"/>
                <w:bottom w:val="none" w:sz="0" w:space="0" w:color="auto"/>
                <w:right w:val="none" w:sz="0" w:space="0" w:color="auto"/>
              </w:divBdr>
            </w:div>
            <w:div w:id="70078750">
              <w:marLeft w:val="0"/>
              <w:marRight w:val="0"/>
              <w:marTop w:val="0"/>
              <w:marBottom w:val="0"/>
              <w:divBdr>
                <w:top w:val="none" w:sz="0" w:space="0" w:color="auto"/>
                <w:left w:val="none" w:sz="0" w:space="0" w:color="auto"/>
                <w:bottom w:val="none" w:sz="0" w:space="0" w:color="auto"/>
                <w:right w:val="none" w:sz="0" w:space="0" w:color="auto"/>
              </w:divBdr>
            </w:div>
            <w:div w:id="71440464">
              <w:marLeft w:val="0"/>
              <w:marRight w:val="0"/>
              <w:marTop w:val="0"/>
              <w:marBottom w:val="0"/>
              <w:divBdr>
                <w:top w:val="none" w:sz="0" w:space="0" w:color="auto"/>
                <w:left w:val="none" w:sz="0" w:space="0" w:color="auto"/>
                <w:bottom w:val="none" w:sz="0" w:space="0" w:color="auto"/>
                <w:right w:val="none" w:sz="0" w:space="0" w:color="auto"/>
              </w:divBdr>
            </w:div>
            <w:div w:id="80444761">
              <w:marLeft w:val="0"/>
              <w:marRight w:val="0"/>
              <w:marTop w:val="0"/>
              <w:marBottom w:val="0"/>
              <w:divBdr>
                <w:top w:val="none" w:sz="0" w:space="0" w:color="auto"/>
                <w:left w:val="none" w:sz="0" w:space="0" w:color="auto"/>
                <w:bottom w:val="none" w:sz="0" w:space="0" w:color="auto"/>
                <w:right w:val="none" w:sz="0" w:space="0" w:color="auto"/>
              </w:divBdr>
            </w:div>
            <w:div w:id="89132207">
              <w:marLeft w:val="0"/>
              <w:marRight w:val="0"/>
              <w:marTop w:val="0"/>
              <w:marBottom w:val="0"/>
              <w:divBdr>
                <w:top w:val="none" w:sz="0" w:space="0" w:color="auto"/>
                <w:left w:val="none" w:sz="0" w:space="0" w:color="auto"/>
                <w:bottom w:val="none" w:sz="0" w:space="0" w:color="auto"/>
                <w:right w:val="none" w:sz="0" w:space="0" w:color="auto"/>
              </w:divBdr>
            </w:div>
            <w:div w:id="107358740">
              <w:marLeft w:val="0"/>
              <w:marRight w:val="0"/>
              <w:marTop w:val="0"/>
              <w:marBottom w:val="0"/>
              <w:divBdr>
                <w:top w:val="none" w:sz="0" w:space="0" w:color="auto"/>
                <w:left w:val="none" w:sz="0" w:space="0" w:color="auto"/>
                <w:bottom w:val="none" w:sz="0" w:space="0" w:color="auto"/>
                <w:right w:val="none" w:sz="0" w:space="0" w:color="auto"/>
              </w:divBdr>
            </w:div>
            <w:div w:id="108745883">
              <w:marLeft w:val="0"/>
              <w:marRight w:val="0"/>
              <w:marTop w:val="0"/>
              <w:marBottom w:val="0"/>
              <w:divBdr>
                <w:top w:val="none" w:sz="0" w:space="0" w:color="auto"/>
                <w:left w:val="none" w:sz="0" w:space="0" w:color="auto"/>
                <w:bottom w:val="none" w:sz="0" w:space="0" w:color="auto"/>
                <w:right w:val="none" w:sz="0" w:space="0" w:color="auto"/>
              </w:divBdr>
            </w:div>
            <w:div w:id="114713852">
              <w:marLeft w:val="0"/>
              <w:marRight w:val="0"/>
              <w:marTop w:val="0"/>
              <w:marBottom w:val="0"/>
              <w:divBdr>
                <w:top w:val="none" w:sz="0" w:space="0" w:color="auto"/>
                <w:left w:val="none" w:sz="0" w:space="0" w:color="auto"/>
                <w:bottom w:val="none" w:sz="0" w:space="0" w:color="auto"/>
                <w:right w:val="none" w:sz="0" w:space="0" w:color="auto"/>
              </w:divBdr>
            </w:div>
            <w:div w:id="130640956">
              <w:marLeft w:val="0"/>
              <w:marRight w:val="0"/>
              <w:marTop w:val="0"/>
              <w:marBottom w:val="0"/>
              <w:divBdr>
                <w:top w:val="none" w:sz="0" w:space="0" w:color="auto"/>
                <w:left w:val="none" w:sz="0" w:space="0" w:color="auto"/>
                <w:bottom w:val="none" w:sz="0" w:space="0" w:color="auto"/>
                <w:right w:val="none" w:sz="0" w:space="0" w:color="auto"/>
              </w:divBdr>
            </w:div>
            <w:div w:id="131871823">
              <w:marLeft w:val="0"/>
              <w:marRight w:val="0"/>
              <w:marTop w:val="0"/>
              <w:marBottom w:val="0"/>
              <w:divBdr>
                <w:top w:val="none" w:sz="0" w:space="0" w:color="auto"/>
                <w:left w:val="none" w:sz="0" w:space="0" w:color="auto"/>
                <w:bottom w:val="none" w:sz="0" w:space="0" w:color="auto"/>
                <w:right w:val="none" w:sz="0" w:space="0" w:color="auto"/>
              </w:divBdr>
            </w:div>
            <w:div w:id="153033720">
              <w:marLeft w:val="0"/>
              <w:marRight w:val="0"/>
              <w:marTop w:val="0"/>
              <w:marBottom w:val="0"/>
              <w:divBdr>
                <w:top w:val="none" w:sz="0" w:space="0" w:color="auto"/>
                <w:left w:val="none" w:sz="0" w:space="0" w:color="auto"/>
                <w:bottom w:val="none" w:sz="0" w:space="0" w:color="auto"/>
                <w:right w:val="none" w:sz="0" w:space="0" w:color="auto"/>
              </w:divBdr>
            </w:div>
            <w:div w:id="155998181">
              <w:marLeft w:val="0"/>
              <w:marRight w:val="0"/>
              <w:marTop w:val="0"/>
              <w:marBottom w:val="0"/>
              <w:divBdr>
                <w:top w:val="none" w:sz="0" w:space="0" w:color="auto"/>
                <w:left w:val="none" w:sz="0" w:space="0" w:color="auto"/>
                <w:bottom w:val="none" w:sz="0" w:space="0" w:color="auto"/>
                <w:right w:val="none" w:sz="0" w:space="0" w:color="auto"/>
              </w:divBdr>
            </w:div>
            <w:div w:id="172502450">
              <w:marLeft w:val="0"/>
              <w:marRight w:val="0"/>
              <w:marTop w:val="0"/>
              <w:marBottom w:val="0"/>
              <w:divBdr>
                <w:top w:val="none" w:sz="0" w:space="0" w:color="auto"/>
                <w:left w:val="none" w:sz="0" w:space="0" w:color="auto"/>
                <w:bottom w:val="none" w:sz="0" w:space="0" w:color="auto"/>
                <w:right w:val="none" w:sz="0" w:space="0" w:color="auto"/>
              </w:divBdr>
            </w:div>
            <w:div w:id="174729364">
              <w:marLeft w:val="0"/>
              <w:marRight w:val="0"/>
              <w:marTop w:val="0"/>
              <w:marBottom w:val="0"/>
              <w:divBdr>
                <w:top w:val="none" w:sz="0" w:space="0" w:color="auto"/>
                <w:left w:val="none" w:sz="0" w:space="0" w:color="auto"/>
                <w:bottom w:val="none" w:sz="0" w:space="0" w:color="auto"/>
                <w:right w:val="none" w:sz="0" w:space="0" w:color="auto"/>
              </w:divBdr>
            </w:div>
            <w:div w:id="175971219">
              <w:marLeft w:val="0"/>
              <w:marRight w:val="0"/>
              <w:marTop w:val="0"/>
              <w:marBottom w:val="0"/>
              <w:divBdr>
                <w:top w:val="none" w:sz="0" w:space="0" w:color="auto"/>
                <w:left w:val="none" w:sz="0" w:space="0" w:color="auto"/>
                <w:bottom w:val="none" w:sz="0" w:space="0" w:color="auto"/>
                <w:right w:val="none" w:sz="0" w:space="0" w:color="auto"/>
              </w:divBdr>
            </w:div>
            <w:div w:id="177088632">
              <w:marLeft w:val="0"/>
              <w:marRight w:val="0"/>
              <w:marTop w:val="0"/>
              <w:marBottom w:val="0"/>
              <w:divBdr>
                <w:top w:val="none" w:sz="0" w:space="0" w:color="auto"/>
                <w:left w:val="none" w:sz="0" w:space="0" w:color="auto"/>
                <w:bottom w:val="none" w:sz="0" w:space="0" w:color="auto"/>
                <w:right w:val="none" w:sz="0" w:space="0" w:color="auto"/>
              </w:divBdr>
            </w:div>
            <w:div w:id="218787119">
              <w:marLeft w:val="0"/>
              <w:marRight w:val="0"/>
              <w:marTop w:val="0"/>
              <w:marBottom w:val="0"/>
              <w:divBdr>
                <w:top w:val="none" w:sz="0" w:space="0" w:color="auto"/>
                <w:left w:val="none" w:sz="0" w:space="0" w:color="auto"/>
                <w:bottom w:val="none" w:sz="0" w:space="0" w:color="auto"/>
                <w:right w:val="none" w:sz="0" w:space="0" w:color="auto"/>
              </w:divBdr>
            </w:div>
            <w:div w:id="225264605">
              <w:marLeft w:val="0"/>
              <w:marRight w:val="0"/>
              <w:marTop w:val="0"/>
              <w:marBottom w:val="0"/>
              <w:divBdr>
                <w:top w:val="none" w:sz="0" w:space="0" w:color="auto"/>
                <w:left w:val="none" w:sz="0" w:space="0" w:color="auto"/>
                <w:bottom w:val="none" w:sz="0" w:space="0" w:color="auto"/>
                <w:right w:val="none" w:sz="0" w:space="0" w:color="auto"/>
              </w:divBdr>
            </w:div>
            <w:div w:id="225266935">
              <w:marLeft w:val="0"/>
              <w:marRight w:val="0"/>
              <w:marTop w:val="0"/>
              <w:marBottom w:val="0"/>
              <w:divBdr>
                <w:top w:val="none" w:sz="0" w:space="0" w:color="auto"/>
                <w:left w:val="none" w:sz="0" w:space="0" w:color="auto"/>
                <w:bottom w:val="none" w:sz="0" w:space="0" w:color="auto"/>
                <w:right w:val="none" w:sz="0" w:space="0" w:color="auto"/>
              </w:divBdr>
            </w:div>
            <w:div w:id="235894286">
              <w:marLeft w:val="0"/>
              <w:marRight w:val="0"/>
              <w:marTop w:val="0"/>
              <w:marBottom w:val="0"/>
              <w:divBdr>
                <w:top w:val="none" w:sz="0" w:space="0" w:color="auto"/>
                <w:left w:val="none" w:sz="0" w:space="0" w:color="auto"/>
                <w:bottom w:val="none" w:sz="0" w:space="0" w:color="auto"/>
                <w:right w:val="none" w:sz="0" w:space="0" w:color="auto"/>
              </w:divBdr>
            </w:div>
            <w:div w:id="236524468">
              <w:marLeft w:val="0"/>
              <w:marRight w:val="0"/>
              <w:marTop w:val="0"/>
              <w:marBottom w:val="0"/>
              <w:divBdr>
                <w:top w:val="none" w:sz="0" w:space="0" w:color="auto"/>
                <w:left w:val="none" w:sz="0" w:space="0" w:color="auto"/>
                <w:bottom w:val="none" w:sz="0" w:space="0" w:color="auto"/>
                <w:right w:val="none" w:sz="0" w:space="0" w:color="auto"/>
              </w:divBdr>
            </w:div>
            <w:div w:id="237329003">
              <w:marLeft w:val="0"/>
              <w:marRight w:val="0"/>
              <w:marTop w:val="0"/>
              <w:marBottom w:val="0"/>
              <w:divBdr>
                <w:top w:val="none" w:sz="0" w:space="0" w:color="auto"/>
                <w:left w:val="none" w:sz="0" w:space="0" w:color="auto"/>
                <w:bottom w:val="none" w:sz="0" w:space="0" w:color="auto"/>
                <w:right w:val="none" w:sz="0" w:space="0" w:color="auto"/>
              </w:divBdr>
            </w:div>
            <w:div w:id="243342996">
              <w:marLeft w:val="0"/>
              <w:marRight w:val="0"/>
              <w:marTop w:val="0"/>
              <w:marBottom w:val="0"/>
              <w:divBdr>
                <w:top w:val="none" w:sz="0" w:space="0" w:color="auto"/>
                <w:left w:val="none" w:sz="0" w:space="0" w:color="auto"/>
                <w:bottom w:val="none" w:sz="0" w:space="0" w:color="auto"/>
                <w:right w:val="none" w:sz="0" w:space="0" w:color="auto"/>
              </w:divBdr>
            </w:div>
            <w:div w:id="255870100">
              <w:marLeft w:val="0"/>
              <w:marRight w:val="0"/>
              <w:marTop w:val="0"/>
              <w:marBottom w:val="0"/>
              <w:divBdr>
                <w:top w:val="none" w:sz="0" w:space="0" w:color="auto"/>
                <w:left w:val="none" w:sz="0" w:space="0" w:color="auto"/>
                <w:bottom w:val="none" w:sz="0" w:space="0" w:color="auto"/>
                <w:right w:val="none" w:sz="0" w:space="0" w:color="auto"/>
              </w:divBdr>
            </w:div>
            <w:div w:id="258805309">
              <w:marLeft w:val="0"/>
              <w:marRight w:val="0"/>
              <w:marTop w:val="0"/>
              <w:marBottom w:val="0"/>
              <w:divBdr>
                <w:top w:val="none" w:sz="0" w:space="0" w:color="auto"/>
                <w:left w:val="none" w:sz="0" w:space="0" w:color="auto"/>
                <w:bottom w:val="none" w:sz="0" w:space="0" w:color="auto"/>
                <w:right w:val="none" w:sz="0" w:space="0" w:color="auto"/>
              </w:divBdr>
            </w:div>
            <w:div w:id="260112561">
              <w:marLeft w:val="0"/>
              <w:marRight w:val="0"/>
              <w:marTop w:val="0"/>
              <w:marBottom w:val="0"/>
              <w:divBdr>
                <w:top w:val="none" w:sz="0" w:space="0" w:color="auto"/>
                <w:left w:val="none" w:sz="0" w:space="0" w:color="auto"/>
                <w:bottom w:val="none" w:sz="0" w:space="0" w:color="auto"/>
                <w:right w:val="none" w:sz="0" w:space="0" w:color="auto"/>
              </w:divBdr>
            </w:div>
            <w:div w:id="263224761">
              <w:marLeft w:val="0"/>
              <w:marRight w:val="0"/>
              <w:marTop w:val="0"/>
              <w:marBottom w:val="0"/>
              <w:divBdr>
                <w:top w:val="none" w:sz="0" w:space="0" w:color="auto"/>
                <w:left w:val="none" w:sz="0" w:space="0" w:color="auto"/>
                <w:bottom w:val="none" w:sz="0" w:space="0" w:color="auto"/>
                <w:right w:val="none" w:sz="0" w:space="0" w:color="auto"/>
              </w:divBdr>
            </w:div>
            <w:div w:id="272399834">
              <w:marLeft w:val="0"/>
              <w:marRight w:val="0"/>
              <w:marTop w:val="0"/>
              <w:marBottom w:val="0"/>
              <w:divBdr>
                <w:top w:val="none" w:sz="0" w:space="0" w:color="auto"/>
                <w:left w:val="none" w:sz="0" w:space="0" w:color="auto"/>
                <w:bottom w:val="none" w:sz="0" w:space="0" w:color="auto"/>
                <w:right w:val="none" w:sz="0" w:space="0" w:color="auto"/>
              </w:divBdr>
            </w:div>
            <w:div w:id="275255374">
              <w:marLeft w:val="0"/>
              <w:marRight w:val="0"/>
              <w:marTop w:val="0"/>
              <w:marBottom w:val="0"/>
              <w:divBdr>
                <w:top w:val="none" w:sz="0" w:space="0" w:color="auto"/>
                <w:left w:val="none" w:sz="0" w:space="0" w:color="auto"/>
                <w:bottom w:val="none" w:sz="0" w:space="0" w:color="auto"/>
                <w:right w:val="none" w:sz="0" w:space="0" w:color="auto"/>
              </w:divBdr>
            </w:div>
            <w:div w:id="275597229">
              <w:marLeft w:val="0"/>
              <w:marRight w:val="0"/>
              <w:marTop w:val="0"/>
              <w:marBottom w:val="0"/>
              <w:divBdr>
                <w:top w:val="none" w:sz="0" w:space="0" w:color="auto"/>
                <w:left w:val="none" w:sz="0" w:space="0" w:color="auto"/>
                <w:bottom w:val="none" w:sz="0" w:space="0" w:color="auto"/>
                <w:right w:val="none" w:sz="0" w:space="0" w:color="auto"/>
              </w:divBdr>
            </w:div>
            <w:div w:id="279187197">
              <w:marLeft w:val="0"/>
              <w:marRight w:val="0"/>
              <w:marTop w:val="0"/>
              <w:marBottom w:val="0"/>
              <w:divBdr>
                <w:top w:val="none" w:sz="0" w:space="0" w:color="auto"/>
                <w:left w:val="none" w:sz="0" w:space="0" w:color="auto"/>
                <w:bottom w:val="none" w:sz="0" w:space="0" w:color="auto"/>
                <w:right w:val="none" w:sz="0" w:space="0" w:color="auto"/>
              </w:divBdr>
            </w:div>
            <w:div w:id="298340586">
              <w:marLeft w:val="0"/>
              <w:marRight w:val="0"/>
              <w:marTop w:val="0"/>
              <w:marBottom w:val="0"/>
              <w:divBdr>
                <w:top w:val="none" w:sz="0" w:space="0" w:color="auto"/>
                <w:left w:val="none" w:sz="0" w:space="0" w:color="auto"/>
                <w:bottom w:val="none" w:sz="0" w:space="0" w:color="auto"/>
                <w:right w:val="none" w:sz="0" w:space="0" w:color="auto"/>
              </w:divBdr>
            </w:div>
            <w:div w:id="310016125">
              <w:marLeft w:val="0"/>
              <w:marRight w:val="0"/>
              <w:marTop w:val="0"/>
              <w:marBottom w:val="0"/>
              <w:divBdr>
                <w:top w:val="none" w:sz="0" w:space="0" w:color="auto"/>
                <w:left w:val="none" w:sz="0" w:space="0" w:color="auto"/>
                <w:bottom w:val="none" w:sz="0" w:space="0" w:color="auto"/>
                <w:right w:val="none" w:sz="0" w:space="0" w:color="auto"/>
              </w:divBdr>
            </w:div>
            <w:div w:id="312099766">
              <w:marLeft w:val="0"/>
              <w:marRight w:val="0"/>
              <w:marTop w:val="0"/>
              <w:marBottom w:val="0"/>
              <w:divBdr>
                <w:top w:val="none" w:sz="0" w:space="0" w:color="auto"/>
                <w:left w:val="none" w:sz="0" w:space="0" w:color="auto"/>
                <w:bottom w:val="none" w:sz="0" w:space="0" w:color="auto"/>
                <w:right w:val="none" w:sz="0" w:space="0" w:color="auto"/>
              </w:divBdr>
            </w:div>
            <w:div w:id="323314458">
              <w:marLeft w:val="0"/>
              <w:marRight w:val="0"/>
              <w:marTop w:val="0"/>
              <w:marBottom w:val="0"/>
              <w:divBdr>
                <w:top w:val="none" w:sz="0" w:space="0" w:color="auto"/>
                <w:left w:val="none" w:sz="0" w:space="0" w:color="auto"/>
                <w:bottom w:val="none" w:sz="0" w:space="0" w:color="auto"/>
                <w:right w:val="none" w:sz="0" w:space="0" w:color="auto"/>
              </w:divBdr>
            </w:div>
            <w:div w:id="333343690">
              <w:marLeft w:val="0"/>
              <w:marRight w:val="0"/>
              <w:marTop w:val="0"/>
              <w:marBottom w:val="0"/>
              <w:divBdr>
                <w:top w:val="none" w:sz="0" w:space="0" w:color="auto"/>
                <w:left w:val="none" w:sz="0" w:space="0" w:color="auto"/>
                <w:bottom w:val="none" w:sz="0" w:space="0" w:color="auto"/>
                <w:right w:val="none" w:sz="0" w:space="0" w:color="auto"/>
              </w:divBdr>
            </w:div>
            <w:div w:id="339046876">
              <w:marLeft w:val="0"/>
              <w:marRight w:val="0"/>
              <w:marTop w:val="0"/>
              <w:marBottom w:val="0"/>
              <w:divBdr>
                <w:top w:val="none" w:sz="0" w:space="0" w:color="auto"/>
                <w:left w:val="none" w:sz="0" w:space="0" w:color="auto"/>
                <w:bottom w:val="none" w:sz="0" w:space="0" w:color="auto"/>
                <w:right w:val="none" w:sz="0" w:space="0" w:color="auto"/>
              </w:divBdr>
            </w:div>
            <w:div w:id="339476706">
              <w:marLeft w:val="0"/>
              <w:marRight w:val="0"/>
              <w:marTop w:val="0"/>
              <w:marBottom w:val="0"/>
              <w:divBdr>
                <w:top w:val="none" w:sz="0" w:space="0" w:color="auto"/>
                <w:left w:val="none" w:sz="0" w:space="0" w:color="auto"/>
                <w:bottom w:val="none" w:sz="0" w:space="0" w:color="auto"/>
                <w:right w:val="none" w:sz="0" w:space="0" w:color="auto"/>
              </w:divBdr>
            </w:div>
            <w:div w:id="340089443">
              <w:marLeft w:val="0"/>
              <w:marRight w:val="0"/>
              <w:marTop w:val="0"/>
              <w:marBottom w:val="0"/>
              <w:divBdr>
                <w:top w:val="none" w:sz="0" w:space="0" w:color="auto"/>
                <w:left w:val="none" w:sz="0" w:space="0" w:color="auto"/>
                <w:bottom w:val="none" w:sz="0" w:space="0" w:color="auto"/>
                <w:right w:val="none" w:sz="0" w:space="0" w:color="auto"/>
              </w:divBdr>
            </w:div>
            <w:div w:id="351106487">
              <w:marLeft w:val="0"/>
              <w:marRight w:val="0"/>
              <w:marTop w:val="0"/>
              <w:marBottom w:val="0"/>
              <w:divBdr>
                <w:top w:val="none" w:sz="0" w:space="0" w:color="auto"/>
                <w:left w:val="none" w:sz="0" w:space="0" w:color="auto"/>
                <w:bottom w:val="none" w:sz="0" w:space="0" w:color="auto"/>
                <w:right w:val="none" w:sz="0" w:space="0" w:color="auto"/>
              </w:divBdr>
            </w:div>
            <w:div w:id="369185265">
              <w:marLeft w:val="0"/>
              <w:marRight w:val="0"/>
              <w:marTop w:val="0"/>
              <w:marBottom w:val="0"/>
              <w:divBdr>
                <w:top w:val="none" w:sz="0" w:space="0" w:color="auto"/>
                <w:left w:val="none" w:sz="0" w:space="0" w:color="auto"/>
                <w:bottom w:val="none" w:sz="0" w:space="0" w:color="auto"/>
                <w:right w:val="none" w:sz="0" w:space="0" w:color="auto"/>
              </w:divBdr>
            </w:div>
            <w:div w:id="372191807">
              <w:marLeft w:val="0"/>
              <w:marRight w:val="0"/>
              <w:marTop w:val="0"/>
              <w:marBottom w:val="0"/>
              <w:divBdr>
                <w:top w:val="none" w:sz="0" w:space="0" w:color="auto"/>
                <w:left w:val="none" w:sz="0" w:space="0" w:color="auto"/>
                <w:bottom w:val="none" w:sz="0" w:space="0" w:color="auto"/>
                <w:right w:val="none" w:sz="0" w:space="0" w:color="auto"/>
              </w:divBdr>
            </w:div>
            <w:div w:id="380981000">
              <w:marLeft w:val="0"/>
              <w:marRight w:val="0"/>
              <w:marTop w:val="0"/>
              <w:marBottom w:val="0"/>
              <w:divBdr>
                <w:top w:val="none" w:sz="0" w:space="0" w:color="auto"/>
                <w:left w:val="none" w:sz="0" w:space="0" w:color="auto"/>
                <w:bottom w:val="none" w:sz="0" w:space="0" w:color="auto"/>
                <w:right w:val="none" w:sz="0" w:space="0" w:color="auto"/>
              </w:divBdr>
            </w:div>
            <w:div w:id="381907801">
              <w:marLeft w:val="0"/>
              <w:marRight w:val="0"/>
              <w:marTop w:val="0"/>
              <w:marBottom w:val="0"/>
              <w:divBdr>
                <w:top w:val="none" w:sz="0" w:space="0" w:color="auto"/>
                <w:left w:val="none" w:sz="0" w:space="0" w:color="auto"/>
                <w:bottom w:val="none" w:sz="0" w:space="0" w:color="auto"/>
                <w:right w:val="none" w:sz="0" w:space="0" w:color="auto"/>
              </w:divBdr>
            </w:div>
            <w:div w:id="398596033">
              <w:marLeft w:val="0"/>
              <w:marRight w:val="0"/>
              <w:marTop w:val="0"/>
              <w:marBottom w:val="0"/>
              <w:divBdr>
                <w:top w:val="none" w:sz="0" w:space="0" w:color="auto"/>
                <w:left w:val="none" w:sz="0" w:space="0" w:color="auto"/>
                <w:bottom w:val="none" w:sz="0" w:space="0" w:color="auto"/>
                <w:right w:val="none" w:sz="0" w:space="0" w:color="auto"/>
              </w:divBdr>
            </w:div>
            <w:div w:id="417599287">
              <w:marLeft w:val="0"/>
              <w:marRight w:val="0"/>
              <w:marTop w:val="0"/>
              <w:marBottom w:val="0"/>
              <w:divBdr>
                <w:top w:val="none" w:sz="0" w:space="0" w:color="auto"/>
                <w:left w:val="none" w:sz="0" w:space="0" w:color="auto"/>
                <w:bottom w:val="none" w:sz="0" w:space="0" w:color="auto"/>
                <w:right w:val="none" w:sz="0" w:space="0" w:color="auto"/>
              </w:divBdr>
            </w:div>
            <w:div w:id="426732347">
              <w:marLeft w:val="0"/>
              <w:marRight w:val="0"/>
              <w:marTop w:val="0"/>
              <w:marBottom w:val="0"/>
              <w:divBdr>
                <w:top w:val="none" w:sz="0" w:space="0" w:color="auto"/>
                <w:left w:val="none" w:sz="0" w:space="0" w:color="auto"/>
                <w:bottom w:val="none" w:sz="0" w:space="0" w:color="auto"/>
                <w:right w:val="none" w:sz="0" w:space="0" w:color="auto"/>
              </w:divBdr>
            </w:div>
            <w:div w:id="429161437">
              <w:marLeft w:val="0"/>
              <w:marRight w:val="0"/>
              <w:marTop w:val="0"/>
              <w:marBottom w:val="0"/>
              <w:divBdr>
                <w:top w:val="none" w:sz="0" w:space="0" w:color="auto"/>
                <w:left w:val="none" w:sz="0" w:space="0" w:color="auto"/>
                <w:bottom w:val="none" w:sz="0" w:space="0" w:color="auto"/>
                <w:right w:val="none" w:sz="0" w:space="0" w:color="auto"/>
              </w:divBdr>
            </w:div>
            <w:div w:id="431823594">
              <w:marLeft w:val="0"/>
              <w:marRight w:val="0"/>
              <w:marTop w:val="0"/>
              <w:marBottom w:val="0"/>
              <w:divBdr>
                <w:top w:val="none" w:sz="0" w:space="0" w:color="auto"/>
                <w:left w:val="none" w:sz="0" w:space="0" w:color="auto"/>
                <w:bottom w:val="none" w:sz="0" w:space="0" w:color="auto"/>
                <w:right w:val="none" w:sz="0" w:space="0" w:color="auto"/>
              </w:divBdr>
            </w:div>
            <w:div w:id="453447099">
              <w:marLeft w:val="0"/>
              <w:marRight w:val="0"/>
              <w:marTop w:val="0"/>
              <w:marBottom w:val="0"/>
              <w:divBdr>
                <w:top w:val="none" w:sz="0" w:space="0" w:color="auto"/>
                <w:left w:val="none" w:sz="0" w:space="0" w:color="auto"/>
                <w:bottom w:val="none" w:sz="0" w:space="0" w:color="auto"/>
                <w:right w:val="none" w:sz="0" w:space="0" w:color="auto"/>
              </w:divBdr>
            </w:div>
            <w:div w:id="457066977">
              <w:marLeft w:val="0"/>
              <w:marRight w:val="0"/>
              <w:marTop w:val="0"/>
              <w:marBottom w:val="0"/>
              <w:divBdr>
                <w:top w:val="none" w:sz="0" w:space="0" w:color="auto"/>
                <w:left w:val="none" w:sz="0" w:space="0" w:color="auto"/>
                <w:bottom w:val="none" w:sz="0" w:space="0" w:color="auto"/>
                <w:right w:val="none" w:sz="0" w:space="0" w:color="auto"/>
              </w:divBdr>
            </w:div>
            <w:div w:id="457719008">
              <w:marLeft w:val="0"/>
              <w:marRight w:val="0"/>
              <w:marTop w:val="0"/>
              <w:marBottom w:val="0"/>
              <w:divBdr>
                <w:top w:val="none" w:sz="0" w:space="0" w:color="auto"/>
                <w:left w:val="none" w:sz="0" w:space="0" w:color="auto"/>
                <w:bottom w:val="none" w:sz="0" w:space="0" w:color="auto"/>
                <w:right w:val="none" w:sz="0" w:space="0" w:color="auto"/>
              </w:divBdr>
            </w:div>
            <w:div w:id="462041094">
              <w:marLeft w:val="0"/>
              <w:marRight w:val="0"/>
              <w:marTop w:val="0"/>
              <w:marBottom w:val="0"/>
              <w:divBdr>
                <w:top w:val="none" w:sz="0" w:space="0" w:color="auto"/>
                <w:left w:val="none" w:sz="0" w:space="0" w:color="auto"/>
                <w:bottom w:val="none" w:sz="0" w:space="0" w:color="auto"/>
                <w:right w:val="none" w:sz="0" w:space="0" w:color="auto"/>
              </w:divBdr>
            </w:div>
            <w:div w:id="475294249">
              <w:marLeft w:val="0"/>
              <w:marRight w:val="0"/>
              <w:marTop w:val="0"/>
              <w:marBottom w:val="0"/>
              <w:divBdr>
                <w:top w:val="none" w:sz="0" w:space="0" w:color="auto"/>
                <w:left w:val="none" w:sz="0" w:space="0" w:color="auto"/>
                <w:bottom w:val="none" w:sz="0" w:space="0" w:color="auto"/>
                <w:right w:val="none" w:sz="0" w:space="0" w:color="auto"/>
              </w:divBdr>
            </w:div>
            <w:div w:id="497811772">
              <w:marLeft w:val="0"/>
              <w:marRight w:val="0"/>
              <w:marTop w:val="0"/>
              <w:marBottom w:val="0"/>
              <w:divBdr>
                <w:top w:val="none" w:sz="0" w:space="0" w:color="auto"/>
                <w:left w:val="none" w:sz="0" w:space="0" w:color="auto"/>
                <w:bottom w:val="none" w:sz="0" w:space="0" w:color="auto"/>
                <w:right w:val="none" w:sz="0" w:space="0" w:color="auto"/>
              </w:divBdr>
            </w:div>
            <w:div w:id="542517355">
              <w:marLeft w:val="0"/>
              <w:marRight w:val="0"/>
              <w:marTop w:val="0"/>
              <w:marBottom w:val="0"/>
              <w:divBdr>
                <w:top w:val="none" w:sz="0" w:space="0" w:color="auto"/>
                <w:left w:val="none" w:sz="0" w:space="0" w:color="auto"/>
                <w:bottom w:val="none" w:sz="0" w:space="0" w:color="auto"/>
                <w:right w:val="none" w:sz="0" w:space="0" w:color="auto"/>
              </w:divBdr>
            </w:div>
            <w:div w:id="543367777">
              <w:marLeft w:val="0"/>
              <w:marRight w:val="0"/>
              <w:marTop w:val="0"/>
              <w:marBottom w:val="0"/>
              <w:divBdr>
                <w:top w:val="none" w:sz="0" w:space="0" w:color="auto"/>
                <w:left w:val="none" w:sz="0" w:space="0" w:color="auto"/>
                <w:bottom w:val="none" w:sz="0" w:space="0" w:color="auto"/>
                <w:right w:val="none" w:sz="0" w:space="0" w:color="auto"/>
              </w:divBdr>
            </w:div>
            <w:div w:id="557980638">
              <w:marLeft w:val="0"/>
              <w:marRight w:val="0"/>
              <w:marTop w:val="0"/>
              <w:marBottom w:val="0"/>
              <w:divBdr>
                <w:top w:val="none" w:sz="0" w:space="0" w:color="auto"/>
                <w:left w:val="none" w:sz="0" w:space="0" w:color="auto"/>
                <w:bottom w:val="none" w:sz="0" w:space="0" w:color="auto"/>
                <w:right w:val="none" w:sz="0" w:space="0" w:color="auto"/>
              </w:divBdr>
            </w:div>
            <w:div w:id="562639873">
              <w:marLeft w:val="0"/>
              <w:marRight w:val="0"/>
              <w:marTop w:val="0"/>
              <w:marBottom w:val="0"/>
              <w:divBdr>
                <w:top w:val="none" w:sz="0" w:space="0" w:color="auto"/>
                <w:left w:val="none" w:sz="0" w:space="0" w:color="auto"/>
                <w:bottom w:val="none" w:sz="0" w:space="0" w:color="auto"/>
                <w:right w:val="none" w:sz="0" w:space="0" w:color="auto"/>
              </w:divBdr>
            </w:div>
            <w:div w:id="580411521">
              <w:marLeft w:val="0"/>
              <w:marRight w:val="0"/>
              <w:marTop w:val="0"/>
              <w:marBottom w:val="0"/>
              <w:divBdr>
                <w:top w:val="none" w:sz="0" w:space="0" w:color="auto"/>
                <w:left w:val="none" w:sz="0" w:space="0" w:color="auto"/>
                <w:bottom w:val="none" w:sz="0" w:space="0" w:color="auto"/>
                <w:right w:val="none" w:sz="0" w:space="0" w:color="auto"/>
              </w:divBdr>
            </w:div>
            <w:div w:id="582564867">
              <w:marLeft w:val="0"/>
              <w:marRight w:val="0"/>
              <w:marTop w:val="0"/>
              <w:marBottom w:val="0"/>
              <w:divBdr>
                <w:top w:val="none" w:sz="0" w:space="0" w:color="auto"/>
                <w:left w:val="none" w:sz="0" w:space="0" w:color="auto"/>
                <w:bottom w:val="none" w:sz="0" w:space="0" w:color="auto"/>
                <w:right w:val="none" w:sz="0" w:space="0" w:color="auto"/>
              </w:divBdr>
            </w:div>
            <w:div w:id="585841627">
              <w:marLeft w:val="0"/>
              <w:marRight w:val="0"/>
              <w:marTop w:val="0"/>
              <w:marBottom w:val="0"/>
              <w:divBdr>
                <w:top w:val="none" w:sz="0" w:space="0" w:color="auto"/>
                <w:left w:val="none" w:sz="0" w:space="0" w:color="auto"/>
                <w:bottom w:val="none" w:sz="0" w:space="0" w:color="auto"/>
                <w:right w:val="none" w:sz="0" w:space="0" w:color="auto"/>
              </w:divBdr>
            </w:div>
            <w:div w:id="591815153">
              <w:marLeft w:val="0"/>
              <w:marRight w:val="0"/>
              <w:marTop w:val="0"/>
              <w:marBottom w:val="0"/>
              <w:divBdr>
                <w:top w:val="none" w:sz="0" w:space="0" w:color="auto"/>
                <w:left w:val="none" w:sz="0" w:space="0" w:color="auto"/>
                <w:bottom w:val="none" w:sz="0" w:space="0" w:color="auto"/>
                <w:right w:val="none" w:sz="0" w:space="0" w:color="auto"/>
              </w:divBdr>
            </w:div>
            <w:div w:id="604919335">
              <w:marLeft w:val="0"/>
              <w:marRight w:val="0"/>
              <w:marTop w:val="0"/>
              <w:marBottom w:val="0"/>
              <w:divBdr>
                <w:top w:val="none" w:sz="0" w:space="0" w:color="auto"/>
                <w:left w:val="none" w:sz="0" w:space="0" w:color="auto"/>
                <w:bottom w:val="none" w:sz="0" w:space="0" w:color="auto"/>
                <w:right w:val="none" w:sz="0" w:space="0" w:color="auto"/>
              </w:divBdr>
            </w:div>
            <w:div w:id="614094495">
              <w:marLeft w:val="0"/>
              <w:marRight w:val="0"/>
              <w:marTop w:val="0"/>
              <w:marBottom w:val="0"/>
              <w:divBdr>
                <w:top w:val="none" w:sz="0" w:space="0" w:color="auto"/>
                <w:left w:val="none" w:sz="0" w:space="0" w:color="auto"/>
                <w:bottom w:val="none" w:sz="0" w:space="0" w:color="auto"/>
                <w:right w:val="none" w:sz="0" w:space="0" w:color="auto"/>
              </w:divBdr>
            </w:div>
            <w:div w:id="619141961">
              <w:marLeft w:val="0"/>
              <w:marRight w:val="0"/>
              <w:marTop w:val="0"/>
              <w:marBottom w:val="0"/>
              <w:divBdr>
                <w:top w:val="none" w:sz="0" w:space="0" w:color="auto"/>
                <w:left w:val="none" w:sz="0" w:space="0" w:color="auto"/>
                <w:bottom w:val="none" w:sz="0" w:space="0" w:color="auto"/>
                <w:right w:val="none" w:sz="0" w:space="0" w:color="auto"/>
              </w:divBdr>
            </w:div>
            <w:div w:id="622421844">
              <w:marLeft w:val="0"/>
              <w:marRight w:val="0"/>
              <w:marTop w:val="0"/>
              <w:marBottom w:val="0"/>
              <w:divBdr>
                <w:top w:val="none" w:sz="0" w:space="0" w:color="auto"/>
                <w:left w:val="none" w:sz="0" w:space="0" w:color="auto"/>
                <w:bottom w:val="none" w:sz="0" w:space="0" w:color="auto"/>
                <w:right w:val="none" w:sz="0" w:space="0" w:color="auto"/>
              </w:divBdr>
            </w:div>
            <w:div w:id="623194791">
              <w:marLeft w:val="0"/>
              <w:marRight w:val="0"/>
              <w:marTop w:val="0"/>
              <w:marBottom w:val="0"/>
              <w:divBdr>
                <w:top w:val="none" w:sz="0" w:space="0" w:color="auto"/>
                <w:left w:val="none" w:sz="0" w:space="0" w:color="auto"/>
                <w:bottom w:val="none" w:sz="0" w:space="0" w:color="auto"/>
                <w:right w:val="none" w:sz="0" w:space="0" w:color="auto"/>
              </w:divBdr>
            </w:div>
            <w:div w:id="634605522">
              <w:marLeft w:val="0"/>
              <w:marRight w:val="0"/>
              <w:marTop w:val="0"/>
              <w:marBottom w:val="0"/>
              <w:divBdr>
                <w:top w:val="none" w:sz="0" w:space="0" w:color="auto"/>
                <w:left w:val="none" w:sz="0" w:space="0" w:color="auto"/>
                <w:bottom w:val="none" w:sz="0" w:space="0" w:color="auto"/>
                <w:right w:val="none" w:sz="0" w:space="0" w:color="auto"/>
              </w:divBdr>
            </w:div>
            <w:div w:id="642081301">
              <w:marLeft w:val="0"/>
              <w:marRight w:val="0"/>
              <w:marTop w:val="0"/>
              <w:marBottom w:val="0"/>
              <w:divBdr>
                <w:top w:val="none" w:sz="0" w:space="0" w:color="auto"/>
                <w:left w:val="none" w:sz="0" w:space="0" w:color="auto"/>
                <w:bottom w:val="none" w:sz="0" w:space="0" w:color="auto"/>
                <w:right w:val="none" w:sz="0" w:space="0" w:color="auto"/>
              </w:divBdr>
            </w:div>
            <w:div w:id="643899086">
              <w:marLeft w:val="0"/>
              <w:marRight w:val="0"/>
              <w:marTop w:val="0"/>
              <w:marBottom w:val="0"/>
              <w:divBdr>
                <w:top w:val="none" w:sz="0" w:space="0" w:color="auto"/>
                <w:left w:val="none" w:sz="0" w:space="0" w:color="auto"/>
                <w:bottom w:val="none" w:sz="0" w:space="0" w:color="auto"/>
                <w:right w:val="none" w:sz="0" w:space="0" w:color="auto"/>
              </w:divBdr>
            </w:div>
            <w:div w:id="655257595">
              <w:marLeft w:val="0"/>
              <w:marRight w:val="0"/>
              <w:marTop w:val="0"/>
              <w:marBottom w:val="0"/>
              <w:divBdr>
                <w:top w:val="none" w:sz="0" w:space="0" w:color="auto"/>
                <w:left w:val="none" w:sz="0" w:space="0" w:color="auto"/>
                <w:bottom w:val="none" w:sz="0" w:space="0" w:color="auto"/>
                <w:right w:val="none" w:sz="0" w:space="0" w:color="auto"/>
              </w:divBdr>
            </w:div>
            <w:div w:id="655304078">
              <w:marLeft w:val="0"/>
              <w:marRight w:val="0"/>
              <w:marTop w:val="0"/>
              <w:marBottom w:val="0"/>
              <w:divBdr>
                <w:top w:val="none" w:sz="0" w:space="0" w:color="auto"/>
                <w:left w:val="none" w:sz="0" w:space="0" w:color="auto"/>
                <w:bottom w:val="none" w:sz="0" w:space="0" w:color="auto"/>
                <w:right w:val="none" w:sz="0" w:space="0" w:color="auto"/>
              </w:divBdr>
            </w:div>
            <w:div w:id="666129243">
              <w:marLeft w:val="0"/>
              <w:marRight w:val="0"/>
              <w:marTop w:val="0"/>
              <w:marBottom w:val="0"/>
              <w:divBdr>
                <w:top w:val="none" w:sz="0" w:space="0" w:color="auto"/>
                <w:left w:val="none" w:sz="0" w:space="0" w:color="auto"/>
                <w:bottom w:val="none" w:sz="0" w:space="0" w:color="auto"/>
                <w:right w:val="none" w:sz="0" w:space="0" w:color="auto"/>
              </w:divBdr>
            </w:div>
            <w:div w:id="680544823">
              <w:marLeft w:val="0"/>
              <w:marRight w:val="0"/>
              <w:marTop w:val="0"/>
              <w:marBottom w:val="0"/>
              <w:divBdr>
                <w:top w:val="none" w:sz="0" w:space="0" w:color="auto"/>
                <w:left w:val="none" w:sz="0" w:space="0" w:color="auto"/>
                <w:bottom w:val="none" w:sz="0" w:space="0" w:color="auto"/>
                <w:right w:val="none" w:sz="0" w:space="0" w:color="auto"/>
              </w:divBdr>
            </w:div>
            <w:div w:id="704017034">
              <w:marLeft w:val="0"/>
              <w:marRight w:val="0"/>
              <w:marTop w:val="0"/>
              <w:marBottom w:val="0"/>
              <w:divBdr>
                <w:top w:val="none" w:sz="0" w:space="0" w:color="auto"/>
                <w:left w:val="none" w:sz="0" w:space="0" w:color="auto"/>
                <w:bottom w:val="none" w:sz="0" w:space="0" w:color="auto"/>
                <w:right w:val="none" w:sz="0" w:space="0" w:color="auto"/>
              </w:divBdr>
            </w:div>
            <w:div w:id="706610708">
              <w:marLeft w:val="0"/>
              <w:marRight w:val="0"/>
              <w:marTop w:val="0"/>
              <w:marBottom w:val="0"/>
              <w:divBdr>
                <w:top w:val="none" w:sz="0" w:space="0" w:color="auto"/>
                <w:left w:val="none" w:sz="0" w:space="0" w:color="auto"/>
                <w:bottom w:val="none" w:sz="0" w:space="0" w:color="auto"/>
                <w:right w:val="none" w:sz="0" w:space="0" w:color="auto"/>
              </w:divBdr>
            </w:div>
            <w:div w:id="713890817">
              <w:marLeft w:val="0"/>
              <w:marRight w:val="0"/>
              <w:marTop w:val="0"/>
              <w:marBottom w:val="0"/>
              <w:divBdr>
                <w:top w:val="none" w:sz="0" w:space="0" w:color="auto"/>
                <w:left w:val="none" w:sz="0" w:space="0" w:color="auto"/>
                <w:bottom w:val="none" w:sz="0" w:space="0" w:color="auto"/>
                <w:right w:val="none" w:sz="0" w:space="0" w:color="auto"/>
              </w:divBdr>
            </w:div>
            <w:div w:id="726536277">
              <w:marLeft w:val="0"/>
              <w:marRight w:val="0"/>
              <w:marTop w:val="0"/>
              <w:marBottom w:val="0"/>
              <w:divBdr>
                <w:top w:val="none" w:sz="0" w:space="0" w:color="auto"/>
                <w:left w:val="none" w:sz="0" w:space="0" w:color="auto"/>
                <w:bottom w:val="none" w:sz="0" w:space="0" w:color="auto"/>
                <w:right w:val="none" w:sz="0" w:space="0" w:color="auto"/>
              </w:divBdr>
            </w:div>
            <w:div w:id="733235993">
              <w:marLeft w:val="0"/>
              <w:marRight w:val="0"/>
              <w:marTop w:val="0"/>
              <w:marBottom w:val="0"/>
              <w:divBdr>
                <w:top w:val="none" w:sz="0" w:space="0" w:color="auto"/>
                <w:left w:val="none" w:sz="0" w:space="0" w:color="auto"/>
                <w:bottom w:val="none" w:sz="0" w:space="0" w:color="auto"/>
                <w:right w:val="none" w:sz="0" w:space="0" w:color="auto"/>
              </w:divBdr>
            </w:div>
            <w:div w:id="734284238">
              <w:marLeft w:val="0"/>
              <w:marRight w:val="0"/>
              <w:marTop w:val="0"/>
              <w:marBottom w:val="0"/>
              <w:divBdr>
                <w:top w:val="none" w:sz="0" w:space="0" w:color="auto"/>
                <w:left w:val="none" w:sz="0" w:space="0" w:color="auto"/>
                <w:bottom w:val="none" w:sz="0" w:space="0" w:color="auto"/>
                <w:right w:val="none" w:sz="0" w:space="0" w:color="auto"/>
              </w:divBdr>
            </w:div>
            <w:div w:id="738332200">
              <w:marLeft w:val="0"/>
              <w:marRight w:val="0"/>
              <w:marTop w:val="0"/>
              <w:marBottom w:val="0"/>
              <w:divBdr>
                <w:top w:val="none" w:sz="0" w:space="0" w:color="auto"/>
                <w:left w:val="none" w:sz="0" w:space="0" w:color="auto"/>
                <w:bottom w:val="none" w:sz="0" w:space="0" w:color="auto"/>
                <w:right w:val="none" w:sz="0" w:space="0" w:color="auto"/>
              </w:divBdr>
            </w:div>
            <w:div w:id="753160981">
              <w:marLeft w:val="0"/>
              <w:marRight w:val="0"/>
              <w:marTop w:val="0"/>
              <w:marBottom w:val="0"/>
              <w:divBdr>
                <w:top w:val="none" w:sz="0" w:space="0" w:color="auto"/>
                <w:left w:val="none" w:sz="0" w:space="0" w:color="auto"/>
                <w:bottom w:val="none" w:sz="0" w:space="0" w:color="auto"/>
                <w:right w:val="none" w:sz="0" w:space="0" w:color="auto"/>
              </w:divBdr>
            </w:div>
            <w:div w:id="774442302">
              <w:marLeft w:val="0"/>
              <w:marRight w:val="0"/>
              <w:marTop w:val="0"/>
              <w:marBottom w:val="0"/>
              <w:divBdr>
                <w:top w:val="none" w:sz="0" w:space="0" w:color="auto"/>
                <w:left w:val="none" w:sz="0" w:space="0" w:color="auto"/>
                <w:bottom w:val="none" w:sz="0" w:space="0" w:color="auto"/>
                <w:right w:val="none" w:sz="0" w:space="0" w:color="auto"/>
              </w:divBdr>
            </w:div>
            <w:div w:id="791170505">
              <w:marLeft w:val="0"/>
              <w:marRight w:val="0"/>
              <w:marTop w:val="0"/>
              <w:marBottom w:val="0"/>
              <w:divBdr>
                <w:top w:val="none" w:sz="0" w:space="0" w:color="auto"/>
                <w:left w:val="none" w:sz="0" w:space="0" w:color="auto"/>
                <w:bottom w:val="none" w:sz="0" w:space="0" w:color="auto"/>
                <w:right w:val="none" w:sz="0" w:space="0" w:color="auto"/>
              </w:divBdr>
            </w:div>
            <w:div w:id="797264639">
              <w:marLeft w:val="0"/>
              <w:marRight w:val="0"/>
              <w:marTop w:val="0"/>
              <w:marBottom w:val="0"/>
              <w:divBdr>
                <w:top w:val="none" w:sz="0" w:space="0" w:color="auto"/>
                <w:left w:val="none" w:sz="0" w:space="0" w:color="auto"/>
                <w:bottom w:val="none" w:sz="0" w:space="0" w:color="auto"/>
                <w:right w:val="none" w:sz="0" w:space="0" w:color="auto"/>
              </w:divBdr>
            </w:div>
            <w:div w:id="804389882">
              <w:marLeft w:val="0"/>
              <w:marRight w:val="0"/>
              <w:marTop w:val="0"/>
              <w:marBottom w:val="0"/>
              <w:divBdr>
                <w:top w:val="none" w:sz="0" w:space="0" w:color="auto"/>
                <w:left w:val="none" w:sz="0" w:space="0" w:color="auto"/>
                <w:bottom w:val="none" w:sz="0" w:space="0" w:color="auto"/>
                <w:right w:val="none" w:sz="0" w:space="0" w:color="auto"/>
              </w:divBdr>
            </w:div>
            <w:div w:id="845361427">
              <w:marLeft w:val="0"/>
              <w:marRight w:val="0"/>
              <w:marTop w:val="0"/>
              <w:marBottom w:val="0"/>
              <w:divBdr>
                <w:top w:val="none" w:sz="0" w:space="0" w:color="auto"/>
                <w:left w:val="none" w:sz="0" w:space="0" w:color="auto"/>
                <w:bottom w:val="none" w:sz="0" w:space="0" w:color="auto"/>
                <w:right w:val="none" w:sz="0" w:space="0" w:color="auto"/>
              </w:divBdr>
            </w:div>
            <w:div w:id="845756043">
              <w:marLeft w:val="0"/>
              <w:marRight w:val="0"/>
              <w:marTop w:val="0"/>
              <w:marBottom w:val="0"/>
              <w:divBdr>
                <w:top w:val="none" w:sz="0" w:space="0" w:color="auto"/>
                <w:left w:val="none" w:sz="0" w:space="0" w:color="auto"/>
                <w:bottom w:val="none" w:sz="0" w:space="0" w:color="auto"/>
                <w:right w:val="none" w:sz="0" w:space="0" w:color="auto"/>
              </w:divBdr>
            </w:div>
            <w:div w:id="858277716">
              <w:marLeft w:val="0"/>
              <w:marRight w:val="0"/>
              <w:marTop w:val="0"/>
              <w:marBottom w:val="0"/>
              <w:divBdr>
                <w:top w:val="none" w:sz="0" w:space="0" w:color="auto"/>
                <w:left w:val="none" w:sz="0" w:space="0" w:color="auto"/>
                <w:bottom w:val="none" w:sz="0" w:space="0" w:color="auto"/>
                <w:right w:val="none" w:sz="0" w:space="0" w:color="auto"/>
              </w:divBdr>
            </w:div>
            <w:div w:id="862747876">
              <w:marLeft w:val="0"/>
              <w:marRight w:val="0"/>
              <w:marTop w:val="0"/>
              <w:marBottom w:val="0"/>
              <w:divBdr>
                <w:top w:val="none" w:sz="0" w:space="0" w:color="auto"/>
                <w:left w:val="none" w:sz="0" w:space="0" w:color="auto"/>
                <w:bottom w:val="none" w:sz="0" w:space="0" w:color="auto"/>
                <w:right w:val="none" w:sz="0" w:space="0" w:color="auto"/>
              </w:divBdr>
            </w:div>
            <w:div w:id="863052169">
              <w:marLeft w:val="0"/>
              <w:marRight w:val="0"/>
              <w:marTop w:val="0"/>
              <w:marBottom w:val="0"/>
              <w:divBdr>
                <w:top w:val="none" w:sz="0" w:space="0" w:color="auto"/>
                <w:left w:val="none" w:sz="0" w:space="0" w:color="auto"/>
                <w:bottom w:val="none" w:sz="0" w:space="0" w:color="auto"/>
                <w:right w:val="none" w:sz="0" w:space="0" w:color="auto"/>
              </w:divBdr>
            </w:div>
            <w:div w:id="864515933">
              <w:marLeft w:val="0"/>
              <w:marRight w:val="0"/>
              <w:marTop w:val="0"/>
              <w:marBottom w:val="0"/>
              <w:divBdr>
                <w:top w:val="none" w:sz="0" w:space="0" w:color="auto"/>
                <w:left w:val="none" w:sz="0" w:space="0" w:color="auto"/>
                <w:bottom w:val="none" w:sz="0" w:space="0" w:color="auto"/>
                <w:right w:val="none" w:sz="0" w:space="0" w:color="auto"/>
              </w:divBdr>
            </w:div>
            <w:div w:id="875119189">
              <w:marLeft w:val="0"/>
              <w:marRight w:val="0"/>
              <w:marTop w:val="0"/>
              <w:marBottom w:val="0"/>
              <w:divBdr>
                <w:top w:val="none" w:sz="0" w:space="0" w:color="auto"/>
                <w:left w:val="none" w:sz="0" w:space="0" w:color="auto"/>
                <w:bottom w:val="none" w:sz="0" w:space="0" w:color="auto"/>
                <w:right w:val="none" w:sz="0" w:space="0" w:color="auto"/>
              </w:divBdr>
            </w:div>
            <w:div w:id="880435247">
              <w:marLeft w:val="0"/>
              <w:marRight w:val="0"/>
              <w:marTop w:val="0"/>
              <w:marBottom w:val="0"/>
              <w:divBdr>
                <w:top w:val="none" w:sz="0" w:space="0" w:color="auto"/>
                <w:left w:val="none" w:sz="0" w:space="0" w:color="auto"/>
                <w:bottom w:val="none" w:sz="0" w:space="0" w:color="auto"/>
                <w:right w:val="none" w:sz="0" w:space="0" w:color="auto"/>
              </w:divBdr>
            </w:div>
            <w:div w:id="888151527">
              <w:marLeft w:val="0"/>
              <w:marRight w:val="0"/>
              <w:marTop w:val="0"/>
              <w:marBottom w:val="0"/>
              <w:divBdr>
                <w:top w:val="none" w:sz="0" w:space="0" w:color="auto"/>
                <w:left w:val="none" w:sz="0" w:space="0" w:color="auto"/>
                <w:bottom w:val="none" w:sz="0" w:space="0" w:color="auto"/>
                <w:right w:val="none" w:sz="0" w:space="0" w:color="auto"/>
              </w:divBdr>
            </w:div>
            <w:div w:id="893541240">
              <w:marLeft w:val="0"/>
              <w:marRight w:val="0"/>
              <w:marTop w:val="0"/>
              <w:marBottom w:val="0"/>
              <w:divBdr>
                <w:top w:val="none" w:sz="0" w:space="0" w:color="auto"/>
                <w:left w:val="none" w:sz="0" w:space="0" w:color="auto"/>
                <w:bottom w:val="none" w:sz="0" w:space="0" w:color="auto"/>
                <w:right w:val="none" w:sz="0" w:space="0" w:color="auto"/>
              </w:divBdr>
            </w:div>
            <w:div w:id="903951573">
              <w:marLeft w:val="0"/>
              <w:marRight w:val="0"/>
              <w:marTop w:val="0"/>
              <w:marBottom w:val="0"/>
              <w:divBdr>
                <w:top w:val="none" w:sz="0" w:space="0" w:color="auto"/>
                <w:left w:val="none" w:sz="0" w:space="0" w:color="auto"/>
                <w:bottom w:val="none" w:sz="0" w:space="0" w:color="auto"/>
                <w:right w:val="none" w:sz="0" w:space="0" w:color="auto"/>
              </w:divBdr>
            </w:div>
            <w:div w:id="905065305">
              <w:marLeft w:val="0"/>
              <w:marRight w:val="0"/>
              <w:marTop w:val="0"/>
              <w:marBottom w:val="0"/>
              <w:divBdr>
                <w:top w:val="none" w:sz="0" w:space="0" w:color="auto"/>
                <w:left w:val="none" w:sz="0" w:space="0" w:color="auto"/>
                <w:bottom w:val="none" w:sz="0" w:space="0" w:color="auto"/>
                <w:right w:val="none" w:sz="0" w:space="0" w:color="auto"/>
              </w:divBdr>
            </w:div>
            <w:div w:id="909770950">
              <w:marLeft w:val="0"/>
              <w:marRight w:val="0"/>
              <w:marTop w:val="0"/>
              <w:marBottom w:val="0"/>
              <w:divBdr>
                <w:top w:val="none" w:sz="0" w:space="0" w:color="auto"/>
                <w:left w:val="none" w:sz="0" w:space="0" w:color="auto"/>
                <w:bottom w:val="none" w:sz="0" w:space="0" w:color="auto"/>
                <w:right w:val="none" w:sz="0" w:space="0" w:color="auto"/>
              </w:divBdr>
            </w:div>
            <w:div w:id="910457893">
              <w:marLeft w:val="0"/>
              <w:marRight w:val="0"/>
              <w:marTop w:val="0"/>
              <w:marBottom w:val="0"/>
              <w:divBdr>
                <w:top w:val="none" w:sz="0" w:space="0" w:color="auto"/>
                <w:left w:val="none" w:sz="0" w:space="0" w:color="auto"/>
                <w:bottom w:val="none" w:sz="0" w:space="0" w:color="auto"/>
                <w:right w:val="none" w:sz="0" w:space="0" w:color="auto"/>
              </w:divBdr>
            </w:div>
            <w:div w:id="945960696">
              <w:marLeft w:val="0"/>
              <w:marRight w:val="0"/>
              <w:marTop w:val="0"/>
              <w:marBottom w:val="0"/>
              <w:divBdr>
                <w:top w:val="none" w:sz="0" w:space="0" w:color="auto"/>
                <w:left w:val="none" w:sz="0" w:space="0" w:color="auto"/>
                <w:bottom w:val="none" w:sz="0" w:space="0" w:color="auto"/>
                <w:right w:val="none" w:sz="0" w:space="0" w:color="auto"/>
              </w:divBdr>
            </w:div>
            <w:div w:id="948319819">
              <w:marLeft w:val="0"/>
              <w:marRight w:val="0"/>
              <w:marTop w:val="0"/>
              <w:marBottom w:val="0"/>
              <w:divBdr>
                <w:top w:val="none" w:sz="0" w:space="0" w:color="auto"/>
                <w:left w:val="none" w:sz="0" w:space="0" w:color="auto"/>
                <w:bottom w:val="none" w:sz="0" w:space="0" w:color="auto"/>
                <w:right w:val="none" w:sz="0" w:space="0" w:color="auto"/>
              </w:divBdr>
            </w:div>
            <w:div w:id="967786118">
              <w:marLeft w:val="0"/>
              <w:marRight w:val="0"/>
              <w:marTop w:val="0"/>
              <w:marBottom w:val="0"/>
              <w:divBdr>
                <w:top w:val="none" w:sz="0" w:space="0" w:color="auto"/>
                <w:left w:val="none" w:sz="0" w:space="0" w:color="auto"/>
                <w:bottom w:val="none" w:sz="0" w:space="0" w:color="auto"/>
                <w:right w:val="none" w:sz="0" w:space="0" w:color="auto"/>
              </w:divBdr>
            </w:div>
            <w:div w:id="970599341">
              <w:marLeft w:val="0"/>
              <w:marRight w:val="0"/>
              <w:marTop w:val="0"/>
              <w:marBottom w:val="0"/>
              <w:divBdr>
                <w:top w:val="none" w:sz="0" w:space="0" w:color="auto"/>
                <w:left w:val="none" w:sz="0" w:space="0" w:color="auto"/>
                <w:bottom w:val="none" w:sz="0" w:space="0" w:color="auto"/>
                <w:right w:val="none" w:sz="0" w:space="0" w:color="auto"/>
              </w:divBdr>
            </w:div>
            <w:div w:id="975332149">
              <w:marLeft w:val="0"/>
              <w:marRight w:val="0"/>
              <w:marTop w:val="0"/>
              <w:marBottom w:val="0"/>
              <w:divBdr>
                <w:top w:val="none" w:sz="0" w:space="0" w:color="auto"/>
                <w:left w:val="none" w:sz="0" w:space="0" w:color="auto"/>
                <w:bottom w:val="none" w:sz="0" w:space="0" w:color="auto"/>
                <w:right w:val="none" w:sz="0" w:space="0" w:color="auto"/>
              </w:divBdr>
            </w:div>
            <w:div w:id="984046461">
              <w:marLeft w:val="0"/>
              <w:marRight w:val="0"/>
              <w:marTop w:val="0"/>
              <w:marBottom w:val="0"/>
              <w:divBdr>
                <w:top w:val="none" w:sz="0" w:space="0" w:color="auto"/>
                <w:left w:val="none" w:sz="0" w:space="0" w:color="auto"/>
                <w:bottom w:val="none" w:sz="0" w:space="0" w:color="auto"/>
                <w:right w:val="none" w:sz="0" w:space="0" w:color="auto"/>
              </w:divBdr>
            </w:div>
            <w:div w:id="1010833492">
              <w:marLeft w:val="0"/>
              <w:marRight w:val="0"/>
              <w:marTop w:val="0"/>
              <w:marBottom w:val="0"/>
              <w:divBdr>
                <w:top w:val="none" w:sz="0" w:space="0" w:color="auto"/>
                <w:left w:val="none" w:sz="0" w:space="0" w:color="auto"/>
                <w:bottom w:val="none" w:sz="0" w:space="0" w:color="auto"/>
                <w:right w:val="none" w:sz="0" w:space="0" w:color="auto"/>
              </w:divBdr>
            </w:div>
            <w:div w:id="1013651128">
              <w:marLeft w:val="0"/>
              <w:marRight w:val="0"/>
              <w:marTop w:val="0"/>
              <w:marBottom w:val="0"/>
              <w:divBdr>
                <w:top w:val="none" w:sz="0" w:space="0" w:color="auto"/>
                <w:left w:val="none" w:sz="0" w:space="0" w:color="auto"/>
                <w:bottom w:val="none" w:sz="0" w:space="0" w:color="auto"/>
                <w:right w:val="none" w:sz="0" w:space="0" w:color="auto"/>
              </w:divBdr>
            </w:div>
            <w:div w:id="1018578193">
              <w:marLeft w:val="0"/>
              <w:marRight w:val="0"/>
              <w:marTop w:val="0"/>
              <w:marBottom w:val="0"/>
              <w:divBdr>
                <w:top w:val="none" w:sz="0" w:space="0" w:color="auto"/>
                <w:left w:val="none" w:sz="0" w:space="0" w:color="auto"/>
                <w:bottom w:val="none" w:sz="0" w:space="0" w:color="auto"/>
                <w:right w:val="none" w:sz="0" w:space="0" w:color="auto"/>
              </w:divBdr>
            </w:div>
            <w:div w:id="1019087202">
              <w:marLeft w:val="0"/>
              <w:marRight w:val="0"/>
              <w:marTop w:val="0"/>
              <w:marBottom w:val="0"/>
              <w:divBdr>
                <w:top w:val="none" w:sz="0" w:space="0" w:color="auto"/>
                <w:left w:val="none" w:sz="0" w:space="0" w:color="auto"/>
                <w:bottom w:val="none" w:sz="0" w:space="0" w:color="auto"/>
                <w:right w:val="none" w:sz="0" w:space="0" w:color="auto"/>
              </w:divBdr>
            </w:div>
            <w:div w:id="1023476029">
              <w:marLeft w:val="0"/>
              <w:marRight w:val="0"/>
              <w:marTop w:val="0"/>
              <w:marBottom w:val="0"/>
              <w:divBdr>
                <w:top w:val="none" w:sz="0" w:space="0" w:color="auto"/>
                <w:left w:val="none" w:sz="0" w:space="0" w:color="auto"/>
                <w:bottom w:val="none" w:sz="0" w:space="0" w:color="auto"/>
                <w:right w:val="none" w:sz="0" w:space="0" w:color="auto"/>
              </w:divBdr>
            </w:div>
            <w:div w:id="1031684757">
              <w:marLeft w:val="0"/>
              <w:marRight w:val="0"/>
              <w:marTop w:val="0"/>
              <w:marBottom w:val="0"/>
              <w:divBdr>
                <w:top w:val="none" w:sz="0" w:space="0" w:color="auto"/>
                <w:left w:val="none" w:sz="0" w:space="0" w:color="auto"/>
                <w:bottom w:val="none" w:sz="0" w:space="0" w:color="auto"/>
                <w:right w:val="none" w:sz="0" w:space="0" w:color="auto"/>
              </w:divBdr>
            </w:div>
            <w:div w:id="1033114234">
              <w:marLeft w:val="0"/>
              <w:marRight w:val="0"/>
              <w:marTop w:val="0"/>
              <w:marBottom w:val="0"/>
              <w:divBdr>
                <w:top w:val="none" w:sz="0" w:space="0" w:color="auto"/>
                <w:left w:val="none" w:sz="0" w:space="0" w:color="auto"/>
                <w:bottom w:val="none" w:sz="0" w:space="0" w:color="auto"/>
                <w:right w:val="none" w:sz="0" w:space="0" w:color="auto"/>
              </w:divBdr>
            </w:div>
            <w:div w:id="1035696088">
              <w:marLeft w:val="0"/>
              <w:marRight w:val="0"/>
              <w:marTop w:val="0"/>
              <w:marBottom w:val="0"/>
              <w:divBdr>
                <w:top w:val="none" w:sz="0" w:space="0" w:color="auto"/>
                <w:left w:val="none" w:sz="0" w:space="0" w:color="auto"/>
                <w:bottom w:val="none" w:sz="0" w:space="0" w:color="auto"/>
                <w:right w:val="none" w:sz="0" w:space="0" w:color="auto"/>
              </w:divBdr>
            </w:div>
            <w:div w:id="1036393445">
              <w:marLeft w:val="0"/>
              <w:marRight w:val="0"/>
              <w:marTop w:val="0"/>
              <w:marBottom w:val="0"/>
              <w:divBdr>
                <w:top w:val="none" w:sz="0" w:space="0" w:color="auto"/>
                <w:left w:val="none" w:sz="0" w:space="0" w:color="auto"/>
                <w:bottom w:val="none" w:sz="0" w:space="0" w:color="auto"/>
                <w:right w:val="none" w:sz="0" w:space="0" w:color="auto"/>
              </w:divBdr>
            </w:div>
            <w:div w:id="1040519712">
              <w:marLeft w:val="0"/>
              <w:marRight w:val="0"/>
              <w:marTop w:val="0"/>
              <w:marBottom w:val="0"/>
              <w:divBdr>
                <w:top w:val="none" w:sz="0" w:space="0" w:color="auto"/>
                <w:left w:val="none" w:sz="0" w:space="0" w:color="auto"/>
                <w:bottom w:val="none" w:sz="0" w:space="0" w:color="auto"/>
                <w:right w:val="none" w:sz="0" w:space="0" w:color="auto"/>
              </w:divBdr>
            </w:div>
            <w:div w:id="1046638028">
              <w:marLeft w:val="0"/>
              <w:marRight w:val="0"/>
              <w:marTop w:val="0"/>
              <w:marBottom w:val="0"/>
              <w:divBdr>
                <w:top w:val="none" w:sz="0" w:space="0" w:color="auto"/>
                <w:left w:val="none" w:sz="0" w:space="0" w:color="auto"/>
                <w:bottom w:val="none" w:sz="0" w:space="0" w:color="auto"/>
                <w:right w:val="none" w:sz="0" w:space="0" w:color="auto"/>
              </w:divBdr>
            </w:div>
            <w:div w:id="1050153519">
              <w:marLeft w:val="0"/>
              <w:marRight w:val="0"/>
              <w:marTop w:val="0"/>
              <w:marBottom w:val="0"/>
              <w:divBdr>
                <w:top w:val="none" w:sz="0" w:space="0" w:color="auto"/>
                <w:left w:val="none" w:sz="0" w:space="0" w:color="auto"/>
                <w:bottom w:val="none" w:sz="0" w:space="0" w:color="auto"/>
                <w:right w:val="none" w:sz="0" w:space="0" w:color="auto"/>
              </w:divBdr>
            </w:div>
            <w:div w:id="1050305453">
              <w:marLeft w:val="0"/>
              <w:marRight w:val="0"/>
              <w:marTop w:val="0"/>
              <w:marBottom w:val="0"/>
              <w:divBdr>
                <w:top w:val="none" w:sz="0" w:space="0" w:color="auto"/>
                <w:left w:val="none" w:sz="0" w:space="0" w:color="auto"/>
                <w:bottom w:val="none" w:sz="0" w:space="0" w:color="auto"/>
                <w:right w:val="none" w:sz="0" w:space="0" w:color="auto"/>
              </w:divBdr>
            </w:div>
            <w:div w:id="1063018191">
              <w:marLeft w:val="0"/>
              <w:marRight w:val="0"/>
              <w:marTop w:val="0"/>
              <w:marBottom w:val="0"/>
              <w:divBdr>
                <w:top w:val="none" w:sz="0" w:space="0" w:color="auto"/>
                <w:left w:val="none" w:sz="0" w:space="0" w:color="auto"/>
                <w:bottom w:val="none" w:sz="0" w:space="0" w:color="auto"/>
                <w:right w:val="none" w:sz="0" w:space="0" w:color="auto"/>
              </w:divBdr>
            </w:div>
            <w:div w:id="1065299544">
              <w:marLeft w:val="0"/>
              <w:marRight w:val="0"/>
              <w:marTop w:val="0"/>
              <w:marBottom w:val="0"/>
              <w:divBdr>
                <w:top w:val="none" w:sz="0" w:space="0" w:color="auto"/>
                <w:left w:val="none" w:sz="0" w:space="0" w:color="auto"/>
                <w:bottom w:val="none" w:sz="0" w:space="0" w:color="auto"/>
                <w:right w:val="none" w:sz="0" w:space="0" w:color="auto"/>
              </w:divBdr>
            </w:div>
            <w:div w:id="1067729247">
              <w:marLeft w:val="0"/>
              <w:marRight w:val="0"/>
              <w:marTop w:val="0"/>
              <w:marBottom w:val="0"/>
              <w:divBdr>
                <w:top w:val="none" w:sz="0" w:space="0" w:color="auto"/>
                <w:left w:val="none" w:sz="0" w:space="0" w:color="auto"/>
                <w:bottom w:val="none" w:sz="0" w:space="0" w:color="auto"/>
                <w:right w:val="none" w:sz="0" w:space="0" w:color="auto"/>
              </w:divBdr>
            </w:div>
            <w:div w:id="1078556493">
              <w:marLeft w:val="0"/>
              <w:marRight w:val="0"/>
              <w:marTop w:val="0"/>
              <w:marBottom w:val="0"/>
              <w:divBdr>
                <w:top w:val="none" w:sz="0" w:space="0" w:color="auto"/>
                <w:left w:val="none" w:sz="0" w:space="0" w:color="auto"/>
                <w:bottom w:val="none" w:sz="0" w:space="0" w:color="auto"/>
                <w:right w:val="none" w:sz="0" w:space="0" w:color="auto"/>
              </w:divBdr>
            </w:div>
            <w:div w:id="1091003257">
              <w:marLeft w:val="0"/>
              <w:marRight w:val="0"/>
              <w:marTop w:val="0"/>
              <w:marBottom w:val="0"/>
              <w:divBdr>
                <w:top w:val="none" w:sz="0" w:space="0" w:color="auto"/>
                <w:left w:val="none" w:sz="0" w:space="0" w:color="auto"/>
                <w:bottom w:val="none" w:sz="0" w:space="0" w:color="auto"/>
                <w:right w:val="none" w:sz="0" w:space="0" w:color="auto"/>
              </w:divBdr>
            </w:div>
            <w:div w:id="1110974272">
              <w:marLeft w:val="0"/>
              <w:marRight w:val="0"/>
              <w:marTop w:val="0"/>
              <w:marBottom w:val="0"/>
              <w:divBdr>
                <w:top w:val="none" w:sz="0" w:space="0" w:color="auto"/>
                <w:left w:val="none" w:sz="0" w:space="0" w:color="auto"/>
                <w:bottom w:val="none" w:sz="0" w:space="0" w:color="auto"/>
                <w:right w:val="none" w:sz="0" w:space="0" w:color="auto"/>
              </w:divBdr>
            </w:div>
            <w:div w:id="1117258747">
              <w:marLeft w:val="0"/>
              <w:marRight w:val="0"/>
              <w:marTop w:val="0"/>
              <w:marBottom w:val="0"/>
              <w:divBdr>
                <w:top w:val="none" w:sz="0" w:space="0" w:color="auto"/>
                <w:left w:val="none" w:sz="0" w:space="0" w:color="auto"/>
                <w:bottom w:val="none" w:sz="0" w:space="0" w:color="auto"/>
                <w:right w:val="none" w:sz="0" w:space="0" w:color="auto"/>
              </w:divBdr>
            </w:div>
            <w:div w:id="1120295347">
              <w:marLeft w:val="0"/>
              <w:marRight w:val="0"/>
              <w:marTop w:val="0"/>
              <w:marBottom w:val="0"/>
              <w:divBdr>
                <w:top w:val="none" w:sz="0" w:space="0" w:color="auto"/>
                <w:left w:val="none" w:sz="0" w:space="0" w:color="auto"/>
                <w:bottom w:val="none" w:sz="0" w:space="0" w:color="auto"/>
                <w:right w:val="none" w:sz="0" w:space="0" w:color="auto"/>
              </w:divBdr>
            </w:div>
            <w:div w:id="1129975358">
              <w:marLeft w:val="0"/>
              <w:marRight w:val="0"/>
              <w:marTop w:val="0"/>
              <w:marBottom w:val="0"/>
              <w:divBdr>
                <w:top w:val="none" w:sz="0" w:space="0" w:color="auto"/>
                <w:left w:val="none" w:sz="0" w:space="0" w:color="auto"/>
                <w:bottom w:val="none" w:sz="0" w:space="0" w:color="auto"/>
                <w:right w:val="none" w:sz="0" w:space="0" w:color="auto"/>
              </w:divBdr>
            </w:div>
            <w:div w:id="1138230003">
              <w:marLeft w:val="0"/>
              <w:marRight w:val="0"/>
              <w:marTop w:val="0"/>
              <w:marBottom w:val="0"/>
              <w:divBdr>
                <w:top w:val="none" w:sz="0" w:space="0" w:color="auto"/>
                <w:left w:val="none" w:sz="0" w:space="0" w:color="auto"/>
                <w:bottom w:val="none" w:sz="0" w:space="0" w:color="auto"/>
                <w:right w:val="none" w:sz="0" w:space="0" w:color="auto"/>
              </w:divBdr>
            </w:div>
            <w:div w:id="1140879951">
              <w:marLeft w:val="0"/>
              <w:marRight w:val="0"/>
              <w:marTop w:val="0"/>
              <w:marBottom w:val="0"/>
              <w:divBdr>
                <w:top w:val="none" w:sz="0" w:space="0" w:color="auto"/>
                <w:left w:val="none" w:sz="0" w:space="0" w:color="auto"/>
                <w:bottom w:val="none" w:sz="0" w:space="0" w:color="auto"/>
                <w:right w:val="none" w:sz="0" w:space="0" w:color="auto"/>
              </w:divBdr>
            </w:div>
            <w:div w:id="1156258652">
              <w:marLeft w:val="0"/>
              <w:marRight w:val="0"/>
              <w:marTop w:val="0"/>
              <w:marBottom w:val="0"/>
              <w:divBdr>
                <w:top w:val="none" w:sz="0" w:space="0" w:color="auto"/>
                <w:left w:val="none" w:sz="0" w:space="0" w:color="auto"/>
                <w:bottom w:val="none" w:sz="0" w:space="0" w:color="auto"/>
                <w:right w:val="none" w:sz="0" w:space="0" w:color="auto"/>
              </w:divBdr>
            </w:div>
            <w:div w:id="1168710154">
              <w:marLeft w:val="0"/>
              <w:marRight w:val="0"/>
              <w:marTop w:val="0"/>
              <w:marBottom w:val="0"/>
              <w:divBdr>
                <w:top w:val="none" w:sz="0" w:space="0" w:color="auto"/>
                <w:left w:val="none" w:sz="0" w:space="0" w:color="auto"/>
                <w:bottom w:val="none" w:sz="0" w:space="0" w:color="auto"/>
                <w:right w:val="none" w:sz="0" w:space="0" w:color="auto"/>
              </w:divBdr>
            </w:div>
            <w:div w:id="1183741648">
              <w:marLeft w:val="0"/>
              <w:marRight w:val="0"/>
              <w:marTop w:val="0"/>
              <w:marBottom w:val="0"/>
              <w:divBdr>
                <w:top w:val="none" w:sz="0" w:space="0" w:color="auto"/>
                <w:left w:val="none" w:sz="0" w:space="0" w:color="auto"/>
                <w:bottom w:val="none" w:sz="0" w:space="0" w:color="auto"/>
                <w:right w:val="none" w:sz="0" w:space="0" w:color="auto"/>
              </w:divBdr>
            </w:div>
            <w:div w:id="1185558501">
              <w:marLeft w:val="0"/>
              <w:marRight w:val="0"/>
              <w:marTop w:val="0"/>
              <w:marBottom w:val="0"/>
              <w:divBdr>
                <w:top w:val="none" w:sz="0" w:space="0" w:color="auto"/>
                <w:left w:val="none" w:sz="0" w:space="0" w:color="auto"/>
                <w:bottom w:val="none" w:sz="0" w:space="0" w:color="auto"/>
                <w:right w:val="none" w:sz="0" w:space="0" w:color="auto"/>
              </w:divBdr>
            </w:div>
            <w:div w:id="1198353613">
              <w:marLeft w:val="0"/>
              <w:marRight w:val="0"/>
              <w:marTop w:val="0"/>
              <w:marBottom w:val="0"/>
              <w:divBdr>
                <w:top w:val="none" w:sz="0" w:space="0" w:color="auto"/>
                <w:left w:val="none" w:sz="0" w:space="0" w:color="auto"/>
                <w:bottom w:val="none" w:sz="0" w:space="0" w:color="auto"/>
                <w:right w:val="none" w:sz="0" w:space="0" w:color="auto"/>
              </w:divBdr>
            </w:div>
            <w:div w:id="1210916097">
              <w:marLeft w:val="0"/>
              <w:marRight w:val="0"/>
              <w:marTop w:val="0"/>
              <w:marBottom w:val="0"/>
              <w:divBdr>
                <w:top w:val="none" w:sz="0" w:space="0" w:color="auto"/>
                <w:left w:val="none" w:sz="0" w:space="0" w:color="auto"/>
                <w:bottom w:val="none" w:sz="0" w:space="0" w:color="auto"/>
                <w:right w:val="none" w:sz="0" w:space="0" w:color="auto"/>
              </w:divBdr>
            </w:div>
            <w:div w:id="1222445953">
              <w:marLeft w:val="0"/>
              <w:marRight w:val="0"/>
              <w:marTop w:val="0"/>
              <w:marBottom w:val="0"/>
              <w:divBdr>
                <w:top w:val="none" w:sz="0" w:space="0" w:color="auto"/>
                <w:left w:val="none" w:sz="0" w:space="0" w:color="auto"/>
                <w:bottom w:val="none" w:sz="0" w:space="0" w:color="auto"/>
                <w:right w:val="none" w:sz="0" w:space="0" w:color="auto"/>
              </w:divBdr>
            </w:div>
            <w:div w:id="1225919810">
              <w:marLeft w:val="0"/>
              <w:marRight w:val="0"/>
              <w:marTop w:val="0"/>
              <w:marBottom w:val="0"/>
              <w:divBdr>
                <w:top w:val="none" w:sz="0" w:space="0" w:color="auto"/>
                <w:left w:val="none" w:sz="0" w:space="0" w:color="auto"/>
                <w:bottom w:val="none" w:sz="0" w:space="0" w:color="auto"/>
                <w:right w:val="none" w:sz="0" w:space="0" w:color="auto"/>
              </w:divBdr>
            </w:div>
            <w:div w:id="1231767501">
              <w:marLeft w:val="0"/>
              <w:marRight w:val="0"/>
              <w:marTop w:val="0"/>
              <w:marBottom w:val="0"/>
              <w:divBdr>
                <w:top w:val="none" w:sz="0" w:space="0" w:color="auto"/>
                <w:left w:val="none" w:sz="0" w:space="0" w:color="auto"/>
                <w:bottom w:val="none" w:sz="0" w:space="0" w:color="auto"/>
                <w:right w:val="none" w:sz="0" w:space="0" w:color="auto"/>
              </w:divBdr>
            </w:div>
            <w:div w:id="1242329831">
              <w:marLeft w:val="0"/>
              <w:marRight w:val="0"/>
              <w:marTop w:val="0"/>
              <w:marBottom w:val="0"/>
              <w:divBdr>
                <w:top w:val="none" w:sz="0" w:space="0" w:color="auto"/>
                <w:left w:val="none" w:sz="0" w:space="0" w:color="auto"/>
                <w:bottom w:val="none" w:sz="0" w:space="0" w:color="auto"/>
                <w:right w:val="none" w:sz="0" w:space="0" w:color="auto"/>
              </w:divBdr>
            </w:div>
            <w:div w:id="1255281313">
              <w:marLeft w:val="0"/>
              <w:marRight w:val="0"/>
              <w:marTop w:val="0"/>
              <w:marBottom w:val="0"/>
              <w:divBdr>
                <w:top w:val="none" w:sz="0" w:space="0" w:color="auto"/>
                <w:left w:val="none" w:sz="0" w:space="0" w:color="auto"/>
                <w:bottom w:val="none" w:sz="0" w:space="0" w:color="auto"/>
                <w:right w:val="none" w:sz="0" w:space="0" w:color="auto"/>
              </w:divBdr>
            </w:div>
            <w:div w:id="1297222360">
              <w:marLeft w:val="0"/>
              <w:marRight w:val="0"/>
              <w:marTop w:val="0"/>
              <w:marBottom w:val="0"/>
              <w:divBdr>
                <w:top w:val="none" w:sz="0" w:space="0" w:color="auto"/>
                <w:left w:val="none" w:sz="0" w:space="0" w:color="auto"/>
                <w:bottom w:val="none" w:sz="0" w:space="0" w:color="auto"/>
                <w:right w:val="none" w:sz="0" w:space="0" w:color="auto"/>
              </w:divBdr>
            </w:div>
            <w:div w:id="1300301205">
              <w:marLeft w:val="0"/>
              <w:marRight w:val="0"/>
              <w:marTop w:val="0"/>
              <w:marBottom w:val="0"/>
              <w:divBdr>
                <w:top w:val="none" w:sz="0" w:space="0" w:color="auto"/>
                <w:left w:val="none" w:sz="0" w:space="0" w:color="auto"/>
                <w:bottom w:val="none" w:sz="0" w:space="0" w:color="auto"/>
                <w:right w:val="none" w:sz="0" w:space="0" w:color="auto"/>
              </w:divBdr>
            </w:div>
            <w:div w:id="1302808921">
              <w:marLeft w:val="0"/>
              <w:marRight w:val="0"/>
              <w:marTop w:val="0"/>
              <w:marBottom w:val="0"/>
              <w:divBdr>
                <w:top w:val="none" w:sz="0" w:space="0" w:color="auto"/>
                <w:left w:val="none" w:sz="0" w:space="0" w:color="auto"/>
                <w:bottom w:val="none" w:sz="0" w:space="0" w:color="auto"/>
                <w:right w:val="none" w:sz="0" w:space="0" w:color="auto"/>
              </w:divBdr>
            </w:div>
            <w:div w:id="1308510580">
              <w:marLeft w:val="0"/>
              <w:marRight w:val="0"/>
              <w:marTop w:val="0"/>
              <w:marBottom w:val="0"/>
              <w:divBdr>
                <w:top w:val="none" w:sz="0" w:space="0" w:color="auto"/>
                <w:left w:val="none" w:sz="0" w:space="0" w:color="auto"/>
                <w:bottom w:val="none" w:sz="0" w:space="0" w:color="auto"/>
                <w:right w:val="none" w:sz="0" w:space="0" w:color="auto"/>
              </w:divBdr>
            </w:div>
            <w:div w:id="1332370759">
              <w:marLeft w:val="0"/>
              <w:marRight w:val="0"/>
              <w:marTop w:val="0"/>
              <w:marBottom w:val="0"/>
              <w:divBdr>
                <w:top w:val="none" w:sz="0" w:space="0" w:color="auto"/>
                <w:left w:val="none" w:sz="0" w:space="0" w:color="auto"/>
                <w:bottom w:val="none" w:sz="0" w:space="0" w:color="auto"/>
                <w:right w:val="none" w:sz="0" w:space="0" w:color="auto"/>
              </w:divBdr>
            </w:div>
            <w:div w:id="1346597241">
              <w:marLeft w:val="0"/>
              <w:marRight w:val="0"/>
              <w:marTop w:val="0"/>
              <w:marBottom w:val="0"/>
              <w:divBdr>
                <w:top w:val="none" w:sz="0" w:space="0" w:color="auto"/>
                <w:left w:val="none" w:sz="0" w:space="0" w:color="auto"/>
                <w:bottom w:val="none" w:sz="0" w:space="0" w:color="auto"/>
                <w:right w:val="none" w:sz="0" w:space="0" w:color="auto"/>
              </w:divBdr>
            </w:div>
            <w:div w:id="1355419969">
              <w:marLeft w:val="0"/>
              <w:marRight w:val="0"/>
              <w:marTop w:val="0"/>
              <w:marBottom w:val="0"/>
              <w:divBdr>
                <w:top w:val="none" w:sz="0" w:space="0" w:color="auto"/>
                <w:left w:val="none" w:sz="0" w:space="0" w:color="auto"/>
                <w:bottom w:val="none" w:sz="0" w:space="0" w:color="auto"/>
                <w:right w:val="none" w:sz="0" w:space="0" w:color="auto"/>
              </w:divBdr>
            </w:div>
            <w:div w:id="1366252885">
              <w:marLeft w:val="0"/>
              <w:marRight w:val="0"/>
              <w:marTop w:val="0"/>
              <w:marBottom w:val="0"/>
              <w:divBdr>
                <w:top w:val="none" w:sz="0" w:space="0" w:color="auto"/>
                <w:left w:val="none" w:sz="0" w:space="0" w:color="auto"/>
                <w:bottom w:val="none" w:sz="0" w:space="0" w:color="auto"/>
                <w:right w:val="none" w:sz="0" w:space="0" w:color="auto"/>
              </w:divBdr>
            </w:div>
            <w:div w:id="1367219548">
              <w:marLeft w:val="0"/>
              <w:marRight w:val="0"/>
              <w:marTop w:val="0"/>
              <w:marBottom w:val="0"/>
              <w:divBdr>
                <w:top w:val="none" w:sz="0" w:space="0" w:color="auto"/>
                <w:left w:val="none" w:sz="0" w:space="0" w:color="auto"/>
                <w:bottom w:val="none" w:sz="0" w:space="0" w:color="auto"/>
                <w:right w:val="none" w:sz="0" w:space="0" w:color="auto"/>
              </w:divBdr>
            </w:div>
            <w:div w:id="1386027074">
              <w:marLeft w:val="0"/>
              <w:marRight w:val="0"/>
              <w:marTop w:val="0"/>
              <w:marBottom w:val="0"/>
              <w:divBdr>
                <w:top w:val="none" w:sz="0" w:space="0" w:color="auto"/>
                <w:left w:val="none" w:sz="0" w:space="0" w:color="auto"/>
                <w:bottom w:val="none" w:sz="0" w:space="0" w:color="auto"/>
                <w:right w:val="none" w:sz="0" w:space="0" w:color="auto"/>
              </w:divBdr>
            </w:div>
            <w:div w:id="1408378040">
              <w:marLeft w:val="0"/>
              <w:marRight w:val="0"/>
              <w:marTop w:val="0"/>
              <w:marBottom w:val="0"/>
              <w:divBdr>
                <w:top w:val="none" w:sz="0" w:space="0" w:color="auto"/>
                <w:left w:val="none" w:sz="0" w:space="0" w:color="auto"/>
                <w:bottom w:val="none" w:sz="0" w:space="0" w:color="auto"/>
                <w:right w:val="none" w:sz="0" w:space="0" w:color="auto"/>
              </w:divBdr>
            </w:div>
            <w:div w:id="1409616156">
              <w:marLeft w:val="0"/>
              <w:marRight w:val="0"/>
              <w:marTop w:val="0"/>
              <w:marBottom w:val="0"/>
              <w:divBdr>
                <w:top w:val="none" w:sz="0" w:space="0" w:color="auto"/>
                <w:left w:val="none" w:sz="0" w:space="0" w:color="auto"/>
                <w:bottom w:val="none" w:sz="0" w:space="0" w:color="auto"/>
                <w:right w:val="none" w:sz="0" w:space="0" w:color="auto"/>
              </w:divBdr>
            </w:div>
            <w:div w:id="1415586860">
              <w:marLeft w:val="0"/>
              <w:marRight w:val="0"/>
              <w:marTop w:val="0"/>
              <w:marBottom w:val="0"/>
              <w:divBdr>
                <w:top w:val="none" w:sz="0" w:space="0" w:color="auto"/>
                <w:left w:val="none" w:sz="0" w:space="0" w:color="auto"/>
                <w:bottom w:val="none" w:sz="0" w:space="0" w:color="auto"/>
                <w:right w:val="none" w:sz="0" w:space="0" w:color="auto"/>
              </w:divBdr>
            </w:div>
            <w:div w:id="1425498416">
              <w:marLeft w:val="0"/>
              <w:marRight w:val="0"/>
              <w:marTop w:val="0"/>
              <w:marBottom w:val="0"/>
              <w:divBdr>
                <w:top w:val="none" w:sz="0" w:space="0" w:color="auto"/>
                <w:left w:val="none" w:sz="0" w:space="0" w:color="auto"/>
                <w:bottom w:val="none" w:sz="0" w:space="0" w:color="auto"/>
                <w:right w:val="none" w:sz="0" w:space="0" w:color="auto"/>
              </w:divBdr>
            </w:div>
            <w:div w:id="1440292717">
              <w:marLeft w:val="0"/>
              <w:marRight w:val="0"/>
              <w:marTop w:val="0"/>
              <w:marBottom w:val="0"/>
              <w:divBdr>
                <w:top w:val="none" w:sz="0" w:space="0" w:color="auto"/>
                <w:left w:val="none" w:sz="0" w:space="0" w:color="auto"/>
                <w:bottom w:val="none" w:sz="0" w:space="0" w:color="auto"/>
                <w:right w:val="none" w:sz="0" w:space="0" w:color="auto"/>
              </w:divBdr>
            </w:div>
            <w:div w:id="1443258994">
              <w:marLeft w:val="0"/>
              <w:marRight w:val="0"/>
              <w:marTop w:val="0"/>
              <w:marBottom w:val="0"/>
              <w:divBdr>
                <w:top w:val="none" w:sz="0" w:space="0" w:color="auto"/>
                <w:left w:val="none" w:sz="0" w:space="0" w:color="auto"/>
                <w:bottom w:val="none" w:sz="0" w:space="0" w:color="auto"/>
                <w:right w:val="none" w:sz="0" w:space="0" w:color="auto"/>
              </w:divBdr>
            </w:div>
            <w:div w:id="1448813073">
              <w:marLeft w:val="0"/>
              <w:marRight w:val="0"/>
              <w:marTop w:val="0"/>
              <w:marBottom w:val="0"/>
              <w:divBdr>
                <w:top w:val="none" w:sz="0" w:space="0" w:color="auto"/>
                <w:left w:val="none" w:sz="0" w:space="0" w:color="auto"/>
                <w:bottom w:val="none" w:sz="0" w:space="0" w:color="auto"/>
                <w:right w:val="none" w:sz="0" w:space="0" w:color="auto"/>
              </w:divBdr>
            </w:div>
            <w:div w:id="1464303227">
              <w:marLeft w:val="0"/>
              <w:marRight w:val="0"/>
              <w:marTop w:val="0"/>
              <w:marBottom w:val="0"/>
              <w:divBdr>
                <w:top w:val="none" w:sz="0" w:space="0" w:color="auto"/>
                <w:left w:val="none" w:sz="0" w:space="0" w:color="auto"/>
                <w:bottom w:val="none" w:sz="0" w:space="0" w:color="auto"/>
                <w:right w:val="none" w:sz="0" w:space="0" w:color="auto"/>
              </w:divBdr>
            </w:div>
            <w:div w:id="1481115993">
              <w:marLeft w:val="0"/>
              <w:marRight w:val="0"/>
              <w:marTop w:val="0"/>
              <w:marBottom w:val="0"/>
              <w:divBdr>
                <w:top w:val="none" w:sz="0" w:space="0" w:color="auto"/>
                <w:left w:val="none" w:sz="0" w:space="0" w:color="auto"/>
                <w:bottom w:val="none" w:sz="0" w:space="0" w:color="auto"/>
                <w:right w:val="none" w:sz="0" w:space="0" w:color="auto"/>
              </w:divBdr>
            </w:div>
            <w:div w:id="1484470964">
              <w:marLeft w:val="0"/>
              <w:marRight w:val="0"/>
              <w:marTop w:val="0"/>
              <w:marBottom w:val="0"/>
              <w:divBdr>
                <w:top w:val="none" w:sz="0" w:space="0" w:color="auto"/>
                <w:left w:val="none" w:sz="0" w:space="0" w:color="auto"/>
                <w:bottom w:val="none" w:sz="0" w:space="0" w:color="auto"/>
                <w:right w:val="none" w:sz="0" w:space="0" w:color="auto"/>
              </w:divBdr>
            </w:div>
            <w:div w:id="1496383541">
              <w:marLeft w:val="0"/>
              <w:marRight w:val="0"/>
              <w:marTop w:val="0"/>
              <w:marBottom w:val="0"/>
              <w:divBdr>
                <w:top w:val="none" w:sz="0" w:space="0" w:color="auto"/>
                <w:left w:val="none" w:sz="0" w:space="0" w:color="auto"/>
                <w:bottom w:val="none" w:sz="0" w:space="0" w:color="auto"/>
                <w:right w:val="none" w:sz="0" w:space="0" w:color="auto"/>
              </w:divBdr>
            </w:div>
            <w:div w:id="1507552835">
              <w:marLeft w:val="0"/>
              <w:marRight w:val="0"/>
              <w:marTop w:val="0"/>
              <w:marBottom w:val="0"/>
              <w:divBdr>
                <w:top w:val="none" w:sz="0" w:space="0" w:color="auto"/>
                <w:left w:val="none" w:sz="0" w:space="0" w:color="auto"/>
                <w:bottom w:val="none" w:sz="0" w:space="0" w:color="auto"/>
                <w:right w:val="none" w:sz="0" w:space="0" w:color="auto"/>
              </w:divBdr>
            </w:div>
            <w:div w:id="1511797769">
              <w:marLeft w:val="0"/>
              <w:marRight w:val="0"/>
              <w:marTop w:val="0"/>
              <w:marBottom w:val="0"/>
              <w:divBdr>
                <w:top w:val="none" w:sz="0" w:space="0" w:color="auto"/>
                <w:left w:val="none" w:sz="0" w:space="0" w:color="auto"/>
                <w:bottom w:val="none" w:sz="0" w:space="0" w:color="auto"/>
                <w:right w:val="none" w:sz="0" w:space="0" w:color="auto"/>
              </w:divBdr>
            </w:div>
            <w:div w:id="1515799361">
              <w:marLeft w:val="0"/>
              <w:marRight w:val="0"/>
              <w:marTop w:val="0"/>
              <w:marBottom w:val="0"/>
              <w:divBdr>
                <w:top w:val="none" w:sz="0" w:space="0" w:color="auto"/>
                <w:left w:val="none" w:sz="0" w:space="0" w:color="auto"/>
                <w:bottom w:val="none" w:sz="0" w:space="0" w:color="auto"/>
                <w:right w:val="none" w:sz="0" w:space="0" w:color="auto"/>
              </w:divBdr>
            </w:div>
            <w:div w:id="1516729559">
              <w:marLeft w:val="0"/>
              <w:marRight w:val="0"/>
              <w:marTop w:val="0"/>
              <w:marBottom w:val="0"/>
              <w:divBdr>
                <w:top w:val="none" w:sz="0" w:space="0" w:color="auto"/>
                <w:left w:val="none" w:sz="0" w:space="0" w:color="auto"/>
                <w:bottom w:val="none" w:sz="0" w:space="0" w:color="auto"/>
                <w:right w:val="none" w:sz="0" w:space="0" w:color="auto"/>
              </w:divBdr>
            </w:div>
            <w:div w:id="1532262531">
              <w:marLeft w:val="0"/>
              <w:marRight w:val="0"/>
              <w:marTop w:val="0"/>
              <w:marBottom w:val="0"/>
              <w:divBdr>
                <w:top w:val="none" w:sz="0" w:space="0" w:color="auto"/>
                <w:left w:val="none" w:sz="0" w:space="0" w:color="auto"/>
                <w:bottom w:val="none" w:sz="0" w:space="0" w:color="auto"/>
                <w:right w:val="none" w:sz="0" w:space="0" w:color="auto"/>
              </w:divBdr>
            </w:div>
            <w:div w:id="1546137434">
              <w:marLeft w:val="0"/>
              <w:marRight w:val="0"/>
              <w:marTop w:val="0"/>
              <w:marBottom w:val="0"/>
              <w:divBdr>
                <w:top w:val="none" w:sz="0" w:space="0" w:color="auto"/>
                <w:left w:val="none" w:sz="0" w:space="0" w:color="auto"/>
                <w:bottom w:val="none" w:sz="0" w:space="0" w:color="auto"/>
                <w:right w:val="none" w:sz="0" w:space="0" w:color="auto"/>
              </w:divBdr>
            </w:div>
            <w:div w:id="1559437274">
              <w:marLeft w:val="0"/>
              <w:marRight w:val="0"/>
              <w:marTop w:val="0"/>
              <w:marBottom w:val="0"/>
              <w:divBdr>
                <w:top w:val="none" w:sz="0" w:space="0" w:color="auto"/>
                <w:left w:val="none" w:sz="0" w:space="0" w:color="auto"/>
                <w:bottom w:val="none" w:sz="0" w:space="0" w:color="auto"/>
                <w:right w:val="none" w:sz="0" w:space="0" w:color="auto"/>
              </w:divBdr>
            </w:div>
            <w:div w:id="1560894613">
              <w:marLeft w:val="0"/>
              <w:marRight w:val="0"/>
              <w:marTop w:val="0"/>
              <w:marBottom w:val="0"/>
              <w:divBdr>
                <w:top w:val="none" w:sz="0" w:space="0" w:color="auto"/>
                <w:left w:val="none" w:sz="0" w:space="0" w:color="auto"/>
                <w:bottom w:val="none" w:sz="0" w:space="0" w:color="auto"/>
                <w:right w:val="none" w:sz="0" w:space="0" w:color="auto"/>
              </w:divBdr>
            </w:div>
            <w:div w:id="1565797211">
              <w:marLeft w:val="0"/>
              <w:marRight w:val="0"/>
              <w:marTop w:val="0"/>
              <w:marBottom w:val="0"/>
              <w:divBdr>
                <w:top w:val="none" w:sz="0" w:space="0" w:color="auto"/>
                <w:left w:val="none" w:sz="0" w:space="0" w:color="auto"/>
                <w:bottom w:val="none" w:sz="0" w:space="0" w:color="auto"/>
                <w:right w:val="none" w:sz="0" w:space="0" w:color="auto"/>
              </w:divBdr>
            </w:div>
            <w:div w:id="1566718532">
              <w:marLeft w:val="0"/>
              <w:marRight w:val="0"/>
              <w:marTop w:val="0"/>
              <w:marBottom w:val="0"/>
              <w:divBdr>
                <w:top w:val="none" w:sz="0" w:space="0" w:color="auto"/>
                <w:left w:val="none" w:sz="0" w:space="0" w:color="auto"/>
                <w:bottom w:val="none" w:sz="0" w:space="0" w:color="auto"/>
                <w:right w:val="none" w:sz="0" w:space="0" w:color="auto"/>
              </w:divBdr>
            </w:div>
            <w:div w:id="1577741757">
              <w:marLeft w:val="0"/>
              <w:marRight w:val="0"/>
              <w:marTop w:val="0"/>
              <w:marBottom w:val="0"/>
              <w:divBdr>
                <w:top w:val="none" w:sz="0" w:space="0" w:color="auto"/>
                <w:left w:val="none" w:sz="0" w:space="0" w:color="auto"/>
                <w:bottom w:val="none" w:sz="0" w:space="0" w:color="auto"/>
                <w:right w:val="none" w:sz="0" w:space="0" w:color="auto"/>
              </w:divBdr>
            </w:div>
            <w:div w:id="1608853798">
              <w:marLeft w:val="0"/>
              <w:marRight w:val="0"/>
              <w:marTop w:val="0"/>
              <w:marBottom w:val="0"/>
              <w:divBdr>
                <w:top w:val="none" w:sz="0" w:space="0" w:color="auto"/>
                <w:left w:val="none" w:sz="0" w:space="0" w:color="auto"/>
                <w:bottom w:val="none" w:sz="0" w:space="0" w:color="auto"/>
                <w:right w:val="none" w:sz="0" w:space="0" w:color="auto"/>
              </w:divBdr>
            </w:div>
            <w:div w:id="1617717606">
              <w:marLeft w:val="0"/>
              <w:marRight w:val="0"/>
              <w:marTop w:val="0"/>
              <w:marBottom w:val="0"/>
              <w:divBdr>
                <w:top w:val="none" w:sz="0" w:space="0" w:color="auto"/>
                <w:left w:val="none" w:sz="0" w:space="0" w:color="auto"/>
                <w:bottom w:val="none" w:sz="0" w:space="0" w:color="auto"/>
                <w:right w:val="none" w:sz="0" w:space="0" w:color="auto"/>
              </w:divBdr>
            </w:div>
            <w:div w:id="1635720453">
              <w:marLeft w:val="0"/>
              <w:marRight w:val="0"/>
              <w:marTop w:val="0"/>
              <w:marBottom w:val="0"/>
              <w:divBdr>
                <w:top w:val="none" w:sz="0" w:space="0" w:color="auto"/>
                <w:left w:val="none" w:sz="0" w:space="0" w:color="auto"/>
                <w:bottom w:val="none" w:sz="0" w:space="0" w:color="auto"/>
                <w:right w:val="none" w:sz="0" w:space="0" w:color="auto"/>
              </w:divBdr>
            </w:div>
            <w:div w:id="1635871980">
              <w:marLeft w:val="0"/>
              <w:marRight w:val="0"/>
              <w:marTop w:val="0"/>
              <w:marBottom w:val="0"/>
              <w:divBdr>
                <w:top w:val="none" w:sz="0" w:space="0" w:color="auto"/>
                <w:left w:val="none" w:sz="0" w:space="0" w:color="auto"/>
                <w:bottom w:val="none" w:sz="0" w:space="0" w:color="auto"/>
                <w:right w:val="none" w:sz="0" w:space="0" w:color="auto"/>
              </w:divBdr>
            </w:div>
            <w:div w:id="1654522384">
              <w:marLeft w:val="0"/>
              <w:marRight w:val="0"/>
              <w:marTop w:val="0"/>
              <w:marBottom w:val="0"/>
              <w:divBdr>
                <w:top w:val="none" w:sz="0" w:space="0" w:color="auto"/>
                <w:left w:val="none" w:sz="0" w:space="0" w:color="auto"/>
                <w:bottom w:val="none" w:sz="0" w:space="0" w:color="auto"/>
                <w:right w:val="none" w:sz="0" w:space="0" w:color="auto"/>
              </w:divBdr>
            </w:div>
            <w:div w:id="1670210510">
              <w:marLeft w:val="0"/>
              <w:marRight w:val="0"/>
              <w:marTop w:val="0"/>
              <w:marBottom w:val="0"/>
              <w:divBdr>
                <w:top w:val="none" w:sz="0" w:space="0" w:color="auto"/>
                <w:left w:val="none" w:sz="0" w:space="0" w:color="auto"/>
                <w:bottom w:val="none" w:sz="0" w:space="0" w:color="auto"/>
                <w:right w:val="none" w:sz="0" w:space="0" w:color="auto"/>
              </w:divBdr>
            </w:div>
            <w:div w:id="1670866825">
              <w:marLeft w:val="0"/>
              <w:marRight w:val="0"/>
              <w:marTop w:val="0"/>
              <w:marBottom w:val="0"/>
              <w:divBdr>
                <w:top w:val="none" w:sz="0" w:space="0" w:color="auto"/>
                <w:left w:val="none" w:sz="0" w:space="0" w:color="auto"/>
                <w:bottom w:val="none" w:sz="0" w:space="0" w:color="auto"/>
                <w:right w:val="none" w:sz="0" w:space="0" w:color="auto"/>
              </w:divBdr>
            </w:div>
            <w:div w:id="1678002858">
              <w:marLeft w:val="0"/>
              <w:marRight w:val="0"/>
              <w:marTop w:val="0"/>
              <w:marBottom w:val="0"/>
              <w:divBdr>
                <w:top w:val="none" w:sz="0" w:space="0" w:color="auto"/>
                <w:left w:val="none" w:sz="0" w:space="0" w:color="auto"/>
                <w:bottom w:val="none" w:sz="0" w:space="0" w:color="auto"/>
                <w:right w:val="none" w:sz="0" w:space="0" w:color="auto"/>
              </w:divBdr>
            </w:div>
            <w:div w:id="1704355481">
              <w:marLeft w:val="0"/>
              <w:marRight w:val="0"/>
              <w:marTop w:val="0"/>
              <w:marBottom w:val="0"/>
              <w:divBdr>
                <w:top w:val="none" w:sz="0" w:space="0" w:color="auto"/>
                <w:left w:val="none" w:sz="0" w:space="0" w:color="auto"/>
                <w:bottom w:val="none" w:sz="0" w:space="0" w:color="auto"/>
                <w:right w:val="none" w:sz="0" w:space="0" w:color="auto"/>
              </w:divBdr>
            </w:div>
            <w:div w:id="1714962467">
              <w:marLeft w:val="0"/>
              <w:marRight w:val="0"/>
              <w:marTop w:val="0"/>
              <w:marBottom w:val="0"/>
              <w:divBdr>
                <w:top w:val="none" w:sz="0" w:space="0" w:color="auto"/>
                <w:left w:val="none" w:sz="0" w:space="0" w:color="auto"/>
                <w:bottom w:val="none" w:sz="0" w:space="0" w:color="auto"/>
                <w:right w:val="none" w:sz="0" w:space="0" w:color="auto"/>
              </w:divBdr>
            </w:div>
            <w:div w:id="1728140253">
              <w:marLeft w:val="0"/>
              <w:marRight w:val="0"/>
              <w:marTop w:val="0"/>
              <w:marBottom w:val="0"/>
              <w:divBdr>
                <w:top w:val="none" w:sz="0" w:space="0" w:color="auto"/>
                <w:left w:val="none" w:sz="0" w:space="0" w:color="auto"/>
                <w:bottom w:val="none" w:sz="0" w:space="0" w:color="auto"/>
                <w:right w:val="none" w:sz="0" w:space="0" w:color="auto"/>
              </w:divBdr>
            </w:div>
            <w:div w:id="1732071245">
              <w:marLeft w:val="0"/>
              <w:marRight w:val="0"/>
              <w:marTop w:val="0"/>
              <w:marBottom w:val="0"/>
              <w:divBdr>
                <w:top w:val="none" w:sz="0" w:space="0" w:color="auto"/>
                <w:left w:val="none" w:sz="0" w:space="0" w:color="auto"/>
                <w:bottom w:val="none" w:sz="0" w:space="0" w:color="auto"/>
                <w:right w:val="none" w:sz="0" w:space="0" w:color="auto"/>
              </w:divBdr>
            </w:div>
            <w:div w:id="1740177691">
              <w:marLeft w:val="0"/>
              <w:marRight w:val="0"/>
              <w:marTop w:val="0"/>
              <w:marBottom w:val="0"/>
              <w:divBdr>
                <w:top w:val="none" w:sz="0" w:space="0" w:color="auto"/>
                <w:left w:val="none" w:sz="0" w:space="0" w:color="auto"/>
                <w:bottom w:val="none" w:sz="0" w:space="0" w:color="auto"/>
                <w:right w:val="none" w:sz="0" w:space="0" w:color="auto"/>
              </w:divBdr>
            </w:div>
            <w:div w:id="1745452911">
              <w:marLeft w:val="0"/>
              <w:marRight w:val="0"/>
              <w:marTop w:val="0"/>
              <w:marBottom w:val="0"/>
              <w:divBdr>
                <w:top w:val="none" w:sz="0" w:space="0" w:color="auto"/>
                <w:left w:val="none" w:sz="0" w:space="0" w:color="auto"/>
                <w:bottom w:val="none" w:sz="0" w:space="0" w:color="auto"/>
                <w:right w:val="none" w:sz="0" w:space="0" w:color="auto"/>
              </w:divBdr>
            </w:div>
            <w:div w:id="1746799968">
              <w:marLeft w:val="0"/>
              <w:marRight w:val="0"/>
              <w:marTop w:val="0"/>
              <w:marBottom w:val="0"/>
              <w:divBdr>
                <w:top w:val="none" w:sz="0" w:space="0" w:color="auto"/>
                <w:left w:val="none" w:sz="0" w:space="0" w:color="auto"/>
                <w:bottom w:val="none" w:sz="0" w:space="0" w:color="auto"/>
                <w:right w:val="none" w:sz="0" w:space="0" w:color="auto"/>
              </w:divBdr>
            </w:div>
            <w:div w:id="1755468170">
              <w:marLeft w:val="0"/>
              <w:marRight w:val="0"/>
              <w:marTop w:val="0"/>
              <w:marBottom w:val="0"/>
              <w:divBdr>
                <w:top w:val="none" w:sz="0" w:space="0" w:color="auto"/>
                <w:left w:val="none" w:sz="0" w:space="0" w:color="auto"/>
                <w:bottom w:val="none" w:sz="0" w:space="0" w:color="auto"/>
                <w:right w:val="none" w:sz="0" w:space="0" w:color="auto"/>
              </w:divBdr>
            </w:div>
            <w:div w:id="1756395363">
              <w:marLeft w:val="0"/>
              <w:marRight w:val="0"/>
              <w:marTop w:val="0"/>
              <w:marBottom w:val="0"/>
              <w:divBdr>
                <w:top w:val="none" w:sz="0" w:space="0" w:color="auto"/>
                <w:left w:val="none" w:sz="0" w:space="0" w:color="auto"/>
                <w:bottom w:val="none" w:sz="0" w:space="0" w:color="auto"/>
                <w:right w:val="none" w:sz="0" w:space="0" w:color="auto"/>
              </w:divBdr>
            </w:div>
            <w:div w:id="1759712847">
              <w:marLeft w:val="0"/>
              <w:marRight w:val="0"/>
              <w:marTop w:val="0"/>
              <w:marBottom w:val="0"/>
              <w:divBdr>
                <w:top w:val="none" w:sz="0" w:space="0" w:color="auto"/>
                <w:left w:val="none" w:sz="0" w:space="0" w:color="auto"/>
                <w:bottom w:val="none" w:sz="0" w:space="0" w:color="auto"/>
                <w:right w:val="none" w:sz="0" w:space="0" w:color="auto"/>
              </w:divBdr>
            </w:div>
            <w:div w:id="1761096127">
              <w:marLeft w:val="0"/>
              <w:marRight w:val="0"/>
              <w:marTop w:val="0"/>
              <w:marBottom w:val="0"/>
              <w:divBdr>
                <w:top w:val="none" w:sz="0" w:space="0" w:color="auto"/>
                <w:left w:val="none" w:sz="0" w:space="0" w:color="auto"/>
                <w:bottom w:val="none" w:sz="0" w:space="0" w:color="auto"/>
                <w:right w:val="none" w:sz="0" w:space="0" w:color="auto"/>
              </w:divBdr>
            </w:div>
            <w:div w:id="1764689435">
              <w:marLeft w:val="0"/>
              <w:marRight w:val="0"/>
              <w:marTop w:val="0"/>
              <w:marBottom w:val="0"/>
              <w:divBdr>
                <w:top w:val="none" w:sz="0" w:space="0" w:color="auto"/>
                <w:left w:val="none" w:sz="0" w:space="0" w:color="auto"/>
                <w:bottom w:val="none" w:sz="0" w:space="0" w:color="auto"/>
                <w:right w:val="none" w:sz="0" w:space="0" w:color="auto"/>
              </w:divBdr>
            </w:div>
            <w:div w:id="1765152373">
              <w:marLeft w:val="0"/>
              <w:marRight w:val="0"/>
              <w:marTop w:val="0"/>
              <w:marBottom w:val="0"/>
              <w:divBdr>
                <w:top w:val="none" w:sz="0" w:space="0" w:color="auto"/>
                <w:left w:val="none" w:sz="0" w:space="0" w:color="auto"/>
                <w:bottom w:val="none" w:sz="0" w:space="0" w:color="auto"/>
                <w:right w:val="none" w:sz="0" w:space="0" w:color="auto"/>
              </w:divBdr>
            </w:div>
            <w:div w:id="1769034560">
              <w:marLeft w:val="0"/>
              <w:marRight w:val="0"/>
              <w:marTop w:val="0"/>
              <w:marBottom w:val="0"/>
              <w:divBdr>
                <w:top w:val="none" w:sz="0" w:space="0" w:color="auto"/>
                <w:left w:val="none" w:sz="0" w:space="0" w:color="auto"/>
                <w:bottom w:val="none" w:sz="0" w:space="0" w:color="auto"/>
                <w:right w:val="none" w:sz="0" w:space="0" w:color="auto"/>
              </w:divBdr>
            </w:div>
            <w:div w:id="1799835590">
              <w:marLeft w:val="0"/>
              <w:marRight w:val="0"/>
              <w:marTop w:val="0"/>
              <w:marBottom w:val="0"/>
              <w:divBdr>
                <w:top w:val="none" w:sz="0" w:space="0" w:color="auto"/>
                <w:left w:val="none" w:sz="0" w:space="0" w:color="auto"/>
                <w:bottom w:val="none" w:sz="0" w:space="0" w:color="auto"/>
                <w:right w:val="none" w:sz="0" w:space="0" w:color="auto"/>
              </w:divBdr>
            </w:div>
            <w:div w:id="1824813135">
              <w:marLeft w:val="0"/>
              <w:marRight w:val="0"/>
              <w:marTop w:val="0"/>
              <w:marBottom w:val="0"/>
              <w:divBdr>
                <w:top w:val="none" w:sz="0" w:space="0" w:color="auto"/>
                <w:left w:val="none" w:sz="0" w:space="0" w:color="auto"/>
                <w:bottom w:val="none" w:sz="0" w:space="0" w:color="auto"/>
                <w:right w:val="none" w:sz="0" w:space="0" w:color="auto"/>
              </w:divBdr>
            </w:div>
            <w:div w:id="1841658695">
              <w:marLeft w:val="0"/>
              <w:marRight w:val="0"/>
              <w:marTop w:val="0"/>
              <w:marBottom w:val="0"/>
              <w:divBdr>
                <w:top w:val="none" w:sz="0" w:space="0" w:color="auto"/>
                <w:left w:val="none" w:sz="0" w:space="0" w:color="auto"/>
                <w:bottom w:val="none" w:sz="0" w:space="0" w:color="auto"/>
                <w:right w:val="none" w:sz="0" w:space="0" w:color="auto"/>
              </w:divBdr>
            </w:div>
            <w:div w:id="1841770017">
              <w:marLeft w:val="0"/>
              <w:marRight w:val="0"/>
              <w:marTop w:val="0"/>
              <w:marBottom w:val="0"/>
              <w:divBdr>
                <w:top w:val="none" w:sz="0" w:space="0" w:color="auto"/>
                <w:left w:val="none" w:sz="0" w:space="0" w:color="auto"/>
                <w:bottom w:val="none" w:sz="0" w:space="0" w:color="auto"/>
                <w:right w:val="none" w:sz="0" w:space="0" w:color="auto"/>
              </w:divBdr>
            </w:div>
            <w:div w:id="1844121399">
              <w:marLeft w:val="0"/>
              <w:marRight w:val="0"/>
              <w:marTop w:val="0"/>
              <w:marBottom w:val="0"/>
              <w:divBdr>
                <w:top w:val="none" w:sz="0" w:space="0" w:color="auto"/>
                <w:left w:val="none" w:sz="0" w:space="0" w:color="auto"/>
                <w:bottom w:val="none" w:sz="0" w:space="0" w:color="auto"/>
                <w:right w:val="none" w:sz="0" w:space="0" w:color="auto"/>
              </w:divBdr>
            </w:div>
            <w:div w:id="1844198761">
              <w:marLeft w:val="0"/>
              <w:marRight w:val="0"/>
              <w:marTop w:val="0"/>
              <w:marBottom w:val="0"/>
              <w:divBdr>
                <w:top w:val="none" w:sz="0" w:space="0" w:color="auto"/>
                <w:left w:val="none" w:sz="0" w:space="0" w:color="auto"/>
                <w:bottom w:val="none" w:sz="0" w:space="0" w:color="auto"/>
                <w:right w:val="none" w:sz="0" w:space="0" w:color="auto"/>
              </w:divBdr>
            </w:div>
            <w:div w:id="1849252210">
              <w:marLeft w:val="0"/>
              <w:marRight w:val="0"/>
              <w:marTop w:val="0"/>
              <w:marBottom w:val="0"/>
              <w:divBdr>
                <w:top w:val="none" w:sz="0" w:space="0" w:color="auto"/>
                <w:left w:val="none" w:sz="0" w:space="0" w:color="auto"/>
                <w:bottom w:val="none" w:sz="0" w:space="0" w:color="auto"/>
                <w:right w:val="none" w:sz="0" w:space="0" w:color="auto"/>
              </w:divBdr>
            </w:div>
            <w:div w:id="1851336489">
              <w:marLeft w:val="0"/>
              <w:marRight w:val="0"/>
              <w:marTop w:val="0"/>
              <w:marBottom w:val="0"/>
              <w:divBdr>
                <w:top w:val="none" w:sz="0" w:space="0" w:color="auto"/>
                <w:left w:val="none" w:sz="0" w:space="0" w:color="auto"/>
                <w:bottom w:val="none" w:sz="0" w:space="0" w:color="auto"/>
                <w:right w:val="none" w:sz="0" w:space="0" w:color="auto"/>
              </w:divBdr>
            </w:div>
            <w:div w:id="1864050435">
              <w:marLeft w:val="0"/>
              <w:marRight w:val="0"/>
              <w:marTop w:val="0"/>
              <w:marBottom w:val="0"/>
              <w:divBdr>
                <w:top w:val="none" w:sz="0" w:space="0" w:color="auto"/>
                <w:left w:val="none" w:sz="0" w:space="0" w:color="auto"/>
                <w:bottom w:val="none" w:sz="0" w:space="0" w:color="auto"/>
                <w:right w:val="none" w:sz="0" w:space="0" w:color="auto"/>
              </w:divBdr>
            </w:div>
            <w:div w:id="1870987746">
              <w:marLeft w:val="0"/>
              <w:marRight w:val="0"/>
              <w:marTop w:val="0"/>
              <w:marBottom w:val="0"/>
              <w:divBdr>
                <w:top w:val="none" w:sz="0" w:space="0" w:color="auto"/>
                <w:left w:val="none" w:sz="0" w:space="0" w:color="auto"/>
                <w:bottom w:val="none" w:sz="0" w:space="0" w:color="auto"/>
                <w:right w:val="none" w:sz="0" w:space="0" w:color="auto"/>
              </w:divBdr>
            </w:div>
            <w:div w:id="1871642954">
              <w:marLeft w:val="0"/>
              <w:marRight w:val="0"/>
              <w:marTop w:val="0"/>
              <w:marBottom w:val="0"/>
              <w:divBdr>
                <w:top w:val="none" w:sz="0" w:space="0" w:color="auto"/>
                <w:left w:val="none" w:sz="0" w:space="0" w:color="auto"/>
                <w:bottom w:val="none" w:sz="0" w:space="0" w:color="auto"/>
                <w:right w:val="none" w:sz="0" w:space="0" w:color="auto"/>
              </w:divBdr>
            </w:div>
            <w:div w:id="1895508254">
              <w:marLeft w:val="0"/>
              <w:marRight w:val="0"/>
              <w:marTop w:val="0"/>
              <w:marBottom w:val="0"/>
              <w:divBdr>
                <w:top w:val="none" w:sz="0" w:space="0" w:color="auto"/>
                <w:left w:val="none" w:sz="0" w:space="0" w:color="auto"/>
                <w:bottom w:val="none" w:sz="0" w:space="0" w:color="auto"/>
                <w:right w:val="none" w:sz="0" w:space="0" w:color="auto"/>
              </w:divBdr>
            </w:div>
            <w:div w:id="1909800557">
              <w:marLeft w:val="0"/>
              <w:marRight w:val="0"/>
              <w:marTop w:val="0"/>
              <w:marBottom w:val="0"/>
              <w:divBdr>
                <w:top w:val="none" w:sz="0" w:space="0" w:color="auto"/>
                <w:left w:val="none" w:sz="0" w:space="0" w:color="auto"/>
                <w:bottom w:val="none" w:sz="0" w:space="0" w:color="auto"/>
                <w:right w:val="none" w:sz="0" w:space="0" w:color="auto"/>
              </w:divBdr>
            </w:div>
            <w:div w:id="1925260359">
              <w:marLeft w:val="0"/>
              <w:marRight w:val="0"/>
              <w:marTop w:val="0"/>
              <w:marBottom w:val="0"/>
              <w:divBdr>
                <w:top w:val="none" w:sz="0" w:space="0" w:color="auto"/>
                <w:left w:val="none" w:sz="0" w:space="0" w:color="auto"/>
                <w:bottom w:val="none" w:sz="0" w:space="0" w:color="auto"/>
                <w:right w:val="none" w:sz="0" w:space="0" w:color="auto"/>
              </w:divBdr>
            </w:div>
            <w:div w:id="1958022585">
              <w:marLeft w:val="0"/>
              <w:marRight w:val="0"/>
              <w:marTop w:val="0"/>
              <w:marBottom w:val="0"/>
              <w:divBdr>
                <w:top w:val="none" w:sz="0" w:space="0" w:color="auto"/>
                <w:left w:val="none" w:sz="0" w:space="0" w:color="auto"/>
                <w:bottom w:val="none" w:sz="0" w:space="0" w:color="auto"/>
                <w:right w:val="none" w:sz="0" w:space="0" w:color="auto"/>
              </w:divBdr>
            </w:div>
            <w:div w:id="1963420728">
              <w:marLeft w:val="0"/>
              <w:marRight w:val="0"/>
              <w:marTop w:val="0"/>
              <w:marBottom w:val="0"/>
              <w:divBdr>
                <w:top w:val="none" w:sz="0" w:space="0" w:color="auto"/>
                <w:left w:val="none" w:sz="0" w:space="0" w:color="auto"/>
                <w:bottom w:val="none" w:sz="0" w:space="0" w:color="auto"/>
                <w:right w:val="none" w:sz="0" w:space="0" w:color="auto"/>
              </w:divBdr>
            </w:div>
            <w:div w:id="1981035022">
              <w:marLeft w:val="0"/>
              <w:marRight w:val="0"/>
              <w:marTop w:val="0"/>
              <w:marBottom w:val="0"/>
              <w:divBdr>
                <w:top w:val="none" w:sz="0" w:space="0" w:color="auto"/>
                <w:left w:val="none" w:sz="0" w:space="0" w:color="auto"/>
                <w:bottom w:val="none" w:sz="0" w:space="0" w:color="auto"/>
                <w:right w:val="none" w:sz="0" w:space="0" w:color="auto"/>
              </w:divBdr>
            </w:div>
            <w:div w:id="1991211243">
              <w:marLeft w:val="0"/>
              <w:marRight w:val="0"/>
              <w:marTop w:val="0"/>
              <w:marBottom w:val="0"/>
              <w:divBdr>
                <w:top w:val="none" w:sz="0" w:space="0" w:color="auto"/>
                <w:left w:val="none" w:sz="0" w:space="0" w:color="auto"/>
                <w:bottom w:val="none" w:sz="0" w:space="0" w:color="auto"/>
                <w:right w:val="none" w:sz="0" w:space="0" w:color="auto"/>
              </w:divBdr>
            </w:div>
            <w:div w:id="2010668079">
              <w:marLeft w:val="0"/>
              <w:marRight w:val="0"/>
              <w:marTop w:val="0"/>
              <w:marBottom w:val="0"/>
              <w:divBdr>
                <w:top w:val="none" w:sz="0" w:space="0" w:color="auto"/>
                <w:left w:val="none" w:sz="0" w:space="0" w:color="auto"/>
                <w:bottom w:val="none" w:sz="0" w:space="0" w:color="auto"/>
                <w:right w:val="none" w:sz="0" w:space="0" w:color="auto"/>
              </w:divBdr>
            </w:div>
            <w:div w:id="2021274208">
              <w:marLeft w:val="0"/>
              <w:marRight w:val="0"/>
              <w:marTop w:val="0"/>
              <w:marBottom w:val="0"/>
              <w:divBdr>
                <w:top w:val="none" w:sz="0" w:space="0" w:color="auto"/>
                <w:left w:val="none" w:sz="0" w:space="0" w:color="auto"/>
                <w:bottom w:val="none" w:sz="0" w:space="0" w:color="auto"/>
                <w:right w:val="none" w:sz="0" w:space="0" w:color="auto"/>
              </w:divBdr>
            </w:div>
            <w:div w:id="2021354129">
              <w:marLeft w:val="0"/>
              <w:marRight w:val="0"/>
              <w:marTop w:val="0"/>
              <w:marBottom w:val="0"/>
              <w:divBdr>
                <w:top w:val="none" w:sz="0" w:space="0" w:color="auto"/>
                <w:left w:val="none" w:sz="0" w:space="0" w:color="auto"/>
                <w:bottom w:val="none" w:sz="0" w:space="0" w:color="auto"/>
                <w:right w:val="none" w:sz="0" w:space="0" w:color="auto"/>
              </w:divBdr>
            </w:div>
            <w:div w:id="2033653346">
              <w:marLeft w:val="0"/>
              <w:marRight w:val="0"/>
              <w:marTop w:val="0"/>
              <w:marBottom w:val="0"/>
              <w:divBdr>
                <w:top w:val="none" w:sz="0" w:space="0" w:color="auto"/>
                <w:left w:val="none" w:sz="0" w:space="0" w:color="auto"/>
                <w:bottom w:val="none" w:sz="0" w:space="0" w:color="auto"/>
                <w:right w:val="none" w:sz="0" w:space="0" w:color="auto"/>
              </w:divBdr>
            </w:div>
            <w:div w:id="2042972958">
              <w:marLeft w:val="0"/>
              <w:marRight w:val="0"/>
              <w:marTop w:val="0"/>
              <w:marBottom w:val="0"/>
              <w:divBdr>
                <w:top w:val="none" w:sz="0" w:space="0" w:color="auto"/>
                <w:left w:val="none" w:sz="0" w:space="0" w:color="auto"/>
                <w:bottom w:val="none" w:sz="0" w:space="0" w:color="auto"/>
                <w:right w:val="none" w:sz="0" w:space="0" w:color="auto"/>
              </w:divBdr>
            </w:div>
            <w:div w:id="2043893891">
              <w:marLeft w:val="0"/>
              <w:marRight w:val="0"/>
              <w:marTop w:val="0"/>
              <w:marBottom w:val="0"/>
              <w:divBdr>
                <w:top w:val="none" w:sz="0" w:space="0" w:color="auto"/>
                <w:left w:val="none" w:sz="0" w:space="0" w:color="auto"/>
                <w:bottom w:val="none" w:sz="0" w:space="0" w:color="auto"/>
                <w:right w:val="none" w:sz="0" w:space="0" w:color="auto"/>
              </w:divBdr>
            </w:div>
            <w:div w:id="2059743200">
              <w:marLeft w:val="0"/>
              <w:marRight w:val="0"/>
              <w:marTop w:val="0"/>
              <w:marBottom w:val="0"/>
              <w:divBdr>
                <w:top w:val="none" w:sz="0" w:space="0" w:color="auto"/>
                <w:left w:val="none" w:sz="0" w:space="0" w:color="auto"/>
                <w:bottom w:val="none" w:sz="0" w:space="0" w:color="auto"/>
                <w:right w:val="none" w:sz="0" w:space="0" w:color="auto"/>
              </w:divBdr>
            </w:div>
            <w:div w:id="2060935145">
              <w:marLeft w:val="0"/>
              <w:marRight w:val="0"/>
              <w:marTop w:val="0"/>
              <w:marBottom w:val="0"/>
              <w:divBdr>
                <w:top w:val="none" w:sz="0" w:space="0" w:color="auto"/>
                <w:left w:val="none" w:sz="0" w:space="0" w:color="auto"/>
                <w:bottom w:val="none" w:sz="0" w:space="0" w:color="auto"/>
                <w:right w:val="none" w:sz="0" w:space="0" w:color="auto"/>
              </w:divBdr>
            </w:div>
            <w:div w:id="2061441271">
              <w:marLeft w:val="0"/>
              <w:marRight w:val="0"/>
              <w:marTop w:val="0"/>
              <w:marBottom w:val="0"/>
              <w:divBdr>
                <w:top w:val="none" w:sz="0" w:space="0" w:color="auto"/>
                <w:left w:val="none" w:sz="0" w:space="0" w:color="auto"/>
                <w:bottom w:val="none" w:sz="0" w:space="0" w:color="auto"/>
                <w:right w:val="none" w:sz="0" w:space="0" w:color="auto"/>
              </w:divBdr>
            </w:div>
            <w:div w:id="2070498820">
              <w:marLeft w:val="0"/>
              <w:marRight w:val="0"/>
              <w:marTop w:val="0"/>
              <w:marBottom w:val="0"/>
              <w:divBdr>
                <w:top w:val="none" w:sz="0" w:space="0" w:color="auto"/>
                <w:left w:val="none" w:sz="0" w:space="0" w:color="auto"/>
                <w:bottom w:val="none" w:sz="0" w:space="0" w:color="auto"/>
                <w:right w:val="none" w:sz="0" w:space="0" w:color="auto"/>
              </w:divBdr>
            </w:div>
            <w:div w:id="2073968855">
              <w:marLeft w:val="0"/>
              <w:marRight w:val="0"/>
              <w:marTop w:val="0"/>
              <w:marBottom w:val="0"/>
              <w:divBdr>
                <w:top w:val="none" w:sz="0" w:space="0" w:color="auto"/>
                <w:left w:val="none" w:sz="0" w:space="0" w:color="auto"/>
                <w:bottom w:val="none" w:sz="0" w:space="0" w:color="auto"/>
                <w:right w:val="none" w:sz="0" w:space="0" w:color="auto"/>
              </w:divBdr>
            </w:div>
            <w:div w:id="2092192778">
              <w:marLeft w:val="0"/>
              <w:marRight w:val="0"/>
              <w:marTop w:val="0"/>
              <w:marBottom w:val="0"/>
              <w:divBdr>
                <w:top w:val="none" w:sz="0" w:space="0" w:color="auto"/>
                <w:left w:val="none" w:sz="0" w:space="0" w:color="auto"/>
                <w:bottom w:val="none" w:sz="0" w:space="0" w:color="auto"/>
                <w:right w:val="none" w:sz="0" w:space="0" w:color="auto"/>
              </w:divBdr>
            </w:div>
            <w:div w:id="2094206289">
              <w:marLeft w:val="0"/>
              <w:marRight w:val="0"/>
              <w:marTop w:val="0"/>
              <w:marBottom w:val="0"/>
              <w:divBdr>
                <w:top w:val="none" w:sz="0" w:space="0" w:color="auto"/>
                <w:left w:val="none" w:sz="0" w:space="0" w:color="auto"/>
                <w:bottom w:val="none" w:sz="0" w:space="0" w:color="auto"/>
                <w:right w:val="none" w:sz="0" w:space="0" w:color="auto"/>
              </w:divBdr>
            </w:div>
            <w:div w:id="2103450288">
              <w:marLeft w:val="0"/>
              <w:marRight w:val="0"/>
              <w:marTop w:val="0"/>
              <w:marBottom w:val="0"/>
              <w:divBdr>
                <w:top w:val="none" w:sz="0" w:space="0" w:color="auto"/>
                <w:left w:val="none" w:sz="0" w:space="0" w:color="auto"/>
                <w:bottom w:val="none" w:sz="0" w:space="0" w:color="auto"/>
                <w:right w:val="none" w:sz="0" w:space="0" w:color="auto"/>
              </w:divBdr>
            </w:div>
            <w:div w:id="2104836921">
              <w:marLeft w:val="0"/>
              <w:marRight w:val="0"/>
              <w:marTop w:val="0"/>
              <w:marBottom w:val="0"/>
              <w:divBdr>
                <w:top w:val="none" w:sz="0" w:space="0" w:color="auto"/>
                <w:left w:val="none" w:sz="0" w:space="0" w:color="auto"/>
                <w:bottom w:val="none" w:sz="0" w:space="0" w:color="auto"/>
                <w:right w:val="none" w:sz="0" w:space="0" w:color="auto"/>
              </w:divBdr>
            </w:div>
            <w:div w:id="2117166943">
              <w:marLeft w:val="0"/>
              <w:marRight w:val="0"/>
              <w:marTop w:val="0"/>
              <w:marBottom w:val="0"/>
              <w:divBdr>
                <w:top w:val="none" w:sz="0" w:space="0" w:color="auto"/>
                <w:left w:val="none" w:sz="0" w:space="0" w:color="auto"/>
                <w:bottom w:val="none" w:sz="0" w:space="0" w:color="auto"/>
                <w:right w:val="none" w:sz="0" w:space="0" w:color="auto"/>
              </w:divBdr>
            </w:div>
            <w:div w:id="212703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1413">
      <w:bodyDiv w:val="1"/>
      <w:marLeft w:val="0"/>
      <w:marRight w:val="0"/>
      <w:marTop w:val="0"/>
      <w:marBottom w:val="0"/>
      <w:divBdr>
        <w:top w:val="none" w:sz="0" w:space="0" w:color="auto"/>
        <w:left w:val="none" w:sz="0" w:space="0" w:color="auto"/>
        <w:bottom w:val="none" w:sz="0" w:space="0" w:color="auto"/>
        <w:right w:val="none" w:sz="0" w:space="0" w:color="auto"/>
      </w:divBdr>
      <w:divsChild>
        <w:div w:id="629937995">
          <w:marLeft w:val="0"/>
          <w:marRight w:val="0"/>
          <w:marTop w:val="0"/>
          <w:marBottom w:val="0"/>
          <w:divBdr>
            <w:top w:val="none" w:sz="0" w:space="0" w:color="auto"/>
            <w:left w:val="none" w:sz="0" w:space="0" w:color="auto"/>
            <w:bottom w:val="none" w:sz="0" w:space="0" w:color="auto"/>
            <w:right w:val="none" w:sz="0" w:space="0" w:color="auto"/>
          </w:divBdr>
          <w:divsChild>
            <w:div w:id="13269767">
              <w:marLeft w:val="0"/>
              <w:marRight w:val="0"/>
              <w:marTop w:val="0"/>
              <w:marBottom w:val="0"/>
              <w:divBdr>
                <w:top w:val="none" w:sz="0" w:space="0" w:color="auto"/>
                <w:left w:val="none" w:sz="0" w:space="0" w:color="auto"/>
                <w:bottom w:val="none" w:sz="0" w:space="0" w:color="auto"/>
                <w:right w:val="none" w:sz="0" w:space="0" w:color="auto"/>
              </w:divBdr>
            </w:div>
            <w:div w:id="105545109">
              <w:marLeft w:val="0"/>
              <w:marRight w:val="0"/>
              <w:marTop w:val="0"/>
              <w:marBottom w:val="0"/>
              <w:divBdr>
                <w:top w:val="none" w:sz="0" w:space="0" w:color="auto"/>
                <w:left w:val="none" w:sz="0" w:space="0" w:color="auto"/>
                <w:bottom w:val="none" w:sz="0" w:space="0" w:color="auto"/>
                <w:right w:val="none" w:sz="0" w:space="0" w:color="auto"/>
              </w:divBdr>
            </w:div>
            <w:div w:id="111948634">
              <w:marLeft w:val="0"/>
              <w:marRight w:val="0"/>
              <w:marTop w:val="0"/>
              <w:marBottom w:val="0"/>
              <w:divBdr>
                <w:top w:val="none" w:sz="0" w:space="0" w:color="auto"/>
                <w:left w:val="none" w:sz="0" w:space="0" w:color="auto"/>
                <w:bottom w:val="none" w:sz="0" w:space="0" w:color="auto"/>
                <w:right w:val="none" w:sz="0" w:space="0" w:color="auto"/>
              </w:divBdr>
            </w:div>
            <w:div w:id="139463662">
              <w:marLeft w:val="0"/>
              <w:marRight w:val="0"/>
              <w:marTop w:val="0"/>
              <w:marBottom w:val="0"/>
              <w:divBdr>
                <w:top w:val="none" w:sz="0" w:space="0" w:color="auto"/>
                <w:left w:val="none" w:sz="0" w:space="0" w:color="auto"/>
                <w:bottom w:val="none" w:sz="0" w:space="0" w:color="auto"/>
                <w:right w:val="none" w:sz="0" w:space="0" w:color="auto"/>
              </w:divBdr>
            </w:div>
            <w:div w:id="158276635">
              <w:marLeft w:val="0"/>
              <w:marRight w:val="0"/>
              <w:marTop w:val="0"/>
              <w:marBottom w:val="0"/>
              <w:divBdr>
                <w:top w:val="none" w:sz="0" w:space="0" w:color="auto"/>
                <w:left w:val="none" w:sz="0" w:space="0" w:color="auto"/>
                <w:bottom w:val="none" w:sz="0" w:space="0" w:color="auto"/>
                <w:right w:val="none" w:sz="0" w:space="0" w:color="auto"/>
              </w:divBdr>
            </w:div>
            <w:div w:id="218715658">
              <w:marLeft w:val="0"/>
              <w:marRight w:val="0"/>
              <w:marTop w:val="0"/>
              <w:marBottom w:val="0"/>
              <w:divBdr>
                <w:top w:val="none" w:sz="0" w:space="0" w:color="auto"/>
                <w:left w:val="none" w:sz="0" w:space="0" w:color="auto"/>
                <w:bottom w:val="none" w:sz="0" w:space="0" w:color="auto"/>
                <w:right w:val="none" w:sz="0" w:space="0" w:color="auto"/>
              </w:divBdr>
            </w:div>
            <w:div w:id="299305708">
              <w:marLeft w:val="0"/>
              <w:marRight w:val="0"/>
              <w:marTop w:val="0"/>
              <w:marBottom w:val="0"/>
              <w:divBdr>
                <w:top w:val="none" w:sz="0" w:space="0" w:color="auto"/>
                <w:left w:val="none" w:sz="0" w:space="0" w:color="auto"/>
                <w:bottom w:val="none" w:sz="0" w:space="0" w:color="auto"/>
                <w:right w:val="none" w:sz="0" w:space="0" w:color="auto"/>
              </w:divBdr>
            </w:div>
            <w:div w:id="319240725">
              <w:marLeft w:val="0"/>
              <w:marRight w:val="0"/>
              <w:marTop w:val="0"/>
              <w:marBottom w:val="0"/>
              <w:divBdr>
                <w:top w:val="none" w:sz="0" w:space="0" w:color="auto"/>
                <w:left w:val="none" w:sz="0" w:space="0" w:color="auto"/>
                <w:bottom w:val="none" w:sz="0" w:space="0" w:color="auto"/>
                <w:right w:val="none" w:sz="0" w:space="0" w:color="auto"/>
              </w:divBdr>
            </w:div>
            <w:div w:id="327248071">
              <w:marLeft w:val="0"/>
              <w:marRight w:val="0"/>
              <w:marTop w:val="0"/>
              <w:marBottom w:val="0"/>
              <w:divBdr>
                <w:top w:val="none" w:sz="0" w:space="0" w:color="auto"/>
                <w:left w:val="none" w:sz="0" w:space="0" w:color="auto"/>
                <w:bottom w:val="none" w:sz="0" w:space="0" w:color="auto"/>
                <w:right w:val="none" w:sz="0" w:space="0" w:color="auto"/>
              </w:divBdr>
            </w:div>
            <w:div w:id="335889122">
              <w:marLeft w:val="0"/>
              <w:marRight w:val="0"/>
              <w:marTop w:val="0"/>
              <w:marBottom w:val="0"/>
              <w:divBdr>
                <w:top w:val="none" w:sz="0" w:space="0" w:color="auto"/>
                <w:left w:val="none" w:sz="0" w:space="0" w:color="auto"/>
                <w:bottom w:val="none" w:sz="0" w:space="0" w:color="auto"/>
                <w:right w:val="none" w:sz="0" w:space="0" w:color="auto"/>
              </w:divBdr>
            </w:div>
            <w:div w:id="336006281">
              <w:marLeft w:val="0"/>
              <w:marRight w:val="0"/>
              <w:marTop w:val="0"/>
              <w:marBottom w:val="0"/>
              <w:divBdr>
                <w:top w:val="none" w:sz="0" w:space="0" w:color="auto"/>
                <w:left w:val="none" w:sz="0" w:space="0" w:color="auto"/>
                <w:bottom w:val="none" w:sz="0" w:space="0" w:color="auto"/>
                <w:right w:val="none" w:sz="0" w:space="0" w:color="auto"/>
              </w:divBdr>
            </w:div>
            <w:div w:id="418912007">
              <w:marLeft w:val="0"/>
              <w:marRight w:val="0"/>
              <w:marTop w:val="0"/>
              <w:marBottom w:val="0"/>
              <w:divBdr>
                <w:top w:val="none" w:sz="0" w:space="0" w:color="auto"/>
                <w:left w:val="none" w:sz="0" w:space="0" w:color="auto"/>
                <w:bottom w:val="none" w:sz="0" w:space="0" w:color="auto"/>
                <w:right w:val="none" w:sz="0" w:space="0" w:color="auto"/>
              </w:divBdr>
            </w:div>
            <w:div w:id="447161968">
              <w:marLeft w:val="0"/>
              <w:marRight w:val="0"/>
              <w:marTop w:val="0"/>
              <w:marBottom w:val="0"/>
              <w:divBdr>
                <w:top w:val="none" w:sz="0" w:space="0" w:color="auto"/>
                <w:left w:val="none" w:sz="0" w:space="0" w:color="auto"/>
                <w:bottom w:val="none" w:sz="0" w:space="0" w:color="auto"/>
                <w:right w:val="none" w:sz="0" w:space="0" w:color="auto"/>
              </w:divBdr>
            </w:div>
            <w:div w:id="458764586">
              <w:marLeft w:val="0"/>
              <w:marRight w:val="0"/>
              <w:marTop w:val="0"/>
              <w:marBottom w:val="0"/>
              <w:divBdr>
                <w:top w:val="none" w:sz="0" w:space="0" w:color="auto"/>
                <w:left w:val="none" w:sz="0" w:space="0" w:color="auto"/>
                <w:bottom w:val="none" w:sz="0" w:space="0" w:color="auto"/>
                <w:right w:val="none" w:sz="0" w:space="0" w:color="auto"/>
              </w:divBdr>
            </w:div>
            <w:div w:id="465586560">
              <w:marLeft w:val="0"/>
              <w:marRight w:val="0"/>
              <w:marTop w:val="0"/>
              <w:marBottom w:val="0"/>
              <w:divBdr>
                <w:top w:val="none" w:sz="0" w:space="0" w:color="auto"/>
                <w:left w:val="none" w:sz="0" w:space="0" w:color="auto"/>
                <w:bottom w:val="none" w:sz="0" w:space="0" w:color="auto"/>
                <w:right w:val="none" w:sz="0" w:space="0" w:color="auto"/>
              </w:divBdr>
            </w:div>
            <w:div w:id="475342945">
              <w:marLeft w:val="0"/>
              <w:marRight w:val="0"/>
              <w:marTop w:val="0"/>
              <w:marBottom w:val="0"/>
              <w:divBdr>
                <w:top w:val="none" w:sz="0" w:space="0" w:color="auto"/>
                <w:left w:val="none" w:sz="0" w:space="0" w:color="auto"/>
                <w:bottom w:val="none" w:sz="0" w:space="0" w:color="auto"/>
                <w:right w:val="none" w:sz="0" w:space="0" w:color="auto"/>
              </w:divBdr>
            </w:div>
            <w:div w:id="545920648">
              <w:marLeft w:val="0"/>
              <w:marRight w:val="0"/>
              <w:marTop w:val="0"/>
              <w:marBottom w:val="0"/>
              <w:divBdr>
                <w:top w:val="none" w:sz="0" w:space="0" w:color="auto"/>
                <w:left w:val="none" w:sz="0" w:space="0" w:color="auto"/>
                <w:bottom w:val="none" w:sz="0" w:space="0" w:color="auto"/>
                <w:right w:val="none" w:sz="0" w:space="0" w:color="auto"/>
              </w:divBdr>
            </w:div>
            <w:div w:id="547451102">
              <w:marLeft w:val="0"/>
              <w:marRight w:val="0"/>
              <w:marTop w:val="0"/>
              <w:marBottom w:val="0"/>
              <w:divBdr>
                <w:top w:val="none" w:sz="0" w:space="0" w:color="auto"/>
                <w:left w:val="none" w:sz="0" w:space="0" w:color="auto"/>
                <w:bottom w:val="none" w:sz="0" w:space="0" w:color="auto"/>
                <w:right w:val="none" w:sz="0" w:space="0" w:color="auto"/>
              </w:divBdr>
            </w:div>
            <w:div w:id="640696556">
              <w:marLeft w:val="0"/>
              <w:marRight w:val="0"/>
              <w:marTop w:val="0"/>
              <w:marBottom w:val="0"/>
              <w:divBdr>
                <w:top w:val="none" w:sz="0" w:space="0" w:color="auto"/>
                <w:left w:val="none" w:sz="0" w:space="0" w:color="auto"/>
                <w:bottom w:val="none" w:sz="0" w:space="0" w:color="auto"/>
                <w:right w:val="none" w:sz="0" w:space="0" w:color="auto"/>
              </w:divBdr>
            </w:div>
            <w:div w:id="675689918">
              <w:marLeft w:val="0"/>
              <w:marRight w:val="0"/>
              <w:marTop w:val="0"/>
              <w:marBottom w:val="0"/>
              <w:divBdr>
                <w:top w:val="none" w:sz="0" w:space="0" w:color="auto"/>
                <w:left w:val="none" w:sz="0" w:space="0" w:color="auto"/>
                <w:bottom w:val="none" w:sz="0" w:space="0" w:color="auto"/>
                <w:right w:val="none" w:sz="0" w:space="0" w:color="auto"/>
              </w:divBdr>
            </w:div>
            <w:div w:id="683825908">
              <w:marLeft w:val="0"/>
              <w:marRight w:val="0"/>
              <w:marTop w:val="0"/>
              <w:marBottom w:val="0"/>
              <w:divBdr>
                <w:top w:val="none" w:sz="0" w:space="0" w:color="auto"/>
                <w:left w:val="none" w:sz="0" w:space="0" w:color="auto"/>
                <w:bottom w:val="none" w:sz="0" w:space="0" w:color="auto"/>
                <w:right w:val="none" w:sz="0" w:space="0" w:color="auto"/>
              </w:divBdr>
            </w:div>
            <w:div w:id="708651524">
              <w:marLeft w:val="0"/>
              <w:marRight w:val="0"/>
              <w:marTop w:val="0"/>
              <w:marBottom w:val="0"/>
              <w:divBdr>
                <w:top w:val="none" w:sz="0" w:space="0" w:color="auto"/>
                <w:left w:val="none" w:sz="0" w:space="0" w:color="auto"/>
                <w:bottom w:val="none" w:sz="0" w:space="0" w:color="auto"/>
                <w:right w:val="none" w:sz="0" w:space="0" w:color="auto"/>
              </w:divBdr>
            </w:div>
            <w:div w:id="720831385">
              <w:marLeft w:val="0"/>
              <w:marRight w:val="0"/>
              <w:marTop w:val="0"/>
              <w:marBottom w:val="0"/>
              <w:divBdr>
                <w:top w:val="none" w:sz="0" w:space="0" w:color="auto"/>
                <w:left w:val="none" w:sz="0" w:space="0" w:color="auto"/>
                <w:bottom w:val="none" w:sz="0" w:space="0" w:color="auto"/>
                <w:right w:val="none" w:sz="0" w:space="0" w:color="auto"/>
              </w:divBdr>
            </w:div>
            <w:div w:id="801072753">
              <w:marLeft w:val="0"/>
              <w:marRight w:val="0"/>
              <w:marTop w:val="0"/>
              <w:marBottom w:val="0"/>
              <w:divBdr>
                <w:top w:val="none" w:sz="0" w:space="0" w:color="auto"/>
                <w:left w:val="none" w:sz="0" w:space="0" w:color="auto"/>
                <w:bottom w:val="none" w:sz="0" w:space="0" w:color="auto"/>
                <w:right w:val="none" w:sz="0" w:space="0" w:color="auto"/>
              </w:divBdr>
            </w:div>
            <w:div w:id="803503701">
              <w:marLeft w:val="0"/>
              <w:marRight w:val="0"/>
              <w:marTop w:val="0"/>
              <w:marBottom w:val="0"/>
              <w:divBdr>
                <w:top w:val="none" w:sz="0" w:space="0" w:color="auto"/>
                <w:left w:val="none" w:sz="0" w:space="0" w:color="auto"/>
                <w:bottom w:val="none" w:sz="0" w:space="0" w:color="auto"/>
                <w:right w:val="none" w:sz="0" w:space="0" w:color="auto"/>
              </w:divBdr>
            </w:div>
            <w:div w:id="804615441">
              <w:marLeft w:val="0"/>
              <w:marRight w:val="0"/>
              <w:marTop w:val="0"/>
              <w:marBottom w:val="0"/>
              <w:divBdr>
                <w:top w:val="none" w:sz="0" w:space="0" w:color="auto"/>
                <w:left w:val="none" w:sz="0" w:space="0" w:color="auto"/>
                <w:bottom w:val="none" w:sz="0" w:space="0" w:color="auto"/>
                <w:right w:val="none" w:sz="0" w:space="0" w:color="auto"/>
              </w:divBdr>
            </w:div>
            <w:div w:id="814177593">
              <w:marLeft w:val="0"/>
              <w:marRight w:val="0"/>
              <w:marTop w:val="0"/>
              <w:marBottom w:val="0"/>
              <w:divBdr>
                <w:top w:val="none" w:sz="0" w:space="0" w:color="auto"/>
                <w:left w:val="none" w:sz="0" w:space="0" w:color="auto"/>
                <w:bottom w:val="none" w:sz="0" w:space="0" w:color="auto"/>
                <w:right w:val="none" w:sz="0" w:space="0" w:color="auto"/>
              </w:divBdr>
            </w:div>
            <w:div w:id="822350908">
              <w:marLeft w:val="0"/>
              <w:marRight w:val="0"/>
              <w:marTop w:val="0"/>
              <w:marBottom w:val="0"/>
              <w:divBdr>
                <w:top w:val="none" w:sz="0" w:space="0" w:color="auto"/>
                <w:left w:val="none" w:sz="0" w:space="0" w:color="auto"/>
                <w:bottom w:val="none" w:sz="0" w:space="0" w:color="auto"/>
                <w:right w:val="none" w:sz="0" w:space="0" w:color="auto"/>
              </w:divBdr>
            </w:div>
            <w:div w:id="826750496">
              <w:marLeft w:val="0"/>
              <w:marRight w:val="0"/>
              <w:marTop w:val="0"/>
              <w:marBottom w:val="0"/>
              <w:divBdr>
                <w:top w:val="none" w:sz="0" w:space="0" w:color="auto"/>
                <w:left w:val="none" w:sz="0" w:space="0" w:color="auto"/>
                <w:bottom w:val="none" w:sz="0" w:space="0" w:color="auto"/>
                <w:right w:val="none" w:sz="0" w:space="0" w:color="auto"/>
              </w:divBdr>
            </w:div>
            <w:div w:id="838690120">
              <w:marLeft w:val="0"/>
              <w:marRight w:val="0"/>
              <w:marTop w:val="0"/>
              <w:marBottom w:val="0"/>
              <w:divBdr>
                <w:top w:val="none" w:sz="0" w:space="0" w:color="auto"/>
                <w:left w:val="none" w:sz="0" w:space="0" w:color="auto"/>
                <w:bottom w:val="none" w:sz="0" w:space="0" w:color="auto"/>
                <w:right w:val="none" w:sz="0" w:space="0" w:color="auto"/>
              </w:divBdr>
            </w:div>
            <w:div w:id="881675056">
              <w:marLeft w:val="0"/>
              <w:marRight w:val="0"/>
              <w:marTop w:val="0"/>
              <w:marBottom w:val="0"/>
              <w:divBdr>
                <w:top w:val="none" w:sz="0" w:space="0" w:color="auto"/>
                <w:left w:val="none" w:sz="0" w:space="0" w:color="auto"/>
                <w:bottom w:val="none" w:sz="0" w:space="0" w:color="auto"/>
                <w:right w:val="none" w:sz="0" w:space="0" w:color="auto"/>
              </w:divBdr>
            </w:div>
            <w:div w:id="963387083">
              <w:marLeft w:val="0"/>
              <w:marRight w:val="0"/>
              <w:marTop w:val="0"/>
              <w:marBottom w:val="0"/>
              <w:divBdr>
                <w:top w:val="none" w:sz="0" w:space="0" w:color="auto"/>
                <w:left w:val="none" w:sz="0" w:space="0" w:color="auto"/>
                <w:bottom w:val="none" w:sz="0" w:space="0" w:color="auto"/>
                <w:right w:val="none" w:sz="0" w:space="0" w:color="auto"/>
              </w:divBdr>
            </w:div>
            <w:div w:id="1065686525">
              <w:marLeft w:val="0"/>
              <w:marRight w:val="0"/>
              <w:marTop w:val="0"/>
              <w:marBottom w:val="0"/>
              <w:divBdr>
                <w:top w:val="none" w:sz="0" w:space="0" w:color="auto"/>
                <w:left w:val="none" w:sz="0" w:space="0" w:color="auto"/>
                <w:bottom w:val="none" w:sz="0" w:space="0" w:color="auto"/>
                <w:right w:val="none" w:sz="0" w:space="0" w:color="auto"/>
              </w:divBdr>
            </w:div>
            <w:div w:id="1068309102">
              <w:marLeft w:val="0"/>
              <w:marRight w:val="0"/>
              <w:marTop w:val="0"/>
              <w:marBottom w:val="0"/>
              <w:divBdr>
                <w:top w:val="none" w:sz="0" w:space="0" w:color="auto"/>
                <w:left w:val="none" w:sz="0" w:space="0" w:color="auto"/>
                <w:bottom w:val="none" w:sz="0" w:space="0" w:color="auto"/>
                <w:right w:val="none" w:sz="0" w:space="0" w:color="auto"/>
              </w:divBdr>
            </w:div>
            <w:div w:id="1079138916">
              <w:marLeft w:val="0"/>
              <w:marRight w:val="0"/>
              <w:marTop w:val="0"/>
              <w:marBottom w:val="0"/>
              <w:divBdr>
                <w:top w:val="none" w:sz="0" w:space="0" w:color="auto"/>
                <w:left w:val="none" w:sz="0" w:space="0" w:color="auto"/>
                <w:bottom w:val="none" w:sz="0" w:space="0" w:color="auto"/>
                <w:right w:val="none" w:sz="0" w:space="0" w:color="auto"/>
              </w:divBdr>
            </w:div>
            <w:div w:id="1090277925">
              <w:marLeft w:val="0"/>
              <w:marRight w:val="0"/>
              <w:marTop w:val="0"/>
              <w:marBottom w:val="0"/>
              <w:divBdr>
                <w:top w:val="none" w:sz="0" w:space="0" w:color="auto"/>
                <w:left w:val="none" w:sz="0" w:space="0" w:color="auto"/>
                <w:bottom w:val="none" w:sz="0" w:space="0" w:color="auto"/>
                <w:right w:val="none" w:sz="0" w:space="0" w:color="auto"/>
              </w:divBdr>
            </w:div>
            <w:div w:id="1108621019">
              <w:marLeft w:val="0"/>
              <w:marRight w:val="0"/>
              <w:marTop w:val="0"/>
              <w:marBottom w:val="0"/>
              <w:divBdr>
                <w:top w:val="none" w:sz="0" w:space="0" w:color="auto"/>
                <w:left w:val="none" w:sz="0" w:space="0" w:color="auto"/>
                <w:bottom w:val="none" w:sz="0" w:space="0" w:color="auto"/>
                <w:right w:val="none" w:sz="0" w:space="0" w:color="auto"/>
              </w:divBdr>
            </w:div>
            <w:div w:id="1150516311">
              <w:marLeft w:val="0"/>
              <w:marRight w:val="0"/>
              <w:marTop w:val="0"/>
              <w:marBottom w:val="0"/>
              <w:divBdr>
                <w:top w:val="none" w:sz="0" w:space="0" w:color="auto"/>
                <w:left w:val="none" w:sz="0" w:space="0" w:color="auto"/>
                <w:bottom w:val="none" w:sz="0" w:space="0" w:color="auto"/>
                <w:right w:val="none" w:sz="0" w:space="0" w:color="auto"/>
              </w:divBdr>
            </w:div>
            <w:div w:id="1168521100">
              <w:marLeft w:val="0"/>
              <w:marRight w:val="0"/>
              <w:marTop w:val="0"/>
              <w:marBottom w:val="0"/>
              <w:divBdr>
                <w:top w:val="none" w:sz="0" w:space="0" w:color="auto"/>
                <w:left w:val="none" w:sz="0" w:space="0" w:color="auto"/>
                <w:bottom w:val="none" w:sz="0" w:space="0" w:color="auto"/>
                <w:right w:val="none" w:sz="0" w:space="0" w:color="auto"/>
              </w:divBdr>
            </w:div>
            <w:div w:id="1177766094">
              <w:marLeft w:val="0"/>
              <w:marRight w:val="0"/>
              <w:marTop w:val="0"/>
              <w:marBottom w:val="0"/>
              <w:divBdr>
                <w:top w:val="none" w:sz="0" w:space="0" w:color="auto"/>
                <w:left w:val="none" w:sz="0" w:space="0" w:color="auto"/>
                <w:bottom w:val="none" w:sz="0" w:space="0" w:color="auto"/>
                <w:right w:val="none" w:sz="0" w:space="0" w:color="auto"/>
              </w:divBdr>
            </w:div>
            <w:div w:id="1179278018">
              <w:marLeft w:val="0"/>
              <w:marRight w:val="0"/>
              <w:marTop w:val="0"/>
              <w:marBottom w:val="0"/>
              <w:divBdr>
                <w:top w:val="none" w:sz="0" w:space="0" w:color="auto"/>
                <w:left w:val="none" w:sz="0" w:space="0" w:color="auto"/>
                <w:bottom w:val="none" w:sz="0" w:space="0" w:color="auto"/>
                <w:right w:val="none" w:sz="0" w:space="0" w:color="auto"/>
              </w:divBdr>
            </w:div>
            <w:div w:id="1186019177">
              <w:marLeft w:val="0"/>
              <w:marRight w:val="0"/>
              <w:marTop w:val="0"/>
              <w:marBottom w:val="0"/>
              <w:divBdr>
                <w:top w:val="none" w:sz="0" w:space="0" w:color="auto"/>
                <w:left w:val="none" w:sz="0" w:space="0" w:color="auto"/>
                <w:bottom w:val="none" w:sz="0" w:space="0" w:color="auto"/>
                <w:right w:val="none" w:sz="0" w:space="0" w:color="auto"/>
              </w:divBdr>
            </w:div>
            <w:div w:id="1199440153">
              <w:marLeft w:val="0"/>
              <w:marRight w:val="0"/>
              <w:marTop w:val="0"/>
              <w:marBottom w:val="0"/>
              <w:divBdr>
                <w:top w:val="none" w:sz="0" w:space="0" w:color="auto"/>
                <w:left w:val="none" w:sz="0" w:space="0" w:color="auto"/>
                <w:bottom w:val="none" w:sz="0" w:space="0" w:color="auto"/>
                <w:right w:val="none" w:sz="0" w:space="0" w:color="auto"/>
              </w:divBdr>
            </w:div>
            <w:div w:id="1201747346">
              <w:marLeft w:val="0"/>
              <w:marRight w:val="0"/>
              <w:marTop w:val="0"/>
              <w:marBottom w:val="0"/>
              <w:divBdr>
                <w:top w:val="none" w:sz="0" w:space="0" w:color="auto"/>
                <w:left w:val="none" w:sz="0" w:space="0" w:color="auto"/>
                <w:bottom w:val="none" w:sz="0" w:space="0" w:color="auto"/>
                <w:right w:val="none" w:sz="0" w:space="0" w:color="auto"/>
              </w:divBdr>
            </w:div>
            <w:div w:id="1270118083">
              <w:marLeft w:val="0"/>
              <w:marRight w:val="0"/>
              <w:marTop w:val="0"/>
              <w:marBottom w:val="0"/>
              <w:divBdr>
                <w:top w:val="none" w:sz="0" w:space="0" w:color="auto"/>
                <w:left w:val="none" w:sz="0" w:space="0" w:color="auto"/>
                <w:bottom w:val="none" w:sz="0" w:space="0" w:color="auto"/>
                <w:right w:val="none" w:sz="0" w:space="0" w:color="auto"/>
              </w:divBdr>
            </w:div>
            <w:div w:id="1312517581">
              <w:marLeft w:val="0"/>
              <w:marRight w:val="0"/>
              <w:marTop w:val="0"/>
              <w:marBottom w:val="0"/>
              <w:divBdr>
                <w:top w:val="none" w:sz="0" w:space="0" w:color="auto"/>
                <w:left w:val="none" w:sz="0" w:space="0" w:color="auto"/>
                <w:bottom w:val="none" w:sz="0" w:space="0" w:color="auto"/>
                <w:right w:val="none" w:sz="0" w:space="0" w:color="auto"/>
              </w:divBdr>
            </w:div>
            <w:div w:id="1321927984">
              <w:marLeft w:val="0"/>
              <w:marRight w:val="0"/>
              <w:marTop w:val="0"/>
              <w:marBottom w:val="0"/>
              <w:divBdr>
                <w:top w:val="none" w:sz="0" w:space="0" w:color="auto"/>
                <w:left w:val="none" w:sz="0" w:space="0" w:color="auto"/>
                <w:bottom w:val="none" w:sz="0" w:space="0" w:color="auto"/>
                <w:right w:val="none" w:sz="0" w:space="0" w:color="auto"/>
              </w:divBdr>
            </w:div>
            <w:div w:id="1326546427">
              <w:marLeft w:val="0"/>
              <w:marRight w:val="0"/>
              <w:marTop w:val="0"/>
              <w:marBottom w:val="0"/>
              <w:divBdr>
                <w:top w:val="none" w:sz="0" w:space="0" w:color="auto"/>
                <w:left w:val="none" w:sz="0" w:space="0" w:color="auto"/>
                <w:bottom w:val="none" w:sz="0" w:space="0" w:color="auto"/>
                <w:right w:val="none" w:sz="0" w:space="0" w:color="auto"/>
              </w:divBdr>
            </w:div>
            <w:div w:id="1336612698">
              <w:marLeft w:val="0"/>
              <w:marRight w:val="0"/>
              <w:marTop w:val="0"/>
              <w:marBottom w:val="0"/>
              <w:divBdr>
                <w:top w:val="none" w:sz="0" w:space="0" w:color="auto"/>
                <w:left w:val="none" w:sz="0" w:space="0" w:color="auto"/>
                <w:bottom w:val="none" w:sz="0" w:space="0" w:color="auto"/>
                <w:right w:val="none" w:sz="0" w:space="0" w:color="auto"/>
              </w:divBdr>
            </w:div>
            <w:div w:id="1338533121">
              <w:marLeft w:val="0"/>
              <w:marRight w:val="0"/>
              <w:marTop w:val="0"/>
              <w:marBottom w:val="0"/>
              <w:divBdr>
                <w:top w:val="none" w:sz="0" w:space="0" w:color="auto"/>
                <w:left w:val="none" w:sz="0" w:space="0" w:color="auto"/>
                <w:bottom w:val="none" w:sz="0" w:space="0" w:color="auto"/>
                <w:right w:val="none" w:sz="0" w:space="0" w:color="auto"/>
              </w:divBdr>
            </w:div>
            <w:div w:id="1351760135">
              <w:marLeft w:val="0"/>
              <w:marRight w:val="0"/>
              <w:marTop w:val="0"/>
              <w:marBottom w:val="0"/>
              <w:divBdr>
                <w:top w:val="none" w:sz="0" w:space="0" w:color="auto"/>
                <w:left w:val="none" w:sz="0" w:space="0" w:color="auto"/>
                <w:bottom w:val="none" w:sz="0" w:space="0" w:color="auto"/>
                <w:right w:val="none" w:sz="0" w:space="0" w:color="auto"/>
              </w:divBdr>
            </w:div>
            <w:div w:id="1357928787">
              <w:marLeft w:val="0"/>
              <w:marRight w:val="0"/>
              <w:marTop w:val="0"/>
              <w:marBottom w:val="0"/>
              <w:divBdr>
                <w:top w:val="none" w:sz="0" w:space="0" w:color="auto"/>
                <w:left w:val="none" w:sz="0" w:space="0" w:color="auto"/>
                <w:bottom w:val="none" w:sz="0" w:space="0" w:color="auto"/>
                <w:right w:val="none" w:sz="0" w:space="0" w:color="auto"/>
              </w:divBdr>
            </w:div>
            <w:div w:id="1405183690">
              <w:marLeft w:val="0"/>
              <w:marRight w:val="0"/>
              <w:marTop w:val="0"/>
              <w:marBottom w:val="0"/>
              <w:divBdr>
                <w:top w:val="none" w:sz="0" w:space="0" w:color="auto"/>
                <w:left w:val="none" w:sz="0" w:space="0" w:color="auto"/>
                <w:bottom w:val="none" w:sz="0" w:space="0" w:color="auto"/>
                <w:right w:val="none" w:sz="0" w:space="0" w:color="auto"/>
              </w:divBdr>
            </w:div>
            <w:div w:id="1474717007">
              <w:marLeft w:val="0"/>
              <w:marRight w:val="0"/>
              <w:marTop w:val="0"/>
              <w:marBottom w:val="0"/>
              <w:divBdr>
                <w:top w:val="none" w:sz="0" w:space="0" w:color="auto"/>
                <w:left w:val="none" w:sz="0" w:space="0" w:color="auto"/>
                <w:bottom w:val="none" w:sz="0" w:space="0" w:color="auto"/>
                <w:right w:val="none" w:sz="0" w:space="0" w:color="auto"/>
              </w:divBdr>
            </w:div>
            <w:div w:id="1483084125">
              <w:marLeft w:val="0"/>
              <w:marRight w:val="0"/>
              <w:marTop w:val="0"/>
              <w:marBottom w:val="0"/>
              <w:divBdr>
                <w:top w:val="none" w:sz="0" w:space="0" w:color="auto"/>
                <w:left w:val="none" w:sz="0" w:space="0" w:color="auto"/>
                <w:bottom w:val="none" w:sz="0" w:space="0" w:color="auto"/>
                <w:right w:val="none" w:sz="0" w:space="0" w:color="auto"/>
              </w:divBdr>
            </w:div>
            <w:div w:id="1521507593">
              <w:marLeft w:val="0"/>
              <w:marRight w:val="0"/>
              <w:marTop w:val="0"/>
              <w:marBottom w:val="0"/>
              <w:divBdr>
                <w:top w:val="none" w:sz="0" w:space="0" w:color="auto"/>
                <w:left w:val="none" w:sz="0" w:space="0" w:color="auto"/>
                <w:bottom w:val="none" w:sz="0" w:space="0" w:color="auto"/>
                <w:right w:val="none" w:sz="0" w:space="0" w:color="auto"/>
              </w:divBdr>
            </w:div>
            <w:div w:id="1536775381">
              <w:marLeft w:val="0"/>
              <w:marRight w:val="0"/>
              <w:marTop w:val="0"/>
              <w:marBottom w:val="0"/>
              <w:divBdr>
                <w:top w:val="none" w:sz="0" w:space="0" w:color="auto"/>
                <w:left w:val="none" w:sz="0" w:space="0" w:color="auto"/>
                <w:bottom w:val="none" w:sz="0" w:space="0" w:color="auto"/>
                <w:right w:val="none" w:sz="0" w:space="0" w:color="auto"/>
              </w:divBdr>
            </w:div>
            <w:div w:id="1539511188">
              <w:marLeft w:val="0"/>
              <w:marRight w:val="0"/>
              <w:marTop w:val="0"/>
              <w:marBottom w:val="0"/>
              <w:divBdr>
                <w:top w:val="none" w:sz="0" w:space="0" w:color="auto"/>
                <w:left w:val="none" w:sz="0" w:space="0" w:color="auto"/>
                <w:bottom w:val="none" w:sz="0" w:space="0" w:color="auto"/>
                <w:right w:val="none" w:sz="0" w:space="0" w:color="auto"/>
              </w:divBdr>
            </w:div>
            <w:div w:id="1546133942">
              <w:marLeft w:val="0"/>
              <w:marRight w:val="0"/>
              <w:marTop w:val="0"/>
              <w:marBottom w:val="0"/>
              <w:divBdr>
                <w:top w:val="none" w:sz="0" w:space="0" w:color="auto"/>
                <w:left w:val="none" w:sz="0" w:space="0" w:color="auto"/>
                <w:bottom w:val="none" w:sz="0" w:space="0" w:color="auto"/>
                <w:right w:val="none" w:sz="0" w:space="0" w:color="auto"/>
              </w:divBdr>
            </w:div>
            <w:div w:id="1553879538">
              <w:marLeft w:val="0"/>
              <w:marRight w:val="0"/>
              <w:marTop w:val="0"/>
              <w:marBottom w:val="0"/>
              <w:divBdr>
                <w:top w:val="none" w:sz="0" w:space="0" w:color="auto"/>
                <w:left w:val="none" w:sz="0" w:space="0" w:color="auto"/>
                <w:bottom w:val="none" w:sz="0" w:space="0" w:color="auto"/>
                <w:right w:val="none" w:sz="0" w:space="0" w:color="auto"/>
              </w:divBdr>
            </w:div>
            <w:div w:id="1555652196">
              <w:marLeft w:val="0"/>
              <w:marRight w:val="0"/>
              <w:marTop w:val="0"/>
              <w:marBottom w:val="0"/>
              <w:divBdr>
                <w:top w:val="none" w:sz="0" w:space="0" w:color="auto"/>
                <w:left w:val="none" w:sz="0" w:space="0" w:color="auto"/>
                <w:bottom w:val="none" w:sz="0" w:space="0" w:color="auto"/>
                <w:right w:val="none" w:sz="0" w:space="0" w:color="auto"/>
              </w:divBdr>
            </w:div>
            <w:div w:id="1572345733">
              <w:marLeft w:val="0"/>
              <w:marRight w:val="0"/>
              <w:marTop w:val="0"/>
              <w:marBottom w:val="0"/>
              <w:divBdr>
                <w:top w:val="none" w:sz="0" w:space="0" w:color="auto"/>
                <w:left w:val="none" w:sz="0" w:space="0" w:color="auto"/>
                <w:bottom w:val="none" w:sz="0" w:space="0" w:color="auto"/>
                <w:right w:val="none" w:sz="0" w:space="0" w:color="auto"/>
              </w:divBdr>
            </w:div>
            <w:div w:id="1622298950">
              <w:marLeft w:val="0"/>
              <w:marRight w:val="0"/>
              <w:marTop w:val="0"/>
              <w:marBottom w:val="0"/>
              <w:divBdr>
                <w:top w:val="none" w:sz="0" w:space="0" w:color="auto"/>
                <w:left w:val="none" w:sz="0" w:space="0" w:color="auto"/>
                <w:bottom w:val="none" w:sz="0" w:space="0" w:color="auto"/>
                <w:right w:val="none" w:sz="0" w:space="0" w:color="auto"/>
              </w:divBdr>
            </w:div>
            <w:div w:id="1631016042">
              <w:marLeft w:val="0"/>
              <w:marRight w:val="0"/>
              <w:marTop w:val="0"/>
              <w:marBottom w:val="0"/>
              <w:divBdr>
                <w:top w:val="none" w:sz="0" w:space="0" w:color="auto"/>
                <w:left w:val="none" w:sz="0" w:space="0" w:color="auto"/>
                <w:bottom w:val="none" w:sz="0" w:space="0" w:color="auto"/>
                <w:right w:val="none" w:sz="0" w:space="0" w:color="auto"/>
              </w:divBdr>
            </w:div>
            <w:div w:id="1642686857">
              <w:marLeft w:val="0"/>
              <w:marRight w:val="0"/>
              <w:marTop w:val="0"/>
              <w:marBottom w:val="0"/>
              <w:divBdr>
                <w:top w:val="none" w:sz="0" w:space="0" w:color="auto"/>
                <w:left w:val="none" w:sz="0" w:space="0" w:color="auto"/>
                <w:bottom w:val="none" w:sz="0" w:space="0" w:color="auto"/>
                <w:right w:val="none" w:sz="0" w:space="0" w:color="auto"/>
              </w:divBdr>
            </w:div>
            <w:div w:id="1645351815">
              <w:marLeft w:val="0"/>
              <w:marRight w:val="0"/>
              <w:marTop w:val="0"/>
              <w:marBottom w:val="0"/>
              <w:divBdr>
                <w:top w:val="none" w:sz="0" w:space="0" w:color="auto"/>
                <w:left w:val="none" w:sz="0" w:space="0" w:color="auto"/>
                <w:bottom w:val="none" w:sz="0" w:space="0" w:color="auto"/>
                <w:right w:val="none" w:sz="0" w:space="0" w:color="auto"/>
              </w:divBdr>
            </w:div>
            <w:div w:id="1650667892">
              <w:marLeft w:val="0"/>
              <w:marRight w:val="0"/>
              <w:marTop w:val="0"/>
              <w:marBottom w:val="0"/>
              <w:divBdr>
                <w:top w:val="none" w:sz="0" w:space="0" w:color="auto"/>
                <w:left w:val="none" w:sz="0" w:space="0" w:color="auto"/>
                <w:bottom w:val="none" w:sz="0" w:space="0" w:color="auto"/>
                <w:right w:val="none" w:sz="0" w:space="0" w:color="auto"/>
              </w:divBdr>
            </w:div>
            <w:div w:id="1734573149">
              <w:marLeft w:val="0"/>
              <w:marRight w:val="0"/>
              <w:marTop w:val="0"/>
              <w:marBottom w:val="0"/>
              <w:divBdr>
                <w:top w:val="none" w:sz="0" w:space="0" w:color="auto"/>
                <w:left w:val="none" w:sz="0" w:space="0" w:color="auto"/>
                <w:bottom w:val="none" w:sz="0" w:space="0" w:color="auto"/>
                <w:right w:val="none" w:sz="0" w:space="0" w:color="auto"/>
              </w:divBdr>
            </w:div>
            <w:div w:id="1735467937">
              <w:marLeft w:val="0"/>
              <w:marRight w:val="0"/>
              <w:marTop w:val="0"/>
              <w:marBottom w:val="0"/>
              <w:divBdr>
                <w:top w:val="none" w:sz="0" w:space="0" w:color="auto"/>
                <w:left w:val="none" w:sz="0" w:space="0" w:color="auto"/>
                <w:bottom w:val="none" w:sz="0" w:space="0" w:color="auto"/>
                <w:right w:val="none" w:sz="0" w:space="0" w:color="auto"/>
              </w:divBdr>
            </w:div>
            <w:div w:id="1743867506">
              <w:marLeft w:val="0"/>
              <w:marRight w:val="0"/>
              <w:marTop w:val="0"/>
              <w:marBottom w:val="0"/>
              <w:divBdr>
                <w:top w:val="none" w:sz="0" w:space="0" w:color="auto"/>
                <w:left w:val="none" w:sz="0" w:space="0" w:color="auto"/>
                <w:bottom w:val="none" w:sz="0" w:space="0" w:color="auto"/>
                <w:right w:val="none" w:sz="0" w:space="0" w:color="auto"/>
              </w:divBdr>
            </w:div>
            <w:div w:id="1785731583">
              <w:marLeft w:val="0"/>
              <w:marRight w:val="0"/>
              <w:marTop w:val="0"/>
              <w:marBottom w:val="0"/>
              <w:divBdr>
                <w:top w:val="none" w:sz="0" w:space="0" w:color="auto"/>
                <w:left w:val="none" w:sz="0" w:space="0" w:color="auto"/>
                <w:bottom w:val="none" w:sz="0" w:space="0" w:color="auto"/>
                <w:right w:val="none" w:sz="0" w:space="0" w:color="auto"/>
              </w:divBdr>
            </w:div>
            <w:div w:id="1908146458">
              <w:marLeft w:val="0"/>
              <w:marRight w:val="0"/>
              <w:marTop w:val="0"/>
              <w:marBottom w:val="0"/>
              <w:divBdr>
                <w:top w:val="none" w:sz="0" w:space="0" w:color="auto"/>
                <w:left w:val="none" w:sz="0" w:space="0" w:color="auto"/>
                <w:bottom w:val="none" w:sz="0" w:space="0" w:color="auto"/>
                <w:right w:val="none" w:sz="0" w:space="0" w:color="auto"/>
              </w:divBdr>
            </w:div>
            <w:div w:id="1911188323">
              <w:marLeft w:val="0"/>
              <w:marRight w:val="0"/>
              <w:marTop w:val="0"/>
              <w:marBottom w:val="0"/>
              <w:divBdr>
                <w:top w:val="none" w:sz="0" w:space="0" w:color="auto"/>
                <w:left w:val="none" w:sz="0" w:space="0" w:color="auto"/>
                <w:bottom w:val="none" w:sz="0" w:space="0" w:color="auto"/>
                <w:right w:val="none" w:sz="0" w:space="0" w:color="auto"/>
              </w:divBdr>
            </w:div>
            <w:div w:id="1922177239">
              <w:marLeft w:val="0"/>
              <w:marRight w:val="0"/>
              <w:marTop w:val="0"/>
              <w:marBottom w:val="0"/>
              <w:divBdr>
                <w:top w:val="none" w:sz="0" w:space="0" w:color="auto"/>
                <w:left w:val="none" w:sz="0" w:space="0" w:color="auto"/>
                <w:bottom w:val="none" w:sz="0" w:space="0" w:color="auto"/>
                <w:right w:val="none" w:sz="0" w:space="0" w:color="auto"/>
              </w:divBdr>
            </w:div>
            <w:div w:id="1924218472">
              <w:marLeft w:val="0"/>
              <w:marRight w:val="0"/>
              <w:marTop w:val="0"/>
              <w:marBottom w:val="0"/>
              <w:divBdr>
                <w:top w:val="none" w:sz="0" w:space="0" w:color="auto"/>
                <w:left w:val="none" w:sz="0" w:space="0" w:color="auto"/>
                <w:bottom w:val="none" w:sz="0" w:space="0" w:color="auto"/>
                <w:right w:val="none" w:sz="0" w:space="0" w:color="auto"/>
              </w:divBdr>
            </w:div>
            <w:div w:id="1925449394">
              <w:marLeft w:val="0"/>
              <w:marRight w:val="0"/>
              <w:marTop w:val="0"/>
              <w:marBottom w:val="0"/>
              <w:divBdr>
                <w:top w:val="none" w:sz="0" w:space="0" w:color="auto"/>
                <w:left w:val="none" w:sz="0" w:space="0" w:color="auto"/>
                <w:bottom w:val="none" w:sz="0" w:space="0" w:color="auto"/>
                <w:right w:val="none" w:sz="0" w:space="0" w:color="auto"/>
              </w:divBdr>
            </w:div>
            <w:div w:id="1945991503">
              <w:marLeft w:val="0"/>
              <w:marRight w:val="0"/>
              <w:marTop w:val="0"/>
              <w:marBottom w:val="0"/>
              <w:divBdr>
                <w:top w:val="none" w:sz="0" w:space="0" w:color="auto"/>
                <w:left w:val="none" w:sz="0" w:space="0" w:color="auto"/>
                <w:bottom w:val="none" w:sz="0" w:space="0" w:color="auto"/>
                <w:right w:val="none" w:sz="0" w:space="0" w:color="auto"/>
              </w:divBdr>
            </w:div>
            <w:div w:id="2012489210">
              <w:marLeft w:val="0"/>
              <w:marRight w:val="0"/>
              <w:marTop w:val="0"/>
              <w:marBottom w:val="0"/>
              <w:divBdr>
                <w:top w:val="none" w:sz="0" w:space="0" w:color="auto"/>
                <w:left w:val="none" w:sz="0" w:space="0" w:color="auto"/>
                <w:bottom w:val="none" w:sz="0" w:space="0" w:color="auto"/>
                <w:right w:val="none" w:sz="0" w:space="0" w:color="auto"/>
              </w:divBdr>
            </w:div>
            <w:div w:id="2021274719">
              <w:marLeft w:val="0"/>
              <w:marRight w:val="0"/>
              <w:marTop w:val="0"/>
              <w:marBottom w:val="0"/>
              <w:divBdr>
                <w:top w:val="none" w:sz="0" w:space="0" w:color="auto"/>
                <w:left w:val="none" w:sz="0" w:space="0" w:color="auto"/>
                <w:bottom w:val="none" w:sz="0" w:space="0" w:color="auto"/>
                <w:right w:val="none" w:sz="0" w:space="0" w:color="auto"/>
              </w:divBdr>
            </w:div>
            <w:div w:id="2037538474">
              <w:marLeft w:val="0"/>
              <w:marRight w:val="0"/>
              <w:marTop w:val="0"/>
              <w:marBottom w:val="0"/>
              <w:divBdr>
                <w:top w:val="none" w:sz="0" w:space="0" w:color="auto"/>
                <w:left w:val="none" w:sz="0" w:space="0" w:color="auto"/>
                <w:bottom w:val="none" w:sz="0" w:space="0" w:color="auto"/>
                <w:right w:val="none" w:sz="0" w:space="0" w:color="auto"/>
              </w:divBdr>
            </w:div>
            <w:div w:id="2054889296">
              <w:marLeft w:val="0"/>
              <w:marRight w:val="0"/>
              <w:marTop w:val="0"/>
              <w:marBottom w:val="0"/>
              <w:divBdr>
                <w:top w:val="none" w:sz="0" w:space="0" w:color="auto"/>
                <w:left w:val="none" w:sz="0" w:space="0" w:color="auto"/>
                <w:bottom w:val="none" w:sz="0" w:space="0" w:color="auto"/>
                <w:right w:val="none" w:sz="0" w:space="0" w:color="auto"/>
              </w:divBdr>
            </w:div>
            <w:div w:id="2061248803">
              <w:marLeft w:val="0"/>
              <w:marRight w:val="0"/>
              <w:marTop w:val="0"/>
              <w:marBottom w:val="0"/>
              <w:divBdr>
                <w:top w:val="none" w:sz="0" w:space="0" w:color="auto"/>
                <w:left w:val="none" w:sz="0" w:space="0" w:color="auto"/>
                <w:bottom w:val="none" w:sz="0" w:space="0" w:color="auto"/>
                <w:right w:val="none" w:sz="0" w:space="0" w:color="auto"/>
              </w:divBdr>
            </w:div>
            <w:div w:id="2067294471">
              <w:marLeft w:val="0"/>
              <w:marRight w:val="0"/>
              <w:marTop w:val="0"/>
              <w:marBottom w:val="0"/>
              <w:divBdr>
                <w:top w:val="none" w:sz="0" w:space="0" w:color="auto"/>
                <w:left w:val="none" w:sz="0" w:space="0" w:color="auto"/>
                <w:bottom w:val="none" w:sz="0" w:space="0" w:color="auto"/>
                <w:right w:val="none" w:sz="0" w:space="0" w:color="auto"/>
              </w:divBdr>
            </w:div>
            <w:div w:id="2126071663">
              <w:marLeft w:val="0"/>
              <w:marRight w:val="0"/>
              <w:marTop w:val="0"/>
              <w:marBottom w:val="0"/>
              <w:divBdr>
                <w:top w:val="none" w:sz="0" w:space="0" w:color="auto"/>
                <w:left w:val="none" w:sz="0" w:space="0" w:color="auto"/>
                <w:bottom w:val="none" w:sz="0" w:space="0" w:color="auto"/>
                <w:right w:val="none" w:sz="0" w:space="0" w:color="auto"/>
              </w:divBdr>
            </w:div>
            <w:div w:id="214014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35982">
      <w:bodyDiv w:val="1"/>
      <w:marLeft w:val="0"/>
      <w:marRight w:val="0"/>
      <w:marTop w:val="0"/>
      <w:marBottom w:val="0"/>
      <w:divBdr>
        <w:top w:val="none" w:sz="0" w:space="0" w:color="auto"/>
        <w:left w:val="none" w:sz="0" w:space="0" w:color="auto"/>
        <w:bottom w:val="none" w:sz="0" w:space="0" w:color="auto"/>
        <w:right w:val="none" w:sz="0" w:space="0" w:color="auto"/>
      </w:divBdr>
      <w:divsChild>
        <w:div w:id="2039575087">
          <w:marLeft w:val="0"/>
          <w:marRight w:val="0"/>
          <w:marTop w:val="0"/>
          <w:marBottom w:val="0"/>
          <w:divBdr>
            <w:top w:val="none" w:sz="0" w:space="0" w:color="auto"/>
            <w:left w:val="none" w:sz="0" w:space="0" w:color="auto"/>
            <w:bottom w:val="none" w:sz="0" w:space="0" w:color="auto"/>
            <w:right w:val="none" w:sz="0" w:space="0" w:color="auto"/>
          </w:divBdr>
          <w:divsChild>
            <w:div w:id="1775634338">
              <w:marLeft w:val="0"/>
              <w:marRight w:val="0"/>
              <w:marTop w:val="0"/>
              <w:marBottom w:val="0"/>
              <w:divBdr>
                <w:top w:val="none" w:sz="0" w:space="0" w:color="auto"/>
                <w:left w:val="none" w:sz="0" w:space="0" w:color="auto"/>
                <w:bottom w:val="none" w:sz="0" w:space="0" w:color="auto"/>
                <w:right w:val="none" w:sz="0" w:space="0" w:color="auto"/>
              </w:divBdr>
            </w:div>
            <w:div w:id="1617366337">
              <w:marLeft w:val="0"/>
              <w:marRight w:val="0"/>
              <w:marTop w:val="0"/>
              <w:marBottom w:val="0"/>
              <w:divBdr>
                <w:top w:val="none" w:sz="0" w:space="0" w:color="auto"/>
                <w:left w:val="none" w:sz="0" w:space="0" w:color="auto"/>
                <w:bottom w:val="none" w:sz="0" w:space="0" w:color="auto"/>
                <w:right w:val="none" w:sz="0" w:space="0" w:color="auto"/>
              </w:divBdr>
            </w:div>
            <w:div w:id="2111002650">
              <w:marLeft w:val="0"/>
              <w:marRight w:val="0"/>
              <w:marTop w:val="0"/>
              <w:marBottom w:val="0"/>
              <w:divBdr>
                <w:top w:val="none" w:sz="0" w:space="0" w:color="auto"/>
                <w:left w:val="none" w:sz="0" w:space="0" w:color="auto"/>
                <w:bottom w:val="none" w:sz="0" w:space="0" w:color="auto"/>
                <w:right w:val="none" w:sz="0" w:space="0" w:color="auto"/>
              </w:divBdr>
            </w:div>
            <w:div w:id="221990889">
              <w:marLeft w:val="0"/>
              <w:marRight w:val="0"/>
              <w:marTop w:val="0"/>
              <w:marBottom w:val="0"/>
              <w:divBdr>
                <w:top w:val="none" w:sz="0" w:space="0" w:color="auto"/>
                <w:left w:val="none" w:sz="0" w:space="0" w:color="auto"/>
                <w:bottom w:val="none" w:sz="0" w:space="0" w:color="auto"/>
                <w:right w:val="none" w:sz="0" w:space="0" w:color="auto"/>
              </w:divBdr>
            </w:div>
            <w:div w:id="880943463">
              <w:marLeft w:val="0"/>
              <w:marRight w:val="0"/>
              <w:marTop w:val="0"/>
              <w:marBottom w:val="0"/>
              <w:divBdr>
                <w:top w:val="none" w:sz="0" w:space="0" w:color="auto"/>
                <w:left w:val="none" w:sz="0" w:space="0" w:color="auto"/>
                <w:bottom w:val="none" w:sz="0" w:space="0" w:color="auto"/>
                <w:right w:val="none" w:sz="0" w:space="0" w:color="auto"/>
              </w:divBdr>
            </w:div>
            <w:div w:id="1867056433">
              <w:marLeft w:val="0"/>
              <w:marRight w:val="0"/>
              <w:marTop w:val="0"/>
              <w:marBottom w:val="0"/>
              <w:divBdr>
                <w:top w:val="none" w:sz="0" w:space="0" w:color="auto"/>
                <w:left w:val="none" w:sz="0" w:space="0" w:color="auto"/>
                <w:bottom w:val="none" w:sz="0" w:space="0" w:color="auto"/>
                <w:right w:val="none" w:sz="0" w:space="0" w:color="auto"/>
              </w:divBdr>
            </w:div>
            <w:div w:id="824474060">
              <w:marLeft w:val="0"/>
              <w:marRight w:val="0"/>
              <w:marTop w:val="0"/>
              <w:marBottom w:val="0"/>
              <w:divBdr>
                <w:top w:val="none" w:sz="0" w:space="0" w:color="auto"/>
                <w:left w:val="none" w:sz="0" w:space="0" w:color="auto"/>
                <w:bottom w:val="none" w:sz="0" w:space="0" w:color="auto"/>
                <w:right w:val="none" w:sz="0" w:space="0" w:color="auto"/>
              </w:divBdr>
            </w:div>
            <w:div w:id="972561680">
              <w:marLeft w:val="0"/>
              <w:marRight w:val="0"/>
              <w:marTop w:val="0"/>
              <w:marBottom w:val="0"/>
              <w:divBdr>
                <w:top w:val="none" w:sz="0" w:space="0" w:color="auto"/>
                <w:left w:val="none" w:sz="0" w:space="0" w:color="auto"/>
                <w:bottom w:val="none" w:sz="0" w:space="0" w:color="auto"/>
                <w:right w:val="none" w:sz="0" w:space="0" w:color="auto"/>
              </w:divBdr>
            </w:div>
            <w:div w:id="1895047469">
              <w:marLeft w:val="0"/>
              <w:marRight w:val="0"/>
              <w:marTop w:val="0"/>
              <w:marBottom w:val="0"/>
              <w:divBdr>
                <w:top w:val="none" w:sz="0" w:space="0" w:color="auto"/>
                <w:left w:val="none" w:sz="0" w:space="0" w:color="auto"/>
                <w:bottom w:val="none" w:sz="0" w:space="0" w:color="auto"/>
                <w:right w:val="none" w:sz="0" w:space="0" w:color="auto"/>
              </w:divBdr>
            </w:div>
            <w:div w:id="1149516295">
              <w:marLeft w:val="0"/>
              <w:marRight w:val="0"/>
              <w:marTop w:val="0"/>
              <w:marBottom w:val="0"/>
              <w:divBdr>
                <w:top w:val="none" w:sz="0" w:space="0" w:color="auto"/>
                <w:left w:val="none" w:sz="0" w:space="0" w:color="auto"/>
                <w:bottom w:val="none" w:sz="0" w:space="0" w:color="auto"/>
                <w:right w:val="none" w:sz="0" w:space="0" w:color="auto"/>
              </w:divBdr>
            </w:div>
            <w:div w:id="736973913">
              <w:marLeft w:val="0"/>
              <w:marRight w:val="0"/>
              <w:marTop w:val="0"/>
              <w:marBottom w:val="0"/>
              <w:divBdr>
                <w:top w:val="none" w:sz="0" w:space="0" w:color="auto"/>
                <w:left w:val="none" w:sz="0" w:space="0" w:color="auto"/>
                <w:bottom w:val="none" w:sz="0" w:space="0" w:color="auto"/>
                <w:right w:val="none" w:sz="0" w:space="0" w:color="auto"/>
              </w:divBdr>
            </w:div>
            <w:div w:id="221916849">
              <w:marLeft w:val="0"/>
              <w:marRight w:val="0"/>
              <w:marTop w:val="0"/>
              <w:marBottom w:val="0"/>
              <w:divBdr>
                <w:top w:val="none" w:sz="0" w:space="0" w:color="auto"/>
                <w:left w:val="none" w:sz="0" w:space="0" w:color="auto"/>
                <w:bottom w:val="none" w:sz="0" w:space="0" w:color="auto"/>
                <w:right w:val="none" w:sz="0" w:space="0" w:color="auto"/>
              </w:divBdr>
            </w:div>
            <w:div w:id="1315644423">
              <w:marLeft w:val="0"/>
              <w:marRight w:val="0"/>
              <w:marTop w:val="0"/>
              <w:marBottom w:val="0"/>
              <w:divBdr>
                <w:top w:val="none" w:sz="0" w:space="0" w:color="auto"/>
                <w:left w:val="none" w:sz="0" w:space="0" w:color="auto"/>
                <w:bottom w:val="none" w:sz="0" w:space="0" w:color="auto"/>
                <w:right w:val="none" w:sz="0" w:space="0" w:color="auto"/>
              </w:divBdr>
            </w:div>
            <w:div w:id="562066171">
              <w:marLeft w:val="0"/>
              <w:marRight w:val="0"/>
              <w:marTop w:val="0"/>
              <w:marBottom w:val="0"/>
              <w:divBdr>
                <w:top w:val="none" w:sz="0" w:space="0" w:color="auto"/>
                <w:left w:val="none" w:sz="0" w:space="0" w:color="auto"/>
                <w:bottom w:val="none" w:sz="0" w:space="0" w:color="auto"/>
                <w:right w:val="none" w:sz="0" w:space="0" w:color="auto"/>
              </w:divBdr>
            </w:div>
            <w:div w:id="743340490">
              <w:marLeft w:val="0"/>
              <w:marRight w:val="0"/>
              <w:marTop w:val="0"/>
              <w:marBottom w:val="0"/>
              <w:divBdr>
                <w:top w:val="none" w:sz="0" w:space="0" w:color="auto"/>
                <w:left w:val="none" w:sz="0" w:space="0" w:color="auto"/>
                <w:bottom w:val="none" w:sz="0" w:space="0" w:color="auto"/>
                <w:right w:val="none" w:sz="0" w:space="0" w:color="auto"/>
              </w:divBdr>
            </w:div>
            <w:div w:id="1741905645">
              <w:marLeft w:val="0"/>
              <w:marRight w:val="0"/>
              <w:marTop w:val="0"/>
              <w:marBottom w:val="0"/>
              <w:divBdr>
                <w:top w:val="none" w:sz="0" w:space="0" w:color="auto"/>
                <w:left w:val="none" w:sz="0" w:space="0" w:color="auto"/>
                <w:bottom w:val="none" w:sz="0" w:space="0" w:color="auto"/>
                <w:right w:val="none" w:sz="0" w:space="0" w:color="auto"/>
              </w:divBdr>
            </w:div>
            <w:div w:id="1084451094">
              <w:marLeft w:val="0"/>
              <w:marRight w:val="0"/>
              <w:marTop w:val="0"/>
              <w:marBottom w:val="0"/>
              <w:divBdr>
                <w:top w:val="none" w:sz="0" w:space="0" w:color="auto"/>
                <w:left w:val="none" w:sz="0" w:space="0" w:color="auto"/>
                <w:bottom w:val="none" w:sz="0" w:space="0" w:color="auto"/>
                <w:right w:val="none" w:sz="0" w:space="0" w:color="auto"/>
              </w:divBdr>
            </w:div>
            <w:div w:id="385959158">
              <w:marLeft w:val="0"/>
              <w:marRight w:val="0"/>
              <w:marTop w:val="0"/>
              <w:marBottom w:val="0"/>
              <w:divBdr>
                <w:top w:val="none" w:sz="0" w:space="0" w:color="auto"/>
                <w:left w:val="none" w:sz="0" w:space="0" w:color="auto"/>
                <w:bottom w:val="none" w:sz="0" w:space="0" w:color="auto"/>
                <w:right w:val="none" w:sz="0" w:space="0" w:color="auto"/>
              </w:divBdr>
            </w:div>
            <w:div w:id="758528884">
              <w:marLeft w:val="0"/>
              <w:marRight w:val="0"/>
              <w:marTop w:val="0"/>
              <w:marBottom w:val="0"/>
              <w:divBdr>
                <w:top w:val="none" w:sz="0" w:space="0" w:color="auto"/>
                <w:left w:val="none" w:sz="0" w:space="0" w:color="auto"/>
                <w:bottom w:val="none" w:sz="0" w:space="0" w:color="auto"/>
                <w:right w:val="none" w:sz="0" w:space="0" w:color="auto"/>
              </w:divBdr>
            </w:div>
            <w:div w:id="1950816380">
              <w:marLeft w:val="0"/>
              <w:marRight w:val="0"/>
              <w:marTop w:val="0"/>
              <w:marBottom w:val="0"/>
              <w:divBdr>
                <w:top w:val="none" w:sz="0" w:space="0" w:color="auto"/>
                <w:left w:val="none" w:sz="0" w:space="0" w:color="auto"/>
                <w:bottom w:val="none" w:sz="0" w:space="0" w:color="auto"/>
                <w:right w:val="none" w:sz="0" w:space="0" w:color="auto"/>
              </w:divBdr>
            </w:div>
            <w:div w:id="1272938288">
              <w:marLeft w:val="0"/>
              <w:marRight w:val="0"/>
              <w:marTop w:val="0"/>
              <w:marBottom w:val="0"/>
              <w:divBdr>
                <w:top w:val="none" w:sz="0" w:space="0" w:color="auto"/>
                <w:left w:val="none" w:sz="0" w:space="0" w:color="auto"/>
                <w:bottom w:val="none" w:sz="0" w:space="0" w:color="auto"/>
                <w:right w:val="none" w:sz="0" w:space="0" w:color="auto"/>
              </w:divBdr>
            </w:div>
            <w:div w:id="70398827">
              <w:marLeft w:val="0"/>
              <w:marRight w:val="0"/>
              <w:marTop w:val="0"/>
              <w:marBottom w:val="0"/>
              <w:divBdr>
                <w:top w:val="none" w:sz="0" w:space="0" w:color="auto"/>
                <w:left w:val="none" w:sz="0" w:space="0" w:color="auto"/>
                <w:bottom w:val="none" w:sz="0" w:space="0" w:color="auto"/>
                <w:right w:val="none" w:sz="0" w:space="0" w:color="auto"/>
              </w:divBdr>
            </w:div>
            <w:div w:id="490487400">
              <w:marLeft w:val="0"/>
              <w:marRight w:val="0"/>
              <w:marTop w:val="0"/>
              <w:marBottom w:val="0"/>
              <w:divBdr>
                <w:top w:val="none" w:sz="0" w:space="0" w:color="auto"/>
                <w:left w:val="none" w:sz="0" w:space="0" w:color="auto"/>
                <w:bottom w:val="none" w:sz="0" w:space="0" w:color="auto"/>
                <w:right w:val="none" w:sz="0" w:space="0" w:color="auto"/>
              </w:divBdr>
            </w:div>
            <w:div w:id="656423586">
              <w:marLeft w:val="0"/>
              <w:marRight w:val="0"/>
              <w:marTop w:val="0"/>
              <w:marBottom w:val="0"/>
              <w:divBdr>
                <w:top w:val="none" w:sz="0" w:space="0" w:color="auto"/>
                <w:left w:val="none" w:sz="0" w:space="0" w:color="auto"/>
                <w:bottom w:val="none" w:sz="0" w:space="0" w:color="auto"/>
                <w:right w:val="none" w:sz="0" w:space="0" w:color="auto"/>
              </w:divBdr>
            </w:div>
            <w:div w:id="2023166192">
              <w:marLeft w:val="0"/>
              <w:marRight w:val="0"/>
              <w:marTop w:val="0"/>
              <w:marBottom w:val="0"/>
              <w:divBdr>
                <w:top w:val="none" w:sz="0" w:space="0" w:color="auto"/>
                <w:left w:val="none" w:sz="0" w:space="0" w:color="auto"/>
                <w:bottom w:val="none" w:sz="0" w:space="0" w:color="auto"/>
                <w:right w:val="none" w:sz="0" w:space="0" w:color="auto"/>
              </w:divBdr>
            </w:div>
            <w:div w:id="1357004930">
              <w:marLeft w:val="0"/>
              <w:marRight w:val="0"/>
              <w:marTop w:val="0"/>
              <w:marBottom w:val="0"/>
              <w:divBdr>
                <w:top w:val="none" w:sz="0" w:space="0" w:color="auto"/>
                <w:left w:val="none" w:sz="0" w:space="0" w:color="auto"/>
                <w:bottom w:val="none" w:sz="0" w:space="0" w:color="auto"/>
                <w:right w:val="none" w:sz="0" w:space="0" w:color="auto"/>
              </w:divBdr>
            </w:div>
            <w:div w:id="1588731595">
              <w:marLeft w:val="0"/>
              <w:marRight w:val="0"/>
              <w:marTop w:val="0"/>
              <w:marBottom w:val="0"/>
              <w:divBdr>
                <w:top w:val="none" w:sz="0" w:space="0" w:color="auto"/>
                <w:left w:val="none" w:sz="0" w:space="0" w:color="auto"/>
                <w:bottom w:val="none" w:sz="0" w:space="0" w:color="auto"/>
                <w:right w:val="none" w:sz="0" w:space="0" w:color="auto"/>
              </w:divBdr>
            </w:div>
            <w:div w:id="1912042176">
              <w:marLeft w:val="0"/>
              <w:marRight w:val="0"/>
              <w:marTop w:val="0"/>
              <w:marBottom w:val="0"/>
              <w:divBdr>
                <w:top w:val="none" w:sz="0" w:space="0" w:color="auto"/>
                <w:left w:val="none" w:sz="0" w:space="0" w:color="auto"/>
                <w:bottom w:val="none" w:sz="0" w:space="0" w:color="auto"/>
                <w:right w:val="none" w:sz="0" w:space="0" w:color="auto"/>
              </w:divBdr>
            </w:div>
            <w:div w:id="1208646513">
              <w:marLeft w:val="0"/>
              <w:marRight w:val="0"/>
              <w:marTop w:val="0"/>
              <w:marBottom w:val="0"/>
              <w:divBdr>
                <w:top w:val="none" w:sz="0" w:space="0" w:color="auto"/>
                <w:left w:val="none" w:sz="0" w:space="0" w:color="auto"/>
                <w:bottom w:val="none" w:sz="0" w:space="0" w:color="auto"/>
                <w:right w:val="none" w:sz="0" w:space="0" w:color="auto"/>
              </w:divBdr>
            </w:div>
            <w:div w:id="1497382680">
              <w:marLeft w:val="0"/>
              <w:marRight w:val="0"/>
              <w:marTop w:val="0"/>
              <w:marBottom w:val="0"/>
              <w:divBdr>
                <w:top w:val="none" w:sz="0" w:space="0" w:color="auto"/>
                <w:left w:val="none" w:sz="0" w:space="0" w:color="auto"/>
                <w:bottom w:val="none" w:sz="0" w:space="0" w:color="auto"/>
                <w:right w:val="none" w:sz="0" w:space="0" w:color="auto"/>
              </w:divBdr>
            </w:div>
            <w:div w:id="244808629">
              <w:marLeft w:val="0"/>
              <w:marRight w:val="0"/>
              <w:marTop w:val="0"/>
              <w:marBottom w:val="0"/>
              <w:divBdr>
                <w:top w:val="none" w:sz="0" w:space="0" w:color="auto"/>
                <w:left w:val="none" w:sz="0" w:space="0" w:color="auto"/>
                <w:bottom w:val="none" w:sz="0" w:space="0" w:color="auto"/>
                <w:right w:val="none" w:sz="0" w:space="0" w:color="auto"/>
              </w:divBdr>
            </w:div>
            <w:div w:id="1833839248">
              <w:marLeft w:val="0"/>
              <w:marRight w:val="0"/>
              <w:marTop w:val="0"/>
              <w:marBottom w:val="0"/>
              <w:divBdr>
                <w:top w:val="none" w:sz="0" w:space="0" w:color="auto"/>
                <w:left w:val="none" w:sz="0" w:space="0" w:color="auto"/>
                <w:bottom w:val="none" w:sz="0" w:space="0" w:color="auto"/>
                <w:right w:val="none" w:sz="0" w:space="0" w:color="auto"/>
              </w:divBdr>
            </w:div>
            <w:div w:id="1798139276">
              <w:marLeft w:val="0"/>
              <w:marRight w:val="0"/>
              <w:marTop w:val="0"/>
              <w:marBottom w:val="0"/>
              <w:divBdr>
                <w:top w:val="none" w:sz="0" w:space="0" w:color="auto"/>
                <w:left w:val="none" w:sz="0" w:space="0" w:color="auto"/>
                <w:bottom w:val="none" w:sz="0" w:space="0" w:color="auto"/>
                <w:right w:val="none" w:sz="0" w:space="0" w:color="auto"/>
              </w:divBdr>
            </w:div>
            <w:div w:id="1236352755">
              <w:marLeft w:val="0"/>
              <w:marRight w:val="0"/>
              <w:marTop w:val="0"/>
              <w:marBottom w:val="0"/>
              <w:divBdr>
                <w:top w:val="none" w:sz="0" w:space="0" w:color="auto"/>
                <w:left w:val="none" w:sz="0" w:space="0" w:color="auto"/>
                <w:bottom w:val="none" w:sz="0" w:space="0" w:color="auto"/>
                <w:right w:val="none" w:sz="0" w:space="0" w:color="auto"/>
              </w:divBdr>
            </w:div>
            <w:div w:id="243222446">
              <w:marLeft w:val="0"/>
              <w:marRight w:val="0"/>
              <w:marTop w:val="0"/>
              <w:marBottom w:val="0"/>
              <w:divBdr>
                <w:top w:val="none" w:sz="0" w:space="0" w:color="auto"/>
                <w:left w:val="none" w:sz="0" w:space="0" w:color="auto"/>
                <w:bottom w:val="none" w:sz="0" w:space="0" w:color="auto"/>
                <w:right w:val="none" w:sz="0" w:space="0" w:color="auto"/>
              </w:divBdr>
            </w:div>
            <w:div w:id="82343350">
              <w:marLeft w:val="0"/>
              <w:marRight w:val="0"/>
              <w:marTop w:val="0"/>
              <w:marBottom w:val="0"/>
              <w:divBdr>
                <w:top w:val="none" w:sz="0" w:space="0" w:color="auto"/>
                <w:left w:val="none" w:sz="0" w:space="0" w:color="auto"/>
                <w:bottom w:val="none" w:sz="0" w:space="0" w:color="auto"/>
                <w:right w:val="none" w:sz="0" w:space="0" w:color="auto"/>
              </w:divBdr>
            </w:div>
            <w:div w:id="2128967847">
              <w:marLeft w:val="0"/>
              <w:marRight w:val="0"/>
              <w:marTop w:val="0"/>
              <w:marBottom w:val="0"/>
              <w:divBdr>
                <w:top w:val="none" w:sz="0" w:space="0" w:color="auto"/>
                <w:left w:val="none" w:sz="0" w:space="0" w:color="auto"/>
                <w:bottom w:val="none" w:sz="0" w:space="0" w:color="auto"/>
                <w:right w:val="none" w:sz="0" w:space="0" w:color="auto"/>
              </w:divBdr>
            </w:div>
            <w:div w:id="1033383108">
              <w:marLeft w:val="0"/>
              <w:marRight w:val="0"/>
              <w:marTop w:val="0"/>
              <w:marBottom w:val="0"/>
              <w:divBdr>
                <w:top w:val="none" w:sz="0" w:space="0" w:color="auto"/>
                <w:left w:val="none" w:sz="0" w:space="0" w:color="auto"/>
                <w:bottom w:val="none" w:sz="0" w:space="0" w:color="auto"/>
                <w:right w:val="none" w:sz="0" w:space="0" w:color="auto"/>
              </w:divBdr>
            </w:div>
            <w:div w:id="1931624733">
              <w:marLeft w:val="0"/>
              <w:marRight w:val="0"/>
              <w:marTop w:val="0"/>
              <w:marBottom w:val="0"/>
              <w:divBdr>
                <w:top w:val="none" w:sz="0" w:space="0" w:color="auto"/>
                <w:left w:val="none" w:sz="0" w:space="0" w:color="auto"/>
                <w:bottom w:val="none" w:sz="0" w:space="0" w:color="auto"/>
                <w:right w:val="none" w:sz="0" w:space="0" w:color="auto"/>
              </w:divBdr>
            </w:div>
            <w:div w:id="38093013">
              <w:marLeft w:val="0"/>
              <w:marRight w:val="0"/>
              <w:marTop w:val="0"/>
              <w:marBottom w:val="0"/>
              <w:divBdr>
                <w:top w:val="none" w:sz="0" w:space="0" w:color="auto"/>
                <w:left w:val="none" w:sz="0" w:space="0" w:color="auto"/>
                <w:bottom w:val="none" w:sz="0" w:space="0" w:color="auto"/>
                <w:right w:val="none" w:sz="0" w:space="0" w:color="auto"/>
              </w:divBdr>
            </w:div>
            <w:div w:id="1312708040">
              <w:marLeft w:val="0"/>
              <w:marRight w:val="0"/>
              <w:marTop w:val="0"/>
              <w:marBottom w:val="0"/>
              <w:divBdr>
                <w:top w:val="none" w:sz="0" w:space="0" w:color="auto"/>
                <w:left w:val="none" w:sz="0" w:space="0" w:color="auto"/>
                <w:bottom w:val="none" w:sz="0" w:space="0" w:color="auto"/>
                <w:right w:val="none" w:sz="0" w:space="0" w:color="auto"/>
              </w:divBdr>
            </w:div>
            <w:div w:id="1979188135">
              <w:marLeft w:val="0"/>
              <w:marRight w:val="0"/>
              <w:marTop w:val="0"/>
              <w:marBottom w:val="0"/>
              <w:divBdr>
                <w:top w:val="none" w:sz="0" w:space="0" w:color="auto"/>
                <w:left w:val="none" w:sz="0" w:space="0" w:color="auto"/>
                <w:bottom w:val="none" w:sz="0" w:space="0" w:color="auto"/>
                <w:right w:val="none" w:sz="0" w:space="0" w:color="auto"/>
              </w:divBdr>
            </w:div>
            <w:div w:id="773984855">
              <w:marLeft w:val="0"/>
              <w:marRight w:val="0"/>
              <w:marTop w:val="0"/>
              <w:marBottom w:val="0"/>
              <w:divBdr>
                <w:top w:val="none" w:sz="0" w:space="0" w:color="auto"/>
                <w:left w:val="none" w:sz="0" w:space="0" w:color="auto"/>
                <w:bottom w:val="none" w:sz="0" w:space="0" w:color="auto"/>
                <w:right w:val="none" w:sz="0" w:space="0" w:color="auto"/>
              </w:divBdr>
            </w:div>
            <w:div w:id="2797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4993">
      <w:bodyDiv w:val="1"/>
      <w:marLeft w:val="0"/>
      <w:marRight w:val="0"/>
      <w:marTop w:val="0"/>
      <w:marBottom w:val="0"/>
      <w:divBdr>
        <w:top w:val="none" w:sz="0" w:space="0" w:color="auto"/>
        <w:left w:val="none" w:sz="0" w:space="0" w:color="auto"/>
        <w:bottom w:val="none" w:sz="0" w:space="0" w:color="auto"/>
        <w:right w:val="none" w:sz="0" w:space="0" w:color="auto"/>
      </w:divBdr>
      <w:divsChild>
        <w:div w:id="620379345">
          <w:marLeft w:val="0"/>
          <w:marRight w:val="0"/>
          <w:marTop w:val="0"/>
          <w:marBottom w:val="0"/>
          <w:divBdr>
            <w:top w:val="none" w:sz="0" w:space="0" w:color="auto"/>
            <w:left w:val="none" w:sz="0" w:space="0" w:color="auto"/>
            <w:bottom w:val="none" w:sz="0" w:space="0" w:color="auto"/>
            <w:right w:val="none" w:sz="0" w:space="0" w:color="auto"/>
          </w:divBdr>
          <w:divsChild>
            <w:div w:id="15346970">
              <w:marLeft w:val="0"/>
              <w:marRight w:val="0"/>
              <w:marTop w:val="0"/>
              <w:marBottom w:val="0"/>
              <w:divBdr>
                <w:top w:val="none" w:sz="0" w:space="0" w:color="auto"/>
                <w:left w:val="none" w:sz="0" w:space="0" w:color="auto"/>
                <w:bottom w:val="none" w:sz="0" w:space="0" w:color="auto"/>
                <w:right w:val="none" w:sz="0" w:space="0" w:color="auto"/>
              </w:divBdr>
            </w:div>
            <w:div w:id="61568090">
              <w:marLeft w:val="0"/>
              <w:marRight w:val="0"/>
              <w:marTop w:val="0"/>
              <w:marBottom w:val="0"/>
              <w:divBdr>
                <w:top w:val="none" w:sz="0" w:space="0" w:color="auto"/>
                <w:left w:val="none" w:sz="0" w:space="0" w:color="auto"/>
                <w:bottom w:val="none" w:sz="0" w:space="0" w:color="auto"/>
                <w:right w:val="none" w:sz="0" w:space="0" w:color="auto"/>
              </w:divBdr>
            </w:div>
            <w:div w:id="64036422">
              <w:marLeft w:val="0"/>
              <w:marRight w:val="0"/>
              <w:marTop w:val="0"/>
              <w:marBottom w:val="0"/>
              <w:divBdr>
                <w:top w:val="none" w:sz="0" w:space="0" w:color="auto"/>
                <w:left w:val="none" w:sz="0" w:space="0" w:color="auto"/>
                <w:bottom w:val="none" w:sz="0" w:space="0" w:color="auto"/>
                <w:right w:val="none" w:sz="0" w:space="0" w:color="auto"/>
              </w:divBdr>
            </w:div>
            <w:div w:id="132411185">
              <w:marLeft w:val="0"/>
              <w:marRight w:val="0"/>
              <w:marTop w:val="0"/>
              <w:marBottom w:val="0"/>
              <w:divBdr>
                <w:top w:val="none" w:sz="0" w:space="0" w:color="auto"/>
                <w:left w:val="none" w:sz="0" w:space="0" w:color="auto"/>
                <w:bottom w:val="none" w:sz="0" w:space="0" w:color="auto"/>
                <w:right w:val="none" w:sz="0" w:space="0" w:color="auto"/>
              </w:divBdr>
            </w:div>
            <w:div w:id="177471828">
              <w:marLeft w:val="0"/>
              <w:marRight w:val="0"/>
              <w:marTop w:val="0"/>
              <w:marBottom w:val="0"/>
              <w:divBdr>
                <w:top w:val="none" w:sz="0" w:space="0" w:color="auto"/>
                <w:left w:val="none" w:sz="0" w:space="0" w:color="auto"/>
                <w:bottom w:val="none" w:sz="0" w:space="0" w:color="auto"/>
                <w:right w:val="none" w:sz="0" w:space="0" w:color="auto"/>
              </w:divBdr>
            </w:div>
            <w:div w:id="215052288">
              <w:marLeft w:val="0"/>
              <w:marRight w:val="0"/>
              <w:marTop w:val="0"/>
              <w:marBottom w:val="0"/>
              <w:divBdr>
                <w:top w:val="none" w:sz="0" w:space="0" w:color="auto"/>
                <w:left w:val="none" w:sz="0" w:space="0" w:color="auto"/>
                <w:bottom w:val="none" w:sz="0" w:space="0" w:color="auto"/>
                <w:right w:val="none" w:sz="0" w:space="0" w:color="auto"/>
              </w:divBdr>
            </w:div>
            <w:div w:id="220797593">
              <w:marLeft w:val="0"/>
              <w:marRight w:val="0"/>
              <w:marTop w:val="0"/>
              <w:marBottom w:val="0"/>
              <w:divBdr>
                <w:top w:val="none" w:sz="0" w:space="0" w:color="auto"/>
                <w:left w:val="none" w:sz="0" w:space="0" w:color="auto"/>
                <w:bottom w:val="none" w:sz="0" w:space="0" w:color="auto"/>
                <w:right w:val="none" w:sz="0" w:space="0" w:color="auto"/>
              </w:divBdr>
            </w:div>
            <w:div w:id="256914719">
              <w:marLeft w:val="0"/>
              <w:marRight w:val="0"/>
              <w:marTop w:val="0"/>
              <w:marBottom w:val="0"/>
              <w:divBdr>
                <w:top w:val="none" w:sz="0" w:space="0" w:color="auto"/>
                <w:left w:val="none" w:sz="0" w:space="0" w:color="auto"/>
                <w:bottom w:val="none" w:sz="0" w:space="0" w:color="auto"/>
                <w:right w:val="none" w:sz="0" w:space="0" w:color="auto"/>
              </w:divBdr>
            </w:div>
            <w:div w:id="565722124">
              <w:marLeft w:val="0"/>
              <w:marRight w:val="0"/>
              <w:marTop w:val="0"/>
              <w:marBottom w:val="0"/>
              <w:divBdr>
                <w:top w:val="none" w:sz="0" w:space="0" w:color="auto"/>
                <w:left w:val="none" w:sz="0" w:space="0" w:color="auto"/>
                <w:bottom w:val="none" w:sz="0" w:space="0" w:color="auto"/>
                <w:right w:val="none" w:sz="0" w:space="0" w:color="auto"/>
              </w:divBdr>
            </w:div>
            <w:div w:id="572542626">
              <w:marLeft w:val="0"/>
              <w:marRight w:val="0"/>
              <w:marTop w:val="0"/>
              <w:marBottom w:val="0"/>
              <w:divBdr>
                <w:top w:val="none" w:sz="0" w:space="0" w:color="auto"/>
                <w:left w:val="none" w:sz="0" w:space="0" w:color="auto"/>
                <w:bottom w:val="none" w:sz="0" w:space="0" w:color="auto"/>
                <w:right w:val="none" w:sz="0" w:space="0" w:color="auto"/>
              </w:divBdr>
            </w:div>
            <w:div w:id="574173034">
              <w:marLeft w:val="0"/>
              <w:marRight w:val="0"/>
              <w:marTop w:val="0"/>
              <w:marBottom w:val="0"/>
              <w:divBdr>
                <w:top w:val="none" w:sz="0" w:space="0" w:color="auto"/>
                <w:left w:val="none" w:sz="0" w:space="0" w:color="auto"/>
                <w:bottom w:val="none" w:sz="0" w:space="0" w:color="auto"/>
                <w:right w:val="none" w:sz="0" w:space="0" w:color="auto"/>
              </w:divBdr>
            </w:div>
            <w:div w:id="576668447">
              <w:marLeft w:val="0"/>
              <w:marRight w:val="0"/>
              <w:marTop w:val="0"/>
              <w:marBottom w:val="0"/>
              <w:divBdr>
                <w:top w:val="none" w:sz="0" w:space="0" w:color="auto"/>
                <w:left w:val="none" w:sz="0" w:space="0" w:color="auto"/>
                <w:bottom w:val="none" w:sz="0" w:space="0" w:color="auto"/>
                <w:right w:val="none" w:sz="0" w:space="0" w:color="auto"/>
              </w:divBdr>
            </w:div>
            <w:div w:id="593052226">
              <w:marLeft w:val="0"/>
              <w:marRight w:val="0"/>
              <w:marTop w:val="0"/>
              <w:marBottom w:val="0"/>
              <w:divBdr>
                <w:top w:val="none" w:sz="0" w:space="0" w:color="auto"/>
                <w:left w:val="none" w:sz="0" w:space="0" w:color="auto"/>
                <w:bottom w:val="none" w:sz="0" w:space="0" w:color="auto"/>
                <w:right w:val="none" w:sz="0" w:space="0" w:color="auto"/>
              </w:divBdr>
            </w:div>
            <w:div w:id="625042157">
              <w:marLeft w:val="0"/>
              <w:marRight w:val="0"/>
              <w:marTop w:val="0"/>
              <w:marBottom w:val="0"/>
              <w:divBdr>
                <w:top w:val="none" w:sz="0" w:space="0" w:color="auto"/>
                <w:left w:val="none" w:sz="0" w:space="0" w:color="auto"/>
                <w:bottom w:val="none" w:sz="0" w:space="0" w:color="auto"/>
                <w:right w:val="none" w:sz="0" w:space="0" w:color="auto"/>
              </w:divBdr>
            </w:div>
            <w:div w:id="633414663">
              <w:marLeft w:val="0"/>
              <w:marRight w:val="0"/>
              <w:marTop w:val="0"/>
              <w:marBottom w:val="0"/>
              <w:divBdr>
                <w:top w:val="none" w:sz="0" w:space="0" w:color="auto"/>
                <w:left w:val="none" w:sz="0" w:space="0" w:color="auto"/>
                <w:bottom w:val="none" w:sz="0" w:space="0" w:color="auto"/>
                <w:right w:val="none" w:sz="0" w:space="0" w:color="auto"/>
              </w:divBdr>
            </w:div>
            <w:div w:id="636254612">
              <w:marLeft w:val="0"/>
              <w:marRight w:val="0"/>
              <w:marTop w:val="0"/>
              <w:marBottom w:val="0"/>
              <w:divBdr>
                <w:top w:val="none" w:sz="0" w:space="0" w:color="auto"/>
                <w:left w:val="none" w:sz="0" w:space="0" w:color="auto"/>
                <w:bottom w:val="none" w:sz="0" w:space="0" w:color="auto"/>
                <w:right w:val="none" w:sz="0" w:space="0" w:color="auto"/>
              </w:divBdr>
            </w:div>
            <w:div w:id="671445646">
              <w:marLeft w:val="0"/>
              <w:marRight w:val="0"/>
              <w:marTop w:val="0"/>
              <w:marBottom w:val="0"/>
              <w:divBdr>
                <w:top w:val="none" w:sz="0" w:space="0" w:color="auto"/>
                <w:left w:val="none" w:sz="0" w:space="0" w:color="auto"/>
                <w:bottom w:val="none" w:sz="0" w:space="0" w:color="auto"/>
                <w:right w:val="none" w:sz="0" w:space="0" w:color="auto"/>
              </w:divBdr>
            </w:div>
            <w:div w:id="818227691">
              <w:marLeft w:val="0"/>
              <w:marRight w:val="0"/>
              <w:marTop w:val="0"/>
              <w:marBottom w:val="0"/>
              <w:divBdr>
                <w:top w:val="none" w:sz="0" w:space="0" w:color="auto"/>
                <w:left w:val="none" w:sz="0" w:space="0" w:color="auto"/>
                <w:bottom w:val="none" w:sz="0" w:space="0" w:color="auto"/>
                <w:right w:val="none" w:sz="0" w:space="0" w:color="auto"/>
              </w:divBdr>
            </w:div>
            <w:div w:id="882787371">
              <w:marLeft w:val="0"/>
              <w:marRight w:val="0"/>
              <w:marTop w:val="0"/>
              <w:marBottom w:val="0"/>
              <w:divBdr>
                <w:top w:val="none" w:sz="0" w:space="0" w:color="auto"/>
                <w:left w:val="none" w:sz="0" w:space="0" w:color="auto"/>
                <w:bottom w:val="none" w:sz="0" w:space="0" w:color="auto"/>
                <w:right w:val="none" w:sz="0" w:space="0" w:color="auto"/>
              </w:divBdr>
            </w:div>
            <w:div w:id="905801673">
              <w:marLeft w:val="0"/>
              <w:marRight w:val="0"/>
              <w:marTop w:val="0"/>
              <w:marBottom w:val="0"/>
              <w:divBdr>
                <w:top w:val="none" w:sz="0" w:space="0" w:color="auto"/>
                <w:left w:val="none" w:sz="0" w:space="0" w:color="auto"/>
                <w:bottom w:val="none" w:sz="0" w:space="0" w:color="auto"/>
                <w:right w:val="none" w:sz="0" w:space="0" w:color="auto"/>
              </w:divBdr>
            </w:div>
            <w:div w:id="926427741">
              <w:marLeft w:val="0"/>
              <w:marRight w:val="0"/>
              <w:marTop w:val="0"/>
              <w:marBottom w:val="0"/>
              <w:divBdr>
                <w:top w:val="none" w:sz="0" w:space="0" w:color="auto"/>
                <w:left w:val="none" w:sz="0" w:space="0" w:color="auto"/>
                <w:bottom w:val="none" w:sz="0" w:space="0" w:color="auto"/>
                <w:right w:val="none" w:sz="0" w:space="0" w:color="auto"/>
              </w:divBdr>
            </w:div>
            <w:div w:id="934365215">
              <w:marLeft w:val="0"/>
              <w:marRight w:val="0"/>
              <w:marTop w:val="0"/>
              <w:marBottom w:val="0"/>
              <w:divBdr>
                <w:top w:val="none" w:sz="0" w:space="0" w:color="auto"/>
                <w:left w:val="none" w:sz="0" w:space="0" w:color="auto"/>
                <w:bottom w:val="none" w:sz="0" w:space="0" w:color="auto"/>
                <w:right w:val="none" w:sz="0" w:space="0" w:color="auto"/>
              </w:divBdr>
            </w:div>
            <w:div w:id="1021712082">
              <w:marLeft w:val="0"/>
              <w:marRight w:val="0"/>
              <w:marTop w:val="0"/>
              <w:marBottom w:val="0"/>
              <w:divBdr>
                <w:top w:val="none" w:sz="0" w:space="0" w:color="auto"/>
                <w:left w:val="none" w:sz="0" w:space="0" w:color="auto"/>
                <w:bottom w:val="none" w:sz="0" w:space="0" w:color="auto"/>
                <w:right w:val="none" w:sz="0" w:space="0" w:color="auto"/>
              </w:divBdr>
            </w:div>
            <w:div w:id="1038312442">
              <w:marLeft w:val="0"/>
              <w:marRight w:val="0"/>
              <w:marTop w:val="0"/>
              <w:marBottom w:val="0"/>
              <w:divBdr>
                <w:top w:val="none" w:sz="0" w:space="0" w:color="auto"/>
                <w:left w:val="none" w:sz="0" w:space="0" w:color="auto"/>
                <w:bottom w:val="none" w:sz="0" w:space="0" w:color="auto"/>
                <w:right w:val="none" w:sz="0" w:space="0" w:color="auto"/>
              </w:divBdr>
            </w:div>
            <w:div w:id="1091010048">
              <w:marLeft w:val="0"/>
              <w:marRight w:val="0"/>
              <w:marTop w:val="0"/>
              <w:marBottom w:val="0"/>
              <w:divBdr>
                <w:top w:val="none" w:sz="0" w:space="0" w:color="auto"/>
                <w:left w:val="none" w:sz="0" w:space="0" w:color="auto"/>
                <w:bottom w:val="none" w:sz="0" w:space="0" w:color="auto"/>
                <w:right w:val="none" w:sz="0" w:space="0" w:color="auto"/>
              </w:divBdr>
            </w:div>
            <w:div w:id="1091200109">
              <w:marLeft w:val="0"/>
              <w:marRight w:val="0"/>
              <w:marTop w:val="0"/>
              <w:marBottom w:val="0"/>
              <w:divBdr>
                <w:top w:val="none" w:sz="0" w:space="0" w:color="auto"/>
                <w:left w:val="none" w:sz="0" w:space="0" w:color="auto"/>
                <w:bottom w:val="none" w:sz="0" w:space="0" w:color="auto"/>
                <w:right w:val="none" w:sz="0" w:space="0" w:color="auto"/>
              </w:divBdr>
            </w:div>
            <w:div w:id="1106537854">
              <w:marLeft w:val="0"/>
              <w:marRight w:val="0"/>
              <w:marTop w:val="0"/>
              <w:marBottom w:val="0"/>
              <w:divBdr>
                <w:top w:val="none" w:sz="0" w:space="0" w:color="auto"/>
                <w:left w:val="none" w:sz="0" w:space="0" w:color="auto"/>
                <w:bottom w:val="none" w:sz="0" w:space="0" w:color="auto"/>
                <w:right w:val="none" w:sz="0" w:space="0" w:color="auto"/>
              </w:divBdr>
            </w:div>
            <w:div w:id="1113093800">
              <w:marLeft w:val="0"/>
              <w:marRight w:val="0"/>
              <w:marTop w:val="0"/>
              <w:marBottom w:val="0"/>
              <w:divBdr>
                <w:top w:val="none" w:sz="0" w:space="0" w:color="auto"/>
                <w:left w:val="none" w:sz="0" w:space="0" w:color="auto"/>
                <w:bottom w:val="none" w:sz="0" w:space="0" w:color="auto"/>
                <w:right w:val="none" w:sz="0" w:space="0" w:color="auto"/>
              </w:divBdr>
            </w:div>
            <w:div w:id="1216159531">
              <w:marLeft w:val="0"/>
              <w:marRight w:val="0"/>
              <w:marTop w:val="0"/>
              <w:marBottom w:val="0"/>
              <w:divBdr>
                <w:top w:val="none" w:sz="0" w:space="0" w:color="auto"/>
                <w:left w:val="none" w:sz="0" w:space="0" w:color="auto"/>
                <w:bottom w:val="none" w:sz="0" w:space="0" w:color="auto"/>
                <w:right w:val="none" w:sz="0" w:space="0" w:color="auto"/>
              </w:divBdr>
            </w:div>
            <w:div w:id="1246836620">
              <w:marLeft w:val="0"/>
              <w:marRight w:val="0"/>
              <w:marTop w:val="0"/>
              <w:marBottom w:val="0"/>
              <w:divBdr>
                <w:top w:val="none" w:sz="0" w:space="0" w:color="auto"/>
                <w:left w:val="none" w:sz="0" w:space="0" w:color="auto"/>
                <w:bottom w:val="none" w:sz="0" w:space="0" w:color="auto"/>
                <w:right w:val="none" w:sz="0" w:space="0" w:color="auto"/>
              </w:divBdr>
            </w:div>
            <w:div w:id="1272282766">
              <w:marLeft w:val="0"/>
              <w:marRight w:val="0"/>
              <w:marTop w:val="0"/>
              <w:marBottom w:val="0"/>
              <w:divBdr>
                <w:top w:val="none" w:sz="0" w:space="0" w:color="auto"/>
                <w:left w:val="none" w:sz="0" w:space="0" w:color="auto"/>
                <w:bottom w:val="none" w:sz="0" w:space="0" w:color="auto"/>
                <w:right w:val="none" w:sz="0" w:space="0" w:color="auto"/>
              </w:divBdr>
            </w:div>
            <w:div w:id="1276711801">
              <w:marLeft w:val="0"/>
              <w:marRight w:val="0"/>
              <w:marTop w:val="0"/>
              <w:marBottom w:val="0"/>
              <w:divBdr>
                <w:top w:val="none" w:sz="0" w:space="0" w:color="auto"/>
                <w:left w:val="none" w:sz="0" w:space="0" w:color="auto"/>
                <w:bottom w:val="none" w:sz="0" w:space="0" w:color="auto"/>
                <w:right w:val="none" w:sz="0" w:space="0" w:color="auto"/>
              </w:divBdr>
            </w:div>
            <w:div w:id="1351830399">
              <w:marLeft w:val="0"/>
              <w:marRight w:val="0"/>
              <w:marTop w:val="0"/>
              <w:marBottom w:val="0"/>
              <w:divBdr>
                <w:top w:val="none" w:sz="0" w:space="0" w:color="auto"/>
                <w:left w:val="none" w:sz="0" w:space="0" w:color="auto"/>
                <w:bottom w:val="none" w:sz="0" w:space="0" w:color="auto"/>
                <w:right w:val="none" w:sz="0" w:space="0" w:color="auto"/>
              </w:divBdr>
            </w:div>
            <w:div w:id="1419403215">
              <w:marLeft w:val="0"/>
              <w:marRight w:val="0"/>
              <w:marTop w:val="0"/>
              <w:marBottom w:val="0"/>
              <w:divBdr>
                <w:top w:val="none" w:sz="0" w:space="0" w:color="auto"/>
                <w:left w:val="none" w:sz="0" w:space="0" w:color="auto"/>
                <w:bottom w:val="none" w:sz="0" w:space="0" w:color="auto"/>
                <w:right w:val="none" w:sz="0" w:space="0" w:color="auto"/>
              </w:divBdr>
            </w:div>
            <w:div w:id="1429346927">
              <w:marLeft w:val="0"/>
              <w:marRight w:val="0"/>
              <w:marTop w:val="0"/>
              <w:marBottom w:val="0"/>
              <w:divBdr>
                <w:top w:val="none" w:sz="0" w:space="0" w:color="auto"/>
                <w:left w:val="none" w:sz="0" w:space="0" w:color="auto"/>
                <w:bottom w:val="none" w:sz="0" w:space="0" w:color="auto"/>
                <w:right w:val="none" w:sz="0" w:space="0" w:color="auto"/>
              </w:divBdr>
            </w:div>
            <w:div w:id="1469938838">
              <w:marLeft w:val="0"/>
              <w:marRight w:val="0"/>
              <w:marTop w:val="0"/>
              <w:marBottom w:val="0"/>
              <w:divBdr>
                <w:top w:val="none" w:sz="0" w:space="0" w:color="auto"/>
                <w:left w:val="none" w:sz="0" w:space="0" w:color="auto"/>
                <w:bottom w:val="none" w:sz="0" w:space="0" w:color="auto"/>
                <w:right w:val="none" w:sz="0" w:space="0" w:color="auto"/>
              </w:divBdr>
            </w:div>
            <w:div w:id="1496607806">
              <w:marLeft w:val="0"/>
              <w:marRight w:val="0"/>
              <w:marTop w:val="0"/>
              <w:marBottom w:val="0"/>
              <w:divBdr>
                <w:top w:val="none" w:sz="0" w:space="0" w:color="auto"/>
                <w:left w:val="none" w:sz="0" w:space="0" w:color="auto"/>
                <w:bottom w:val="none" w:sz="0" w:space="0" w:color="auto"/>
                <w:right w:val="none" w:sz="0" w:space="0" w:color="auto"/>
              </w:divBdr>
            </w:div>
            <w:div w:id="1542131635">
              <w:marLeft w:val="0"/>
              <w:marRight w:val="0"/>
              <w:marTop w:val="0"/>
              <w:marBottom w:val="0"/>
              <w:divBdr>
                <w:top w:val="none" w:sz="0" w:space="0" w:color="auto"/>
                <w:left w:val="none" w:sz="0" w:space="0" w:color="auto"/>
                <w:bottom w:val="none" w:sz="0" w:space="0" w:color="auto"/>
                <w:right w:val="none" w:sz="0" w:space="0" w:color="auto"/>
              </w:divBdr>
            </w:div>
            <w:div w:id="1547133556">
              <w:marLeft w:val="0"/>
              <w:marRight w:val="0"/>
              <w:marTop w:val="0"/>
              <w:marBottom w:val="0"/>
              <w:divBdr>
                <w:top w:val="none" w:sz="0" w:space="0" w:color="auto"/>
                <w:left w:val="none" w:sz="0" w:space="0" w:color="auto"/>
                <w:bottom w:val="none" w:sz="0" w:space="0" w:color="auto"/>
                <w:right w:val="none" w:sz="0" w:space="0" w:color="auto"/>
              </w:divBdr>
            </w:div>
            <w:div w:id="1620600364">
              <w:marLeft w:val="0"/>
              <w:marRight w:val="0"/>
              <w:marTop w:val="0"/>
              <w:marBottom w:val="0"/>
              <w:divBdr>
                <w:top w:val="none" w:sz="0" w:space="0" w:color="auto"/>
                <w:left w:val="none" w:sz="0" w:space="0" w:color="auto"/>
                <w:bottom w:val="none" w:sz="0" w:space="0" w:color="auto"/>
                <w:right w:val="none" w:sz="0" w:space="0" w:color="auto"/>
              </w:divBdr>
            </w:div>
            <w:div w:id="1644387699">
              <w:marLeft w:val="0"/>
              <w:marRight w:val="0"/>
              <w:marTop w:val="0"/>
              <w:marBottom w:val="0"/>
              <w:divBdr>
                <w:top w:val="none" w:sz="0" w:space="0" w:color="auto"/>
                <w:left w:val="none" w:sz="0" w:space="0" w:color="auto"/>
                <w:bottom w:val="none" w:sz="0" w:space="0" w:color="auto"/>
                <w:right w:val="none" w:sz="0" w:space="0" w:color="auto"/>
              </w:divBdr>
            </w:div>
            <w:div w:id="1732266180">
              <w:marLeft w:val="0"/>
              <w:marRight w:val="0"/>
              <w:marTop w:val="0"/>
              <w:marBottom w:val="0"/>
              <w:divBdr>
                <w:top w:val="none" w:sz="0" w:space="0" w:color="auto"/>
                <w:left w:val="none" w:sz="0" w:space="0" w:color="auto"/>
                <w:bottom w:val="none" w:sz="0" w:space="0" w:color="auto"/>
                <w:right w:val="none" w:sz="0" w:space="0" w:color="auto"/>
              </w:divBdr>
            </w:div>
            <w:div w:id="1732461296">
              <w:marLeft w:val="0"/>
              <w:marRight w:val="0"/>
              <w:marTop w:val="0"/>
              <w:marBottom w:val="0"/>
              <w:divBdr>
                <w:top w:val="none" w:sz="0" w:space="0" w:color="auto"/>
                <w:left w:val="none" w:sz="0" w:space="0" w:color="auto"/>
                <w:bottom w:val="none" w:sz="0" w:space="0" w:color="auto"/>
                <w:right w:val="none" w:sz="0" w:space="0" w:color="auto"/>
              </w:divBdr>
            </w:div>
            <w:div w:id="1772050595">
              <w:marLeft w:val="0"/>
              <w:marRight w:val="0"/>
              <w:marTop w:val="0"/>
              <w:marBottom w:val="0"/>
              <w:divBdr>
                <w:top w:val="none" w:sz="0" w:space="0" w:color="auto"/>
                <w:left w:val="none" w:sz="0" w:space="0" w:color="auto"/>
                <w:bottom w:val="none" w:sz="0" w:space="0" w:color="auto"/>
                <w:right w:val="none" w:sz="0" w:space="0" w:color="auto"/>
              </w:divBdr>
            </w:div>
            <w:div w:id="1796216021">
              <w:marLeft w:val="0"/>
              <w:marRight w:val="0"/>
              <w:marTop w:val="0"/>
              <w:marBottom w:val="0"/>
              <w:divBdr>
                <w:top w:val="none" w:sz="0" w:space="0" w:color="auto"/>
                <w:left w:val="none" w:sz="0" w:space="0" w:color="auto"/>
                <w:bottom w:val="none" w:sz="0" w:space="0" w:color="auto"/>
                <w:right w:val="none" w:sz="0" w:space="0" w:color="auto"/>
              </w:divBdr>
            </w:div>
            <w:div w:id="1992294692">
              <w:marLeft w:val="0"/>
              <w:marRight w:val="0"/>
              <w:marTop w:val="0"/>
              <w:marBottom w:val="0"/>
              <w:divBdr>
                <w:top w:val="none" w:sz="0" w:space="0" w:color="auto"/>
                <w:left w:val="none" w:sz="0" w:space="0" w:color="auto"/>
                <w:bottom w:val="none" w:sz="0" w:space="0" w:color="auto"/>
                <w:right w:val="none" w:sz="0" w:space="0" w:color="auto"/>
              </w:divBdr>
            </w:div>
            <w:div w:id="1996642405">
              <w:marLeft w:val="0"/>
              <w:marRight w:val="0"/>
              <w:marTop w:val="0"/>
              <w:marBottom w:val="0"/>
              <w:divBdr>
                <w:top w:val="none" w:sz="0" w:space="0" w:color="auto"/>
                <w:left w:val="none" w:sz="0" w:space="0" w:color="auto"/>
                <w:bottom w:val="none" w:sz="0" w:space="0" w:color="auto"/>
                <w:right w:val="none" w:sz="0" w:space="0" w:color="auto"/>
              </w:divBdr>
            </w:div>
            <w:div w:id="2001955365">
              <w:marLeft w:val="0"/>
              <w:marRight w:val="0"/>
              <w:marTop w:val="0"/>
              <w:marBottom w:val="0"/>
              <w:divBdr>
                <w:top w:val="none" w:sz="0" w:space="0" w:color="auto"/>
                <w:left w:val="none" w:sz="0" w:space="0" w:color="auto"/>
                <w:bottom w:val="none" w:sz="0" w:space="0" w:color="auto"/>
                <w:right w:val="none" w:sz="0" w:space="0" w:color="auto"/>
              </w:divBdr>
            </w:div>
            <w:div w:id="20221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8191">
      <w:bodyDiv w:val="1"/>
      <w:marLeft w:val="0"/>
      <w:marRight w:val="0"/>
      <w:marTop w:val="0"/>
      <w:marBottom w:val="0"/>
      <w:divBdr>
        <w:top w:val="none" w:sz="0" w:space="0" w:color="auto"/>
        <w:left w:val="none" w:sz="0" w:space="0" w:color="auto"/>
        <w:bottom w:val="none" w:sz="0" w:space="0" w:color="auto"/>
        <w:right w:val="none" w:sz="0" w:space="0" w:color="auto"/>
      </w:divBdr>
      <w:divsChild>
        <w:div w:id="1109663671">
          <w:marLeft w:val="0"/>
          <w:marRight w:val="0"/>
          <w:marTop w:val="0"/>
          <w:marBottom w:val="0"/>
          <w:divBdr>
            <w:top w:val="none" w:sz="0" w:space="0" w:color="auto"/>
            <w:left w:val="none" w:sz="0" w:space="0" w:color="auto"/>
            <w:bottom w:val="none" w:sz="0" w:space="0" w:color="auto"/>
            <w:right w:val="none" w:sz="0" w:space="0" w:color="auto"/>
          </w:divBdr>
          <w:divsChild>
            <w:div w:id="2031180372">
              <w:marLeft w:val="0"/>
              <w:marRight w:val="0"/>
              <w:marTop w:val="0"/>
              <w:marBottom w:val="0"/>
              <w:divBdr>
                <w:top w:val="none" w:sz="0" w:space="0" w:color="auto"/>
                <w:left w:val="none" w:sz="0" w:space="0" w:color="auto"/>
                <w:bottom w:val="none" w:sz="0" w:space="0" w:color="auto"/>
                <w:right w:val="none" w:sz="0" w:space="0" w:color="auto"/>
              </w:divBdr>
            </w:div>
            <w:div w:id="1506937841">
              <w:marLeft w:val="0"/>
              <w:marRight w:val="0"/>
              <w:marTop w:val="0"/>
              <w:marBottom w:val="0"/>
              <w:divBdr>
                <w:top w:val="none" w:sz="0" w:space="0" w:color="auto"/>
                <w:left w:val="none" w:sz="0" w:space="0" w:color="auto"/>
                <w:bottom w:val="none" w:sz="0" w:space="0" w:color="auto"/>
                <w:right w:val="none" w:sz="0" w:space="0" w:color="auto"/>
              </w:divBdr>
            </w:div>
            <w:div w:id="687945383">
              <w:marLeft w:val="0"/>
              <w:marRight w:val="0"/>
              <w:marTop w:val="0"/>
              <w:marBottom w:val="0"/>
              <w:divBdr>
                <w:top w:val="none" w:sz="0" w:space="0" w:color="auto"/>
                <w:left w:val="none" w:sz="0" w:space="0" w:color="auto"/>
                <w:bottom w:val="none" w:sz="0" w:space="0" w:color="auto"/>
                <w:right w:val="none" w:sz="0" w:space="0" w:color="auto"/>
              </w:divBdr>
            </w:div>
            <w:div w:id="1021862170">
              <w:marLeft w:val="0"/>
              <w:marRight w:val="0"/>
              <w:marTop w:val="0"/>
              <w:marBottom w:val="0"/>
              <w:divBdr>
                <w:top w:val="none" w:sz="0" w:space="0" w:color="auto"/>
                <w:left w:val="none" w:sz="0" w:space="0" w:color="auto"/>
                <w:bottom w:val="none" w:sz="0" w:space="0" w:color="auto"/>
                <w:right w:val="none" w:sz="0" w:space="0" w:color="auto"/>
              </w:divBdr>
            </w:div>
            <w:div w:id="1456606146">
              <w:marLeft w:val="0"/>
              <w:marRight w:val="0"/>
              <w:marTop w:val="0"/>
              <w:marBottom w:val="0"/>
              <w:divBdr>
                <w:top w:val="none" w:sz="0" w:space="0" w:color="auto"/>
                <w:left w:val="none" w:sz="0" w:space="0" w:color="auto"/>
                <w:bottom w:val="none" w:sz="0" w:space="0" w:color="auto"/>
                <w:right w:val="none" w:sz="0" w:space="0" w:color="auto"/>
              </w:divBdr>
            </w:div>
            <w:div w:id="654991740">
              <w:marLeft w:val="0"/>
              <w:marRight w:val="0"/>
              <w:marTop w:val="0"/>
              <w:marBottom w:val="0"/>
              <w:divBdr>
                <w:top w:val="none" w:sz="0" w:space="0" w:color="auto"/>
                <w:left w:val="none" w:sz="0" w:space="0" w:color="auto"/>
                <w:bottom w:val="none" w:sz="0" w:space="0" w:color="auto"/>
                <w:right w:val="none" w:sz="0" w:space="0" w:color="auto"/>
              </w:divBdr>
            </w:div>
            <w:div w:id="91824261">
              <w:marLeft w:val="0"/>
              <w:marRight w:val="0"/>
              <w:marTop w:val="0"/>
              <w:marBottom w:val="0"/>
              <w:divBdr>
                <w:top w:val="none" w:sz="0" w:space="0" w:color="auto"/>
                <w:left w:val="none" w:sz="0" w:space="0" w:color="auto"/>
                <w:bottom w:val="none" w:sz="0" w:space="0" w:color="auto"/>
                <w:right w:val="none" w:sz="0" w:space="0" w:color="auto"/>
              </w:divBdr>
            </w:div>
            <w:div w:id="416826443">
              <w:marLeft w:val="0"/>
              <w:marRight w:val="0"/>
              <w:marTop w:val="0"/>
              <w:marBottom w:val="0"/>
              <w:divBdr>
                <w:top w:val="none" w:sz="0" w:space="0" w:color="auto"/>
                <w:left w:val="none" w:sz="0" w:space="0" w:color="auto"/>
                <w:bottom w:val="none" w:sz="0" w:space="0" w:color="auto"/>
                <w:right w:val="none" w:sz="0" w:space="0" w:color="auto"/>
              </w:divBdr>
            </w:div>
            <w:div w:id="514155125">
              <w:marLeft w:val="0"/>
              <w:marRight w:val="0"/>
              <w:marTop w:val="0"/>
              <w:marBottom w:val="0"/>
              <w:divBdr>
                <w:top w:val="none" w:sz="0" w:space="0" w:color="auto"/>
                <w:left w:val="none" w:sz="0" w:space="0" w:color="auto"/>
                <w:bottom w:val="none" w:sz="0" w:space="0" w:color="auto"/>
                <w:right w:val="none" w:sz="0" w:space="0" w:color="auto"/>
              </w:divBdr>
            </w:div>
            <w:div w:id="1249734433">
              <w:marLeft w:val="0"/>
              <w:marRight w:val="0"/>
              <w:marTop w:val="0"/>
              <w:marBottom w:val="0"/>
              <w:divBdr>
                <w:top w:val="none" w:sz="0" w:space="0" w:color="auto"/>
                <w:left w:val="none" w:sz="0" w:space="0" w:color="auto"/>
                <w:bottom w:val="none" w:sz="0" w:space="0" w:color="auto"/>
                <w:right w:val="none" w:sz="0" w:space="0" w:color="auto"/>
              </w:divBdr>
            </w:div>
            <w:div w:id="2018456478">
              <w:marLeft w:val="0"/>
              <w:marRight w:val="0"/>
              <w:marTop w:val="0"/>
              <w:marBottom w:val="0"/>
              <w:divBdr>
                <w:top w:val="none" w:sz="0" w:space="0" w:color="auto"/>
                <w:left w:val="none" w:sz="0" w:space="0" w:color="auto"/>
                <w:bottom w:val="none" w:sz="0" w:space="0" w:color="auto"/>
                <w:right w:val="none" w:sz="0" w:space="0" w:color="auto"/>
              </w:divBdr>
            </w:div>
            <w:div w:id="1410536017">
              <w:marLeft w:val="0"/>
              <w:marRight w:val="0"/>
              <w:marTop w:val="0"/>
              <w:marBottom w:val="0"/>
              <w:divBdr>
                <w:top w:val="none" w:sz="0" w:space="0" w:color="auto"/>
                <w:left w:val="none" w:sz="0" w:space="0" w:color="auto"/>
                <w:bottom w:val="none" w:sz="0" w:space="0" w:color="auto"/>
                <w:right w:val="none" w:sz="0" w:space="0" w:color="auto"/>
              </w:divBdr>
            </w:div>
            <w:div w:id="1118330658">
              <w:marLeft w:val="0"/>
              <w:marRight w:val="0"/>
              <w:marTop w:val="0"/>
              <w:marBottom w:val="0"/>
              <w:divBdr>
                <w:top w:val="none" w:sz="0" w:space="0" w:color="auto"/>
                <w:left w:val="none" w:sz="0" w:space="0" w:color="auto"/>
                <w:bottom w:val="none" w:sz="0" w:space="0" w:color="auto"/>
                <w:right w:val="none" w:sz="0" w:space="0" w:color="auto"/>
              </w:divBdr>
            </w:div>
            <w:div w:id="776799791">
              <w:marLeft w:val="0"/>
              <w:marRight w:val="0"/>
              <w:marTop w:val="0"/>
              <w:marBottom w:val="0"/>
              <w:divBdr>
                <w:top w:val="none" w:sz="0" w:space="0" w:color="auto"/>
                <w:left w:val="none" w:sz="0" w:space="0" w:color="auto"/>
                <w:bottom w:val="none" w:sz="0" w:space="0" w:color="auto"/>
                <w:right w:val="none" w:sz="0" w:space="0" w:color="auto"/>
              </w:divBdr>
            </w:div>
            <w:div w:id="1337539964">
              <w:marLeft w:val="0"/>
              <w:marRight w:val="0"/>
              <w:marTop w:val="0"/>
              <w:marBottom w:val="0"/>
              <w:divBdr>
                <w:top w:val="none" w:sz="0" w:space="0" w:color="auto"/>
                <w:left w:val="none" w:sz="0" w:space="0" w:color="auto"/>
                <w:bottom w:val="none" w:sz="0" w:space="0" w:color="auto"/>
                <w:right w:val="none" w:sz="0" w:space="0" w:color="auto"/>
              </w:divBdr>
            </w:div>
            <w:div w:id="1250191012">
              <w:marLeft w:val="0"/>
              <w:marRight w:val="0"/>
              <w:marTop w:val="0"/>
              <w:marBottom w:val="0"/>
              <w:divBdr>
                <w:top w:val="none" w:sz="0" w:space="0" w:color="auto"/>
                <w:left w:val="none" w:sz="0" w:space="0" w:color="auto"/>
                <w:bottom w:val="none" w:sz="0" w:space="0" w:color="auto"/>
                <w:right w:val="none" w:sz="0" w:space="0" w:color="auto"/>
              </w:divBdr>
            </w:div>
            <w:div w:id="1171605621">
              <w:marLeft w:val="0"/>
              <w:marRight w:val="0"/>
              <w:marTop w:val="0"/>
              <w:marBottom w:val="0"/>
              <w:divBdr>
                <w:top w:val="none" w:sz="0" w:space="0" w:color="auto"/>
                <w:left w:val="none" w:sz="0" w:space="0" w:color="auto"/>
                <w:bottom w:val="none" w:sz="0" w:space="0" w:color="auto"/>
                <w:right w:val="none" w:sz="0" w:space="0" w:color="auto"/>
              </w:divBdr>
            </w:div>
            <w:div w:id="1082331262">
              <w:marLeft w:val="0"/>
              <w:marRight w:val="0"/>
              <w:marTop w:val="0"/>
              <w:marBottom w:val="0"/>
              <w:divBdr>
                <w:top w:val="none" w:sz="0" w:space="0" w:color="auto"/>
                <w:left w:val="none" w:sz="0" w:space="0" w:color="auto"/>
                <w:bottom w:val="none" w:sz="0" w:space="0" w:color="auto"/>
                <w:right w:val="none" w:sz="0" w:space="0" w:color="auto"/>
              </w:divBdr>
            </w:div>
            <w:div w:id="1036928414">
              <w:marLeft w:val="0"/>
              <w:marRight w:val="0"/>
              <w:marTop w:val="0"/>
              <w:marBottom w:val="0"/>
              <w:divBdr>
                <w:top w:val="none" w:sz="0" w:space="0" w:color="auto"/>
                <w:left w:val="none" w:sz="0" w:space="0" w:color="auto"/>
                <w:bottom w:val="none" w:sz="0" w:space="0" w:color="auto"/>
                <w:right w:val="none" w:sz="0" w:space="0" w:color="auto"/>
              </w:divBdr>
            </w:div>
            <w:div w:id="1341275089">
              <w:marLeft w:val="0"/>
              <w:marRight w:val="0"/>
              <w:marTop w:val="0"/>
              <w:marBottom w:val="0"/>
              <w:divBdr>
                <w:top w:val="none" w:sz="0" w:space="0" w:color="auto"/>
                <w:left w:val="none" w:sz="0" w:space="0" w:color="auto"/>
                <w:bottom w:val="none" w:sz="0" w:space="0" w:color="auto"/>
                <w:right w:val="none" w:sz="0" w:space="0" w:color="auto"/>
              </w:divBdr>
            </w:div>
            <w:div w:id="1592347156">
              <w:marLeft w:val="0"/>
              <w:marRight w:val="0"/>
              <w:marTop w:val="0"/>
              <w:marBottom w:val="0"/>
              <w:divBdr>
                <w:top w:val="none" w:sz="0" w:space="0" w:color="auto"/>
                <w:left w:val="none" w:sz="0" w:space="0" w:color="auto"/>
                <w:bottom w:val="none" w:sz="0" w:space="0" w:color="auto"/>
                <w:right w:val="none" w:sz="0" w:space="0" w:color="auto"/>
              </w:divBdr>
            </w:div>
            <w:div w:id="1939829428">
              <w:marLeft w:val="0"/>
              <w:marRight w:val="0"/>
              <w:marTop w:val="0"/>
              <w:marBottom w:val="0"/>
              <w:divBdr>
                <w:top w:val="none" w:sz="0" w:space="0" w:color="auto"/>
                <w:left w:val="none" w:sz="0" w:space="0" w:color="auto"/>
                <w:bottom w:val="none" w:sz="0" w:space="0" w:color="auto"/>
                <w:right w:val="none" w:sz="0" w:space="0" w:color="auto"/>
              </w:divBdr>
            </w:div>
            <w:div w:id="256325686">
              <w:marLeft w:val="0"/>
              <w:marRight w:val="0"/>
              <w:marTop w:val="0"/>
              <w:marBottom w:val="0"/>
              <w:divBdr>
                <w:top w:val="none" w:sz="0" w:space="0" w:color="auto"/>
                <w:left w:val="none" w:sz="0" w:space="0" w:color="auto"/>
                <w:bottom w:val="none" w:sz="0" w:space="0" w:color="auto"/>
                <w:right w:val="none" w:sz="0" w:space="0" w:color="auto"/>
              </w:divBdr>
            </w:div>
            <w:div w:id="363596788">
              <w:marLeft w:val="0"/>
              <w:marRight w:val="0"/>
              <w:marTop w:val="0"/>
              <w:marBottom w:val="0"/>
              <w:divBdr>
                <w:top w:val="none" w:sz="0" w:space="0" w:color="auto"/>
                <w:left w:val="none" w:sz="0" w:space="0" w:color="auto"/>
                <w:bottom w:val="none" w:sz="0" w:space="0" w:color="auto"/>
                <w:right w:val="none" w:sz="0" w:space="0" w:color="auto"/>
              </w:divBdr>
            </w:div>
            <w:div w:id="191966054">
              <w:marLeft w:val="0"/>
              <w:marRight w:val="0"/>
              <w:marTop w:val="0"/>
              <w:marBottom w:val="0"/>
              <w:divBdr>
                <w:top w:val="none" w:sz="0" w:space="0" w:color="auto"/>
                <w:left w:val="none" w:sz="0" w:space="0" w:color="auto"/>
                <w:bottom w:val="none" w:sz="0" w:space="0" w:color="auto"/>
                <w:right w:val="none" w:sz="0" w:space="0" w:color="auto"/>
              </w:divBdr>
            </w:div>
            <w:div w:id="2139911105">
              <w:marLeft w:val="0"/>
              <w:marRight w:val="0"/>
              <w:marTop w:val="0"/>
              <w:marBottom w:val="0"/>
              <w:divBdr>
                <w:top w:val="none" w:sz="0" w:space="0" w:color="auto"/>
                <w:left w:val="none" w:sz="0" w:space="0" w:color="auto"/>
                <w:bottom w:val="none" w:sz="0" w:space="0" w:color="auto"/>
                <w:right w:val="none" w:sz="0" w:space="0" w:color="auto"/>
              </w:divBdr>
            </w:div>
            <w:div w:id="1293439952">
              <w:marLeft w:val="0"/>
              <w:marRight w:val="0"/>
              <w:marTop w:val="0"/>
              <w:marBottom w:val="0"/>
              <w:divBdr>
                <w:top w:val="none" w:sz="0" w:space="0" w:color="auto"/>
                <w:left w:val="none" w:sz="0" w:space="0" w:color="auto"/>
                <w:bottom w:val="none" w:sz="0" w:space="0" w:color="auto"/>
                <w:right w:val="none" w:sz="0" w:space="0" w:color="auto"/>
              </w:divBdr>
            </w:div>
            <w:div w:id="1857839947">
              <w:marLeft w:val="0"/>
              <w:marRight w:val="0"/>
              <w:marTop w:val="0"/>
              <w:marBottom w:val="0"/>
              <w:divBdr>
                <w:top w:val="none" w:sz="0" w:space="0" w:color="auto"/>
                <w:left w:val="none" w:sz="0" w:space="0" w:color="auto"/>
                <w:bottom w:val="none" w:sz="0" w:space="0" w:color="auto"/>
                <w:right w:val="none" w:sz="0" w:space="0" w:color="auto"/>
              </w:divBdr>
            </w:div>
            <w:div w:id="1278872551">
              <w:marLeft w:val="0"/>
              <w:marRight w:val="0"/>
              <w:marTop w:val="0"/>
              <w:marBottom w:val="0"/>
              <w:divBdr>
                <w:top w:val="none" w:sz="0" w:space="0" w:color="auto"/>
                <w:left w:val="none" w:sz="0" w:space="0" w:color="auto"/>
                <w:bottom w:val="none" w:sz="0" w:space="0" w:color="auto"/>
                <w:right w:val="none" w:sz="0" w:space="0" w:color="auto"/>
              </w:divBdr>
            </w:div>
            <w:div w:id="704330242">
              <w:marLeft w:val="0"/>
              <w:marRight w:val="0"/>
              <w:marTop w:val="0"/>
              <w:marBottom w:val="0"/>
              <w:divBdr>
                <w:top w:val="none" w:sz="0" w:space="0" w:color="auto"/>
                <w:left w:val="none" w:sz="0" w:space="0" w:color="auto"/>
                <w:bottom w:val="none" w:sz="0" w:space="0" w:color="auto"/>
                <w:right w:val="none" w:sz="0" w:space="0" w:color="auto"/>
              </w:divBdr>
            </w:div>
            <w:div w:id="1951355212">
              <w:marLeft w:val="0"/>
              <w:marRight w:val="0"/>
              <w:marTop w:val="0"/>
              <w:marBottom w:val="0"/>
              <w:divBdr>
                <w:top w:val="none" w:sz="0" w:space="0" w:color="auto"/>
                <w:left w:val="none" w:sz="0" w:space="0" w:color="auto"/>
                <w:bottom w:val="none" w:sz="0" w:space="0" w:color="auto"/>
                <w:right w:val="none" w:sz="0" w:space="0" w:color="auto"/>
              </w:divBdr>
            </w:div>
            <w:div w:id="1695032304">
              <w:marLeft w:val="0"/>
              <w:marRight w:val="0"/>
              <w:marTop w:val="0"/>
              <w:marBottom w:val="0"/>
              <w:divBdr>
                <w:top w:val="none" w:sz="0" w:space="0" w:color="auto"/>
                <w:left w:val="none" w:sz="0" w:space="0" w:color="auto"/>
                <w:bottom w:val="none" w:sz="0" w:space="0" w:color="auto"/>
                <w:right w:val="none" w:sz="0" w:space="0" w:color="auto"/>
              </w:divBdr>
            </w:div>
            <w:div w:id="1204949084">
              <w:marLeft w:val="0"/>
              <w:marRight w:val="0"/>
              <w:marTop w:val="0"/>
              <w:marBottom w:val="0"/>
              <w:divBdr>
                <w:top w:val="none" w:sz="0" w:space="0" w:color="auto"/>
                <w:left w:val="none" w:sz="0" w:space="0" w:color="auto"/>
                <w:bottom w:val="none" w:sz="0" w:space="0" w:color="auto"/>
                <w:right w:val="none" w:sz="0" w:space="0" w:color="auto"/>
              </w:divBdr>
            </w:div>
            <w:div w:id="654266021">
              <w:marLeft w:val="0"/>
              <w:marRight w:val="0"/>
              <w:marTop w:val="0"/>
              <w:marBottom w:val="0"/>
              <w:divBdr>
                <w:top w:val="none" w:sz="0" w:space="0" w:color="auto"/>
                <w:left w:val="none" w:sz="0" w:space="0" w:color="auto"/>
                <w:bottom w:val="none" w:sz="0" w:space="0" w:color="auto"/>
                <w:right w:val="none" w:sz="0" w:space="0" w:color="auto"/>
              </w:divBdr>
            </w:div>
            <w:div w:id="517936642">
              <w:marLeft w:val="0"/>
              <w:marRight w:val="0"/>
              <w:marTop w:val="0"/>
              <w:marBottom w:val="0"/>
              <w:divBdr>
                <w:top w:val="none" w:sz="0" w:space="0" w:color="auto"/>
                <w:left w:val="none" w:sz="0" w:space="0" w:color="auto"/>
                <w:bottom w:val="none" w:sz="0" w:space="0" w:color="auto"/>
                <w:right w:val="none" w:sz="0" w:space="0" w:color="auto"/>
              </w:divBdr>
            </w:div>
            <w:div w:id="1539661225">
              <w:marLeft w:val="0"/>
              <w:marRight w:val="0"/>
              <w:marTop w:val="0"/>
              <w:marBottom w:val="0"/>
              <w:divBdr>
                <w:top w:val="none" w:sz="0" w:space="0" w:color="auto"/>
                <w:left w:val="none" w:sz="0" w:space="0" w:color="auto"/>
                <w:bottom w:val="none" w:sz="0" w:space="0" w:color="auto"/>
                <w:right w:val="none" w:sz="0" w:space="0" w:color="auto"/>
              </w:divBdr>
            </w:div>
            <w:div w:id="1278561932">
              <w:marLeft w:val="0"/>
              <w:marRight w:val="0"/>
              <w:marTop w:val="0"/>
              <w:marBottom w:val="0"/>
              <w:divBdr>
                <w:top w:val="none" w:sz="0" w:space="0" w:color="auto"/>
                <w:left w:val="none" w:sz="0" w:space="0" w:color="auto"/>
                <w:bottom w:val="none" w:sz="0" w:space="0" w:color="auto"/>
                <w:right w:val="none" w:sz="0" w:space="0" w:color="auto"/>
              </w:divBdr>
            </w:div>
            <w:div w:id="1795712965">
              <w:marLeft w:val="0"/>
              <w:marRight w:val="0"/>
              <w:marTop w:val="0"/>
              <w:marBottom w:val="0"/>
              <w:divBdr>
                <w:top w:val="none" w:sz="0" w:space="0" w:color="auto"/>
                <w:left w:val="none" w:sz="0" w:space="0" w:color="auto"/>
                <w:bottom w:val="none" w:sz="0" w:space="0" w:color="auto"/>
                <w:right w:val="none" w:sz="0" w:space="0" w:color="auto"/>
              </w:divBdr>
            </w:div>
            <w:div w:id="76366422">
              <w:marLeft w:val="0"/>
              <w:marRight w:val="0"/>
              <w:marTop w:val="0"/>
              <w:marBottom w:val="0"/>
              <w:divBdr>
                <w:top w:val="none" w:sz="0" w:space="0" w:color="auto"/>
                <w:left w:val="none" w:sz="0" w:space="0" w:color="auto"/>
                <w:bottom w:val="none" w:sz="0" w:space="0" w:color="auto"/>
                <w:right w:val="none" w:sz="0" w:space="0" w:color="auto"/>
              </w:divBdr>
            </w:div>
            <w:div w:id="2099053481">
              <w:marLeft w:val="0"/>
              <w:marRight w:val="0"/>
              <w:marTop w:val="0"/>
              <w:marBottom w:val="0"/>
              <w:divBdr>
                <w:top w:val="none" w:sz="0" w:space="0" w:color="auto"/>
                <w:left w:val="none" w:sz="0" w:space="0" w:color="auto"/>
                <w:bottom w:val="none" w:sz="0" w:space="0" w:color="auto"/>
                <w:right w:val="none" w:sz="0" w:space="0" w:color="auto"/>
              </w:divBdr>
            </w:div>
            <w:div w:id="2062898948">
              <w:marLeft w:val="0"/>
              <w:marRight w:val="0"/>
              <w:marTop w:val="0"/>
              <w:marBottom w:val="0"/>
              <w:divBdr>
                <w:top w:val="none" w:sz="0" w:space="0" w:color="auto"/>
                <w:left w:val="none" w:sz="0" w:space="0" w:color="auto"/>
                <w:bottom w:val="none" w:sz="0" w:space="0" w:color="auto"/>
                <w:right w:val="none" w:sz="0" w:space="0" w:color="auto"/>
              </w:divBdr>
            </w:div>
            <w:div w:id="1409423832">
              <w:marLeft w:val="0"/>
              <w:marRight w:val="0"/>
              <w:marTop w:val="0"/>
              <w:marBottom w:val="0"/>
              <w:divBdr>
                <w:top w:val="none" w:sz="0" w:space="0" w:color="auto"/>
                <w:left w:val="none" w:sz="0" w:space="0" w:color="auto"/>
                <w:bottom w:val="none" w:sz="0" w:space="0" w:color="auto"/>
                <w:right w:val="none" w:sz="0" w:space="0" w:color="auto"/>
              </w:divBdr>
            </w:div>
            <w:div w:id="2048484719">
              <w:marLeft w:val="0"/>
              <w:marRight w:val="0"/>
              <w:marTop w:val="0"/>
              <w:marBottom w:val="0"/>
              <w:divBdr>
                <w:top w:val="none" w:sz="0" w:space="0" w:color="auto"/>
                <w:left w:val="none" w:sz="0" w:space="0" w:color="auto"/>
                <w:bottom w:val="none" w:sz="0" w:space="0" w:color="auto"/>
                <w:right w:val="none" w:sz="0" w:space="0" w:color="auto"/>
              </w:divBdr>
            </w:div>
            <w:div w:id="2037273486">
              <w:marLeft w:val="0"/>
              <w:marRight w:val="0"/>
              <w:marTop w:val="0"/>
              <w:marBottom w:val="0"/>
              <w:divBdr>
                <w:top w:val="none" w:sz="0" w:space="0" w:color="auto"/>
                <w:left w:val="none" w:sz="0" w:space="0" w:color="auto"/>
                <w:bottom w:val="none" w:sz="0" w:space="0" w:color="auto"/>
                <w:right w:val="none" w:sz="0" w:space="0" w:color="auto"/>
              </w:divBdr>
            </w:div>
            <w:div w:id="372311730">
              <w:marLeft w:val="0"/>
              <w:marRight w:val="0"/>
              <w:marTop w:val="0"/>
              <w:marBottom w:val="0"/>
              <w:divBdr>
                <w:top w:val="none" w:sz="0" w:space="0" w:color="auto"/>
                <w:left w:val="none" w:sz="0" w:space="0" w:color="auto"/>
                <w:bottom w:val="none" w:sz="0" w:space="0" w:color="auto"/>
                <w:right w:val="none" w:sz="0" w:space="0" w:color="auto"/>
              </w:divBdr>
            </w:div>
            <w:div w:id="1512328567">
              <w:marLeft w:val="0"/>
              <w:marRight w:val="0"/>
              <w:marTop w:val="0"/>
              <w:marBottom w:val="0"/>
              <w:divBdr>
                <w:top w:val="none" w:sz="0" w:space="0" w:color="auto"/>
                <w:left w:val="none" w:sz="0" w:space="0" w:color="auto"/>
                <w:bottom w:val="none" w:sz="0" w:space="0" w:color="auto"/>
                <w:right w:val="none" w:sz="0" w:space="0" w:color="auto"/>
              </w:divBdr>
            </w:div>
            <w:div w:id="1723752177">
              <w:marLeft w:val="0"/>
              <w:marRight w:val="0"/>
              <w:marTop w:val="0"/>
              <w:marBottom w:val="0"/>
              <w:divBdr>
                <w:top w:val="none" w:sz="0" w:space="0" w:color="auto"/>
                <w:left w:val="none" w:sz="0" w:space="0" w:color="auto"/>
                <w:bottom w:val="none" w:sz="0" w:space="0" w:color="auto"/>
                <w:right w:val="none" w:sz="0" w:space="0" w:color="auto"/>
              </w:divBdr>
            </w:div>
            <w:div w:id="1761684448">
              <w:marLeft w:val="0"/>
              <w:marRight w:val="0"/>
              <w:marTop w:val="0"/>
              <w:marBottom w:val="0"/>
              <w:divBdr>
                <w:top w:val="none" w:sz="0" w:space="0" w:color="auto"/>
                <w:left w:val="none" w:sz="0" w:space="0" w:color="auto"/>
                <w:bottom w:val="none" w:sz="0" w:space="0" w:color="auto"/>
                <w:right w:val="none" w:sz="0" w:space="0" w:color="auto"/>
              </w:divBdr>
            </w:div>
            <w:div w:id="887183239">
              <w:marLeft w:val="0"/>
              <w:marRight w:val="0"/>
              <w:marTop w:val="0"/>
              <w:marBottom w:val="0"/>
              <w:divBdr>
                <w:top w:val="none" w:sz="0" w:space="0" w:color="auto"/>
                <w:left w:val="none" w:sz="0" w:space="0" w:color="auto"/>
                <w:bottom w:val="none" w:sz="0" w:space="0" w:color="auto"/>
                <w:right w:val="none" w:sz="0" w:space="0" w:color="auto"/>
              </w:divBdr>
            </w:div>
            <w:div w:id="126319226">
              <w:marLeft w:val="0"/>
              <w:marRight w:val="0"/>
              <w:marTop w:val="0"/>
              <w:marBottom w:val="0"/>
              <w:divBdr>
                <w:top w:val="none" w:sz="0" w:space="0" w:color="auto"/>
                <w:left w:val="none" w:sz="0" w:space="0" w:color="auto"/>
                <w:bottom w:val="none" w:sz="0" w:space="0" w:color="auto"/>
                <w:right w:val="none" w:sz="0" w:space="0" w:color="auto"/>
              </w:divBdr>
            </w:div>
            <w:div w:id="1429348877">
              <w:marLeft w:val="0"/>
              <w:marRight w:val="0"/>
              <w:marTop w:val="0"/>
              <w:marBottom w:val="0"/>
              <w:divBdr>
                <w:top w:val="none" w:sz="0" w:space="0" w:color="auto"/>
                <w:left w:val="none" w:sz="0" w:space="0" w:color="auto"/>
                <w:bottom w:val="none" w:sz="0" w:space="0" w:color="auto"/>
                <w:right w:val="none" w:sz="0" w:space="0" w:color="auto"/>
              </w:divBdr>
            </w:div>
            <w:div w:id="1507405804">
              <w:marLeft w:val="0"/>
              <w:marRight w:val="0"/>
              <w:marTop w:val="0"/>
              <w:marBottom w:val="0"/>
              <w:divBdr>
                <w:top w:val="none" w:sz="0" w:space="0" w:color="auto"/>
                <w:left w:val="none" w:sz="0" w:space="0" w:color="auto"/>
                <w:bottom w:val="none" w:sz="0" w:space="0" w:color="auto"/>
                <w:right w:val="none" w:sz="0" w:space="0" w:color="auto"/>
              </w:divBdr>
            </w:div>
            <w:div w:id="40054417">
              <w:marLeft w:val="0"/>
              <w:marRight w:val="0"/>
              <w:marTop w:val="0"/>
              <w:marBottom w:val="0"/>
              <w:divBdr>
                <w:top w:val="none" w:sz="0" w:space="0" w:color="auto"/>
                <w:left w:val="none" w:sz="0" w:space="0" w:color="auto"/>
                <w:bottom w:val="none" w:sz="0" w:space="0" w:color="auto"/>
                <w:right w:val="none" w:sz="0" w:space="0" w:color="auto"/>
              </w:divBdr>
            </w:div>
            <w:div w:id="2069264117">
              <w:marLeft w:val="0"/>
              <w:marRight w:val="0"/>
              <w:marTop w:val="0"/>
              <w:marBottom w:val="0"/>
              <w:divBdr>
                <w:top w:val="none" w:sz="0" w:space="0" w:color="auto"/>
                <w:left w:val="none" w:sz="0" w:space="0" w:color="auto"/>
                <w:bottom w:val="none" w:sz="0" w:space="0" w:color="auto"/>
                <w:right w:val="none" w:sz="0" w:space="0" w:color="auto"/>
              </w:divBdr>
            </w:div>
            <w:div w:id="1314486643">
              <w:marLeft w:val="0"/>
              <w:marRight w:val="0"/>
              <w:marTop w:val="0"/>
              <w:marBottom w:val="0"/>
              <w:divBdr>
                <w:top w:val="none" w:sz="0" w:space="0" w:color="auto"/>
                <w:left w:val="none" w:sz="0" w:space="0" w:color="auto"/>
                <w:bottom w:val="none" w:sz="0" w:space="0" w:color="auto"/>
                <w:right w:val="none" w:sz="0" w:space="0" w:color="auto"/>
              </w:divBdr>
            </w:div>
            <w:div w:id="1443920665">
              <w:marLeft w:val="0"/>
              <w:marRight w:val="0"/>
              <w:marTop w:val="0"/>
              <w:marBottom w:val="0"/>
              <w:divBdr>
                <w:top w:val="none" w:sz="0" w:space="0" w:color="auto"/>
                <w:left w:val="none" w:sz="0" w:space="0" w:color="auto"/>
                <w:bottom w:val="none" w:sz="0" w:space="0" w:color="auto"/>
                <w:right w:val="none" w:sz="0" w:space="0" w:color="auto"/>
              </w:divBdr>
            </w:div>
            <w:div w:id="745691542">
              <w:marLeft w:val="0"/>
              <w:marRight w:val="0"/>
              <w:marTop w:val="0"/>
              <w:marBottom w:val="0"/>
              <w:divBdr>
                <w:top w:val="none" w:sz="0" w:space="0" w:color="auto"/>
                <w:left w:val="none" w:sz="0" w:space="0" w:color="auto"/>
                <w:bottom w:val="none" w:sz="0" w:space="0" w:color="auto"/>
                <w:right w:val="none" w:sz="0" w:space="0" w:color="auto"/>
              </w:divBdr>
            </w:div>
            <w:div w:id="1923030271">
              <w:marLeft w:val="0"/>
              <w:marRight w:val="0"/>
              <w:marTop w:val="0"/>
              <w:marBottom w:val="0"/>
              <w:divBdr>
                <w:top w:val="none" w:sz="0" w:space="0" w:color="auto"/>
                <w:left w:val="none" w:sz="0" w:space="0" w:color="auto"/>
                <w:bottom w:val="none" w:sz="0" w:space="0" w:color="auto"/>
                <w:right w:val="none" w:sz="0" w:space="0" w:color="auto"/>
              </w:divBdr>
            </w:div>
            <w:div w:id="1665887763">
              <w:marLeft w:val="0"/>
              <w:marRight w:val="0"/>
              <w:marTop w:val="0"/>
              <w:marBottom w:val="0"/>
              <w:divBdr>
                <w:top w:val="none" w:sz="0" w:space="0" w:color="auto"/>
                <w:left w:val="none" w:sz="0" w:space="0" w:color="auto"/>
                <w:bottom w:val="none" w:sz="0" w:space="0" w:color="auto"/>
                <w:right w:val="none" w:sz="0" w:space="0" w:color="auto"/>
              </w:divBdr>
            </w:div>
            <w:div w:id="2117603466">
              <w:marLeft w:val="0"/>
              <w:marRight w:val="0"/>
              <w:marTop w:val="0"/>
              <w:marBottom w:val="0"/>
              <w:divBdr>
                <w:top w:val="none" w:sz="0" w:space="0" w:color="auto"/>
                <w:left w:val="none" w:sz="0" w:space="0" w:color="auto"/>
                <w:bottom w:val="none" w:sz="0" w:space="0" w:color="auto"/>
                <w:right w:val="none" w:sz="0" w:space="0" w:color="auto"/>
              </w:divBdr>
            </w:div>
            <w:div w:id="2099255474">
              <w:marLeft w:val="0"/>
              <w:marRight w:val="0"/>
              <w:marTop w:val="0"/>
              <w:marBottom w:val="0"/>
              <w:divBdr>
                <w:top w:val="none" w:sz="0" w:space="0" w:color="auto"/>
                <w:left w:val="none" w:sz="0" w:space="0" w:color="auto"/>
                <w:bottom w:val="none" w:sz="0" w:space="0" w:color="auto"/>
                <w:right w:val="none" w:sz="0" w:space="0" w:color="auto"/>
              </w:divBdr>
            </w:div>
            <w:div w:id="1918707465">
              <w:marLeft w:val="0"/>
              <w:marRight w:val="0"/>
              <w:marTop w:val="0"/>
              <w:marBottom w:val="0"/>
              <w:divBdr>
                <w:top w:val="none" w:sz="0" w:space="0" w:color="auto"/>
                <w:left w:val="none" w:sz="0" w:space="0" w:color="auto"/>
                <w:bottom w:val="none" w:sz="0" w:space="0" w:color="auto"/>
                <w:right w:val="none" w:sz="0" w:space="0" w:color="auto"/>
              </w:divBdr>
            </w:div>
            <w:div w:id="400834517">
              <w:marLeft w:val="0"/>
              <w:marRight w:val="0"/>
              <w:marTop w:val="0"/>
              <w:marBottom w:val="0"/>
              <w:divBdr>
                <w:top w:val="none" w:sz="0" w:space="0" w:color="auto"/>
                <w:left w:val="none" w:sz="0" w:space="0" w:color="auto"/>
                <w:bottom w:val="none" w:sz="0" w:space="0" w:color="auto"/>
                <w:right w:val="none" w:sz="0" w:space="0" w:color="auto"/>
              </w:divBdr>
            </w:div>
            <w:div w:id="1487814986">
              <w:marLeft w:val="0"/>
              <w:marRight w:val="0"/>
              <w:marTop w:val="0"/>
              <w:marBottom w:val="0"/>
              <w:divBdr>
                <w:top w:val="none" w:sz="0" w:space="0" w:color="auto"/>
                <w:left w:val="none" w:sz="0" w:space="0" w:color="auto"/>
                <w:bottom w:val="none" w:sz="0" w:space="0" w:color="auto"/>
                <w:right w:val="none" w:sz="0" w:space="0" w:color="auto"/>
              </w:divBdr>
            </w:div>
            <w:div w:id="1140728249">
              <w:marLeft w:val="0"/>
              <w:marRight w:val="0"/>
              <w:marTop w:val="0"/>
              <w:marBottom w:val="0"/>
              <w:divBdr>
                <w:top w:val="none" w:sz="0" w:space="0" w:color="auto"/>
                <w:left w:val="none" w:sz="0" w:space="0" w:color="auto"/>
                <w:bottom w:val="none" w:sz="0" w:space="0" w:color="auto"/>
                <w:right w:val="none" w:sz="0" w:space="0" w:color="auto"/>
              </w:divBdr>
            </w:div>
            <w:div w:id="1178619307">
              <w:marLeft w:val="0"/>
              <w:marRight w:val="0"/>
              <w:marTop w:val="0"/>
              <w:marBottom w:val="0"/>
              <w:divBdr>
                <w:top w:val="none" w:sz="0" w:space="0" w:color="auto"/>
                <w:left w:val="none" w:sz="0" w:space="0" w:color="auto"/>
                <w:bottom w:val="none" w:sz="0" w:space="0" w:color="auto"/>
                <w:right w:val="none" w:sz="0" w:space="0" w:color="auto"/>
              </w:divBdr>
            </w:div>
            <w:div w:id="988901363">
              <w:marLeft w:val="0"/>
              <w:marRight w:val="0"/>
              <w:marTop w:val="0"/>
              <w:marBottom w:val="0"/>
              <w:divBdr>
                <w:top w:val="none" w:sz="0" w:space="0" w:color="auto"/>
                <w:left w:val="none" w:sz="0" w:space="0" w:color="auto"/>
                <w:bottom w:val="none" w:sz="0" w:space="0" w:color="auto"/>
                <w:right w:val="none" w:sz="0" w:space="0" w:color="auto"/>
              </w:divBdr>
            </w:div>
            <w:div w:id="1663773280">
              <w:marLeft w:val="0"/>
              <w:marRight w:val="0"/>
              <w:marTop w:val="0"/>
              <w:marBottom w:val="0"/>
              <w:divBdr>
                <w:top w:val="none" w:sz="0" w:space="0" w:color="auto"/>
                <w:left w:val="none" w:sz="0" w:space="0" w:color="auto"/>
                <w:bottom w:val="none" w:sz="0" w:space="0" w:color="auto"/>
                <w:right w:val="none" w:sz="0" w:space="0" w:color="auto"/>
              </w:divBdr>
            </w:div>
            <w:div w:id="740953122">
              <w:marLeft w:val="0"/>
              <w:marRight w:val="0"/>
              <w:marTop w:val="0"/>
              <w:marBottom w:val="0"/>
              <w:divBdr>
                <w:top w:val="none" w:sz="0" w:space="0" w:color="auto"/>
                <w:left w:val="none" w:sz="0" w:space="0" w:color="auto"/>
                <w:bottom w:val="none" w:sz="0" w:space="0" w:color="auto"/>
                <w:right w:val="none" w:sz="0" w:space="0" w:color="auto"/>
              </w:divBdr>
            </w:div>
            <w:div w:id="204610699">
              <w:marLeft w:val="0"/>
              <w:marRight w:val="0"/>
              <w:marTop w:val="0"/>
              <w:marBottom w:val="0"/>
              <w:divBdr>
                <w:top w:val="none" w:sz="0" w:space="0" w:color="auto"/>
                <w:left w:val="none" w:sz="0" w:space="0" w:color="auto"/>
                <w:bottom w:val="none" w:sz="0" w:space="0" w:color="auto"/>
                <w:right w:val="none" w:sz="0" w:space="0" w:color="auto"/>
              </w:divBdr>
            </w:div>
            <w:div w:id="468979400">
              <w:marLeft w:val="0"/>
              <w:marRight w:val="0"/>
              <w:marTop w:val="0"/>
              <w:marBottom w:val="0"/>
              <w:divBdr>
                <w:top w:val="none" w:sz="0" w:space="0" w:color="auto"/>
                <w:left w:val="none" w:sz="0" w:space="0" w:color="auto"/>
                <w:bottom w:val="none" w:sz="0" w:space="0" w:color="auto"/>
                <w:right w:val="none" w:sz="0" w:space="0" w:color="auto"/>
              </w:divBdr>
            </w:div>
            <w:div w:id="751508707">
              <w:marLeft w:val="0"/>
              <w:marRight w:val="0"/>
              <w:marTop w:val="0"/>
              <w:marBottom w:val="0"/>
              <w:divBdr>
                <w:top w:val="none" w:sz="0" w:space="0" w:color="auto"/>
                <w:left w:val="none" w:sz="0" w:space="0" w:color="auto"/>
                <w:bottom w:val="none" w:sz="0" w:space="0" w:color="auto"/>
                <w:right w:val="none" w:sz="0" w:space="0" w:color="auto"/>
              </w:divBdr>
            </w:div>
            <w:div w:id="963004737">
              <w:marLeft w:val="0"/>
              <w:marRight w:val="0"/>
              <w:marTop w:val="0"/>
              <w:marBottom w:val="0"/>
              <w:divBdr>
                <w:top w:val="none" w:sz="0" w:space="0" w:color="auto"/>
                <w:left w:val="none" w:sz="0" w:space="0" w:color="auto"/>
                <w:bottom w:val="none" w:sz="0" w:space="0" w:color="auto"/>
                <w:right w:val="none" w:sz="0" w:space="0" w:color="auto"/>
              </w:divBdr>
            </w:div>
            <w:div w:id="1563565147">
              <w:marLeft w:val="0"/>
              <w:marRight w:val="0"/>
              <w:marTop w:val="0"/>
              <w:marBottom w:val="0"/>
              <w:divBdr>
                <w:top w:val="none" w:sz="0" w:space="0" w:color="auto"/>
                <w:left w:val="none" w:sz="0" w:space="0" w:color="auto"/>
                <w:bottom w:val="none" w:sz="0" w:space="0" w:color="auto"/>
                <w:right w:val="none" w:sz="0" w:space="0" w:color="auto"/>
              </w:divBdr>
            </w:div>
            <w:div w:id="1292058382">
              <w:marLeft w:val="0"/>
              <w:marRight w:val="0"/>
              <w:marTop w:val="0"/>
              <w:marBottom w:val="0"/>
              <w:divBdr>
                <w:top w:val="none" w:sz="0" w:space="0" w:color="auto"/>
                <w:left w:val="none" w:sz="0" w:space="0" w:color="auto"/>
                <w:bottom w:val="none" w:sz="0" w:space="0" w:color="auto"/>
                <w:right w:val="none" w:sz="0" w:space="0" w:color="auto"/>
              </w:divBdr>
            </w:div>
            <w:div w:id="331108270">
              <w:marLeft w:val="0"/>
              <w:marRight w:val="0"/>
              <w:marTop w:val="0"/>
              <w:marBottom w:val="0"/>
              <w:divBdr>
                <w:top w:val="none" w:sz="0" w:space="0" w:color="auto"/>
                <w:left w:val="none" w:sz="0" w:space="0" w:color="auto"/>
                <w:bottom w:val="none" w:sz="0" w:space="0" w:color="auto"/>
                <w:right w:val="none" w:sz="0" w:space="0" w:color="auto"/>
              </w:divBdr>
            </w:div>
            <w:div w:id="1683316237">
              <w:marLeft w:val="0"/>
              <w:marRight w:val="0"/>
              <w:marTop w:val="0"/>
              <w:marBottom w:val="0"/>
              <w:divBdr>
                <w:top w:val="none" w:sz="0" w:space="0" w:color="auto"/>
                <w:left w:val="none" w:sz="0" w:space="0" w:color="auto"/>
                <w:bottom w:val="none" w:sz="0" w:space="0" w:color="auto"/>
                <w:right w:val="none" w:sz="0" w:space="0" w:color="auto"/>
              </w:divBdr>
            </w:div>
            <w:div w:id="933318948">
              <w:marLeft w:val="0"/>
              <w:marRight w:val="0"/>
              <w:marTop w:val="0"/>
              <w:marBottom w:val="0"/>
              <w:divBdr>
                <w:top w:val="none" w:sz="0" w:space="0" w:color="auto"/>
                <w:left w:val="none" w:sz="0" w:space="0" w:color="auto"/>
                <w:bottom w:val="none" w:sz="0" w:space="0" w:color="auto"/>
                <w:right w:val="none" w:sz="0" w:space="0" w:color="auto"/>
              </w:divBdr>
            </w:div>
            <w:div w:id="1820337832">
              <w:marLeft w:val="0"/>
              <w:marRight w:val="0"/>
              <w:marTop w:val="0"/>
              <w:marBottom w:val="0"/>
              <w:divBdr>
                <w:top w:val="none" w:sz="0" w:space="0" w:color="auto"/>
                <w:left w:val="none" w:sz="0" w:space="0" w:color="auto"/>
                <w:bottom w:val="none" w:sz="0" w:space="0" w:color="auto"/>
                <w:right w:val="none" w:sz="0" w:space="0" w:color="auto"/>
              </w:divBdr>
            </w:div>
            <w:div w:id="295574515">
              <w:marLeft w:val="0"/>
              <w:marRight w:val="0"/>
              <w:marTop w:val="0"/>
              <w:marBottom w:val="0"/>
              <w:divBdr>
                <w:top w:val="none" w:sz="0" w:space="0" w:color="auto"/>
                <w:left w:val="none" w:sz="0" w:space="0" w:color="auto"/>
                <w:bottom w:val="none" w:sz="0" w:space="0" w:color="auto"/>
                <w:right w:val="none" w:sz="0" w:space="0" w:color="auto"/>
              </w:divBdr>
            </w:div>
            <w:div w:id="1539197240">
              <w:marLeft w:val="0"/>
              <w:marRight w:val="0"/>
              <w:marTop w:val="0"/>
              <w:marBottom w:val="0"/>
              <w:divBdr>
                <w:top w:val="none" w:sz="0" w:space="0" w:color="auto"/>
                <w:left w:val="none" w:sz="0" w:space="0" w:color="auto"/>
                <w:bottom w:val="none" w:sz="0" w:space="0" w:color="auto"/>
                <w:right w:val="none" w:sz="0" w:space="0" w:color="auto"/>
              </w:divBdr>
            </w:div>
            <w:div w:id="207304765">
              <w:marLeft w:val="0"/>
              <w:marRight w:val="0"/>
              <w:marTop w:val="0"/>
              <w:marBottom w:val="0"/>
              <w:divBdr>
                <w:top w:val="none" w:sz="0" w:space="0" w:color="auto"/>
                <w:left w:val="none" w:sz="0" w:space="0" w:color="auto"/>
                <w:bottom w:val="none" w:sz="0" w:space="0" w:color="auto"/>
                <w:right w:val="none" w:sz="0" w:space="0" w:color="auto"/>
              </w:divBdr>
            </w:div>
            <w:div w:id="182785417">
              <w:marLeft w:val="0"/>
              <w:marRight w:val="0"/>
              <w:marTop w:val="0"/>
              <w:marBottom w:val="0"/>
              <w:divBdr>
                <w:top w:val="none" w:sz="0" w:space="0" w:color="auto"/>
                <w:left w:val="none" w:sz="0" w:space="0" w:color="auto"/>
                <w:bottom w:val="none" w:sz="0" w:space="0" w:color="auto"/>
                <w:right w:val="none" w:sz="0" w:space="0" w:color="auto"/>
              </w:divBdr>
            </w:div>
            <w:div w:id="1200824987">
              <w:marLeft w:val="0"/>
              <w:marRight w:val="0"/>
              <w:marTop w:val="0"/>
              <w:marBottom w:val="0"/>
              <w:divBdr>
                <w:top w:val="none" w:sz="0" w:space="0" w:color="auto"/>
                <w:left w:val="none" w:sz="0" w:space="0" w:color="auto"/>
                <w:bottom w:val="none" w:sz="0" w:space="0" w:color="auto"/>
                <w:right w:val="none" w:sz="0" w:space="0" w:color="auto"/>
              </w:divBdr>
            </w:div>
            <w:div w:id="820272686">
              <w:marLeft w:val="0"/>
              <w:marRight w:val="0"/>
              <w:marTop w:val="0"/>
              <w:marBottom w:val="0"/>
              <w:divBdr>
                <w:top w:val="none" w:sz="0" w:space="0" w:color="auto"/>
                <w:left w:val="none" w:sz="0" w:space="0" w:color="auto"/>
                <w:bottom w:val="none" w:sz="0" w:space="0" w:color="auto"/>
                <w:right w:val="none" w:sz="0" w:space="0" w:color="auto"/>
              </w:divBdr>
            </w:div>
            <w:div w:id="929235732">
              <w:marLeft w:val="0"/>
              <w:marRight w:val="0"/>
              <w:marTop w:val="0"/>
              <w:marBottom w:val="0"/>
              <w:divBdr>
                <w:top w:val="none" w:sz="0" w:space="0" w:color="auto"/>
                <w:left w:val="none" w:sz="0" w:space="0" w:color="auto"/>
                <w:bottom w:val="none" w:sz="0" w:space="0" w:color="auto"/>
                <w:right w:val="none" w:sz="0" w:space="0" w:color="auto"/>
              </w:divBdr>
            </w:div>
            <w:div w:id="752974676">
              <w:marLeft w:val="0"/>
              <w:marRight w:val="0"/>
              <w:marTop w:val="0"/>
              <w:marBottom w:val="0"/>
              <w:divBdr>
                <w:top w:val="none" w:sz="0" w:space="0" w:color="auto"/>
                <w:left w:val="none" w:sz="0" w:space="0" w:color="auto"/>
                <w:bottom w:val="none" w:sz="0" w:space="0" w:color="auto"/>
                <w:right w:val="none" w:sz="0" w:space="0" w:color="auto"/>
              </w:divBdr>
            </w:div>
            <w:div w:id="1677803660">
              <w:marLeft w:val="0"/>
              <w:marRight w:val="0"/>
              <w:marTop w:val="0"/>
              <w:marBottom w:val="0"/>
              <w:divBdr>
                <w:top w:val="none" w:sz="0" w:space="0" w:color="auto"/>
                <w:left w:val="none" w:sz="0" w:space="0" w:color="auto"/>
                <w:bottom w:val="none" w:sz="0" w:space="0" w:color="auto"/>
                <w:right w:val="none" w:sz="0" w:space="0" w:color="auto"/>
              </w:divBdr>
            </w:div>
            <w:div w:id="1391077429">
              <w:marLeft w:val="0"/>
              <w:marRight w:val="0"/>
              <w:marTop w:val="0"/>
              <w:marBottom w:val="0"/>
              <w:divBdr>
                <w:top w:val="none" w:sz="0" w:space="0" w:color="auto"/>
                <w:left w:val="none" w:sz="0" w:space="0" w:color="auto"/>
                <w:bottom w:val="none" w:sz="0" w:space="0" w:color="auto"/>
                <w:right w:val="none" w:sz="0" w:space="0" w:color="auto"/>
              </w:divBdr>
            </w:div>
            <w:div w:id="224874681">
              <w:marLeft w:val="0"/>
              <w:marRight w:val="0"/>
              <w:marTop w:val="0"/>
              <w:marBottom w:val="0"/>
              <w:divBdr>
                <w:top w:val="none" w:sz="0" w:space="0" w:color="auto"/>
                <w:left w:val="none" w:sz="0" w:space="0" w:color="auto"/>
                <w:bottom w:val="none" w:sz="0" w:space="0" w:color="auto"/>
                <w:right w:val="none" w:sz="0" w:space="0" w:color="auto"/>
              </w:divBdr>
            </w:div>
            <w:div w:id="1826971339">
              <w:marLeft w:val="0"/>
              <w:marRight w:val="0"/>
              <w:marTop w:val="0"/>
              <w:marBottom w:val="0"/>
              <w:divBdr>
                <w:top w:val="none" w:sz="0" w:space="0" w:color="auto"/>
                <w:left w:val="none" w:sz="0" w:space="0" w:color="auto"/>
                <w:bottom w:val="none" w:sz="0" w:space="0" w:color="auto"/>
                <w:right w:val="none" w:sz="0" w:space="0" w:color="auto"/>
              </w:divBdr>
            </w:div>
            <w:div w:id="820971541">
              <w:marLeft w:val="0"/>
              <w:marRight w:val="0"/>
              <w:marTop w:val="0"/>
              <w:marBottom w:val="0"/>
              <w:divBdr>
                <w:top w:val="none" w:sz="0" w:space="0" w:color="auto"/>
                <w:left w:val="none" w:sz="0" w:space="0" w:color="auto"/>
                <w:bottom w:val="none" w:sz="0" w:space="0" w:color="auto"/>
                <w:right w:val="none" w:sz="0" w:space="0" w:color="auto"/>
              </w:divBdr>
            </w:div>
            <w:div w:id="389618434">
              <w:marLeft w:val="0"/>
              <w:marRight w:val="0"/>
              <w:marTop w:val="0"/>
              <w:marBottom w:val="0"/>
              <w:divBdr>
                <w:top w:val="none" w:sz="0" w:space="0" w:color="auto"/>
                <w:left w:val="none" w:sz="0" w:space="0" w:color="auto"/>
                <w:bottom w:val="none" w:sz="0" w:space="0" w:color="auto"/>
                <w:right w:val="none" w:sz="0" w:space="0" w:color="auto"/>
              </w:divBdr>
            </w:div>
            <w:div w:id="536048029">
              <w:marLeft w:val="0"/>
              <w:marRight w:val="0"/>
              <w:marTop w:val="0"/>
              <w:marBottom w:val="0"/>
              <w:divBdr>
                <w:top w:val="none" w:sz="0" w:space="0" w:color="auto"/>
                <w:left w:val="none" w:sz="0" w:space="0" w:color="auto"/>
                <w:bottom w:val="none" w:sz="0" w:space="0" w:color="auto"/>
                <w:right w:val="none" w:sz="0" w:space="0" w:color="auto"/>
              </w:divBdr>
            </w:div>
            <w:div w:id="1254587718">
              <w:marLeft w:val="0"/>
              <w:marRight w:val="0"/>
              <w:marTop w:val="0"/>
              <w:marBottom w:val="0"/>
              <w:divBdr>
                <w:top w:val="none" w:sz="0" w:space="0" w:color="auto"/>
                <w:left w:val="none" w:sz="0" w:space="0" w:color="auto"/>
                <w:bottom w:val="none" w:sz="0" w:space="0" w:color="auto"/>
                <w:right w:val="none" w:sz="0" w:space="0" w:color="auto"/>
              </w:divBdr>
            </w:div>
            <w:div w:id="646402524">
              <w:marLeft w:val="0"/>
              <w:marRight w:val="0"/>
              <w:marTop w:val="0"/>
              <w:marBottom w:val="0"/>
              <w:divBdr>
                <w:top w:val="none" w:sz="0" w:space="0" w:color="auto"/>
                <w:left w:val="none" w:sz="0" w:space="0" w:color="auto"/>
                <w:bottom w:val="none" w:sz="0" w:space="0" w:color="auto"/>
                <w:right w:val="none" w:sz="0" w:space="0" w:color="auto"/>
              </w:divBdr>
            </w:div>
            <w:div w:id="218245876">
              <w:marLeft w:val="0"/>
              <w:marRight w:val="0"/>
              <w:marTop w:val="0"/>
              <w:marBottom w:val="0"/>
              <w:divBdr>
                <w:top w:val="none" w:sz="0" w:space="0" w:color="auto"/>
                <w:left w:val="none" w:sz="0" w:space="0" w:color="auto"/>
                <w:bottom w:val="none" w:sz="0" w:space="0" w:color="auto"/>
                <w:right w:val="none" w:sz="0" w:space="0" w:color="auto"/>
              </w:divBdr>
            </w:div>
            <w:div w:id="1926330893">
              <w:marLeft w:val="0"/>
              <w:marRight w:val="0"/>
              <w:marTop w:val="0"/>
              <w:marBottom w:val="0"/>
              <w:divBdr>
                <w:top w:val="none" w:sz="0" w:space="0" w:color="auto"/>
                <w:left w:val="none" w:sz="0" w:space="0" w:color="auto"/>
                <w:bottom w:val="none" w:sz="0" w:space="0" w:color="auto"/>
                <w:right w:val="none" w:sz="0" w:space="0" w:color="auto"/>
              </w:divBdr>
            </w:div>
            <w:div w:id="41028285">
              <w:marLeft w:val="0"/>
              <w:marRight w:val="0"/>
              <w:marTop w:val="0"/>
              <w:marBottom w:val="0"/>
              <w:divBdr>
                <w:top w:val="none" w:sz="0" w:space="0" w:color="auto"/>
                <w:left w:val="none" w:sz="0" w:space="0" w:color="auto"/>
                <w:bottom w:val="none" w:sz="0" w:space="0" w:color="auto"/>
                <w:right w:val="none" w:sz="0" w:space="0" w:color="auto"/>
              </w:divBdr>
            </w:div>
            <w:div w:id="1913389641">
              <w:marLeft w:val="0"/>
              <w:marRight w:val="0"/>
              <w:marTop w:val="0"/>
              <w:marBottom w:val="0"/>
              <w:divBdr>
                <w:top w:val="none" w:sz="0" w:space="0" w:color="auto"/>
                <w:left w:val="none" w:sz="0" w:space="0" w:color="auto"/>
                <w:bottom w:val="none" w:sz="0" w:space="0" w:color="auto"/>
                <w:right w:val="none" w:sz="0" w:space="0" w:color="auto"/>
              </w:divBdr>
            </w:div>
            <w:div w:id="1062406970">
              <w:marLeft w:val="0"/>
              <w:marRight w:val="0"/>
              <w:marTop w:val="0"/>
              <w:marBottom w:val="0"/>
              <w:divBdr>
                <w:top w:val="none" w:sz="0" w:space="0" w:color="auto"/>
                <w:left w:val="none" w:sz="0" w:space="0" w:color="auto"/>
                <w:bottom w:val="none" w:sz="0" w:space="0" w:color="auto"/>
                <w:right w:val="none" w:sz="0" w:space="0" w:color="auto"/>
              </w:divBdr>
            </w:div>
            <w:div w:id="889413511">
              <w:marLeft w:val="0"/>
              <w:marRight w:val="0"/>
              <w:marTop w:val="0"/>
              <w:marBottom w:val="0"/>
              <w:divBdr>
                <w:top w:val="none" w:sz="0" w:space="0" w:color="auto"/>
                <w:left w:val="none" w:sz="0" w:space="0" w:color="auto"/>
                <w:bottom w:val="none" w:sz="0" w:space="0" w:color="auto"/>
                <w:right w:val="none" w:sz="0" w:space="0" w:color="auto"/>
              </w:divBdr>
            </w:div>
            <w:div w:id="1902716445">
              <w:marLeft w:val="0"/>
              <w:marRight w:val="0"/>
              <w:marTop w:val="0"/>
              <w:marBottom w:val="0"/>
              <w:divBdr>
                <w:top w:val="none" w:sz="0" w:space="0" w:color="auto"/>
                <w:left w:val="none" w:sz="0" w:space="0" w:color="auto"/>
                <w:bottom w:val="none" w:sz="0" w:space="0" w:color="auto"/>
                <w:right w:val="none" w:sz="0" w:space="0" w:color="auto"/>
              </w:divBdr>
            </w:div>
            <w:div w:id="908147864">
              <w:marLeft w:val="0"/>
              <w:marRight w:val="0"/>
              <w:marTop w:val="0"/>
              <w:marBottom w:val="0"/>
              <w:divBdr>
                <w:top w:val="none" w:sz="0" w:space="0" w:color="auto"/>
                <w:left w:val="none" w:sz="0" w:space="0" w:color="auto"/>
                <w:bottom w:val="none" w:sz="0" w:space="0" w:color="auto"/>
                <w:right w:val="none" w:sz="0" w:space="0" w:color="auto"/>
              </w:divBdr>
            </w:div>
            <w:div w:id="883911552">
              <w:marLeft w:val="0"/>
              <w:marRight w:val="0"/>
              <w:marTop w:val="0"/>
              <w:marBottom w:val="0"/>
              <w:divBdr>
                <w:top w:val="none" w:sz="0" w:space="0" w:color="auto"/>
                <w:left w:val="none" w:sz="0" w:space="0" w:color="auto"/>
                <w:bottom w:val="none" w:sz="0" w:space="0" w:color="auto"/>
                <w:right w:val="none" w:sz="0" w:space="0" w:color="auto"/>
              </w:divBdr>
            </w:div>
            <w:div w:id="673649632">
              <w:marLeft w:val="0"/>
              <w:marRight w:val="0"/>
              <w:marTop w:val="0"/>
              <w:marBottom w:val="0"/>
              <w:divBdr>
                <w:top w:val="none" w:sz="0" w:space="0" w:color="auto"/>
                <w:left w:val="none" w:sz="0" w:space="0" w:color="auto"/>
                <w:bottom w:val="none" w:sz="0" w:space="0" w:color="auto"/>
                <w:right w:val="none" w:sz="0" w:space="0" w:color="auto"/>
              </w:divBdr>
            </w:div>
            <w:div w:id="361520796">
              <w:marLeft w:val="0"/>
              <w:marRight w:val="0"/>
              <w:marTop w:val="0"/>
              <w:marBottom w:val="0"/>
              <w:divBdr>
                <w:top w:val="none" w:sz="0" w:space="0" w:color="auto"/>
                <w:left w:val="none" w:sz="0" w:space="0" w:color="auto"/>
                <w:bottom w:val="none" w:sz="0" w:space="0" w:color="auto"/>
                <w:right w:val="none" w:sz="0" w:space="0" w:color="auto"/>
              </w:divBdr>
            </w:div>
            <w:div w:id="717821330">
              <w:marLeft w:val="0"/>
              <w:marRight w:val="0"/>
              <w:marTop w:val="0"/>
              <w:marBottom w:val="0"/>
              <w:divBdr>
                <w:top w:val="none" w:sz="0" w:space="0" w:color="auto"/>
                <w:left w:val="none" w:sz="0" w:space="0" w:color="auto"/>
                <w:bottom w:val="none" w:sz="0" w:space="0" w:color="auto"/>
                <w:right w:val="none" w:sz="0" w:space="0" w:color="auto"/>
              </w:divBdr>
            </w:div>
            <w:div w:id="186527971">
              <w:marLeft w:val="0"/>
              <w:marRight w:val="0"/>
              <w:marTop w:val="0"/>
              <w:marBottom w:val="0"/>
              <w:divBdr>
                <w:top w:val="none" w:sz="0" w:space="0" w:color="auto"/>
                <w:left w:val="none" w:sz="0" w:space="0" w:color="auto"/>
                <w:bottom w:val="none" w:sz="0" w:space="0" w:color="auto"/>
                <w:right w:val="none" w:sz="0" w:space="0" w:color="auto"/>
              </w:divBdr>
            </w:div>
            <w:div w:id="237986658">
              <w:marLeft w:val="0"/>
              <w:marRight w:val="0"/>
              <w:marTop w:val="0"/>
              <w:marBottom w:val="0"/>
              <w:divBdr>
                <w:top w:val="none" w:sz="0" w:space="0" w:color="auto"/>
                <w:left w:val="none" w:sz="0" w:space="0" w:color="auto"/>
                <w:bottom w:val="none" w:sz="0" w:space="0" w:color="auto"/>
                <w:right w:val="none" w:sz="0" w:space="0" w:color="auto"/>
              </w:divBdr>
            </w:div>
            <w:div w:id="1285499916">
              <w:marLeft w:val="0"/>
              <w:marRight w:val="0"/>
              <w:marTop w:val="0"/>
              <w:marBottom w:val="0"/>
              <w:divBdr>
                <w:top w:val="none" w:sz="0" w:space="0" w:color="auto"/>
                <w:left w:val="none" w:sz="0" w:space="0" w:color="auto"/>
                <w:bottom w:val="none" w:sz="0" w:space="0" w:color="auto"/>
                <w:right w:val="none" w:sz="0" w:space="0" w:color="auto"/>
              </w:divBdr>
            </w:div>
            <w:div w:id="1762872409">
              <w:marLeft w:val="0"/>
              <w:marRight w:val="0"/>
              <w:marTop w:val="0"/>
              <w:marBottom w:val="0"/>
              <w:divBdr>
                <w:top w:val="none" w:sz="0" w:space="0" w:color="auto"/>
                <w:left w:val="none" w:sz="0" w:space="0" w:color="auto"/>
                <w:bottom w:val="none" w:sz="0" w:space="0" w:color="auto"/>
                <w:right w:val="none" w:sz="0" w:space="0" w:color="auto"/>
              </w:divBdr>
            </w:div>
            <w:div w:id="213196635">
              <w:marLeft w:val="0"/>
              <w:marRight w:val="0"/>
              <w:marTop w:val="0"/>
              <w:marBottom w:val="0"/>
              <w:divBdr>
                <w:top w:val="none" w:sz="0" w:space="0" w:color="auto"/>
                <w:left w:val="none" w:sz="0" w:space="0" w:color="auto"/>
                <w:bottom w:val="none" w:sz="0" w:space="0" w:color="auto"/>
                <w:right w:val="none" w:sz="0" w:space="0" w:color="auto"/>
              </w:divBdr>
            </w:div>
            <w:div w:id="2134058372">
              <w:marLeft w:val="0"/>
              <w:marRight w:val="0"/>
              <w:marTop w:val="0"/>
              <w:marBottom w:val="0"/>
              <w:divBdr>
                <w:top w:val="none" w:sz="0" w:space="0" w:color="auto"/>
                <w:left w:val="none" w:sz="0" w:space="0" w:color="auto"/>
                <w:bottom w:val="none" w:sz="0" w:space="0" w:color="auto"/>
                <w:right w:val="none" w:sz="0" w:space="0" w:color="auto"/>
              </w:divBdr>
            </w:div>
            <w:div w:id="1079864089">
              <w:marLeft w:val="0"/>
              <w:marRight w:val="0"/>
              <w:marTop w:val="0"/>
              <w:marBottom w:val="0"/>
              <w:divBdr>
                <w:top w:val="none" w:sz="0" w:space="0" w:color="auto"/>
                <w:left w:val="none" w:sz="0" w:space="0" w:color="auto"/>
                <w:bottom w:val="none" w:sz="0" w:space="0" w:color="auto"/>
                <w:right w:val="none" w:sz="0" w:space="0" w:color="auto"/>
              </w:divBdr>
            </w:div>
            <w:div w:id="936520983">
              <w:marLeft w:val="0"/>
              <w:marRight w:val="0"/>
              <w:marTop w:val="0"/>
              <w:marBottom w:val="0"/>
              <w:divBdr>
                <w:top w:val="none" w:sz="0" w:space="0" w:color="auto"/>
                <w:left w:val="none" w:sz="0" w:space="0" w:color="auto"/>
                <w:bottom w:val="none" w:sz="0" w:space="0" w:color="auto"/>
                <w:right w:val="none" w:sz="0" w:space="0" w:color="auto"/>
              </w:divBdr>
            </w:div>
            <w:div w:id="1341008863">
              <w:marLeft w:val="0"/>
              <w:marRight w:val="0"/>
              <w:marTop w:val="0"/>
              <w:marBottom w:val="0"/>
              <w:divBdr>
                <w:top w:val="none" w:sz="0" w:space="0" w:color="auto"/>
                <w:left w:val="none" w:sz="0" w:space="0" w:color="auto"/>
                <w:bottom w:val="none" w:sz="0" w:space="0" w:color="auto"/>
                <w:right w:val="none" w:sz="0" w:space="0" w:color="auto"/>
              </w:divBdr>
            </w:div>
            <w:div w:id="656687976">
              <w:marLeft w:val="0"/>
              <w:marRight w:val="0"/>
              <w:marTop w:val="0"/>
              <w:marBottom w:val="0"/>
              <w:divBdr>
                <w:top w:val="none" w:sz="0" w:space="0" w:color="auto"/>
                <w:left w:val="none" w:sz="0" w:space="0" w:color="auto"/>
                <w:bottom w:val="none" w:sz="0" w:space="0" w:color="auto"/>
                <w:right w:val="none" w:sz="0" w:space="0" w:color="auto"/>
              </w:divBdr>
            </w:div>
            <w:div w:id="399140100">
              <w:marLeft w:val="0"/>
              <w:marRight w:val="0"/>
              <w:marTop w:val="0"/>
              <w:marBottom w:val="0"/>
              <w:divBdr>
                <w:top w:val="none" w:sz="0" w:space="0" w:color="auto"/>
                <w:left w:val="none" w:sz="0" w:space="0" w:color="auto"/>
                <w:bottom w:val="none" w:sz="0" w:space="0" w:color="auto"/>
                <w:right w:val="none" w:sz="0" w:space="0" w:color="auto"/>
              </w:divBdr>
            </w:div>
            <w:div w:id="1655377789">
              <w:marLeft w:val="0"/>
              <w:marRight w:val="0"/>
              <w:marTop w:val="0"/>
              <w:marBottom w:val="0"/>
              <w:divBdr>
                <w:top w:val="none" w:sz="0" w:space="0" w:color="auto"/>
                <w:left w:val="none" w:sz="0" w:space="0" w:color="auto"/>
                <w:bottom w:val="none" w:sz="0" w:space="0" w:color="auto"/>
                <w:right w:val="none" w:sz="0" w:space="0" w:color="auto"/>
              </w:divBdr>
            </w:div>
            <w:div w:id="1030909283">
              <w:marLeft w:val="0"/>
              <w:marRight w:val="0"/>
              <w:marTop w:val="0"/>
              <w:marBottom w:val="0"/>
              <w:divBdr>
                <w:top w:val="none" w:sz="0" w:space="0" w:color="auto"/>
                <w:left w:val="none" w:sz="0" w:space="0" w:color="auto"/>
                <w:bottom w:val="none" w:sz="0" w:space="0" w:color="auto"/>
                <w:right w:val="none" w:sz="0" w:space="0" w:color="auto"/>
              </w:divBdr>
            </w:div>
            <w:div w:id="330917235">
              <w:marLeft w:val="0"/>
              <w:marRight w:val="0"/>
              <w:marTop w:val="0"/>
              <w:marBottom w:val="0"/>
              <w:divBdr>
                <w:top w:val="none" w:sz="0" w:space="0" w:color="auto"/>
                <w:left w:val="none" w:sz="0" w:space="0" w:color="auto"/>
                <w:bottom w:val="none" w:sz="0" w:space="0" w:color="auto"/>
                <w:right w:val="none" w:sz="0" w:space="0" w:color="auto"/>
              </w:divBdr>
            </w:div>
            <w:div w:id="608705048">
              <w:marLeft w:val="0"/>
              <w:marRight w:val="0"/>
              <w:marTop w:val="0"/>
              <w:marBottom w:val="0"/>
              <w:divBdr>
                <w:top w:val="none" w:sz="0" w:space="0" w:color="auto"/>
                <w:left w:val="none" w:sz="0" w:space="0" w:color="auto"/>
                <w:bottom w:val="none" w:sz="0" w:space="0" w:color="auto"/>
                <w:right w:val="none" w:sz="0" w:space="0" w:color="auto"/>
              </w:divBdr>
            </w:div>
            <w:div w:id="381639258">
              <w:marLeft w:val="0"/>
              <w:marRight w:val="0"/>
              <w:marTop w:val="0"/>
              <w:marBottom w:val="0"/>
              <w:divBdr>
                <w:top w:val="none" w:sz="0" w:space="0" w:color="auto"/>
                <w:left w:val="none" w:sz="0" w:space="0" w:color="auto"/>
                <w:bottom w:val="none" w:sz="0" w:space="0" w:color="auto"/>
                <w:right w:val="none" w:sz="0" w:space="0" w:color="auto"/>
              </w:divBdr>
            </w:div>
            <w:div w:id="1649087866">
              <w:marLeft w:val="0"/>
              <w:marRight w:val="0"/>
              <w:marTop w:val="0"/>
              <w:marBottom w:val="0"/>
              <w:divBdr>
                <w:top w:val="none" w:sz="0" w:space="0" w:color="auto"/>
                <w:left w:val="none" w:sz="0" w:space="0" w:color="auto"/>
                <w:bottom w:val="none" w:sz="0" w:space="0" w:color="auto"/>
                <w:right w:val="none" w:sz="0" w:space="0" w:color="auto"/>
              </w:divBdr>
            </w:div>
            <w:div w:id="73670760">
              <w:marLeft w:val="0"/>
              <w:marRight w:val="0"/>
              <w:marTop w:val="0"/>
              <w:marBottom w:val="0"/>
              <w:divBdr>
                <w:top w:val="none" w:sz="0" w:space="0" w:color="auto"/>
                <w:left w:val="none" w:sz="0" w:space="0" w:color="auto"/>
                <w:bottom w:val="none" w:sz="0" w:space="0" w:color="auto"/>
                <w:right w:val="none" w:sz="0" w:space="0" w:color="auto"/>
              </w:divBdr>
            </w:div>
            <w:div w:id="1299409898">
              <w:marLeft w:val="0"/>
              <w:marRight w:val="0"/>
              <w:marTop w:val="0"/>
              <w:marBottom w:val="0"/>
              <w:divBdr>
                <w:top w:val="none" w:sz="0" w:space="0" w:color="auto"/>
                <w:left w:val="none" w:sz="0" w:space="0" w:color="auto"/>
                <w:bottom w:val="none" w:sz="0" w:space="0" w:color="auto"/>
                <w:right w:val="none" w:sz="0" w:space="0" w:color="auto"/>
              </w:divBdr>
            </w:div>
            <w:div w:id="627056573">
              <w:marLeft w:val="0"/>
              <w:marRight w:val="0"/>
              <w:marTop w:val="0"/>
              <w:marBottom w:val="0"/>
              <w:divBdr>
                <w:top w:val="none" w:sz="0" w:space="0" w:color="auto"/>
                <w:left w:val="none" w:sz="0" w:space="0" w:color="auto"/>
                <w:bottom w:val="none" w:sz="0" w:space="0" w:color="auto"/>
                <w:right w:val="none" w:sz="0" w:space="0" w:color="auto"/>
              </w:divBdr>
            </w:div>
            <w:div w:id="663625813">
              <w:marLeft w:val="0"/>
              <w:marRight w:val="0"/>
              <w:marTop w:val="0"/>
              <w:marBottom w:val="0"/>
              <w:divBdr>
                <w:top w:val="none" w:sz="0" w:space="0" w:color="auto"/>
                <w:left w:val="none" w:sz="0" w:space="0" w:color="auto"/>
                <w:bottom w:val="none" w:sz="0" w:space="0" w:color="auto"/>
                <w:right w:val="none" w:sz="0" w:space="0" w:color="auto"/>
              </w:divBdr>
            </w:div>
            <w:div w:id="1773814194">
              <w:marLeft w:val="0"/>
              <w:marRight w:val="0"/>
              <w:marTop w:val="0"/>
              <w:marBottom w:val="0"/>
              <w:divBdr>
                <w:top w:val="none" w:sz="0" w:space="0" w:color="auto"/>
                <w:left w:val="none" w:sz="0" w:space="0" w:color="auto"/>
                <w:bottom w:val="none" w:sz="0" w:space="0" w:color="auto"/>
                <w:right w:val="none" w:sz="0" w:space="0" w:color="auto"/>
              </w:divBdr>
            </w:div>
            <w:div w:id="1479764522">
              <w:marLeft w:val="0"/>
              <w:marRight w:val="0"/>
              <w:marTop w:val="0"/>
              <w:marBottom w:val="0"/>
              <w:divBdr>
                <w:top w:val="none" w:sz="0" w:space="0" w:color="auto"/>
                <w:left w:val="none" w:sz="0" w:space="0" w:color="auto"/>
                <w:bottom w:val="none" w:sz="0" w:space="0" w:color="auto"/>
                <w:right w:val="none" w:sz="0" w:space="0" w:color="auto"/>
              </w:divBdr>
            </w:div>
            <w:div w:id="1782726598">
              <w:marLeft w:val="0"/>
              <w:marRight w:val="0"/>
              <w:marTop w:val="0"/>
              <w:marBottom w:val="0"/>
              <w:divBdr>
                <w:top w:val="none" w:sz="0" w:space="0" w:color="auto"/>
                <w:left w:val="none" w:sz="0" w:space="0" w:color="auto"/>
                <w:bottom w:val="none" w:sz="0" w:space="0" w:color="auto"/>
                <w:right w:val="none" w:sz="0" w:space="0" w:color="auto"/>
              </w:divBdr>
            </w:div>
            <w:div w:id="635568766">
              <w:marLeft w:val="0"/>
              <w:marRight w:val="0"/>
              <w:marTop w:val="0"/>
              <w:marBottom w:val="0"/>
              <w:divBdr>
                <w:top w:val="none" w:sz="0" w:space="0" w:color="auto"/>
                <w:left w:val="none" w:sz="0" w:space="0" w:color="auto"/>
                <w:bottom w:val="none" w:sz="0" w:space="0" w:color="auto"/>
                <w:right w:val="none" w:sz="0" w:space="0" w:color="auto"/>
              </w:divBdr>
            </w:div>
            <w:div w:id="412626744">
              <w:marLeft w:val="0"/>
              <w:marRight w:val="0"/>
              <w:marTop w:val="0"/>
              <w:marBottom w:val="0"/>
              <w:divBdr>
                <w:top w:val="none" w:sz="0" w:space="0" w:color="auto"/>
                <w:left w:val="none" w:sz="0" w:space="0" w:color="auto"/>
                <w:bottom w:val="none" w:sz="0" w:space="0" w:color="auto"/>
                <w:right w:val="none" w:sz="0" w:space="0" w:color="auto"/>
              </w:divBdr>
            </w:div>
            <w:div w:id="323441142">
              <w:marLeft w:val="0"/>
              <w:marRight w:val="0"/>
              <w:marTop w:val="0"/>
              <w:marBottom w:val="0"/>
              <w:divBdr>
                <w:top w:val="none" w:sz="0" w:space="0" w:color="auto"/>
                <w:left w:val="none" w:sz="0" w:space="0" w:color="auto"/>
                <w:bottom w:val="none" w:sz="0" w:space="0" w:color="auto"/>
                <w:right w:val="none" w:sz="0" w:space="0" w:color="auto"/>
              </w:divBdr>
            </w:div>
            <w:div w:id="1574703894">
              <w:marLeft w:val="0"/>
              <w:marRight w:val="0"/>
              <w:marTop w:val="0"/>
              <w:marBottom w:val="0"/>
              <w:divBdr>
                <w:top w:val="none" w:sz="0" w:space="0" w:color="auto"/>
                <w:left w:val="none" w:sz="0" w:space="0" w:color="auto"/>
                <w:bottom w:val="none" w:sz="0" w:space="0" w:color="auto"/>
                <w:right w:val="none" w:sz="0" w:space="0" w:color="auto"/>
              </w:divBdr>
            </w:div>
            <w:div w:id="1266963262">
              <w:marLeft w:val="0"/>
              <w:marRight w:val="0"/>
              <w:marTop w:val="0"/>
              <w:marBottom w:val="0"/>
              <w:divBdr>
                <w:top w:val="none" w:sz="0" w:space="0" w:color="auto"/>
                <w:left w:val="none" w:sz="0" w:space="0" w:color="auto"/>
                <w:bottom w:val="none" w:sz="0" w:space="0" w:color="auto"/>
                <w:right w:val="none" w:sz="0" w:space="0" w:color="auto"/>
              </w:divBdr>
            </w:div>
            <w:div w:id="125055069">
              <w:marLeft w:val="0"/>
              <w:marRight w:val="0"/>
              <w:marTop w:val="0"/>
              <w:marBottom w:val="0"/>
              <w:divBdr>
                <w:top w:val="none" w:sz="0" w:space="0" w:color="auto"/>
                <w:left w:val="none" w:sz="0" w:space="0" w:color="auto"/>
                <w:bottom w:val="none" w:sz="0" w:space="0" w:color="auto"/>
                <w:right w:val="none" w:sz="0" w:space="0" w:color="auto"/>
              </w:divBdr>
            </w:div>
            <w:div w:id="2115708075">
              <w:marLeft w:val="0"/>
              <w:marRight w:val="0"/>
              <w:marTop w:val="0"/>
              <w:marBottom w:val="0"/>
              <w:divBdr>
                <w:top w:val="none" w:sz="0" w:space="0" w:color="auto"/>
                <w:left w:val="none" w:sz="0" w:space="0" w:color="auto"/>
                <w:bottom w:val="none" w:sz="0" w:space="0" w:color="auto"/>
                <w:right w:val="none" w:sz="0" w:space="0" w:color="auto"/>
              </w:divBdr>
            </w:div>
            <w:div w:id="1131284908">
              <w:marLeft w:val="0"/>
              <w:marRight w:val="0"/>
              <w:marTop w:val="0"/>
              <w:marBottom w:val="0"/>
              <w:divBdr>
                <w:top w:val="none" w:sz="0" w:space="0" w:color="auto"/>
                <w:left w:val="none" w:sz="0" w:space="0" w:color="auto"/>
                <w:bottom w:val="none" w:sz="0" w:space="0" w:color="auto"/>
                <w:right w:val="none" w:sz="0" w:space="0" w:color="auto"/>
              </w:divBdr>
            </w:div>
            <w:div w:id="460078669">
              <w:marLeft w:val="0"/>
              <w:marRight w:val="0"/>
              <w:marTop w:val="0"/>
              <w:marBottom w:val="0"/>
              <w:divBdr>
                <w:top w:val="none" w:sz="0" w:space="0" w:color="auto"/>
                <w:left w:val="none" w:sz="0" w:space="0" w:color="auto"/>
                <w:bottom w:val="none" w:sz="0" w:space="0" w:color="auto"/>
                <w:right w:val="none" w:sz="0" w:space="0" w:color="auto"/>
              </w:divBdr>
            </w:div>
            <w:div w:id="820971913">
              <w:marLeft w:val="0"/>
              <w:marRight w:val="0"/>
              <w:marTop w:val="0"/>
              <w:marBottom w:val="0"/>
              <w:divBdr>
                <w:top w:val="none" w:sz="0" w:space="0" w:color="auto"/>
                <w:left w:val="none" w:sz="0" w:space="0" w:color="auto"/>
                <w:bottom w:val="none" w:sz="0" w:space="0" w:color="auto"/>
                <w:right w:val="none" w:sz="0" w:space="0" w:color="auto"/>
              </w:divBdr>
            </w:div>
            <w:div w:id="1502160555">
              <w:marLeft w:val="0"/>
              <w:marRight w:val="0"/>
              <w:marTop w:val="0"/>
              <w:marBottom w:val="0"/>
              <w:divBdr>
                <w:top w:val="none" w:sz="0" w:space="0" w:color="auto"/>
                <w:left w:val="none" w:sz="0" w:space="0" w:color="auto"/>
                <w:bottom w:val="none" w:sz="0" w:space="0" w:color="auto"/>
                <w:right w:val="none" w:sz="0" w:space="0" w:color="auto"/>
              </w:divBdr>
            </w:div>
            <w:div w:id="2121140113">
              <w:marLeft w:val="0"/>
              <w:marRight w:val="0"/>
              <w:marTop w:val="0"/>
              <w:marBottom w:val="0"/>
              <w:divBdr>
                <w:top w:val="none" w:sz="0" w:space="0" w:color="auto"/>
                <w:left w:val="none" w:sz="0" w:space="0" w:color="auto"/>
                <w:bottom w:val="none" w:sz="0" w:space="0" w:color="auto"/>
                <w:right w:val="none" w:sz="0" w:space="0" w:color="auto"/>
              </w:divBdr>
            </w:div>
            <w:div w:id="1098596279">
              <w:marLeft w:val="0"/>
              <w:marRight w:val="0"/>
              <w:marTop w:val="0"/>
              <w:marBottom w:val="0"/>
              <w:divBdr>
                <w:top w:val="none" w:sz="0" w:space="0" w:color="auto"/>
                <w:left w:val="none" w:sz="0" w:space="0" w:color="auto"/>
                <w:bottom w:val="none" w:sz="0" w:space="0" w:color="auto"/>
                <w:right w:val="none" w:sz="0" w:space="0" w:color="auto"/>
              </w:divBdr>
            </w:div>
            <w:div w:id="1932353052">
              <w:marLeft w:val="0"/>
              <w:marRight w:val="0"/>
              <w:marTop w:val="0"/>
              <w:marBottom w:val="0"/>
              <w:divBdr>
                <w:top w:val="none" w:sz="0" w:space="0" w:color="auto"/>
                <w:left w:val="none" w:sz="0" w:space="0" w:color="auto"/>
                <w:bottom w:val="none" w:sz="0" w:space="0" w:color="auto"/>
                <w:right w:val="none" w:sz="0" w:space="0" w:color="auto"/>
              </w:divBdr>
            </w:div>
            <w:div w:id="80877449">
              <w:marLeft w:val="0"/>
              <w:marRight w:val="0"/>
              <w:marTop w:val="0"/>
              <w:marBottom w:val="0"/>
              <w:divBdr>
                <w:top w:val="none" w:sz="0" w:space="0" w:color="auto"/>
                <w:left w:val="none" w:sz="0" w:space="0" w:color="auto"/>
                <w:bottom w:val="none" w:sz="0" w:space="0" w:color="auto"/>
                <w:right w:val="none" w:sz="0" w:space="0" w:color="auto"/>
              </w:divBdr>
            </w:div>
            <w:div w:id="1644506846">
              <w:marLeft w:val="0"/>
              <w:marRight w:val="0"/>
              <w:marTop w:val="0"/>
              <w:marBottom w:val="0"/>
              <w:divBdr>
                <w:top w:val="none" w:sz="0" w:space="0" w:color="auto"/>
                <w:left w:val="none" w:sz="0" w:space="0" w:color="auto"/>
                <w:bottom w:val="none" w:sz="0" w:space="0" w:color="auto"/>
                <w:right w:val="none" w:sz="0" w:space="0" w:color="auto"/>
              </w:divBdr>
            </w:div>
            <w:div w:id="146560365">
              <w:marLeft w:val="0"/>
              <w:marRight w:val="0"/>
              <w:marTop w:val="0"/>
              <w:marBottom w:val="0"/>
              <w:divBdr>
                <w:top w:val="none" w:sz="0" w:space="0" w:color="auto"/>
                <w:left w:val="none" w:sz="0" w:space="0" w:color="auto"/>
                <w:bottom w:val="none" w:sz="0" w:space="0" w:color="auto"/>
                <w:right w:val="none" w:sz="0" w:space="0" w:color="auto"/>
              </w:divBdr>
            </w:div>
            <w:div w:id="1355763178">
              <w:marLeft w:val="0"/>
              <w:marRight w:val="0"/>
              <w:marTop w:val="0"/>
              <w:marBottom w:val="0"/>
              <w:divBdr>
                <w:top w:val="none" w:sz="0" w:space="0" w:color="auto"/>
                <w:left w:val="none" w:sz="0" w:space="0" w:color="auto"/>
                <w:bottom w:val="none" w:sz="0" w:space="0" w:color="auto"/>
                <w:right w:val="none" w:sz="0" w:space="0" w:color="auto"/>
              </w:divBdr>
            </w:div>
            <w:div w:id="375398396">
              <w:marLeft w:val="0"/>
              <w:marRight w:val="0"/>
              <w:marTop w:val="0"/>
              <w:marBottom w:val="0"/>
              <w:divBdr>
                <w:top w:val="none" w:sz="0" w:space="0" w:color="auto"/>
                <w:left w:val="none" w:sz="0" w:space="0" w:color="auto"/>
                <w:bottom w:val="none" w:sz="0" w:space="0" w:color="auto"/>
                <w:right w:val="none" w:sz="0" w:space="0" w:color="auto"/>
              </w:divBdr>
            </w:div>
            <w:div w:id="568151024">
              <w:marLeft w:val="0"/>
              <w:marRight w:val="0"/>
              <w:marTop w:val="0"/>
              <w:marBottom w:val="0"/>
              <w:divBdr>
                <w:top w:val="none" w:sz="0" w:space="0" w:color="auto"/>
                <w:left w:val="none" w:sz="0" w:space="0" w:color="auto"/>
                <w:bottom w:val="none" w:sz="0" w:space="0" w:color="auto"/>
                <w:right w:val="none" w:sz="0" w:space="0" w:color="auto"/>
              </w:divBdr>
            </w:div>
            <w:div w:id="1377895636">
              <w:marLeft w:val="0"/>
              <w:marRight w:val="0"/>
              <w:marTop w:val="0"/>
              <w:marBottom w:val="0"/>
              <w:divBdr>
                <w:top w:val="none" w:sz="0" w:space="0" w:color="auto"/>
                <w:left w:val="none" w:sz="0" w:space="0" w:color="auto"/>
                <w:bottom w:val="none" w:sz="0" w:space="0" w:color="auto"/>
                <w:right w:val="none" w:sz="0" w:space="0" w:color="auto"/>
              </w:divBdr>
            </w:div>
            <w:div w:id="1105199266">
              <w:marLeft w:val="0"/>
              <w:marRight w:val="0"/>
              <w:marTop w:val="0"/>
              <w:marBottom w:val="0"/>
              <w:divBdr>
                <w:top w:val="none" w:sz="0" w:space="0" w:color="auto"/>
                <w:left w:val="none" w:sz="0" w:space="0" w:color="auto"/>
                <w:bottom w:val="none" w:sz="0" w:space="0" w:color="auto"/>
                <w:right w:val="none" w:sz="0" w:space="0" w:color="auto"/>
              </w:divBdr>
            </w:div>
            <w:div w:id="1217279547">
              <w:marLeft w:val="0"/>
              <w:marRight w:val="0"/>
              <w:marTop w:val="0"/>
              <w:marBottom w:val="0"/>
              <w:divBdr>
                <w:top w:val="none" w:sz="0" w:space="0" w:color="auto"/>
                <w:left w:val="none" w:sz="0" w:space="0" w:color="auto"/>
                <w:bottom w:val="none" w:sz="0" w:space="0" w:color="auto"/>
                <w:right w:val="none" w:sz="0" w:space="0" w:color="auto"/>
              </w:divBdr>
            </w:div>
            <w:div w:id="41758547">
              <w:marLeft w:val="0"/>
              <w:marRight w:val="0"/>
              <w:marTop w:val="0"/>
              <w:marBottom w:val="0"/>
              <w:divBdr>
                <w:top w:val="none" w:sz="0" w:space="0" w:color="auto"/>
                <w:left w:val="none" w:sz="0" w:space="0" w:color="auto"/>
                <w:bottom w:val="none" w:sz="0" w:space="0" w:color="auto"/>
                <w:right w:val="none" w:sz="0" w:space="0" w:color="auto"/>
              </w:divBdr>
            </w:div>
            <w:div w:id="564922730">
              <w:marLeft w:val="0"/>
              <w:marRight w:val="0"/>
              <w:marTop w:val="0"/>
              <w:marBottom w:val="0"/>
              <w:divBdr>
                <w:top w:val="none" w:sz="0" w:space="0" w:color="auto"/>
                <w:left w:val="none" w:sz="0" w:space="0" w:color="auto"/>
                <w:bottom w:val="none" w:sz="0" w:space="0" w:color="auto"/>
                <w:right w:val="none" w:sz="0" w:space="0" w:color="auto"/>
              </w:divBdr>
            </w:div>
            <w:div w:id="772238684">
              <w:marLeft w:val="0"/>
              <w:marRight w:val="0"/>
              <w:marTop w:val="0"/>
              <w:marBottom w:val="0"/>
              <w:divBdr>
                <w:top w:val="none" w:sz="0" w:space="0" w:color="auto"/>
                <w:left w:val="none" w:sz="0" w:space="0" w:color="auto"/>
                <w:bottom w:val="none" w:sz="0" w:space="0" w:color="auto"/>
                <w:right w:val="none" w:sz="0" w:space="0" w:color="auto"/>
              </w:divBdr>
            </w:div>
            <w:div w:id="2095318903">
              <w:marLeft w:val="0"/>
              <w:marRight w:val="0"/>
              <w:marTop w:val="0"/>
              <w:marBottom w:val="0"/>
              <w:divBdr>
                <w:top w:val="none" w:sz="0" w:space="0" w:color="auto"/>
                <w:left w:val="none" w:sz="0" w:space="0" w:color="auto"/>
                <w:bottom w:val="none" w:sz="0" w:space="0" w:color="auto"/>
                <w:right w:val="none" w:sz="0" w:space="0" w:color="auto"/>
              </w:divBdr>
            </w:div>
            <w:div w:id="1666469486">
              <w:marLeft w:val="0"/>
              <w:marRight w:val="0"/>
              <w:marTop w:val="0"/>
              <w:marBottom w:val="0"/>
              <w:divBdr>
                <w:top w:val="none" w:sz="0" w:space="0" w:color="auto"/>
                <w:left w:val="none" w:sz="0" w:space="0" w:color="auto"/>
                <w:bottom w:val="none" w:sz="0" w:space="0" w:color="auto"/>
                <w:right w:val="none" w:sz="0" w:space="0" w:color="auto"/>
              </w:divBdr>
            </w:div>
            <w:div w:id="1643928403">
              <w:marLeft w:val="0"/>
              <w:marRight w:val="0"/>
              <w:marTop w:val="0"/>
              <w:marBottom w:val="0"/>
              <w:divBdr>
                <w:top w:val="none" w:sz="0" w:space="0" w:color="auto"/>
                <w:left w:val="none" w:sz="0" w:space="0" w:color="auto"/>
                <w:bottom w:val="none" w:sz="0" w:space="0" w:color="auto"/>
                <w:right w:val="none" w:sz="0" w:space="0" w:color="auto"/>
              </w:divBdr>
            </w:div>
            <w:div w:id="427048369">
              <w:marLeft w:val="0"/>
              <w:marRight w:val="0"/>
              <w:marTop w:val="0"/>
              <w:marBottom w:val="0"/>
              <w:divBdr>
                <w:top w:val="none" w:sz="0" w:space="0" w:color="auto"/>
                <w:left w:val="none" w:sz="0" w:space="0" w:color="auto"/>
                <w:bottom w:val="none" w:sz="0" w:space="0" w:color="auto"/>
                <w:right w:val="none" w:sz="0" w:space="0" w:color="auto"/>
              </w:divBdr>
            </w:div>
            <w:div w:id="955792695">
              <w:marLeft w:val="0"/>
              <w:marRight w:val="0"/>
              <w:marTop w:val="0"/>
              <w:marBottom w:val="0"/>
              <w:divBdr>
                <w:top w:val="none" w:sz="0" w:space="0" w:color="auto"/>
                <w:left w:val="none" w:sz="0" w:space="0" w:color="auto"/>
                <w:bottom w:val="none" w:sz="0" w:space="0" w:color="auto"/>
                <w:right w:val="none" w:sz="0" w:space="0" w:color="auto"/>
              </w:divBdr>
            </w:div>
            <w:div w:id="97876421">
              <w:marLeft w:val="0"/>
              <w:marRight w:val="0"/>
              <w:marTop w:val="0"/>
              <w:marBottom w:val="0"/>
              <w:divBdr>
                <w:top w:val="none" w:sz="0" w:space="0" w:color="auto"/>
                <w:left w:val="none" w:sz="0" w:space="0" w:color="auto"/>
                <w:bottom w:val="none" w:sz="0" w:space="0" w:color="auto"/>
                <w:right w:val="none" w:sz="0" w:space="0" w:color="auto"/>
              </w:divBdr>
            </w:div>
            <w:div w:id="796681132">
              <w:marLeft w:val="0"/>
              <w:marRight w:val="0"/>
              <w:marTop w:val="0"/>
              <w:marBottom w:val="0"/>
              <w:divBdr>
                <w:top w:val="none" w:sz="0" w:space="0" w:color="auto"/>
                <w:left w:val="none" w:sz="0" w:space="0" w:color="auto"/>
                <w:bottom w:val="none" w:sz="0" w:space="0" w:color="auto"/>
                <w:right w:val="none" w:sz="0" w:space="0" w:color="auto"/>
              </w:divBdr>
            </w:div>
            <w:div w:id="1714843045">
              <w:marLeft w:val="0"/>
              <w:marRight w:val="0"/>
              <w:marTop w:val="0"/>
              <w:marBottom w:val="0"/>
              <w:divBdr>
                <w:top w:val="none" w:sz="0" w:space="0" w:color="auto"/>
                <w:left w:val="none" w:sz="0" w:space="0" w:color="auto"/>
                <w:bottom w:val="none" w:sz="0" w:space="0" w:color="auto"/>
                <w:right w:val="none" w:sz="0" w:space="0" w:color="auto"/>
              </w:divBdr>
            </w:div>
            <w:div w:id="183591497">
              <w:marLeft w:val="0"/>
              <w:marRight w:val="0"/>
              <w:marTop w:val="0"/>
              <w:marBottom w:val="0"/>
              <w:divBdr>
                <w:top w:val="none" w:sz="0" w:space="0" w:color="auto"/>
                <w:left w:val="none" w:sz="0" w:space="0" w:color="auto"/>
                <w:bottom w:val="none" w:sz="0" w:space="0" w:color="auto"/>
                <w:right w:val="none" w:sz="0" w:space="0" w:color="auto"/>
              </w:divBdr>
            </w:div>
            <w:div w:id="978730046">
              <w:marLeft w:val="0"/>
              <w:marRight w:val="0"/>
              <w:marTop w:val="0"/>
              <w:marBottom w:val="0"/>
              <w:divBdr>
                <w:top w:val="none" w:sz="0" w:space="0" w:color="auto"/>
                <w:left w:val="none" w:sz="0" w:space="0" w:color="auto"/>
                <w:bottom w:val="none" w:sz="0" w:space="0" w:color="auto"/>
                <w:right w:val="none" w:sz="0" w:space="0" w:color="auto"/>
              </w:divBdr>
            </w:div>
            <w:div w:id="1069424495">
              <w:marLeft w:val="0"/>
              <w:marRight w:val="0"/>
              <w:marTop w:val="0"/>
              <w:marBottom w:val="0"/>
              <w:divBdr>
                <w:top w:val="none" w:sz="0" w:space="0" w:color="auto"/>
                <w:left w:val="none" w:sz="0" w:space="0" w:color="auto"/>
                <w:bottom w:val="none" w:sz="0" w:space="0" w:color="auto"/>
                <w:right w:val="none" w:sz="0" w:space="0" w:color="auto"/>
              </w:divBdr>
            </w:div>
            <w:div w:id="1823620560">
              <w:marLeft w:val="0"/>
              <w:marRight w:val="0"/>
              <w:marTop w:val="0"/>
              <w:marBottom w:val="0"/>
              <w:divBdr>
                <w:top w:val="none" w:sz="0" w:space="0" w:color="auto"/>
                <w:left w:val="none" w:sz="0" w:space="0" w:color="auto"/>
                <w:bottom w:val="none" w:sz="0" w:space="0" w:color="auto"/>
                <w:right w:val="none" w:sz="0" w:space="0" w:color="auto"/>
              </w:divBdr>
            </w:div>
            <w:div w:id="1993751817">
              <w:marLeft w:val="0"/>
              <w:marRight w:val="0"/>
              <w:marTop w:val="0"/>
              <w:marBottom w:val="0"/>
              <w:divBdr>
                <w:top w:val="none" w:sz="0" w:space="0" w:color="auto"/>
                <w:left w:val="none" w:sz="0" w:space="0" w:color="auto"/>
                <w:bottom w:val="none" w:sz="0" w:space="0" w:color="auto"/>
                <w:right w:val="none" w:sz="0" w:space="0" w:color="auto"/>
              </w:divBdr>
            </w:div>
            <w:div w:id="644503578">
              <w:marLeft w:val="0"/>
              <w:marRight w:val="0"/>
              <w:marTop w:val="0"/>
              <w:marBottom w:val="0"/>
              <w:divBdr>
                <w:top w:val="none" w:sz="0" w:space="0" w:color="auto"/>
                <w:left w:val="none" w:sz="0" w:space="0" w:color="auto"/>
                <w:bottom w:val="none" w:sz="0" w:space="0" w:color="auto"/>
                <w:right w:val="none" w:sz="0" w:space="0" w:color="auto"/>
              </w:divBdr>
            </w:div>
            <w:div w:id="1977444301">
              <w:marLeft w:val="0"/>
              <w:marRight w:val="0"/>
              <w:marTop w:val="0"/>
              <w:marBottom w:val="0"/>
              <w:divBdr>
                <w:top w:val="none" w:sz="0" w:space="0" w:color="auto"/>
                <w:left w:val="none" w:sz="0" w:space="0" w:color="auto"/>
                <w:bottom w:val="none" w:sz="0" w:space="0" w:color="auto"/>
                <w:right w:val="none" w:sz="0" w:space="0" w:color="auto"/>
              </w:divBdr>
            </w:div>
            <w:div w:id="1459641715">
              <w:marLeft w:val="0"/>
              <w:marRight w:val="0"/>
              <w:marTop w:val="0"/>
              <w:marBottom w:val="0"/>
              <w:divBdr>
                <w:top w:val="none" w:sz="0" w:space="0" w:color="auto"/>
                <w:left w:val="none" w:sz="0" w:space="0" w:color="auto"/>
                <w:bottom w:val="none" w:sz="0" w:space="0" w:color="auto"/>
                <w:right w:val="none" w:sz="0" w:space="0" w:color="auto"/>
              </w:divBdr>
            </w:div>
            <w:div w:id="697199257">
              <w:marLeft w:val="0"/>
              <w:marRight w:val="0"/>
              <w:marTop w:val="0"/>
              <w:marBottom w:val="0"/>
              <w:divBdr>
                <w:top w:val="none" w:sz="0" w:space="0" w:color="auto"/>
                <w:left w:val="none" w:sz="0" w:space="0" w:color="auto"/>
                <w:bottom w:val="none" w:sz="0" w:space="0" w:color="auto"/>
                <w:right w:val="none" w:sz="0" w:space="0" w:color="auto"/>
              </w:divBdr>
            </w:div>
            <w:div w:id="539784205">
              <w:marLeft w:val="0"/>
              <w:marRight w:val="0"/>
              <w:marTop w:val="0"/>
              <w:marBottom w:val="0"/>
              <w:divBdr>
                <w:top w:val="none" w:sz="0" w:space="0" w:color="auto"/>
                <w:left w:val="none" w:sz="0" w:space="0" w:color="auto"/>
                <w:bottom w:val="none" w:sz="0" w:space="0" w:color="auto"/>
                <w:right w:val="none" w:sz="0" w:space="0" w:color="auto"/>
              </w:divBdr>
            </w:div>
            <w:div w:id="828136795">
              <w:marLeft w:val="0"/>
              <w:marRight w:val="0"/>
              <w:marTop w:val="0"/>
              <w:marBottom w:val="0"/>
              <w:divBdr>
                <w:top w:val="none" w:sz="0" w:space="0" w:color="auto"/>
                <w:left w:val="none" w:sz="0" w:space="0" w:color="auto"/>
                <w:bottom w:val="none" w:sz="0" w:space="0" w:color="auto"/>
                <w:right w:val="none" w:sz="0" w:space="0" w:color="auto"/>
              </w:divBdr>
            </w:div>
            <w:div w:id="340857664">
              <w:marLeft w:val="0"/>
              <w:marRight w:val="0"/>
              <w:marTop w:val="0"/>
              <w:marBottom w:val="0"/>
              <w:divBdr>
                <w:top w:val="none" w:sz="0" w:space="0" w:color="auto"/>
                <w:left w:val="none" w:sz="0" w:space="0" w:color="auto"/>
                <w:bottom w:val="none" w:sz="0" w:space="0" w:color="auto"/>
                <w:right w:val="none" w:sz="0" w:space="0" w:color="auto"/>
              </w:divBdr>
            </w:div>
            <w:div w:id="516506678">
              <w:marLeft w:val="0"/>
              <w:marRight w:val="0"/>
              <w:marTop w:val="0"/>
              <w:marBottom w:val="0"/>
              <w:divBdr>
                <w:top w:val="none" w:sz="0" w:space="0" w:color="auto"/>
                <w:left w:val="none" w:sz="0" w:space="0" w:color="auto"/>
                <w:bottom w:val="none" w:sz="0" w:space="0" w:color="auto"/>
                <w:right w:val="none" w:sz="0" w:space="0" w:color="auto"/>
              </w:divBdr>
            </w:div>
            <w:div w:id="1924794264">
              <w:marLeft w:val="0"/>
              <w:marRight w:val="0"/>
              <w:marTop w:val="0"/>
              <w:marBottom w:val="0"/>
              <w:divBdr>
                <w:top w:val="none" w:sz="0" w:space="0" w:color="auto"/>
                <w:left w:val="none" w:sz="0" w:space="0" w:color="auto"/>
                <w:bottom w:val="none" w:sz="0" w:space="0" w:color="auto"/>
                <w:right w:val="none" w:sz="0" w:space="0" w:color="auto"/>
              </w:divBdr>
            </w:div>
            <w:div w:id="1361399464">
              <w:marLeft w:val="0"/>
              <w:marRight w:val="0"/>
              <w:marTop w:val="0"/>
              <w:marBottom w:val="0"/>
              <w:divBdr>
                <w:top w:val="none" w:sz="0" w:space="0" w:color="auto"/>
                <w:left w:val="none" w:sz="0" w:space="0" w:color="auto"/>
                <w:bottom w:val="none" w:sz="0" w:space="0" w:color="auto"/>
                <w:right w:val="none" w:sz="0" w:space="0" w:color="auto"/>
              </w:divBdr>
            </w:div>
            <w:div w:id="580144490">
              <w:marLeft w:val="0"/>
              <w:marRight w:val="0"/>
              <w:marTop w:val="0"/>
              <w:marBottom w:val="0"/>
              <w:divBdr>
                <w:top w:val="none" w:sz="0" w:space="0" w:color="auto"/>
                <w:left w:val="none" w:sz="0" w:space="0" w:color="auto"/>
                <w:bottom w:val="none" w:sz="0" w:space="0" w:color="auto"/>
                <w:right w:val="none" w:sz="0" w:space="0" w:color="auto"/>
              </w:divBdr>
            </w:div>
            <w:div w:id="1876888398">
              <w:marLeft w:val="0"/>
              <w:marRight w:val="0"/>
              <w:marTop w:val="0"/>
              <w:marBottom w:val="0"/>
              <w:divBdr>
                <w:top w:val="none" w:sz="0" w:space="0" w:color="auto"/>
                <w:left w:val="none" w:sz="0" w:space="0" w:color="auto"/>
                <w:bottom w:val="none" w:sz="0" w:space="0" w:color="auto"/>
                <w:right w:val="none" w:sz="0" w:space="0" w:color="auto"/>
              </w:divBdr>
            </w:div>
            <w:div w:id="1091202473">
              <w:marLeft w:val="0"/>
              <w:marRight w:val="0"/>
              <w:marTop w:val="0"/>
              <w:marBottom w:val="0"/>
              <w:divBdr>
                <w:top w:val="none" w:sz="0" w:space="0" w:color="auto"/>
                <w:left w:val="none" w:sz="0" w:space="0" w:color="auto"/>
                <w:bottom w:val="none" w:sz="0" w:space="0" w:color="auto"/>
                <w:right w:val="none" w:sz="0" w:space="0" w:color="auto"/>
              </w:divBdr>
            </w:div>
            <w:div w:id="440996886">
              <w:marLeft w:val="0"/>
              <w:marRight w:val="0"/>
              <w:marTop w:val="0"/>
              <w:marBottom w:val="0"/>
              <w:divBdr>
                <w:top w:val="none" w:sz="0" w:space="0" w:color="auto"/>
                <w:left w:val="none" w:sz="0" w:space="0" w:color="auto"/>
                <w:bottom w:val="none" w:sz="0" w:space="0" w:color="auto"/>
                <w:right w:val="none" w:sz="0" w:space="0" w:color="auto"/>
              </w:divBdr>
            </w:div>
            <w:div w:id="641539627">
              <w:marLeft w:val="0"/>
              <w:marRight w:val="0"/>
              <w:marTop w:val="0"/>
              <w:marBottom w:val="0"/>
              <w:divBdr>
                <w:top w:val="none" w:sz="0" w:space="0" w:color="auto"/>
                <w:left w:val="none" w:sz="0" w:space="0" w:color="auto"/>
                <w:bottom w:val="none" w:sz="0" w:space="0" w:color="auto"/>
                <w:right w:val="none" w:sz="0" w:space="0" w:color="auto"/>
              </w:divBdr>
            </w:div>
            <w:div w:id="1730229477">
              <w:marLeft w:val="0"/>
              <w:marRight w:val="0"/>
              <w:marTop w:val="0"/>
              <w:marBottom w:val="0"/>
              <w:divBdr>
                <w:top w:val="none" w:sz="0" w:space="0" w:color="auto"/>
                <w:left w:val="none" w:sz="0" w:space="0" w:color="auto"/>
                <w:bottom w:val="none" w:sz="0" w:space="0" w:color="auto"/>
                <w:right w:val="none" w:sz="0" w:space="0" w:color="auto"/>
              </w:divBdr>
            </w:div>
            <w:div w:id="1227841741">
              <w:marLeft w:val="0"/>
              <w:marRight w:val="0"/>
              <w:marTop w:val="0"/>
              <w:marBottom w:val="0"/>
              <w:divBdr>
                <w:top w:val="none" w:sz="0" w:space="0" w:color="auto"/>
                <w:left w:val="none" w:sz="0" w:space="0" w:color="auto"/>
                <w:bottom w:val="none" w:sz="0" w:space="0" w:color="auto"/>
                <w:right w:val="none" w:sz="0" w:space="0" w:color="auto"/>
              </w:divBdr>
            </w:div>
            <w:div w:id="1151680579">
              <w:marLeft w:val="0"/>
              <w:marRight w:val="0"/>
              <w:marTop w:val="0"/>
              <w:marBottom w:val="0"/>
              <w:divBdr>
                <w:top w:val="none" w:sz="0" w:space="0" w:color="auto"/>
                <w:left w:val="none" w:sz="0" w:space="0" w:color="auto"/>
                <w:bottom w:val="none" w:sz="0" w:space="0" w:color="auto"/>
                <w:right w:val="none" w:sz="0" w:space="0" w:color="auto"/>
              </w:divBdr>
            </w:div>
            <w:div w:id="1838572473">
              <w:marLeft w:val="0"/>
              <w:marRight w:val="0"/>
              <w:marTop w:val="0"/>
              <w:marBottom w:val="0"/>
              <w:divBdr>
                <w:top w:val="none" w:sz="0" w:space="0" w:color="auto"/>
                <w:left w:val="none" w:sz="0" w:space="0" w:color="auto"/>
                <w:bottom w:val="none" w:sz="0" w:space="0" w:color="auto"/>
                <w:right w:val="none" w:sz="0" w:space="0" w:color="auto"/>
              </w:divBdr>
            </w:div>
            <w:div w:id="1234970262">
              <w:marLeft w:val="0"/>
              <w:marRight w:val="0"/>
              <w:marTop w:val="0"/>
              <w:marBottom w:val="0"/>
              <w:divBdr>
                <w:top w:val="none" w:sz="0" w:space="0" w:color="auto"/>
                <w:left w:val="none" w:sz="0" w:space="0" w:color="auto"/>
                <w:bottom w:val="none" w:sz="0" w:space="0" w:color="auto"/>
                <w:right w:val="none" w:sz="0" w:space="0" w:color="auto"/>
              </w:divBdr>
            </w:div>
            <w:div w:id="1528058225">
              <w:marLeft w:val="0"/>
              <w:marRight w:val="0"/>
              <w:marTop w:val="0"/>
              <w:marBottom w:val="0"/>
              <w:divBdr>
                <w:top w:val="none" w:sz="0" w:space="0" w:color="auto"/>
                <w:left w:val="none" w:sz="0" w:space="0" w:color="auto"/>
                <w:bottom w:val="none" w:sz="0" w:space="0" w:color="auto"/>
                <w:right w:val="none" w:sz="0" w:space="0" w:color="auto"/>
              </w:divBdr>
            </w:div>
            <w:div w:id="36976024">
              <w:marLeft w:val="0"/>
              <w:marRight w:val="0"/>
              <w:marTop w:val="0"/>
              <w:marBottom w:val="0"/>
              <w:divBdr>
                <w:top w:val="none" w:sz="0" w:space="0" w:color="auto"/>
                <w:left w:val="none" w:sz="0" w:space="0" w:color="auto"/>
                <w:bottom w:val="none" w:sz="0" w:space="0" w:color="auto"/>
                <w:right w:val="none" w:sz="0" w:space="0" w:color="auto"/>
              </w:divBdr>
            </w:div>
            <w:div w:id="823424922">
              <w:marLeft w:val="0"/>
              <w:marRight w:val="0"/>
              <w:marTop w:val="0"/>
              <w:marBottom w:val="0"/>
              <w:divBdr>
                <w:top w:val="none" w:sz="0" w:space="0" w:color="auto"/>
                <w:left w:val="none" w:sz="0" w:space="0" w:color="auto"/>
                <w:bottom w:val="none" w:sz="0" w:space="0" w:color="auto"/>
                <w:right w:val="none" w:sz="0" w:space="0" w:color="auto"/>
              </w:divBdr>
            </w:div>
            <w:div w:id="1988434972">
              <w:marLeft w:val="0"/>
              <w:marRight w:val="0"/>
              <w:marTop w:val="0"/>
              <w:marBottom w:val="0"/>
              <w:divBdr>
                <w:top w:val="none" w:sz="0" w:space="0" w:color="auto"/>
                <w:left w:val="none" w:sz="0" w:space="0" w:color="auto"/>
                <w:bottom w:val="none" w:sz="0" w:space="0" w:color="auto"/>
                <w:right w:val="none" w:sz="0" w:space="0" w:color="auto"/>
              </w:divBdr>
            </w:div>
            <w:div w:id="1599094082">
              <w:marLeft w:val="0"/>
              <w:marRight w:val="0"/>
              <w:marTop w:val="0"/>
              <w:marBottom w:val="0"/>
              <w:divBdr>
                <w:top w:val="none" w:sz="0" w:space="0" w:color="auto"/>
                <w:left w:val="none" w:sz="0" w:space="0" w:color="auto"/>
                <w:bottom w:val="none" w:sz="0" w:space="0" w:color="auto"/>
                <w:right w:val="none" w:sz="0" w:space="0" w:color="auto"/>
              </w:divBdr>
            </w:div>
            <w:div w:id="416444821">
              <w:marLeft w:val="0"/>
              <w:marRight w:val="0"/>
              <w:marTop w:val="0"/>
              <w:marBottom w:val="0"/>
              <w:divBdr>
                <w:top w:val="none" w:sz="0" w:space="0" w:color="auto"/>
                <w:left w:val="none" w:sz="0" w:space="0" w:color="auto"/>
                <w:bottom w:val="none" w:sz="0" w:space="0" w:color="auto"/>
                <w:right w:val="none" w:sz="0" w:space="0" w:color="auto"/>
              </w:divBdr>
            </w:div>
            <w:div w:id="2046057940">
              <w:marLeft w:val="0"/>
              <w:marRight w:val="0"/>
              <w:marTop w:val="0"/>
              <w:marBottom w:val="0"/>
              <w:divBdr>
                <w:top w:val="none" w:sz="0" w:space="0" w:color="auto"/>
                <w:left w:val="none" w:sz="0" w:space="0" w:color="auto"/>
                <w:bottom w:val="none" w:sz="0" w:space="0" w:color="auto"/>
                <w:right w:val="none" w:sz="0" w:space="0" w:color="auto"/>
              </w:divBdr>
            </w:div>
            <w:div w:id="804736654">
              <w:marLeft w:val="0"/>
              <w:marRight w:val="0"/>
              <w:marTop w:val="0"/>
              <w:marBottom w:val="0"/>
              <w:divBdr>
                <w:top w:val="none" w:sz="0" w:space="0" w:color="auto"/>
                <w:left w:val="none" w:sz="0" w:space="0" w:color="auto"/>
                <w:bottom w:val="none" w:sz="0" w:space="0" w:color="auto"/>
                <w:right w:val="none" w:sz="0" w:space="0" w:color="auto"/>
              </w:divBdr>
            </w:div>
            <w:div w:id="763957541">
              <w:marLeft w:val="0"/>
              <w:marRight w:val="0"/>
              <w:marTop w:val="0"/>
              <w:marBottom w:val="0"/>
              <w:divBdr>
                <w:top w:val="none" w:sz="0" w:space="0" w:color="auto"/>
                <w:left w:val="none" w:sz="0" w:space="0" w:color="auto"/>
                <w:bottom w:val="none" w:sz="0" w:space="0" w:color="auto"/>
                <w:right w:val="none" w:sz="0" w:space="0" w:color="auto"/>
              </w:divBdr>
            </w:div>
            <w:div w:id="874462928">
              <w:marLeft w:val="0"/>
              <w:marRight w:val="0"/>
              <w:marTop w:val="0"/>
              <w:marBottom w:val="0"/>
              <w:divBdr>
                <w:top w:val="none" w:sz="0" w:space="0" w:color="auto"/>
                <w:left w:val="none" w:sz="0" w:space="0" w:color="auto"/>
                <w:bottom w:val="none" w:sz="0" w:space="0" w:color="auto"/>
                <w:right w:val="none" w:sz="0" w:space="0" w:color="auto"/>
              </w:divBdr>
            </w:div>
            <w:div w:id="1213886654">
              <w:marLeft w:val="0"/>
              <w:marRight w:val="0"/>
              <w:marTop w:val="0"/>
              <w:marBottom w:val="0"/>
              <w:divBdr>
                <w:top w:val="none" w:sz="0" w:space="0" w:color="auto"/>
                <w:left w:val="none" w:sz="0" w:space="0" w:color="auto"/>
                <w:bottom w:val="none" w:sz="0" w:space="0" w:color="auto"/>
                <w:right w:val="none" w:sz="0" w:space="0" w:color="auto"/>
              </w:divBdr>
            </w:div>
            <w:div w:id="1283195834">
              <w:marLeft w:val="0"/>
              <w:marRight w:val="0"/>
              <w:marTop w:val="0"/>
              <w:marBottom w:val="0"/>
              <w:divBdr>
                <w:top w:val="none" w:sz="0" w:space="0" w:color="auto"/>
                <w:left w:val="none" w:sz="0" w:space="0" w:color="auto"/>
                <w:bottom w:val="none" w:sz="0" w:space="0" w:color="auto"/>
                <w:right w:val="none" w:sz="0" w:space="0" w:color="auto"/>
              </w:divBdr>
            </w:div>
            <w:div w:id="1204452">
              <w:marLeft w:val="0"/>
              <w:marRight w:val="0"/>
              <w:marTop w:val="0"/>
              <w:marBottom w:val="0"/>
              <w:divBdr>
                <w:top w:val="none" w:sz="0" w:space="0" w:color="auto"/>
                <w:left w:val="none" w:sz="0" w:space="0" w:color="auto"/>
                <w:bottom w:val="none" w:sz="0" w:space="0" w:color="auto"/>
                <w:right w:val="none" w:sz="0" w:space="0" w:color="auto"/>
              </w:divBdr>
            </w:div>
            <w:div w:id="806971211">
              <w:marLeft w:val="0"/>
              <w:marRight w:val="0"/>
              <w:marTop w:val="0"/>
              <w:marBottom w:val="0"/>
              <w:divBdr>
                <w:top w:val="none" w:sz="0" w:space="0" w:color="auto"/>
                <w:left w:val="none" w:sz="0" w:space="0" w:color="auto"/>
                <w:bottom w:val="none" w:sz="0" w:space="0" w:color="auto"/>
                <w:right w:val="none" w:sz="0" w:space="0" w:color="auto"/>
              </w:divBdr>
            </w:div>
            <w:div w:id="1467159653">
              <w:marLeft w:val="0"/>
              <w:marRight w:val="0"/>
              <w:marTop w:val="0"/>
              <w:marBottom w:val="0"/>
              <w:divBdr>
                <w:top w:val="none" w:sz="0" w:space="0" w:color="auto"/>
                <w:left w:val="none" w:sz="0" w:space="0" w:color="auto"/>
                <w:bottom w:val="none" w:sz="0" w:space="0" w:color="auto"/>
                <w:right w:val="none" w:sz="0" w:space="0" w:color="auto"/>
              </w:divBdr>
            </w:div>
            <w:div w:id="43917023">
              <w:marLeft w:val="0"/>
              <w:marRight w:val="0"/>
              <w:marTop w:val="0"/>
              <w:marBottom w:val="0"/>
              <w:divBdr>
                <w:top w:val="none" w:sz="0" w:space="0" w:color="auto"/>
                <w:left w:val="none" w:sz="0" w:space="0" w:color="auto"/>
                <w:bottom w:val="none" w:sz="0" w:space="0" w:color="auto"/>
                <w:right w:val="none" w:sz="0" w:space="0" w:color="auto"/>
              </w:divBdr>
            </w:div>
            <w:div w:id="1707556140">
              <w:marLeft w:val="0"/>
              <w:marRight w:val="0"/>
              <w:marTop w:val="0"/>
              <w:marBottom w:val="0"/>
              <w:divBdr>
                <w:top w:val="none" w:sz="0" w:space="0" w:color="auto"/>
                <w:left w:val="none" w:sz="0" w:space="0" w:color="auto"/>
                <w:bottom w:val="none" w:sz="0" w:space="0" w:color="auto"/>
                <w:right w:val="none" w:sz="0" w:space="0" w:color="auto"/>
              </w:divBdr>
            </w:div>
            <w:div w:id="1748185891">
              <w:marLeft w:val="0"/>
              <w:marRight w:val="0"/>
              <w:marTop w:val="0"/>
              <w:marBottom w:val="0"/>
              <w:divBdr>
                <w:top w:val="none" w:sz="0" w:space="0" w:color="auto"/>
                <w:left w:val="none" w:sz="0" w:space="0" w:color="auto"/>
                <w:bottom w:val="none" w:sz="0" w:space="0" w:color="auto"/>
                <w:right w:val="none" w:sz="0" w:space="0" w:color="auto"/>
              </w:divBdr>
            </w:div>
            <w:div w:id="1400592267">
              <w:marLeft w:val="0"/>
              <w:marRight w:val="0"/>
              <w:marTop w:val="0"/>
              <w:marBottom w:val="0"/>
              <w:divBdr>
                <w:top w:val="none" w:sz="0" w:space="0" w:color="auto"/>
                <w:left w:val="none" w:sz="0" w:space="0" w:color="auto"/>
                <w:bottom w:val="none" w:sz="0" w:space="0" w:color="auto"/>
                <w:right w:val="none" w:sz="0" w:space="0" w:color="auto"/>
              </w:divBdr>
            </w:div>
            <w:div w:id="483788023">
              <w:marLeft w:val="0"/>
              <w:marRight w:val="0"/>
              <w:marTop w:val="0"/>
              <w:marBottom w:val="0"/>
              <w:divBdr>
                <w:top w:val="none" w:sz="0" w:space="0" w:color="auto"/>
                <w:left w:val="none" w:sz="0" w:space="0" w:color="auto"/>
                <w:bottom w:val="none" w:sz="0" w:space="0" w:color="auto"/>
                <w:right w:val="none" w:sz="0" w:space="0" w:color="auto"/>
              </w:divBdr>
            </w:div>
            <w:div w:id="164170757">
              <w:marLeft w:val="0"/>
              <w:marRight w:val="0"/>
              <w:marTop w:val="0"/>
              <w:marBottom w:val="0"/>
              <w:divBdr>
                <w:top w:val="none" w:sz="0" w:space="0" w:color="auto"/>
                <w:left w:val="none" w:sz="0" w:space="0" w:color="auto"/>
                <w:bottom w:val="none" w:sz="0" w:space="0" w:color="auto"/>
                <w:right w:val="none" w:sz="0" w:space="0" w:color="auto"/>
              </w:divBdr>
            </w:div>
            <w:div w:id="918901861">
              <w:marLeft w:val="0"/>
              <w:marRight w:val="0"/>
              <w:marTop w:val="0"/>
              <w:marBottom w:val="0"/>
              <w:divBdr>
                <w:top w:val="none" w:sz="0" w:space="0" w:color="auto"/>
                <w:left w:val="none" w:sz="0" w:space="0" w:color="auto"/>
                <w:bottom w:val="none" w:sz="0" w:space="0" w:color="auto"/>
                <w:right w:val="none" w:sz="0" w:space="0" w:color="auto"/>
              </w:divBdr>
            </w:div>
            <w:div w:id="1445887190">
              <w:marLeft w:val="0"/>
              <w:marRight w:val="0"/>
              <w:marTop w:val="0"/>
              <w:marBottom w:val="0"/>
              <w:divBdr>
                <w:top w:val="none" w:sz="0" w:space="0" w:color="auto"/>
                <w:left w:val="none" w:sz="0" w:space="0" w:color="auto"/>
                <w:bottom w:val="none" w:sz="0" w:space="0" w:color="auto"/>
                <w:right w:val="none" w:sz="0" w:space="0" w:color="auto"/>
              </w:divBdr>
            </w:div>
            <w:div w:id="1511069283">
              <w:marLeft w:val="0"/>
              <w:marRight w:val="0"/>
              <w:marTop w:val="0"/>
              <w:marBottom w:val="0"/>
              <w:divBdr>
                <w:top w:val="none" w:sz="0" w:space="0" w:color="auto"/>
                <w:left w:val="none" w:sz="0" w:space="0" w:color="auto"/>
                <w:bottom w:val="none" w:sz="0" w:space="0" w:color="auto"/>
                <w:right w:val="none" w:sz="0" w:space="0" w:color="auto"/>
              </w:divBdr>
            </w:div>
            <w:div w:id="1916161775">
              <w:marLeft w:val="0"/>
              <w:marRight w:val="0"/>
              <w:marTop w:val="0"/>
              <w:marBottom w:val="0"/>
              <w:divBdr>
                <w:top w:val="none" w:sz="0" w:space="0" w:color="auto"/>
                <w:left w:val="none" w:sz="0" w:space="0" w:color="auto"/>
                <w:bottom w:val="none" w:sz="0" w:space="0" w:color="auto"/>
                <w:right w:val="none" w:sz="0" w:space="0" w:color="auto"/>
              </w:divBdr>
            </w:div>
            <w:div w:id="1016467773">
              <w:marLeft w:val="0"/>
              <w:marRight w:val="0"/>
              <w:marTop w:val="0"/>
              <w:marBottom w:val="0"/>
              <w:divBdr>
                <w:top w:val="none" w:sz="0" w:space="0" w:color="auto"/>
                <w:left w:val="none" w:sz="0" w:space="0" w:color="auto"/>
                <w:bottom w:val="none" w:sz="0" w:space="0" w:color="auto"/>
                <w:right w:val="none" w:sz="0" w:space="0" w:color="auto"/>
              </w:divBdr>
            </w:div>
            <w:div w:id="1470971907">
              <w:marLeft w:val="0"/>
              <w:marRight w:val="0"/>
              <w:marTop w:val="0"/>
              <w:marBottom w:val="0"/>
              <w:divBdr>
                <w:top w:val="none" w:sz="0" w:space="0" w:color="auto"/>
                <w:left w:val="none" w:sz="0" w:space="0" w:color="auto"/>
                <w:bottom w:val="none" w:sz="0" w:space="0" w:color="auto"/>
                <w:right w:val="none" w:sz="0" w:space="0" w:color="auto"/>
              </w:divBdr>
            </w:div>
            <w:div w:id="1060248464">
              <w:marLeft w:val="0"/>
              <w:marRight w:val="0"/>
              <w:marTop w:val="0"/>
              <w:marBottom w:val="0"/>
              <w:divBdr>
                <w:top w:val="none" w:sz="0" w:space="0" w:color="auto"/>
                <w:left w:val="none" w:sz="0" w:space="0" w:color="auto"/>
                <w:bottom w:val="none" w:sz="0" w:space="0" w:color="auto"/>
                <w:right w:val="none" w:sz="0" w:space="0" w:color="auto"/>
              </w:divBdr>
            </w:div>
            <w:div w:id="1708489153">
              <w:marLeft w:val="0"/>
              <w:marRight w:val="0"/>
              <w:marTop w:val="0"/>
              <w:marBottom w:val="0"/>
              <w:divBdr>
                <w:top w:val="none" w:sz="0" w:space="0" w:color="auto"/>
                <w:left w:val="none" w:sz="0" w:space="0" w:color="auto"/>
                <w:bottom w:val="none" w:sz="0" w:space="0" w:color="auto"/>
                <w:right w:val="none" w:sz="0" w:space="0" w:color="auto"/>
              </w:divBdr>
            </w:div>
            <w:div w:id="18940076">
              <w:marLeft w:val="0"/>
              <w:marRight w:val="0"/>
              <w:marTop w:val="0"/>
              <w:marBottom w:val="0"/>
              <w:divBdr>
                <w:top w:val="none" w:sz="0" w:space="0" w:color="auto"/>
                <w:left w:val="none" w:sz="0" w:space="0" w:color="auto"/>
                <w:bottom w:val="none" w:sz="0" w:space="0" w:color="auto"/>
                <w:right w:val="none" w:sz="0" w:space="0" w:color="auto"/>
              </w:divBdr>
            </w:div>
            <w:div w:id="1542935063">
              <w:marLeft w:val="0"/>
              <w:marRight w:val="0"/>
              <w:marTop w:val="0"/>
              <w:marBottom w:val="0"/>
              <w:divBdr>
                <w:top w:val="none" w:sz="0" w:space="0" w:color="auto"/>
                <w:left w:val="none" w:sz="0" w:space="0" w:color="auto"/>
                <w:bottom w:val="none" w:sz="0" w:space="0" w:color="auto"/>
                <w:right w:val="none" w:sz="0" w:space="0" w:color="auto"/>
              </w:divBdr>
            </w:div>
            <w:div w:id="1735736833">
              <w:marLeft w:val="0"/>
              <w:marRight w:val="0"/>
              <w:marTop w:val="0"/>
              <w:marBottom w:val="0"/>
              <w:divBdr>
                <w:top w:val="none" w:sz="0" w:space="0" w:color="auto"/>
                <w:left w:val="none" w:sz="0" w:space="0" w:color="auto"/>
                <w:bottom w:val="none" w:sz="0" w:space="0" w:color="auto"/>
                <w:right w:val="none" w:sz="0" w:space="0" w:color="auto"/>
              </w:divBdr>
            </w:div>
            <w:div w:id="1271011269">
              <w:marLeft w:val="0"/>
              <w:marRight w:val="0"/>
              <w:marTop w:val="0"/>
              <w:marBottom w:val="0"/>
              <w:divBdr>
                <w:top w:val="none" w:sz="0" w:space="0" w:color="auto"/>
                <w:left w:val="none" w:sz="0" w:space="0" w:color="auto"/>
                <w:bottom w:val="none" w:sz="0" w:space="0" w:color="auto"/>
                <w:right w:val="none" w:sz="0" w:space="0" w:color="auto"/>
              </w:divBdr>
            </w:div>
            <w:div w:id="1984190511">
              <w:marLeft w:val="0"/>
              <w:marRight w:val="0"/>
              <w:marTop w:val="0"/>
              <w:marBottom w:val="0"/>
              <w:divBdr>
                <w:top w:val="none" w:sz="0" w:space="0" w:color="auto"/>
                <w:left w:val="none" w:sz="0" w:space="0" w:color="auto"/>
                <w:bottom w:val="none" w:sz="0" w:space="0" w:color="auto"/>
                <w:right w:val="none" w:sz="0" w:space="0" w:color="auto"/>
              </w:divBdr>
            </w:div>
            <w:div w:id="754784631">
              <w:marLeft w:val="0"/>
              <w:marRight w:val="0"/>
              <w:marTop w:val="0"/>
              <w:marBottom w:val="0"/>
              <w:divBdr>
                <w:top w:val="none" w:sz="0" w:space="0" w:color="auto"/>
                <w:left w:val="none" w:sz="0" w:space="0" w:color="auto"/>
                <w:bottom w:val="none" w:sz="0" w:space="0" w:color="auto"/>
                <w:right w:val="none" w:sz="0" w:space="0" w:color="auto"/>
              </w:divBdr>
            </w:div>
            <w:div w:id="151801581">
              <w:marLeft w:val="0"/>
              <w:marRight w:val="0"/>
              <w:marTop w:val="0"/>
              <w:marBottom w:val="0"/>
              <w:divBdr>
                <w:top w:val="none" w:sz="0" w:space="0" w:color="auto"/>
                <w:left w:val="none" w:sz="0" w:space="0" w:color="auto"/>
                <w:bottom w:val="none" w:sz="0" w:space="0" w:color="auto"/>
                <w:right w:val="none" w:sz="0" w:space="0" w:color="auto"/>
              </w:divBdr>
            </w:div>
            <w:div w:id="1933508648">
              <w:marLeft w:val="0"/>
              <w:marRight w:val="0"/>
              <w:marTop w:val="0"/>
              <w:marBottom w:val="0"/>
              <w:divBdr>
                <w:top w:val="none" w:sz="0" w:space="0" w:color="auto"/>
                <w:left w:val="none" w:sz="0" w:space="0" w:color="auto"/>
                <w:bottom w:val="none" w:sz="0" w:space="0" w:color="auto"/>
                <w:right w:val="none" w:sz="0" w:space="0" w:color="auto"/>
              </w:divBdr>
            </w:div>
            <w:div w:id="196353201">
              <w:marLeft w:val="0"/>
              <w:marRight w:val="0"/>
              <w:marTop w:val="0"/>
              <w:marBottom w:val="0"/>
              <w:divBdr>
                <w:top w:val="none" w:sz="0" w:space="0" w:color="auto"/>
                <w:left w:val="none" w:sz="0" w:space="0" w:color="auto"/>
                <w:bottom w:val="none" w:sz="0" w:space="0" w:color="auto"/>
                <w:right w:val="none" w:sz="0" w:space="0" w:color="auto"/>
              </w:divBdr>
            </w:div>
            <w:div w:id="1077703870">
              <w:marLeft w:val="0"/>
              <w:marRight w:val="0"/>
              <w:marTop w:val="0"/>
              <w:marBottom w:val="0"/>
              <w:divBdr>
                <w:top w:val="none" w:sz="0" w:space="0" w:color="auto"/>
                <w:left w:val="none" w:sz="0" w:space="0" w:color="auto"/>
                <w:bottom w:val="none" w:sz="0" w:space="0" w:color="auto"/>
                <w:right w:val="none" w:sz="0" w:space="0" w:color="auto"/>
              </w:divBdr>
            </w:div>
            <w:div w:id="1353073768">
              <w:marLeft w:val="0"/>
              <w:marRight w:val="0"/>
              <w:marTop w:val="0"/>
              <w:marBottom w:val="0"/>
              <w:divBdr>
                <w:top w:val="none" w:sz="0" w:space="0" w:color="auto"/>
                <w:left w:val="none" w:sz="0" w:space="0" w:color="auto"/>
                <w:bottom w:val="none" w:sz="0" w:space="0" w:color="auto"/>
                <w:right w:val="none" w:sz="0" w:space="0" w:color="auto"/>
              </w:divBdr>
            </w:div>
            <w:div w:id="1649900191">
              <w:marLeft w:val="0"/>
              <w:marRight w:val="0"/>
              <w:marTop w:val="0"/>
              <w:marBottom w:val="0"/>
              <w:divBdr>
                <w:top w:val="none" w:sz="0" w:space="0" w:color="auto"/>
                <w:left w:val="none" w:sz="0" w:space="0" w:color="auto"/>
                <w:bottom w:val="none" w:sz="0" w:space="0" w:color="auto"/>
                <w:right w:val="none" w:sz="0" w:space="0" w:color="auto"/>
              </w:divBdr>
            </w:div>
            <w:div w:id="1553885320">
              <w:marLeft w:val="0"/>
              <w:marRight w:val="0"/>
              <w:marTop w:val="0"/>
              <w:marBottom w:val="0"/>
              <w:divBdr>
                <w:top w:val="none" w:sz="0" w:space="0" w:color="auto"/>
                <w:left w:val="none" w:sz="0" w:space="0" w:color="auto"/>
                <w:bottom w:val="none" w:sz="0" w:space="0" w:color="auto"/>
                <w:right w:val="none" w:sz="0" w:space="0" w:color="auto"/>
              </w:divBdr>
            </w:div>
            <w:div w:id="1154881153">
              <w:marLeft w:val="0"/>
              <w:marRight w:val="0"/>
              <w:marTop w:val="0"/>
              <w:marBottom w:val="0"/>
              <w:divBdr>
                <w:top w:val="none" w:sz="0" w:space="0" w:color="auto"/>
                <w:left w:val="none" w:sz="0" w:space="0" w:color="auto"/>
                <w:bottom w:val="none" w:sz="0" w:space="0" w:color="auto"/>
                <w:right w:val="none" w:sz="0" w:space="0" w:color="auto"/>
              </w:divBdr>
            </w:div>
            <w:div w:id="1779525277">
              <w:marLeft w:val="0"/>
              <w:marRight w:val="0"/>
              <w:marTop w:val="0"/>
              <w:marBottom w:val="0"/>
              <w:divBdr>
                <w:top w:val="none" w:sz="0" w:space="0" w:color="auto"/>
                <w:left w:val="none" w:sz="0" w:space="0" w:color="auto"/>
                <w:bottom w:val="none" w:sz="0" w:space="0" w:color="auto"/>
                <w:right w:val="none" w:sz="0" w:space="0" w:color="auto"/>
              </w:divBdr>
            </w:div>
            <w:div w:id="698240894">
              <w:marLeft w:val="0"/>
              <w:marRight w:val="0"/>
              <w:marTop w:val="0"/>
              <w:marBottom w:val="0"/>
              <w:divBdr>
                <w:top w:val="none" w:sz="0" w:space="0" w:color="auto"/>
                <w:left w:val="none" w:sz="0" w:space="0" w:color="auto"/>
                <w:bottom w:val="none" w:sz="0" w:space="0" w:color="auto"/>
                <w:right w:val="none" w:sz="0" w:space="0" w:color="auto"/>
              </w:divBdr>
            </w:div>
            <w:div w:id="773087069">
              <w:marLeft w:val="0"/>
              <w:marRight w:val="0"/>
              <w:marTop w:val="0"/>
              <w:marBottom w:val="0"/>
              <w:divBdr>
                <w:top w:val="none" w:sz="0" w:space="0" w:color="auto"/>
                <w:left w:val="none" w:sz="0" w:space="0" w:color="auto"/>
                <w:bottom w:val="none" w:sz="0" w:space="0" w:color="auto"/>
                <w:right w:val="none" w:sz="0" w:space="0" w:color="auto"/>
              </w:divBdr>
            </w:div>
            <w:div w:id="123238253">
              <w:marLeft w:val="0"/>
              <w:marRight w:val="0"/>
              <w:marTop w:val="0"/>
              <w:marBottom w:val="0"/>
              <w:divBdr>
                <w:top w:val="none" w:sz="0" w:space="0" w:color="auto"/>
                <w:left w:val="none" w:sz="0" w:space="0" w:color="auto"/>
                <w:bottom w:val="none" w:sz="0" w:space="0" w:color="auto"/>
                <w:right w:val="none" w:sz="0" w:space="0" w:color="auto"/>
              </w:divBdr>
            </w:div>
            <w:div w:id="1272275045">
              <w:marLeft w:val="0"/>
              <w:marRight w:val="0"/>
              <w:marTop w:val="0"/>
              <w:marBottom w:val="0"/>
              <w:divBdr>
                <w:top w:val="none" w:sz="0" w:space="0" w:color="auto"/>
                <w:left w:val="none" w:sz="0" w:space="0" w:color="auto"/>
                <w:bottom w:val="none" w:sz="0" w:space="0" w:color="auto"/>
                <w:right w:val="none" w:sz="0" w:space="0" w:color="auto"/>
              </w:divBdr>
            </w:div>
            <w:div w:id="369839849">
              <w:marLeft w:val="0"/>
              <w:marRight w:val="0"/>
              <w:marTop w:val="0"/>
              <w:marBottom w:val="0"/>
              <w:divBdr>
                <w:top w:val="none" w:sz="0" w:space="0" w:color="auto"/>
                <w:left w:val="none" w:sz="0" w:space="0" w:color="auto"/>
                <w:bottom w:val="none" w:sz="0" w:space="0" w:color="auto"/>
                <w:right w:val="none" w:sz="0" w:space="0" w:color="auto"/>
              </w:divBdr>
            </w:div>
            <w:div w:id="1834951284">
              <w:marLeft w:val="0"/>
              <w:marRight w:val="0"/>
              <w:marTop w:val="0"/>
              <w:marBottom w:val="0"/>
              <w:divBdr>
                <w:top w:val="none" w:sz="0" w:space="0" w:color="auto"/>
                <w:left w:val="none" w:sz="0" w:space="0" w:color="auto"/>
                <w:bottom w:val="none" w:sz="0" w:space="0" w:color="auto"/>
                <w:right w:val="none" w:sz="0" w:space="0" w:color="auto"/>
              </w:divBdr>
            </w:div>
            <w:div w:id="1214660742">
              <w:marLeft w:val="0"/>
              <w:marRight w:val="0"/>
              <w:marTop w:val="0"/>
              <w:marBottom w:val="0"/>
              <w:divBdr>
                <w:top w:val="none" w:sz="0" w:space="0" w:color="auto"/>
                <w:left w:val="none" w:sz="0" w:space="0" w:color="auto"/>
                <w:bottom w:val="none" w:sz="0" w:space="0" w:color="auto"/>
                <w:right w:val="none" w:sz="0" w:space="0" w:color="auto"/>
              </w:divBdr>
            </w:div>
            <w:div w:id="1616323408">
              <w:marLeft w:val="0"/>
              <w:marRight w:val="0"/>
              <w:marTop w:val="0"/>
              <w:marBottom w:val="0"/>
              <w:divBdr>
                <w:top w:val="none" w:sz="0" w:space="0" w:color="auto"/>
                <w:left w:val="none" w:sz="0" w:space="0" w:color="auto"/>
                <w:bottom w:val="none" w:sz="0" w:space="0" w:color="auto"/>
                <w:right w:val="none" w:sz="0" w:space="0" w:color="auto"/>
              </w:divBdr>
            </w:div>
            <w:div w:id="944465440">
              <w:marLeft w:val="0"/>
              <w:marRight w:val="0"/>
              <w:marTop w:val="0"/>
              <w:marBottom w:val="0"/>
              <w:divBdr>
                <w:top w:val="none" w:sz="0" w:space="0" w:color="auto"/>
                <w:left w:val="none" w:sz="0" w:space="0" w:color="auto"/>
                <w:bottom w:val="none" w:sz="0" w:space="0" w:color="auto"/>
                <w:right w:val="none" w:sz="0" w:space="0" w:color="auto"/>
              </w:divBdr>
            </w:div>
            <w:div w:id="1928925912">
              <w:marLeft w:val="0"/>
              <w:marRight w:val="0"/>
              <w:marTop w:val="0"/>
              <w:marBottom w:val="0"/>
              <w:divBdr>
                <w:top w:val="none" w:sz="0" w:space="0" w:color="auto"/>
                <w:left w:val="none" w:sz="0" w:space="0" w:color="auto"/>
                <w:bottom w:val="none" w:sz="0" w:space="0" w:color="auto"/>
                <w:right w:val="none" w:sz="0" w:space="0" w:color="auto"/>
              </w:divBdr>
            </w:div>
            <w:div w:id="1973054181">
              <w:marLeft w:val="0"/>
              <w:marRight w:val="0"/>
              <w:marTop w:val="0"/>
              <w:marBottom w:val="0"/>
              <w:divBdr>
                <w:top w:val="none" w:sz="0" w:space="0" w:color="auto"/>
                <w:left w:val="none" w:sz="0" w:space="0" w:color="auto"/>
                <w:bottom w:val="none" w:sz="0" w:space="0" w:color="auto"/>
                <w:right w:val="none" w:sz="0" w:space="0" w:color="auto"/>
              </w:divBdr>
            </w:div>
            <w:div w:id="142430630">
              <w:marLeft w:val="0"/>
              <w:marRight w:val="0"/>
              <w:marTop w:val="0"/>
              <w:marBottom w:val="0"/>
              <w:divBdr>
                <w:top w:val="none" w:sz="0" w:space="0" w:color="auto"/>
                <w:left w:val="none" w:sz="0" w:space="0" w:color="auto"/>
                <w:bottom w:val="none" w:sz="0" w:space="0" w:color="auto"/>
                <w:right w:val="none" w:sz="0" w:space="0" w:color="auto"/>
              </w:divBdr>
            </w:div>
            <w:div w:id="1935699036">
              <w:marLeft w:val="0"/>
              <w:marRight w:val="0"/>
              <w:marTop w:val="0"/>
              <w:marBottom w:val="0"/>
              <w:divBdr>
                <w:top w:val="none" w:sz="0" w:space="0" w:color="auto"/>
                <w:left w:val="none" w:sz="0" w:space="0" w:color="auto"/>
                <w:bottom w:val="none" w:sz="0" w:space="0" w:color="auto"/>
                <w:right w:val="none" w:sz="0" w:space="0" w:color="auto"/>
              </w:divBdr>
            </w:div>
            <w:div w:id="822084296">
              <w:marLeft w:val="0"/>
              <w:marRight w:val="0"/>
              <w:marTop w:val="0"/>
              <w:marBottom w:val="0"/>
              <w:divBdr>
                <w:top w:val="none" w:sz="0" w:space="0" w:color="auto"/>
                <w:left w:val="none" w:sz="0" w:space="0" w:color="auto"/>
                <w:bottom w:val="none" w:sz="0" w:space="0" w:color="auto"/>
                <w:right w:val="none" w:sz="0" w:space="0" w:color="auto"/>
              </w:divBdr>
            </w:div>
            <w:div w:id="1287127147">
              <w:marLeft w:val="0"/>
              <w:marRight w:val="0"/>
              <w:marTop w:val="0"/>
              <w:marBottom w:val="0"/>
              <w:divBdr>
                <w:top w:val="none" w:sz="0" w:space="0" w:color="auto"/>
                <w:left w:val="none" w:sz="0" w:space="0" w:color="auto"/>
                <w:bottom w:val="none" w:sz="0" w:space="0" w:color="auto"/>
                <w:right w:val="none" w:sz="0" w:space="0" w:color="auto"/>
              </w:divBdr>
            </w:div>
            <w:div w:id="95365696">
              <w:marLeft w:val="0"/>
              <w:marRight w:val="0"/>
              <w:marTop w:val="0"/>
              <w:marBottom w:val="0"/>
              <w:divBdr>
                <w:top w:val="none" w:sz="0" w:space="0" w:color="auto"/>
                <w:left w:val="none" w:sz="0" w:space="0" w:color="auto"/>
                <w:bottom w:val="none" w:sz="0" w:space="0" w:color="auto"/>
                <w:right w:val="none" w:sz="0" w:space="0" w:color="auto"/>
              </w:divBdr>
            </w:div>
            <w:div w:id="2005546593">
              <w:marLeft w:val="0"/>
              <w:marRight w:val="0"/>
              <w:marTop w:val="0"/>
              <w:marBottom w:val="0"/>
              <w:divBdr>
                <w:top w:val="none" w:sz="0" w:space="0" w:color="auto"/>
                <w:left w:val="none" w:sz="0" w:space="0" w:color="auto"/>
                <w:bottom w:val="none" w:sz="0" w:space="0" w:color="auto"/>
                <w:right w:val="none" w:sz="0" w:space="0" w:color="auto"/>
              </w:divBdr>
            </w:div>
            <w:div w:id="1200361929">
              <w:marLeft w:val="0"/>
              <w:marRight w:val="0"/>
              <w:marTop w:val="0"/>
              <w:marBottom w:val="0"/>
              <w:divBdr>
                <w:top w:val="none" w:sz="0" w:space="0" w:color="auto"/>
                <w:left w:val="none" w:sz="0" w:space="0" w:color="auto"/>
                <w:bottom w:val="none" w:sz="0" w:space="0" w:color="auto"/>
                <w:right w:val="none" w:sz="0" w:space="0" w:color="auto"/>
              </w:divBdr>
            </w:div>
            <w:div w:id="1390878573">
              <w:marLeft w:val="0"/>
              <w:marRight w:val="0"/>
              <w:marTop w:val="0"/>
              <w:marBottom w:val="0"/>
              <w:divBdr>
                <w:top w:val="none" w:sz="0" w:space="0" w:color="auto"/>
                <w:left w:val="none" w:sz="0" w:space="0" w:color="auto"/>
                <w:bottom w:val="none" w:sz="0" w:space="0" w:color="auto"/>
                <w:right w:val="none" w:sz="0" w:space="0" w:color="auto"/>
              </w:divBdr>
            </w:div>
            <w:div w:id="638923770">
              <w:marLeft w:val="0"/>
              <w:marRight w:val="0"/>
              <w:marTop w:val="0"/>
              <w:marBottom w:val="0"/>
              <w:divBdr>
                <w:top w:val="none" w:sz="0" w:space="0" w:color="auto"/>
                <w:left w:val="none" w:sz="0" w:space="0" w:color="auto"/>
                <w:bottom w:val="none" w:sz="0" w:space="0" w:color="auto"/>
                <w:right w:val="none" w:sz="0" w:space="0" w:color="auto"/>
              </w:divBdr>
            </w:div>
            <w:div w:id="460079698">
              <w:marLeft w:val="0"/>
              <w:marRight w:val="0"/>
              <w:marTop w:val="0"/>
              <w:marBottom w:val="0"/>
              <w:divBdr>
                <w:top w:val="none" w:sz="0" w:space="0" w:color="auto"/>
                <w:left w:val="none" w:sz="0" w:space="0" w:color="auto"/>
                <w:bottom w:val="none" w:sz="0" w:space="0" w:color="auto"/>
                <w:right w:val="none" w:sz="0" w:space="0" w:color="auto"/>
              </w:divBdr>
            </w:div>
            <w:div w:id="1714495628">
              <w:marLeft w:val="0"/>
              <w:marRight w:val="0"/>
              <w:marTop w:val="0"/>
              <w:marBottom w:val="0"/>
              <w:divBdr>
                <w:top w:val="none" w:sz="0" w:space="0" w:color="auto"/>
                <w:left w:val="none" w:sz="0" w:space="0" w:color="auto"/>
                <w:bottom w:val="none" w:sz="0" w:space="0" w:color="auto"/>
                <w:right w:val="none" w:sz="0" w:space="0" w:color="auto"/>
              </w:divBdr>
            </w:div>
            <w:div w:id="977607122">
              <w:marLeft w:val="0"/>
              <w:marRight w:val="0"/>
              <w:marTop w:val="0"/>
              <w:marBottom w:val="0"/>
              <w:divBdr>
                <w:top w:val="none" w:sz="0" w:space="0" w:color="auto"/>
                <w:left w:val="none" w:sz="0" w:space="0" w:color="auto"/>
                <w:bottom w:val="none" w:sz="0" w:space="0" w:color="auto"/>
                <w:right w:val="none" w:sz="0" w:space="0" w:color="auto"/>
              </w:divBdr>
            </w:div>
            <w:div w:id="307172027">
              <w:marLeft w:val="0"/>
              <w:marRight w:val="0"/>
              <w:marTop w:val="0"/>
              <w:marBottom w:val="0"/>
              <w:divBdr>
                <w:top w:val="none" w:sz="0" w:space="0" w:color="auto"/>
                <w:left w:val="none" w:sz="0" w:space="0" w:color="auto"/>
                <w:bottom w:val="none" w:sz="0" w:space="0" w:color="auto"/>
                <w:right w:val="none" w:sz="0" w:space="0" w:color="auto"/>
              </w:divBdr>
            </w:div>
            <w:div w:id="684137953">
              <w:marLeft w:val="0"/>
              <w:marRight w:val="0"/>
              <w:marTop w:val="0"/>
              <w:marBottom w:val="0"/>
              <w:divBdr>
                <w:top w:val="none" w:sz="0" w:space="0" w:color="auto"/>
                <w:left w:val="none" w:sz="0" w:space="0" w:color="auto"/>
                <w:bottom w:val="none" w:sz="0" w:space="0" w:color="auto"/>
                <w:right w:val="none" w:sz="0" w:space="0" w:color="auto"/>
              </w:divBdr>
            </w:div>
            <w:div w:id="1203055540">
              <w:marLeft w:val="0"/>
              <w:marRight w:val="0"/>
              <w:marTop w:val="0"/>
              <w:marBottom w:val="0"/>
              <w:divBdr>
                <w:top w:val="none" w:sz="0" w:space="0" w:color="auto"/>
                <w:left w:val="none" w:sz="0" w:space="0" w:color="auto"/>
                <w:bottom w:val="none" w:sz="0" w:space="0" w:color="auto"/>
                <w:right w:val="none" w:sz="0" w:space="0" w:color="auto"/>
              </w:divBdr>
            </w:div>
            <w:div w:id="541093598">
              <w:marLeft w:val="0"/>
              <w:marRight w:val="0"/>
              <w:marTop w:val="0"/>
              <w:marBottom w:val="0"/>
              <w:divBdr>
                <w:top w:val="none" w:sz="0" w:space="0" w:color="auto"/>
                <w:left w:val="none" w:sz="0" w:space="0" w:color="auto"/>
                <w:bottom w:val="none" w:sz="0" w:space="0" w:color="auto"/>
                <w:right w:val="none" w:sz="0" w:space="0" w:color="auto"/>
              </w:divBdr>
            </w:div>
            <w:div w:id="1529559527">
              <w:marLeft w:val="0"/>
              <w:marRight w:val="0"/>
              <w:marTop w:val="0"/>
              <w:marBottom w:val="0"/>
              <w:divBdr>
                <w:top w:val="none" w:sz="0" w:space="0" w:color="auto"/>
                <w:left w:val="none" w:sz="0" w:space="0" w:color="auto"/>
                <w:bottom w:val="none" w:sz="0" w:space="0" w:color="auto"/>
                <w:right w:val="none" w:sz="0" w:space="0" w:color="auto"/>
              </w:divBdr>
            </w:div>
            <w:div w:id="1593735665">
              <w:marLeft w:val="0"/>
              <w:marRight w:val="0"/>
              <w:marTop w:val="0"/>
              <w:marBottom w:val="0"/>
              <w:divBdr>
                <w:top w:val="none" w:sz="0" w:space="0" w:color="auto"/>
                <w:left w:val="none" w:sz="0" w:space="0" w:color="auto"/>
                <w:bottom w:val="none" w:sz="0" w:space="0" w:color="auto"/>
                <w:right w:val="none" w:sz="0" w:space="0" w:color="auto"/>
              </w:divBdr>
            </w:div>
            <w:div w:id="846477873">
              <w:marLeft w:val="0"/>
              <w:marRight w:val="0"/>
              <w:marTop w:val="0"/>
              <w:marBottom w:val="0"/>
              <w:divBdr>
                <w:top w:val="none" w:sz="0" w:space="0" w:color="auto"/>
                <w:left w:val="none" w:sz="0" w:space="0" w:color="auto"/>
                <w:bottom w:val="none" w:sz="0" w:space="0" w:color="auto"/>
                <w:right w:val="none" w:sz="0" w:space="0" w:color="auto"/>
              </w:divBdr>
            </w:div>
            <w:div w:id="2034110475">
              <w:marLeft w:val="0"/>
              <w:marRight w:val="0"/>
              <w:marTop w:val="0"/>
              <w:marBottom w:val="0"/>
              <w:divBdr>
                <w:top w:val="none" w:sz="0" w:space="0" w:color="auto"/>
                <w:left w:val="none" w:sz="0" w:space="0" w:color="auto"/>
                <w:bottom w:val="none" w:sz="0" w:space="0" w:color="auto"/>
                <w:right w:val="none" w:sz="0" w:space="0" w:color="auto"/>
              </w:divBdr>
            </w:div>
            <w:div w:id="279800163">
              <w:marLeft w:val="0"/>
              <w:marRight w:val="0"/>
              <w:marTop w:val="0"/>
              <w:marBottom w:val="0"/>
              <w:divBdr>
                <w:top w:val="none" w:sz="0" w:space="0" w:color="auto"/>
                <w:left w:val="none" w:sz="0" w:space="0" w:color="auto"/>
                <w:bottom w:val="none" w:sz="0" w:space="0" w:color="auto"/>
                <w:right w:val="none" w:sz="0" w:space="0" w:color="auto"/>
              </w:divBdr>
            </w:div>
            <w:div w:id="720443382">
              <w:marLeft w:val="0"/>
              <w:marRight w:val="0"/>
              <w:marTop w:val="0"/>
              <w:marBottom w:val="0"/>
              <w:divBdr>
                <w:top w:val="none" w:sz="0" w:space="0" w:color="auto"/>
                <w:left w:val="none" w:sz="0" w:space="0" w:color="auto"/>
                <w:bottom w:val="none" w:sz="0" w:space="0" w:color="auto"/>
                <w:right w:val="none" w:sz="0" w:space="0" w:color="auto"/>
              </w:divBdr>
            </w:div>
            <w:div w:id="1164661531">
              <w:marLeft w:val="0"/>
              <w:marRight w:val="0"/>
              <w:marTop w:val="0"/>
              <w:marBottom w:val="0"/>
              <w:divBdr>
                <w:top w:val="none" w:sz="0" w:space="0" w:color="auto"/>
                <w:left w:val="none" w:sz="0" w:space="0" w:color="auto"/>
                <w:bottom w:val="none" w:sz="0" w:space="0" w:color="auto"/>
                <w:right w:val="none" w:sz="0" w:space="0" w:color="auto"/>
              </w:divBdr>
            </w:div>
            <w:div w:id="1610040471">
              <w:marLeft w:val="0"/>
              <w:marRight w:val="0"/>
              <w:marTop w:val="0"/>
              <w:marBottom w:val="0"/>
              <w:divBdr>
                <w:top w:val="none" w:sz="0" w:space="0" w:color="auto"/>
                <w:left w:val="none" w:sz="0" w:space="0" w:color="auto"/>
                <w:bottom w:val="none" w:sz="0" w:space="0" w:color="auto"/>
                <w:right w:val="none" w:sz="0" w:space="0" w:color="auto"/>
              </w:divBdr>
            </w:div>
            <w:div w:id="1915049283">
              <w:marLeft w:val="0"/>
              <w:marRight w:val="0"/>
              <w:marTop w:val="0"/>
              <w:marBottom w:val="0"/>
              <w:divBdr>
                <w:top w:val="none" w:sz="0" w:space="0" w:color="auto"/>
                <w:left w:val="none" w:sz="0" w:space="0" w:color="auto"/>
                <w:bottom w:val="none" w:sz="0" w:space="0" w:color="auto"/>
                <w:right w:val="none" w:sz="0" w:space="0" w:color="auto"/>
              </w:divBdr>
            </w:div>
            <w:div w:id="283268935">
              <w:marLeft w:val="0"/>
              <w:marRight w:val="0"/>
              <w:marTop w:val="0"/>
              <w:marBottom w:val="0"/>
              <w:divBdr>
                <w:top w:val="none" w:sz="0" w:space="0" w:color="auto"/>
                <w:left w:val="none" w:sz="0" w:space="0" w:color="auto"/>
                <w:bottom w:val="none" w:sz="0" w:space="0" w:color="auto"/>
                <w:right w:val="none" w:sz="0" w:space="0" w:color="auto"/>
              </w:divBdr>
            </w:div>
            <w:div w:id="1799378085">
              <w:marLeft w:val="0"/>
              <w:marRight w:val="0"/>
              <w:marTop w:val="0"/>
              <w:marBottom w:val="0"/>
              <w:divBdr>
                <w:top w:val="none" w:sz="0" w:space="0" w:color="auto"/>
                <w:left w:val="none" w:sz="0" w:space="0" w:color="auto"/>
                <w:bottom w:val="none" w:sz="0" w:space="0" w:color="auto"/>
                <w:right w:val="none" w:sz="0" w:space="0" w:color="auto"/>
              </w:divBdr>
            </w:div>
            <w:div w:id="1362970162">
              <w:marLeft w:val="0"/>
              <w:marRight w:val="0"/>
              <w:marTop w:val="0"/>
              <w:marBottom w:val="0"/>
              <w:divBdr>
                <w:top w:val="none" w:sz="0" w:space="0" w:color="auto"/>
                <w:left w:val="none" w:sz="0" w:space="0" w:color="auto"/>
                <w:bottom w:val="none" w:sz="0" w:space="0" w:color="auto"/>
                <w:right w:val="none" w:sz="0" w:space="0" w:color="auto"/>
              </w:divBdr>
            </w:div>
            <w:div w:id="471411617">
              <w:marLeft w:val="0"/>
              <w:marRight w:val="0"/>
              <w:marTop w:val="0"/>
              <w:marBottom w:val="0"/>
              <w:divBdr>
                <w:top w:val="none" w:sz="0" w:space="0" w:color="auto"/>
                <w:left w:val="none" w:sz="0" w:space="0" w:color="auto"/>
                <w:bottom w:val="none" w:sz="0" w:space="0" w:color="auto"/>
                <w:right w:val="none" w:sz="0" w:space="0" w:color="auto"/>
              </w:divBdr>
            </w:div>
            <w:div w:id="1200359368">
              <w:marLeft w:val="0"/>
              <w:marRight w:val="0"/>
              <w:marTop w:val="0"/>
              <w:marBottom w:val="0"/>
              <w:divBdr>
                <w:top w:val="none" w:sz="0" w:space="0" w:color="auto"/>
                <w:left w:val="none" w:sz="0" w:space="0" w:color="auto"/>
                <w:bottom w:val="none" w:sz="0" w:space="0" w:color="auto"/>
                <w:right w:val="none" w:sz="0" w:space="0" w:color="auto"/>
              </w:divBdr>
            </w:div>
            <w:div w:id="2117677457">
              <w:marLeft w:val="0"/>
              <w:marRight w:val="0"/>
              <w:marTop w:val="0"/>
              <w:marBottom w:val="0"/>
              <w:divBdr>
                <w:top w:val="none" w:sz="0" w:space="0" w:color="auto"/>
                <w:left w:val="none" w:sz="0" w:space="0" w:color="auto"/>
                <w:bottom w:val="none" w:sz="0" w:space="0" w:color="auto"/>
                <w:right w:val="none" w:sz="0" w:space="0" w:color="auto"/>
              </w:divBdr>
            </w:div>
            <w:div w:id="646401163">
              <w:marLeft w:val="0"/>
              <w:marRight w:val="0"/>
              <w:marTop w:val="0"/>
              <w:marBottom w:val="0"/>
              <w:divBdr>
                <w:top w:val="none" w:sz="0" w:space="0" w:color="auto"/>
                <w:left w:val="none" w:sz="0" w:space="0" w:color="auto"/>
                <w:bottom w:val="none" w:sz="0" w:space="0" w:color="auto"/>
                <w:right w:val="none" w:sz="0" w:space="0" w:color="auto"/>
              </w:divBdr>
            </w:div>
            <w:div w:id="450828625">
              <w:marLeft w:val="0"/>
              <w:marRight w:val="0"/>
              <w:marTop w:val="0"/>
              <w:marBottom w:val="0"/>
              <w:divBdr>
                <w:top w:val="none" w:sz="0" w:space="0" w:color="auto"/>
                <w:left w:val="none" w:sz="0" w:space="0" w:color="auto"/>
                <w:bottom w:val="none" w:sz="0" w:space="0" w:color="auto"/>
                <w:right w:val="none" w:sz="0" w:space="0" w:color="auto"/>
              </w:divBdr>
            </w:div>
            <w:div w:id="1263490423">
              <w:marLeft w:val="0"/>
              <w:marRight w:val="0"/>
              <w:marTop w:val="0"/>
              <w:marBottom w:val="0"/>
              <w:divBdr>
                <w:top w:val="none" w:sz="0" w:space="0" w:color="auto"/>
                <w:left w:val="none" w:sz="0" w:space="0" w:color="auto"/>
                <w:bottom w:val="none" w:sz="0" w:space="0" w:color="auto"/>
                <w:right w:val="none" w:sz="0" w:space="0" w:color="auto"/>
              </w:divBdr>
            </w:div>
            <w:div w:id="1696496018">
              <w:marLeft w:val="0"/>
              <w:marRight w:val="0"/>
              <w:marTop w:val="0"/>
              <w:marBottom w:val="0"/>
              <w:divBdr>
                <w:top w:val="none" w:sz="0" w:space="0" w:color="auto"/>
                <w:left w:val="none" w:sz="0" w:space="0" w:color="auto"/>
                <w:bottom w:val="none" w:sz="0" w:space="0" w:color="auto"/>
                <w:right w:val="none" w:sz="0" w:space="0" w:color="auto"/>
              </w:divBdr>
            </w:div>
            <w:div w:id="2000961177">
              <w:marLeft w:val="0"/>
              <w:marRight w:val="0"/>
              <w:marTop w:val="0"/>
              <w:marBottom w:val="0"/>
              <w:divBdr>
                <w:top w:val="none" w:sz="0" w:space="0" w:color="auto"/>
                <w:left w:val="none" w:sz="0" w:space="0" w:color="auto"/>
                <w:bottom w:val="none" w:sz="0" w:space="0" w:color="auto"/>
                <w:right w:val="none" w:sz="0" w:space="0" w:color="auto"/>
              </w:divBdr>
            </w:div>
            <w:div w:id="439881384">
              <w:marLeft w:val="0"/>
              <w:marRight w:val="0"/>
              <w:marTop w:val="0"/>
              <w:marBottom w:val="0"/>
              <w:divBdr>
                <w:top w:val="none" w:sz="0" w:space="0" w:color="auto"/>
                <w:left w:val="none" w:sz="0" w:space="0" w:color="auto"/>
                <w:bottom w:val="none" w:sz="0" w:space="0" w:color="auto"/>
                <w:right w:val="none" w:sz="0" w:space="0" w:color="auto"/>
              </w:divBdr>
            </w:div>
            <w:div w:id="1574730575">
              <w:marLeft w:val="0"/>
              <w:marRight w:val="0"/>
              <w:marTop w:val="0"/>
              <w:marBottom w:val="0"/>
              <w:divBdr>
                <w:top w:val="none" w:sz="0" w:space="0" w:color="auto"/>
                <w:left w:val="none" w:sz="0" w:space="0" w:color="auto"/>
                <w:bottom w:val="none" w:sz="0" w:space="0" w:color="auto"/>
                <w:right w:val="none" w:sz="0" w:space="0" w:color="auto"/>
              </w:divBdr>
            </w:div>
            <w:div w:id="764880680">
              <w:marLeft w:val="0"/>
              <w:marRight w:val="0"/>
              <w:marTop w:val="0"/>
              <w:marBottom w:val="0"/>
              <w:divBdr>
                <w:top w:val="none" w:sz="0" w:space="0" w:color="auto"/>
                <w:left w:val="none" w:sz="0" w:space="0" w:color="auto"/>
                <w:bottom w:val="none" w:sz="0" w:space="0" w:color="auto"/>
                <w:right w:val="none" w:sz="0" w:space="0" w:color="auto"/>
              </w:divBdr>
            </w:div>
            <w:div w:id="1115517269">
              <w:marLeft w:val="0"/>
              <w:marRight w:val="0"/>
              <w:marTop w:val="0"/>
              <w:marBottom w:val="0"/>
              <w:divBdr>
                <w:top w:val="none" w:sz="0" w:space="0" w:color="auto"/>
                <w:left w:val="none" w:sz="0" w:space="0" w:color="auto"/>
                <w:bottom w:val="none" w:sz="0" w:space="0" w:color="auto"/>
                <w:right w:val="none" w:sz="0" w:space="0" w:color="auto"/>
              </w:divBdr>
            </w:div>
            <w:div w:id="1624073552">
              <w:marLeft w:val="0"/>
              <w:marRight w:val="0"/>
              <w:marTop w:val="0"/>
              <w:marBottom w:val="0"/>
              <w:divBdr>
                <w:top w:val="none" w:sz="0" w:space="0" w:color="auto"/>
                <w:left w:val="none" w:sz="0" w:space="0" w:color="auto"/>
                <w:bottom w:val="none" w:sz="0" w:space="0" w:color="auto"/>
                <w:right w:val="none" w:sz="0" w:space="0" w:color="auto"/>
              </w:divBdr>
            </w:div>
            <w:div w:id="1306935250">
              <w:marLeft w:val="0"/>
              <w:marRight w:val="0"/>
              <w:marTop w:val="0"/>
              <w:marBottom w:val="0"/>
              <w:divBdr>
                <w:top w:val="none" w:sz="0" w:space="0" w:color="auto"/>
                <w:left w:val="none" w:sz="0" w:space="0" w:color="auto"/>
                <w:bottom w:val="none" w:sz="0" w:space="0" w:color="auto"/>
                <w:right w:val="none" w:sz="0" w:space="0" w:color="auto"/>
              </w:divBdr>
            </w:div>
            <w:div w:id="2013948071">
              <w:marLeft w:val="0"/>
              <w:marRight w:val="0"/>
              <w:marTop w:val="0"/>
              <w:marBottom w:val="0"/>
              <w:divBdr>
                <w:top w:val="none" w:sz="0" w:space="0" w:color="auto"/>
                <w:left w:val="none" w:sz="0" w:space="0" w:color="auto"/>
                <w:bottom w:val="none" w:sz="0" w:space="0" w:color="auto"/>
                <w:right w:val="none" w:sz="0" w:space="0" w:color="auto"/>
              </w:divBdr>
            </w:div>
            <w:div w:id="1935631530">
              <w:marLeft w:val="0"/>
              <w:marRight w:val="0"/>
              <w:marTop w:val="0"/>
              <w:marBottom w:val="0"/>
              <w:divBdr>
                <w:top w:val="none" w:sz="0" w:space="0" w:color="auto"/>
                <w:left w:val="none" w:sz="0" w:space="0" w:color="auto"/>
                <w:bottom w:val="none" w:sz="0" w:space="0" w:color="auto"/>
                <w:right w:val="none" w:sz="0" w:space="0" w:color="auto"/>
              </w:divBdr>
            </w:div>
            <w:div w:id="1774126386">
              <w:marLeft w:val="0"/>
              <w:marRight w:val="0"/>
              <w:marTop w:val="0"/>
              <w:marBottom w:val="0"/>
              <w:divBdr>
                <w:top w:val="none" w:sz="0" w:space="0" w:color="auto"/>
                <w:left w:val="none" w:sz="0" w:space="0" w:color="auto"/>
                <w:bottom w:val="none" w:sz="0" w:space="0" w:color="auto"/>
                <w:right w:val="none" w:sz="0" w:space="0" w:color="auto"/>
              </w:divBdr>
            </w:div>
            <w:div w:id="1572930328">
              <w:marLeft w:val="0"/>
              <w:marRight w:val="0"/>
              <w:marTop w:val="0"/>
              <w:marBottom w:val="0"/>
              <w:divBdr>
                <w:top w:val="none" w:sz="0" w:space="0" w:color="auto"/>
                <w:left w:val="none" w:sz="0" w:space="0" w:color="auto"/>
                <w:bottom w:val="none" w:sz="0" w:space="0" w:color="auto"/>
                <w:right w:val="none" w:sz="0" w:space="0" w:color="auto"/>
              </w:divBdr>
            </w:div>
            <w:div w:id="1252162605">
              <w:marLeft w:val="0"/>
              <w:marRight w:val="0"/>
              <w:marTop w:val="0"/>
              <w:marBottom w:val="0"/>
              <w:divBdr>
                <w:top w:val="none" w:sz="0" w:space="0" w:color="auto"/>
                <w:left w:val="none" w:sz="0" w:space="0" w:color="auto"/>
                <w:bottom w:val="none" w:sz="0" w:space="0" w:color="auto"/>
                <w:right w:val="none" w:sz="0" w:space="0" w:color="auto"/>
              </w:divBdr>
            </w:div>
            <w:div w:id="1695302839">
              <w:marLeft w:val="0"/>
              <w:marRight w:val="0"/>
              <w:marTop w:val="0"/>
              <w:marBottom w:val="0"/>
              <w:divBdr>
                <w:top w:val="none" w:sz="0" w:space="0" w:color="auto"/>
                <w:left w:val="none" w:sz="0" w:space="0" w:color="auto"/>
                <w:bottom w:val="none" w:sz="0" w:space="0" w:color="auto"/>
                <w:right w:val="none" w:sz="0" w:space="0" w:color="auto"/>
              </w:divBdr>
            </w:div>
            <w:div w:id="892036863">
              <w:marLeft w:val="0"/>
              <w:marRight w:val="0"/>
              <w:marTop w:val="0"/>
              <w:marBottom w:val="0"/>
              <w:divBdr>
                <w:top w:val="none" w:sz="0" w:space="0" w:color="auto"/>
                <w:left w:val="none" w:sz="0" w:space="0" w:color="auto"/>
                <w:bottom w:val="none" w:sz="0" w:space="0" w:color="auto"/>
                <w:right w:val="none" w:sz="0" w:space="0" w:color="auto"/>
              </w:divBdr>
            </w:div>
            <w:div w:id="2084641865">
              <w:marLeft w:val="0"/>
              <w:marRight w:val="0"/>
              <w:marTop w:val="0"/>
              <w:marBottom w:val="0"/>
              <w:divBdr>
                <w:top w:val="none" w:sz="0" w:space="0" w:color="auto"/>
                <w:left w:val="none" w:sz="0" w:space="0" w:color="auto"/>
                <w:bottom w:val="none" w:sz="0" w:space="0" w:color="auto"/>
                <w:right w:val="none" w:sz="0" w:space="0" w:color="auto"/>
              </w:divBdr>
            </w:div>
            <w:div w:id="470025022">
              <w:marLeft w:val="0"/>
              <w:marRight w:val="0"/>
              <w:marTop w:val="0"/>
              <w:marBottom w:val="0"/>
              <w:divBdr>
                <w:top w:val="none" w:sz="0" w:space="0" w:color="auto"/>
                <w:left w:val="none" w:sz="0" w:space="0" w:color="auto"/>
                <w:bottom w:val="none" w:sz="0" w:space="0" w:color="auto"/>
                <w:right w:val="none" w:sz="0" w:space="0" w:color="auto"/>
              </w:divBdr>
            </w:div>
            <w:div w:id="1588613911">
              <w:marLeft w:val="0"/>
              <w:marRight w:val="0"/>
              <w:marTop w:val="0"/>
              <w:marBottom w:val="0"/>
              <w:divBdr>
                <w:top w:val="none" w:sz="0" w:space="0" w:color="auto"/>
                <w:left w:val="none" w:sz="0" w:space="0" w:color="auto"/>
                <w:bottom w:val="none" w:sz="0" w:space="0" w:color="auto"/>
                <w:right w:val="none" w:sz="0" w:space="0" w:color="auto"/>
              </w:divBdr>
            </w:div>
            <w:div w:id="685447746">
              <w:marLeft w:val="0"/>
              <w:marRight w:val="0"/>
              <w:marTop w:val="0"/>
              <w:marBottom w:val="0"/>
              <w:divBdr>
                <w:top w:val="none" w:sz="0" w:space="0" w:color="auto"/>
                <w:left w:val="none" w:sz="0" w:space="0" w:color="auto"/>
                <w:bottom w:val="none" w:sz="0" w:space="0" w:color="auto"/>
                <w:right w:val="none" w:sz="0" w:space="0" w:color="auto"/>
              </w:divBdr>
            </w:div>
            <w:div w:id="1775394917">
              <w:marLeft w:val="0"/>
              <w:marRight w:val="0"/>
              <w:marTop w:val="0"/>
              <w:marBottom w:val="0"/>
              <w:divBdr>
                <w:top w:val="none" w:sz="0" w:space="0" w:color="auto"/>
                <w:left w:val="none" w:sz="0" w:space="0" w:color="auto"/>
                <w:bottom w:val="none" w:sz="0" w:space="0" w:color="auto"/>
                <w:right w:val="none" w:sz="0" w:space="0" w:color="auto"/>
              </w:divBdr>
            </w:div>
            <w:div w:id="593635361">
              <w:marLeft w:val="0"/>
              <w:marRight w:val="0"/>
              <w:marTop w:val="0"/>
              <w:marBottom w:val="0"/>
              <w:divBdr>
                <w:top w:val="none" w:sz="0" w:space="0" w:color="auto"/>
                <w:left w:val="none" w:sz="0" w:space="0" w:color="auto"/>
                <w:bottom w:val="none" w:sz="0" w:space="0" w:color="auto"/>
                <w:right w:val="none" w:sz="0" w:space="0" w:color="auto"/>
              </w:divBdr>
            </w:div>
            <w:div w:id="462044973">
              <w:marLeft w:val="0"/>
              <w:marRight w:val="0"/>
              <w:marTop w:val="0"/>
              <w:marBottom w:val="0"/>
              <w:divBdr>
                <w:top w:val="none" w:sz="0" w:space="0" w:color="auto"/>
                <w:left w:val="none" w:sz="0" w:space="0" w:color="auto"/>
                <w:bottom w:val="none" w:sz="0" w:space="0" w:color="auto"/>
                <w:right w:val="none" w:sz="0" w:space="0" w:color="auto"/>
              </w:divBdr>
            </w:div>
            <w:div w:id="1127430638">
              <w:marLeft w:val="0"/>
              <w:marRight w:val="0"/>
              <w:marTop w:val="0"/>
              <w:marBottom w:val="0"/>
              <w:divBdr>
                <w:top w:val="none" w:sz="0" w:space="0" w:color="auto"/>
                <w:left w:val="none" w:sz="0" w:space="0" w:color="auto"/>
                <w:bottom w:val="none" w:sz="0" w:space="0" w:color="auto"/>
                <w:right w:val="none" w:sz="0" w:space="0" w:color="auto"/>
              </w:divBdr>
            </w:div>
            <w:div w:id="29916000">
              <w:marLeft w:val="0"/>
              <w:marRight w:val="0"/>
              <w:marTop w:val="0"/>
              <w:marBottom w:val="0"/>
              <w:divBdr>
                <w:top w:val="none" w:sz="0" w:space="0" w:color="auto"/>
                <w:left w:val="none" w:sz="0" w:space="0" w:color="auto"/>
                <w:bottom w:val="none" w:sz="0" w:space="0" w:color="auto"/>
                <w:right w:val="none" w:sz="0" w:space="0" w:color="auto"/>
              </w:divBdr>
            </w:div>
            <w:div w:id="1352534745">
              <w:marLeft w:val="0"/>
              <w:marRight w:val="0"/>
              <w:marTop w:val="0"/>
              <w:marBottom w:val="0"/>
              <w:divBdr>
                <w:top w:val="none" w:sz="0" w:space="0" w:color="auto"/>
                <w:left w:val="none" w:sz="0" w:space="0" w:color="auto"/>
                <w:bottom w:val="none" w:sz="0" w:space="0" w:color="auto"/>
                <w:right w:val="none" w:sz="0" w:space="0" w:color="auto"/>
              </w:divBdr>
            </w:div>
            <w:div w:id="874538279">
              <w:marLeft w:val="0"/>
              <w:marRight w:val="0"/>
              <w:marTop w:val="0"/>
              <w:marBottom w:val="0"/>
              <w:divBdr>
                <w:top w:val="none" w:sz="0" w:space="0" w:color="auto"/>
                <w:left w:val="none" w:sz="0" w:space="0" w:color="auto"/>
                <w:bottom w:val="none" w:sz="0" w:space="0" w:color="auto"/>
                <w:right w:val="none" w:sz="0" w:space="0" w:color="auto"/>
              </w:divBdr>
            </w:div>
            <w:div w:id="769928579">
              <w:marLeft w:val="0"/>
              <w:marRight w:val="0"/>
              <w:marTop w:val="0"/>
              <w:marBottom w:val="0"/>
              <w:divBdr>
                <w:top w:val="none" w:sz="0" w:space="0" w:color="auto"/>
                <w:left w:val="none" w:sz="0" w:space="0" w:color="auto"/>
                <w:bottom w:val="none" w:sz="0" w:space="0" w:color="auto"/>
                <w:right w:val="none" w:sz="0" w:space="0" w:color="auto"/>
              </w:divBdr>
            </w:div>
            <w:div w:id="372775549">
              <w:marLeft w:val="0"/>
              <w:marRight w:val="0"/>
              <w:marTop w:val="0"/>
              <w:marBottom w:val="0"/>
              <w:divBdr>
                <w:top w:val="none" w:sz="0" w:space="0" w:color="auto"/>
                <w:left w:val="none" w:sz="0" w:space="0" w:color="auto"/>
                <w:bottom w:val="none" w:sz="0" w:space="0" w:color="auto"/>
                <w:right w:val="none" w:sz="0" w:space="0" w:color="auto"/>
              </w:divBdr>
            </w:div>
            <w:div w:id="721178527">
              <w:marLeft w:val="0"/>
              <w:marRight w:val="0"/>
              <w:marTop w:val="0"/>
              <w:marBottom w:val="0"/>
              <w:divBdr>
                <w:top w:val="none" w:sz="0" w:space="0" w:color="auto"/>
                <w:left w:val="none" w:sz="0" w:space="0" w:color="auto"/>
                <w:bottom w:val="none" w:sz="0" w:space="0" w:color="auto"/>
                <w:right w:val="none" w:sz="0" w:space="0" w:color="auto"/>
              </w:divBdr>
            </w:div>
            <w:div w:id="556278892">
              <w:marLeft w:val="0"/>
              <w:marRight w:val="0"/>
              <w:marTop w:val="0"/>
              <w:marBottom w:val="0"/>
              <w:divBdr>
                <w:top w:val="none" w:sz="0" w:space="0" w:color="auto"/>
                <w:left w:val="none" w:sz="0" w:space="0" w:color="auto"/>
                <w:bottom w:val="none" w:sz="0" w:space="0" w:color="auto"/>
                <w:right w:val="none" w:sz="0" w:space="0" w:color="auto"/>
              </w:divBdr>
            </w:div>
            <w:div w:id="1473979005">
              <w:marLeft w:val="0"/>
              <w:marRight w:val="0"/>
              <w:marTop w:val="0"/>
              <w:marBottom w:val="0"/>
              <w:divBdr>
                <w:top w:val="none" w:sz="0" w:space="0" w:color="auto"/>
                <w:left w:val="none" w:sz="0" w:space="0" w:color="auto"/>
                <w:bottom w:val="none" w:sz="0" w:space="0" w:color="auto"/>
                <w:right w:val="none" w:sz="0" w:space="0" w:color="auto"/>
              </w:divBdr>
            </w:div>
            <w:div w:id="823857412">
              <w:marLeft w:val="0"/>
              <w:marRight w:val="0"/>
              <w:marTop w:val="0"/>
              <w:marBottom w:val="0"/>
              <w:divBdr>
                <w:top w:val="none" w:sz="0" w:space="0" w:color="auto"/>
                <w:left w:val="none" w:sz="0" w:space="0" w:color="auto"/>
                <w:bottom w:val="none" w:sz="0" w:space="0" w:color="auto"/>
                <w:right w:val="none" w:sz="0" w:space="0" w:color="auto"/>
              </w:divBdr>
            </w:div>
            <w:div w:id="1562984879">
              <w:marLeft w:val="0"/>
              <w:marRight w:val="0"/>
              <w:marTop w:val="0"/>
              <w:marBottom w:val="0"/>
              <w:divBdr>
                <w:top w:val="none" w:sz="0" w:space="0" w:color="auto"/>
                <w:left w:val="none" w:sz="0" w:space="0" w:color="auto"/>
                <w:bottom w:val="none" w:sz="0" w:space="0" w:color="auto"/>
                <w:right w:val="none" w:sz="0" w:space="0" w:color="auto"/>
              </w:divBdr>
            </w:div>
            <w:div w:id="75371668">
              <w:marLeft w:val="0"/>
              <w:marRight w:val="0"/>
              <w:marTop w:val="0"/>
              <w:marBottom w:val="0"/>
              <w:divBdr>
                <w:top w:val="none" w:sz="0" w:space="0" w:color="auto"/>
                <w:left w:val="none" w:sz="0" w:space="0" w:color="auto"/>
                <w:bottom w:val="none" w:sz="0" w:space="0" w:color="auto"/>
                <w:right w:val="none" w:sz="0" w:space="0" w:color="auto"/>
              </w:divBdr>
            </w:div>
            <w:div w:id="1926037653">
              <w:marLeft w:val="0"/>
              <w:marRight w:val="0"/>
              <w:marTop w:val="0"/>
              <w:marBottom w:val="0"/>
              <w:divBdr>
                <w:top w:val="none" w:sz="0" w:space="0" w:color="auto"/>
                <w:left w:val="none" w:sz="0" w:space="0" w:color="auto"/>
                <w:bottom w:val="none" w:sz="0" w:space="0" w:color="auto"/>
                <w:right w:val="none" w:sz="0" w:space="0" w:color="auto"/>
              </w:divBdr>
            </w:div>
            <w:div w:id="1446732613">
              <w:marLeft w:val="0"/>
              <w:marRight w:val="0"/>
              <w:marTop w:val="0"/>
              <w:marBottom w:val="0"/>
              <w:divBdr>
                <w:top w:val="none" w:sz="0" w:space="0" w:color="auto"/>
                <w:left w:val="none" w:sz="0" w:space="0" w:color="auto"/>
                <w:bottom w:val="none" w:sz="0" w:space="0" w:color="auto"/>
                <w:right w:val="none" w:sz="0" w:space="0" w:color="auto"/>
              </w:divBdr>
            </w:div>
            <w:div w:id="2091802659">
              <w:marLeft w:val="0"/>
              <w:marRight w:val="0"/>
              <w:marTop w:val="0"/>
              <w:marBottom w:val="0"/>
              <w:divBdr>
                <w:top w:val="none" w:sz="0" w:space="0" w:color="auto"/>
                <w:left w:val="none" w:sz="0" w:space="0" w:color="auto"/>
                <w:bottom w:val="none" w:sz="0" w:space="0" w:color="auto"/>
                <w:right w:val="none" w:sz="0" w:space="0" w:color="auto"/>
              </w:divBdr>
            </w:div>
            <w:div w:id="968634539">
              <w:marLeft w:val="0"/>
              <w:marRight w:val="0"/>
              <w:marTop w:val="0"/>
              <w:marBottom w:val="0"/>
              <w:divBdr>
                <w:top w:val="none" w:sz="0" w:space="0" w:color="auto"/>
                <w:left w:val="none" w:sz="0" w:space="0" w:color="auto"/>
                <w:bottom w:val="none" w:sz="0" w:space="0" w:color="auto"/>
                <w:right w:val="none" w:sz="0" w:space="0" w:color="auto"/>
              </w:divBdr>
            </w:div>
            <w:div w:id="445582934">
              <w:marLeft w:val="0"/>
              <w:marRight w:val="0"/>
              <w:marTop w:val="0"/>
              <w:marBottom w:val="0"/>
              <w:divBdr>
                <w:top w:val="none" w:sz="0" w:space="0" w:color="auto"/>
                <w:left w:val="none" w:sz="0" w:space="0" w:color="auto"/>
                <w:bottom w:val="none" w:sz="0" w:space="0" w:color="auto"/>
                <w:right w:val="none" w:sz="0" w:space="0" w:color="auto"/>
              </w:divBdr>
            </w:div>
            <w:div w:id="115875120">
              <w:marLeft w:val="0"/>
              <w:marRight w:val="0"/>
              <w:marTop w:val="0"/>
              <w:marBottom w:val="0"/>
              <w:divBdr>
                <w:top w:val="none" w:sz="0" w:space="0" w:color="auto"/>
                <w:left w:val="none" w:sz="0" w:space="0" w:color="auto"/>
                <w:bottom w:val="none" w:sz="0" w:space="0" w:color="auto"/>
                <w:right w:val="none" w:sz="0" w:space="0" w:color="auto"/>
              </w:divBdr>
            </w:div>
            <w:div w:id="1360476307">
              <w:marLeft w:val="0"/>
              <w:marRight w:val="0"/>
              <w:marTop w:val="0"/>
              <w:marBottom w:val="0"/>
              <w:divBdr>
                <w:top w:val="none" w:sz="0" w:space="0" w:color="auto"/>
                <w:left w:val="none" w:sz="0" w:space="0" w:color="auto"/>
                <w:bottom w:val="none" w:sz="0" w:space="0" w:color="auto"/>
                <w:right w:val="none" w:sz="0" w:space="0" w:color="auto"/>
              </w:divBdr>
            </w:div>
            <w:div w:id="2077898449">
              <w:marLeft w:val="0"/>
              <w:marRight w:val="0"/>
              <w:marTop w:val="0"/>
              <w:marBottom w:val="0"/>
              <w:divBdr>
                <w:top w:val="none" w:sz="0" w:space="0" w:color="auto"/>
                <w:left w:val="none" w:sz="0" w:space="0" w:color="auto"/>
                <w:bottom w:val="none" w:sz="0" w:space="0" w:color="auto"/>
                <w:right w:val="none" w:sz="0" w:space="0" w:color="auto"/>
              </w:divBdr>
            </w:div>
            <w:div w:id="349185777">
              <w:marLeft w:val="0"/>
              <w:marRight w:val="0"/>
              <w:marTop w:val="0"/>
              <w:marBottom w:val="0"/>
              <w:divBdr>
                <w:top w:val="none" w:sz="0" w:space="0" w:color="auto"/>
                <w:left w:val="none" w:sz="0" w:space="0" w:color="auto"/>
                <w:bottom w:val="none" w:sz="0" w:space="0" w:color="auto"/>
                <w:right w:val="none" w:sz="0" w:space="0" w:color="auto"/>
              </w:divBdr>
            </w:div>
            <w:div w:id="292296509">
              <w:marLeft w:val="0"/>
              <w:marRight w:val="0"/>
              <w:marTop w:val="0"/>
              <w:marBottom w:val="0"/>
              <w:divBdr>
                <w:top w:val="none" w:sz="0" w:space="0" w:color="auto"/>
                <w:left w:val="none" w:sz="0" w:space="0" w:color="auto"/>
                <w:bottom w:val="none" w:sz="0" w:space="0" w:color="auto"/>
                <w:right w:val="none" w:sz="0" w:space="0" w:color="auto"/>
              </w:divBdr>
            </w:div>
            <w:div w:id="387146149">
              <w:marLeft w:val="0"/>
              <w:marRight w:val="0"/>
              <w:marTop w:val="0"/>
              <w:marBottom w:val="0"/>
              <w:divBdr>
                <w:top w:val="none" w:sz="0" w:space="0" w:color="auto"/>
                <w:left w:val="none" w:sz="0" w:space="0" w:color="auto"/>
                <w:bottom w:val="none" w:sz="0" w:space="0" w:color="auto"/>
                <w:right w:val="none" w:sz="0" w:space="0" w:color="auto"/>
              </w:divBdr>
            </w:div>
            <w:div w:id="460266675">
              <w:marLeft w:val="0"/>
              <w:marRight w:val="0"/>
              <w:marTop w:val="0"/>
              <w:marBottom w:val="0"/>
              <w:divBdr>
                <w:top w:val="none" w:sz="0" w:space="0" w:color="auto"/>
                <w:left w:val="none" w:sz="0" w:space="0" w:color="auto"/>
                <w:bottom w:val="none" w:sz="0" w:space="0" w:color="auto"/>
                <w:right w:val="none" w:sz="0" w:space="0" w:color="auto"/>
              </w:divBdr>
            </w:div>
            <w:div w:id="49963676">
              <w:marLeft w:val="0"/>
              <w:marRight w:val="0"/>
              <w:marTop w:val="0"/>
              <w:marBottom w:val="0"/>
              <w:divBdr>
                <w:top w:val="none" w:sz="0" w:space="0" w:color="auto"/>
                <w:left w:val="none" w:sz="0" w:space="0" w:color="auto"/>
                <w:bottom w:val="none" w:sz="0" w:space="0" w:color="auto"/>
                <w:right w:val="none" w:sz="0" w:space="0" w:color="auto"/>
              </w:divBdr>
            </w:div>
            <w:div w:id="445587819">
              <w:marLeft w:val="0"/>
              <w:marRight w:val="0"/>
              <w:marTop w:val="0"/>
              <w:marBottom w:val="0"/>
              <w:divBdr>
                <w:top w:val="none" w:sz="0" w:space="0" w:color="auto"/>
                <w:left w:val="none" w:sz="0" w:space="0" w:color="auto"/>
                <w:bottom w:val="none" w:sz="0" w:space="0" w:color="auto"/>
                <w:right w:val="none" w:sz="0" w:space="0" w:color="auto"/>
              </w:divBdr>
            </w:div>
            <w:div w:id="515074338">
              <w:marLeft w:val="0"/>
              <w:marRight w:val="0"/>
              <w:marTop w:val="0"/>
              <w:marBottom w:val="0"/>
              <w:divBdr>
                <w:top w:val="none" w:sz="0" w:space="0" w:color="auto"/>
                <w:left w:val="none" w:sz="0" w:space="0" w:color="auto"/>
                <w:bottom w:val="none" w:sz="0" w:space="0" w:color="auto"/>
                <w:right w:val="none" w:sz="0" w:space="0" w:color="auto"/>
              </w:divBdr>
            </w:div>
            <w:div w:id="1728843615">
              <w:marLeft w:val="0"/>
              <w:marRight w:val="0"/>
              <w:marTop w:val="0"/>
              <w:marBottom w:val="0"/>
              <w:divBdr>
                <w:top w:val="none" w:sz="0" w:space="0" w:color="auto"/>
                <w:left w:val="none" w:sz="0" w:space="0" w:color="auto"/>
                <w:bottom w:val="none" w:sz="0" w:space="0" w:color="auto"/>
                <w:right w:val="none" w:sz="0" w:space="0" w:color="auto"/>
              </w:divBdr>
            </w:div>
            <w:div w:id="921914879">
              <w:marLeft w:val="0"/>
              <w:marRight w:val="0"/>
              <w:marTop w:val="0"/>
              <w:marBottom w:val="0"/>
              <w:divBdr>
                <w:top w:val="none" w:sz="0" w:space="0" w:color="auto"/>
                <w:left w:val="none" w:sz="0" w:space="0" w:color="auto"/>
                <w:bottom w:val="none" w:sz="0" w:space="0" w:color="auto"/>
                <w:right w:val="none" w:sz="0" w:space="0" w:color="auto"/>
              </w:divBdr>
            </w:div>
            <w:div w:id="1279214732">
              <w:marLeft w:val="0"/>
              <w:marRight w:val="0"/>
              <w:marTop w:val="0"/>
              <w:marBottom w:val="0"/>
              <w:divBdr>
                <w:top w:val="none" w:sz="0" w:space="0" w:color="auto"/>
                <w:left w:val="none" w:sz="0" w:space="0" w:color="auto"/>
                <w:bottom w:val="none" w:sz="0" w:space="0" w:color="auto"/>
                <w:right w:val="none" w:sz="0" w:space="0" w:color="auto"/>
              </w:divBdr>
            </w:div>
            <w:div w:id="1580097466">
              <w:marLeft w:val="0"/>
              <w:marRight w:val="0"/>
              <w:marTop w:val="0"/>
              <w:marBottom w:val="0"/>
              <w:divBdr>
                <w:top w:val="none" w:sz="0" w:space="0" w:color="auto"/>
                <w:left w:val="none" w:sz="0" w:space="0" w:color="auto"/>
                <w:bottom w:val="none" w:sz="0" w:space="0" w:color="auto"/>
                <w:right w:val="none" w:sz="0" w:space="0" w:color="auto"/>
              </w:divBdr>
            </w:div>
            <w:div w:id="243417525">
              <w:marLeft w:val="0"/>
              <w:marRight w:val="0"/>
              <w:marTop w:val="0"/>
              <w:marBottom w:val="0"/>
              <w:divBdr>
                <w:top w:val="none" w:sz="0" w:space="0" w:color="auto"/>
                <w:left w:val="none" w:sz="0" w:space="0" w:color="auto"/>
                <w:bottom w:val="none" w:sz="0" w:space="0" w:color="auto"/>
                <w:right w:val="none" w:sz="0" w:space="0" w:color="auto"/>
              </w:divBdr>
            </w:div>
            <w:div w:id="1180895407">
              <w:marLeft w:val="0"/>
              <w:marRight w:val="0"/>
              <w:marTop w:val="0"/>
              <w:marBottom w:val="0"/>
              <w:divBdr>
                <w:top w:val="none" w:sz="0" w:space="0" w:color="auto"/>
                <w:left w:val="none" w:sz="0" w:space="0" w:color="auto"/>
                <w:bottom w:val="none" w:sz="0" w:space="0" w:color="auto"/>
                <w:right w:val="none" w:sz="0" w:space="0" w:color="auto"/>
              </w:divBdr>
            </w:div>
            <w:div w:id="422721632">
              <w:marLeft w:val="0"/>
              <w:marRight w:val="0"/>
              <w:marTop w:val="0"/>
              <w:marBottom w:val="0"/>
              <w:divBdr>
                <w:top w:val="none" w:sz="0" w:space="0" w:color="auto"/>
                <w:left w:val="none" w:sz="0" w:space="0" w:color="auto"/>
                <w:bottom w:val="none" w:sz="0" w:space="0" w:color="auto"/>
                <w:right w:val="none" w:sz="0" w:space="0" w:color="auto"/>
              </w:divBdr>
            </w:div>
            <w:div w:id="1318218305">
              <w:marLeft w:val="0"/>
              <w:marRight w:val="0"/>
              <w:marTop w:val="0"/>
              <w:marBottom w:val="0"/>
              <w:divBdr>
                <w:top w:val="none" w:sz="0" w:space="0" w:color="auto"/>
                <w:left w:val="none" w:sz="0" w:space="0" w:color="auto"/>
                <w:bottom w:val="none" w:sz="0" w:space="0" w:color="auto"/>
                <w:right w:val="none" w:sz="0" w:space="0" w:color="auto"/>
              </w:divBdr>
            </w:div>
            <w:div w:id="1649701464">
              <w:marLeft w:val="0"/>
              <w:marRight w:val="0"/>
              <w:marTop w:val="0"/>
              <w:marBottom w:val="0"/>
              <w:divBdr>
                <w:top w:val="none" w:sz="0" w:space="0" w:color="auto"/>
                <w:left w:val="none" w:sz="0" w:space="0" w:color="auto"/>
                <w:bottom w:val="none" w:sz="0" w:space="0" w:color="auto"/>
                <w:right w:val="none" w:sz="0" w:space="0" w:color="auto"/>
              </w:divBdr>
            </w:div>
            <w:div w:id="1430344905">
              <w:marLeft w:val="0"/>
              <w:marRight w:val="0"/>
              <w:marTop w:val="0"/>
              <w:marBottom w:val="0"/>
              <w:divBdr>
                <w:top w:val="none" w:sz="0" w:space="0" w:color="auto"/>
                <w:left w:val="none" w:sz="0" w:space="0" w:color="auto"/>
                <w:bottom w:val="none" w:sz="0" w:space="0" w:color="auto"/>
                <w:right w:val="none" w:sz="0" w:space="0" w:color="auto"/>
              </w:divBdr>
            </w:div>
            <w:div w:id="1430616280">
              <w:marLeft w:val="0"/>
              <w:marRight w:val="0"/>
              <w:marTop w:val="0"/>
              <w:marBottom w:val="0"/>
              <w:divBdr>
                <w:top w:val="none" w:sz="0" w:space="0" w:color="auto"/>
                <w:left w:val="none" w:sz="0" w:space="0" w:color="auto"/>
                <w:bottom w:val="none" w:sz="0" w:space="0" w:color="auto"/>
                <w:right w:val="none" w:sz="0" w:space="0" w:color="auto"/>
              </w:divBdr>
            </w:div>
            <w:div w:id="843670680">
              <w:marLeft w:val="0"/>
              <w:marRight w:val="0"/>
              <w:marTop w:val="0"/>
              <w:marBottom w:val="0"/>
              <w:divBdr>
                <w:top w:val="none" w:sz="0" w:space="0" w:color="auto"/>
                <w:left w:val="none" w:sz="0" w:space="0" w:color="auto"/>
                <w:bottom w:val="none" w:sz="0" w:space="0" w:color="auto"/>
                <w:right w:val="none" w:sz="0" w:space="0" w:color="auto"/>
              </w:divBdr>
            </w:div>
            <w:div w:id="1054279429">
              <w:marLeft w:val="0"/>
              <w:marRight w:val="0"/>
              <w:marTop w:val="0"/>
              <w:marBottom w:val="0"/>
              <w:divBdr>
                <w:top w:val="none" w:sz="0" w:space="0" w:color="auto"/>
                <w:left w:val="none" w:sz="0" w:space="0" w:color="auto"/>
                <w:bottom w:val="none" w:sz="0" w:space="0" w:color="auto"/>
                <w:right w:val="none" w:sz="0" w:space="0" w:color="auto"/>
              </w:divBdr>
            </w:div>
            <w:div w:id="1606498618">
              <w:marLeft w:val="0"/>
              <w:marRight w:val="0"/>
              <w:marTop w:val="0"/>
              <w:marBottom w:val="0"/>
              <w:divBdr>
                <w:top w:val="none" w:sz="0" w:space="0" w:color="auto"/>
                <w:left w:val="none" w:sz="0" w:space="0" w:color="auto"/>
                <w:bottom w:val="none" w:sz="0" w:space="0" w:color="auto"/>
                <w:right w:val="none" w:sz="0" w:space="0" w:color="auto"/>
              </w:divBdr>
            </w:div>
            <w:div w:id="1878663670">
              <w:marLeft w:val="0"/>
              <w:marRight w:val="0"/>
              <w:marTop w:val="0"/>
              <w:marBottom w:val="0"/>
              <w:divBdr>
                <w:top w:val="none" w:sz="0" w:space="0" w:color="auto"/>
                <w:left w:val="none" w:sz="0" w:space="0" w:color="auto"/>
                <w:bottom w:val="none" w:sz="0" w:space="0" w:color="auto"/>
                <w:right w:val="none" w:sz="0" w:space="0" w:color="auto"/>
              </w:divBdr>
            </w:div>
            <w:div w:id="1894466709">
              <w:marLeft w:val="0"/>
              <w:marRight w:val="0"/>
              <w:marTop w:val="0"/>
              <w:marBottom w:val="0"/>
              <w:divBdr>
                <w:top w:val="none" w:sz="0" w:space="0" w:color="auto"/>
                <w:left w:val="none" w:sz="0" w:space="0" w:color="auto"/>
                <w:bottom w:val="none" w:sz="0" w:space="0" w:color="auto"/>
                <w:right w:val="none" w:sz="0" w:space="0" w:color="auto"/>
              </w:divBdr>
            </w:div>
            <w:div w:id="740060128">
              <w:marLeft w:val="0"/>
              <w:marRight w:val="0"/>
              <w:marTop w:val="0"/>
              <w:marBottom w:val="0"/>
              <w:divBdr>
                <w:top w:val="none" w:sz="0" w:space="0" w:color="auto"/>
                <w:left w:val="none" w:sz="0" w:space="0" w:color="auto"/>
                <w:bottom w:val="none" w:sz="0" w:space="0" w:color="auto"/>
                <w:right w:val="none" w:sz="0" w:space="0" w:color="auto"/>
              </w:divBdr>
            </w:div>
            <w:div w:id="467406790">
              <w:marLeft w:val="0"/>
              <w:marRight w:val="0"/>
              <w:marTop w:val="0"/>
              <w:marBottom w:val="0"/>
              <w:divBdr>
                <w:top w:val="none" w:sz="0" w:space="0" w:color="auto"/>
                <w:left w:val="none" w:sz="0" w:space="0" w:color="auto"/>
                <w:bottom w:val="none" w:sz="0" w:space="0" w:color="auto"/>
                <w:right w:val="none" w:sz="0" w:space="0" w:color="auto"/>
              </w:divBdr>
            </w:div>
            <w:div w:id="998650329">
              <w:marLeft w:val="0"/>
              <w:marRight w:val="0"/>
              <w:marTop w:val="0"/>
              <w:marBottom w:val="0"/>
              <w:divBdr>
                <w:top w:val="none" w:sz="0" w:space="0" w:color="auto"/>
                <w:left w:val="none" w:sz="0" w:space="0" w:color="auto"/>
                <w:bottom w:val="none" w:sz="0" w:space="0" w:color="auto"/>
                <w:right w:val="none" w:sz="0" w:space="0" w:color="auto"/>
              </w:divBdr>
            </w:div>
            <w:div w:id="1736388143">
              <w:marLeft w:val="0"/>
              <w:marRight w:val="0"/>
              <w:marTop w:val="0"/>
              <w:marBottom w:val="0"/>
              <w:divBdr>
                <w:top w:val="none" w:sz="0" w:space="0" w:color="auto"/>
                <w:left w:val="none" w:sz="0" w:space="0" w:color="auto"/>
                <w:bottom w:val="none" w:sz="0" w:space="0" w:color="auto"/>
                <w:right w:val="none" w:sz="0" w:space="0" w:color="auto"/>
              </w:divBdr>
            </w:div>
            <w:div w:id="1510750515">
              <w:marLeft w:val="0"/>
              <w:marRight w:val="0"/>
              <w:marTop w:val="0"/>
              <w:marBottom w:val="0"/>
              <w:divBdr>
                <w:top w:val="none" w:sz="0" w:space="0" w:color="auto"/>
                <w:left w:val="none" w:sz="0" w:space="0" w:color="auto"/>
                <w:bottom w:val="none" w:sz="0" w:space="0" w:color="auto"/>
                <w:right w:val="none" w:sz="0" w:space="0" w:color="auto"/>
              </w:divBdr>
            </w:div>
            <w:div w:id="1818838586">
              <w:marLeft w:val="0"/>
              <w:marRight w:val="0"/>
              <w:marTop w:val="0"/>
              <w:marBottom w:val="0"/>
              <w:divBdr>
                <w:top w:val="none" w:sz="0" w:space="0" w:color="auto"/>
                <w:left w:val="none" w:sz="0" w:space="0" w:color="auto"/>
                <w:bottom w:val="none" w:sz="0" w:space="0" w:color="auto"/>
                <w:right w:val="none" w:sz="0" w:space="0" w:color="auto"/>
              </w:divBdr>
            </w:div>
            <w:div w:id="1295604778">
              <w:marLeft w:val="0"/>
              <w:marRight w:val="0"/>
              <w:marTop w:val="0"/>
              <w:marBottom w:val="0"/>
              <w:divBdr>
                <w:top w:val="none" w:sz="0" w:space="0" w:color="auto"/>
                <w:left w:val="none" w:sz="0" w:space="0" w:color="auto"/>
                <w:bottom w:val="none" w:sz="0" w:space="0" w:color="auto"/>
                <w:right w:val="none" w:sz="0" w:space="0" w:color="auto"/>
              </w:divBdr>
            </w:div>
            <w:div w:id="1691685959">
              <w:marLeft w:val="0"/>
              <w:marRight w:val="0"/>
              <w:marTop w:val="0"/>
              <w:marBottom w:val="0"/>
              <w:divBdr>
                <w:top w:val="none" w:sz="0" w:space="0" w:color="auto"/>
                <w:left w:val="none" w:sz="0" w:space="0" w:color="auto"/>
                <w:bottom w:val="none" w:sz="0" w:space="0" w:color="auto"/>
                <w:right w:val="none" w:sz="0" w:space="0" w:color="auto"/>
              </w:divBdr>
            </w:div>
            <w:div w:id="2092465401">
              <w:marLeft w:val="0"/>
              <w:marRight w:val="0"/>
              <w:marTop w:val="0"/>
              <w:marBottom w:val="0"/>
              <w:divBdr>
                <w:top w:val="none" w:sz="0" w:space="0" w:color="auto"/>
                <w:left w:val="none" w:sz="0" w:space="0" w:color="auto"/>
                <w:bottom w:val="none" w:sz="0" w:space="0" w:color="auto"/>
                <w:right w:val="none" w:sz="0" w:space="0" w:color="auto"/>
              </w:divBdr>
            </w:div>
            <w:div w:id="2137288151">
              <w:marLeft w:val="0"/>
              <w:marRight w:val="0"/>
              <w:marTop w:val="0"/>
              <w:marBottom w:val="0"/>
              <w:divBdr>
                <w:top w:val="none" w:sz="0" w:space="0" w:color="auto"/>
                <w:left w:val="none" w:sz="0" w:space="0" w:color="auto"/>
                <w:bottom w:val="none" w:sz="0" w:space="0" w:color="auto"/>
                <w:right w:val="none" w:sz="0" w:space="0" w:color="auto"/>
              </w:divBdr>
            </w:div>
            <w:div w:id="1968508951">
              <w:marLeft w:val="0"/>
              <w:marRight w:val="0"/>
              <w:marTop w:val="0"/>
              <w:marBottom w:val="0"/>
              <w:divBdr>
                <w:top w:val="none" w:sz="0" w:space="0" w:color="auto"/>
                <w:left w:val="none" w:sz="0" w:space="0" w:color="auto"/>
                <w:bottom w:val="none" w:sz="0" w:space="0" w:color="auto"/>
                <w:right w:val="none" w:sz="0" w:space="0" w:color="auto"/>
              </w:divBdr>
            </w:div>
            <w:div w:id="1418088408">
              <w:marLeft w:val="0"/>
              <w:marRight w:val="0"/>
              <w:marTop w:val="0"/>
              <w:marBottom w:val="0"/>
              <w:divBdr>
                <w:top w:val="none" w:sz="0" w:space="0" w:color="auto"/>
                <w:left w:val="none" w:sz="0" w:space="0" w:color="auto"/>
                <w:bottom w:val="none" w:sz="0" w:space="0" w:color="auto"/>
                <w:right w:val="none" w:sz="0" w:space="0" w:color="auto"/>
              </w:divBdr>
            </w:div>
            <w:div w:id="915090478">
              <w:marLeft w:val="0"/>
              <w:marRight w:val="0"/>
              <w:marTop w:val="0"/>
              <w:marBottom w:val="0"/>
              <w:divBdr>
                <w:top w:val="none" w:sz="0" w:space="0" w:color="auto"/>
                <w:left w:val="none" w:sz="0" w:space="0" w:color="auto"/>
                <w:bottom w:val="none" w:sz="0" w:space="0" w:color="auto"/>
                <w:right w:val="none" w:sz="0" w:space="0" w:color="auto"/>
              </w:divBdr>
            </w:div>
            <w:div w:id="2128234847">
              <w:marLeft w:val="0"/>
              <w:marRight w:val="0"/>
              <w:marTop w:val="0"/>
              <w:marBottom w:val="0"/>
              <w:divBdr>
                <w:top w:val="none" w:sz="0" w:space="0" w:color="auto"/>
                <w:left w:val="none" w:sz="0" w:space="0" w:color="auto"/>
                <w:bottom w:val="none" w:sz="0" w:space="0" w:color="auto"/>
                <w:right w:val="none" w:sz="0" w:space="0" w:color="auto"/>
              </w:divBdr>
            </w:div>
            <w:div w:id="1617562425">
              <w:marLeft w:val="0"/>
              <w:marRight w:val="0"/>
              <w:marTop w:val="0"/>
              <w:marBottom w:val="0"/>
              <w:divBdr>
                <w:top w:val="none" w:sz="0" w:space="0" w:color="auto"/>
                <w:left w:val="none" w:sz="0" w:space="0" w:color="auto"/>
                <w:bottom w:val="none" w:sz="0" w:space="0" w:color="auto"/>
                <w:right w:val="none" w:sz="0" w:space="0" w:color="auto"/>
              </w:divBdr>
            </w:div>
            <w:div w:id="440999212">
              <w:marLeft w:val="0"/>
              <w:marRight w:val="0"/>
              <w:marTop w:val="0"/>
              <w:marBottom w:val="0"/>
              <w:divBdr>
                <w:top w:val="none" w:sz="0" w:space="0" w:color="auto"/>
                <w:left w:val="none" w:sz="0" w:space="0" w:color="auto"/>
                <w:bottom w:val="none" w:sz="0" w:space="0" w:color="auto"/>
                <w:right w:val="none" w:sz="0" w:space="0" w:color="auto"/>
              </w:divBdr>
            </w:div>
            <w:div w:id="578949191">
              <w:marLeft w:val="0"/>
              <w:marRight w:val="0"/>
              <w:marTop w:val="0"/>
              <w:marBottom w:val="0"/>
              <w:divBdr>
                <w:top w:val="none" w:sz="0" w:space="0" w:color="auto"/>
                <w:left w:val="none" w:sz="0" w:space="0" w:color="auto"/>
                <w:bottom w:val="none" w:sz="0" w:space="0" w:color="auto"/>
                <w:right w:val="none" w:sz="0" w:space="0" w:color="auto"/>
              </w:divBdr>
            </w:div>
            <w:div w:id="282881595">
              <w:marLeft w:val="0"/>
              <w:marRight w:val="0"/>
              <w:marTop w:val="0"/>
              <w:marBottom w:val="0"/>
              <w:divBdr>
                <w:top w:val="none" w:sz="0" w:space="0" w:color="auto"/>
                <w:left w:val="none" w:sz="0" w:space="0" w:color="auto"/>
                <w:bottom w:val="none" w:sz="0" w:space="0" w:color="auto"/>
                <w:right w:val="none" w:sz="0" w:space="0" w:color="auto"/>
              </w:divBdr>
            </w:div>
            <w:div w:id="83427727">
              <w:marLeft w:val="0"/>
              <w:marRight w:val="0"/>
              <w:marTop w:val="0"/>
              <w:marBottom w:val="0"/>
              <w:divBdr>
                <w:top w:val="none" w:sz="0" w:space="0" w:color="auto"/>
                <w:left w:val="none" w:sz="0" w:space="0" w:color="auto"/>
                <w:bottom w:val="none" w:sz="0" w:space="0" w:color="auto"/>
                <w:right w:val="none" w:sz="0" w:space="0" w:color="auto"/>
              </w:divBdr>
            </w:div>
            <w:div w:id="1323460647">
              <w:marLeft w:val="0"/>
              <w:marRight w:val="0"/>
              <w:marTop w:val="0"/>
              <w:marBottom w:val="0"/>
              <w:divBdr>
                <w:top w:val="none" w:sz="0" w:space="0" w:color="auto"/>
                <w:left w:val="none" w:sz="0" w:space="0" w:color="auto"/>
                <w:bottom w:val="none" w:sz="0" w:space="0" w:color="auto"/>
                <w:right w:val="none" w:sz="0" w:space="0" w:color="auto"/>
              </w:divBdr>
            </w:div>
            <w:div w:id="1027802585">
              <w:marLeft w:val="0"/>
              <w:marRight w:val="0"/>
              <w:marTop w:val="0"/>
              <w:marBottom w:val="0"/>
              <w:divBdr>
                <w:top w:val="none" w:sz="0" w:space="0" w:color="auto"/>
                <w:left w:val="none" w:sz="0" w:space="0" w:color="auto"/>
                <w:bottom w:val="none" w:sz="0" w:space="0" w:color="auto"/>
                <w:right w:val="none" w:sz="0" w:space="0" w:color="auto"/>
              </w:divBdr>
            </w:div>
            <w:div w:id="1361130004">
              <w:marLeft w:val="0"/>
              <w:marRight w:val="0"/>
              <w:marTop w:val="0"/>
              <w:marBottom w:val="0"/>
              <w:divBdr>
                <w:top w:val="none" w:sz="0" w:space="0" w:color="auto"/>
                <w:left w:val="none" w:sz="0" w:space="0" w:color="auto"/>
                <w:bottom w:val="none" w:sz="0" w:space="0" w:color="auto"/>
                <w:right w:val="none" w:sz="0" w:space="0" w:color="auto"/>
              </w:divBdr>
            </w:div>
            <w:div w:id="1279681656">
              <w:marLeft w:val="0"/>
              <w:marRight w:val="0"/>
              <w:marTop w:val="0"/>
              <w:marBottom w:val="0"/>
              <w:divBdr>
                <w:top w:val="none" w:sz="0" w:space="0" w:color="auto"/>
                <w:left w:val="none" w:sz="0" w:space="0" w:color="auto"/>
                <w:bottom w:val="none" w:sz="0" w:space="0" w:color="auto"/>
                <w:right w:val="none" w:sz="0" w:space="0" w:color="auto"/>
              </w:divBdr>
            </w:div>
            <w:div w:id="1693527761">
              <w:marLeft w:val="0"/>
              <w:marRight w:val="0"/>
              <w:marTop w:val="0"/>
              <w:marBottom w:val="0"/>
              <w:divBdr>
                <w:top w:val="none" w:sz="0" w:space="0" w:color="auto"/>
                <w:left w:val="none" w:sz="0" w:space="0" w:color="auto"/>
                <w:bottom w:val="none" w:sz="0" w:space="0" w:color="auto"/>
                <w:right w:val="none" w:sz="0" w:space="0" w:color="auto"/>
              </w:divBdr>
            </w:div>
            <w:div w:id="603928238">
              <w:marLeft w:val="0"/>
              <w:marRight w:val="0"/>
              <w:marTop w:val="0"/>
              <w:marBottom w:val="0"/>
              <w:divBdr>
                <w:top w:val="none" w:sz="0" w:space="0" w:color="auto"/>
                <w:left w:val="none" w:sz="0" w:space="0" w:color="auto"/>
                <w:bottom w:val="none" w:sz="0" w:space="0" w:color="auto"/>
                <w:right w:val="none" w:sz="0" w:space="0" w:color="auto"/>
              </w:divBdr>
            </w:div>
            <w:div w:id="1156385467">
              <w:marLeft w:val="0"/>
              <w:marRight w:val="0"/>
              <w:marTop w:val="0"/>
              <w:marBottom w:val="0"/>
              <w:divBdr>
                <w:top w:val="none" w:sz="0" w:space="0" w:color="auto"/>
                <w:left w:val="none" w:sz="0" w:space="0" w:color="auto"/>
                <w:bottom w:val="none" w:sz="0" w:space="0" w:color="auto"/>
                <w:right w:val="none" w:sz="0" w:space="0" w:color="auto"/>
              </w:divBdr>
            </w:div>
            <w:div w:id="1143935880">
              <w:marLeft w:val="0"/>
              <w:marRight w:val="0"/>
              <w:marTop w:val="0"/>
              <w:marBottom w:val="0"/>
              <w:divBdr>
                <w:top w:val="none" w:sz="0" w:space="0" w:color="auto"/>
                <w:left w:val="none" w:sz="0" w:space="0" w:color="auto"/>
                <w:bottom w:val="none" w:sz="0" w:space="0" w:color="auto"/>
                <w:right w:val="none" w:sz="0" w:space="0" w:color="auto"/>
              </w:divBdr>
            </w:div>
            <w:div w:id="12821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7039">
      <w:bodyDiv w:val="1"/>
      <w:marLeft w:val="0"/>
      <w:marRight w:val="0"/>
      <w:marTop w:val="0"/>
      <w:marBottom w:val="0"/>
      <w:divBdr>
        <w:top w:val="none" w:sz="0" w:space="0" w:color="auto"/>
        <w:left w:val="none" w:sz="0" w:space="0" w:color="auto"/>
        <w:bottom w:val="none" w:sz="0" w:space="0" w:color="auto"/>
        <w:right w:val="none" w:sz="0" w:space="0" w:color="auto"/>
      </w:divBdr>
    </w:div>
    <w:div w:id="819732279">
      <w:bodyDiv w:val="1"/>
      <w:marLeft w:val="0"/>
      <w:marRight w:val="0"/>
      <w:marTop w:val="0"/>
      <w:marBottom w:val="0"/>
      <w:divBdr>
        <w:top w:val="none" w:sz="0" w:space="0" w:color="auto"/>
        <w:left w:val="none" w:sz="0" w:space="0" w:color="auto"/>
        <w:bottom w:val="none" w:sz="0" w:space="0" w:color="auto"/>
        <w:right w:val="none" w:sz="0" w:space="0" w:color="auto"/>
      </w:divBdr>
    </w:div>
    <w:div w:id="828210156">
      <w:bodyDiv w:val="1"/>
      <w:marLeft w:val="0"/>
      <w:marRight w:val="0"/>
      <w:marTop w:val="0"/>
      <w:marBottom w:val="0"/>
      <w:divBdr>
        <w:top w:val="none" w:sz="0" w:space="0" w:color="auto"/>
        <w:left w:val="none" w:sz="0" w:space="0" w:color="auto"/>
        <w:bottom w:val="none" w:sz="0" w:space="0" w:color="auto"/>
        <w:right w:val="none" w:sz="0" w:space="0" w:color="auto"/>
      </w:divBdr>
      <w:divsChild>
        <w:div w:id="1703743504">
          <w:marLeft w:val="0"/>
          <w:marRight w:val="0"/>
          <w:marTop w:val="0"/>
          <w:marBottom w:val="0"/>
          <w:divBdr>
            <w:top w:val="none" w:sz="0" w:space="0" w:color="auto"/>
            <w:left w:val="none" w:sz="0" w:space="0" w:color="auto"/>
            <w:bottom w:val="none" w:sz="0" w:space="0" w:color="auto"/>
            <w:right w:val="none" w:sz="0" w:space="0" w:color="auto"/>
          </w:divBdr>
          <w:divsChild>
            <w:div w:id="127627376">
              <w:marLeft w:val="0"/>
              <w:marRight w:val="0"/>
              <w:marTop w:val="0"/>
              <w:marBottom w:val="0"/>
              <w:divBdr>
                <w:top w:val="none" w:sz="0" w:space="0" w:color="auto"/>
                <w:left w:val="none" w:sz="0" w:space="0" w:color="auto"/>
                <w:bottom w:val="none" w:sz="0" w:space="0" w:color="auto"/>
                <w:right w:val="none" w:sz="0" w:space="0" w:color="auto"/>
              </w:divBdr>
            </w:div>
            <w:div w:id="175728789">
              <w:marLeft w:val="0"/>
              <w:marRight w:val="0"/>
              <w:marTop w:val="0"/>
              <w:marBottom w:val="0"/>
              <w:divBdr>
                <w:top w:val="none" w:sz="0" w:space="0" w:color="auto"/>
                <w:left w:val="none" w:sz="0" w:space="0" w:color="auto"/>
                <w:bottom w:val="none" w:sz="0" w:space="0" w:color="auto"/>
                <w:right w:val="none" w:sz="0" w:space="0" w:color="auto"/>
              </w:divBdr>
            </w:div>
            <w:div w:id="218517210">
              <w:marLeft w:val="0"/>
              <w:marRight w:val="0"/>
              <w:marTop w:val="0"/>
              <w:marBottom w:val="0"/>
              <w:divBdr>
                <w:top w:val="none" w:sz="0" w:space="0" w:color="auto"/>
                <w:left w:val="none" w:sz="0" w:space="0" w:color="auto"/>
                <w:bottom w:val="none" w:sz="0" w:space="0" w:color="auto"/>
                <w:right w:val="none" w:sz="0" w:space="0" w:color="auto"/>
              </w:divBdr>
            </w:div>
            <w:div w:id="237132277">
              <w:marLeft w:val="0"/>
              <w:marRight w:val="0"/>
              <w:marTop w:val="0"/>
              <w:marBottom w:val="0"/>
              <w:divBdr>
                <w:top w:val="none" w:sz="0" w:space="0" w:color="auto"/>
                <w:left w:val="none" w:sz="0" w:space="0" w:color="auto"/>
                <w:bottom w:val="none" w:sz="0" w:space="0" w:color="auto"/>
                <w:right w:val="none" w:sz="0" w:space="0" w:color="auto"/>
              </w:divBdr>
            </w:div>
            <w:div w:id="347217611">
              <w:marLeft w:val="0"/>
              <w:marRight w:val="0"/>
              <w:marTop w:val="0"/>
              <w:marBottom w:val="0"/>
              <w:divBdr>
                <w:top w:val="none" w:sz="0" w:space="0" w:color="auto"/>
                <w:left w:val="none" w:sz="0" w:space="0" w:color="auto"/>
                <w:bottom w:val="none" w:sz="0" w:space="0" w:color="auto"/>
                <w:right w:val="none" w:sz="0" w:space="0" w:color="auto"/>
              </w:divBdr>
            </w:div>
            <w:div w:id="353463301">
              <w:marLeft w:val="0"/>
              <w:marRight w:val="0"/>
              <w:marTop w:val="0"/>
              <w:marBottom w:val="0"/>
              <w:divBdr>
                <w:top w:val="none" w:sz="0" w:space="0" w:color="auto"/>
                <w:left w:val="none" w:sz="0" w:space="0" w:color="auto"/>
                <w:bottom w:val="none" w:sz="0" w:space="0" w:color="auto"/>
                <w:right w:val="none" w:sz="0" w:space="0" w:color="auto"/>
              </w:divBdr>
            </w:div>
            <w:div w:id="379326430">
              <w:marLeft w:val="0"/>
              <w:marRight w:val="0"/>
              <w:marTop w:val="0"/>
              <w:marBottom w:val="0"/>
              <w:divBdr>
                <w:top w:val="none" w:sz="0" w:space="0" w:color="auto"/>
                <w:left w:val="none" w:sz="0" w:space="0" w:color="auto"/>
                <w:bottom w:val="none" w:sz="0" w:space="0" w:color="auto"/>
                <w:right w:val="none" w:sz="0" w:space="0" w:color="auto"/>
              </w:divBdr>
            </w:div>
            <w:div w:id="504516719">
              <w:marLeft w:val="0"/>
              <w:marRight w:val="0"/>
              <w:marTop w:val="0"/>
              <w:marBottom w:val="0"/>
              <w:divBdr>
                <w:top w:val="none" w:sz="0" w:space="0" w:color="auto"/>
                <w:left w:val="none" w:sz="0" w:space="0" w:color="auto"/>
                <w:bottom w:val="none" w:sz="0" w:space="0" w:color="auto"/>
                <w:right w:val="none" w:sz="0" w:space="0" w:color="auto"/>
              </w:divBdr>
            </w:div>
            <w:div w:id="582691685">
              <w:marLeft w:val="0"/>
              <w:marRight w:val="0"/>
              <w:marTop w:val="0"/>
              <w:marBottom w:val="0"/>
              <w:divBdr>
                <w:top w:val="none" w:sz="0" w:space="0" w:color="auto"/>
                <w:left w:val="none" w:sz="0" w:space="0" w:color="auto"/>
                <w:bottom w:val="none" w:sz="0" w:space="0" w:color="auto"/>
                <w:right w:val="none" w:sz="0" w:space="0" w:color="auto"/>
              </w:divBdr>
            </w:div>
            <w:div w:id="613756042">
              <w:marLeft w:val="0"/>
              <w:marRight w:val="0"/>
              <w:marTop w:val="0"/>
              <w:marBottom w:val="0"/>
              <w:divBdr>
                <w:top w:val="none" w:sz="0" w:space="0" w:color="auto"/>
                <w:left w:val="none" w:sz="0" w:space="0" w:color="auto"/>
                <w:bottom w:val="none" w:sz="0" w:space="0" w:color="auto"/>
                <w:right w:val="none" w:sz="0" w:space="0" w:color="auto"/>
              </w:divBdr>
            </w:div>
            <w:div w:id="711731770">
              <w:marLeft w:val="0"/>
              <w:marRight w:val="0"/>
              <w:marTop w:val="0"/>
              <w:marBottom w:val="0"/>
              <w:divBdr>
                <w:top w:val="none" w:sz="0" w:space="0" w:color="auto"/>
                <w:left w:val="none" w:sz="0" w:space="0" w:color="auto"/>
                <w:bottom w:val="none" w:sz="0" w:space="0" w:color="auto"/>
                <w:right w:val="none" w:sz="0" w:space="0" w:color="auto"/>
              </w:divBdr>
            </w:div>
            <w:div w:id="721711530">
              <w:marLeft w:val="0"/>
              <w:marRight w:val="0"/>
              <w:marTop w:val="0"/>
              <w:marBottom w:val="0"/>
              <w:divBdr>
                <w:top w:val="none" w:sz="0" w:space="0" w:color="auto"/>
                <w:left w:val="none" w:sz="0" w:space="0" w:color="auto"/>
                <w:bottom w:val="none" w:sz="0" w:space="0" w:color="auto"/>
                <w:right w:val="none" w:sz="0" w:space="0" w:color="auto"/>
              </w:divBdr>
            </w:div>
            <w:div w:id="734091390">
              <w:marLeft w:val="0"/>
              <w:marRight w:val="0"/>
              <w:marTop w:val="0"/>
              <w:marBottom w:val="0"/>
              <w:divBdr>
                <w:top w:val="none" w:sz="0" w:space="0" w:color="auto"/>
                <w:left w:val="none" w:sz="0" w:space="0" w:color="auto"/>
                <w:bottom w:val="none" w:sz="0" w:space="0" w:color="auto"/>
                <w:right w:val="none" w:sz="0" w:space="0" w:color="auto"/>
              </w:divBdr>
            </w:div>
            <w:div w:id="756247694">
              <w:marLeft w:val="0"/>
              <w:marRight w:val="0"/>
              <w:marTop w:val="0"/>
              <w:marBottom w:val="0"/>
              <w:divBdr>
                <w:top w:val="none" w:sz="0" w:space="0" w:color="auto"/>
                <w:left w:val="none" w:sz="0" w:space="0" w:color="auto"/>
                <w:bottom w:val="none" w:sz="0" w:space="0" w:color="auto"/>
                <w:right w:val="none" w:sz="0" w:space="0" w:color="auto"/>
              </w:divBdr>
            </w:div>
            <w:div w:id="759370183">
              <w:marLeft w:val="0"/>
              <w:marRight w:val="0"/>
              <w:marTop w:val="0"/>
              <w:marBottom w:val="0"/>
              <w:divBdr>
                <w:top w:val="none" w:sz="0" w:space="0" w:color="auto"/>
                <w:left w:val="none" w:sz="0" w:space="0" w:color="auto"/>
                <w:bottom w:val="none" w:sz="0" w:space="0" w:color="auto"/>
                <w:right w:val="none" w:sz="0" w:space="0" w:color="auto"/>
              </w:divBdr>
            </w:div>
            <w:div w:id="787043183">
              <w:marLeft w:val="0"/>
              <w:marRight w:val="0"/>
              <w:marTop w:val="0"/>
              <w:marBottom w:val="0"/>
              <w:divBdr>
                <w:top w:val="none" w:sz="0" w:space="0" w:color="auto"/>
                <w:left w:val="none" w:sz="0" w:space="0" w:color="auto"/>
                <w:bottom w:val="none" w:sz="0" w:space="0" w:color="auto"/>
                <w:right w:val="none" w:sz="0" w:space="0" w:color="auto"/>
              </w:divBdr>
            </w:div>
            <w:div w:id="848525493">
              <w:marLeft w:val="0"/>
              <w:marRight w:val="0"/>
              <w:marTop w:val="0"/>
              <w:marBottom w:val="0"/>
              <w:divBdr>
                <w:top w:val="none" w:sz="0" w:space="0" w:color="auto"/>
                <w:left w:val="none" w:sz="0" w:space="0" w:color="auto"/>
                <w:bottom w:val="none" w:sz="0" w:space="0" w:color="auto"/>
                <w:right w:val="none" w:sz="0" w:space="0" w:color="auto"/>
              </w:divBdr>
            </w:div>
            <w:div w:id="934289537">
              <w:marLeft w:val="0"/>
              <w:marRight w:val="0"/>
              <w:marTop w:val="0"/>
              <w:marBottom w:val="0"/>
              <w:divBdr>
                <w:top w:val="none" w:sz="0" w:space="0" w:color="auto"/>
                <w:left w:val="none" w:sz="0" w:space="0" w:color="auto"/>
                <w:bottom w:val="none" w:sz="0" w:space="0" w:color="auto"/>
                <w:right w:val="none" w:sz="0" w:space="0" w:color="auto"/>
              </w:divBdr>
            </w:div>
            <w:div w:id="1068000086">
              <w:marLeft w:val="0"/>
              <w:marRight w:val="0"/>
              <w:marTop w:val="0"/>
              <w:marBottom w:val="0"/>
              <w:divBdr>
                <w:top w:val="none" w:sz="0" w:space="0" w:color="auto"/>
                <w:left w:val="none" w:sz="0" w:space="0" w:color="auto"/>
                <w:bottom w:val="none" w:sz="0" w:space="0" w:color="auto"/>
                <w:right w:val="none" w:sz="0" w:space="0" w:color="auto"/>
              </w:divBdr>
            </w:div>
            <w:div w:id="1074083107">
              <w:marLeft w:val="0"/>
              <w:marRight w:val="0"/>
              <w:marTop w:val="0"/>
              <w:marBottom w:val="0"/>
              <w:divBdr>
                <w:top w:val="none" w:sz="0" w:space="0" w:color="auto"/>
                <w:left w:val="none" w:sz="0" w:space="0" w:color="auto"/>
                <w:bottom w:val="none" w:sz="0" w:space="0" w:color="auto"/>
                <w:right w:val="none" w:sz="0" w:space="0" w:color="auto"/>
              </w:divBdr>
            </w:div>
            <w:div w:id="1084643676">
              <w:marLeft w:val="0"/>
              <w:marRight w:val="0"/>
              <w:marTop w:val="0"/>
              <w:marBottom w:val="0"/>
              <w:divBdr>
                <w:top w:val="none" w:sz="0" w:space="0" w:color="auto"/>
                <w:left w:val="none" w:sz="0" w:space="0" w:color="auto"/>
                <w:bottom w:val="none" w:sz="0" w:space="0" w:color="auto"/>
                <w:right w:val="none" w:sz="0" w:space="0" w:color="auto"/>
              </w:divBdr>
            </w:div>
            <w:div w:id="1109818618">
              <w:marLeft w:val="0"/>
              <w:marRight w:val="0"/>
              <w:marTop w:val="0"/>
              <w:marBottom w:val="0"/>
              <w:divBdr>
                <w:top w:val="none" w:sz="0" w:space="0" w:color="auto"/>
                <w:left w:val="none" w:sz="0" w:space="0" w:color="auto"/>
                <w:bottom w:val="none" w:sz="0" w:space="0" w:color="auto"/>
                <w:right w:val="none" w:sz="0" w:space="0" w:color="auto"/>
              </w:divBdr>
            </w:div>
            <w:div w:id="1120761593">
              <w:marLeft w:val="0"/>
              <w:marRight w:val="0"/>
              <w:marTop w:val="0"/>
              <w:marBottom w:val="0"/>
              <w:divBdr>
                <w:top w:val="none" w:sz="0" w:space="0" w:color="auto"/>
                <w:left w:val="none" w:sz="0" w:space="0" w:color="auto"/>
                <w:bottom w:val="none" w:sz="0" w:space="0" w:color="auto"/>
                <w:right w:val="none" w:sz="0" w:space="0" w:color="auto"/>
              </w:divBdr>
            </w:div>
            <w:div w:id="1138691567">
              <w:marLeft w:val="0"/>
              <w:marRight w:val="0"/>
              <w:marTop w:val="0"/>
              <w:marBottom w:val="0"/>
              <w:divBdr>
                <w:top w:val="none" w:sz="0" w:space="0" w:color="auto"/>
                <w:left w:val="none" w:sz="0" w:space="0" w:color="auto"/>
                <w:bottom w:val="none" w:sz="0" w:space="0" w:color="auto"/>
                <w:right w:val="none" w:sz="0" w:space="0" w:color="auto"/>
              </w:divBdr>
            </w:div>
            <w:div w:id="1167358308">
              <w:marLeft w:val="0"/>
              <w:marRight w:val="0"/>
              <w:marTop w:val="0"/>
              <w:marBottom w:val="0"/>
              <w:divBdr>
                <w:top w:val="none" w:sz="0" w:space="0" w:color="auto"/>
                <w:left w:val="none" w:sz="0" w:space="0" w:color="auto"/>
                <w:bottom w:val="none" w:sz="0" w:space="0" w:color="auto"/>
                <w:right w:val="none" w:sz="0" w:space="0" w:color="auto"/>
              </w:divBdr>
            </w:div>
            <w:div w:id="1219630528">
              <w:marLeft w:val="0"/>
              <w:marRight w:val="0"/>
              <w:marTop w:val="0"/>
              <w:marBottom w:val="0"/>
              <w:divBdr>
                <w:top w:val="none" w:sz="0" w:space="0" w:color="auto"/>
                <w:left w:val="none" w:sz="0" w:space="0" w:color="auto"/>
                <w:bottom w:val="none" w:sz="0" w:space="0" w:color="auto"/>
                <w:right w:val="none" w:sz="0" w:space="0" w:color="auto"/>
              </w:divBdr>
            </w:div>
            <w:div w:id="1275750001">
              <w:marLeft w:val="0"/>
              <w:marRight w:val="0"/>
              <w:marTop w:val="0"/>
              <w:marBottom w:val="0"/>
              <w:divBdr>
                <w:top w:val="none" w:sz="0" w:space="0" w:color="auto"/>
                <w:left w:val="none" w:sz="0" w:space="0" w:color="auto"/>
                <w:bottom w:val="none" w:sz="0" w:space="0" w:color="auto"/>
                <w:right w:val="none" w:sz="0" w:space="0" w:color="auto"/>
              </w:divBdr>
            </w:div>
            <w:div w:id="1404253028">
              <w:marLeft w:val="0"/>
              <w:marRight w:val="0"/>
              <w:marTop w:val="0"/>
              <w:marBottom w:val="0"/>
              <w:divBdr>
                <w:top w:val="none" w:sz="0" w:space="0" w:color="auto"/>
                <w:left w:val="none" w:sz="0" w:space="0" w:color="auto"/>
                <w:bottom w:val="none" w:sz="0" w:space="0" w:color="auto"/>
                <w:right w:val="none" w:sz="0" w:space="0" w:color="auto"/>
              </w:divBdr>
            </w:div>
            <w:div w:id="1417633172">
              <w:marLeft w:val="0"/>
              <w:marRight w:val="0"/>
              <w:marTop w:val="0"/>
              <w:marBottom w:val="0"/>
              <w:divBdr>
                <w:top w:val="none" w:sz="0" w:space="0" w:color="auto"/>
                <w:left w:val="none" w:sz="0" w:space="0" w:color="auto"/>
                <w:bottom w:val="none" w:sz="0" w:space="0" w:color="auto"/>
                <w:right w:val="none" w:sz="0" w:space="0" w:color="auto"/>
              </w:divBdr>
            </w:div>
            <w:div w:id="1668632019">
              <w:marLeft w:val="0"/>
              <w:marRight w:val="0"/>
              <w:marTop w:val="0"/>
              <w:marBottom w:val="0"/>
              <w:divBdr>
                <w:top w:val="none" w:sz="0" w:space="0" w:color="auto"/>
                <w:left w:val="none" w:sz="0" w:space="0" w:color="auto"/>
                <w:bottom w:val="none" w:sz="0" w:space="0" w:color="auto"/>
                <w:right w:val="none" w:sz="0" w:space="0" w:color="auto"/>
              </w:divBdr>
            </w:div>
            <w:div w:id="1679506988">
              <w:marLeft w:val="0"/>
              <w:marRight w:val="0"/>
              <w:marTop w:val="0"/>
              <w:marBottom w:val="0"/>
              <w:divBdr>
                <w:top w:val="none" w:sz="0" w:space="0" w:color="auto"/>
                <w:left w:val="none" w:sz="0" w:space="0" w:color="auto"/>
                <w:bottom w:val="none" w:sz="0" w:space="0" w:color="auto"/>
                <w:right w:val="none" w:sz="0" w:space="0" w:color="auto"/>
              </w:divBdr>
            </w:div>
            <w:div w:id="1742483932">
              <w:marLeft w:val="0"/>
              <w:marRight w:val="0"/>
              <w:marTop w:val="0"/>
              <w:marBottom w:val="0"/>
              <w:divBdr>
                <w:top w:val="none" w:sz="0" w:space="0" w:color="auto"/>
                <w:left w:val="none" w:sz="0" w:space="0" w:color="auto"/>
                <w:bottom w:val="none" w:sz="0" w:space="0" w:color="auto"/>
                <w:right w:val="none" w:sz="0" w:space="0" w:color="auto"/>
              </w:divBdr>
            </w:div>
            <w:div w:id="1752192359">
              <w:marLeft w:val="0"/>
              <w:marRight w:val="0"/>
              <w:marTop w:val="0"/>
              <w:marBottom w:val="0"/>
              <w:divBdr>
                <w:top w:val="none" w:sz="0" w:space="0" w:color="auto"/>
                <w:left w:val="none" w:sz="0" w:space="0" w:color="auto"/>
                <w:bottom w:val="none" w:sz="0" w:space="0" w:color="auto"/>
                <w:right w:val="none" w:sz="0" w:space="0" w:color="auto"/>
              </w:divBdr>
            </w:div>
            <w:div w:id="1837917847">
              <w:marLeft w:val="0"/>
              <w:marRight w:val="0"/>
              <w:marTop w:val="0"/>
              <w:marBottom w:val="0"/>
              <w:divBdr>
                <w:top w:val="none" w:sz="0" w:space="0" w:color="auto"/>
                <w:left w:val="none" w:sz="0" w:space="0" w:color="auto"/>
                <w:bottom w:val="none" w:sz="0" w:space="0" w:color="auto"/>
                <w:right w:val="none" w:sz="0" w:space="0" w:color="auto"/>
              </w:divBdr>
            </w:div>
            <w:div w:id="1923683281">
              <w:marLeft w:val="0"/>
              <w:marRight w:val="0"/>
              <w:marTop w:val="0"/>
              <w:marBottom w:val="0"/>
              <w:divBdr>
                <w:top w:val="none" w:sz="0" w:space="0" w:color="auto"/>
                <w:left w:val="none" w:sz="0" w:space="0" w:color="auto"/>
                <w:bottom w:val="none" w:sz="0" w:space="0" w:color="auto"/>
                <w:right w:val="none" w:sz="0" w:space="0" w:color="auto"/>
              </w:divBdr>
            </w:div>
            <w:div w:id="1945915035">
              <w:marLeft w:val="0"/>
              <w:marRight w:val="0"/>
              <w:marTop w:val="0"/>
              <w:marBottom w:val="0"/>
              <w:divBdr>
                <w:top w:val="none" w:sz="0" w:space="0" w:color="auto"/>
                <w:left w:val="none" w:sz="0" w:space="0" w:color="auto"/>
                <w:bottom w:val="none" w:sz="0" w:space="0" w:color="auto"/>
                <w:right w:val="none" w:sz="0" w:space="0" w:color="auto"/>
              </w:divBdr>
            </w:div>
            <w:div w:id="1952349180">
              <w:marLeft w:val="0"/>
              <w:marRight w:val="0"/>
              <w:marTop w:val="0"/>
              <w:marBottom w:val="0"/>
              <w:divBdr>
                <w:top w:val="none" w:sz="0" w:space="0" w:color="auto"/>
                <w:left w:val="none" w:sz="0" w:space="0" w:color="auto"/>
                <w:bottom w:val="none" w:sz="0" w:space="0" w:color="auto"/>
                <w:right w:val="none" w:sz="0" w:space="0" w:color="auto"/>
              </w:divBdr>
            </w:div>
            <w:div w:id="2048484668">
              <w:marLeft w:val="0"/>
              <w:marRight w:val="0"/>
              <w:marTop w:val="0"/>
              <w:marBottom w:val="0"/>
              <w:divBdr>
                <w:top w:val="none" w:sz="0" w:space="0" w:color="auto"/>
                <w:left w:val="none" w:sz="0" w:space="0" w:color="auto"/>
                <w:bottom w:val="none" w:sz="0" w:space="0" w:color="auto"/>
                <w:right w:val="none" w:sz="0" w:space="0" w:color="auto"/>
              </w:divBdr>
            </w:div>
            <w:div w:id="2070767644">
              <w:marLeft w:val="0"/>
              <w:marRight w:val="0"/>
              <w:marTop w:val="0"/>
              <w:marBottom w:val="0"/>
              <w:divBdr>
                <w:top w:val="none" w:sz="0" w:space="0" w:color="auto"/>
                <w:left w:val="none" w:sz="0" w:space="0" w:color="auto"/>
                <w:bottom w:val="none" w:sz="0" w:space="0" w:color="auto"/>
                <w:right w:val="none" w:sz="0" w:space="0" w:color="auto"/>
              </w:divBdr>
            </w:div>
            <w:div w:id="21034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90499">
      <w:bodyDiv w:val="1"/>
      <w:marLeft w:val="0"/>
      <w:marRight w:val="0"/>
      <w:marTop w:val="0"/>
      <w:marBottom w:val="0"/>
      <w:divBdr>
        <w:top w:val="none" w:sz="0" w:space="0" w:color="auto"/>
        <w:left w:val="none" w:sz="0" w:space="0" w:color="auto"/>
        <w:bottom w:val="none" w:sz="0" w:space="0" w:color="auto"/>
        <w:right w:val="none" w:sz="0" w:space="0" w:color="auto"/>
      </w:divBdr>
      <w:divsChild>
        <w:div w:id="1615289795">
          <w:marLeft w:val="0"/>
          <w:marRight w:val="0"/>
          <w:marTop w:val="0"/>
          <w:marBottom w:val="0"/>
          <w:divBdr>
            <w:top w:val="none" w:sz="0" w:space="0" w:color="auto"/>
            <w:left w:val="none" w:sz="0" w:space="0" w:color="auto"/>
            <w:bottom w:val="none" w:sz="0" w:space="0" w:color="auto"/>
            <w:right w:val="none" w:sz="0" w:space="0" w:color="auto"/>
          </w:divBdr>
          <w:divsChild>
            <w:div w:id="698163796">
              <w:marLeft w:val="0"/>
              <w:marRight w:val="0"/>
              <w:marTop w:val="0"/>
              <w:marBottom w:val="0"/>
              <w:divBdr>
                <w:top w:val="none" w:sz="0" w:space="0" w:color="auto"/>
                <w:left w:val="none" w:sz="0" w:space="0" w:color="auto"/>
                <w:bottom w:val="none" w:sz="0" w:space="0" w:color="auto"/>
                <w:right w:val="none" w:sz="0" w:space="0" w:color="auto"/>
              </w:divBdr>
            </w:div>
            <w:div w:id="61341885">
              <w:marLeft w:val="0"/>
              <w:marRight w:val="0"/>
              <w:marTop w:val="0"/>
              <w:marBottom w:val="0"/>
              <w:divBdr>
                <w:top w:val="none" w:sz="0" w:space="0" w:color="auto"/>
                <w:left w:val="none" w:sz="0" w:space="0" w:color="auto"/>
                <w:bottom w:val="none" w:sz="0" w:space="0" w:color="auto"/>
                <w:right w:val="none" w:sz="0" w:space="0" w:color="auto"/>
              </w:divBdr>
            </w:div>
            <w:div w:id="1753162170">
              <w:marLeft w:val="0"/>
              <w:marRight w:val="0"/>
              <w:marTop w:val="0"/>
              <w:marBottom w:val="0"/>
              <w:divBdr>
                <w:top w:val="none" w:sz="0" w:space="0" w:color="auto"/>
                <w:left w:val="none" w:sz="0" w:space="0" w:color="auto"/>
                <w:bottom w:val="none" w:sz="0" w:space="0" w:color="auto"/>
                <w:right w:val="none" w:sz="0" w:space="0" w:color="auto"/>
              </w:divBdr>
            </w:div>
            <w:div w:id="1838184660">
              <w:marLeft w:val="0"/>
              <w:marRight w:val="0"/>
              <w:marTop w:val="0"/>
              <w:marBottom w:val="0"/>
              <w:divBdr>
                <w:top w:val="none" w:sz="0" w:space="0" w:color="auto"/>
                <w:left w:val="none" w:sz="0" w:space="0" w:color="auto"/>
                <w:bottom w:val="none" w:sz="0" w:space="0" w:color="auto"/>
                <w:right w:val="none" w:sz="0" w:space="0" w:color="auto"/>
              </w:divBdr>
            </w:div>
            <w:div w:id="426997714">
              <w:marLeft w:val="0"/>
              <w:marRight w:val="0"/>
              <w:marTop w:val="0"/>
              <w:marBottom w:val="0"/>
              <w:divBdr>
                <w:top w:val="none" w:sz="0" w:space="0" w:color="auto"/>
                <w:left w:val="none" w:sz="0" w:space="0" w:color="auto"/>
                <w:bottom w:val="none" w:sz="0" w:space="0" w:color="auto"/>
                <w:right w:val="none" w:sz="0" w:space="0" w:color="auto"/>
              </w:divBdr>
            </w:div>
            <w:div w:id="1454328204">
              <w:marLeft w:val="0"/>
              <w:marRight w:val="0"/>
              <w:marTop w:val="0"/>
              <w:marBottom w:val="0"/>
              <w:divBdr>
                <w:top w:val="none" w:sz="0" w:space="0" w:color="auto"/>
                <w:left w:val="none" w:sz="0" w:space="0" w:color="auto"/>
                <w:bottom w:val="none" w:sz="0" w:space="0" w:color="auto"/>
                <w:right w:val="none" w:sz="0" w:space="0" w:color="auto"/>
              </w:divBdr>
            </w:div>
            <w:div w:id="478153355">
              <w:marLeft w:val="0"/>
              <w:marRight w:val="0"/>
              <w:marTop w:val="0"/>
              <w:marBottom w:val="0"/>
              <w:divBdr>
                <w:top w:val="none" w:sz="0" w:space="0" w:color="auto"/>
                <w:left w:val="none" w:sz="0" w:space="0" w:color="auto"/>
                <w:bottom w:val="none" w:sz="0" w:space="0" w:color="auto"/>
                <w:right w:val="none" w:sz="0" w:space="0" w:color="auto"/>
              </w:divBdr>
            </w:div>
            <w:div w:id="1999920222">
              <w:marLeft w:val="0"/>
              <w:marRight w:val="0"/>
              <w:marTop w:val="0"/>
              <w:marBottom w:val="0"/>
              <w:divBdr>
                <w:top w:val="none" w:sz="0" w:space="0" w:color="auto"/>
                <w:left w:val="none" w:sz="0" w:space="0" w:color="auto"/>
                <w:bottom w:val="none" w:sz="0" w:space="0" w:color="auto"/>
                <w:right w:val="none" w:sz="0" w:space="0" w:color="auto"/>
              </w:divBdr>
            </w:div>
            <w:div w:id="442657190">
              <w:marLeft w:val="0"/>
              <w:marRight w:val="0"/>
              <w:marTop w:val="0"/>
              <w:marBottom w:val="0"/>
              <w:divBdr>
                <w:top w:val="none" w:sz="0" w:space="0" w:color="auto"/>
                <w:left w:val="none" w:sz="0" w:space="0" w:color="auto"/>
                <w:bottom w:val="none" w:sz="0" w:space="0" w:color="auto"/>
                <w:right w:val="none" w:sz="0" w:space="0" w:color="auto"/>
              </w:divBdr>
            </w:div>
            <w:div w:id="884564413">
              <w:marLeft w:val="0"/>
              <w:marRight w:val="0"/>
              <w:marTop w:val="0"/>
              <w:marBottom w:val="0"/>
              <w:divBdr>
                <w:top w:val="none" w:sz="0" w:space="0" w:color="auto"/>
                <w:left w:val="none" w:sz="0" w:space="0" w:color="auto"/>
                <w:bottom w:val="none" w:sz="0" w:space="0" w:color="auto"/>
                <w:right w:val="none" w:sz="0" w:space="0" w:color="auto"/>
              </w:divBdr>
            </w:div>
            <w:div w:id="1139344239">
              <w:marLeft w:val="0"/>
              <w:marRight w:val="0"/>
              <w:marTop w:val="0"/>
              <w:marBottom w:val="0"/>
              <w:divBdr>
                <w:top w:val="none" w:sz="0" w:space="0" w:color="auto"/>
                <w:left w:val="none" w:sz="0" w:space="0" w:color="auto"/>
                <w:bottom w:val="none" w:sz="0" w:space="0" w:color="auto"/>
                <w:right w:val="none" w:sz="0" w:space="0" w:color="auto"/>
              </w:divBdr>
            </w:div>
            <w:div w:id="1077173646">
              <w:marLeft w:val="0"/>
              <w:marRight w:val="0"/>
              <w:marTop w:val="0"/>
              <w:marBottom w:val="0"/>
              <w:divBdr>
                <w:top w:val="none" w:sz="0" w:space="0" w:color="auto"/>
                <w:left w:val="none" w:sz="0" w:space="0" w:color="auto"/>
                <w:bottom w:val="none" w:sz="0" w:space="0" w:color="auto"/>
                <w:right w:val="none" w:sz="0" w:space="0" w:color="auto"/>
              </w:divBdr>
            </w:div>
            <w:div w:id="668101375">
              <w:marLeft w:val="0"/>
              <w:marRight w:val="0"/>
              <w:marTop w:val="0"/>
              <w:marBottom w:val="0"/>
              <w:divBdr>
                <w:top w:val="none" w:sz="0" w:space="0" w:color="auto"/>
                <w:left w:val="none" w:sz="0" w:space="0" w:color="auto"/>
                <w:bottom w:val="none" w:sz="0" w:space="0" w:color="auto"/>
                <w:right w:val="none" w:sz="0" w:space="0" w:color="auto"/>
              </w:divBdr>
            </w:div>
            <w:div w:id="1662155999">
              <w:marLeft w:val="0"/>
              <w:marRight w:val="0"/>
              <w:marTop w:val="0"/>
              <w:marBottom w:val="0"/>
              <w:divBdr>
                <w:top w:val="none" w:sz="0" w:space="0" w:color="auto"/>
                <w:left w:val="none" w:sz="0" w:space="0" w:color="auto"/>
                <w:bottom w:val="none" w:sz="0" w:space="0" w:color="auto"/>
                <w:right w:val="none" w:sz="0" w:space="0" w:color="auto"/>
              </w:divBdr>
            </w:div>
            <w:div w:id="535656732">
              <w:marLeft w:val="0"/>
              <w:marRight w:val="0"/>
              <w:marTop w:val="0"/>
              <w:marBottom w:val="0"/>
              <w:divBdr>
                <w:top w:val="none" w:sz="0" w:space="0" w:color="auto"/>
                <w:left w:val="none" w:sz="0" w:space="0" w:color="auto"/>
                <w:bottom w:val="none" w:sz="0" w:space="0" w:color="auto"/>
                <w:right w:val="none" w:sz="0" w:space="0" w:color="auto"/>
              </w:divBdr>
            </w:div>
            <w:div w:id="1366754474">
              <w:marLeft w:val="0"/>
              <w:marRight w:val="0"/>
              <w:marTop w:val="0"/>
              <w:marBottom w:val="0"/>
              <w:divBdr>
                <w:top w:val="none" w:sz="0" w:space="0" w:color="auto"/>
                <w:left w:val="none" w:sz="0" w:space="0" w:color="auto"/>
                <w:bottom w:val="none" w:sz="0" w:space="0" w:color="auto"/>
                <w:right w:val="none" w:sz="0" w:space="0" w:color="auto"/>
              </w:divBdr>
            </w:div>
            <w:div w:id="1737169118">
              <w:marLeft w:val="0"/>
              <w:marRight w:val="0"/>
              <w:marTop w:val="0"/>
              <w:marBottom w:val="0"/>
              <w:divBdr>
                <w:top w:val="none" w:sz="0" w:space="0" w:color="auto"/>
                <w:left w:val="none" w:sz="0" w:space="0" w:color="auto"/>
                <w:bottom w:val="none" w:sz="0" w:space="0" w:color="auto"/>
                <w:right w:val="none" w:sz="0" w:space="0" w:color="auto"/>
              </w:divBdr>
            </w:div>
            <w:div w:id="404110938">
              <w:marLeft w:val="0"/>
              <w:marRight w:val="0"/>
              <w:marTop w:val="0"/>
              <w:marBottom w:val="0"/>
              <w:divBdr>
                <w:top w:val="none" w:sz="0" w:space="0" w:color="auto"/>
                <w:left w:val="none" w:sz="0" w:space="0" w:color="auto"/>
                <w:bottom w:val="none" w:sz="0" w:space="0" w:color="auto"/>
                <w:right w:val="none" w:sz="0" w:space="0" w:color="auto"/>
              </w:divBdr>
            </w:div>
            <w:div w:id="309676806">
              <w:marLeft w:val="0"/>
              <w:marRight w:val="0"/>
              <w:marTop w:val="0"/>
              <w:marBottom w:val="0"/>
              <w:divBdr>
                <w:top w:val="none" w:sz="0" w:space="0" w:color="auto"/>
                <w:left w:val="none" w:sz="0" w:space="0" w:color="auto"/>
                <w:bottom w:val="none" w:sz="0" w:space="0" w:color="auto"/>
                <w:right w:val="none" w:sz="0" w:space="0" w:color="auto"/>
              </w:divBdr>
            </w:div>
            <w:div w:id="1424106617">
              <w:marLeft w:val="0"/>
              <w:marRight w:val="0"/>
              <w:marTop w:val="0"/>
              <w:marBottom w:val="0"/>
              <w:divBdr>
                <w:top w:val="none" w:sz="0" w:space="0" w:color="auto"/>
                <w:left w:val="none" w:sz="0" w:space="0" w:color="auto"/>
                <w:bottom w:val="none" w:sz="0" w:space="0" w:color="auto"/>
                <w:right w:val="none" w:sz="0" w:space="0" w:color="auto"/>
              </w:divBdr>
            </w:div>
            <w:div w:id="961109937">
              <w:marLeft w:val="0"/>
              <w:marRight w:val="0"/>
              <w:marTop w:val="0"/>
              <w:marBottom w:val="0"/>
              <w:divBdr>
                <w:top w:val="none" w:sz="0" w:space="0" w:color="auto"/>
                <w:left w:val="none" w:sz="0" w:space="0" w:color="auto"/>
                <w:bottom w:val="none" w:sz="0" w:space="0" w:color="auto"/>
                <w:right w:val="none" w:sz="0" w:space="0" w:color="auto"/>
              </w:divBdr>
            </w:div>
            <w:div w:id="485824654">
              <w:marLeft w:val="0"/>
              <w:marRight w:val="0"/>
              <w:marTop w:val="0"/>
              <w:marBottom w:val="0"/>
              <w:divBdr>
                <w:top w:val="none" w:sz="0" w:space="0" w:color="auto"/>
                <w:left w:val="none" w:sz="0" w:space="0" w:color="auto"/>
                <w:bottom w:val="none" w:sz="0" w:space="0" w:color="auto"/>
                <w:right w:val="none" w:sz="0" w:space="0" w:color="auto"/>
              </w:divBdr>
            </w:div>
            <w:div w:id="514270627">
              <w:marLeft w:val="0"/>
              <w:marRight w:val="0"/>
              <w:marTop w:val="0"/>
              <w:marBottom w:val="0"/>
              <w:divBdr>
                <w:top w:val="none" w:sz="0" w:space="0" w:color="auto"/>
                <w:left w:val="none" w:sz="0" w:space="0" w:color="auto"/>
                <w:bottom w:val="none" w:sz="0" w:space="0" w:color="auto"/>
                <w:right w:val="none" w:sz="0" w:space="0" w:color="auto"/>
              </w:divBdr>
            </w:div>
            <w:div w:id="2078625507">
              <w:marLeft w:val="0"/>
              <w:marRight w:val="0"/>
              <w:marTop w:val="0"/>
              <w:marBottom w:val="0"/>
              <w:divBdr>
                <w:top w:val="none" w:sz="0" w:space="0" w:color="auto"/>
                <w:left w:val="none" w:sz="0" w:space="0" w:color="auto"/>
                <w:bottom w:val="none" w:sz="0" w:space="0" w:color="auto"/>
                <w:right w:val="none" w:sz="0" w:space="0" w:color="auto"/>
              </w:divBdr>
            </w:div>
            <w:div w:id="190606572">
              <w:marLeft w:val="0"/>
              <w:marRight w:val="0"/>
              <w:marTop w:val="0"/>
              <w:marBottom w:val="0"/>
              <w:divBdr>
                <w:top w:val="none" w:sz="0" w:space="0" w:color="auto"/>
                <w:left w:val="none" w:sz="0" w:space="0" w:color="auto"/>
                <w:bottom w:val="none" w:sz="0" w:space="0" w:color="auto"/>
                <w:right w:val="none" w:sz="0" w:space="0" w:color="auto"/>
              </w:divBdr>
            </w:div>
            <w:div w:id="835340262">
              <w:marLeft w:val="0"/>
              <w:marRight w:val="0"/>
              <w:marTop w:val="0"/>
              <w:marBottom w:val="0"/>
              <w:divBdr>
                <w:top w:val="none" w:sz="0" w:space="0" w:color="auto"/>
                <w:left w:val="none" w:sz="0" w:space="0" w:color="auto"/>
                <w:bottom w:val="none" w:sz="0" w:space="0" w:color="auto"/>
                <w:right w:val="none" w:sz="0" w:space="0" w:color="auto"/>
              </w:divBdr>
            </w:div>
            <w:div w:id="1899130287">
              <w:marLeft w:val="0"/>
              <w:marRight w:val="0"/>
              <w:marTop w:val="0"/>
              <w:marBottom w:val="0"/>
              <w:divBdr>
                <w:top w:val="none" w:sz="0" w:space="0" w:color="auto"/>
                <w:left w:val="none" w:sz="0" w:space="0" w:color="auto"/>
                <w:bottom w:val="none" w:sz="0" w:space="0" w:color="auto"/>
                <w:right w:val="none" w:sz="0" w:space="0" w:color="auto"/>
              </w:divBdr>
            </w:div>
            <w:div w:id="1778600026">
              <w:marLeft w:val="0"/>
              <w:marRight w:val="0"/>
              <w:marTop w:val="0"/>
              <w:marBottom w:val="0"/>
              <w:divBdr>
                <w:top w:val="none" w:sz="0" w:space="0" w:color="auto"/>
                <w:left w:val="none" w:sz="0" w:space="0" w:color="auto"/>
                <w:bottom w:val="none" w:sz="0" w:space="0" w:color="auto"/>
                <w:right w:val="none" w:sz="0" w:space="0" w:color="auto"/>
              </w:divBdr>
            </w:div>
            <w:div w:id="831290613">
              <w:marLeft w:val="0"/>
              <w:marRight w:val="0"/>
              <w:marTop w:val="0"/>
              <w:marBottom w:val="0"/>
              <w:divBdr>
                <w:top w:val="none" w:sz="0" w:space="0" w:color="auto"/>
                <w:left w:val="none" w:sz="0" w:space="0" w:color="auto"/>
                <w:bottom w:val="none" w:sz="0" w:space="0" w:color="auto"/>
                <w:right w:val="none" w:sz="0" w:space="0" w:color="auto"/>
              </w:divBdr>
            </w:div>
            <w:div w:id="1937664181">
              <w:marLeft w:val="0"/>
              <w:marRight w:val="0"/>
              <w:marTop w:val="0"/>
              <w:marBottom w:val="0"/>
              <w:divBdr>
                <w:top w:val="none" w:sz="0" w:space="0" w:color="auto"/>
                <w:left w:val="none" w:sz="0" w:space="0" w:color="auto"/>
                <w:bottom w:val="none" w:sz="0" w:space="0" w:color="auto"/>
                <w:right w:val="none" w:sz="0" w:space="0" w:color="auto"/>
              </w:divBdr>
            </w:div>
            <w:div w:id="411393948">
              <w:marLeft w:val="0"/>
              <w:marRight w:val="0"/>
              <w:marTop w:val="0"/>
              <w:marBottom w:val="0"/>
              <w:divBdr>
                <w:top w:val="none" w:sz="0" w:space="0" w:color="auto"/>
                <w:left w:val="none" w:sz="0" w:space="0" w:color="auto"/>
                <w:bottom w:val="none" w:sz="0" w:space="0" w:color="auto"/>
                <w:right w:val="none" w:sz="0" w:space="0" w:color="auto"/>
              </w:divBdr>
            </w:div>
            <w:div w:id="2090149986">
              <w:marLeft w:val="0"/>
              <w:marRight w:val="0"/>
              <w:marTop w:val="0"/>
              <w:marBottom w:val="0"/>
              <w:divBdr>
                <w:top w:val="none" w:sz="0" w:space="0" w:color="auto"/>
                <w:left w:val="none" w:sz="0" w:space="0" w:color="auto"/>
                <w:bottom w:val="none" w:sz="0" w:space="0" w:color="auto"/>
                <w:right w:val="none" w:sz="0" w:space="0" w:color="auto"/>
              </w:divBdr>
            </w:div>
            <w:div w:id="1177229972">
              <w:marLeft w:val="0"/>
              <w:marRight w:val="0"/>
              <w:marTop w:val="0"/>
              <w:marBottom w:val="0"/>
              <w:divBdr>
                <w:top w:val="none" w:sz="0" w:space="0" w:color="auto"/>
                <w:left w:val="none" w:sz="0" w:space="0" w:color="auto"/>
                <w:bottom w:val="none" w:sz="0" w:space="0" w:color="auto"/>
                <w:right w:val="none" w:sz="0" w:space="0" w:color="auto"/>
              </w:divBdr>
            </w:div>
            <w:div w:id="638195804">
              <w:marLeft w:val="0"/>
              <w:marRight w:val="0"/>
              <w:marTop w:val="0"/>
              <w:marBottom w:val="0"/>
              <w:divBdr>
                <w:top w:val="none" w:sz="0" w:space="0" w:color="auto"/>
                <w:left w:val="none" w:sz="0" w:space="0" w:color="auto"/>
                <w:bottom w:val="none" w:sz="0" w:space="0" w:color="auto"/>
                <w:right w:val="none" w:sz="0" w:space="0" w:color="auto"/>
              </w:divBdr>
            </w:div>
            <w:div w:id="340623199">
              <w:marLeft w:val="0"/>
              <w:marRight w:val="0"/>
              <w:marTop w:val="0"/>
              <w:marBottom w:val="0"/>
              <w:divBdr>
                <w:top w:val="none" w:sz="0" w:space="0" w:color="auto"/>
                <w:left w:val="none" w:sz="0" w:space="0" w:color="auto"/>
                <w:bottom w:val="none" w:sz="0" w:space="0" w:color="auto"/>
                <w:right w:val="none" w:sz="0" w:space="0" w:color="auto"/>
              </w:divBdr>
            </w:div>
            <w:div w:id="481238702">
              <w:marLeft w:val="0"/>
              <w:marRight w:val="0"/>
              <w:marTop w:val="0"/>
              <w:marBottom w:val="0"/>
              <w:divBdr>
                <w:top w:val="none" w:sz="0" w:space="0" w:color="auto"/>
                <w:left w:val="none" w:sz="0" w:space="0" w:color="auto"/>
                <w:bottom w:val="none" w:sz="0" w:space="0" w:color="auto"/>
                <w:right w:val="none" w:sz="0" w:space="0" w:color="auto"/>
              </w:divBdr>
            </w:div>
            <w:div w:id="302543127">
              <w:marLeft w:val="0"/>
              <w:marRight w:val="0"/>
              <w:marTop w:val="0"/>
              <w:marBottom w:val="0"/>
              <w:divBdr>
                <w:top w:val="none" w:sz="0" w:space="0" w:color="auto"/>
                <w:left w:val="none" w:sz="0" w:space="0" w:color="auto"/>
                <w:bottom w:val="none" w:sz="0" w:space="0" w:color="auto"/>
                <w:right w:val="none" w:sz="0" w:space="0" w:color="auto"/>
              </w:divBdr>
            </w:div>
            <w:div w:id="700738910">
              <w:marLeft w:val="0"/>
              <w:marRight w:val="0"/>
              <w:marTop w:val="0"/>
              <w:marBottom w:val="0"/>
              <w:divBdr>
                <w:top w:val="none" w:sz="0" w:space="0" w:color="auto"/>
                <w:left w:val="none" w:sz="0" w:space="0" w:color="auto"/>
                <w:bottom w:val="none" w:sz="0" w:space="0" w:color="auto"/>
                <w:right w:val="none" w:sz="0" w:space="0" w:color="auto"/>
              </w:divBdr>
            </w:div>
            <w:div w:id="1560087960">
              <w:marLeft w:val="0"/>
              <w:marRight w:val="0"/>
              <w:marTop w:val="0"/>
              <w:marBottom w:val="0"/>
              <w:divBdr>
                <w:top w:val="none" w:sz="0" w:space="0" w:color="auto"/>
                <w:left w:val="none" w:sz="0" w:space="0" w:color="auto"/>
                <w:bottom w:val="none" w:sz="0" w:space="0" w:color="auto"/>
                <w:right w:val="none" w:sz="0" w:space="0" w:color="auto"/>
              </w:divBdr>
            </w:div>
            <w:div w:id="401370961">
              <w:marLeft w:val="0"/>
              <w:marRight w:val="0"/>
              <w:marTop w:val="0"/>
              <w:marBottom w:val="0"/>
              <w:divBdr>
                <w:top w:val="none" w:sz="0" w:space="0" w:color="auto"/>
                <w:left w:val="none" w:sz="0" w:space="0" w:color="auto"/>
                <w:bottom w:val="none" w:sz="0" w:space="0" w:color="auto"/>
                <w:right w:val="none" w:sz="0" w:space="0" w:color="auto"/>
              </w:divBdr>
            </w:div>
            <w:div w:id="728962959">
              <w:marLeft w:val="0"/>
              <w:marRight w:val="0"/>
              <w:marTop w:val="0"/>
              <w:marBottom w:val="0"/>
              <w:divBdr>
                <w:top w:val="none" w:sz="0" w:space="0" w:color="auto"/>
                <w:left w:val="none" w:sz="0" w:space="0" w:color="auto"/>
                <w:bottom w:val="none" w:sz="0" w:space="0" w:color="auto"/>
                <w:right w:val="none" w:sz="0" w:space="0" w:color="auto"/>
              </w:divBdr>
            </w:div>
            <w:div w:id="1566642533">
              <w:marLeft w:val="0"/>
              <w:marRight w:val="0"/>
              <w:marTop w:val="0"/>
              <w:marBottom w:val="0"/>
              <w:divBdr>
                <w:top w:val="none" w:sz="0" w:space="0" w:color="auto"/>
                <w:left w:val="none" w:sz="0" w:space="0" w:color="auto"/>
                <w:bottom w:val="none" w:sz="0" w:space="0" w:color="auto"/>
                <w:right w:val="none" w:sz="0" w:space="0" w:color="auto"/>
              </w:divBdr>
            </w:div>
            <w:div w:id="1260218551">
              <w:marLeft w:val="0"/>
              <w:marRight w:val="0"/>
              <w:marTop w:val="0"/>
              <w:marBottom w:val="0"/>
              <w:divBdr>
                <w:top w:val="none" w:sz="0" w:space="0" w:color="auto"/>
                <w:left w:val="none" w:sz="0" w:space="0" w:color="auto"/>
                <w:bottom w:val="none" w:sz="0" w:space="0" w:color="auto"/>
                <w:right w:val="none" w:sz="0" w:space="0" w:color="auto"/>
              </w:divBdr>
            </w:div>
            <w:div w:id="1293516167">
              <w:marLeft w:val="0"/>
              <w:marRight w:val="0"/>
              <w:marTop w:val="0"/>
              <w:marBottom w:val="0"/>
              <w:divBdr>
                <w:top w:val="none" w:sz="0" w:space="0" w:color="auto"/>
                <w:left w:val="none" w:sz="0" w:space="0" w:color="auto"/>
                <w:bottom w:val="none" w:sz="0" w:space="0" w:color="auto"/>
                <w:right w:val="none" w:sz="0" w:space="0" w:color="auto"/>
              </w:divBdr>
            </w:div>
            <w:div w:id="1139305668">
              <w:marLeft w:val="0"/>
              <w:marRight w:val="0"/>
              <w:marTop w:val="0"/>
              <w:marBottom w:val="0"/>
              <w:divBdr>
                <w:top w:val="none" w:sz="0" w:space="0" w:color="auto"/>
                <w:left w:val="none" w:sz="0" w:space="0" w:color="auto"/>
                <w:bottom w:val="none" w:sz="0" w:space="0" w:color="auto"/>
                <w:right w:val="none" w:sz="0" w:space="0" w:color="auto"/>
              </w:divBdr>
            </w:div>
            <w:div w:id="1304459497">
              <w:marLeft w:val="0"/>
              <w:marRight w:val="0"/>
              <w:marTop w:val="0"/>
              <w:marBottom w:val="0"/>
              <w:divBdr>
                <w:top w:val="none" w:sz="0" w:space="0" w:color="auto"/>
                <w:left w:val="none" w:sz="0" w:space="0" w:color="auto"/>
                <w:bottom w:val="none" w:sz="0" w:space="0" w:color="auto"/>
                <w:right w:val="none" w:sz="0" w:space="0" w:color="auto"/>
              </w:divBdr>
            </w:div>
            <w:div w:id="483426077">
              <w:marLeft w:val="0"/>
              <w:marRight w:val="0"/>
              <w:marTop w:val="0"/>
              <w:marBottom w:val="0"/>
              <w:divBdr>
                <w:top w:val="none" w:sz="0" w:space="0" w:color="auto"/>
                <w:left w:val="none" w:sz="0" w:space="0" w:color="auto"/>
                <w:bottom w:val="none" w:sz="0" w:space="0" w:color="auto"/>
                <w:right w:val="none" w:sz="0" w:space="0" w:color="auto"/>
              </w:divBdr>
            </w:div>
            <w:div w:id="540440787">
              <w:marLeft w:val="0"/>
              <w:marRight w:val="0"/>
              <w:marTop w:val="0"/>
              <w:marBottom w:val="0"/>
              <w:divBdr>
                <w:top w:val="none" w:sz="0" w:space="0" w:color="auto"/>
                <w:left w:val="none" w:sz="0" w:space="0" w:color="auto"/>
                <w:bottom w:val="none" w:sz="0" w:space="0" w:color="auto"/>
                <w:right w:val="none" w:sz="0" w:space="0" w:color="auto"/>
              </w:divBdr>
            </w:div>
            <w:div w:id="1801416098">
              <w:marLeft w:val="0"/>
              <w:marRight w:val="0"/>
              <w:marTop w:val="0"/>
              <w:marBottom w:val="0"/>
              <w:divBdr>
                <w:top w:val="none" w:sz="0" w:space="0" w:color="auto"/>
                <w:left w:val="none" w:sz="0" w:space="0" w:color="auto"/>
                <w:bottom w:val="none" w:sz="0" w:space="0" w:color="auto"/>
                <w:right w:val="none" w:sz="0" w:space="0" w:color="auto"/>
              </w:divBdr>
            </w:div>
            <w:div w:id="394276335">
              <w:marLeft w:val="0"/>
              <w:marRight w:val="0"/>
              <w:marTop w:val="0"/>
              <w:marBottom w:val="0"/>
              <w:divBdr>
                <w:top w:val="none" w:sz="0" w:space="0" w:color="auto"/>
                <w:left w:val="none" w:sz="0" w:space="0" w:color="auto"/>
                <w:bottom w:val="none" w:sz="0" w:space="0" w:color="auto"/>
                <w:right w:val="none" w:sz="0" w:space="0" w:color="auto"/>
              </w:divBdr>
            </w:div>
            <w:div w:id="94909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45804">
      <w:bodyDiv w:val="1"/>
      <w:marLeft w:val="0"/>
      <w:marRight w:val="0"/>
      <w:marTop w:val="0"/>
      <w:marBottom w:val="0"/>
      <w:divBdr>
        <w:top w:val="none" w:sz="0" w:space="0" w:color="auto"/>
        <w:left w:val="none" w:sz="0" w:space="0" w:color="auto"/>
        <w:bottom w:val="none" w:sz="0" w:space="0" w:color="auto"/>
        <w:right w:val="none" w:sz="0" w:space="0" w:color="auto"/>
      </w:divBdr>
      <w:divsChild>
        <w:div w:id="450367794">
          <w:marLeft w:val="0"/>
          <w:marRight w:val="0"/>
          <w:marTop w:val="0"/>
          <w:marBottom w:val="0"/>
          <w:divBdr>
            <w:top w:val="none" w:sz="0" w:space="0" w:color="auto"/>
            <w:left w:val="none" w:sz="0" w:space="0" w:color="auto"/>
            <w:bottom w:val="none" w:sz="0" w:space="0" w:color="auto"/>
            <w:right w:val="none" w:sz="0" w:space="0" w:color="auto"/>
          </w:divBdr>
          <w:divsChild>
            <w:div w:id="677201059">
              <w:marLeft w:val="0"/>
              <w:marRight w:val="0"/>
              <w:marTop w:val="0"/>
              <w:marBottom w:val="0"/>
              <w:divBdr>
                <w:top w:val="none" w:sz="0" w:space="0" w:color="auto"/>
                <w:left w:val="none" w:sz="0" w:space="0" w:color="auto"/>
                <w:bottom w:val="none" w:sz="0" w:space="0" w:color="auto"/>
                <w:right w:val="none" w:sz="0" w:space="0" w:color="auto"/>
              </w:divBdr>
            </w:div>
            <w:div w:id="1142501752">
              <w:marLeft w:val="0"/>
              <w:marRight w:val="0"/>
              <w:marTop w:val="0"/>
              <w:marBottom w:val="0"/>
              <w:divBdr>
                <w:top w:val="none" w:sz="0" w:space="0" w:color="auto"/>
                <w:left w:val="none" w:sz="0" w:space="0" w:color="auto"/>
                <w:bottom w:val="none" w:sz="0" w:space="0" w:color="auto"/>
                <w:right w:val="none" w:sz="0" w:space="0" w:color="auto"/>
              </w:divBdr>
            </w:div>
            <w:div w:id="1608929578">
              <w:marLeft w:val="0"/>
              <w:marRight w:val="0"/>
              <w:marTop w:val="0"/>
              <w:marBottom w:val="0"/>
              <w:divBdr>
                <w:top w:val="none" w:sz="0" w:space="0" w:color="auto"/>
                <w:left w:val="none" w:sz="0" w:space="0" w:color="auto"/>
                <w:bottom w:val="none" w:sz="0" w:space="0" w:color="auto"/>
                <w:right w:val="none" w:sz="0" w:space="0" w:color="auto"/>
              </w:divBdr>
            </w:div>
            <w:div w:id="1663241029">
              <w:marLeft w:val="0"/>
              <w:marRight w:val="0"/>
              <w:marTop w:val="0"/>
              <w:marBottom w:val="0"/>
              <w:divBdr>
                <w:top w:val="none" w:sz="0" w:space="0" w:color="auto"/>
                <w:left w:val="none" w:sz="0" w:space="0" w:color="auto"/>
                <w:bottom w:val="none" w:sz="0" w:space="0" w:color="auto"/>
                <w:right w:val="none" w:sz="0" w:space="0" w:color="auto"/>
              </w:divBdr>
            </w:div>
            <w:div w:id="1413625104">
              <w:marLeft w:val="0"/>
              <w:marRight w:val="0"/>
              <w:marTop w:val="0"/>
              <w:marBottom w:val="0"/>
              <w:divBdr>
                <w:top w:val="none" w:sz="0" w:space="0" w:color="auto"/>
                <w:left w:val="none" w:sz="0" w:space="0" w:color="auto"/>
                <w:bottom w:val="none" w:sz="0" w:space="0" w:color="auto"/>
                <w:right w:val="none" w:sz="0" w:space="0" w:color="auto"/>
              </w:divBdr>
            </w:div>
            <w:div w:id="953829678">
              <w:marLeft w:val="0"/>
              <w:marRight w:val="0"/>
              <w:marTop w:val="0"/>
              <w:marBottom w:val="0"/>
              <w:divBdr>
                <w:top w:val="none" w:sz="0" w:space="0" w:color="auto"/>
                <w:left w:val="none" w:sz="0" w:space="0" w:color="auto"/>
                <w:bottom w:val="none" w:sz="0" w:space="0" w:color="auto"/>
                <w:right w:val="none" w:sz="0" w:space="0" w:color="auto"/>
              </w:divBdr>
            </w:div>
            <w:div w:id="113671657">
              <w:marLeft w:val="0"/>
              <w:marRight w:val="0"/>
              <w:marTop w:val="0"/>
              <w:marBottom w:val="0"/>
              <w:divBdr>
                <w:top w:val="none" w:sz="0" w:space="0" w:color="auto"/>
                <w:left w:val="none" w:sz="0" w:space="0" w:color="auto"/>
                <w:bottom w:val="none" w:sz="0" w:space="0" w:color="auto"/>
                <w:right w:val="none" w:sz="0" w:space="0" w:color="auto"/>
              </w:divBdr>
            </w:div>
            <w:div w:id="78722774">
              <w:marLeft w:val="0"/>
              <w:marRight w:val="0"/>
              <w:marTop w:val="0"/>
              <w:marBottom w:val="0"/>
              <w:divBdr>
                <w:top w:val="none" w:sz="0" w:space="0" w:color="auto"/>
                <w:left w:val="none" w:sz="0" w:space="0" w:color="auto"/>
                <w:bottom w:val="none" w:sz="0" w:space="0" w:color="auto"/>
                <w:right w:val="none" w:sz="0" w:space="0" w:color="auto"/>
              </w:divBdr>
            </w:div>
            <w:div w:id="1272200979">
              <w:marLeft w:val="0"/>
              <w:marRight w:val="0"/>
              <w:marTop w:val="0"/>
              <w:marBottom w:val="0"/>
              <w:divBdr>
                <w:top w:val="none" w:sz="0" w:space="0" w:color="auto"/>
                <w:left w:val="none" w:sz="0" w:space="0" w:color="auto"/>
                <w:bottom w:val="none" w:sz="0" w:space="0" w:color="auto"/>
                <w:right w:val="none" w:sz="0" w:space="0" w:color="auto"/>
              </w:divBdr>
            </w:div>
            <w:div w:id="1400250240">
              <w:marLeft w:val="0"/>
              <w:marRight w:val="0"/>
              <w:marTop w:val="0"/>
              <w:marBottom w:val="0"/>
              <w:divBdr>
                <w:top w:val="none" w:sz="0" w:space="0" w:color="auto"/>
                <w:left w:val="none" w:sz="0" w:space="0" w:color="auto"/>
                <w:bottom w:val="none" w:sz="0" w:space="0" w:color="auto"/>
                <w:right w:val="none" w:sz="0" w:space="0" w:color="auto"/>
              </w:divBdr>
            </w:div>
            <w:div w:id="1992439217">
              <w:marLeft w:val="0"/>
              <w:marRight w:val="0"/>
              <w:marTop w:val="0"/>
              <w:marBottom w:val="0"/>
              <w:divBdr>
                <w:top w:val="none" w:sz="0" w:space="0" w:color="auto"/>
                <w:left w:val="none" w:sz="0" w:space="0" w:color="auto"/>
                <w:bottom w:val="none" w:sz="0" w:space="0" w:color="auto"/>
                <w:right w:val="none" w:sz="0" w:space="0" w:color="auto"/>
              </w:divBdr>
            </w:div>
            <w:div w:id="1436830403">
              <w:marLeft w:val="0"/>
              <w:marRight w:val="0"/>
              <w:marTop w:val="0"/>
              <w:marBottom w:val="0"/>
              <w:divBdr>
                <w:top w:val="none" w:sz="0" w:space="0" w:color="auto"/>
                <w:left w:val="none" w:sz="0" w:space="0" w:color="auto"/>
                <w:bottom w:val="none" w:sz="0" w:space="0" w:color="auto"/>
                <w:right w:val="none" w:sz="0" w:space="0" w:color="auto"/>
              </w:divBdr>
            </w:div>
            <w:div w:id="641008536">
              <w:marLeft w:val="0"/>
              <w:marRight w:val="0"/>
              <w:marTop w:val="0"/>
              <w:marBottom w:val="0"/>
              <w:divBdr>
                <w:top w:val="none" w:sz="0" w:space="0" w:color="auto"/>
                <w:left w:val="none" w:sz="0" w:space="0" w:color="auto"/>
                <w:bottom w:val="none" w:sz="0" w:space="0" w:color="auto"/>
                <w:right w:val="none" w:sz="0" w:space="0" w:color="auto"/>
              </w:divBdr>
            </w:div>
            <w:div w:id="1794129638">
              <w:marLeft w:val="0"/>
              <w:marRight w:val="0"/>
              <w:marTop w:val="0"/>
              <w:marBottom w:val="0"/>
              <w:divBdr>
                <w:top w:val="none" w:sz="0" w:space="0" w:color="auto"/>
                <w:left w:val="none" w:sz="0" w:space="0" w:color="auto"/>
                <w:bottom w:val="none" w:sz="0" w:space="0" w:color="auto"/>
                <w:right w:val="none" w:sz="0" w:space="0" w:color="auto"/>
              </w:divBdr>
            </w:div>
            <w:div w:id="490223070">
              <w:marLeft w:val="0"/>
              <w:marRight w:val="0"/>
              <w:marTop w:val="0"/>
              <w:marBottom w:val="0"/>
              <w:divBdr>
                <w:top w:val="none" w:sz="0" w:space="0" w:color="auto"/>
                <w:left w:val="none" w:sz="0" w:space="0" w:color="auto"/>
                <w:bottom w:val="none" w:sz="0" w:space="0" w:color="auto"/>
                <w:right w:val="none" w:sz="0" w:space="0" w:color="auto"/>
              </w:divBdr>
            </w:div>
            <w:div w:id="333999299">
              <w:marLeft w:val="0"/>
              <w:marRight w:val="0"/>
              <w:marTop w:val="0"/>
              <w:marBottom w:val="0"/>
              <w:divBdr>
                <w:top w:val="none" w:sz="0" w:space="0" w:color="auto"/>
                <w:left w:val="none" w:sz="0" w:space="0" w:color="auto"/>
                <w:bottom w:val="none" w:sz="0" w:space="0" w:color="auto"/>
                <w:right w:val="none" w:sz="0" w:space="0" w:color="auto"/>
              </w:divBdr>
            </w:div>
            <w:div w:id="761145765">
              <w:marLeft w:val="0"/>
              <w:marRight w:val="0"/>
              <w:marTop w:val="0"/>
              <w:marBottom w:val="0"/>
              <w:divBdr>
                <w:top w:val="none" w:sz="0" w:space="0" w:color="auto"/>
                <w:left w:val="none" w:sz="0" w:space="0" w:color="auto"/>
                <w:bottom w:val="none" w:sz="0" w:space="0" w:color="auto"/>
                <w:right w:val="none" w:sz="0" w:space="0" w:color="auto"/>
              </w:divBdr>
            </w:div>
            <w:div w:id="868494496">
              <w:marLeft w:val="0"/>
              <w:marRight w:val="0"/>
              <w:marTop w:val="0"/>
              <w:marBottom w:val="0"/>
              <w:divBdr>
                <w:top w:val="none" w:sz="0" w:space="0" w:color="auto"/>
                <w:left w:val="none" w:sz="0" w:space="0" w:color="auto"/>
                <w:bottom w:val="none" w:sz="0" w:space="0" w:color="auto"/>
                <w:right w:val="none" w:sz="0" w:space="0" w:color="auto"/>
              </w:divBdr>
            </w:div>
            <w:div w:id="302976662">
              <w:marLeft w:val="0"/>
              <w:marRight w:val="0"/>
              <w:marTop w:val="0"/>
              <w:marBottom w:val="0"/>
              <w:divBdr>
                <w:top w:val="none" w:sz="0" w:space="0" w:color="auto"/>
                <w:left w:val="none" w:sz="0" w:space="0" w:color="auto"/>
                <w:bottom w:val="none" w:sz="0" w:space="0" w:color="auto"/>
                <w:right w:val="none" w:sz="0" w:space="0" w:color="auto"/>
              </w:divBdr>
            </w:div>
            <w:div w:id="421296137">
              <w:marLeft w:val="0"/>
              <w:marRight w:val="0"/>
              <w:marTop w:val="0"/>
              <w:marBottom w:val="0"/>
              <w:divBdr>
                <w:top w:val="none" w:sz="0" w:space="0" w:color="auto"/>
                <w:left w:val="none" w:sz="0" w:space="0" w:color="auto"/>
                <w:bottom w:val="none" w:sz="0" w:space="0" w:color="auto"/>
                <w:right w:val="none" w:sz="0" w:space="0" w:color="auto"/>
              </w:divBdr>
            </w:div>
            <w:div w:id="353657368">
              <w:marLeft w:val="0"/>
              <w:marRight w:val="0"/>
              <w:marTop w:val="0"/>
              <w:marBottom w:val="0"/>
              <w:divBdr>
                <w:top w:val="none" w:sz="0" w:space="0" w:color="auto"/>
                <w:left w:val="none" w:sz="0" w:space="0" w:color="auto"/>
                <w:bottom w:val="none" w:sz="0" w:space="0" w:color="auto"/>
                <w:right w:val="none" w:sz="0" w:space="0" w:color="auto"/>
              </w:divBdr>
            </w:div>
            <w:div w:id="1666202800">
              <w:marLeft w:val="0"/>
              <w:marRight w:val="0"/>
              <w:marTop w:val="0"/>
              <w:marBottom w:val="0"/>
              <w:divBdr>
                <w:top w:val="none" w:sz="0" w:space="0" w:color="auto"/>
                <w:left w:val="none" w:sz="0" w:space="0" w:color="auto"/>
                <w:bottom w:val="none" w:sz="0" w:space="0" w:color="auto"/>
                <w:right w:val="none" w:sz="0" w:space="0" w:color="auto"/>
              </w:divBdr>
            </w:div>
            <w:div w:id="1077244395">
              <w:marLeft w:val="0"/>
              <w:marRight w:val="0"/>
              <w:marTop w:val="0"/>
              <w:marBottom w:val="0"/>
              <w:divBdr>
                <w:top w:val="none" w:sz="0" w:space="0" w:color="auto"/>
                <w:left w:val="none" w:sz="0" w:space="0" w:color="auto"/>
                <w:bottom w:val="none" w:sz="0" w:space="0" w:color="auto"/>
                <w:right w:val="none" w:sz="0" w:space="0" w:color="auto"/>
              </w:divBdr>
            </w:div>
            <w:div w:id="1680346092">
              <w:marLeft w:val="0"/>
              <w:marRight w:val="0"/>
              <w:marTop w:val="0"/>
              <w:marBottom w:val="0"/>
              <w:divBdr>
                <w:top w:val="none" w:sz="0" w:space="0" w:color="auto"/>
                <w:left w:val="none" w:sz="0" w:space="0" w:color="auto"/>
                <w:bottom w:val="none" w:sz="0" w:space="0" w:color="auto"/>
                <w:right w:val="none" w:sz="0" w:space="0" w:color="auto"/>
              </w:divBdr>
            </w:div>
            <w:div w:id="1988434866">
              <w:marLeft w:val="0"/>
              <w:marRight w:val="0"/>
              <w:marTop w:val="0"/>
              <w:marBottom w:val="0"/>
              <w:divBdr>
                <w:top w:val="none" w:sz="0" w:space="0" w:color="auto"/>
                <w:left w:val="none" w:sz="0" w:space="0" w:color="auto"/>
                <w:bottom w:val="none" w:sz="0" w:space="0" w:color="auto"/>
                <w:right w:val="none" w:sz="0" w:space="0" w:color="auto"/>
              </w:divBdr>
            </w:div>
            <w:div w:id="127624337">
              <w:marLeft w:val="0"/>
              <w:marRight w:val="0"/>
              <w:marTop w:val="0"/>
              <w:marBottom w:val="0"/>
              <w:divBdr>
                <w:top w:val="none" w:sz="0" w:space="0" w:color="auto"/>
                <w:left w:val="none" w:sz="0" w:space="0" w:color="auto"/>
                <w:bottom w:val="none" w:sz="0" w:space="0" w:color="auto"/>
                <w:right w:val="none" w:sz="0" w:space="0" w:color="auto"/>
              </w:divBdr>
            </w:div>
            <w:div w:id="908223958">
              <w:marLeft w:val="0"/>
              <w:marRight w:val="0"/>
              <w:marTop w:val="0"/>
              <w:marBottom w:val="0"/>
              <w:divBdr>
                <w:top w:val="none" w:sz="0" w:space="0" w:color="auto"/>
                <w:left w:val="none" w:sz="0" w:space="0" w:color="auto"/>
                <w:bottom w:val="none" w:sz="0" w:space="0" w:color="auto"/>
                <w:right w:val="none" w:sz="0" w:space="0" w:color="auto"/>
              </w:divBdr>
            </w:div>
            <w:div w:id="1851794992">
              <w:marLeft w:val="0"/>
              <w:marRight w:val="0"/>
              <w:marTop w:val="0"/>
              <w:marBottom w:val="0"/>
              <w:divBdr>
                <w:top w:val="none" w:sz="0" w:space="0" w:color="auto"/>
                <w:left w:val="none" w:sz="0" w:space="0" w:color="auto"/>
                <w:bottom w:val="none" w:sz="0" w:space="0" w:color="auto"/>
                <w:right w:val="none" w:sz="0" w:space="0" w:color="auto"/>
              </w:divBdr>
            </w:div>
            <w:div w:id="284430392">
              <w:marLeft w:val="0"/>
              <w:marRight w:val="0"/>
              <w:marTop w:val="0"/>
              <w:marBottom w:val="0"/>
              <w:divBdr>
                <w:top w:val="none" w:sz="0" w:space="0" w:color="auto"/>
                <w:left w:val="none" w:sz="0" w:space="0" w:color="auto"/>
                <w:bottom w:val="none" w:sz="0" w:space="0" w:color="auto"/>
                <w:right w:val="none" w:sz="0" w:space="0" w:color="auto"/>
              </w:divBdr>
            </w:div>
            <w:div w:id="1231504704">
              <w:marLeft w:val="0"/>
              <w:marRight w:val="0"/>
              <w:marTop w:val="0"/>
              <w:marBottom w:val="0"/>
              <w:divBdr>
                <w:top w:val="none" w:sz="0" w:space="0" w:color="auto"/>
                <w:left w:val="none" w:sz="0" w:space="0" w:color="auto"/>
                <w:bottom w:val="none" w:sz="0" w:space="0" w:color="auto"/>
                <w:right w:val="none" w:sz="0" w:space="0" w:color="auto"/>
              </w:divBdr>
            </w:div>
            <w:div w:id="884564990">
              <w:marLeft w:val="0"/>
              <w:marRight w:val="0"/>
              <w:marTop w:val="0"/>
              <w:marBottom w:val="0"/>
              <w:divBdr>
                <w:top w:val="none" w:sz="0" w:space="0" w:color="auto"/>
                <w:left w:val="none" w:sz="0" w:space="0" w:color="auto"/>
                <w:bottom w:val="none" w:sz="0" w:space="0" w:color="auto"/>
                <w:right w:val="none" w:sz="0" w:space="0" w:color="auto"/>
              </w:divBdr>
            </w:div>
            <w:div w:id="936056337">
              <w:marLeft w:val="0"/>
              <w:marRight w:val="0"/>
              <w:marTop w:val="0"/>
              <w:marBottom w:val="0"/>
              <w:divBdr>
                <w:top w:val="none" w:sz="0" w:space="0" w:color="auto"/>
                <w:left w:val="none" w:sz="0" w:space="0" w:color="auto"/>
                <w:bottom w:val="none" w:sz="0" w:space="0" w:color="auto"/>
                <w:right w:val="none" w:sz="0" w:space="0" w:color="auto"/>
              </w:divBdr>
            </w:div>
            <w:div w:id="547761842">
              <w:marLeft w:val="0"/>
              <w:marRight w:val="0"/>
              <w:marTop w:val="0"/>
              <w:marBottom w:val="0"/>
              <w:divBdr>
                <w:top w:val="none" w:sz="0" w:space="0" w:color="auto"/>
                <w:left w:val="none" w:sz="0" w:space="0" w:color="auto"/>
                <w:bottom w:val="none" w:sz="0" w:space="0" w:color="auto"/>
                <w:right w:val="none" w:sz="0" w:space="0" w:color="auto"/>
              </w:divBdr>
            </w:div>
            <w:div w:id="1857618986">
              <w:marLeft w:val="0"/>
              <w:marRight w:val="0"/>
              <w:marTop w:val="0"/>
              <w:marBottom w:val="0"/>
              <w:divBdr>
                <w:top w:val="none" w:sz="0" w:space="0" w:color="auto"/>
                <w:left w:val="none" w:sz="0" w:space="0" w:color="auto"/>
                <w:bottom w:val="none" w:sz="0" w:space="0" w:color="auto"/>
                <w:right w:val="none" w:sz="0" w:space="0" w:color="auto"/>
              </w:divBdr>
            </w:div>
            <w:div w:id="953681121">
              <w:marLeft w:val="0"/>
              <w:marRight w:val="0"/>
              <w:marTop w:val="0"/>
              <w:marBottom w:val="0"/>
              <w:divBdr>
                <w:top w:val="none" w:sz="0" w:space="0" w:color="auto"/>
                <w:left w:val="none" w:sz="0" w:space="0" w:color="auto"/>
                <w:bottom w:val="none" w:sz="0" w:space="0" w:color="auto"/>
                <w:right w:val="none" w:sz="0" w:space="0" w:color="auto"/>
              </w:divBdr>
            </w:div>
            <w:div w:id="804153109">
              <w:marLeft w:val="0"/>
              <w:marRight w:val="0"/>
              <w:marTop w:val="0"/>
              <w:marBottom w:val="0"/>
              <w:divBdr>
                <w:top w:val="none" w:sz="0" w:space="0" w:color="auto"/>
                <w:left w:val="none" w:sz="0" w:space="0" w:color="auto"/>
                <w:bottom w:val="none" w:sz="0" w:space="0" w:color="auto"/>
                <w:right w:val="none" w:sz="0" w:space="0" w:color="auto"/>
              </w:divBdr>
            </w:div>
            <w:div w:id="1203788857">
              <w:marLeft w:val="0"/>
              <w:marRight w:val="0"/>
              <w:marTop w:val="0"/>
              <w:marBottom w:val="0"/>
              <w:divBdr>
                <w:top w:val="none" w:sz="0" w:space="0" w:color="auto"/>
                <w:left w:val="none" w:sz="0" w:space="0" w:color="auto"/>
                <w:bottom w:val="none" w:sz="0" w:space="0" w:color="auto"/>
                <w:right w:val="none" w:sz="0" w:space="0" w:color="auto"/>
              </w:divBdr>
            </w:div>
            <w:div w:id="575868328">
              <w:marLeft w:val="0"/>
              <w:marRight w:val="0"/>
              <w:marTop w:val="0"/>
              <w:marBottom w:val="0"/>
              <w:divBdr>
                <w:top w:val="none" w:sz="0" w:space="0" w:color="auto"/>
                <w:left w:val="none" w:sz="0" w:space="0" w:color="auto"/>
                <w:bottom w:val="none" w:sz="0" w:space="0" w:color="auto"/>
                <w:right w:val="none" w:sz="0" w:space="0" w:color="auto"/>
              </w:divBdr>
            </w:div>
            <w:div w:id="1906063792">
              <w:marLeft w:val="0"/>
              <w:marRight w:val="0"/>
              <w:marTop w:val="0"/>
              <w:marBottom w:val="0"/>
              <w:divBdr>
                <w:top w:val="none" w:sz="0" w:space="0" w:color="auto"/>
                <w:left w:val="none" w:sz="0" w:space="0" w:color="auto"/>
                <w:bottom w:val="none" w:sz="0" w:space="0" w:color="auto"/>
                <w:right w:val="none" w:sz="0" w:space="0" w:color="auto"/>
              </w:divBdr>
            </w:div>
            <w:div w:id="533083344">
              <w:marLeft w:val="0"/>
              <w:marRight w:val="0"/>
              <w:marTop w:val="0"/>
              <w:marBottom w:val="0"/>
              <w:divBdr>
                <w:top w:val="none" w:sz="0" w:space="0" w:color="auto"/>
                <w:left w:val="none" w:sz="0" w:space="0" w:color="auto"/>
                <w:bottom w:val="none" w:sz="0" w:space="0" w:color="auto"/>
                <w:right w:val="none" w:sz="0" w:space="0" w:color="auto"/>
              </w:divBdr>
            </w:div>
            <w:div w:id="903030921">
              <w:marLeft w:val="0"/>
              <w:marRight w:val="0"/>
              <w:marTop w:val="0"/>
              <w:marBottom w:val="0"/>
              <w:divBdr>
                <w:top w:val="none" w:sz="0" w:space="0" w:color="auto"/>
                <w:left w:val="none" w:sz="0" w:space="0" w:color="auto"/>
                <w:bottom w:val="none" w:sz="0" w:space="0" w:color="auto"/>
                <w:right w:val="none" w:sz="0" w:space="0" w:color="auto"/>
              </w:divBdr>
            </w:div>
            <w:div w:id="521668247">
              <w:marLeft w:val="0"/>
              <w:marRight w:val="0"/>
              <w:marTop w:val="0"/>
              <w:marBottom w:val="0"/>
              <w:divBdr>
                <w:top w:val="none" w:sz="0" w:space="0" w:color="auto"/>
                <w:left w:val="none" w:sz="0" w:space="0" w:color="auto"/>
                <w:bottom w:val="none" w:sz="0" w:space="0" w:color="auto"/>
                <w:right w:val="none" w:sz="0" w:space="0" w:color="auto"/>
              </w:divBdr>
            </w:div>
            <w:div w:id="1673147434">
              <w:marLeft w:val="0"/>
              <w:marRight w:val="0"/>
              <w:marTop w:val="0"/>
              <w:marBottom w:val="0"/>
              <w:divBdr>
                <w:top w:val="none" w:sz="0" w:space="0" w:color="auto"/>
                <w:left w:val="none" w:sz="0" w:space="0" w:color="auto"/>
                <w:bottom w:val="none" w:sz="0" w:space="0" w:color="auto"/>
                <w:right w:val="none" w:sz="0" w:space="0" w:color="auto"/>
              </w:divBdr>
            </w:div>
            <w:div w:id="1499928623">
              <w:marLeft w:val="0"/>
              <w:marRight w:val="0"/>
              <w:marTop w:val="0"/>
              <w:marBottom w:val="0"/>
              <w:divBdr>
                <w:top w:val="none" w:sz="0" w:space="0" w:color="auto"/>
                <w:left w:val="none" w:sz="0" w:space="0" w:color="auto"/>
                <w:bottom w:val="none" w:sz="0" w:space="0" w:color="auto"/>
                <w:right w:val="none" w:sz="0" w:space="0" w:color="auto"/>
              </w:divBdr>
            </w:div>
            <w:div w:id="1460295052">
              <w:marLeft w:val="0"/>
              <w:marRight w:val="0"/>
              <w:marTop w:val="0"/>
              <w:marBottom w:val="0"/>
              <w:divBdr>
                <w:top w:val="none" w:sz="0" w:space="0" w:color="auto"/>
                <w:left w:val="none" w:sz="0" w:space="0" w:color="auto"/>
                <w:bottom w:val="none" w:sz="0" w:space="0" w:color="auto"/>
                <w:right w:val="none" w:sz="0" w:space="0" w:color="auto"/>
              </w:divBdr>
            </w:div>
            <w:div w:id="1920823331">
              <w:marLeft w:val="0"/>
              <w:marRight w:val="0"/>
              <w:marTop w:val="0"/>
              <w:marBottom w:val="0"/>
              <w:divBdr>
                <w:top w:val="none" w:sz="0" w:space="0" w:color="auto"/>
                <w:left w:val="none" w:sz="0" w:space="0" w:color="auto"/>
                <w:bottom w:val="none" w:sz="0" w:space="0" w:color="auto"/>
                <w:right w:val="none" w:sz="0" w:space="0" w:color="auto"/>
              </w:divBdr>
            </w:div>
            <w:div w:id="675152993">
              <w:marLeft w:val="0"/>
              <w:marRight w:val="0"/>
              <w:marTop w:val="0"/>
              <w:marBottom w:val="0"/>
              <w:divBdr>
                <w:top w:val="none" w:sz="0" w:space="0" w:color="auto"/>
                <w:left w:val="none" w:sz="0" w:space="0" w:color="auto"/>
                <w:bottom w:val="none" w:sz="0" w:space="0" w:color="auto"/>
                <w:right w:val="none" w:sz="0" w:space="0" w:color="auto"/>
              </w:divBdr>
            </w:div>
            <w:div w:id="3173523">
              <w:marLeft w:val="0"/>
              <w:marRight w:val="0"/>
              <w:marTop w:val="0"/>
              <w:marBottom w:val="0"/>
              <w:divBdr>
                <w:top w:val="none" w:sz="0" w:space="0" w:color="auto"/>
                <w:left w:val="none" w:sz="0" w:space="0" w:color="auto"/>
                <w:bottom w:val="none" w:sz="0" w:space="0" w:color="auto"/>
                <w:right w:val="none" w:sz="0" w:space="0" w:color="auto"/>
              </w:divBdr>
            </w:div>
            <w:div w:id="2025666989">
              <w:marLeft w:val="0"/>
              <w:marRight w:val="0"/>
              <w:marTop w:val="0"/>
              <w:marBottom w:val="0"/>
              <w:divBdr>
                <w:top w:val="none" w:sz="0" w:space="0" w:color="auto"/>
                <w:left w:val="none" w:sz="0" w:space="0" w:color="auto"/>
                <w:bottom w:val="none" w:sz="0" w:space="0" w:color="auto"/>
                <w:right w:val="none" w:sz="0" w:space="0" w:color="auto"/>
              </w:divBdr>
            </w:div>
            <w:div w:id="1011177973">
              <w:marLeft w:val="0"/>
              <w:marRight w:val="0"/>
              <w:marTop w:val="0"/>
              <w:marBottom w:val="0"/>
              <w:divBdr>
                <w:top w:val="none" w:sz="0" w:space="0" w:color="auto"/>
                <w:left w:val="none" w:sz="0" w:space="0" w:color="auto"/>
                <w:bottom w:val="none" w:sz="0" w:space="0" w:color="auto"/>
                <w:right w:val="none" w:sz="0" w:space="0" w:color="auto"/>
              </w:divBdr>
            </w:div>
            <w:div w:id="491456507">
              <w:marLeft w:val="0"/>
              <w:marRight w:val="0"/>
              <w:marTop w:val="0"/>
              <w:marBottom w:val="0"/>
              <w:divBdr>
                <w:top w:val="none" w:sz="0" w:space="0" w:color="auto"/>
                <w:left w:val="none" w:sz="0" w:space="0" w:color="auto"/>
                <w:bottom w:val="none" w:sz="0" w:space="0" w:color="auto"/>
                <w:right w:val="none" w:sz="0" w:space="0" w:color="auto"/>
              </w:divBdr>
            </w:div>
            <w:div w:id="732047349">
              <w:marLeft w:val="0"/>
              <w:marRight w:val="0"/>
              <w:marTop w:val="0"/>
              <w:marBottom w:val="0"/>
              <w:divBdr>
                <w:top w:val="none" w:sz="0" w:space="0" w:color="auto"/>
                <w:left w:val="none" w:sz="0" w:space="0" w:color="auto"/>
                <w:bottom w:val="none" w:sz="0" w:space="0" w:color="auto"/>
                <w:right w:val="none" w:sz="0" w:space="0" w:color="auto"/>
              </w:divBdr>
            </w:div>
            <w:div w:id="1660109384">
              <w:marLeft w:val="0"/>
              <w:marRight w:val="0"/>
              <w:marTop w:val="0"/>
              <w:marBottom w:val="0"/>
              <w:divBdr>
                <w:top w:val="none" w:sz="0" w:space="0" w:color="auto"/>
                <w:left w:val="none" w:sz="0" w:space="0" w:color="auto"/>
                <w:bottom w:val="none" w:sz="0" w:space="0" w:color="auto"/>
                <w:right w:val="none" w:sz="0" w:space="0" w:color="auto"/>
              </w:divBdr>
            </w:div>
            <w:div w:id="1350763517">
              <w:marLeft w:val="0"/>
              <w:marRight w:val="0"/>
              <w:marTop w:val="0"/>
              <w:marBottom w:val="0"/>
              <w:divBdr>
                <w:top w:val="none" w:sz="0" w:space="0" w:color="auto"/>
                <w:left w:val="none" w:sz="0" w:space="0" w:color="auto"/>
                <w:bottom w:val="none" w:sz="0" w:space="0" w:color="auto"/>
                <w:right w:val="none" w:sz="0" w:space="0" w:color="auto"/>
              </w:divBdr>
            </w:div>
            <w:div w:id="351417165">
              <w:marLeft w:val="0"/>
              <w:marRight w:val="0"/>
              <w:marTop w:val="0"/>
              <w:marBottom w:val="0"/>
              <w:divBdr>
                <w:top w:val="none" w:sz="0" w:space="0" w:color="auto"/>
                <w:left w:val="none" w:sz="0" w:space="0" w:color="auto"/>
                <w:bottom w:val="none" w:sz="0" w:space="0" w:color="auto"/>
                <w:right w:val="none" w:sz="0" w:space="0" w:color="auto"/>
              </w:divBdr>
            </w:div>
            <w:div w:id="748573140">
              <w:marLeft w:val="0"/>
              <w:marRight w:val="0"/>
              <w:marTop w:val="0"/>
              <w:marBottom w:val="0"/>
              <w:divBdr>
                <w:top w:val="none" w:sz="0" w:space="0" w:color="auto"/>
                <w:left w:val="none" w:sz="0" w:space="0" w:color="auto"/>
                <w:bottom w:val="none" w:sz="0" w:space="0" w:color="auto"/>
                <w:right w:val="none" w:sz="0" w:space="0" w:color="auto"/>
              </w:divBdr>
            </w:div>
            <w:div w:id="1073895760">
              <w:marLeft w:val="0"/>
              <w:marRight w:val="0"/>
              <w:marTop w:val="0"/>
              <w:marBottom w:val="0"/>
              <w:divBdr>
                <w:top w:val="none" w:sz="0" w:space="0" w:color="auto"/>
                <w:left w:val="none" w:sz="0" w:space="0" w:color="auto"/>
                <w:bottom w:val="none" w:sz="0" w:space="0" w:color="auto"/>
                <w:right w:val="none" w:sz="0" w:space="0" w:color="auto"/>
              </w:divBdr>
            </w:div>
            <w:div w:id="1918439758">
              <w:marLeft w:val="0"/>
              <w:marRight w:val="0"/>
              <w:marTop w:val="0"/>
              <w:marBottom w:val="0"/>
              <w:divBdr>
                <w:top w:val="none" w:sz="0" w:space="0" w:color="auto"/>
                <w:left w:val="none" w:sz="0" w:space="0" w:color="auto"/>
                <w:bottom w:val="none" w:sz="0" w:space="0" w:color="auto"/>
                <w:right w:val="none" w:sz="0" w:space="0" w:color="auto"/>
              </w:divBdr>
            </w:div>
            <w:div w:id="1925217967">
              <w:marLeft w:val="0"/>
              <w:marRight w:val="0"/>
              <w:marTop w:val="0"/>
              <w:marBottom w:val="0"/>
              <w:divBdr>
                <w:top w:val="none" w:sz="0" w:space="0" w:color="auto"/>
                <w:left w:val="none" w:sz="0" w:space="0" w:color="auto"/>
                <w:bottom w:val="none" w:sz="0" w:space="0" w:color="auto"/>
                <w:right w:val="none" w:sz="0" w:space="0" w:color="auto"/>
              </w:divBdr>
            </w:div>
            <w:div w:id="1019312843">
              <w:marLeft w:val="0"/>
              <w:marRight w:val="0"/>
              <w:marTop w:val="0"/>
              <w:marBottom w:val="0"/>
              <w:divBdr>
                <w:top w:val="none" w:sz="0" w:space="0" w:color="auto"/>
                <w:left w:val="none" w:sz="0" w:space="0" w:color="auto"/>
                <w:bottom w:val="none" w:sz="0" w:space="0" w:color="auto"/>
                <w:right w:val="none" w:sz="0" w:space="0" w:color="auto"/>
              </w:divBdr>
            </w:div>
            <w:div w:id="1688671896">
              <w:marLeft w:val="0"/>
              <w:marRight w:val="0"/>
              <w:marTop w:val="0"/>
              <w:marBottom w:val="0"/>
              <w:divBdr>
                <w:top w:val="none" w:sz="0" w:space="0" w:color="auto"/>
                <w:left w:val="none" w:sz="0" w:space="0" w:color="auto"/>
                <w:bottom w:val="none" w:sz="0" w:space="0" w:color="auto"/>
                <w:right w:val="none" w:sz="0" w:space="0" w:color="auto"/>
              </w:divBdr>
            </w:div>
            <w:div w:id="1205561080">
              <w:marLeft w:val="0"/>
              <w:marRight w:val="0"/>
              <w:marTop w:val="0"/>
              <w:marBottom w:val="0"/>
              <w:divBdr>
                <w:top w:val="none" w:sz="0" w:space="0" w:color="auto"/>
                <w:left w:val="none" w:sz="0" w:space="0" w:color="auto"/>
                <w:bottom w:val="none" w:sz="0" w:space="0" w:color="auto"/>
                <w:right w:val="none" w:sz="0" w:space="0" w:color="auto"/>
              </w:divBdr>
            </w:div>
            <w:div w:id="1445029950">
              <w:marLeft w:val="0"/>
              <w:marRight w:val="0"/>
              <w:marTop w:val="0"/>
              <w:marBottom w:val="0"/>
              <w:divBdr>
                <w:top w:val="none" w:sz="0" w:space="0" w:color="auto"/>
                <w:left w:val="none" w:sz="0" w:space="0" w:color="auto"/>
                <w:bottom w:val="none" w:sz="0" w:space="0" w:color="auto"/>
                <w:right w:val="none" w:sz="0" w:space="0" w:color="auto"/>
              </w:divBdr>
            </w:div>
            <w:div w:id="1095056538">
              <w:marLeft w:val="0"/>
              <w:marRight w:val="0"/>
              <w:marTop w:val="0"/>
              <w:marBottom w:val="0"/>
              <w:divBdr>
                <w:top w:val="none" w:sz="0" w:space="0" w:color="auto"/>
                <w:left w:val="none" w:sz="0" w:space="0" w:color="auto"/>
                <w:bottom w:val="none" w:sz="0" w:space="0" w:color="auto"/>
                <w:right w:val="none" w:sz="0" w:space="0" w:color="auto"/>
              </w:divBdr>
            </w:div>
            <w:div w:id="1885289318">
              <w:marLeft w:val="0"/>
              <w:marRight w:val="0"/>
              <w:marTop w:val="0"/>
              <w:marBottom w:val="0"/>
              <w:divBdr>
                <w:top w:val="none" w:sz="0" w:space="0" w:color="auto"/>
                <w:left w:val="none" w:sz="0" w:space="0" w:color="auto"/>
                <w:bottom w:val="none" w:sz="0" w:space="0" w:color="auto"/>
                <w:right w:val="none" w:sz="0" w:space="0" w:color="auto"/>
              </w:divBdr>
            </w:div>
            <w:div w:id="162781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35774">
      <w:bodyDiv w:val="1"/>
      <w:marLeft w:val="0"/>
      <w:marRight w:val="0"/>
      <w:marTop w:val="0"/>
      <w:marBottom w:val="0"/>
      <w:divBdr>
        <w:top w:val="none" w:sz="0" w:space="0" w:color="auto"/>
        <w:left w:val="none" w:sz="0" w:space="0" w:color="auto"/>
        <w:bottom w:val="none" w:sz="0" w:space="0" w:color="auto"/>
        <w:right w:val="none" w:sz="0" w:space="0" w:color="auto"/>
      </w:divBdr>
      <w:divsChild>
        <w:div w:id="43457149">
          <w:marLeft w:val="0"/>
          <w:marRight w:val="0"/>
          <w:marTop w:val="0"/>
          <w:marBottom w:val="0"/>
          <w:divBdr>
            <w:top w:val="none" w:sz="0" w:space="0" w:color="auto"/>
            <w:left w:val="none" w:sz="0" w:space="0" w:color="auto"/>
            <w:bottom w:val="none" w:sz="0" w:space="0" w:color="auto"/>
            <w:right w:val="none" w:sz="0" w:space="0" w:color="auto"/>
          </w:divBdr>
          <w:divsChild>
            <w:div w:id="51200101">
              <w:marLeft w:val="0"/>
              <w:marRight w:val="0"/>
              <w:marTop w:val="0"/>
              <w:marBottom w:val="0"/>
              <w:divBdr>
                <w:top w:val="none" w:sz="0" w:space="0" w:color="auto"/>
                <w:left w:val="none" w:sz="0" w:space="0" w:color="auto"/>
                <w:bottom w:val="none" w:sz="0" w:space="0" w:color="auto"/>
                <w:right w:val="none" w:sz="0" w:space="0" w:color="auto"/>
              </w:divBdr>
            </w:div>
            <w:div w:id="86313374">
              <w:marLeft w:val="0"/>
              <w:marRight w:val="0"/>
              <w:marTop w:val="0"/>
              <w:marBottom w:val="0"/>
              <w:divBdr>
                <w:top w:val="none" w:sz="0" w:space="0" w:color="auto"/>
                <w:left w:val="none" w:sz="0" w:space="0" w:color="auto"/>
                <w:bottom w:val="none" w:sz="0" w:space="0" w:color="auto"/>
                <w:right w:val="none" w:sz="0" w:space="0" w:color="auto"/>
              </w:divBdr>
            </w:div>
            <w:div w:id="97871727">
              <w:marLeft w:val="0"/>
              <w:marRight w:val="0"/>
              <w:marTop w:val="0"/>
              <w:marBottom w:val="0"/>
              <w:divBdr>
                <w:top w:val="none" w:sz="0" w:space="0" w:color="auto"/>
                <w:left w:val="none" w:sz="0" w:space="0" w:color="auto"/>
                <w:bottom w:val="none" w:sz="0" w:space="0" w:color="auto"/>
                <w:right w:val="none" w:sz="0" w:space="0" w:color="auto"/>
              </w:divBdr>
            </w:div>
            <w:div w:id="99224028">
              <w:marLeft w:val="0"/>
              <w:marRight w:val="0"/>
              <w:marTop w:val="0"/>
              <w:marBottom w:val="0"/>
              <w:divBdr>
                <w:top w:val="none" w:sz="0" w:space="0" w:color="auto"/>
                <w:left w:val="none" w:sz="0" w:space="0" w:color="auto"/>
                <w:bottom w:val="none" w:sz="0" w:space="0" w:color="auto"/>
                <w:right w:val="none" w:sz="0" w:space="0" w:color="auto"/>
              </w:divBdr>
            </w:div>
            <w:div w:id="133720370">
              <w:marLeft w:val="0"/>
              <w:marRight w:val="0"/>
              <w:marTop w:val="0"/>
              <w:marBottom w:val="0"/>
              <w:divBdr>
                <w:top w:val="none" w:sz="0" w:space="0" w:color="auto"/>
                <w:left w:val="none" w:sz="0" w:space="0" w:color="auto"/>
                <w:bottom w:val="none" w:sz="0" w:space="0" w:color="auto"/>
                <w:right w:val="none" w:sz="0" w:space="0" w:color="auto"/>
              </w:divBdr>
            </w:div>
            <w:div w:id="189803716">
              <w:marLeft w:val="0"/>
              <w:marRight w:val="0"/>
              <w:marTop w:val="0"/>
              <w:marBottom w:val="0"/>
              <w:divBdr>
                <w:top w:val="none" w:sz="0" w:space="0" w:color="auto"/>
                <w:left w:val="none" w:sz="0" w:space="0" w:color="auto"/>
                <w:bottom w:val="none" w:sz="0" w:space="0" w:color="auto"/>
                <w:right w:val="none" w:sz="0" w:space="0" w:color="auto"/>
              </w:divBdr>
            </w:div>
            <w:div w:id="235557711">
              <w:marLeft w:val="0"/>
              <w:marRight w:val="0"/>
              <w:marTop w:val="0"/>
              <w:marBottom w:val="0"/>
              <w:divBdr>
                <w:top w:val="none" w:sz="0" w:space="0" w:color="auto"/>
                <w:left w:val="none" w:sz="0" w:space="0" w:color="auto"/>
                <w:bottom w:val="none" w:sz="0" w:space="0" w:color="auto"/>
                <w:right w:val="none" w:sz="0" w:space="0" w:color="auto"/>
              </w:divBdr>
            </w:div>
            <w:div w:id="259800307">
              <w:marLeft w:val="0"/>
              <w:marRight w:val="0"/>
              <w:marTop w:val="0"/>
              <w:marBottom w:val="0"/>
              <w:divBdr>
                <w:top w:val="none" w:sz="0" w:space="0" w:color="auto"/>
                <w:left w:val="none" w:sz="0" w:space="0" w:color="auto"/>
                <w:bottom w:val="none" w:sz="0" w:space="0" w:color="auto"/>
                <w:right w:val="none" w:sz="0" w:space="0" w:color="auto"/>
              </w:divBdr>
            </w:div>
            <w:div w:id="269557103">
              <w:marLeft w:val="0"/>
              <w:marRight w:val="0"/>
              <w:marTop w:val="0"/>
              <w:marBottom w:val="0"/>
              <w:divBdr>
                <w:top w:val="none" w:sz="0" w:space="0" w:color="auto"/>
                <w:left w:val="none" w:sz="0" w:space="0" w:color="auto"/>
                <w:bottom w:val="none" w:sz="0" w:space="0" w:color="auto"/>
                <w:right w:val="none" w:sz="0" w:space="0" w:color="auto"/>
              </w:divBdr>
            </w:div>
            <w:div w:id="289018599">
              <w:marLeft w:val="0"/>
              <w:marRight w:val="0"/>
              <w:marTop w:val="0"/>
              <w:marBottom w:val="0"/>
              <w:divBdr>
                <w:top w:val="none" w:sz="0" w:space="0" w:color="auto"/>
                <w:left w:val="none" w:sz="0" w:space="0" w:color="auto"/>
                <w:bottom w:val="none" w:sz="0" w:space="0" w:color="auto"/>
                <w:right w:val="none" w:sz="0" w:space="0" w:color="auto"/>
              </w:divBdr>
            </w:div>
            <w:div w:id="310837946">
              <w:marLeft w:val="0"/>
              <w:marRight w:val="0"/>
              <w:marTop w:val="0"/>
              <w:marBottom w:val="0"/>
              <w:divBdr>
                <w:top w:val="none" w:sz="0" w:space="0" w:color="auto"/>
                <w:left w:val="none" w:sz="0" w:space="0" w:color="auto"/>
                <w:bottom w:val="none" w:sz="0" w:space="0" w:color="auto"/>
                <w:right w:val="none" w:sz="0" w:space="0" w:color="auto"/>
              </w:divBdr>
            </w:div>
            <w:div w:id="386298083">
              <w:marLeft w:val="0"/>
              <w:marRight w:val="0"/>
              <w:marTop w:val="0"/>
              <w:marBottom w:val="0"/>
              <w:divBdr>
                <w:top w:val="none" w:sz="0" w:space="0" w:color="auto"/>
                <w:left w:val="none" w:sz="0" w:space="0" w:color="auto"/>
                <w:bottom w:val="none" w:sz="0" w:space="0" w:color="auto"/>
                <w:right w:val="none" w:sz="0" w:space="0" w:color="auto"/>
              </w:divBdr>
            </w:div>
            <w:div w:id="411855057">
              <w:marLeft w:val="0"/>
              <w:marRight w:val="0"/>
              <w:marTop w:val="0"/>
              <w:marBottom w:val="0"/>
              <w:divBdr>
                <w:top w:val="none" w:sz="0" w:space="0" w:color="auto"/>
                <w:left w:val="none" w:sz="0" w:space="0" w:color="auto"/>
                <w:bottom w:val="none" w:sz="0" w:space="0" w:color="auto"/>
                <w:right w:val="none" w:sz="0" w:space="0" w:color="auto"/>
              </w:divBdr>
            </w:div>
            <w:div w:id="503401028">
              <w:marLeft w:val="0"/>
              <w:marRight w:val="0"/>
              <w:marTop w:val="0"/>
              <w:marBottom w:val="0"/>
              <w:divBdr>
                <w:top w:val="none" w:sz="0" w:space="0" w:color="auto"/>
                <w:left w:val="none" w:sz="0" w:space="0" w:color="auto"/>
                <w:bottom w:val="none" w:sz="0" w:space="0" w:color="auto"/>
                <w:right w:val="none" w:sz="0" w:space="0" w:color="auto"/>
              </w:divBdr>
            </w:div>
            <w:div w:id="525406146">
              <w:marLeft w:val="0"/>
              <w:marRight w:val="0"/>
              <w:marTop w:val="0"/>
              <w:marBottom w:val="0"/>
              <w:divBdr>
                <w:top w:val="none" w:sz="0" w:space="0" w:color="auto"/>
                <w:left w:val="none" w:sz="0" w:space="0" w:color="auto"/>
                <w:bottom w:val="none" w:sz="0" w:space="0" w:color="auto"/>
                <w:right w:val="none" w:sz="0" w:space="0" w:color="auto"/>
              </w:divBdr>
            </w:div>
            <w:div w:id="534270748">
              <w:marLeft w:val="0"/>
              <w:marRight w:val="0"/>
              <w:marTop w:val="0"/>
              <w:marBottom w:val="0"/>
              <w:divBdr>
                <w:top w:val="none" w:sz="0" w:space="0" w:color="auto"/>
                <w:left w:val="none" w:sz="0" w:space="0" w:color="auto"/>
                <w:bottom w:val="none" w:sz="0" w:space="0" w:color="auto"/>
                <w:right w:val="none" w:sz="0" w:space="0" w:color="auto"/>
              </w:divBdr>
            </w:div>
            <w:div w:id="590310017">
              <w:marLeft w:val="0"/>
              <w:marRight w:val="0"/>
              <w:marTop w:val="0"/>
              <w:marBottom w:val="0"/>
              <w:divBdr>
                <w:top w:val="none" w:sz="0" w:space="0" w:color="auto"/>
                <w:left w:val="none" w:sz="0" w:space="0" w:color="auto"/>
                <w:bottom w:val="none" w:sz="0" w:space="0" w:color="auto"/>
                <w:right w:val="none" w:sz="0" w:space="0" w:color="auto"/>
              </w:divBdr>
            </w:div>
            <w:div w:id="624197319">
              <w:marLeft w:val="0"/>
              <w:marRight w:val="0"/>
              <w:marTop w:val="0"/>
              <w:marBottom w:val="0"/>
              <w:divBdr>
                <w:top w:val="none" w:sz="0" w:space="0" w:color="auto"/>
                <w:left w:val="none" w:sz="0" w:space="0" w:color="auto"/>
                <w:bottom w:val="none" w:sz="0" w:space="0" w:color="auto"/>
                <w:right w:val="none" w:sz="0" w:space="0" w:color="auto"/>
              </w:divBdr>
            </w:div>
            <w:div w:id="724909910">
              <w:marLeft w:val="0"/>
              <w:marRight w:val="0"/>
              <w:marTop w:val="0"/>
              <w:marBottom w:val="0"/>
              <w:divBdr>
                <w:top w:val="none" w:sz="0" w:space="0" w:color="auto"/>
                <w:left w:val="none" w:sz="0" w:space="0" w:color="auto"/>
                <w:bottom w:val="none" w:sz="0" w:space="0" w:color="auto"/>
                <w:right w:val="none" w:sz="0" w:space="0" w:color="auto"/>
              </w:divBdr>
            </w:div>
            <w:div w:id="780495846">
              <w:marLeft w:val="0"/>
              <w:marRight w:val="0"/>
              <w:marTop w:val="0"/>
              <w:marBottom w:val="0"/>
              <w:divBdr>
                <w:top w:val="none" w:sz="0" w:space="0" w:color="auto"/>
                <w:left w:val="none" w:sz="0" w:space="0" w:color="auto"/>
                <w:bottom w:val="none" w:sz="0" w:space="0" w:color="auto"/>
                <w:right w:val="none" w:sz="0" w:space="0" w:color="auto"/>
              </w:divBdr>
            </w:div>
            <w:div w:id="795561966">
              <w:marLeft w:val="0"/>
              <w:marRight w:val="0"/>
              <w:marTop w:val="0"/>
              <w:marBottom w:val="0"/>
              <w:divBdr>
                <w:top w:val="none" w:sz="0" w:space="0" w:color="auto"/>
                <w:left w:val="none" w:sz="0" w:space="0" w:color="auto"/>
                <w:bottom w:val="none" w:sz="0" w:space="0" w:color="auto"/>
                <w:right w:val="none" w:sz="0" w:space="0" w:color="auto"/>
              </w:divBdr>
            </w:div>
            <w:div w:id="845828061">
              <w:marLeft w:val="0"/>
              <w:marRight w:val="0"/>
              <w:marTop w:val="0"/>
              <w:marBottom w:val="0"/>
              <w:divBdr>
                <w:top w:val="none" w:sz="0" w:space="0" w:color="auto"/>
                <w:left w:val="none" w:sz="0" w:space="0" w:color="auto"/>
                <w:bottom w:val="none" w:sz="0" w:space="0" w:color="auto"/>
                <w:right w:val="none" w:sz="0" w:space="0" w:color="auto"/>
              </w:divBdr>
            </w:div>
            <w:div w:id="880939326">
              <w:marLeft w:val="0"/>
              <w:marRight w:val="0"/>
              <w:marTop w:val="0"/>
              <w:marBottom w:val="0"/>
              <w:divBdr>
                <w:top w:val="none" w:sz="0" w:space="0" w:color="auto"/>
                <w:left w:val="none" w:sz="0" w:space="0" w:color="auto"/>
                <w:bottom w:val="none" w:sz="0" w:space="0" w:color="auto"/>
                <w:right w:val="none" w:sz="0" w:space="0" w:color="auto"/>
              </w:divBdr>
            </w:div>
            <w:div w:id="901212131">
              <w:marLeft w:val="0"/>
              <w:marRight w:val="0"/>
              <w:marTop w:val="0"/>
              <w:marBottom w:val="0"/>
              <w:divBdr>
                <w:top w:val="none" w:sz="0" w:space="0" w:color="auto"/>
                <w:left w:val="none" w:sz="0" w:space="0" w:color="auto"/>
                <w:bottom w:val="none" w:sz="0" w:space="0" w:color="auto"/>
                <w:right w:val="none" w:sz="0" w:space="0" w:color="auto"/>
              </w:divBdr>
            </w:div>
            <w:div w:id="952397747">
              <w:marLeft w:val="0"/>
              <w:marRight w:val="0"/>
              <w:marTop w:val="0"/>
              <w:marBottom w:val="0"/>
              <w:divBdr>
                <w:top w:val="none" w:sz="0" w:space="0" w:color="auto"/>
                <w:left w:val="none" w:sz="0" w:space="0" w:color="auto"/>
                <w:bottom w:val="none" w:sz="0" w:space="0" w:color="auto"/>
                <w:right w:val="none" w:sz="0" w:space="0" w:color="auto"/>
              </w:divBdr>
            </w:div>
            <w:div w:id="995689992">
              <w:marLeft w:val="0"/>
              <w:marRight w:val="0"/>
              <w:marTop w:val="0"/>
              <w:marBottom w:val="0"/>
              <w:divBdr>
                <w:top w:val="none" w:sz="0" w:space="0" w:color="auto"/>
                <w:left w:val="none" w:sz="0" w:space="0" w:color="auto"/>
                <w:bottom w:val="none" w:sz="0" w:space="0" w:color="auto"/>
                <w:right w:val="none" w:sz="0" w:space="0" w:color="auto"/>
              </w:divBdr>
            </w:div>
            <w:div w:id="1004168257">
              <w:marLeft w:val="0"/>
              <w:marRight w:val="0"/>
              <w:marTop w:val="0"/>
              <w:marBottom w:val="0"/>
              <w:divBdr>
                <w:top w:val="none" w:sz="0" w:space="0" w:color="auto"/>
                <w:left w:val="none" w:sz="0" w:space="0" w:color="auto"/>
                <w:bottom w:val="none" w:sz="0" w:space="0" w:color="auto"/>
                <w:right w:val="none" w:sz="0" w:space="0" w:color="auto"/>
              </w:divBdr>
            </w:div>
            <w:div w:id="1053309577">
              <w:marLeft w:val="0"/>
              <w:marRight w:val="0"/>
              <w:marTop w:val="0"/>
              <w:marBottom w:val="0"/>
              <w:divBdr>
                <w:top w:val="none" w:sz="0" w:space="0" w:color="auto"/>
                <w:left w:val="none" w:sz="0" w:space="0" w:color="auto"/>
                <w:bottom w:val="none" w:sz="0" w:space="0" w:color="auto"/>
                <w:right w:val="none" w:sz="0" w:space="0" w:color="auto"/>
              </w:divBdr>
            </w:div>
            <w:div w:id="1053432906">
              <w:marLeft w:val="0"/>
              <w:marRight w:val="0"/>
              <w:marTop w:val="0"/>
              <w:marBottom w:val="0"/>
              <w:divBdr>
                <w:top w:val="none" w:sz="0" w:space="0" w:color="auto"/>
                <w:left w:val="none" w:sz="0" w:space="0" w:color="auto"/>
                <w:bottom w:val="none" w:sz="0" w:space="0" w:color="auto"/>
                <w:right w:val="none" w:sz="0" w:space="0" w:color="auto"/>
              </w:divBdr>
            </w:div>
            <w:div w:id="1101218722">
              <w:marLeft w:val="0"/>
              <w:marRight w:val="0"/>
              <w:marTop w:val="0"/>
              <w:marBottom w:val="0"/>
              <w:divBdr>
                <w:top w:val="none" w:sz="0" w:space="0" w:color="auto"/>
                <w:left w:val="none" w:sz="0" w:space="0" w:color="auto"/>
                <w:bottom w:val="none" w:sz="0" w:space="0" w:color="auto"/>
                <w:right w:val="none" w:sz="0" w:space="0" w:color="auto"/>
              </w:divBdr>
            </w:div>
            <w:div w:id="1102728589">
              <w:marLeft w:val="0"/>
              <w:marRight w:val="0"/>
              <w:marTop w:val="0"/>
              <w:marBottom w:val="0"/>
              <w:divBdr>
                <w:top w:val="none" w:sz="0" w:space="0" w:color="auto"/>
                <w:left w:val="none" w:sz="0" w:space="0" w:color="auto"/>
                <w:bottom w:val="none" w:sz="0" w:space="0" w:color="auto"/>
                <w:right w:val="none" w:sz="0" w:space="0" w:color="auto"/>
              </w:divBdr>
            </w:div>
            <w:div w:id="1135636695">
              <w:marLeft w:val="0"/>
              <w:marRight w:val="0"/>
              <w:marTop w:val="0"/>
              <w:marBottom w:val="0"/>
              <w:divBdr>
                <w:top w:val="none" w:sz="0" w:space="0" w:color="auto"/>
                <w:left w:val="none" w:sz="0" w:space="0" w:color="auto"/>
                <w:bottom w:val="none" w:sz="0" w:space="0" w:color="auto"/>
                <w:right w:val="none" w:sz="0" w:space="0" w:color="auto"/>
              </w:divBdr>
            </w:div>
            <w:div w:id="1378894489">
              <w:marLeft w:val="0"/>
              <w:marRight w:val="0"/>
              <w:marTop w:val="0"/>
              <w:marBottom w:val="0"/>
              <w:divBdr>
                <w:top w:val="none" w:sz="0" w:space="0" w:color="auto"/>
                <w:left w:val="none" w:sz="0" w:space="0" w:color="auto"/>
                <w:bottom w:val="none" w:sz="0" w:space="0" w:color="auto"/>
                <w:right w:val="none" w:sz="0" w:space="0" w:color="auto"/>
              </w:divBdr>
            </w:div>
            <w:div w:id="1448770762">
              <w:marLeft w:val="0"/>
              <w:marRight w:val="0"/>
              <w:marTop w:val="0"/>
              <w:marBottom w:val="0"/>
              <w:divBdr>
                <w:top w:val="none" w:sz="0" w:space="0" w:color="auto"/>
                <w:left w:val="none" w:sz="0" w:space="0" w:color="auto"/>
                <w:bottom w:val="none" w:sz="0" w:space="0" w:color="auto"/>
                <w:right w:val="none" w:sz="0" w:space="0" w:color="auto"/>
              </w:divBdr>
            </w:div>
            <w:div w:id="1457069466">
              <w:marLeft w:val="0"/>
              <w:marRight w:val="0"/>
              <w:marTop w:val="0"/>
              <w:marBottom w:val="0"/>
              <w:divBdr>
                <w:top w:val="none" w:sz="0" w:space="0" w:color="auto"/>
                <w:left w:val="none" w:sz="0" w:space="0" w:color="auto"/>
                <w:bottom w:val="none" w:sz="0" w:space="0" w:color="auto"/>
                <w:right w:val="none" w:sz="0" w:space="0" w:color="auto"/>
              </w:divBdr>
            </w:div>
            <w:div w:id="1556818637">
              <w:marLeft w:val="0"/>
              <w:marRight w:val="0"/>
              <w:marTop w:val="0"/>
              <w:marBottom w:val="0"/>
              <w:divBdr>
                <w:top w:val="none" w:sz="0" w:space="0" w:color="auto"/>
                <w:left w:val="none" w:sz="0" w:space="0" w:color="auto"/>
                <w:bottom w:val="none" w:sz="0" w:space="0" w:color="auto"/>
                <w:right w:val="none" w:sz="0" w:space="0" w:color="auto"/>
              </w:divBdr>
            </w:div>
            <w:div w:id="1663466425">
              <w:marLeft w:val="0"/>
              <w:marRight w:val="0"/>
              <w:marTop w:val="0"/>
              <w:marBottom w:val="0"/>
              <w:divBdr>
                <w:top w:val="none" w:sz="0" w:space="0" w:color="auto"/>
                <w:left w:val="none" w:sz="0" w:space="0" w:color="auto"/>
                <w:bottom w:val="none" w:sz="0" w:space="0" w:color="auto"/>
                <w:right w:val="none" w:sz="0" w:space="0" w:color="auto"/>
              </w:divBdr>
            </w:div>
            <w:div w:id="1716541566">
              <w:marLeft w:val="0"/>
              <w:marRight w:val="0"/>
              <w:marTop w:val="0"/>
              <w:marBottom w:val="0"/>
              <w:divBdr>
                <w:top w:val="none" w:sz="0" w:space="0" w:color="auto"/>
                <w:left w:val="none" w:sz="0" w:space="0" w:color="auto"/>
                <w:bottom w:val="none" w:sz="0" w:space="0" w:color="auto"/>
                <w:right w:val="none" w:sz="0" w:space="0" w:color="auto"/>
              </w:divBdr>
            </w:div>
            <w:div w:id="1764111034">
              <w:marLeft w:val="0"/>
              <w:marRight w:val="0"/>
              <w:marTop w:val="0"/>
              <w:marBottom w:val="0"/>
              <w:divBdr>
                <w:top w:val="none" w:sz="0" w:space="0" w:color="auto"/>
                <w:left w:val="none" w:sz="0" w:space="0" w:color="auto"/>
                <w:bottom w:val="none" w:sz="0" w:space="0" w:color="auto"/>
                <w:right w:val="none" w:sz="0" w:space="0" w:color="auto"/>
              </w:divBdr>
            </w:div>
            <w:div w:id="1812795086">
              <w:marLeft w:val="0"/>
              <w:marRight w:val="0"/>
              <w:marTop w:val="0"/>
              <w:marBottom w:val="0"/>
              <w:divBdr>
                <w:top w:val="none" w:sz="0" w:space="0" w:color="auto"/>
                <w:left w:val="none" w:sz="0" w:space="0" w:color="auto"/>
                <w:bottom w:val="none" w:sz="0" w:space="0" w:color="auto"/>
                <w:right w:val="none" w:sz="0" w:space="0" w:color="auto"/>
              </w:divBdr>
            </w:div>
            <w:div w:id="1831292429">
              <w:marLeft w:val="0"/>
              <w:marRight w:val="0"/>
              <w:marTop w:val="0"/>
              <w:marBottom w:val="0"/>
              <w:divBdr>
                <w:top w:val="none" w:sz="0" w:space="0" w:color="auto"/>
                <w:left w:val="none" w:sz="0" w:space="0" w:color="auto"/>
                <w:bottom w:val="none" w:sz="0" w:space="0" w:color="auto"/>
                <w:right w:val="none" w:sz="0" w:space="0" w:color="auto"/>
              </w:divBdr>
            </w:div>
            <w:div w:id="1832134436">
              <w:marLeft w:val="0"/>
              <w:marRight w:val="0"/>
              <w:marTop w:val="0"/>
              <w:marBottom w:val="0"/>
              <w:divBdr>
                <w:top w:val="none" w:sz="0" w:space="0" w:color="auto"/>
                <w:left w:val="none" w:sz="0" w:space="0" w:color="auto"/>
                <w:bottom w:val="none" w:sz="0" w:space="0" w:color="auto"/>
                <w:right w:val="none" w:sz="0" w:space="0" w:color="auto"/>
              </w:divBdr>
            </w:div>
            <w:div w:id="1876190115">
              <w:marLeft w:val="0"/>
              <w:marRight w:val="0"/>
              <w:marTop w:val="0"/>
              <w:marBottom w:val="0"/>
              <w:divBdr>
                <w:top w:val="none" w:sz="0" w:space="0" w:color="auto"/>
                <w:left w:val="none" w:sz="0" w:space="0" w:color="auto"/>
                <w:bottom w:val="none" w:sz="0" w:space="0" w:color="auto"/>
                <w:right w:val="none" w:sz="0" w:space="0" w:color="auto"/>
              </w:divBdr>
            </w:div>
            <w:div w:id="1913931584">
              <w:marLeft w:val="0"/>
              <w:marRight w:val="0"/>
              <w:marTop w:val="0"/>
              <w:marBottom w:val="0"/>
              <w:divBdr>
                <w:top w:val="none" w:sz="0" w:space="0" w:color="auto"/>
                <w:left w:val="none" w:sz="0" w:space="0" w:color="auto"/>
                <w:bottom w:val="none" w:sz="0" w:space="0" w:color="auto"/>
                <w:right w:val="none" w:sz="0" w:space="0" w:color="auto"/>
              </w:divBdr>
            </w:div>
            <w:div w:id="2025940885">
              <w:marLeft w:val="0"/>
              <w:marRight w:val="0"/>
              <w:marTop w:val="0"/>
              <w:marBottom w:val="0"/>
              <w:divBdr>
                <w:top w:val="none" w:sz="0" w:space="0" w:color="auto"/>
                <w:left w:val="none" w:sz="0" w:space="0" w:color="auto"/>
                <w:bottom w:val="none" w:sz="0" w:space="0" w:color="auto"/>
                <w:right w:val="none" w:sz="0" w:space="0" w:color="auto"/>
              </w:divBdr>
            </w:div>
            <w:div w:id="2115635211">
              <w:marLeft w:val="0"/>
              <w:marRight w:val="0"/>
              <w:marTop w:val="0"/>
              <w:marBottom w:val="0"/>
              <w:divBdr>
                <w:top w:val="none" w:sz="0" w:space="0" w:color="auto"/>
                <w:left w:val="none" w:sz="0" w:space="0" w:color="auto"/>
                <w:bottom w:val="none" w:sz="0" w:space="0" w:color="auto"/>
                <w:right w:val="none" w:sz="0" w:space="0" w:color="auto"/>
              </w:divBdr>
            </w:div>
            <w:div w:id="2138640368">
              <w:marLeft w:val="0"/>
              <w:marRight w:val="0"/>
              <w:marTop w:val="0"/>
              <w:marBottom w:val="0"/>
              <w:divBdr>
                <w:top w:val="none" w:sz="0" w:space="0" w:color="auto"/>
                <w:left w:val="none" w:sz="0" w:space="0" w:color="auto"/>
                <w:bottom w:val="none" w:sz="0" w:space="0" w:color="auto"/>
                <w:right w:val="none" w:sz="0" w:space="0" w:color="auto"/>
              </w:divBdr>
            </w:div>
            <w:div w:id="213990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11225">
      <w:bodyDiv w:val="1"/>
      <w:marLeft w:val="0"/>
      <w:marRight w:val="0"/>
      <w:marTop w:val="0"/>
      <w:marBottom w:val="0"/>
      <w:divBdr>
        <w:top w:val="none" w:sz="0" w:space="0" w:color="auto"/>
        <w:left w:val="none" w:sz="0" w:space="0" w:color="auto"/>
        <w:bottom w:val="none" w:sz="0" w:space="0" w:color="auto"/>
        <w:right w:val="none" w:sz="0" w:space="0" w:color="auto"/>
      </w:divBdr>
      <w:divsChild>
        <w:div w:id="969475651">
          <w:marLeft w:val="0"/>
          <w:marRight w:val="0"/>
          <w:marTop w:val="0"/>
          <w:marBottom w:val="0"/>
          <w:divBdr>
            <w:top w:val="none" w:sz="0" w:space="0" w:color="auto"/>
            <w:left w:val="none" w:sz="0" w:space="0" w:color="auto"/>
            <w:bottom w:val="none" w:sz="0" w:space="0" w:color="auto"/>
            <w:right w:val="none" w:sz="0" w:space="0" w:color="auto"/>
          </w:divBdr>
          <w:divsChild>
            <w:div w:id="1200894573">
              <w:marLeft w:val="0"/>
              <w:marRight w:val="0"/>
              <w:marTop w:val="0"/>
              <w:marBottom w:val="0"/>
              <w:divBdr>
                <w:top w:val="none" w:sz="0" w:space="0" w:color="auto"/>
                <w:left w:val="none" w:sz="0" w:space="0" w:color="auto"/>
                <w:bottom w:val="none" w:sz="0" w:space="0" w:color="auto"/>
                <w:right w:val="none" w:sz="0" w:space="0" w:color="auto"/>
              </w:divBdr>
            </w:div>
            <w:div w:id="666593472">
              <w:marLeft w:val="0"/>
              <w:marRight w:val="0"/>
              <w:marTop w:val="0"/>
              <w:marBottom w:val="0"/>
              <w:divBdr>
                <w:top w:val="none" w:sz="0" w:space="0" w:color="auto"/>
                <w:left w:val="none" w:sz="0" w:space="0" w:color="auto"/>
                <w:bottom w:val="none" w:sz="0" w:space="0" w:color="auto"/>
                <w:right w:val="none" w:sz="0" w:space="0" w:color="auto"/>
              </w:divBdr>
            </w:div>
            <w:div w:id="1141649367">
              <w:marLeft w:val="0"/>
              <w:marRight w:val="0"/>
              <w:marTop w:val="0"/>
              <w:marBottom w:val="0"/>
              <w:divBdr>
                <w:top w:val="none" w:sz="0" w:space="0" w:color="auto"/>
                <w:left w:val="none" w:sz="0" w:space="0" w:color="auto"/>
                <w:bottom w:val="none" w:sz="0" w:space="0" w:color="auto"/>
                <w:right w:val="none" w:sz="0" w:space="0" w:color="auto"/>
              </w:divBdr>
            </w:div>
            <w:div w:id="1312559049">
              <w:marLeft w:val="0"/>
              <w:marRight w:val="0"/>
              <w:marTop w:val="0"/>
              <w:marBottom w:val="0"/>
              <w:divBdr>
                <w:top w:val="none" w:sz="0" w:space="0" w:color="auto"/>
                <w:left w:val="none" w:sz="0" w:space="0" w:color="auto"/>
                <w:bottom w:val="none" w:sz="0" w:space="0" w:color="auto"/>
                <w:right w:val="none" w:sz="0" w:space="0" w:color="auto"/>
              </w:divBdr>
            </w:div>
            <w:div w:id="354774212">
              <w:marLeft w:val="0"/>
              <w:marRight w:val="0"/>
              <w:marTop w:val="0"/>
              <w:marBottom w:val="0"/>
              <w:divBdr>
                <w:top w:val="none" w:sz="0" w:space="0" w:color="auto"/>
                <w:left w:val="none" w:sz="0" w:space="0" w:color="auto"/>
                <w:bottom w:val="none" w:sz="0" w:space="0" w:color="auto"/>
                <w:right w:val="none" w:sz="0" w:space="0" w:color="auto"/>
              </w:divBdr>
            </w:div>
            <w:div w:id="1333138970">
              <w:marLeft w:val="0"/>
              <w:marRight w:val="0"/>
              <w:marTop w:val="0"/>
              <w:marBottom w:val="0"/>
              <w:divBdr>
                <w:top w:val="none" w:sz="0" w:space="0" w:color="auto"/>
                <w:left w:val="none" w:sz="0" w:space="0" w:color="auto"/>
                <w:bottom w:val="none" w:sz="0" w:space="0" w:color="auto"/>
                <w:right w:val="none" w:sz="0" w:space="0" w:color="auto"/>
              </w:divBdr>
            </w:div>
            <w:div w:id="1724717222">
              <w:marLeft w:val="0"/>
              <w:marRight w:val="0"/>
              <w:marTop w:val="0"/>
              <w:marBottom w:val="0"/>
              <w:divBdr>
                <w:top w:val="none" w:sz="0" w:space="0" w:color="auto"/>
                <w:left w:val="none" w:sz="0" w:space="0" w:color="auto"/>
                <w:bottom w:val="none" w:sz="0" w:space="0" w:color="auto"/>
                <w:right w:val="none" w:sz="0" w:space="0" w:color="auto"/>
              </w:divBdr>
            </w:div>
            <w:div w:id="794250410">
              <w:marLeft w:val="0"/>
              <w:marRight w:val="0"/>
              <w:marTop w:val="0"/>
              <w:marBottom w:val="0"/>
              <w:divBdr>
                <w:top w:val="none" w:sz="0" w:space="0" w:color="auto"/>
                <w:left w:val="none" w:sz="0" w:space="0" w:color="auto"/>
                <w:bottom w:val="none" w:sz="0" w:space="0" w:color="auto"/>
                <w:right w:val="none" w:sz="0" w:space="0" w:color="auto"/>
              </w:divBdr>
            </w:div>
            <w:div w:id="571696601">
              <w:marLeft w:val="0"/>
              <w:marRight w:val="0"/>
              <w:marTop w:val="0"/>
              <w:marBottom w:val="0"/>
              <w:divBdr>
                <w:top w:val="none" w:sz="0" w:space="0" w:color="auto"/>
                <w:left w:val="none" w:sz="0" w:space="0" w:color="auto"/>
                <w:bottom w:val="none" w:sz="0" w:space="0" w:color="auto"/>
                <w:right w:val="none" w:sz="0" w:space="0" w:color="auto"/>
              </w:divBdr>
            </w:div>
            <w:div w:id="1593203325">
              <w:marLeft w:val="0"/>
              <w:marRight w:val="0"/>
              <w:marTop w:val="0"/>
              <w:marBottom w:val="0"/>
              <w:divBdr>
                <w:top w:val="none" w:sz="0" w:space="0" w:color="auto"/>
                <w:left w:val="none" w:sz="0" w:space="0" w:color="auto"/>
                <w:bottom w:val="none" w:sz="0" w:space="0" w:color="auto"/>
                <w:right w:val="none" w:sz="0" w:space="0" w:color="auto"/>
              </w:divBdr>
            </w:div>
            <w:div w:id="494685854">
              <w:marLeft w:val="0"/>
              <w:marRight w:val="0"/>
              <w:marTop w:val="0"/>
              <w:marBottom w:val="0"/>
              <w:divBdr>
                <w:top w:val="none" w:sz="0" w:space="0" w:color="auto"/>
                <w:left w:val="none" w:sz="0" w:space="0" w:color="auto"/>
                <w:bottom w:val="none" w:sz="0" w:space="0" w:color="auto"/>
                <w:right w:val="none" w:sz="0" w:space="0" w:color="auto"/>
              </w:divBdr>
            </w:div>
            <w:div w:id="647826527">
              <w:marLeft w:val="0"/>
              <w:marRight w:val="0"/>
              <w:marTop w:val="0"/>
              <w:marBottom w:val="0"/>
              <w:divBdr>
                <w:top w:val="none" w:sz="0" w:space="0" w:color="auto"/>
                <w:left w:val="none" w:sz="0" w:space="0" w:color="auto"/>
                <w:bottom w:val="none" w:sz="0" w:space="0" w:color="auto"/>
                <w:right w:val="none" w:sz="0" w:space="0" w:color="auto"/>
              </w:divBdr>
            </w:div>
            <w:div w:id="630212876">
              <w:marLeft w:val="0"/>
              <w:marRight w:val="0"/>
              <w:marTop w:val="0"/>
              <w:marBottom w:val="0"/>
              <w:divBdr>
                <w:top w:val="none" w:sz="0" w:space="0" w:color="auto"/>
                <w:left w:val="none" w:sz="0" w:space="0" w:color="auto"/>
                <w:bottom w:val="none" w:sz="0" w:space="0" w:color="auto"/>
                <w:right w:val="none" w:sz="0" w:space="0" w:color="auto"/>
              </w:divBdr>
            </w:div>
            <w:div w:id="1898977545">
              <w:marLeft w:val="0"/>
              <w:marRight w:val="0"/>
              <w:marTop w:val="0"/>
              <w:marBottom w:val="0"/>
              <w:divBdr>
                <w:top w:val="none" w:sz="0" w:space="0" w:color="auto"/>
                <w:left w:val="none" w:sz="0" w:space="0" w:color="auto"/>
                <w:bottom w:val="none" w:sz="0" w:space="0" w:color="auto"/>
                <w:right w:val="none" w:sz="0" w:space="0" w:color="auto"/>
              </w:divBdr>
            </w:div>
            <w:div w:id="147747077">
              <w:marLeft w:val="0"/>
              <w:marRight w:val="0"/>
              <w:marTop w:val="0"/>
              <w:marBottom w:val="0"/>
              <w:divBdr>
                <w:top w:val="none" w:sz="0" w:space="0" w:color="auto"/>
                <w:left w:val="none" w:sz="0" w:space="0" w:color="auto"/>
                <w:bottom w:val="none" w:sz="0" w:space="0" w:color="auto"/>
                <w:right w:val="none" w:sz="0" w:space="0" w:color="auto"/>
              </w:divBdr>
            </w:div>
            <w:div w:id="2072923869">
              <w:marLeft w:val="0"/>
              <w:marRight w:val="0"/>
              <w:marTop w:val="0"/>
              <w:marBottom w:val="0"/>
              <w:divBdr>
                <w:top w:val="none" w:sz="0" w:space="0" w:color="auto"/>
                <w:left w:val="none" w:sz="0" w:space="0" w:color="auto"/>
                <w:bottom w:val="none" w:sz="0" w:space="0" w:color="auto"/>
                <w:right w:val="none" w:sz="0" w:space="0" w:color="auto"/>
              </w:divBdr>
            </w:div>
            <w:div w:id="477457709">
              <w:marLeft w:val="0"/>
              <w:marRight w:val="0"/>
              <w:marTop w:val="0"/>
              <w:marBottom w:val="0"/>
              <w:divBdr>
                <w:top w:val="none" w:sz="0" w:space="0" w:color="auto"/>
                <w:left w:val="none" w:sz="0" w:space="0" w:color="auto"/>
                <w:bottom w:val="none" w:sz="0" w:space="0" w:color="auto"/>
                <w:right w:val="none" w:sz="0" w:space="0" w:color="auto"/>
              </w:divBdr>
            </w:div>
            <w:div w:id="2023431366">
              <w:marLeft w:val="0"/>
              <w:marRight w:val="0"/>
              <w:marTop w:val="0"/>
              <w:marBottom w:val="0"/>
              <w:divBdr>
                <w:top w:val="none" w:sz="0" w:space="0" w:color="auto"/>
                <w:left w:val="none" w:sz="0" w:space="0" w:color="auto"/>
                <w:bottom w:val="none" w:sz="0" w:space="0" w:color="auto"/>
                <w:right w:val="none" w:sz="0" w:space="0" w:color="auto"/>
              </w:divBdr>
            </w:div>
            <w:div w:id="2008433475">
              <w:marLeft w:val="0"/>
              <w:marRight w:val="0"/>
              <w:marTop w:val="0"/>
              <w:marBottom w:val="0"/>
              <w:divBdr>
                <w:top w:val="none" w:sz="0" w:space="0" w:color="auto"/>
                <w:left w:val="none" w:sz="0" w:space="0" w:color="auto"/>
                <w:bottom w:val="none" w:sz="0" w:space="0" w:color="auto"/>
                <w:right w:val="none" w:sz="0" w:space="0" w:color="auto"/>
              </w:divBdr>
            </w:div>
            <w:div w:id="2037735385">
              <w:marLeft w:val="0"/>
              <w:marRight w:val="0"/>
              <w:marTop w:val="0"/>
              <w:marBottom w:val="0"/>
              <w:divBdr>
                <w:top w:val="none" w:sz="0" w:space="0" w:color="auto"/>
                <w:left w:val="none" w:sz="0" w:space="0" w:color="auto"/>
                <w:bottom w:val="none" w:sz="0" w:space="0" w:color="auto"/>
                <w:right w:val="none" w:sz="0" w:space="0" w:color="auto"/>
              </w:divBdr>
            </w:div>
            <w:div w:id="989213014">
              <w:marLeft w:val="0"/>
              <w:marRight w:val="0"/>
              <w:marTop w:val="0"/>
              <w:marBottom w:val="0"/>
              <w:divBdr>
                <w:top w:val="none" w:sz="0" w:space="0" w:color="auto"/>
                <w:left w:val="none" w:sz="0" w:space="0" w:color="auto"/>
                <w:bottom w:val="none" w:sz="0" w:space="0" w:color="auto"/>
                <w:right w:val="none" w:sz="0" w:space="0" w:color="auto"/>
              </w:divBdr>
            </w:div>
            <w:div w:id="1473478204">
              <w:marLeft w:val="0"/>
              <w:marRight w:val="0"/>
              <w:marTop w:val="0"/>
              <w:marBottom w:val="0"/>
              <w:divBdr>
                <w:top w:val="none" w:sz="0" w:space="0" w:color="auto"/>
                <w:left w:val="none" w:sz="0" w:space="0" w:color="auto"/>
                <w:bottom w:val="none" w:sz="0" w:space="0" w:color="auto"/>
                <w:right w:val="none" w:sz="0" w:space="0" w:color="auto"/>
              </w:divBdr>
            </w:div>
            <w:div w:id="1592087446">
              <w:marLeft w:val="0"/>
              <w:marRight w:val="0"/>
              <w:marTop w:val="0"/>
              <w:marBottom w:val="0"/>
              <w:divBdr>
                <w:top w:val="none" w:sz="0" w:space="0" w:color="auto"/>
                <w:left w:val="none" w:sz="0" w:space="0" w:color="auto"/>
                <w:bottom w:val="none" w:sz="0" w:space="0" w:color="auto"/>
                <w:right w:val="none" w:sz="0" w:space="0" w:color="auto"/>
              </w:divBdr>
            </w:div>
            <w:div w:id="990864768">
              <w:marLeft w:val="0"/>
              <w:marRight w:val="0"/>
              <w:marTop w:val="0"/>
              <w:marBottom w:val="0"/>
              <w:divBdr>
                <w:top w:val="none" w:sz="0" w:space="0" w:color="auto"/>
                <w:left w:val="none" w:sz="0" w:space="0" w:color="auto"/>
                <w:bottom w:val="none" w:sz="0" w:space="0" w:color="auto"/>
                <w:right w:val="none" w:sz="0" w:space="0" w:color="auto"/>
              </w:divBdr>
            </w:div>
            <w:div w:id="137917291">
              <w:marLeft w:val="0"/>
              <w:marRight w:val="0"/>
              <w:marTop w:val="0"/>
              <w:marBottom w:val="0"/>
              <w:divBdr>
                <w:top w:val="none" w:sz="0" w:space="0" w:color="auto"/>
                <w:left w:val="none" w:sz="0" w:space="0" w:color="auto"/>
                <w:bottom w:val="none" w:sz="0" w:space="0" w:color="auto"/>
                <w:right w:val="none" w:sz="0" w:space="0" w:color="auto"/>
              </w:divBdr>
            </w:div>
            <w:div w:id="89937033">
              <w:marLeft w:val="0"/>
              <w:marRight w:val="0"/>
              <w:marTop w:val="0"/>
              <w:marBottom w:val="0"/>
              <w:divBdr>
                <w:top w:val="none" w:sz="0" w:space="0" w:color="auto"/>
                <w:left w:val="none" w:sz="0" w:space="0" w:color="auto"/>
                <w:bottom w:val="none" w:sz="0" w:space="0" w:color="auto"/>
                <w:right w:val="none" w:sz="0" w:space="0" w:color="auto"/>
              </w:divBdr>
            </w:div>
            <w:div w:id="847326218">
              <w:marLeft w:val="0"/>
              <w:marRight w:val="0"/>
              <w:marTop w:val="0"/>
              <w:marBottom w:val="0"/>
              <w:divBdr>
                <w:top w:val="none" w:sz="0" w:space="0" w:color="auto"/>
                <w:left w:val="none" w:sz="0" w:space="0" w:color="auto"/>
                <w:bottom w:val="none" w:sz="0" w:space="0" w:color="auto"/>
                <w:right w:val="none" w:sz="0" w:space="0" w:color="auto"/>
              </w:divBdr>
            </w:div>
            <w:div w:id="39786405">
              <w:marLeft w:val="0"/>
              <w:marRight w:val="0"/>
              <w:marTop w:val="0"/>
              <w:marBottom w:val="0"/>
              <w:divBdr>
                <w:top w:val="none" w:sz="0" w:space="0" w:color="auto"/>
                <w:left w:val="none" w:sz="0" w:space="0" w:color="auto"/>
                <w:bottom w:val="none" w:sz="0" w:space="0" w:color="auto"/>
                <w:right w:val="none" w:sz="0" w:space="0" w:color="auto"/>
              </w:divBdr>
            </w:div>
            <w:div w:id="412581650">
              <w:marLeft w:val="0"/>
              <w:marRight w:val="0"/>
              <w:marTop w:val="0"/>
              <w:marBottom w:val="0"/>
              <w:divBdr>
                <w:top w:val="none" w:sz="0" w:space="0" w:color="auto"/>
                <w:left w:val="none" w:sz="0" w:space="0" w:color="auto"/>
                <w:bottom w:val="none" w:sz="0" w:space="0" w:color="auto"/>
                <w:right w:val="none" w:sz="0" w:space="0" w:color="auto"/>
              </w:divBdr>
            </w:div>
            <w:div w:id="2058357723">
              <w:marLeft w:val="0"/>
              <w:marRight w:val="0"/>
              <w:marTop w:val="0"/>
              <w:marBottom w:val="0"/>
              <w:divBdr>
                <w:top w:val="none" w:sz="0" w:space="0" w:color="auto"/>
                <w:left w:val="none" w:sz="0" w:space="0" w:color="auto"/>
                <w:bottom w:val="none" w:sz="0" w:space="0" w:color="auto"/>
                <w:right w:val="none" w:sz="0" w:space="0" w:color="auto"/>
              </w:divBdr>
            </w:div>
            <w:div w:id="1539467503">
              <w:marLeft w:val="0"/>
              <w:marRight w:val="0"/>
              <w:marTop w:val="0"/>
              <w:marBottom w:val="0"/>
              <w:divBdr>
                <w:top w:val="none" w:sz="0" w:space="0" w:color="auto"/>
                <w:left w:val="none" w:sz="0" w:space="0" w:color="auto"/>
                <w:bottom w:val="none" w:sz="0" w:space="0" w:color="auto"/>
                <w:right w:val="none" w:sz="0" w:space="0" w:color="auto"/>
              </w:divBdr>
            </w:div>
            <w:div w:id="1001547642">
              <w:marLeft w:val="0"/>
              <w:marRight w:val="0"/>
              <w:marTop w:val="0"/>
              <w:marBottom w:val="0"/>
              <w:divBdr>
                <w:top w:val="none" w:sz="0" w:space="0" w:color="auto"/>
                <w:left w:val="none" w:sz="0" w:space="0" w:color="auto"/>
                <w:bottom w:val="none" w:sz="0" w:space="0" w:color="auto"/>
                <w:right w:val="none" w:sz="0" w:space="0" w:color="auto"/>
              </w:divBdr>
            </w:div>
            <w:div w:id="1460494906">
              <w:marLeft w:val="0"/>
              <w:marRight w:val="0"/>
              <w:marTop w:val="0"/>
              <w:marBottom w:val="0"/>
              <w:divBdr>
                <w:top w:val="none" w:sz="0" w:space="0" w:color="auto"/>
                <w:left w:val="none" w:sz="0" w:space="0" w:color="auto"/>
                <w:bottom w:val="none" w:sz="0" w:space="0" w:color="auto"/>
                <w:right w:val="none" w:sz="0" w:space="0" w:color="auto"/>
              </w:divBdr>
            </w:div>
            <w:div w:id="1627276798">
              <w:marLeft w:val="0"/>
              <w:marRight w:val="0"/>
              <w:marTop w:val="0"/>
              <w:marBottom w:val="0"/>
              <w:divBdr>
                <w:top w:val="none" w:sz="0" w:space="0" w:color="auto"/>
                <w:left w:val="none" w:sz="0" w:space="0" w:color="auto"/>
                <w:bottom w:val="none" w:sz="0" w:space="0" w:color="auto"/>
                <w:right w:val="none" w:sz="0" w:space="0" w:color="auto"/>
              </w:divBdr>
            </w:div>
            <w:div w:id="983200886">
              <w:marLeft w:val="0"/>
              <w:marRight w:val="0"/>
              <w:marTop w:val="0"/>
              <w:marBottom w:val="0"/>
              <w:divBdr>
                <w:top w:val="none" w:sz="0" w:space="0" w:color="auto"/>
                <w:left w:val="none" w:sz="0" w:space="0" w:color="auto"/>
                <w:bottom w:val="none" w:sz="0" w:space="0" w:color="auto"/>
                <w:right w:val="none" w:sz="0" w:space="0" w:color="auto"/>
              </w:divBdr>
            </w:div>
            <w:div w:id="1819154609">
              <w:marLeft w:val="0"/>
              <w:marRight w:val="0"/>
              <w:marTop w:val="0"/>
              <w:marBottom w:val="0"/>
              <w:divBdr>
                <w:top w:val="none" w:sz="0" w:space="0" w:color="auto"/>
                <w:left w:val="none" w:sz="0" w:space="0" w:color="auto"/>
                <w:bottom w:val="none" w:sz="0" w:space="0" w:color="auto"/>
                <w:right w:val="none" w:sz="0" w:space="0" w:color="auto"/>
              </w:divBdr>
            </w:div>
            <w:div w:id="1069426054">
              <w:marLeft w:val="0"/>
              <w:marRight w:val="0"/>
              <w:marTop w:val="0"/>
              <w:marBottom w:val="0"/>
              <w:divBdr>
                <w:top w:val="none" w:sz="0" w:space="0" w:color="auto"/>
                <w:left w:val="none" w:sz="0" w:space="0" w:color="auto"/>
                <w:bottom w:val="none" w:sz="0" w:space="0" w:color="auto"/>
                <w:right w:val="none" w:sz="0" w:space="0" w:color="auto"/>
              </w:divBdr>
            </w:div>
            <w:div w:id="161940014">
              <w:marLeft w:val="0"/>
              <w:marRight w:val="0"/>
              <w:marTop w:val="0"/>
              <w:marBottom w:val="0"/>
              <w:divBdr>
                <w:top w:val="none" w:sz="0" w:space="0" w:color="auto"/>
                <w:left w:val="none" w:sz="0" w:space="0" w:color="auto"/>
                <w:bottom w:val="none" w:sz="0" w:space="0" w:color="auto"/>
                <w:right w:val="none" w:sz="0" w:space="0" w:color="auto"/>
              </w:divBdr>
            </w:div>
            <w:div w:id="684408552">
              <w:marLeft w:val="0"/>
              <w:marRight w:val="0"/>
              <w:marTop w:val="0"/>
              <w:marBottom w:val="0"/>
              <w:divBdr>
                <w:top w:val="none" w:sz="0" w:space="0" w:color="auto"/>
                <w:left w:val="none" w:sz="0" w:space="0" w:color="auto"/>
                <w:bottom w:val="none" w:sz="0" w:space="0" w:color="auto"/>
                <w:right w:val="none" w:sz="0" w:space="0" w:color="auto"/>
              </w:divBdr>
            </w:div>
            <w:div w:id="1649893226">
              <w:marLeft w:val="0"/>
              <w:marRight w:val="0"/>
              <w:marTop w:val="0"/>
              <w:marBottom w:val="0"/>
              <w:divBdr>
                <w:top w:val="none" w:sz="0" w:space="0" w:color="auto"/>
                <w:left w:val="none" w:sz="0" w:space="0" w:color="auto"/>
                <w:bottom w:val="none" w:sz="0" w:space="0" w:color="auto"/>
                <w:right w:val="none" w:sz="0" w:space="0" w:color="auto"/>
              </w:divBdr>
            </w:div>
            <w:div w:id="251596463">
              <w:marLeft w:val="0"/>
              <w:marRight w:val="0"/>
              <w:marTop w:val="0"/>
              <w:marBottom w:val="0"/>
              <w:divBdr>
                <w:top w:val="none" w:sz="0" w:space="0" w:color="auto"/>
                <w:left w:val="none" w:sz="0" w:space="0" w:color="auto"/>
                <w:bottom w:val="none" w:sz="0" w:space="0" w:color="auto"/>
                <w:right w:val="none" w:sz="0" w:space="0" w:color="auto"/>
              </w:divBdr>
            </w:div>
            <w:div w:id="1437941751">
              <w:marLeft w:val="0"/>
              <w:marRight w:val="0"/>
              <w:marTop w:val="0"/>
              <w:marBottom w:val="0"/>
              <w:divBdr>
                <w:top w:val="none" w:sz="0" w:space="0" w:color="auto"/>
                <w:left w:val="none" w:sz="0" w:space="0" w:color="auto"/>
                <w:bottom w:val="none" w:sz="0" w:space="0" w:color="auto"/>
                <w:right w:val="none" w:sz="0" w:space="0" w:color="auto"/>
              </w:divBdr>
            </w:div>
            <w:div w:id="233199183">
              <w:marLeft w:val="0"/>
              <w:marRight w:val="0"/>
              <w:marTop w:val="0"/>
              <w:marBottom w:val="0"/>
              <w:divBdr>
                <w:top w:val="none" w:sz="0" w:space="0" w:color="auto"/>
                <w:left w:val="none" w:sz="0" w:space="0" w:color="auto"/>
                <w:bottom w:val="none" w:sz="0" w:space="0" w:color="auto"/>
                <w:right w:val="none" w:sz="0" w:space="0" w:color="auto"/>
              </w:divBdr>
            </w:div>
            <w:div w:id="1102800713">
              <w:marLeft w:val="0"/>
              <w:marRight w:val="0"/>
              <w:marTop w:val="0"/>
              <w:marBottom w:val="0"/>
              <w:divBdr>
                <w:top w:val="none" w:sz="0" w:space="0" w:color="auto"/>
                <w:left w:val="none" w:sz="0" w:space="0" w:color="auto"/>
                <w:bottom w:val="none" w:sz="0" w:space="0" w:color="auto"/>
                <w:right w:val="none" w:sz="0" w:space="0" w:color="auto"/>
              </w:divBdr>
            </w:div>
            <w:div w:id="2068531348">
              <w:marLeft w:val="0"/>
              <w:marRight w:val="0"/>
              <w:marTop w:val="0"/>
              <w:marBottom w:val="0"/>
              <w:divBdr>
                <w:top w:val="none" w:sz="0" w:space="0" w:color="auto"/>
                <w:left w:val="none" w:sz="0" w:space="0" w:color="auto"/>
                <w:bottom w:val="none" w:sz="0" w:space="0" w:color="auto"/>
                <w:right w:val="none" w:sz="0" w:space="0" w:color="auto"/>
              </w:divBdr>
            </w:div>
            <w:div w:id="1778478353">
              <w:marLeft w:val="0"/>
              <w:marRight w:val="0"/>
              <w:marTop w:val="0"/>
              <w:marBottom w:val="0"/>
              <w:divBdr>
                <w:top w:val="none" w:sz="0" w:space="0" w:color="auto"/>
                <w:left w:val="none" w:sz="0" w:space="0" w:color="auto"/>
                <w:bottom w:val="none" w:sz="0" w:space="0" w:color="auto"/>
                <w:right w:val="none" w:sz="0" w:space="0" w:color="auto"/>
              </w:divBdr>
            </w:div>
            <w:div w:id="1318681969">
              <w:marLeft w:val="0"/>
              <w:marRight w:val="0"/>
              <w:marTop w:val="0"/>
              <w:marBottom w:val="0"/>
              <w:divBdr>
                <w:top w:val="none" w:sz="0" w:space="0" w:color="auto"/>
                <w:left w:val="none" w:sz="0" w:space="0" w:color="auto"/>
                <w:bottom w:val="none" w:sz="0" w:space="0" w:color="auto"/>
                <w:right w:val="none" w:sz="0" w:space="0" w:color="auto"/>
              </w:divBdr>
            </w:div>
            <w:div w:id="131291160">
              <w:marLeft w:val="0"/>
              <w:marRight w:val="0"/>
              <w:marTop w:val="0"/>
              <w:marBottom w:val="0"/>
              <w:divBdr>
                <w:top w:val="none" w:sz="0" w:space="0" w:color="auto"/>
                <w:left w:val="none" w:sz="0" w:space="0" w:color="auto"/>
                <w:bottom w:val="none" w:sz="0" w:space="0" w:color="auto"/>
                <w:right w:val="none" w:sz="0" w:space="0" w:color="auto"/>
              </w:divBdr>
            </w:div>
            <w:div w:id="547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6782">
      <w:bodyDiv w:val="1"/>
      <w:marLeft w:val="0"/>
      <w:marRight w:val="0"/>
      <w:marTop w:val="0"/>
      <w:marBottom w:val="0"/>
      <w:divBdr>
        <w:top w:val="none" w:sz="0" w:space="0" w:color="auto"/>
        <w:left w:val="none" w:sz="0" w:space="0" w:color="auto"/>
        <w:bottom w:val="none" w:sz="0" w:space="0" w:color="auto"/>
        <w:right w:val="none" w:sz="0" w:space="0" w:color="auto"/>
      </w:divBdr>
    </w:div>
    <w:div w:id="864486283">
      <w:bodyDiv w:val="1"/>
      <w:marLeft w:val="0"/>
      <w:marRight w:val="0"/>
      <w:marTop w:val="0"/>
      <w:marBottom w:val="0"/>
      <w:divBdr>
        <w:top w:val="none" w:sz="0" w:space="0" w:color="auto"/>
        <w:left w:val="none" w:sz="0" w:space="0" w:color="auto"/>
        <w:bottom w:val="none" w:sz="0" w:space="0" w:color="auto"/>
        <w:right w:val="none" w:sz="0" w:space="0" w:color="auto"/>
      </w:divBdr>
    </w:div>
    <w:div w:id="865555670">
      <w:bodyDiv w:val="1"/>
      <w:marLeft w:val="0"/>
      <w:marRight w:val="0"/>
      <w:marTop w:val="0"/>
      <w:marBottom w:val="0"/>
      <w:divBdr>
        <w:top w:val="none" w:sz="0" w:space="0" w:color="auto"/>
        <w:left w:val="none" w:sz="0" w:space="0" w:color="auto"/>
        <w:bottom w:val="none" w:sz="0" w:space="0" w:color="auto"/>
        <w:right w:val="none" w:sz="0" w:space="0" w:color="auto"/>
      </w:divBdr>
      <w:divsChild>
        <w:div w:id="1824855253">
          <w:marLeft w:val="0"/>
          <w:marRight w:val="0"/>
          <w:marTop w:val="0"/>
          <w:marBottom w:val="0"/>
          <w:divBdr>
            <w:top w:val="none" w:sz="0" w:space="0" w:color="auto"/>
            <w:left w:val="none" w:sz="0" w:space="0" w:color="auto"/>
            <w:bottom w:val="none" w:sz="0" w:space="0" w:color="auto"/>
            <w:right w:val="none" w:sz="0" w:space="0" w:color="auto"/>
          </w:divBdr>
          <w:divsChild>
            <w:div w:id="114375965">
              <w:marLeft w:val="0"/>
              <w:marRight w:val="0"/>
              <w:marTop w:val="0"/>
              <w:marBottom w:val="0"/>
              <w:divBdr>
                <w:top w:val="none" w:sz="0" w:space="0" w:color="auto"/>
                <w:left w:val="none" w:sz="0" w:space="0" w:color="auto"/>
                <w:bottom w:val="none" w:sz="0" w:space="0" w:color="auto"/>
                <w:right w:val="none" w:sz="0" w:space="0" w:color="auto"/>
              </w:divBdr>
            </w:div>
            <w:div w:id="137383235">
              <w:marLeft w:val="0"/>
              <w:marRight w:val="0"/>
              <w:marTop w:val="0"/>
              <w:marBottom w:val="0"/>
              <w:divBdr>
                <w:top w:val="none" w:sz="0" w:space="0" w:color="auto"/>
                <w:left w:val="none" w:sz="0" w:space="0" w:color="auto"/>
                <w:bottom w:val="none" w:sz="0" w:space="0" w:color="auto"/>
                <w:right w:val="none" w:sz="0" w:space="0" w:color="auto"/>
              </w:divBdr>
            </w:div>
            <w:div w:id="144011340">
              <w:marLeft w:val="0"/>
              <w:marRight w:val="0"/>
              <w:marTop w:val="0"/>
              <w:marBottom w:val="0"/>
              <w:divBdr>
                <w:top w:val="none" w:sz="0" w:space="0" w:color="auto"/>
                <w:left w:val="none" w:sz="0" w:space="0" w:color="auto"/>
                <w:bottom w:val="none" w:sz="0" w:space="0" w:color="auto"/>
                <w:right w:val="none" w:sz="0" w:space="0" w:color="auto"/>
              </w:divBdr>
            </w:div>
            <w:div w:id="192574458">
              <w:marLeft w:val="0"/>
              <w:marRight w:val="0"/>
              <w:marTop w:val="0"/>
              <w:marBottom w:val="0"/>
              <w:divBdr>
                <w:top w:val="none" w:sz="0" w:space="0" w:color="auto"/>
                <w:left w:val="none" w:sz="0" w:space="0" w:color="auto"/>
                <w:bottom w:val="none" w:sz="0" w:space="0" w:color="auto"/>
                <w:right w:val="none" w:sz="0" w:space="0" w:color="auto"/>
              </w:divBdr>
            </w:div>
            <w:div w:id="240411349">
              <w:marLeft w:val="0"/>
              <w:marRight w:val="0"/>
              <w:marTop w:val="0"/>
              <w:marBottom w:val="0"/>
              <w:divBdr>
                <w:top w:val="none" w:sz="0" w:space="0" w:color="auto"/>
                <w:left w:val="none" w:sz="0" w:space="0" w:color="auto"/>
                <w:bottom w:val="none" w:sz="0" w:space="0" w:color="auto"/>
                <w:right w:val="none" w:sz="0" w:space="0" w:color="auto"/>
              </w:divBdr>
            </w:div>
            <w:div w:id="371419332">
              <w:marLeft w:val="0"/>
              <w:marRight w:val="0"/>
              <w:marTop w:val="0"/>
              <w:marBottom w:val="0"/>
              <w:divBdr>
                <w:top w:val="none" w:sz="0" w:space="0" w:color="auto"/>
                <w:left w:val="none" w:sz="0" w:space="0" w:color="auto"/>
                <w:bottom w:val="none" w:sz="0" w:space="0" w:color="auto"/>
                <w:right w:val="none" w:sz="0" w:space="0" w:color="auto"/>
              </w:divBdr>
            </w:div>
            <w:div w:id="381943996">
              <w:marLeft w:val="0"/>
              <w:marRight w:val="0"/>
              <w:marTop w:val="0"/>
              <w:marBottom w:val="0"/>
              <w:divBdr>
                <w:top w:val="none" w:sz="0" w:space="0" w:color="auto"/>
                <w:left w:val="none" w:sz="0" w:space="0" w:color="auto"/>
                <w:bottom w:val="none" w:sz="0" w:space="0" w:color="auto"/>
                <w:right w:val="none" w:sz="0" w:space="0" w:color="auto"/>
              </w:divBdr>
            </w:div>
            <w:div w:id="399060300">
              <w:marLeft w:val="0"/>
              <w:marRight w:val="0"/>
              <w:marTop w:val="0"/>
              <w:marBottom w:val="0"/>
              <w:divBdr>
                <w:top w:val="none" w:sz="0" w:space="0" w:color="auto"/>
                <w:left w:val="none" w:sz="0" w:space="0" w:color="auto"/>
                <w:bottom w:val="none" w:sz="0" w:space="0" w:color="auto"/>
                <w:right w:val="none" w:sz="0" w:space="0" w:color="auto"/>
              </w:divBdr>
            </w:div>
            <w:div w:id="434330858">
              <w:marLeft w:val="0"/>
              <w:marRight w:val="0"/>
              <w:marTop w:val="0"/>
              <w:marBottom w:val="0"/>
              <w:divBdr>
                <w:top w:val="none" w:sz="0" w:space="0" w:color="auto"/>
                <w:left w:val="none" w:sz="0" w:space="0" w:color="auto"/>
                <w:bottom w:val="none" w:sz="0" w:space="0" w:color="auto"/>
                <w:right w:val="none" w:sz="0" w:space="0" w:color="auto"/>
              </w:divBdr>
            </w:div>
            <w:div w:id="494878301">
              <w:marLeft w:val="0"/>
              <w:marRight w:val="0"/>
              <w:marTop w:val="0"/>
              <w:marBottom w:val="0"/>
              <w:divBdr>
                <w:top w:val="none" w:sz="0" w:space="0" w:color="auto"/>
                <w:left w:val="none" w:sz="0" w:space="0" w:color="auto"/>
                <w:bottom w:val="none" w:sz="0" w:space="0" w:color="auto"/>
                <w:right w:val="none" w:sz="0" w:space="0" w:color="auto"/>
              </w:divBdr>
            </w:div>
            <w:div w:id="621503175">
              <w:marLeft w:val="0"/>
              <w:marRight w:val="0"/>
              <w:marTop w:val="0"/>
              <w:marBottom w:val="0"/>
              <w:divBdr>
                <w:top w:val="none" w:sz="0" w:space="0" w:color="auto"/>
                <w:left w:val="none" w:sz="0" w:space="0" w:color="auto"/>
                <w:bottom w:val="none" w:sz="0" w:space="0" w:color="auto"/>
                <w:right w:val="none" w:sz="0" w:space="0" w:color="auto"/>
              </w:divBdr>
            </w:div>
            <w:div w:id="647901168">
              <w:marLeft w:val="0"/>
              <w:marRight w:val="0"/>
              <w:marTop w:val="0"/>
              <w:marBottom w:val="0"/>
              <w:divBdr>
                <w:top w:val="none" w:sz="0" w:space="0" w:color="auto"/>
                <w:left w:val="none" w:sz="0" w:space="0" w:color="auto"/>
                <w:bottom w:val="none" w:sz="0" w:space="0" w:color="auto"/>
                <w:right w:val="none" w:sz="0" w:space="0" w:color="auto"/>
              </w:divBdr>
            </w:div>
            <w:div w:id="648941549">
              <w:marLeft w:val="0"/>
              <w:marRight w:val="0"/>
              <w:marTop w:val="0"/>
              <w:marBottom w:val="0"/>
              <w:divBdr>
                <w:top w:val="none" w:sz="0" w:space="0" w:color="auto"/>
                <w:left w:val="none" w:sz="0" w:space="0" w:color="auto"/>
                <w:bottom w:val="none" w:sz="0" w:space="0" w:color="auto"/>
                <w:right w:val="none" w:sz="0" w:space="0" w:color="auto"/>
              </w:divBdr>
            </w:div>
            <w:div w:id="654139692">
              <w:marLeft w:val="0"/>
              <w:marRight w:val="0"/>
              <w:marTop w:val="0"/>
              <w:marBottom w:val="0"/>
              <w:divBdr>
                <w:top w:val="none" w:sz="0" w:space="0" w:color="auto"/>
                <w:left w:val="none" w:sz="0" w:space="0" w:color="auto"/>
                <w:bottom w:val="none" w:sz="0" w:space="0" w:color="auto"/>
                <w:right w:val="none" w:sz="0" w:space="0" w:color="auto"/>
              </w:divBdr>
            </w:div>
            <w:div w:id="722022433">
              <w:marLeft w:val="0"/>
              <w:marRight w:val="0"/>
              <w:marTop w:val="0"/>
              <w:marBottom w:val="0"/>
              <w:divBdr>
                <w:top w:val="none" w:sz="0" w:space="0" w:color="auto"/>
                <w:left w:val="none" w:sz="0" w:space="0" w:color="auto"/>
                <w:bottom w:val="none" w:sz="0" w:space="0" w:color="auto"/>
                <w:right w:val="none" w:sz="0" w:space="0" w:color="auto"/>
              </w:divBdr>
            </w:div>
            <w:div w:id="773595045">
              <w:marLeft w:val="0"/>
              <w:marRight w:val="0"/>
              <w:marTop w:val="0"/>
              <w:marBottom w:val="0"/>
              <w:divBdr>
                <w:top w:val="none" w:sz="0" w:space="0" w:color="auto"/>
                <w:left w:val="none" w:sz="0" w:space="0" w:color="auto"/>
                <w:bottom w:val="none" w:sz="0" w:space="0" w:color="auto"/>
                <w:right w:val="none" w:sz="0" w:space="0" w:color="auto"/>
              </w:divBdr>
            </w:div>
            <w:div w:id="774716942">
              <w:marLeft w:val="0"/>
              <w:marRight w:val="0"/>
              <w:marTop w:val="0"/>
              <w:marBottom w:val="0"/>
              <w:divBdr>
                <w:top w:val="none" w:sz="0" w:space="0" w:color="auto"/>
                <w:left w:val="none" w:sz="0" w:space="0" w:color="auto"/>
                <w:bottom w:val="none" w:sz="0" w:space="0" w:color="auto"/>
                <w:right w:val="none" w:sz="0" w:space="0" w:color="auto"/>
              </w:divBdr>
            </w:div>
            <w:div w:id="797913695">
              <w:marLeft w:val="0"/>
              <w:marRight w:val="0"/>
              <w:marTop w:val="0"/>
              <w:marBottom w:val="0"/>
              <w:divBdr>
                <w:top w:val="none" w:sz="0" w:space="0" w:color="auto"/>
                <w:left w:val="none" w:sz="0" w:space="0" w:color="auto"/>
                <w:bottom w:val="none" w:sz="0" w:space="0" w:color="auto"/>
                <w:right w:val="none" w:sz="0" w:space="0" w:color="auto"/>
              </w:divBdr>
            </w:div>
            <w:div w:id="931551298">
              <w:marLeft w:val="0"/>
              <w:marRight w:val="0"/>
              <w:marTop w:val="0"/>
              <w:marBottom w:val="0"/>
              <w:divBdr>
                <w:top w:val="none" w:sz="0" w:space="0" w:color="auto"/>
                <w:left w:val="none" w:sz="0" w:space="0" w:color="auto"/>
                <w:bottom w:val="none" w:sz="0" w:space="0" w:color="auto"/>
                <w:right w:val="none" w:sz="0" w:space="0" w:color="auto"/>
              </w:divBdr>
            </w:div>
            <w:div w:id="944651979">
              <w:marLeft w:val="0"/>
              <w:marRight w:val="0"/>
              <w:marTop w:val="0"/>
              <w:marBottom w:val="0"/>
              <w:divBdr>
                <w:top w:val="none" w:sz="0" w:space="0" w:color="auto"/>
                <w:left w:val="none" w:sz="0" w:space="0" w:color="auto"/>
                <w:bottom w:val="none" w:sz="0" w:space="0" w:color="auto"/>
                <w:right w:val="none" w:sz="0" w:space="0" w:color="auto"/>
              </w:divBdr>
            </w:div>
            <w:div w:id="1056003167">
              <w:marLeft w:val="0"/>
              <w:marRight w:val="0"/>
              <w:marTop w:val="0"/>
              <w:marBottom w:val="0"/>
              <w:divBdr>
                <w:top w:val="none" w:sz="0" w:space="0" w:color="auto"/>
                <w:left w:val="none" w:sz="0" w:space="0" w:color="auto"/>
                <w:bottom w:val="none" w:sz="0" w:space="0" w:color="auto"/>
                <w:right w:val="none" w:sz="0" w:space="0" w:color="auto"/>
              </w:divBdr>
            </w:div>
            <w:div w:id="1061561678">
              <w:marLeft w:val="0"/>
              <w:marRight w:val="0"/>
              <w:marTop w:val="0"/>
              <w:marBottom w:val="0"/>
              <w:divBdr>
                <w:top w:val="none" w:sz="0" w:space="0" w:color="auto"/>
                <w:left w:val="none" w:sz="0" w:space="0" w:color="auto"/>
                <w:bottom w:val="none" w:sz="0" w:space="0" w:color="auto"/>
                <w:right w:val="none" w:sz="0" w:space="0" w:color="auto"/>
              </w:divBdr>
            </w:div>
            <w:div w:id="1080102077">
              <w:marLeft w:val="0"/>
              <w:marRight w:val="0"/>
              <w:marTop w:val="0"/>
              <w:marBottom w:val="0"/>
              <w:divBdr>
                <w:top w:val="none" w:sz="0" w:space="0" w:color="auto"/>
                <w:left w:val="none" w:sz="0" w:space="0" w:color="auto"/>
                <w:bottom w:val="none" w:sz="0" w:space="0" w:color="auto"/>
                <w:right w:val="none" w:sz="0" w:space="0" w:color="auto"/>
              </w:divBdr>
            </w:div>
            <w:div w:id="1144857691">
              <w:marLeft w:val="0"/>
              <w:marRight w:val="0"/>
              <w:marTop w:val="0"/>
              <w:marBottom w:val="0"/>
              <w:divBdr>
                <w:top w:val="none" w:sz="0" w:space="0" w:color="auto"/>
                <w:left w:val="none" w:sz="0" w:space="0" w:color="auto"/>
                <w:bottom w:val="none" w:sz="0" w:space="0" w:color="auto"/>
                <w:right w:val="none" w:sz="0" w:space="0" w:color="auto"/>
              </w:divBdr>
            </w:div>
            <w:div w:id="1206481996">
              <w:marLeft w:val="0"/>
              <w:marRight w:val="0"/>
              <w:marTop w:val="0"/>
              <w:marBottom w:val="0"/>
              <w:divBdr>
                <w:top w:val="none" w:sz="0" w:space="0" w:color="auto"/>
                <w:left w:val="none" w:sz="0" w:space="0" w:color="auto"/>
                <w:bottom w:val="none" w:sz="0" w:space="0" w:color="auto"/>
                <w:right w:val="none" w:sz="0" w:space="0" w:color="auto"/>
              </w:divBdr>
            </w:div>
            <w:div w:id="1222400590">
              <w:marLeft w:val="0"/>
              <w:marRight w:val="0"/>
              <w:marTop w:val="0"/>
              <w:marBottom w:val="0"/>
              <w:divBdr>
                <w:top w:val="none" w:sz="0" w:space="0" w:color="auto"/>
                <w:left w:val="none" w:sz="0" w:space="0" w:color="auto"/>
                <w:bottom w:val="none" w:sz="0" w:space="0" w:color="auto"/>
                <w:right w:val="none" w:sz="0" w:space="0" w:color="auto"/>
              </w:divBdr>
            </w:div>
            <w:div w:id="1287080264">
              <w:marLeft w:val="0"/>
              <w:marRight w:val="0"/>
              <w:marTop w:val="0"/>
              <w:marBottom w:val="0"/>
              <w:divBdr>
                <w:top w:val="none" w:sz="0" w:space="0" w:color="auto"/>
                <w:left w:val="none" w:sz="0" w:space="0" w:color="auto"/>
                <w:bottom w:val="none" w:sz="0" w:space="0" w:color="auto"/>
                <w:right w:val="none" w:sz="0" w:space="0" w:color="auto"/>
              </w:divBdr>
            </w:div>
            <w:div w:id="1389694261">
              <w:marLeft w:val="0"/>
              <w:marRight w:val="0"/>
              <w:marTop w:val="0"/>
              <w:marBottom w:val="0"/>
              <w:divBdr>
                <w:top w:val="none" w:sz="0" w:space="0" w:color="auto"/>
                <w:left w:val="none" w:sz="0" w:space="0" w:color="auto"/>
                <w:bottom w:val="none" w:sz="0" w:space="0" w:color="auto"/>
                <w:right w:val="none" w:sz="0" w:space="0" w:color="auto"/>
              </w:divBdr>
            </w:div>
            <w:div w:id="1398674658">
              <w:marLeft w:val="0"/>
              <w:marRight w:val="0"/>
              <w:marTop w:val="0"/>
              <w:marBottom w:val="0"/>
              <w:divBdr>
                <w:top w:val="none" w:sz="0" w:space="0" w:color="auto"/>
                <w:left w:val="none" w:sz="0" w:space="0" w:color="auto"/>
                <w:bottom w:val="none" w:sz="0" w:space="0" w:color="auto"/>
                <w:right w:val="none" w:sz="0" w:space="0" w:color="auto"/>
              </w:divBdr>
            </w:div>
            <w:div w:id="1528370840">
              <w:marLeft w:val="0"/>
              <w:marRight w:val="0"/>
              <w:marTop w:val="0"/>
              <w:marBottom w:val="0"/>
              <w:divBdr>
                <w:top w:val="none" w:sz="0" w:space="0" w:color="auto"/>
                <w:left w:val="none" w:sz="0" w:space="0" w:color="auto"/>
                <w:bottom w:val="none" w:sz="0" w:space="0" w:color="auto"/>
                <w:right w:val="none" w:sz="0" w:space="0" w:color="auto"/>
              </w:divBdr>
            </w:div>
            <w:div w:id="1591889834">
              <w:marLeft w:val="0"/>
              <w:marRight w:val="0"/>
              <w:marTop w:val="0"/>
              <w:marBottom w:val="0"/>
              <w:divBdr>
                <w:top w:val="none" w:sz="0" w:space="0" w:color="auto"/>
                <w:left w:val="none" w:sz="0" w:space="0" w:color="auto"/>
                <w:bottom w:val="none" w:sz="0" w:space="0" w:color="auto"/>
                <w:right w:val="none" w:sz="0" w:space="0" w:color="auto"/>
              </w:divBdr>
            </w:div>
            <w:div w:id="1610627325">
              <w:marLeft w:val="0"/>
              <w:marRight w:val="0"/>
              <w:marTop w:val="0"/>
              <w:marBottom w:val="0"/>
              <w:divBdr>
                <w:top w:val="none" w:sz="0" w:space="0" w:color="auto"/>
                <w:left w:val="none" w:sz="0" w:space="0" w:color="auto"/>
                <w:bottom w:val="none" w:sz="0" w:space="0" w:color="auto"/>
                <w:right w:val="none" w:sz="0" w:space="0" w:color="auto"/>
              </w:divBdr>
            </w:div>
            <w:div w:id="1750076890">
              <w:marLeft w:val="0"/>
              <w:marRight w:val="0"/>
              <w:marTop w:val="0"/>
              <w:marBottom w:val="0"/>
              <w:divBdr>
                <w:top w:val="none" w:sz="0" w:space="0" w:color="auto"/>
                <w:left w:val="none" w:sz="0" w:space="0" w:color="auto"/>
                <w:bottom w:val="none" w:sz="0" w:space="0" w:color="auto"/>
                <w:right w:val="none" w:sz="0" w:space="0" w:color="auto"/>
              </w:divBdr>
            </w:div>
            <w:div w:id="1779905736">
              <w:marLeft w:val="0"/>
              <w:marRight w:val="0"/>
              <w:marTop w:val="0"/>
              <w:marBottom w:val="0"/>
              <w:divBdr>
                <w:top w:val="none" w:sz="0" w:space="0" w:color="auto"/>
                <w:left w:val="none" w:sz="0" w:space="0" w:color="auto"/>
                <w:bottom w:val="none" w:sz="0" w:space="0" w:color="auto"/>
                <w:right w:val="none" w:sz="0" w:space="0" w:color="auto"/>
              </w:divBdr>
            </w:div>
            <w:div w:id="1815103933">
              <w:marLeft w:val="0"/>
              <w:marRight w:val="0"/>
              <w:marTop w:val="0"/>
              <w:marBottom w:val="0"/>
              <w:divBdr>
                <w:top w:val="none" w:sz="0" w:space="0" w:color="auto"/>
                <w:left w:val="none" w:sz="0" w:space="0" w:color="auto"/>
                <w:bottom w:val="none" w:sz="0" w:space="0" w:color="auto"/>
                <w:right w:val="none" w:sz="0" w:space="0" w:color="auto"/>
              </w:divBdr>
            </w:div>
            <w:div w:id="1867980611">
              <w:marLeft w:val="0"/>
              <w:marRight w:val="0"/>
              <w:marTop w:val="0"/>
              <w:marBottom w:val="0"/>
              <w:divBdr>
                <w:top w:val="none" w:sz="0" w:space="0" w:color="auto"/>
                <w:left w:val="none" w:sz="0" w:space="0" w:color="auto"/>
                <w:bottom w:val="none" w:sz="0" w:space="0" w:color="auto"/>
                <w:right w:val="none" w:sz="0" w:space="0" w:color="auto"/>
              </w:divBdr>
            </w:div>
            <w:div w:id="1915511204">
              <w:marLeft w:val="0"/>
              <w:marRight w:val="0"/>
              <w:marTop w:val="0"/>
              <w:marBottom w:val="0"/>
              <w:divBdr>
                <w:top w:val="none" w:sz="0" w:space="0" w:color="auto"/>
                <w:left w:val="none" w:sz="0" w:space="0" w:color="auto"/>
                <w:bottom w:val="none" w:sz="0" w:space="0" w:color="auto"/>
                <w:right w:val="none" w:sz="0" w:space="0" w:color="auto"/>
              </w:divBdr>
            </w:div>
            <w:div w:id="1922829298">
              <w:marLeft w:val="0"/>
              <w:marRight w:val="0"/>
              <w:marTop w:val="0"/>
              <w:marBottom w:val="0"/>
              <w:divBdr>
                <w:top w:val="none" w:sz="0" w:space="0" w:color="auto"/>
                <w:left w:val="none" w:sz="0" w:space="0" w:color="auto"/>
                <w:bottom w:val="none" w:sz="0" w:space="0" w:color="auto"/>
                <w:right w:val="none" w:sz="0" w:space="0" w:color="auto"/>
              </w:divBdr>
            </w:div>
            <w:div w:id="1930769806">
              <w:marLeft w:val="0"/>
              <w:marRight w:val="0"/>
              <w:marTop w:val="0"/>
              <w:marBottom w:val="0"/>
              <w:divBdr>
                <w:top w:val="none" w:sz="0" w:space="0" w:color="auto"/>
                <w:left w:val="none" w:sz="0" w:space="0" w:color="auto"/>
                <w:bottom w:val="none" w:sz="0" w:space="0" w:color="auto"/>
                <w:right w:val="none" w:sz="0" w:space="0" w:color="auto"/>
              </w:divBdr>
            </w:div>
            <w:div w:id="1943803474">
              <w:marLeft w:val="0"/>
              <w:marRight w:val="0"/>
              <w:marTop w:val="0"/>
              <w:marBottom w:val="0"/>
              <w:divBdr>
                <w:top w:val="none" w:sz="0" w:space="0" w:color="auto"/>
                <w:left w:val="none" w:sz="0" w:space="0" w:color="auto"/>
                <w:bottom w:val="none" w:sz="0" w:space="0" w:color="auto"/>
                <w:right w:val="none" w:sz="0" w:space="0" w:color="auto"/>
              </w:divBdr>
            </w:div>
            <w:div w:id="1957441648">
              <w:marLeft w:val="0"/>
              <w:marRight w:val="0"/>
              <w:marTop w:val="0"/>
              <w:marBottom w:val="0"/>
              <w:divBdr>
                <w:top w:val="none" w:sz="0" w:space="0" w:color="auto"/>
                <w:left w:val="none" w:sz="0" w:space="0" w:color="auto"/>
                <w:bottom w:val="none" w:sz="0" w:space="0" w:color="auto"/>
                <w:right w:val="none" w:sz="0" w:space="0" w:color="auto"/>
              </w:divBdr>
            </w:div>
            <w:div w:id="1973248403">
              <w:marLeft w:val="0"/>
              <w:marRight w:val="0"/>
              <w:marTop w:val="0"/>
              <w:marBottom w:val="0"/>
              <w:divBdr>
                <w:top w:val="none" w:sz="0" w:space="0" w:color="auto"/>
                <w:left w:val="none" w:sz="0" w:space="0" w:color="auto"/>
                <w:bottom w:val="none" w:sz="0" w:space="0" w:color="auto"/>
                <w:right w:val="none" w:sz="0" w:space="0" w:color="auto"/>
              </w:divBdr>
            </w:div>
            <w:div w:id="1977639998">
              <w:marLeft w:val="0"/>
              <w:marRight w:val="0"/>
              <w:marTop w:val="0"/>
              <w:marBottom w:val="0"/>
              <w:divBdr>
                <w:top w:val="none" w:sz="0" w:space="0" w:color="auto"/>
                <w:left w:val="none" w:sz="0" w:space="0" w:color="auto"/>
                <w:bottom w:val="none" w:sz="0" w:space="0" w:color="auto"/>
                <w:right w:val="none" w:sz="0" w:space="0" w:color="auto"/>
              </w:divBdr>
            </w:div>
            <w:div w:id="21442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883">
      <w:bodyDiv w:val="1"/>
      <w:marLeft w:val="0"/>
      <w:marRight w:val="0"/>
      <w:marTop w:val="0"/>
      <w:marBottom w:val="0"/>
      <w:divBdr>
        <w:top w:val="none" w:sz="0" w:space="0" w:color="auto"/>
        <w:left w:val="none" w:sz="0" w:space="0" w:color="auto"/>
        <w:bottom w:val="none" w:sz="0" w:space="0" w:color="auto"/>
        <w:right w:val="none" w:sz="0" w:space="0" w:color="auto"/>
      </w:divBdr>
      <w:divsChild>
        <w:div w:id="1929539083">
          <w:marLeft w:val="0"/>
          <w:marRight w:val="0"/>
          <w:marTop w:val="0"/>
          <w:marBottom w:val="0"/>
          <w:divBdr>
            <w:top w:val="none" w:sz="0" w:space="0" w:color="auto"/>
            <w:left w:val="none" w:sz="0" w:space="0" w:color="auto"/>
            <w:bottom w:val="none" w:sz="0" w:space="0" w:color="auto"/>
            <w:right w:val="none" w:sz="0" w:space="0" w:color="auto"/>
          </w:divBdr>
          <w:divsChild>
            <w:div w:id="514080219">
              <w:marLeft w:val="0"/>
              <w:marRight w:val="0"/>
              <w:marTop w:val="0"/>
              <w:marBottom w:val="0"/>
              <w:divBdr>
                <w:top w:val="none" w:sz="0" w:space="0" w:color="auto"/>
                <w:left w:val="none" w:sz="0" w:space="0" w:color="auto"/>
                <w:bottom w:val="none" w:sz="0" w:space="0" w:color="auto"/>
                <w:right w:val="none" w:sz="0" w:space="0" w:color="auto"/>
              </w:divBdr>
            </w:div>
            <w:div w:id="169372182">
              <w:marLeft w:val="0"/>
              <w:marRight w:val="0"/>
              <w:marTop w:val="0"/>
              <w:marBottom w:val="0"/>
              <w:divBdr>
                <w:top w:val="none" w:sz="0" w:space="0" w:color="auto"/>
                <w:left w:val="none" w:sz="0" w:space="0" w:color="auto"/>
                <w:bottom w:val="none" w:sz="0" w:space="0" w:color="auto"/>
                <w:right w:val="none" w:sz="0" w:space="0" w:color="auto"/>
              </w:divBdr>
            </w:div>
            <w:div w:id="1960454831">
              <w:marLeft w:val="0"/>
              <w:marRight w:val="0"/>
              <w:marTop w:val="0"/>
              <w:marBottom w:val="0"/>
              <w:divBdr>
                <w:top w:val="none" w:sz="0" w:space="0" w:color="auto"/>
                <w:left w:val="none" w:sz="0" w:space="0" w:color="auto"/>
                <w:bottom w:val="none" w:sz="0" w:space="0" w:color="auto"/>
                <w:right w:val="none" w:sz="0" w:space="0" w:color="auto"/>
              </w:divBdr>
            </w:div>
            <w:div w:id="479270877">
              <w:marLeft w:val="0"/>
              <w:marRight w:val="0"/>
              <w:marTop w:val="0"/>
              <w:marBottom w:val="0"/>
              <w:divBdr>
                <w:top w:val="none" w:sz="0" w:space="0" w:color="auto"/>
                <w:left w:val="none" w:sz="0" w:space="0" w:color="auto"/>
                <w:bottom w:val="none" w:sz="0" w:space="0" w:color="auto"/>
                <w:right w:val="none" w:sz="0" w:space="0" w:color="auto"/>
              </w:divBdr>
            </w:div>
            <w:div w:id="423573016">
              <w:marLeft w:val="0"/>
              <w:marRight w:val="0"/>
              <w:marTop w:val="0"/>
              <w:marBottom w:val="0"/>
              <w:divBdr>
                <w:top w:val="none" w:sz="0" w:space="0" w:color="auto"/>
                <w:left w:val="none" w:sz="0" w:space="0" w:color="auto"/>
                <w:bottom w:val="none" w:sz="0" w:space="0" w:color="auto"/>
                <w:right w:val="none" w:sz="0" w:space="0" w:color="auto"/>
              </w:divBdr>
            </w:div>
            <w:div w:id="1104694954">
              <w:marLeft w:val="0"/>
              <w:marRight w:val="0"/>
              <w:marTop w:val="0"/>
              <w:marBottom w:val="0"/>
              <w:divBdr>
                <w:top w:val="none" w:sz="0" w:space="0" w:color="auto"/>
                <w:left w:val="none" w:sz="0" w:space="0" w:color="auto"/>
                <w:bottom w:val="none" w:sz="0" w:space="0" w:color="auto"/>
                <w:right w:val="none" w:sz="0" w:space="0" w:color="auto"/>
              </w:divBdr>
            </w:div>
            <w:div w:id="1933317302">
              <w:marLeft w:val="0"/>
              <w:marRight w:val="0"/>
              <w:marTop w:val="0"/>
              <w:marBottom w:val="0"/>
              <w:divBdr>
                <w:top w:val="none" w:sz="0" w:space="0" w:color="auto"/>
                <w:left w:val="none" w:sz="0" w:space="0" w:color="auto"/>
                <w:bottom w:val="none" w:sz="0" w:space="0" w:color="auto"/>
                <w:right w:val="none" w:sz="0" w:space="0" w:color="auto"/>
              </w:divBdr>
            </w:div>
            <w:div w:id="149059788">
              <w:marLeft w:val="0"/>
              <w:marRight w:val="0"/>
              <w:marTop w:val="0"/>
              <w:marBottom w:val="0"/>
              <w:divBdr>
                <w:top w:val="none" w:sz="0" w:space="0" w:color="auto"/>
                <w:left w:val="none" w:sz="0" w:space="0" w:color="auto"/>
                <w:bottom w:val="none" w:sz="0" w:space="0" w:color="auto"/>
                <w:right w:val="none" w:sz="0" w:space="0" w:color="auto"/>
              </w:divBdr>
            </w:div>
            <w:div w:id="1148134411">
              <w:marLeft w:val="0"/>
              <w:marRight w:val="0"/>
              <w:marTop w:val="0"/>
              <w:marBottom w:val="0"/>
              <w:divBdr>
                <w:top w:val="none" w:sz="0" w:space="0" w:color="auto"/>
                <w:left w:val="none" w:sz="0" w:space="0" w:color="auto"/>
                <w:bottom w:val="none" w:sz="0" w:space="0" w:color="auto"/>
                <w:right w:val="none" w:sz="0" w:space="0" w:color="auto"/>
              </w:divBdr>
            </w:div>
            <w:div w:id="1181433213">
              <w:marLeft w:val="0"/>
              <w:marRight w:val="0"/>
              <w:marTop w:val="0"/>
              <w:marBottom w:val="0"/>
              <w:divBdr>
                <w:top w:val="none" w:sz="0" w:space="0" w:color="auto"/>
                <w:left w:val="none" w:sz="0" w:space="0" w:color="auto"/>
                <w:bottom w:val="none" w:sz="0" w:space="0" w:color="auto"/>
                <w:right w:val="none" w:sz="0" w:space="0" w:color="auto"/>
              </w:divBdr>
            </w:div>
            <w:div w:id="2061319416">
              <w:marLeft w:val="0"/>
              <w:marRight w:val="0"/>
              <w:marTop w:val="0"/>
              <w:marBottom w:val="0"/>
              <w:divBdr>
                <w:top w:val="none" w:sz="0" w:space="0" w:color="auto"/>
                <w:left w:val="none" w:sz="0" w:space="0" w:color="auto"/>
                <w:bottom w:val="none" w:sz="0" w:space="0" w:color="auto"/>
                <w:right w:val="none" w:sz="0" w:space="0" w:color="auto"/>
              </w:divBdr>
            </w:div>
            <w:div w:id="288511025">
              <w:marLeft w:val="0"/>
              <w:marRight w:val="0"/>
              <w:marTop w:val="0"/>
              <w:marBottom w:val="0"/>
              <w:divBdr>
                <w:top w:val="none" w:sz="0" w:space="0" w:color="auto"/>
                <w:left w:val="none" w:sz="0" w:space="0" w:color="auto"/>
                <w:bottom w:val="none" w:sz="0" w:space="0" w:color="auto"/>
                <w:right w:val="none" w:sz="0" w:space="0" w:color="auto"/>
              </w:divBdr>
            </w:div>
            <w:div w:id="37054339">
              <w:marLeft w:val="0"/>
              <w:marRight w:val="0"/>
              <w:marTop w:val="0"/>
              <w:marBottom w:val="0"/>
              <w:divBdr>
                <w:top w:val="none" w:sz="0" w:space="0" w:color="auto"/>
                <w:left w:val="none" w:sz="0" w:space="0" w:color="auto"/>
                <w:bottom w:val="none" w:sz="0" w:space="0" w:color="auto"/>
                <w:right w:val="none" w:sz="0" w:space="0" w:color="auto"/>
              </w:divBdr>
            </w:div>
            <w:div w:id="761876116">
              <w:marLeft w:val="0"/>
              <w:marRight w:val="0"/>
              <w:marTop w:val="0"/>
              <w:marBottom w:val="0"/>
              <w:divBdr>
                <w:top w:val="none" w:sz="0" w:space="0" w:color="auto"/>
                <w:left w:val="none" w:sz="0" w:space="0" w:color="auto"/>
                <w:bottom w:val="none" w:sz="0" w:space="0" w:color="auto"/>
                <w:right w:val="none" w:sz="0" w:space="0" w:color="auto"/>
              </w:divBdr>
            </w:div>
            <w:div w:id="704062266">
              <w:marLeft w:val="0"/>
              <w:marRight w:val="0"/>
              <w:marTop w:val="0"/>
              <w:marBottom w:val="0"/>
              <w:divBdr>
                <w:top w:val="none" w:sz="0" w:space="0" w:color="auto"/>
                <w:left w:val="none" w:sz="0" w:space="0" w:color="auto"/>
                <w:bottom w:val="none" w:sz="0" w:space="0" w:color="auto"/>
                <w:right w:val="none" w:sz="0" w:space="0" w:color="auto"/>
              </w:divBdr>
            </w:div>
            <w:div w:id="1770202335">
              <w:marLeft w:val="0"/>
              <w:marRight w:val="0"/>
              <w:marTop w:val="0"/>
              <w:marBottom w:val="0"/>
              <w:divBdr>
                <w:top w:val="none" w:sz="0" w:space="0" w:color="auto"/>
                <w:left w:val="none" w:sz="0" w:space="0" w:color="auto"/>
                <w:bottom w:val="none" w:sz="0" w:space="0" w:color="auto"/>
                <w:right w:val="none" w:sz="0" w:space="0" w:color="auto"/>
              </w:divBdr>
            </w:div>
            <w:div w:id="494146511">
              <w:marLeft w:val="0"/>
              <w:marRight w:val="0"/>
              <w:marTop w:val="0"/>
              <w:marBottom w:val="0"/>
              <w:divBdr>
                <w:top w:val="none" w:sz="0" w:space="0" w:color="auto"/>
                <w:left w:val="none" w:sz="0" w:space="0" w:color="auto"/>
                <w:bottom w:val="none" w:sz="0" w:space="0" w:color="auto"/>
                <w:right w:val="none" w:sz="0" w:space="0" w:color="auto"/>
              </w:divBdr>
            </w:div>
            <w:div w:id="1922372015">
              <w:marLeft w:val="0"/>
              <w:marRight w:val="0"/>
              <w:marTop w:val="0"/>
              <w:marBottom w:val="0"/>
              <w:divBdr>
                <w:top w:val="none" w:sz="0" w:space="0" w:color="auto"/>
                <w:left w:val="none" w:sz="0" w:space="0" w:color="auto"/>
                <w:bottom w:val="none" w:sz="0" w:space="0" w:color="auto"/>
                <w:right w:val="none" w:sz="0" w:space="0" w:color="auto"/>
              </w:divBdr>
            </w:div>
            <w:div w:id="1973243515">
              <w:marLeft w:val="0"/>
              <w:marRight w:val="0"/>
              <w:marTop w:val="0"/>
              <w:marBottom w:val="0"/>
              <w:divBdr>
                <w:top w:val="none" w:sz="0" w:space="0" w:color="auto"/>
                <w:left w:val="none" w:sz="0" w:space="0" w:color="auto"/>
                <w:bottom w:val="none" w:sz="0" w:space="0" w:color="auto"/>
                <w:right w:val="none" w:sz="0" w:space="0" w:color="auto"/>
              </w:divBdr>
            </w:div>
            <w:div w:id="1667973357">
              <w:marLeft w:val="0"/>
              <w:marRight w:val="0"/>
              <w:marTop w:val="0"/>
              <w:marBottom w:val="0"/>
              <w:divBdr>
                <w:top w:val="none" w:sz="0" w:space="0" w:color="auto"/>
                <w:left w:val="none" w:sz="0" w:space="0" w:color="auto"/>
                <w:bottom w:val="none" w:sz="0" w:space="0" w:color="auto"/>
                <w:right w:val="none" w:sz="0" w:space="0" w:color="auto"/>
              </w:divBdr>
            </w:div>
            <w:div w:id="1460800215">
              <w:marLeft w:val="0"/>
              <w:marRight w:val="0"/>
              <w:marTop w:val="0"/>
              <w:marBottom w:val="0"/>
              <w:divBdr>
                <w:top w:val="none" w:sz="0" w:space="0" w:color="auto"/>
                <w:left w:val="none" w:sz="0" w:space="0" w:color="auto"/>
                <w:bottom w:val="none" w:sz="0" w:space="0" w:color="auto"/>
                <w:right w:val="none" w:sz="0" w:space="0" w:color="auto"/>
              </w:divBdr>
            </w:div>
            <w:div w:id="1759715725">
              <w:marLeft w:val="0"/>
              <w:marRight w:val="0"/>
              <w:marTop w:val="0"/>
              <w:marBottom w:val="0"/>
              <w:divBdr>
                <w:top w:val="none" w:sz="0" w:space="0" w:color="auto"/>
                <w:left w:val="none" w:sz="0" w:space="0" w:color="auto"/>
                <w:bottom w:val="none" w:sz="0" w:space="0" w:color="auto"/>
                <w:right w:val="none" w:sz="0" w:space="0" w:color="auto"/>
              </w:divBdr>
            </w:div>
            <w:div w:id="544568113">
              <w:marLeft w:val="0"/>
              <w:marRight w:val="0"/>
              <w:marTop w:val="0"/>
              <w:marBottom w:val="0"/>
              <w:divBdr>
                <w:top w:val="none" w:sz="0" w:space="0" w:color="auto"/>
                <w:left w:val="none" w:sz="0" w:space="0" w:color="auto"/>
                <w:bottom w:val="none" w:sz="0" w:space="0" w:color="auto"/>
                <w:right w:val="none" w:sz="0" w:space="0" w:color="auto"/>
              </w:divBdr>
            </w:div>
            <w:div w:id="1271662021">
              <w:marLeft w:val="0"/>
              <w:marRight w:val="0"/>
              <w:marTop w:val="0"/>
              <w:marBottom w:val="0"/>
              <w:divBdr>
                <w:top w:val="none" w:sz="0" w:space="0" w:color="auto"/>
                <w:left w:val="none" w:sz="0" w:space="0" w:color="auto"/>
                <w:bottom w:val="none" w:sz="0" w:space="0" w:color="auto"/>
                <w:right w:val="none" w:sz="0" w:space="0" w:color="auto"/>
              </w:divBdr>
            </w:div>
            <w:div w:id="1737822561">
              <w:marLeft w:val="0"/>
              <w:marRight w:val="0"/>
              <w:marTop w:val="0"/>
              <w:marBottom w:val="0"/>
              <w:divBdr>
                <w:top w:val="none" w:sz="0" w:space="0" w:color="auto"/>
                <w:left w:val="none" w:sz="0" w:space="0" w:color="auto"/>
                <w:bottom w:val="none" w:sz="0" w:space="0" w:color="auto"/>
                <w:right w:val="none" w:sz="0" w:space="0" w:color="auto"/>
              </w:divBdr>
            </w:div>
            <w:div w:id="1258513501">
              <w:marLeft w:val="0"/>
              <w:marRight w:val="0"/>
              <w:marTop w:val="0"/>
              <w:marBottom w:val="0"/>
              <w:divBdr>
                <w:top w:val="none" w:sz="0" w:space="0" w:color="auto"/>
                <w:left w:val="none" w:sz="0" w:space="0" w:color="auto"/>
                <w:bottom w:val="none" w:sz="0" w:space="0" w:color="auto"/>
                <w:right w:val="none" w:sz="0" w:space="0" w:color="auto"/>
              </w:divBdr>
            </w:div>
            <w:div w:id="1988431341">
              <w:marLeft w:val="0"/>
              <w:marRight w:val="0"/>
              <w:marTop w:val="0"/>
              <w:marBottom w:val="0"/>
              <w:divBdr>
                <w:top w:val="none" w:sz="0" w:space="0" w:color="auto"/>
                <w:left w:val="none" w:sz="0" w:space="0" w:color="auto"/>
                <w:bottom w:val="none" w:sz="0" w:space="0" w:color="auto"/>
                <w:right w:val="none" w:sz="0" w:space="0" w:color="auto"/>
              </w:divBdr>
            </w:div>
            <w:div w:id="1024208495">
              <w:marLeft w:val="0"/>
              <w:marRight w:val="0"/>
              <w:marTop w:val="0"/>
              <w:marBottom w:val="0"/>
              <w:divBdr>
                <w:top w:val="none" w:sz="0" w:space="0" w:color="auto"/>
                <w:left w:val="none" w:sz="0" w:space="0" w:color="auto"/>
                <w:bottom w:val="none" w:sz="0" w:space="0" w:color="auto"/>
                <w:right w:val="none" w:sz="0" w:space="0" w:color="auto"/>
              </w:divBdr>
            </w:div>
            <w:div w:id="1914773269">
              <w:marLeft w:val="0"/>
              <w:marRight w:val="0"/>
              <w:marTop w:val="0"/>
              <w:marBottom w:val="0"/>
              <w:divBdr>
                <w:top w:val="none" w:sz="0" w:space="0" w:color="auto"/>
                <w:left w:val="none" w:sz="0" w:space="0" w:color="auto"/>
                <w:bottom w:val="none" w:sz="0" w:space="0" w:color="auto"/>
                <w:right w:val="none" w:sz="0" w:space="0" w:color="auto"/>
              </w:divBdr>
            </w:div>
            <w:div w:id="2147238868">
              <w:marLeft w:val="0"/>
              <w:marRight w:val="0"/>
              <w:marTop w:val="0"/>
              <w:marBottom w:val="0"/>
              <w:divBdr>
                <w:top w:val="none" w:sz="0" w:space="0" w:color="auto"/>
                <w:left w:val="none" w:sz="0" w:space="0" w:color="auto"/>
                <w:bottom w:val="none" w:sz="0" w:space="0" w:color="auto"/>
                <w:right w:val="none" w:sz="0" w:space="0" w:color="auto"/>
              </w:divBdr>
            </w:div>
            <w:div w:id="1197085413">
              <w:marLeft w:val="0"/>
              <w:marRight w:val="0"/>
              <w:marTop w:val="0"/>
              <w:marBottom w:val="0"/>
              <w:divBdr>
                <w:top w:val="none" w:sz="0" w:space="0" w:color="auto"/>
                <w:left w:val="none" w:sz="0" w:space="0" w:color="auto"/>
                <w:bottom w:val="none" w:sz="0" w:space="0" w:color="auto"/>
                <w:right w:val="none" w:sz="0" w:space="0" w:color="auto"/>
              </w:divBdr>
            </w:div>
            <w:div w:id="1515342749">
              <w:marLeft w:val="0"/>
              <w:marRight w:val="0"/>
              <w:marTop w:val="0"/>
              <w:marBottom w:val="0"/>
              <w:divBdr>
                <w:top w:val="none" w:sz="0" w:space="0" w:color="auto"/>
                <w:left w:val="none" w:sz="0" w:space="0" w:color="auto"/>
                <w:bottom w:val="none" w:sz="0" w:space="0" w:color="auto"/>
                <w:right w:val="none" w:sz="0" w:space="0" w:color="auto"/>
              </w:divBdr>
            </w:div>
            <w:div w:id="1566378953">
              <w:marLeft w:val="0"/>
              <w:marRight w:val="0"/>
              <w:marTop w:val="0"/>
              <w:marBottom w:val="0"/>
              <w:divBdr>
                <w:top w:val="none" w:sz="0" w:space="0" w:color="auto"/>
                <w:left w:val="none" w:sz="0" w:space="0" w:color="auto"/>
                <w:bottom w:val="none" w:sz="0" w:space="0" w:color="auto"/>
                <w:right w:val="none" w:sz="0" w:space="0" w:color="auto"/>
              </w:divBdr>
            </w:div>
            <w:div w:id="937638787">
              <w:marLeft w:val="0"/>
              <w:marRight w:val="0"/>
              <w:marTop w:val="0"/>
              <w:marBottom w:val="0"/>
              <w:divBdr>
                <w:top w:val="none" w:sz="0" w:space="0" w:color="auto"/>
                <w:left w:val="none" w:sz="0" w:space="0" w:color="auto"/>
                <w:bottom w:val="none" w:sz="0" w:space="0" w:color="auto"/>
                <w:right w:val="none" w:sz="0" w:space="0" w:color="auto"/>
              </w:divBdr>
            </w:div>
            <w:div w:id="638803698">
              <w:marLeft w:val="0"/>
              <w:marRight w:val="0"/>
              <w:marTop w:val="0"/>
              <w:marBottom w:val="0"/>
              <w:divBdr>
                <w:top w:val="none" w:sz="0" w:space="0" w:color="auto"/>
                <w:left w:val="none" w:sz="0" w:space="0" w:color="auto"/>
                <w:bottom w:val="none" w:sz="0" w:space="0" w:color="auto"/>
                <w:right w:val="none" w:sz="0" w:space="0" w:color="auto"/>
              </w:divBdr>
            </w:div>
            <w:div w:id="309677055">
              <w:marLeft w:val="0"/>
              <w:marRight w:val="0"/>
              <w:marTop w:val="0"/>
              <w:marBottom w:val="0"/>
              <w:divBdr>
                <w:top w:val="none" w:sz="0" w:space="0" w:color="auto"/>
                <w:left w:val="none" w:sz="0" w:space="0" w:color="auto"/>
                <w:bottom w:val="none" w:sz="0" w:space="0" w:color="auto"/>
                <w:right w:val="none" w:sz="0" w:space="0" w:color="auto"/>
              </w:divBdr>
            </w:div>
            <w:div w:id="219101361">
              <w:marLeft w:val="0"/>
              <w:marRight w:val="0"/>
              <w:marTop w:val="0"/>
              <w:marBottom w:val="0"/>
              <w:divBdr>
                <w:top w:val="none" w:sz="0" w:space="0" w:color="auto"/>
                <w:left w:val="none" w:sz="0" w:space="0" w:color="auto"/>
                <w:bottom w:val="none" w:sz="0" w:space="0" w:color="auto"/>
                <w:right w:val="none" w:sz="0" w:space="0" w:color="auto"/>
              </w:divBdr>
            </w:div>
            <w:div w:id="138959667">
              <w:marLeft w:val="0"/>
              <w:marRight w:val="0"/>
              <w:marTop w:val="0"/>
              <w:marBottom w:val="0"/>
              <w:divBdr>
                <w:top w:val="none" w:sz="0" w:space="0" w:color="auto"/>
                <w:left w:val="none" w:sz="0" w:space="0" w:color="auto"/>
                <w:bottom w:val="none" w:sz="0" w:space="0" w:color="auto"/>
                <w:right w:val="none" w:sz="0" w:space="0" w:color="auto"/>
              </w:divBdr>
            </w:div>
            <w:div w:id="1304895543">
              <w:marLeft w:val="0"/>
              <w:marRight w:val="0"/>
              <w:marTop w:val="0"/>
              <w:marBottom w:val="0"/>
              <w:divBdr>
                <w:top w:val="none" w:sz="0" w:space="0" w:color="auto"/>
                <w:left w:val="none" w:sz="0" w:space="0" w:color="auto"/>
                <w:bottom w:val="none" w:sz="0" w:space="0" w:color="auto"/>
                <w:right w:val="none" w:sz="0" w:space="0" w:color="auto"/>
              </w:divBdr>
            </w:div>
            <w:div w:id="1604651085">
              <w:marLeft w:val="0"/>
              <w:marRight w:val="0"/>
              <w:marTop w:val="0"/>
              <w:marBottom w:val="0"/>
              <w:divBdr>
                <w:top w:val="none" w:sz="0" w:space="0" w:color="auto"/>
                <w:left w:val="none" w:sz="0" w:space="0" w:color="auto"/>
                <w:bottom w:val="none" w:sz="0" w:space="0" w:color="auto"/>
                <w:right w:val="none" w:sz="0" w:space="0" w:color="auto"/>
              </w:divBdr>
            </w:div>
            <w:div w:id="175384476">
              <w:marLeft w:val="0"/>
              <w:marRight w:val="0"/>
              <w:marTop w:val="0"/>
              <w:marBottom w:val="0"/>
              <w:divBdr>
                <w:top w:val="none" w:sz="0" w:space="0" w:color="auto"/>
                <w:left w:val="none" w:sz="0" w:space="0" w:color="auto"/>
                <w:bottom w:val="none" w:sz="0" w:space="0" w:color="auto"/>
                <w:right w:val="none" w:sz="0" w:space="0" w:color="auto"/>
              </w:divBdr>
            </w:div>
            <w:div w:id="610434618">
              <w:marLeft w:val="0"/>
              <w:marRight w:val="0"/>
              <w:marTop w:val="0"/>
              <w:marBottom w:val="0"/>
              <w:divBdr>
                <w:top w:val="none" w:sz="0" w:space="0" w:color="auto"/>
                <w:left w:val="none" w:sz="0" w:space="0" w:color="auto"/>
                <w:bottom w:val="none" w:sz="0" w:space="0" w:color="auto"/>
                <w:right w:val="none" w:sz="0" w:space="0" w:color="auto"/>
              </w:divBdr>
            </w:div>
            <w:div w:id="827483689">
              <w:marLeft w:val="0"/>
              <w:marRight w:val="0"/>
              <w:marTop w:val="0"/>
              <w:marBottom w:val="0"/>
              <w:divBdr>
                <w:top w:val="none" w:sz="0" w:space="0" w:color="auto"/>
                <w:left w:val="none" w:sz="0" w:space="0" w:color="auto"/>
                <w:bottom w:val="none" w:sz="0" w:space="0" w:color="auto"/>
                <w:right w:val="none" w:sz="0" w:space="0" w:color="auto"/>
              </w:divBdr>
            </w:div>
            <w:div w:id="1458644393">
              <w:marLeft w:val="0"/>
              <w:marRight w:val="0"/>
              <w:marTop w:val="0"/>
              <w:marBottom w:val="0"/>
              <w:divBdr>
                <w:top w:val="none" w:sz="0" w:space="0" w:color="auto"/>
                <w:left w:val="none" w:sz="0" w:space="0" w:color="auto"/>
                <w:bottom w:val="none" w:sz="0" w:space="0" w:color="auto"/>
                <w:right w:val="none" w:sz="0" w:space="0" w:color="auto"/>
              </w:divBdr>
            </w:div>
            <w:div w:id="1700006445">
              <w:marLeft w:val="0"/>
              <w:marRight w:val="0"/>
              <w:marTop w:val="0"/>
              <w:marBottom w:val="0"/>
              <w:divBdr>
                <w:top w:val="none" w:sz="0" w:space="0" w:color="auto"/>
                <w:left w:val="none" w:sz="0" w:space="0" w:color="auto"/>
                <w:bottom w:val="none" w:sz="0" w:space="0" w:color="auto"/>
                <w:right w:val="none" w:sz="0" w:space="0" w:color="auto"/>
              </w:divBdr>
            </w:div>
            <w:div w:id="1978105285">
              <w:marLeft w:val="0"/>
              <w:marRight w:val="0"/>
              <w:marTop w:val="0"/>
              <w:marBottom w:val="0"/>
              <w:divBdr>
                <w:top w:val="none" w:sz="0" w:space="0" w:color="auto"/>
                <w:left w:val="none" w:sz="0" w:space="0" w:color="auto"/>
                <w:bottom w:val="none" w:sz="0" w:space="0" w:color="auto"/>
                <w:right w:val="none" w:sz="0" w:space="0" w:color="auto"/>
              </w:divBdr>
            </w:div>
            <w:div w:id="266157774">
              <w:marLeft w:val="0"/>
              <w:marRight w:val="0"/>
              <w:marTop w:val="0"/>
              <w:marBottom w:val="0"/>
              <w:divBdr>
                <w:top w:val="none" w:sz="0" w:space="0" w:color="auto"/>
                <w:left w:val="none" w:sz="0" w:space="0" w:color="auto"/>
                <w:bottom w:val="none" w:sz="0" w:space="0" w:color="auto"/>
                <w:right w:val="none" w:sz="0" w:space="0" w:color="auto"/>
              </w:divBdr>
            </w:div>
            <w:div w:id="1930455984">
              <w:marLeft w:val="0"/>
              <w:marRight w:val="0"/>
              <w:marTop w:val="0"/>
              <w:marBottom w:val="0"/>
              <w:divBdr>
                <w:top w:val="none" w:sz="0" w:space="0" w:color="auto"/>
                <w:left w:val="none" w:sz="0" w:space="0" w:color="auto"/>
                <w:bottom w:val="none" w:sz="0" w:space="0" w:color="auto"/>
                <w:right w:val="none" w:sz="0" w:space="0" w:color="auto"/>
              </w:divBdr>
            </w:div>
            <w:div w:id="1714840960">
              <w:marLeft w:val="0"/>
              <w:marRight w:val="0"/>
              <w:marTop w:val="0"/>
              <w:marBottom w:val="0"/>
              <w:divBdr>
                <w:top w:val="none" w:sz="0" w:space="0" w:color="auto"/>
                <w:left w:val="none" w:sz="0" w:space="0" w:color="auto"/>
                <w:bottom w:val="none" w:sz="0" w:space="0" w:color="auto"/>
                <w:right w:val="none" w:sz="0" w:space="0" w:color="auto"/>
              </w:divBdr>
            </w:div>
            <w:div w:id="1938056266">
              <w:marLeft w:val="0"/>
              <w:marRight w:val="0"/>
              <w:marTop w:val="0"/>
              <w:marBottom w:val="0"/>
              <w:divBdr>
                <w:top w:val="none" w:sz="0" w:space="0" w:color="auto"/>
                <w:left w:val="none" w:sz="0" w:space="0" w:color="auto"/>
                <w:bottom w:val="none" w:sz="0" w:space="0" w:color="auto"/>
                <w:right w:val="none" w:sz="0" w:space="0" w:color="auto"/>
              </w:divBdr>
            </w:div>
            <w:div w:id="185216784">
              <w:marLeft w:val="0"/>
              <w:marRight w:val="0"/>
              <w:marTop w:val="0"/>
              <w:marBottom w:val="0"/>
              <w:divBdr>
                <w:top w:val="none" w:sz="0" w:space="0" w:color="auto"/>
                <w:left w:val="none" w:sz="0" w:space="0" w:color="auto"/>
                <w:bottom w:val="none" w:sz="0" w:space="0" w:color="auto"/>
                <w:right w:val="none" w:sz="0" w:space="0" w:color="auto"/>
              </w:divBdr>
            </w:div>
            <w:div w:id="349382357">
              <w:marLeft w:val="0"/>
              <w:marRight w:val="0"/>
              <w:marTop w:val="0"/>
              <w:marBottom w:val="0"/>
              <w:divBdr>
                <w:top w:val="none" w:sz="0" w:space="0" w:color="auto"/>
                <w:left w:val="none" w:sz="0" w:space="0" w:color="auto"/>
                <w:bottom w:val="none" w:sz="0" w:space="0" w:color="auto"/>
                <w:right w:val="none" w:sz="0" w:space="0" w:color="auto"/>
              </w:divBdr>
            </w:div>
            <w:div w:id="1524318930">
              <w:marLeft w:val="0"/>
              <w:marRight w:val="0"/>
              <w:marTop w:val="0"/>
              <w:marBottom w:val="0"/>
              <w:divBdr>
                <w:top w:val="none" w:sz="0" w:space="0" w:color="auto"/>
                <w:left w:val="none" w:sz="0" w:space="0" w:color="auto"/>
                <w:bottom w:val="none" w:sz="0" w:space="0" w:color="auto"/>
                <w:right w:val="none" w:sz="0" w:space="0" w:color="auto"/>
              </w:divBdr>
            </w:div>
            <w:div w:id="527111391">
              <w:marLeft w:val="0"/>
              <w:marRight w:val="0"/>
              <w:marTop w:val="0"/>
              <w:marBottom w:val="0"/>
              <w:divBdr>
                <w:top w:val="none" w:sz="0" w:space="0" w:color="auto"/>
                <w:left w:val="none" w:sz="0" w:space="0" w:color="auto"/>
                <w:bottom w:val="none" w:sz="0" w:space="0" w:color="auto"/>
                <w:right w:val="none" w:sz="0" w:space="0" w:color="auto"/>
              </w:divBdr>
            </w:div>
            <w:div w:id="1332106508">
              <w:marLeft w:val="0"/>
              <w:marRight w:val="0"/>
              <w:marTop w:val="0"/>
              <w:marBottom w:val="0"/>
              <w:divBdr>
                <w:top w:val="none" w:sz="0" w:space="0" w:color="auto"/>
                <w:left w:val="none" w:sz="0" w:space="0" w:color="auto"/>
                <w:bottom w:val="none" w:sz="0" w:space="0" w:color="auto"/>
                <w:right w:val="none" w:sz="0" w:space="0" w:color="auto"/>
              </w:divBdr>
            </w:div>
            <w:div w:id="1450658551">
              <w:marLeft w:val="0"/>
              <w:marRight w:val="0"/>
              <w:marTop w:val="0"/>
              <w:marBottom w:val="0"/>
              <w:divBdr>
                <w:top w:val="none" w:sz="0" w:space="0" w:color="auto"/>
                <w:left w:val="none" w:sz="0" w:space="0" w:color="auto"/>
                <w:bottom w:val="none" w:sz="0" w:space="0" w:color="auto"/>
                <w:right w:val="none" w:sz="0" w:space="0" w:color="auto"/>
              </w:divBdr>
            </w:div>
            <w:div w:id="136150795">
              <w:marLeft w:val="0"/>
              <w:marRight w:val="0"/>
              <w:marTop w:val="0"/>
              <w:marBottom w:val="0"/>
              <w:divBdr>
                <w:top w:val="none" w:sz="0" w:space="0" w:color="auto"/>
                <w:left w:val="none" w:sz="0" w:space="0" w:color="auto"/>
                <w:bottom w:val="none" w:sz="0" w:space="0" w:color="auto"/>
                <w:right w:val="none" w:sz="0" w:space="0" w:color="auto"/>
              </w:divBdr>
            </w:div>
            <w:div w:id="1726367479">
              <w:marLeft w:val="0"/>
              <w:marRight w:val="0"/>
              <w:marTop w:val="0"/>
              <w:marBottom w:val="0"/>
              <w:divBdr>
                <w:top w:val="none" w:sz="0" w:space="0" w:color="auto"/>
                <w:left w:val="none" w:sz="0" w:space="0" w:color="auto"/>
                <w:bottom w:val="none" w:sz="0" w:space="0" w:color="auto"/>
                <w:right w:val="none" w:sz="0" w:space="0" w:color="auto"/>
              </w:divBdr>
            </w:div>
            <w:div w:id="478766845">
              <w:marLeft w:val="0"/>
              <w:marRight w:val="0"/>
              <w:marTop w:val="0"/>
              <w:marBottom w:val="0"/>
              <w:divBdr>
                <w:top w:val="none" w:sz="0" w:space="0" w:color="auto"/>
                <w:left w:val="none" w:sz="0" w:space="0" w:color="auto"/>
                <w:bottom w:val="none" w:sz="0" w:space="0" w:color="auto"/>
                <w:right w:val="none" w:sz="0" w:space="0" w:color="auto"/>
              </w:divBdr>
            </w:div>
            <w:div w:id="454174402">
              <w:marLeft w:val="0"/>
              <w:marRight w:val="0"/>
              <w:marTop w:val="0"/>
              <w:marBottom w:val="0"/>
              <w:divBdr>
                <w:top w:val="none" w:sz="0" w:space="0" w:color="auto"/>
                <w:left w:val="none" w:sz="0" w:space="0" w:color="auto"/>
                <w:bottom w:val="none" w:sz="0" w:space="0" w:color="auto"/>
                <w:right w:val="none" w:sz="0" w:space="0" w:color="auto"/>
              </w:divBdr>
            </w:div>
            <w:div w:id="1663197648">
              <w:marLeft w:val="0"/>
              <w:marRight w:val="0"/>
              <w:marTop w:val="0"/>
              <w:marBottom w:val="0"/>
              <w:divBdr>
                <w:top w:val="none" w:sz="0" w:space="0" w:color="auto"/>
                <w:left w:val="none" w:sz="0" w:space="0" w:color="auto"/>
                <w:bottom w:val="none" w:sz="0" w:space="0" w:color="auto"/>
                <w:right w:val="none" w:sz="0" w:space="0" w:color="auto"/>
              </w:divBdr>
            </w:div>
            <w:div w:id="115757745">
              <w:marLeft w:val="0"/>
              <w:marRight w:val="0"/>
              <w:marTop w:val="0"/>
              <w:marBottom w:val="0"/>
              <w:divBdr>
                <w:top w:val="none" w:sz="0" w:space="0" w:color="auto"/>
                <w:left w:val="none" w:sz="0" w:space="0" w:color="auto"/>
                <w:bottom w:val="none" w:sz="0" w:space="0" w:color="auto"/>
                <w:right w:val="none" w:sz="0" w:space="0" w:color="auto"/>
              </w:divBdr>
            </w:div>
            <w:div w:id="1873180431">
              <w:marLeft w:val="0"/>
              <w:marRight w:val="0"/>
              <w:marTop w:val="0"/>
              <w:marBottom w:val="0"/>
              <w:divBdr>
                <w:top w:val="none" w:sz="0" w:space="0" w:color="auto"/>
                <w:left w:val="none" w:sz="0" w:space="0" w:color="auto"/>
                <w:bottom w:val="none" w:sz="0" w:space="0" w:color="auto"/>
                <w:right w:val="none" w:sz="0" w:space="0" w:color="auto"/>
              </w:divBdr>
            </w:div>
            <w:div w:id="883060674">
              <w:marLeft w:val="0"/>
              <w:marRight w:val="0"/>
              <w:marTop w:val="0"/>
              <w:marBottom w:val="0"/>
              <w:divBdr>
                <w:top w:val="none" w:sz="0" w:space="0" w:color="auto"/>
                <w:left w:val="none" w:sz="0" w:space="0" w:color="auto"/>
                <w:bottom w:val="none" w:sz="0" w:space="0" w:color="auto"/>
                <w:right w:val="none" w:sz="0" w:space="0" w:color="auto"/>
              </w:divBdr>
            </w:div>
            <w:div w:id="521942158">
              <w:marLeft w:val="0"/>
              <w:marRight w:val="0"/>
              <w:marTop w:val="0"/>
              <w:marBottom w:val="0"/>
              <w:divBdr>
                <w:top w:val="none" w:sz="0" w:space="0" w:color="auto"/>
                <w:left w:val="none" w:sz="0" w:space="0" w:color="auto"/>
                <w:bottom w:val="none" w:sz="0" w:space="0" w:color="auto"/>
                <w:right w:val="none" w:sz="0" w:space="0" w:color="auto"/>
              </w:divBdr>
            </w:div>
            <w:div w:id="886448471">
              <w:marLeft w:val="0"/>
              <w:marRight w:val="0"/>
              <w:marTop w:val="0"/>
              <w:marBottom w:val="0"/>
              <w:divBdr>
                <w:top w:val="none" w:sz="0" w:space="0" w:color="auto"/>
                <w:left w:val="none" w:sz="0" w:space="0" w:color="auto"/>
                <w:bottom w:val="none" w:sz="0" w:space="0" w:color="auto"/>
                <w:right w:val="none" w:sz="0" w:space="0" w:color="auto"/>
              </w:divBdr>
            </w:div>
            <w:div w:id="148984873">
              <w:marLeft w:val="0"/>
              <w:marRight w:val="0"/>
              <w:marTop w:val="0"/>
              <w:marBottom w:val="0"/>
              <w:divBdr>
                <w:top w:val="none" w:sz="0" w:space="0" w:color="auto"/>
                <w:left w:val="none" w:sz="0" w:space="0" w:color="auto"/>
                <w:bottom w:val="none" w:sz="0" w:space="0" w:color="auto"/>
                <w:right w:val="none" w:sz="0" w:space="0" w:color="auto"/>
              </w:divBdr>
            </w:div>
            <w:div w:id="1355300453">
              <w:marLeft w:val="0"/>
              <w:marRight w:val="0"/>
              <w:marTop w:val="0"/>
              <w:marBottom w:val="0"/>
              <w:divBdr>
                <w:top w:val="none" w:sz="0" w:space="0" w:color="auto"/>
                <w:left w:val="none" w:sz="0" w:space="0" w:color="auto"/>
                <w:bottom w:val="none" w:sz="0" w:space="0" w:color="auto"/>
                <w:right w:val="none" w:sz="0" w:space="0" w:color="auto"/>
              </w:divBdr>
            </w:div>
            <w:div w:id="1404530073">
              <w:marLeft w:val="0"/>
              <w:marRight w:val="0"/>
              <w:marTop w:val="0"/>
              <w:marBottom w:val="0"/>
              <w:divBdr>
                <w:top w:val="none" w:sz="0" w:space="0" w:color="auto"/>
                <w:left w:val="none" w:sz="0" w:space="0" w:color="auto"/>
                <w:bottom w:val="none" w:sz="0" w:space="0" w:color="auto"/>
                <w:right w:val="none" w:sz="0" w:space="0" w:color="auto"/>
              </w:divBdr>
            </w:div>
            <w:div w:id="921795434">
              <w:marLeft w:val="0"/>
              <w:marRight w:val="0"/>
              <w:marTop w:val="0"/>
              <w:marBottom w:val="0"/>
              <w:divBdr>
                <w:top w:val="none" w:sz="0" w:space="0" w:color="auto"/>
                <w:left w:val="none" w:sz="0" w:space="0" w:color="auto"/>
                <w:bottom w:val="none" w:sz="0" w:space="0" w:color="auto"/>
                <w:right w:val="none" w:sz="0" w:space="0" w:color="auto"/>
              </w:divBdr>
            </w:div>
            <w:div w:id="1248005173">
              <w:marLeft w:val="0"/>
              <w:marRight w:val="0"/>
              <w:marTop w:val="0"/>
              <w:marBottom w:val="0"/>
              <w:divBdr>
                <w:top w:val="none" w:sz="0" w:space="0" w:color="auto"/>
                <w:left w:val="none" w:sz="0" w:space="0" w:color="auto"/>
                <w:bottom w:val="none" w:sz="0" w:space="0" w:color="auto"/>
                <w:right w:val="none" w:sz="0" w:space="0" w:color="auto"/>
              </w:divBdr>
            </w:div>
            <w:div w:id="1727483487">
              <w:marLeft w:val="0"/>
              <w:marRight w:val="0"/>
              <w:marTop w:val="0"/>
              <w:marBottom w:val="0"/>
              <w:divBdr>
                <w:top w:val="none" w:sz="0" w:space="0" w:color="auto"/>
                <w:left w:val="none" w:sz="0" w:space="0" w:color="auto"/>
                <w:bottom w:val="none" w:sz="0" w:space="0" w:color="auto"/>
                <w:right w:val="none" w:sz="0" w:space="0" w:color="auto"/>
              </w:divBdr>
            </w:div>
            <w:div w:id="920792715">
              <w:marLeft w:val="0"/>
              <w:marRight w:val="0"/>
              <w:marTop w:val="0"/>
              <w:marBottom w:val="0"/>
              <w:divBdr>
                <w:top w:val="none" w:sz="0" w:space="0" w:color="auto"/>
                <w:left w:val="none" w:sz="0" w:space="0" w:color="auto"/>
                <w:bottom w:val="none" w:sz="0" w:space="0" w:color="auto"/>
                <w:right w:val="none" w:sz="0" w:space="0" w:color="auto"/>
              </w:divBdr>
            </w:div>
            <w:div w:id="765465634">
              <w:marLeft w:val="0"/>
              <w:marRight w:val="0"/>
              <w:marTop w:val="0"/>
              <w:marBottom w:val="0"/>
              <w:divBdr>
                <w:top w:val="none" w:sz="0" w:space="0" w:color="auto"/>
                <w:left w:val="none" w:sz="0" w:space="0" w:color="auto"/>
                <w:bottom w:val="none" w:sz="0" w:space="0" w:color="auto"/>
                <w:right w:val="none" w:sz="0" w:space="0" w:color="auto"/>
              </w:divBdr>
            </w:div>
            <w:div w:id="1470246554">
              <w:marLeft w:val="0"/>
              <w:marRight w:val="0"/>
              <w:marTop w:val="0"/>
              <w:marBottom w:val="0"/>
              <w:divBdr>
                <w:top w:val="none" w:sz="0" w:space="0" w:color="auto"/>
                <w:left w:val="none" w:sz="0" w:space="0" w:color="auto"/>
                <w:bottom w:val="none" w:sz="0" w:space="0" w:color="auto"/>
                <w:right w:val="none" w:sz="0" w:space="0" w:color="auto"/>
              </w:divBdr>
            </w:div>
            <w:div w:id="1869223379">
              <w:marLeft w:val="0"/>
              <w:marRight w:val="0"/>
              <w:marTop w:val="0"/>
              <w:marBottom w:val="0"/>
              <w:divBdr>
                <w:top w:val="none" w:sz="0" w:space="0" w:color="auto"/>
                <w:left w:val="none" w:sz="0" w:space="0" w:color="auto"/>
                <w:bottom w:val="none" w:sz="0" w:space="0" w:color="auto"/>
                <w:right w:val="none" w:sz="0" w:space="0" w:color="auto"/>
              </w:divBdr>
            </w:div>
            <w:div w:id="1130510148">
              <w:marLeft w:val="0"/>
              <w:marRight w:val="0"/>
              <w:marTop w:val="0"/>
              <w:marBottom w:val="0"/>
              <w:divBdr>
                <w:top w:val="none" w:sz="0" w:space="0" w:color="auto"/>
                <w:left w:val="none" w:sz="0" w:space="0" w:color="auto"/>
                <w:bottom w:val="none" w:sz="0" w:space="0" w:color="auto"/>
                <w:right w:val="none" w:sz="0" w:space="0" w:color="auto"/>
              </w:divBdr>
            </w:div>
            <w:div w:id="918366590">
              <w:marLeft w:val="0"/>
              <w:marRight w:val="0"/>
              <w:marTop w:val="0"/>
              <w:marBottom w:val="0"/>
              <w:divBdr>
                <w:top w:val="none" w:sz="0" w:space="0" w:color="auto"/>
                <w:left w:val="none" w:sz="0" w:space="0" w:color="auto"/>
                <w:bottom w:val="none" w:sz="0" w:space="0" w:color="auto"/>
                <w:right w:val="none" w:sz="0" w:space="0" w:color="auto"/>
              </w:divBdr>
            </w:div>
            <w:div w:id="1225333375">
              <w:marLeft w:val="0"/>
              <w:marRight w:val="0"/>
              <w:marTop w:val="0"/>
              <w:marBottom w:val="0"/>
              <w:divBdr>
                <w:top w:val="none" w:sz="0" w:space="0" w:color="auto"/>
                <w:left w:val="none" w:sz="0" w:space="0" w:color="auto"/>
                <w:bottom w:val="none" w:sz="0" w:space="0" w:color="auto"/>
                <w:right w:val="none" w:sz="0" w:space="0" w:color="auto"/>
              </w:divBdr>
            </w:div>
            <w:div w:id="57245158">
              <w:marLeft w:val="0"/>
              <w:marRight w:val="0"/>
              <w:marTop w:val="0"/>
              <w:marBottom w:val="0"/>
              <w:divBdr>
                <w:top w:val="none" w:sz="0" w:space="0" w:color="auto"/>
                <w:left w:val="none" w:sz="0" w:space="0" w:color="auto"/>
                <w:bottom w:val="none" w:sz="0" w:space="0" w:color="auto"/>
                <w:right w:val="none" w:sz="0" w:space="0" w:color="auto"/>
              </w:divBdr>
            </w:div>
            <w:div w:id="512501910">
              <w:marLeft w:val="0"/>
              <w:marRight w:val="0"/>
              <w:marTop w:val="0"/>
              <w:marBottom w:val="0"/>
              <w:divBdr>
                <w:top w:val="none" w:sz="0" w:space="0" w:color="auto"/>
                <w:left w:val="none" w:sz="0" w:space="0" w:color="auto"/>
                <w:bottom w:val="none" w:sz="0" w:space="0" w:color="auto"/>
                <w:right w:val="none" w:sz="0" w:space="0" w:color="auto"/>
              </w:divBdr>
            </w:div>
            <w:div w:id="61298725">
              <w:marLeft w:val="0"/>
              <w:marRight w:val="0"/>
              <w:marTop w:val="0"/>
              <w:marBottom w:val="0"/>
              <w:divBdr>
                <w:top w:val="none" w:sz="0" w:space="0" w:color="auto"/>
                <w:left w:val="none" w:sz="0" w:space="0" w:color="auto"/>
                <w:bottom w:val="none" w:sz="0" w:space="0" w:color="auto"/>
                <w:right w:val="none" w:sz="0" w:space="0" w:color="auto"/>
              </w:divBdr>
            </w:div>
            <w:div w:id="492842615">
              <w:marLeft w:val="0"/>
              <w:marRight w:val="0"/>
              <w:marTop w:val="0"/>
              <w:marBottom w:val="0"/>
              <w:divBdr>
                <w:top w:val="none" w:sz="0" w:space="0" w:color="auto"/>
                <w:left w:val="none" w:sz="0" w:space="0" w:color="auto"/>
                <w:bottom w:val="none" w:sz="0" w:space="0" w:color="auto"/>
                <w:right w:val="none" w:sz="0" w:space="0" w:color="auto"/>
              </w:divBdr>
            </w:div>
            <w:div w:id="702481670">
              <w:marLeft w:val="0"/>
              <w:marRight w:val="0"/>
              <w:marTop w:val="0"/>
              <w:marBottom w:val="0"/>
              <w:divBdr>
                <w:top w:val="none" w:sz="0" w:space="0" w:color="auto"/>
                <w:left w:val="none" w:sz="0" w:space="0" w:color="auto"/>
                <w:bottom w:val="none" w:sz="0" w:space="0" w:color="auto"/>
                <w:right w:val="none" w:sz="0" w:space="0" w:color="auto"/>
              </w:divBdr>
            </w:div>
            <w:div w:id="1141576502">
              <w:marLeft w:val="0"/>
              <w:marRight w:val="0"/>
              <w:marTop w:val="0"/>
              <w:marBottom w:val="0"/>
              <w:divBdr>
                <w:top w:val="none" w:sz="0" w:space="0" w:color="auto"/>
                <w:left w:val="none" w:sz="0" w:space="0" w:color="auto"/>
                <w:bottom w:val="none" w:sz="0" w:space="0" w:color="auto"/>
                <w:right w:val="none" w:sz="0" w:space="0" w:color="auto"/>
              </w:divBdr>
            </w:div>
            <w:div w:id="2060544447">
              <w:marLeft w:val="0"/>
              <w:marRight w:val="0"/>
              <w:marTop w:val="0"/>
              <w:marBottom w:val="0"/>
              <w:divBdr>
                <w:top w:val="none" w:sz="0" w:space="0" w:color="auto"/>
                <w:left w:val="none" w:sz="0" w:space="0" w:color="auto"/>
                <w:bottom w:val="none" w:sz="0" w:space="0" w:color="auto"/>
                <w:right w:val="none" w:sz="0" w:space="0" w:color="auto"/>
              </w:divBdr>
            </w:div>
            <w:div w:id="1906531598">
              <w:marLeft w:val="0"/>
              <w:marRight w:val="0"/>
              <w:marTop w:val="0"/>
              <w:marBottom w:val="0"/>
              <w:divBdr>
                <w:top w:val="none" w:sz="0" w:space="0" w:color="auto"/>
                <w:left w:val="none" w:sz="0" w:space="0" w:color="auto"/>
                <w:bottom w:val="none" w:sz="0" w:space="0" w:color="auto"/>
                <w:right w:val="none" w:sz="0" w:space="0" w:color="auto"/>
              </w:divBdr>
            </w:div>
            <w:div w:id="254943903">
              <w:marLeft w:val="0"/>
              <w:marRight w:val="0"/>
              <w:marTop w:val="0"/>
              <w:marBottom w:val="0"/>
              <w:divBdr>
                <w:top w:val="none" w:sz="0" w:space="0" w:color="auto"/>
                <w:left w:val="none" w:sz="0" w:space="0" w:color="auto"/>
                <w:bottom w:val="none" w:sz="0" w:space="0" w:color="auto"/>
                <w:right w:val="none" w:sz="0" w:space="0" w:color="auto"/>
              </w:divBdr>
            </w:div>
            <w:div w:id="789400191">
              <w:marLeft w:val="0"/>
              <w:marRight w:val="0"/>
              <w:marTop w:val="0"/>
              <w:marBottom w:val="0"/>
              <w:divBdr>
                <w:top w:val="none" w:sz="0" w:space="0" w:color="auto"/>
                <w:left w:val="none" w:sz="0" w:space="0" w:color="auto"/>
                <w:bottom w:val="none" w:sz="0" w:space="0" w:color="auto"/>
                <w:right w:val="none" w:sz="0" w:space="0" w:color="auto"/>
              </w:divBdr>
            </w:div>
            <w:div w:id="360402230">
              <w:marLeft w:val="0"/>
              <w:marRight w:val="0"/>
              <w:marTop w:val="0"/>
              <w:marBottom w:val="0"/>
              <w:divBdr>
                <w:top w:val="none" w:sz="0" w:space="0" w:color="auto"/>
                <w:left w:val="none" w:sz="0" w:space="0" w:color="auto"/>
                <w:bottom w:val="none" w:sz="0" w:space="0" w:color="auto"/>
                <w:right w:val="none" w:sz="0" w:space="0" w:color="auto"/>
              </w:divBdr>
            </w:div>
            <w:div w:id="1012687959">
              <w:marLeft w:val="0"/>
              <w:marRight w:val="0"/>
              <w:marTop w:val="0"/>
              <w:marBottom w:val="0"/>
              <w:divBdr>
                <w:top w:val="none" w:sz="0" w:space="0" w:color="auto"/>
                <w:left w:val="none" w:sz="0" w:space="0" w:color="auto"/>
                <w:bottom w:val="none" w:sz="0" w:space="0" w:color="auto"/>
                <w:right w:val="none" w:sz="0" w:space="0" w:color="auto"/>
              </w:divBdr>
            </w:div>
            <w:div w:id="102917591">
              <w:marLeft w:val="0"/>
              <w:marRight w:val="0"/>
              <w:marTop w:val="0"/>
              <w:marBottom w:val="0"/>
              <w:divBdr>
                <w:top w:val="none" w:sz="0" w:space="0" w:color="auto"/>
                <w:left w:val="none" w:sz="0" w:space="0" w:color="auto"/>
                <w:bottom w:val="none" w:sz="0" w:space="0" w:color="auto"/>
                <w:right w:val="none" w:sz="0" w:space="0" w:color="auto"/>
              </w:divBdr>
            </w:div>
            <w:div w:id="539057391">
              <w:marLeft w:val="0"/>
              <w:marRight w:val="0"/>
              <w:marTop w:val="0"/>
              <w:marBottom w:val="0"/>
              <w:divBdr>
                <w:top w:val="none" w:sz="0" w:space="0" w:color="auto"/>
                <w:left w:val="none" w:sz="0" w:space="0" w:color="auto"/>
                <w:bottom w:val="none" w:sz="0" w:space="0" w:color="auto"/>
                <w:right w:val="none" w:sz="0" w:space="0" w:color="auto"/>
              </w:divBdr>
            </w:div>
            <w:div w:id="1703088619">
              <w:marLeft w:val="0"/>
              <w:marRight w:val="0"/>
              <w:marTop w:val="0"/>
              <w:marBottom w:val="0"/>
              <w:divBdr>
                <w:top w:val="none" w:sz="0" w:space="0" w:color="auto"/>
                <w:left w:val="none" w:sz="0" w:space="0" w:color="auto"/>
                <w:bottom w:val="none" w:sz="0" w:space="0" w:color="auto"/>
                <w:right w:val="none" w:sz="0" w:space="0" w:color="auto"/>
              </w:divBdr>
            </w:div>
            <w:div w:id="10301470">
              <w:marLeft w:val="0"/>
              <w:marRight w:val="0"/>
              <w:marTop w:val="0"/>
              <w:marBottom w:val="0"/>
              <w:divBdr>
                <w:top w:val="none" w:sz="0" w:space="0" w:color="auto"/>
                <w:left w:val="none" w:sz="0" w:space="0" w:color="auto"/>
                <w:bottom w:val="none" w:sz="0" w:space="0" w:color="auto"/>
                <w:right w:val="none" w:sz="0" w:space="0" w:color="auto"/>
              </w:divBdr>
            </w:div>
            <w:div w:id="40204738">
              <w:marLeft w:val="0"/>
              <w:marRight w:val="0"/>
              <w:marTop w:val="0"/>
              <w:marBottom w:val="0"/>
              <w:divBdr>
                <w:top w:val="none" w:sz="0" w:space="0" w:color="auto"/>
                <w:left w:val="none" w:sz="0" w:space="0" w:color="auto"/>
                <w:bottom w:val="none" w:sz="0" w:space="0" w:color="auto"/>
                <w:right w:val="none" w:sz="0" w:space="0" w:color="auto"/>
              </w:divBdr>
            </w:div>
            <w:div w:id="992412164">
              <w:marLeft w:val="0"/>
              <w:marRight w:val="0"/>
              <w:marTop w:val="0"/>
              <w:marBottom w:val="0"/>
              <w:divBdr>
                <w:top w:val="none" w:sz="0" w:space="0" w:color="auto"/>
                <w:left w:val="none" w:sz="0" w:space="0" w:color="auto"/>
                <w:bottom w:val="none" w:sz="0" w:space="0" w:color="auto"/>
                <w:right w:val="none" w:sz="0" w:space="0" w:color="auto"/>
              </w:divBdr>
            </w:div>
            <w:div w:id="1474446643">
              <w:marLeft w:val="0"/>
              <w:marRight w:val="0"/>
              <w:marTop w:val="0"/>
              <w:marBottom w:val="0"/>
              <w:divBdr>
                <w:top w:val="none" w:sz="0" w:space="0" w:color="auto"/>
                <w:left w:val="none" w:sz="0" w:space="0" w:color="auto"/>
                <w:bottom w:val="none" w:sz="0" w:space="0" w:color="auto"/>
                <w:right w:val="none" w:sz="0" w:space="0" w:color="auto"/>
              </w:divBdr>
            </w:div>
            <w:div w:id="1686516243">
              <w:marLeft w:val="0"/>
              <w:marRight w:val="0"/>
              <w:marTop w:val="0"/>
              <w:marBottom w:val="0"/>
              <w:divBdr>
                <w:top w:val="none" w:sz="0" w:space="0" w:color="auto"/>
                <w:left w:val="none" w:sz="0" w:space="0" w:color="auto"/>
                <w:bottom w:val="none" w:sz="0" w:space="0" w:color="auto"/>
                <w:right w:val="none" w:sz="0" w:space="0" w:color="auto"/>
              </w:divBdr>
            </w:div>
            <w:div w:id="403259713">
              <w:marLeft w:val="0"/>
              <w:marRight w:val="0"/>
              <w:marTop w:val="0"/>
              <w:marBottom w:val="0"/>
              <w:divBdr>
                <w:top w:val="none" w:sz="0" w:space="0" w:color="auto"/>
                <w:left w:val="none" w:sz="0" w:space="0" w:color="auto"/>
                <w:bottom w:val="none" w:sz="0" w:space="0" w:color="auto"/>
                <w:right w:val="none" w:sz="0" w:space="0" w:color="auto"/>
              </w:divBdr>
            </w:div>
            <w:div w:id="1686980078">
              <w:marLeft w:val="0"/>
              <w:marRight w:val="0"/>
              <w:marTop w:val="0"/>
              <w:marBottom w:val="0"/>
              <w:divBdr>
                <w:top w:val="none" w:sz="0" w:space="0" w:color="auto"/>
                <w:left w:val="none" w:sz="0" w:space="0" w:color="auto"/>
                <w:bottom w:val="none" w:sz="0" w:space="0" w:color="auto"/>
                <w:right w:val="none" w:sz="0" w:space="0" w:color="auto"/>
              </w:divBdr>
            </w:div>
            <w:div w:id="1795178209">
              <w:marLeft w:val="0"/>
              <w:marRight w:val="0"/>
              <w:marTop w:val="0"/>
              <w:marBottom w:val="0"/>
              <w:divBdr>
                <w:top w:val="none" w:sz="0" w:space="0" w:color="auto"/>
                <w:left w:val="none" w:sz="0" w:space="0" w:color="auto"/>
                <w:bottom w:val="none" w:sz="0" w:space="0" w:color="auto"/>
                <w:right w:val="none" w:sz="0" w:space="0" w:color="auto"/>
              </w:divBdr>
            </w:div>
            <w:div w:id="1599485757">
              <w:marLeft w:val="0"/>
              <w:marRight w:val="0"/>
              <w:marTop w:val="0"/>
              <w:marBottom w:val="0"/>
              <w:divBdr>
                <w:top w:val="none" w:sz="0" w:space="0" w:color="auto"/>
                <w:left w:val="none" w:sz="0" w:space="0" w:color="auto"/>
                <w:bottom w:val="none" w:sz="0" w:space="0" w:color="auto"/>
                <w:right w:val="none" w:sz="0" w:space="0" w:color="auto"/>
              </w:divBdr>
            </w:div>
            <w:div w:id="1245341824">
              <w:marLeft w:val="0"/>
              <w:marRight w:val="0"/>
              <w:marTop w:val="0"/>
              <w:marBottom w:val="0"/>
              <w:divBdr>
                <w:top w:val="none" w:sz="0" w:space="0" w:color="auto"/>
                <w:left w:val="none" w:sz="0" w:space="0" w:color="auto"/>
                <w:bottom w:val="none" w:sz="0" w:space="0" w:color="auto"/>
                <w:right w:val="none" w:sz="0" w:space="0" w:color="auto"/>
              </w:divBdr>
            </w:div>
            <w:div w:id="394549658">
              <w:marLeft w:val="0"/>
              <w:marRight w:val="0"/>
              <w:marTop w:val="0"/>
              <w:marBottom w:val="0"/>
              <w:divBdr>
                <w:top w:val="none" w:sz="0" w:space="0" w:color="auto"/>
                <w:left w:val="none" w:sz="0" w:space="0" w:color="auto"/>
                <w:bottom w:val="none" w:sz="0" w:space="0" w:color="auto"/>
                <w:right w:val="none" w:sz="0" w:space="0" w:color="auto"/>
              </w:divBdr>
            </w:div>
            <w:div w:id="244851360">
              <w:marLeft w:val="0"/>
              <w:marRight w:val="0"/>
              <w:marTop w:val="0"/>
              <w:marBottom w:val="0"/>
              <w:divBdr>
                <w:top w:val="none" w:sz="0" w:space="0" w:color="auto"/>
                <w:left w:val="none" w:sz="0" w:space="0" w:color="auto"/>
                <w:bottom w:val="none" w:sz="0" w:space="0" w:color="auto"/>
                <w:right w:val="none" w:sz="0" w:space="0" w:color="auto"/>
              </w:divBdr>
            </w:div>
            <w:div w:id="1435318044">
              <w:marLeft w:val="0"/>
              <w:marRight w:val="0"/>
              <w:marTop w:val="0"/>
              <w:marBottom w:val="0"/>
              <w:divBdr>
                <w:top w:val="none" w:sz="0" w:space="0" w:color="auto"/>
                <w:left w:val="none" w:sz="0" w:space="0" w:color="auto"/>
                <w:bottom w:val="none" w:sz="0" w:space="0" w:color="auto"/>
                <w:right w:val="none" w:sz="0" w:space="0" w:color="auto"/>
              </w:divBdr>
            </w:div>
            <w:div w:id="1198592044">
              <w:marLeft w:val="0"/>
              <w:marRight w:val="0"/>
              <w:marTop w:val="0"/>
              <w:marBottom w:val="0"/>
              <w:divBdr>
                <w:top w:val="none" w:sz="0" w:space="0" w:color="auto"/>
                <w:left w:val="none" w:sz="0" w:space="0" w:color="auto"/>
                <w:bottom w:val="none" w:sz="0" w:space="0" w:color="auto"/>
                <w:right w:val="none" w:sz="0" w:space="0" w:color="auto"/>
              </w:divBdr>
            </w:div>
            <w:div w:id="2136753879">
              <w:marLeft w:val="0"/>
              <w:marRight w:val="0"/>
              <w:marTop w:val="0"/>
              <w:marBottom w:val="0"/>
              <w:divBdr>
                <w:top w:val="none" w:sz="0" w:space="0" w:color="auto"/>
                <w:left w:val="none" w:sz="0" w:space="0" w:color="auto"/>
                <w:bottom w:val="none" w:sz="0" w:space="0" w:color="auto"/>
                <w:right w:val="none" w:sz="0" w:space="0" w:color="auto"/>
              </w:divBdr>
            </w:div>
            <w:div w:id="1365668883">
              <w:marLeft w:val="0"/>
              <w:marRight w:val="0"/>
              <w:marTop w:val="0"/>
              <w:marBottom w:val="0"/>
              <w:divBdr>
                <w:top w:val="none" w:sz="0" w:space="0" w:color="auto"/>
                <w:left w:val="none" w:sz="0" w:space="0" w:color="auto"/>
                <w:bottom w:val="none" w:sz="0" w:space="0" w:color="auto"/>
                <w:right w:val="none" w:sz="0" w:space="0" w:color="auto"/>
              </w:divBdr>
            </w:div>
            <w:div w:id="627779826">
              <w:marLeft w:val="0"/>
              <w:marRight w:val="0"/>
              <w:marTop w:val="0"/>
              <w:marBottom w:val="0"/>
              <w:divBdr>
                <w:top w:val="none" w:sz="0" w:space="0" w:color="auto"/>
                <w:left w:val="none" w:sz="0" w:space="0" w:color="auto"/>
                <w:bottom w:val="none" w:sz="0" w:space="0" w:color="auto"/>
                <w:right w:val="none" w:sz="0" w:space="0" w:color="auto"/>
              </w:divBdr>
            </w:div>
            <w:div w:id="1699355634">
              <w:marLeft w:val="0"/>
              <w:marRight w:val="0"/>
              <w:marTop w:val="0"/>
              <w:marBottom w:val="0"/>
              <w:divBdr>
                <w:top w:val="none" w:sz="0" w:space="0" w:color="auto"/>
                <w:left w:val="none" w:sz="0" w:space="0" w:color="auto"/>
                <w:bottom w:val="none" w:sz="0" w:space="0" w:color="auto"/>
                <w:right w:val="none" w:sz="0" w:space="0" w:color="auto"/>
              </w:divBdr>
            </w:div>
            <w:div w:id="368844264">
              <w:marLeft w:val="0"/>
              <w:marRight w:val="0"/>
              <w:marTop w:val="0"/>
              <w:marBottom w:val="0"/>
              <w:divBdr>
                <w:top w:val="none" w:sz="0" w:space="0" w:color="auto"/>
                <w:left w:val="none" w:sz="0" w:space="0" w:color="auto"/>
                <w:bottom w:val="none" w:sz="0" w:space="0" w:color="auto"/>
                <w:right w:val="none" w:sz="0" w:space="0" w:color="auto"/>
              </w:divBdr>
            </w:div>
            <w:div w:id="1595623370">
              <w:marLeft w:val="0"/>
              <w:marRight w:val="0"/>
              <w:marTop w:val="0"/>
              <w:marBottom w:val="0"/>
              <w:divBdr>
                <w:top w:val="none" w:sz="0" w:space="0" w:color="auto"/>
                <w:left w:val="none" w:sz="0" w:space="0" w:color="auto"/>
                <w:bottom w:val="none" w:sz="0" w:space="0" w:color="auto"/>
                <w:right w:val="none" w:sz="0" w:space="0" w:color="auto"/>
              </w:divBdr>
            </w:div>
            <w:div w:id="1013262187">
              <w:marLeft w:val="0"/>
              <w:marRight w:val="0"/>
              <w:marTop w:val="0"/>
              <w:marBottom w:val="0"/>
              <w:divBdr>
                <w:top w:val="none" w:sz="0" w:space="0" w:color="auto"/>
                <w:left w:val="none" w:sz="0" w:space="0" w:color="auto"/>
                <w:bottom w:val="none" w:sz="0" w:space="0" w:color="auto"/>
                <w:right w:val="none" w:sz="0" w:space="0" w:color="auto"/>
              </w:divBdr>
            </w:div>
            <w:div w:id="1408382446">
              <w:marLeft w:val="0"/>
              <w:marRight w:val="0"/>
              <w:marTop w:val="0"/>
              <w:marBottom w:val="0"/>
              <w:divBdr>
                <w:top w:val="none" w:sz="0" w:space="0" w:color="auto"/>
                <w:left w:val="none" w:sz="0" w:space="0" w:color="auto"/>
                <w:bottom w:val="none" w:sz="0" w:space="0" w:color="auto"/>
                <w:right w:val="none" w:sz="0" w:space="0" w:color="auto"/>
              </w:divBdr>
            </w:div>
            <w:div w:id="2063557217">
              <w:marLeft w:val="0"/>
              <w:marRight w:val="0"/>
              <w:marTop w:val="0"/>
              <w:marBottom w:val="0"/>
              <w:divBdr>
                <w:top w:val="none" w:sz="0" w:space="0" w:color="auto"/>
                <w:left w:val="none" w:sz="0" w:space="0" w:color="auto"/>
                <w:bottom w:val="none" w:sz="0" w:space="0" w:color="auto"/>
                <w:right w:val="none" w:sz="0" w:space="0" w:color="auto"/>
              </w:divBdr>
            </w:div>
            <w:div w:id="1464301115">
              <w:marLeft w:val="0"/>
              <w:marRight w:val="0"/>
              <w:marTop w:val="0"/>
              <w:marBottom w:val="0"/>
              <w:divBdr>
                <w:top w:val="none" w:sz="0" w:space="0" w:color="auto"/>
                <w:left w:val="none" w:sz="0" w:space="0" w:color="auto"/>
                <w:bottom w:val="none" w:sz="0" w:space="0" w:color="auto"/>
                <w:right w:val="none" w:sz="0" w:space="0" w:color="auto"/>
              </w:divBdr>
            </w:div>
            <w:div w:id="1603606672">
              <w:marLeft w:val="0"/>
              <w:marRight w:val="0"/>
              <w:marTop w:val="0"/>
              <w:marBottom w:val="0"/>
              <w:divBdr>
                <w:top w:val="none" w:sz="0" w:space="0" w:color="auto"/>
                <w:left w:val="none" w:sz="0" w:space="0" w:color="auto"/>
                <w:bottom w:val="none" w:sz="0" w:space="0" w:color="auto"/>
                <w:right w:val="none" w:sz="0" w:space="0" w:color="auto"/>
              </w:divBdr>
            </w:div>
            <w:div w:id="1678968451">
              <w:marLeft w:val="0"/>
              <w:marRight w:val="0"/>
              <w:marTop w:val="0"/>
              <w:marBottom w:val="0"/>
              <w:divBdr>
                <w:top w:val="none" w:sz="0" w:space="0" w:color="auto"/>
                <w:left w:val="none" w:sz="0" w:space="0" w:color="auto"/>
                <w:bottom w:val="none" w:sz="0" w:space="0" w:color="auto"/>
                <w:right w:val="none" w:sz="0" w:space="0" w:color="auto"/>
              </w:divBdr>
            </w:div>
            <w:div w:id="1281573648">
              <w:marLeft w:val="0"/>
              <w:marRight w:val="0"/>
              <w:marTop w:val="0"/>
              <w:marBottom w:val="0"/>
              <w:divBdr>
                <w:top w:val="none" w:sz="0" w:space="0" w:color="auto"/>
                <w:left w:val="none" w:sz="0" w:space="0" w:color="auto"/>
                <w:bottom w:val="none" w:sz="0" w:space="0" w:color="auto"/>
                <w:right w:val="none" w:sz="0" w:space="0" w:color="auto"/>
              </w:divBdr>
            </w:div>
            <w:div w:id="1403287901">
              <w:marLeft w:val="0"/>
              <w:marRight w:val="0"/>
              <w:marTop w:val="0"/>
              <w:marBottom w:val="0"/>
              <w:divBdr>
                <w:top w:val="none" w:sz="0" w:space="0" w:color="auto"/>
                <w:left w:val="none" w:sz="0" w:space="0" w:color="auto"/>
                <w:bottom w:val="none" w:sz="0" w:space="0" w:color="auto"/>
                <w:right w:val="none" w:sz="0" w:space="0" w:color="auto"/>
              </w:divBdr>
            </w:div>
            <w:div w:id="274673604">
              <w:marLeft w:val="0"/>
              <w:marRight w:val="0"/>
              <w:marTop w:val="0"/>
              <w:marBottom w:val="0"/>
              <w:divBdr>
                <w:top w:val="none" w:sz="0" w:space="0" w:color="auto"/>
                <w:left w:val="none" w:sz="0" w:space="0" w:color="auto"/>
                <w:bottom w:val="none" w:sz="0" w:space="0" w:color="auto"/>
                <w:right w:val="none" w:sz="0" w:space="0" w:color="auto"/>
              </w:divBdr>
            </w:div>
            <w:div w:id="2035571968">
              <w:marLeft w:val="0"/>
              <w:marRight w:val="0"/>
              <w:marTop w:val="0"/>
              <w:marBottom w:val="0"/>
              <w:divBdr>
                <w:top w:val="none" w:sz="0" w:space="0" w:color="auto"/>
                <w:left w:val="none" w:sz="0" w:space="0" w:color="auto"/>
                <w:bottom w:val="none" w:sz="0" w:space="0" w:color="auto"/>
                <w:right w:val="none" w:sz="0" w:space="0" w:color="auto"/>
              </w:divBdr>
            </w:div>
            <w:div w:id="2058814382">
              <w:marLeft w:val="0"/>
              <w:marRight w:val="0"/>
              <w:marTop w:val="0"/>
              <w:marBottom w:val="0"/>
              <w:divBdr>
                <w:top w:val="none" w:sz="0" w:space="0" w:color="auto"/>
                <w:left w:val="none" w:sz="0" w:space="0" w:color="auto"/>
                <w:bottom w:val="none" w:sz="0" w:space="0" w:color="auto"/>
                <w:right w:val="none" w:sz="0" w:space="0" w:color="auto"/>
              </w:divBdr>
            </w:div>
            <w:div w:id="674037851">
              <w:marLeft w:val="0"/>
              <w:marRight w:val="0"/>
              <w:marTop w:val="0"/>
              <w:marBottom w:val="0"/>
              <w:divBdr>
                <w:top w:val="none" w:sz="0" w:space="0" w:color="auto"/>
                <w:left w:val="none" w:sz="0" w:space="0" w:color="auto"/>
                <w:bottom w:val="none" w:sz="0" w:space="0" w:color="auto"/>
                <w:right w:val="none" w:sz="0" w:space="0" w:color="auto"/>
              </w:divBdr>
            </w:div>
            <w:div w:id="708147527">
              <w:marLeft w:val="0"/>
              <w:marRight w:val="0"/>
              <w:marTop w:val="0"/>
              <w:marBottom w:val="0"/>
              <w:divBdr>
                <w:top w:val="none" w:sz="0" w:space="0" w:color="auto"/>
                <w:left w:val="none" w:sz="0" w:space="0" w:color="auto"/>
                <w:bottom w:val="none" w:sz="0" w:space="0" w:color="auto"/>
                <w:right w:val="none" w:sz="0" w:space="0" w:color="auto"/>
              </w:divBdr>
            </w:div>
            <w:div w:id="1433208260">
              <w:marLeft w:val="0"/>
              <w:marRight w:val="0"/>
              <w:marTop w:val="0"/>
              <w:marBottom w:val="0"/>
              <w:divBdr>
                <w:top w:val="none" w:sz="0" w:space="0" w:color="auto"/>
                <w:left w:val="none" w:sz="0" w:space="0" w:color="auto"/>
                <w:bottom w:val="none" w:sz="0" w:space="0" w:color="auto"/>
                <w:right w:val="none" w:sz="0" w:space="0" w:color="auto"/>
              </w:divBdr>
            </w:div>
            <w:div w:id="1189564509">
              <w:marLeft w:val="0"/>
              <w:marRight w:val="0"/>
              <w:marTop w:val="0"/>
              <w:marBottom w:val="0"/>
              <w:divBdr>
                <w:top w:val="none" w:sz="0" w:space="0" w:color="auto"/>
                <w:left w:val="none" w:sz="0" w:space="0" w:color="auto"/>
                <w:bottom w:val="none" w:sz="0" w:space="0" w:color="auto"/>
                <w:right w:val="none" w:sz="0" w:space="0" w:color="auto"/>
              </w:divBdr>
            </w:div>
            <w:div w:id="214892779">
              <w:marLeft w:val="0"/>
              <w:marRight w:val="0"/>
              <w:marTop w:val="0"/>
              <w:marBottom w:val="0"/>
              <w:divBdr>
                <w:top w:val="none" w:sz="0" w:space="0" w:color="auto"/>
                <w:left w:val="none" w:sz="0" w:space="0" w:color="auto"/>
                <w:bottom w:val="none" w:sz="0" w:space="0" w:color="auto"/>
                <w:right w:val="none" w:sz="0" w:space="0" w:color="auto"/>
              </w:divBdr>
            </w:div>
            <w:div w:id="949705669">
              <w:marLeft w:val="0"/>
              <w:marRight w:val="0"/>
              <w:marTop w:val="0"/>
              <w:marBottom w:val="0"/>
              <w:divBdr>
                <w:top w:val="none" w:sz="0" w:space="0" w:color="auto"/>
                <w:left w:val="none" w:sz="0" w:space="0" w:color="auto"/>
                <w:bottom w:val="none" w:sz="0" w:space="0" w:color="auto"/>
                <w:right w:val="none" w:sz="0" w:space="0" w:color="auto"/>
              </w:divBdr>
            </w:div>
            <w:div w:id="961545120">
              <w:marLeft w:val="0"/>
              <w:marRight w:val="0"/>
              <w:marTop w:val="0"/>
              <w:marBottom w:val="0"/>
              <w:divBdr>
                <w:top w:val="none" w:sz="0" w:space="0" w:color="auto"/>
                <w:left w:val="none" w:sz="0" w:space="0" w:color="auto"/>
                <w:bottom w:val="none" w:sz="0" w:space="0" w:color="auto"/>
                <w:right w:val="none" w:sz="0" w:space="0" w:color="auto"/>
              </w:divBdr>
            </w:div>
            <w:div w:id="412900877">
              <w:marLeft w:val="0"/>
              <w:marRight w:val="0"/>
              <w:marTop w:val="0"/>
              <w:marBottom w:val="0"/>
              <w:divBdr>
                <w:top w:val="none" w:sz="0" w:space="0" w:color="auto"/>
                <w:left w:val="none" w:sz="0" w:space="0" w:color="auto"/>
                <w:bottom w:val="none" w:sz="0" w:space="0" w:color="auto"/>
                <w:right w:val="none" w:sz="0" w:space="0" w:color="auto"/>
              </w:divBdr>
            </w:div>
            <w:div w:id="1009525869">
              <w:marLeft w:val="0"/>
              <w:marRight w:val="0"/>
              <w:marTop w:val="0"/>
              <w:marBottom w:val="0"/>
              <w:divBdr>
                <w:top w:val="none" w:sz="0" w:space="0" w:color="auto"/>
                <w:left w:val="none" w:sz="0" w:space="0" w:color="auto"/>
                <w:bottom w:val="none" w:sz="0" w:space="0" w:color="auto"/>
                <w:right w:val="none" w:sz="0" w:space="0" w:color="auto"/>
              </w:divBdr>
            </w:div>
            <w:div w:id="2090762108">
              <w:marLeft w:val="0"/>
              <w:marRight w:val="0"/>
              <w:marTop w:val="0"/>
              <w:marBottom w:val="0"/>
              <w:divBdr>
                <w:top w:val="none" w:sz="0" w:space="0" w:color="auto"/>
                <w:left w:val="none" w:sz="0" w:space="0" w:color="auto"/>
                <w:bottom w:val="none" w:sz="0" w:space="0" w:color="auto"/>
                <w:right w:val="none" w:sz="0" w:space="0" w:color="auto"/>
              </w:divBdr>
            </w:div>
            <w:div w:id="1923753532">
              <w:marLeft w:val="0"/>
              <w:marRight w:val="0"/>
              <w:marTop w:val="0"/>
              <w:marBottom w:val="0"/>
              <w:divBdr>
                <w:top w:val="none" w:sz="0" w:space="0" w:color="auto"/>
                <w:left w:val="none" w:sz="0" w:space="0" w:color="auto"/>
                <w:bottom w:val="none" w:sz="0" w:space="0" w:color="auto"/>
                <w:right w:val="none" w:sz="0" w:space="0" w:color="auto"/>
              </w:divBdr>
            </w:div>
            <w:div w:id="1771241920">
              <w:marLeft w:val="0"/>
              <w:marRight w:val="0"/>
              <w:marTop w:val="0"/>
              <w:marBottom w:val="0"/>
              <w:divBdr>
                <w:top w:val="none" w:sz="0" w:space="0" w:color="auto"/>
                <w:left w:val="none" w:sz="0" w:space="0" w:color="auto"/>
                <w:bottom w:val="none" w:sz="0" w:space="0" w:color="auto"/>
                <w:right w:val="none" w:sz="0" w:space="0" w:color="auto"/>
              </w:divBdr>
            </w:div>
            <w:div w:id="551158888">
              <w:marLeft w:val="0"/>
              <w:marRight w:val="0"/>
              <w:marTop w:val="0"/>
              <w:marBottom w:val="0"/>
              <w:divBdr>
                <w:top w:val="none" w:sz="0" w:space="0" w:color="auto"/>
                <w:left w:val="none" w:sz="0" w:space="0" w:color="auto"/>
                <w:bottom w:val="none" w:sz="0" w:space="0" w:color="auto"/>
                <w:right w:val="none" w:sz="0" w:space="0" w:color="auto"/>
              </w:divBdr>
            </w:div>
            <w:div w:id="204297014">
              <w:marLeft w:val="0"/>
              <w:marRight w:val="0"/>
              <w:marTop w:val="0"/>
              <w:marBottom w:val="0"/>
              <w:divBdr>
                <w:top w:val="none" w:sz="0" w:space="0" w:color="auto"/>
                <w:left w:val="none" w:sz="0" w:space="0" w:color="auto"/>
                <w:bottom w:val="none" w:sz="0" w:space="0" w:color="auto"/>
                <w:right w:val="none" w:sz="0" w:space="0" w:color="auto"/>
              </w:divBdr>
            </w:div>
            <w:div w:id="1426461481">
              <w:marLeft w:val="0"/>
              <w:marRight w:val="0"/>
              <w:marTop w:val="0"/>
              <w:marBottom w:val="0"/>
              <w:divBdr>
                <w:top w:val="none" w:sz="0" w:space="0" w:color="auto"/>
                <w:left w:val="none" w:sz="0" w:space="0" w:color="auto"/>
                <w:bottom w:val="none" w:sz="0" w:space="0" w:color="auto"/>
                <w:right w:val="none" w:sz="0" w:space="0" w:color="auto"/>
              </w:divBdr>
            </w:div>
            <w:div w:id="328367279">
              <w:marLeft w:val="0"/>
              <w:marRight w:val="0"/>
              <w:marTop w:val="0"/>
              <w:marBottom w:val="0"/>
              <w:divBdr>
                <w:top w:val="none" w:sz="0" w:space="0" w:color="auto"/>
                <w:left w:val="none" w:sz="0" w:space="0" w:color="auto"/>
                <w:bottom w:val="none" w:sz="0" w:space="0" w:color="auto"/>
                <w:right w:val="none" w:sz="0" w:space="0" w:color="auto"/>
              </w:divBdr>
            </w:div>
            <w:div w:id="1635913913">
              <w:marLeft w:val="0"/>
              <w:marRight w:val="0"/>
              <w:marTop w:val="0"/>
              <w:marBottom w:val="0"/>
              <w:divBdr>
                <w:top w:val="none" w:sz="0" w:space="0" w:color="auto"/>
                <w:left w:val="none" w:sz="0" w:space="0" w:color="auto"/>
                <w:bottom w:val="none" w:sz="0" w:space="0" w:color="auto"/>
                <w:right w:val="none" w:sz="0" w:space="0" w:color="auto"/>
              </w:divBdr>
            </w:div>
            <w:div w:id="60298037">
              <w:marLeft w:val="0"/>
              <w:marRight w:val="0"/>
              <w:marTop w:val="0"/>
              <w:marBottom w:val="0"/>
              <w:divBdr>
                <w:top w:val="none" w:sz="0" w:space="0" w:color="auto"/>
                <w:left w:val="none" w:sz="0" w:space="0" w:color="auto"/>
                <w:bottom w:val="none" w:sz="0" w:space="0" w:color="auto"/>
                <w:right w:val="none" w:sz="0" w:space="0" w:color="auto"/>
              </w:divBdr>
            </w:div>
            <w:div w:id="1512141882">
              <w:marLeft w:val="0"/>
              <w:marRight w:val="0"/>
              <w:marTop w:val="0"/>
              <w:marBottom w:val="0"/>
              <w:divBdr>
                <w:top w:val="none" w:sz="0" w:space="0" w:color="auto"/>
                <w:left w:val="none" w:sz="0" w:space="0" w:color="auto"/>
                <w:bottom w:val="none" w:sz="0" w:space="0" w:color="auto"/>
                <w:right w:val="none" w:sz="0" w:space="0" w:color="auto"/>
              </w:divBdr>
            </w:div>
            <w:div w:id="1967733679">
              <w:marLeft w:val="0"/>
              <w:marRight w:val="0"/>
              <w:marTop w:val="0"/>
              <w:marBottom w:val="0"/>
              <w:divBdr>
                <w:top w:val="none" w:sz="0" w:space="0" w:color="auto"/>
                <w:left w:val="none" w:sz="0" w:space="0" w:color="auto"/>
                <w:bottom w:val="none" w:sz="0" w:space="0" w:color="auto"/>
                <w:right w:val="none" w:sz="0" w:space="0" w:color="auto"/>
              </w:divBdr>
            </w:div>
            <w:div w:id="1361665495">
              <w:marLeft w:val="0"/>
              <w:marRight w:val="0"/>
              <w:marTop w:val="0"/>
              <w:marBottom w:val="0"/>
              <w:divBdr>
                <w:top w:val="none" w:sz="0" w:space="0" w:color="auto"/>
                <w:left w:val="none" w:sz="0" w:space="0" w:color="auto"/>
                <w:bottom w:val="none" w:sz="0" w:space="0" w:color="auto"/>
                <w:right w:val="none" w:sz="0" w:space="0" w:color="auto"/>
              </w:divBdr>
            </w:div>
            <w:div w:id="368989495">
              <w:marLeft w:val="0"/>
              <w:marRight w:val="0"/>
              <w:marTop w:val="0"/>
              <w:marBottom w:val="0"/>
              <w:divBdr>
                <w:top w:val="none" w:sz="0" w:space="0" w:color="auto"/>
                <w:left w:val="none" w:sz="0" w:space="0" w:color="auto"/>
                <w:bottom w:val="none" w:sz="0" w:space="0" w:color="auto"/>
                <w:right w:val="none" w:sz="0" w:space="0" w:color="auto"/>
              </w:divBdr>
            </w:div>
            <w:div w:id="1349025487">
              <w:marLeft w:val="0"/>
              <w:marRight w:val="0"/>
              <w:marTop w:val="0"/>
              <w:marBottom w:val="0"/>
              <w:divBdr>
                <w:top w:val="none" w:sz="0" w:space="0" w:color="auto"/>
                <w:left w:val="none" w:sz="0" w:space="0" w:color="auto"/>
                <w:bottom w:val="none" w:sz="0" w:space="0" w:color="auto"/>
                <w:right w:val="none" w:sz="0" w:space="0" w:color="auto"/>
              </w:divBdr>
            </w:div>
            <w:div w:id="97798906">
              <w:marLeft w:val="0"/>
              <w:marRight w:val="0"/>
              <w:marTop w:val="0"/>
              <w:marBottom w:val="0"/>
              <w:divBdr>
                <w:top w:val="none" w:sz="0" w:space="0" w:color="auto"/>
                <w:left w:val="none" w:sz="0" w:space="0" w:color="auto"/>
                <w:bottom w:val="none" w:sz="0" w:space="0" w:color="auto"/>
                <w:right w:val="none" w:sz="0" w:space="0" w:color="auto"/>
              </w:divBdr>
            </w:div>
            <w:div w:id="1783915545">
              <w:marLeft w:val="0"/>
              <w:marRight w:val="0"/>
              <w:marTop w:val="0"/>
              <w:marBottom w:val="0"/>
              <w:divBdr>
                <w:top w:val="none" w:sz="0" w:space="0" w:color="auto"/>
                <w:left w:val="none" w:sz="0" w:space="0" w:color="auto"/>
                <w:bottom w:val="none" w:sz="0" w:space="0" w:color="auto"/>
                <w:right w:val="none" w:sz="0" w:space="0" w:color="auto"/>
              </w:divBdr>
            </w:div>
            <w:div w:id="1038429622">
              <w:marLeft w:val="0"/>
              <w:marRight w:val="0"/>
              <w:marTop w:val="0"/>
              <w:marBottom w:val="0"/>
              <w:divBdr>
                <w:top w:val="none" w:sz="0" w:space="0" w:color="auto"/>
                <w:left w:val="none" w:sz="0" w:space="0" w:color="auto"/>
                <w:bottom w:val="none" w:sz="0" w:space="0" w:color="auto"/>
                <w:right w:val="none" w:sz="0" w:space="0" w:color="auto"/>
              </w:divBdr>
            </w:div>
            <w:div w:id="1134132856">
              <w:marLeft w:val="0"/>
              <w:marRight w:val="0"/>
              <w:marTop w:val="0"/>
              <w:marBottom w:val="0"/>
              <w:divBdr>
                <w:top w:val="none" w:sz="0" w:space="0" w:color="auto"/>
                <w:left w:val="none" w:sz="0" w:space="0" w:color="auto"/>
                <w:bottom w:val="none" w:sz="0" w:space="0" w:color="auto"/>
                <w:right w:val="none" w:sz="0" w:space="0" w:color="auto"/>
              </w:divBdr>
            </w:div>
            <w:div w:id="1906798187">
              <w:marLeft w:val="0"/>
              <w:marRight w:val="0"/>
              <w:marTop w:val="0"/>
              <w:marBottom w:val="0"/>
              <w:divBdr>
                <w:top w:val="none" w:sz="0" w:space="0" w:color="auto"/>
                <w:left w:val="none" w:sz="0" w:space="0" w:color="auto"/>
                <w:bottom w:val="none" w:sz="0" w:space="0" w:color="auto"/>
                <w:right w:val="none" w:sz="0" w:space="0" w:color="auto"/>
              </w:divBdr>
            </w:div>
            <w:div w:id="415439281">
              <w:marLeft w:val="0"/>
              <w:marRight w:val="0"/>
              <w:marTop w:val="0"/>
              <w:marBottom w:val="0"/>
              <w:divBdr>
                <w:top w:val="none" w:sz="0" w:space="0" w:color="auto"/>
                <w:left w:val="none" w:sz="0" w:space="0" w:color="auto"/>
                <w:bottom w:val="none" w:sz="0" w:space="0" w:color="auto"/>
                <w:right w:val="none" w:sz="0" w:space="0" w:color="auto"/>
              </w:divBdr>
            </w:div>
            <w:div w:id="662705346">
              <w:marLeft w:val="0"/>
              <w:marRight w:val="0"/>
              <w:marTop w:val="0"/>
              <w:marBottom w:val="0"/>
              <w:divBdr>
                <w:top w:val="none" w:sz="0" w:space="0" w:color="auto"/>
                <w:left w:val="none" w:sz="0" w:space="0" w:color="auto"/>
                <w:bottom w:val="none" w:sz="0" w:space="0" w:color="auto"/>
                <w:right w:val="none" w:sz="0" w:space="0" w:color="auto"/>
              </w:divBdr>
            </w:div>
            <w:div w:id="1597707845">
              <w:marLeft w:val="0"/>
              <w:marRight w:val="0"/>
              <w:marTop w:val="0"/>
              <w:marBottom w:val="0"/>
              <w:divBdr>
                <w:top w:val="none" w:sz="0" w:space="0" w:color="auto"/>
                <w:left w:val="none" w:sz="0" w:space="0" w:color="auto"/>
                <w:bottom w:val="none" w:sz="0" w:space="0" w:color="auto"/>
                <w:right w:val="none" w:sz="0" w:space="0" w:color="auto"/>
              </w:divBdr>
            </w:div>
            <w:div w:id="1607420982">
              <w:marLeft w:val="0"/>
              <w:marRight w:val="0"/>
              <w:marTop w:val="0"/>
              <w:marBottom w:val="0"/>
              <w:divBdr>
                <w:top w:val="none" w:sz="0" w:space="0" w:color="auto"/>
                <w:left w:val="none" w:sz="0" w:space="0" w:color="auto"/>
                <w:bottom w:val="none" w:sz="0" w:space="0" w:color="auto"/>
                <w:right w:val="none" w:sz="0" w:space="0" w:color="auto"/>
              </w:divBdr>
            </w:div>
            <w:div w:id="1593582820">
              <w:marLeft w:val="0"/>
              <w:marRight w:val="0"/>
              <w:marTop w:val="0"/>
              <w:marBottom w:val="0"/>
              <w:divBdr>
                <w:top w:val="none" w:sz="0" w:space="0" w:color="auto"/>
                <w:left w:val="none" w:sz="0" w:space="0" w:color="auto"/>
                <w:bottom w:val="none" w:sz="0" w:space="0" w:color="auto"/>
                <w:right w:val="none" w:sz="0" w:space="0" w:color="auto"/>
              </w:divBdr>
            </w:div>
            <w:div w:id="1541669796">
              <w:marLeft w:val="0"/>
              <w:marRight w:val="0"/>
              <w:marTop w:val="0"/>
              <w:marBottom w:val="0"/>
              <w:divBdr>
                <w:top w:val="none" w:sz="0" w:space="0" w:color="auto"/>
                <w:left w:val="none" w:sz="0" w:space="0" w:color="auto"/>
                <w:bottom w:val="none" w:sz="0" w:space="0" w:color="auto"/>
                <w:right w:val="none" w:sz="0" w:space="0" w:color="auto"/>
              </w:divBdr>
            </w:div>
            <w:div w:id="1004943288">
              <w:marLeft w:val="0"/>
              <w:marRight w:val="0"/>
              <w:marTop w:val="0"/>
              <w:marBottom w:val="0"/>
              <w:divBdr>
                <w:top w:val="none" w:sz="0" w:space="0" w:color="auto"/>
                <w:left w:val="none" w:sz="0" w:space="0" w:color="auto"/>
                <w:bottom w:val="none" w:sz="0" w:space="0" w:color="auto"/>
                <w:right w:val="none" w:sz="0" w:space="0" w:color="auto"/>
              </w:divBdr>
            </w:div>
            <w:div w:id="369258329">
              <w:marLeft w:val="0"/>
              <w:marRight w:val="0"/>
              <w:marTop w:val="0"/>
              <w:marBottom w:val="0"/>
              <w:divBdr>
                <w:top w:val="none" w:sz="0" w:space="0" w:color="auto"/>
                <w:left w:val="none" w:sz="0" w:space="0" w:color="auto"/>
                <w:bottom w:val="none" w:sz="0" w:space="0" w:color="auto"/>
                <w:right w:val="none" w:sz="0" w:space="0" w:color="auto"/>
              </w:divBdr>
            </w:div>
            <w:div w:id="1143809951">
              <w:marLeft w:val="0"/>
              <w:marRight w:val="0"/>
              <w:marTop w:val="0"/>
              <w:marBottom w:val="0"/>
              <w:divBdr>
                <w:top w:val="none" w:sz="0" w:space="0" w:color="auto"/>
                <w:left w:val="none" w:sz="0" w:space="0" w:color="auto"/>
                <w:bottom w:val="none" w:sz="0" w:space="0" w:color="auto"/>
                <w:right w:val="none" w:sz="0" w:space="0" w:color="auto"/>
              </w:divBdr>
            </w:div>
            <w:div w:id="616956376">
              <w:marLeft w:val="0"/>
              <w:marRight w:val="0"/>
              <w:marTop w:val="0"/>
              <w:marBottom w:val="0"/>
              <w:divBdr>
                <w:top w:val="none" w:sz="0" w:space="0" w:color="auto"/>
                <w:left w:val="none" w:sz="0" w:space="0" w:color="auto"/>
                <w:bottom w:val="none" w:sz="0" w:space="0" w:color="auto"/>
                <w:right w:val="none" w:sz="0" w:space="0" w:color="auto"/>
              </w:divBdr>
            </w:div>
            <w:div w:id="1352759702">
              <w:marLeft w:val="0"/>
              <w:marRight w:val="0"/>
              <w:marTop w:val="0"/>
              <w:marBottom w:val="0"/>
              <w:divBdr>
                <w:top w:val="none" w:sz="0" w:space="0" w:color="auto"/>
                <w:left w:val="none" w:sz="0" w:space="0" w:color="auto"/>
                <w:bottom w:val="none" w:sz="0" w:space="0" w:color="auto"/>
                <w:right w:val="none" w:sz="0" w:space="0" w:color="auto"/>
              </w:divBdr>
            </w:div>
            <w:div w:id="316611428">
              <w:marLeft w:val="0"/>
              <w:marRight w:val="0"/>
              <w:marTop w:val="0"/>
              <w:marBottom w:val="0"/>
              <w:divBdr>
                <w:top w:val="none" w:sz="0" w:space="0" w:color="auto"/>
                <w:left w:val="none" w:sz="0" w:space="0" w:color="auto"/>
                <w:bottom w:val="none" w:sz="0" w:space="0" w:color="auto"/>
                <w:right w:val="none" w:sz="0" w:space="0" w:color="auto"/>
              </w:divBdr>
            </w:div>
            <w:div w:id="1416123122">
              <w:marLeft w:val="0"/>
              <w:marRight w:val="0"/>
              <w:marTop w:val="0"/>
              <w:marBottom w:val="0"/>
              <w:divBdr>
                <w:top w:val="none" w:sz="0" w:space="0" w:color="auto"/>
                <w:left w:val="none" w:sz="0" w:space="0" w:color="auto"/>
                <w:bottom w:val="none" w:sz="0" w:space="0" w:color="auto"/>
                <w:right w:val="none" w:sz="0" w:space="0" w:color="auto"/>
              </w:divBdr>
            </w:div>
            <w:div w:id="647051209">
              <w:marLeft w:val="0"/>
              <w:marRight w:val="0"/>
              <w:marTop w:val="0"/>
              <w:marBottom w:val="0"/>
              <w:divBdr>
                <w:top w:val="none" w:sz="0" w:space="0" w:color="auto"/>
                <w:left w:val="none" w:sz="0" w:space="0" w:color="auto"/>
                <w:bottom w:val="none" w:sz="0" w:space="0" w:color="auto"/>
                <w:right w:val="none" w:sz="0" w:space="0" w:color="auto"/>
              </w:divBdr>
            </w:div>
            <w:div w:id="630745410">
              <w:marLeft w:val="0"/>
              <w:marRight w:val="0"/>
              <w:marTop w:val="0"/>
              <w:marBottom w:val="0"/>
              <w:divBdr>
                <w:top w:val="none" w:sz="0" w:space="0" w:color="auto"/>
                <w:left w:val="none" w:sz="0" w:space="0" w:color="auto"/>
                <w:bottom w:val="none" w:sz="0" w:space="0" w:color="auto"/>
                <w:right w:val="none" w:sz="0" w:space="0" w:color="auto"/>
              </w:divBdr>
            </w:div>
            <w:div w:id="534931736">
              <w:marLeft w:val="0"/>
              <w:marRight w:val="0"/>
              <w:marTop w:val="0"/>
              <w:marBottom w:val="0"/>
              <w:divBdr>
                <w:top w:val="none" w:sz="0" w:space="0" w:color="auto"/>
                <w:left w:val="none" w:sz="0" w:space="0" w:color="auto"/>
                <w:bottom w:val="none" w:sz="0" w:space="0" w:color="auto"/>
                <w:right w:val="none" w:sz="0" w:space="0" w:color="auto"/>
              </w:divBdr>
            </w:div>
            <w:div w:id="1809081014">
              <w:marLeft w:val="0"/>
              <w:marRight w:val="0"/>
              <w:marTop w:val="0"/>
              <w:marBottom w:val="0"/>
              <w:divBdr>
                <w:top w:val="none" w:sz="0" w:space="0" w:color="auto"/>
                <w:left w:val="none" w:sz="0" w:space="0" w:color="auto"/>
                <w:bottom w:val="none" w:sz="0" w:space="0" w:color="auto"/>
                <w:right w:val="none" w:sz="0" w:space="0" w:color="auto"/>
              </w:divBdr>
            </w:div>
            <w:div w:id="81731391">
              <w:marLeft w:val="0"/>
              <w:marRight w:val="0"/>
              <w:marTop w:val="0"/>
              <w:marBottom w:val="0"/>
              <w:divBdr>
                <w:top w:val="none" w:sz="0" w:space="0" w:color="auto"/>
                <w:left w:val="none" w:sz="0" w:space="0" w:color="auto"/>
                <w:bottom w:val="none" w:sz="0" w:space="0" w:color="auto"/>
                <w:right w:val="none" w:sz="0" w:space="0" w:color="auto"/>
              </w:divBdr>
            </w:div>
            <w:div w:id="1046030016">
              <w:marLeft w:val="0"/>
              <w:marRight w:val="0"/>
              <w:marTop w:val="0"/>
              <w:marBottom w:val="0"/>
              <w:divBdr>
                <w:top w:val="none" w:sz="0" w:space="0" w:color="auto"/>
                <w:left w:val="none" w:sz="0" w:space="0" w:color="auto"/>
                <w:bottom w:val="none" w:sz="0" w:space="0" w:color="auto"/>
                <w:right w:val="none" w:sz="0" w:space="0" w:color="auto"/>
              </w:divBdr>
            </w:div>
            <w:div w:id="485241624">
              <w:marLeft w:val="0"/>
              <w:marRight w:val="0"/>
              <w:marTop w:val="0"/>
              <w:marBottom w:val="0"/>
              <w:divBdr>
                <w:top w:val="none" w:sz="0" w:space="0" w:color="auto"/>
                <w:left w:val="none" w:sz="0" w:space="0" w:color="auto"/>
                <w:bottom w:val="none" w:sz="0" w:space="0" w:color="auto"/>
                <w:right w:val="none" w:sz="0" w:space="0" w:color="auto"/>
              </w:divBdr>
            </w:div>
            <w:div w:id="1210992377">
              <w:marLeft w:val="0"/>
              <w:marRight w:val="0"/>
              <w:marTop w:val="0"/>
              <w:marBottom w:val="0"/>
              <w:divBdr>
                <w:top w:val="none" w:sz="0" w:space="0" w:color="auto"/>
                <w:left w:val="none" w:sz="0" w:space="0" w:color="auto"/>
                <w:bottom w:val="none" w:sz="0" w:space="0" w:color="auto"/>
                <w:right w:val="none" w:sz="0" w:space="0" w:color="auto"/>
              </w:divBdr>
            </w:div>
            <w:div w:id="1576746495">
              <w:marLeft w:val="0"/>
              <w:marRight w:val="0"/>
              <w:marTop w:val="0"/>
              <w:marBottom w:val="0"/>
              <w:divBdr>
                <w:top w:val="none" w:sz="0" w:space="0" w:color="auto"/>
                <w:left w:val="none" w:sz="0" w:space="0" w:color="auto"/>
                <w:bottom w:val="none" w:sz="0" w:space="0" w:color="auto"/>
                <w:right w:val="none" w:sz="0" w:space="0" w:color="auto"/>
              </w:divBdr>
            </w:div>
            <w:div w:id="1810241979">
              <w:marLeft w:val="0"/>
              <w:marRight w:val="0"/>
              <w:marTop w:val="0"/>
              <w:marBottom w:val="0"/>
              <w:divBdr>
                <w:top w:val="none" w:sz="0" w:space="0" w:color="auto"/>
                <w:left w:val="none" w:sz="0" w:space="0" w:color="auto"/>
                <w:bottom w:val="none" w:sz="0" w:space="0" w:color="auto"/>
                <w:right w:val="none" w:sz="0" w:space="0" w:color="auto"/>
              </w:divBdr>
            </w:div>
            <w:div w:id="1018853113">
              <w:marLeft w:val="0"/>
              <w:marRight w:val="0"/>
              <w:marTop w:val="0"/>
              <w:marBottom w:val="0"/>
              <w:divBdr>
                <w:top w:val="none" w:sz="0" w:space="0" w:color="auto"/>
                <w:left w:val="none" w:sz="0" w:space="0" w:color="auto"/>
                <w:bottom w:val="none" w:sz="0" w:space="0" w:color="auto"/>
                <w:right w:val="none" w:sz="0" w:space="0" w:color="auto"/>
              </w:divBdr>
            </w:div>
            <w:div w:id="1792816702">
              <w:marLeft w:val="0"/>
              <w:marRight w:val="0"/>
              <w:marTop w:val="0"/>
              <w:marBottom w:val="0"/>
              <w:divBdr>
                <w:top w:val="none" w:sz="0" w:space="0" w:color="auto"/>
                <w:left w:val="none" w:sz="0" w:space="0" w:color="auto"/>
                <w:bottom w:val="none" w:sz="0" w:space="0" w:color="auto"/>
                <w:right w:val="none" w:sz="0" w:space="0" w:color="auto"/>
              </w:divBdr>
            </w:div>
            <w:div w:id="2090495930">
              <w:marLeft w:val="0"/>
              <w:marRight w:val="0"/>
              <w:marTop w:val="0"/>
              <w:marBottom w:val="0"/>
              <w:divBdr>
                <w:top w:val="none" w:sz="0" w:space="0" w:color="auto"/>
                <w:left w:val="none" w:sz="0" w:space="0" w:color="auto"/>
                <w:bottom w:val="none" w:sz="0" w:space="0" w:color="auto"/>
                <w:right w:val="none" w:sz="0" w:space="0" w:color="auto"/>
              </w:divBdr>
            </w:div>
            <w:div w:id="1554542970">
              <w:marLeft w:val="0"/>
              <w:marRight w:val="0"/>
              <w:marTop w:val="0"/>
              <w:marBottom w:val="0"/>
              <w:divBdr>
                <w:top w:val="none" w:sz="0" w:space="0" w:color="auto"/>
                <w:left w:val="none" w:sz="0" w:space="0" w:color="auto"/>
                <w:bottom w:val="none" w:sz="0" w:space="0" w:color="auto"/>
                <w:right w:val="none" w:sz="0" w:space="0" w:color="auto"/>
              </w:divBdr>
            </w:div>
            <w:div w:id="56324973">
              <w:marLeft w:val="0"/>
              <w:marRight w:val="0"/>
              <w:marTop w:val="0"/>
              <w:marBottom w:val="0"/>
              <w:divBdr>
                <w:top w:val="none" w:sz="0" w:space="0" w:color="auto"/>
                <w:left w:val="none" w:sz="0" w:space="0" w:color="auto"/>
                <w:bottom w:val="none" w:sz="0" w:space="0" w:color="auto"/>
                <w:right w:val="none" w:sz="0" w:space="0" w:color="auto"/>
              </w:divBdr>
            </w:div>
            <w:div w:id="957567772">
              <w:marLeft w:val="0"/>
              <w:marRight w:val="0"/>
              <w:marTop w:val="0"/>
              <w:marBottom w:val="0"/>
              <w:divBdr>
                <w:top w:val="none" w:sz="0" w:space="0" w:color="auto"/>
                <w:left w:val="none" w:sz="0" w:space="0" w:color="auto"/>
                <w:bottom w:val="none" w:sz="0" w:space="0" w:color="auto"/>
                <w:right w:val="none" w:sz="0" w:space="0" w:color="auto"/>
              </w:divBdr>
            </w:div>
            <w:div w:id="29886014">
              <w:marLeft w:val="0"/>
              <w:marRight w:val="0"/>
              <w:marTop w:val="0"/>
              <w:marBottom w:val="0"/>
              <w:divBdr>
                <w:top w:val="none" w:sz="0" w:space="0" w:color="auto"/>
                <w:left w:val="none" w:sz="0" w:space="0" w:color="auto"/>
                <w:bottom w:val="none" w:sz="0" w:space="0" w:color="auto"/>
                <w:right w:val="none" w:sz="0" w:space="0" w:color="auto"/>
              </w:divBdr>
            </w:div>
            <w:div w:id="224921028">
              <w:marLeft w:val="0"/>
              <w:marRight w:val="0"/>
              <w:marTop w:val="0"/>
              <w:marBottom w:val="0"/>
              <w:divBdr>
                <w:top w:val="none" w:sz="0" w:space="0" w:color="auto"/>
                <w:left w:val="none" w:sz="0" w:space="0" w:color="auto"/>
                <w:bottom w:val="none" w:sz="0" w:space="0" w:color="auto"/>
                <w:right w:val="none" w:sz="0" w:space="0" w:color="auto"/>
              </w:divBdr>
            </w:div>
            <w:div w:id="1048604808">
              <w:marLeft w:val="0"/>
              <w:marRight w:val="0"/>
              <w:marTop w:val="0"/>
              <w:marBottom w:val="0"/>
              <w:divBdr>
                <w:top w:val="none" w:sz="0" w:space="0" w:color="auto"/>
                <w:left w:val="none" w:sz="0" w:space="0" w:color="auto"/>
                <w:bottom w:val="none" w:sz="0" w:space="0" w:color="auto"/>
                <w:right w:val="none" w:sz="0" w:space="0" w:color="auto"/>
              </w:divBdr>
            </w:div>
            <w:div w:id="868882442">
              <w:marLeft w:val="0"/>
              <w:marRight w:val="0"/>
              <w:marTop w:val="0"/>
              <w:marBottom w:val="0"/>
              <w:divBdr>
                <w:top w:val="none" w:sz="0" w:space="0" w:color="auto"/>
                <w:left w:val="none" w:sz="0" w:space="0" w:color="auto"/>
                <w:bottom w:val="none" w:sz="0" w:space="0" w:color="auto"/>
                <w:right w:val="none" w:sz="0" w:space="0" w:color="auto"/>
              </w:divBdr>
            </w:div>
            <w:div w:id="1456562027">
              <w:marLeft w:val="0"/>
              <w:marRight w:val="0"/>
              <w:marTop w:val="0"/>
              <w:marBottom w:val="0"/>
              <w:divBdr>
                <w:top w:val="none" w:sz="0" w:space="0" w:color="auto"/>
                <w:left w:val="none" w:sz="0" w:space="0" w:color="auto"/>
                <w:bottom w:val="none" w:sz="0" w:space="0" w:color="auto"/>
                <w:right w:val="none" w:sz="0" w:space="0" w:color="auto"/>
              </w:divBdr>
            </w:div>
            <w:div w:id="830218148">
              <w:marLeft w:val="0"/>
              <w:marRight w:val="0"/>
              <w:marTop w:val="0"/>
              <w:marBottom w:val="0"/>
              <w:divBdr>
                <w:top w:val="none" w:sz="0" w:space="0" w:color="auto"/>
                <w:left w:val="none" w:sz="0" w:space="0" w:color="auto"/>
                <w:bottom w:val="none" w:sz="0" w:space="0" w:color="auto"/>
                <w:right w:val="none" w:sz="0" w:space="0" w:color="auto"/>
              </w:divBdr>
            </w:div>
            <w:div w:id="1804955909">
              <w:marLeft w:val="0"/>
              <w:marRight w:val="0"/>
              <w:marTop w:val="0"/>
              <w:marBottom w:val="0"/>
              <w:divBdr>
                <w:top w:val="none" w:sz="0" w:space="0" w:color="auto"/>
                <w:left w:val="none" w:sz="0" w:space="0" w:color="auto"/>
                <w:bottom w:val="none" w:sz="0" w:space="0" w:color="auto"/>
                <w:right w:val="none" w:sz="0" w:space="0" w:color="auto"/>
              </w:divBdr>
            </w:div>
            <w:div w:id="2071492767">
              <w:marLeft w:val="0"/>
              <w:marRight w:val="0"/>
              <w:marTop w:val="0"/>
              <w:marBottom w:val="0"/>
              <w:divBdr>
                <w:top w:val="none" w:sz="0" w:space="0" w:color="auto"/>
                <w:left w:val="none" w:sz="0" w:space="0" w:color="auto"/>
                <w:bottom w:val="none" w:sz="0" w:space="0" w:color="auto"/>
                <w:right w:val="none" w:sz="0" w:space="0" w:color="auto"/>
              </w:divBdr>
            </w:div>
            <w:div w:id="452283498">
              <w:marLeft w:val="0"/>
              <w:marRight w:val="0"/>
              <w:marTop w:val="0"/>
              <w:marBottom w:val="0"/>
              <w:divBdr>
                <w:top w:val="none" w:sz="0" w:space="0" w:color="auto"/>
                <w:left w:val="none" w:sz="0" w:space="0" w:color="auto"/>
                <w:bottom w:val="none" w:sz="0" w:space="0" w:color="auto"/>
                <w:right w:val="none" w:sz="0" w:space="0" w:color="auto"/>
              </w:divBdr>
            </w:div>
            <w:div w:id="769352973">
              <w:marLeft w:val="0"/>
              <w:marRight w:val="0"/>
              <w:marTop w:val="0"/>
              <w:marBottom w:val="0"/>
              <w:divBdr>
                <w:top w:val="none" w:sz="0" w:space="0" w:color="auto"/>
                <w:left w:val="none" w:sz="0" w:space="0" w:color="auto"/>
                <w:bottom w:val="none" w:sz="0" w:space="0" w:color="auto"/>
                <w:right w:val="none" w:sz="0" w:space="0" w:color="auto"/>
              </w:divBdr>
            </w:div>
            <w:div w:id="1247227691">
              <w:marLeft w:val="0"/>
              <w:marRight w:val="0"/>
              <w:marTop w:val="0"/>
              <w:marBottom w:val="0"/>
              <w:divBdr>
                <w:top w:val="none" w:sz="0" w:space="0" w:color="auto"/>
                <w:left w:val="none" w:sz="0" w:space="0" w:color="auto"/>
                <w:bottom w:val="none" w:sz="0" w:space="0" w:color="auto"/>
                <w:right w:val="none" w:sz="0" w:space="0" w:color="auto"/>
              </w:divBdr>
            </w:div>
            <w:div w:id="687759177">
              <w:marLeft w:val="0"/>
              <w:marRight w:val="0"/>
              <w:marTop w:val="0"/>
              <w:marBottom w:val="0"/>
              <w:divBdr>
                <w:top w:val="none" w:sz="0" w:space="0" w:color="auto"/>
                <w:left w:val="none" w:sz="0" w:space="0" w:color="auto"/>
                <w:bottom w:val="none" w:sz="0" w:space="0" w:color="auto"/>
                <w:right w:val="none" w:sz="0" w:space="0" w:color="auto"/>
              </w:divBdr>
            </w:div>
            <w:div w:id="427968715">
              <w:marLeft w:val="0"/>
              <w:marRight w:val="0"/>
              <w:marTop w:val="0"/>
              <w:marBottom w:val="0"/>
              <w:divBdr>
                <w:top w:val="none" w:sz="0" w:space="0" w:color="auto"/>
                <w:left w:val="none" w:sz="0" w:space="0" w:color="auto"/>
                <w:bottom w:val="none" w:sz="0" w:space="0" w:color="auto"/>
                <w:right w:val="none" w:sz="0" w:space="0" w:color="auto"/>
              </w:divBdr>
            </w:div>
            <w:div w:id="864321109">
              <w:marLeft w:val="0"/>
              <w:marRight w:val="0"/>
              <w:marTop w:val="0"/>
              <w:marBottom w:val="0"/>
              <w:divBdr>
                <w:top w:val="none" w:sz="0" w:space="0" w:color="auto"/>
                <w:left w:val="none" w:sz="0" w:space="0" w:color="auto"/>
                <w:bottom w:val="none" w:sz="0" w:space="0" w:color="auto"/>
                <w:right w:val="none" w:sz="0" w:space="0" w:color="auto"/>
              </w:divBdr>
            </w:div>
            <w:div w:id="547765836">
              <w:marLeft w:val="0"/>
              <w:marRight w:val="0"/>
              <w:marTop w:val="0"/>
              <w:marBottom w:val="0"/>
              <w:divBdr>
                <w:top w:val="none" w:sz="0" w:space="0" w:color="auto"/>
                <w:left w:val="none" w:sz="0" w:space="0" w:color="auto"/>
                <w:bottom w:val="none" w:sz="0" w:space="0" w:color="auto"/>
                <w:right w:val="none" w:sz="0" w:space="0" w:color="auto"/>
              </w:divBdr>
            </w:div>
            <w:div w:id="2144274537">
              <w:marLeft w:val="0"/>
              <w:marRight w:val="0"/>
              <w:marTop w:val="0"/>
              <w:marBottom w:val="0"/>
              <w:divBdr>
                <w:top w:val="none" w:sz="0" w:space="0" w:color="auto"/>
                <w:left w:val="none" w:sz="0" w:space="0" w:color="auto"/>
                <w:bottom w:val="none" w:sz="0" w:space="0" w:color="auto"/>
                <w:right w:val="none" w:sz="0" w:space="0" w:color="auto"/>
              </w:divBdr>
            </w:div>
            <w:div w:id="939530010">
              <w:marLeft w:val="0"/>
              <w:marRight w:val="0"/>
              <w:marTop w:val="0"/>
              <w:marBottom w:val="0"/>
              <w:divBdr>
                <w:top w:val="none" w:sz="0" w:space="0" w:color="auto"/>
                <w:left w:val="none" w:sz="0" w:space="0" w:color="auto"/>
                <w:bottom w:val="none" w:sz="0" w:space="0" w:color="auto"/>
                <w:right w:val="none" w:sz="0" w:space="0" w:color="auto"/>
              </w:divBdr>
            </w:div>
            <w:div w:id="1228880656">
              <w:marLeft w:val="0"/>
              <w:marRight w:val="0"/>
              <w:marTop w:val="0"/>
              <w:marBottom w:val="0"/>
              <w:divBdr>
                <w:top w:val="none" w:sz="0" w:space="0" w:color="auto"/>
                <w:left w:val="none" w:sz="0" w:space="0" w:color="auto"/>
                <w:bottom w:val="none" w:sz="0" w:space="0" w:color="auto"/>
                <w:right w:val="none" w:sz="0" w:space="0" w:color="auto"/>
              </w:divBdr>
            </w:div>
            <w:div w:id="1598556372">
              <w:marLeft w:val="0"/>
              <w:marRight w:val="0"/>
              <w:marTop w:val="0"/>
              <w:marBottom w:val="0"/>
              <w:divBdr>
                <w:top w:val="none" w:sz="0" w:space="0" w:color="auto"/>
                <w:left w:val="none" w:sz="0" w:space="0" w:color="auto"/>
                <w:bottom w:val="none" w:sz="0" w:space="0" w:color="auto"/>
                <w:right w:val="none" w:sz="0" w:space="0" w:color="auto"/>
              </w:divBdr>
            </w:div>
            <w:div w:id="1045175611">
              <w:marLeft w:val="0"/>
              <w:marRight w:val="0"/>
              <w:marTop w:val="0"/>
              <w:marBottom w:val="0"/>
              <w:divBdr>
                <w:top w:val="none" w:sz="0" w:space="0" w:color="auto"/>
                <w:left w:val="none" w:sz="0" w:space="0" w:color="auto"/>
                <w:bottom w:val="none" w:sz="0" w:space="0" w:color="auto"/>
                <w:right w:val="none" w:sz="0" w:space="0" w:color="auto"/>
              </w:divBdr>
            </w:div>
            <w:div w:id="1892576100">
              <w:marLeft w:val="0"/>
              <w:marRight w:val="0"/>
              <w:marTop w:val="0"/>
              <w:marBottom w:val="0"/>
              <w:divBdr>
                <w:top w:val="none" w:sz="0" w:space="0" w:color="auto"/>
                <w:left w:val="none" w:sz="0" w:space="0" w:color="auto"/>
                <w:bottom w:val="none" w:sz="0" w:space="0" w:color="auto"/>
                <w:right w:val="none" w:sz="0" w:space="0" w:color="auto"/>
              </w:divBdr>
            </w:div>
            <w:div w:id="344987249">
              <w:marLeft w:val="0"/>
              <w:marRight w:val="0"/>
              <w:marTop w:val="0"/>
              <w:marBottom w:val="0"/>
              <w:divBdr>
                <w:top w:val="none" w:sz="0" w:space="0" w:color="auto"/>
                <w:left w:val="none" w:sz="0" w:space="0" w:color="auto"/>
                <w:bottom w:val="none" w:sz="0" w:space="0" w:color="auto"/>
                <w:right w:val="none" w:sz="0" w:space="0" w:color="auto"/>
              </w:divBdr>
            </w:div>
            <w:div w:id="1813055268">
              <w:marLeft w:val="0"/>
              <w:marRight w:val="0"/>
              <w:marTop w:val="0"/>
              <w:marBottom w:val="0"/>
              <w:divBdr>
                <w:top w:val="none" w:sz="0" w:space="0" w:color="auto"/>
                <w:left w:val="none" w:sz="0" w:space="0" w:color="auto"/>
                <w:bottom w:val="none" w:sz="0" w:space="0" w:color="auto"/>
                <w:right w:val="none" w:sz="0" w:space="0" w:color="auto"/>
              </w:divBdr>
            </w:div>
            <w:div w:id="2070573164">
              <w:marLeft w:val="0"/>
              <w:marRight w:val="0"/>
              <w:marTop w:val="0"/>
              <w:marBottom w:val="0"/>
              <w:divBdr>
                <w:top w:val="none" w:sz="0" w:space="0" w:color="auto"/>
                <w:left w:val="none" w:sz="0" w:space="0" w:color="auto"/>
                <w:bottom w:val="none" w:sz="0" w:space="0" w:color="auto"/>
                <w:right w:val="none" w:sz="0" w:space="0" w:color="auto"/>
              </w:divBdr>
            </w:div>
            <w:div w:id="2044357825">
              <w:marLeft w:val="0"/>
              <w:marRight w:val="0"/>
              <w:marTop w:val="0"/>
              <w:marBottom w:val="0"/>
              <w:divBdr>
                <w:top w:val="none" w:sz="0" w:space="0" w:color="auto"/>
                <w:left w:val="none" w:sz="0" w:space="0" w:color="auto"/>
                <w:bottom w:val="none" w:sz="0" w:space="0" w:color="auto"/>
                <w:right w:val="none" w:sz="0" w:space="0" w:color="auto"/>
              </w:divBdr>
            </w:div>
            <w:div w:id="1430009023">
              <w:marLeft w:val="0"/>
              <w:marRight w:val="0"/>
              <w:marTop w:val="0"/>
              <w:marBottom w:val="0"/>
              <w:divBdr>
                <w:top w:val="none" w:sz="0" w:space="0" w:color="auto"/>
                <w:left w:val="none" w:sz="0" w:space="0" w:color="auto"/>
                <w:bottom w:val="none" w:sz="0" w:space="0" w:color="auto"/>
                <w:right w:val="none" w:sz="0" w:space="0" w:color="auto"/>
              </w:divBdr>
            </w:div>
            <w:div w:id="516389694">
              <w:marLeft w:val="0"/>
              <w:marRight w:val="0"/>
              <w:marTop w:val="0"/>
              <w:marBottom w:val="0"/>
              <w:divBdr>
                <w:top w:val="none" w:sz="0" w:space="0" w:color="auto"/>
                <w:left w:val="none" w:sz="0" w:space="0" w:color="auto"/>
                <w:bottom w:val="none" w:sz="0" w:space="0" w:color="auto"/>
                <w:right w:val="none" w:sz="0" w:space="0" w:color="auto"/>
              </w:divBdr>
            </w:div>
            <w:div w:id="526138627">
              <w:marLeft w:val="0"/>
              <w:marRight w:val="0"/>
              <w:marTop w:val="0"/>
              <w:marBottom w:val="0"/>
              <w:divBdr>
                <w:top w:val="none" w:sz="0" w:space="0" w:color="auto"/>
                <w:left w:val="none" w:sz="0" w:space="0" w:color="auto"/>
                <w:bottom w:val="none" w:sz="0" w:space="0" w:color="auto"/>
                <w:right w:val="none" w:sz="0" w:space="0" w:color="auto"/>
              </w:divBdr>
            </w:div>
            <w:div w:id="632755618">
              <w:marLeft w:val="0"/>
              <w:marRight w:val="0"/>
              <w:marTop w:val="0"/>
              <w:marBottom w:val="0"/>
              <w:divBdr>
                <w:top w:val="none" w:sz="0" w:space="0" w:color="auto"/>
                <w:left w:val="none" w:sz="0" w:space="0" w:color="auto"/>
                <w:bottom w:val="none" w:sz="0" w:space="0" w:color="auto"/>
                <w:right w:val="none" w:sz="0" w:space="0" w:color="auto"/>
              </w:divBdr>
            </w:div>
            <w:div w:id="108941970">
              <w:marLeft w:val="0"/>
              <w:marRight w:val="0"/>
              <w:marTop w:val="0"/>
              <w:marBottom w:val="0"/>
              <w:divBdr>
                <w:top w:val="none" w:sz="0" w:space="0" w:color="auto"/>
                <w:left w:val="none" w:sz="0" w:space="0" w:color="auto"/>
                <w:bottom w:val="none" w:sz="0" w:space="0" w:color="auto"/>
                <w:right w:val="none" w:sz="0" w:space="0" w:color="auto"/>
              </w:divBdr>
            </w:div>
            <w:div w:id="1504078945">
              <w:marLeft w:val="0"/>
              <w:marRight w:val="0"/>
              <w:marTop w:val="0"/>
              <w:marBottom w:val="0"/>
              <w:divBdr>
                <w:top w:val="none" w:sz="0" w:space="0" w:color="auto"/>
                <w:left w:val="none" w:sz="0" w:space="0" w:color="auto"/>
                <w:bottom w:val="none" w:sz="0" w:space="0" w:color="auto"/>
                <w:right w:val="none" w:sz="0" w:space="0" w:color="auto"/>
              </w:divBdr>
            </w:div>
            <w:div w:id="1562982267">
              <w:marLeft w:val="0"/>
              <w:marRight w:val="0"/>
              <w:marTop w:val="0"/>
              <w:marBottom w:val="0"/>
              <w:divBdr>
                <w:top w:val="none" w:sz="0" w:space="0" w:color="auto"/>
                <w:left w:val="none" w:sz="0" w:space="0" w:color="auto"/>
                <w:bottom w:val="none" w:sz="0" w:space="0" w:color="auto"/>
                <w:right w:val="none" w:sz="0" w:space="0" w:color="auto"/>
              </w:divBdr>
            </w:div>
            <w:div w:id="347412040">
              <w:marLeft w:val="0"/>
              <w:marRight w:val="0"/>
              <w:marTop w:val="0"/>
              <w:marBottom w:val="0"/>
              <w:divBdr>
                <w:top w:val="none" w:sz="0" w:space="0" w:color="auto"/>
                <w:left w:val="none" w:sz="0" w:space="0" w:color="auto"/>
                <w:bottom w:val="none" w:sz="0" w:space="0" w:color="auto"/>
                <w:right w:val="none" w:sz="0" w:space="0" w:color="auto"/>
              </w:divBdr>
            </w:div>
            <w:div w:id="1720206152">
              <w:marLeft w:val="0"/>
              <w:marRight w:val="0"/>
              <w:marTop w:val="0"/>
              <w:marBottom w:val="0"/>
              <w:divBdr>
                <w:top w:val="none" w:sz="0" w:space="0" w:color="auto"/>
                <w:left w:val="none" w:sz="0" w:space="0" w:color="auto"/>
                <w:bottom w:val="none" w:sz="0" w:space="0" w:color="auto"/>
                <w:right w:val="none" w:sz="0" w:space="0" w:color="auto"/>
              </w:divBdr>
            </w:div>
            <w:div w:id="1080373841">
              <w:marLeft w:val="0"/>
              <w:marRight w:val="0"/>
              <w:marTop w:val="0"/>
              <w:marBottom w:val="0"/>
              <w:divBdr>
                <w:top w:val="none" w:sz="0" w:space="0" w:color="auto"/>
                <w:left w:val="none" w:sz="0" w:space="0" w:color="auto"/>
                <w:bottom w:val="none" w:sz="0" w:space="0" w:color="auto"/>
                <w:right w:val="none" w:sz="0" w:space="0" w:color="auto"/>
              </w:divBdr>
            </w:div>
            <w:div w:id="1498956159">
              <w:marLeft w:val="0"/>
              <w:marRight w:val="0"/>
              <w:marTop w:val="0"/>
              <w:marBottom w:val="0"/>
              <w:divBdr>
                <w:top w:val="none" w:sz="0" w:space="0" w:color="auto"/>
                <w:left w:val="none" w:sz="0" w:space="0" w:color="auto"/>
                <w:bottom w:val="none" w:sz="0" w:space="0" w:color="auto"/>
                <w:right w:val="none" w:sz="0" w:space="0" w:color="auto"/>
              </w:divBdr>
            </w:div>
            <w:div w:id="1068847556">
              <w:marLeft w:val="0"/>
              <w:marRight w:val="0"/>
              <w:marTop w:val="0"/>
              <w:marBottom w:val="0"/>
              <w:divBdr>
                <w:top w:val="none" w:sz="0" w:space="0" w:color="auto"/>
                <w:left w:val="none" w:sz="0" w:space="0" w:color="auto"/>
                <w:bottom w:val="none" w:sz="0" w:space="0" w:color="auto"/>
                <w:right w:val="none" w:sz="0" w:space="0" w:color="auto"/>
              </w:divBdr>
            </w:div>
            <w:div w:id="1537620020">
              <w:marLeft w:val="0"/>
              <w:marRight w:val="0"/>
              <w:marTop w:val="0"/>
              <w:marBottom w:val="0"/>
              <w:divBdr>
                <w:top w:val="none" w:sz="0" w:space="0" w:color="auto"/>
                <w:left w:val="none" w:sz="0" w:space="0" w:color="auto"/>
                <w:bottom w:val="none" w:sz="0" w:space="0" w:color="auto"/>
                <w:right w:val="none" w:sz="0" w:space="0" w:color="auto"/>
              </w:divBdr>
            </w:div>
            <w:div w:id="1269044118">
              <w:marLeft w:val="0"/>
              <w:marRight w:val="0"/>
              <w:marTop w:val="0"/>
              <w:marBottom w:val="0"/>
              <w:divBdr>
                <w:top w:val="none" w:sz="0" w:space="0" w:color="auto"/>
                <w:left w:val="none" w:sz="0" w:space="0" w:color="auto"/>
                <w:bottom w:val="none" w:sz="0" w:space="0" w:color="auto"/>
                <w:right w:val="none" w:sz="0" w:space="0" w:color="auto"/>
              </w:divBdr>
            </w:div>
            <w:div w:id="1744840636">
              <w:marLeft w:val="0"/>
              <w:marRight w:val="0"/>
              <w:marTop w:val="0"/>
              <w:marBottom w:val="0"/>
              <w:divBdr>
                <w:top w:val="none" w:sz="0" w:space="0" w:color="auto"/>
                <w:left w:val="none" w:sz="0" w:space="0" w:color="auto"/>
                <w:bottom w:val="none" w:sz="0" w:space="0" w:color="auto"/>
                <w:right w:val="none" w:sz="0" w:space="0" w:color="auto"/>
              </w:divBdr>
            </w:div>
            <w:div w:id="1858614224">
              <w:marLeft w:val="0"/>
              <w:marRight w:val="0"/>
              <w:marTop w:val="0"/>
              <w:marBottom w:val="0"/>
              <w:divBdr>
                <w:top w:val="none" w:sz="0" w:space="0" w:color="auto"/>
                <w:left w:val="none" w:sz="0" w:space="0" w:color="auto"/>
                <w:bottom w:val="none" w:sz="0" w:space="0" w:color="auto"/>
                <w:right w:val="none" w:sz="0" w:space="0" w:color="auto"/>
              </w:divBdr>
            </w:div>
            <w:div w:id="1094398630">
              <w:marLeft w:val="0"/>
              <w:marRight w:val="0"/>
              <w:marTop w:val="0"/>
              <w:marBottom w:val="0"/>
              <w:divBdr>
                <w:top w:val="none" w:sz="0" w:space="0" w:color="auto"/>
                <w:left w:val="none" w:sz="0" w:space="0" w:color="auto"/>
                <w:bottom w:val="none" w:sz="0" w:space="0" w:color="auto"/>
                <w:right w:val="none" w:sz="0" w:space="0" w:color="auto"/>
              </w:divBdr>
            </w:div>
            <w:div w:id="746347603">
              <w:marLeft w:val="0"/>
              <w:marRight w:val="0"/>
              <w:marTop w:val="0"/>
              <w:marBottom w:val="0"/>
              <w:divBdr>
                <w:top w:val="none" w:sz="0" w:space="0" w:color="auto"/>
                <w:left w:val="none" w:sz="0" w:space="0" w:color="auto"/>
                <w:bottom w:val="none" w:sz="0" w:space="0" w:color="auto"/>
                <w:right w:val="none" w:sz="0" w:space="0" w:color="auto"/>
              </w:divBdr>
            </w:div>
            <w:div w:id="2000887206">
              <w:marLeft w:val="0"/>
              <w:marRight w:val="0"/>
              <w:marTop w:val="0"/>
              <w:marBottom w:val="0"/>
              <w:divBdr>
                <w:top w:val="none" w:sz="0" w:space="0" w:color="auto"/>
                <w:left w:val="none" w:sz="0" w:space="0" w:color="auto"/>
                <w:bottom w:val="none" w:sz="0" w:space="0" w:color="auto"/>
                <w:right w:val="none" w:sz="0" w:space="0" w:color="auto"/>
              </w:divBdr>
            </w:div>
            <w:div w:id="212624898">
              <w:marLeft w:val="0"/>
              <w:marRight w:val="0"/>
              <w:marTop w:val="0"/>
              <w:marBottom w:val="0"/>
              <w:divBdr>
                <w:top w:val="none" w:sz="0" w:space="0" w:color="auto"/>
                <w:left w:val="none" w:sz="0" w:space="0" w:color="auto"/>
                <w:bottom w:val="none" w:sz="0" w:space="0" w:color="auto"/>
                <w:right w:val="none" w:sz="0" w:space="0" w:color="auto"/>
              </w:divBdr>
            </w:div>
            <w:div w:id="2071079446">
              <w:marLeft w:val="0"/>
              <w:marRight w:val="0"/>
              <w:marTop w:val="0"/>
              <w:marBottom w:val="0"/>
              <w:divBdr>
                <w:top w:val="none" w:sz="0" w:space="0" w:color="auto"/>
                <w:left w:val="none" w:sz="0" w:space="0" w:color="auto"/>
                <w:bottom w:val="none" w:sz="0" w:space="0" w:color="auto"/>
                <w:right w:val="none" w:sz="0" w:space="0" w:color="auto"/>
              </w:divBdr>
            </w:div>
            <w:div w:id="422384964">
              <w:marLeft w:val="0"/>
              <w:marRight w:val="0"/>
              <w:marTop w:val="0"/>
              <w:marBottom w:val="0"/>
              <w:divBdr>
                <w:top w:val="none" w:sz="0" w:space="0" w:color="auto"/>
                <w:left w:val="none" w:sz="0" w:space="0" w:color="auto"/>
                <w:bottom w:val="none" w:sz="0" w:space="0" w:color="auto"/>
                <w:right w:val="none" w:sz="0" w:space="0" w:color="auto"/>
              </w:divBdr>
            </w:div>
            <w:div w:id="1410885009">
              <w:marLeft w:val="0"/>
              <w:marRight w:val="0"/>
              <w:marTop w:val="0"/>
              <w:marBottom w:val="0"/>
              <w:divBdr>
                <w:top w:val="none" w:sz="0" w:space="0" w:color="auto"/>
                <w:left w:val="none" w:sz="0" w:space="0" w:color="auto"/>
                <w:bottom w:val="none" w:sz="0" w:space="0" w:color="auto"/>
                <w:right w:val="none" w:sz="0" w:space="0" w:color="auto"/>
              </w:divBdr>
            </w:div>
            <w:div w:id="119811496">
              <w:marLeft w:val="0"/>
              <w:marRight w:val="0"/>
              <w:marTop w:val="0"/>
              <w:marBottom w:val="0"/>
              <w:divBdr>
                <w:top w:val="none" w:sz="0" w:space="0" w:color="auto"/>
                <w:left w:val="none" w:sz="0" w:space="0" w:color="auto"/>
                <w:bottom w:val="none" w:sz="0" w:space="0" w:color="auto"/>
                <w:right w:val="none" w:sz="0" w:space="0" w:color="auto"/>
              </w:divBdr>
            </w:div>
            <w:div w:id="62188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7523">
      <w:bodyDiv w:val="1"/>
      <w:marLeft w:val="0"/>
      <w:marRight w:val="0"/>
      <w:marTop w:val="0"/>
      <w:marBottom w:val="0"/>
      <w:divBdr>
        <w:top w:val="none" w:sz="0" w:space="0" w:color="auto"/>
        <w:left w:val="none" w:sz="0" w:space="0" w:color="auto"/>
        <w:bottom w:val="none" w:sz="0" w:space="0" w:color="auto"/>
        <w:right w:val="none" w:sz="0" w:space="0" w:color="auto"/>
      </w:divBdr>
      <w:divsChild>
        <w:div w:id="1784962253">
          <w:marLeft w:val="0"/>
          <w:marRight w:val="0"/>
          <w:marTop w:val="0"/>
          <w:marBottom w:val="0"/>
          <w:divBdr>
            <w:top w:val="none" w:sz="0" w:space="0" w:color="auto"/>
            <w:left w:val="none" w:sz="0" w:space="0" w:color="auto"/>
            <w:bottom w:val="none" w:sz="0" w:space="0" w:color="auto"/>
            <w:right w:val="none" w:sz="0" w:space="0" w:color="auto"/>
          </w:divBdr>
          <w:divsChild>
            <w:div w:id="2041933929">
              <w:marLeft w:val="0"/>
              <w:marRight w:val="0"/>
              <w:marTop w:val="0"/>
              <w:marBottom w:val="0"/>
              <w:divBdr>
                <w:top w:val="none" w:sz="0" w:space="0" w:color="auto"/>
                <w:left w:val="none" w:sz="0" w:space="0" w:color="auto"/>
                <w:bottom w:val="none" w:sz="0" w:space="0" w:color="auto"/>
                <w:right w:val="none" w:sz="0" w:space="0" w:color="auto"/>
              </w:divBdr>
            </w:div>
            <w:div w:id="639001724">
              <w:marLeft w:val="0"/>
              <w:marRight w:val="0"/>
              <w:marTop w:val="0"/>
              <w:marBottom w:val="0"/>
              <w:divBdr>
                <w:top w:val="none" w:sz="0" w:space="0" w:color="auto"/>
                <w:left w:val="none" w:sz="0" w:space="0" w:color="auto"/>
                <w:bottom w:val="none" w:sz="0" w:space="0" w:color="auto"/>
                <w:right w:val="none" w:sz="0" w:space="0" w:color="auto"/>
              </w:divBdr>
            </w:div>
            <w:div w:id="105929527">
              <w:marLeft w:val="0"/>
              <w:marRight w:val="0"/>
              <w:marTop w:val="0"/>
              <w:marBottom w:val="0"/>
              <w:divBdr>
                <w:top w:val="none" w:sz="0" w:space="0" w:color="auto"/>
                <w:left w:val="none" w:sz="0" w:space="0" w:color="auto"/>
                <w:bottom w:val="none" w:sz="0" w:space="0" w:color="auto"/>
                <w:right w:val="none" w:sz="0" w:space="0" w:color="auto"/>
              </w:divBdr>
            </w:div>
            <w:div w:id="1680423112">
              <w:marLeft w:val="0"/>
              <w:marRight w:val="0"/>
              <w:marTop w:val="0"/>
              <w:marBottom w:val="0"/>
              <w:divBdr>
                <w:top w:val="none" w:sz="0" w:space="0" w:color="auto"/>
                <w:left w:val="none" w:sz="0" w:space="0" w:color="auto"/>
                <w:bottom w:val="none" w:sz="0" w:space="0" w:color="auto"/>
                <w:right w:val="none" w:sz="0" w:space="0" w:color="auto"/>
              </w:divBdr>
            </w:div>
            <w:div w:id="1833983336">
              <w:marLeft w:val="0"/>
              <w:marRight w:val="0"/>
              <w:marTop w:val="0"/>
              <w:marBottom w:val="0"/>
              <w:divBdr>
                <w:top w:val="none" w:sz="0" w:space="0" w:color="auto"/>
                <w:left w:val="none" w:sz="0" w:space="0" w:color="auto"/>
                <w:bottom w:val="none" w:sz="0" w:space="0" w:color="auto"/>
                <w:right w:val="none" w:sz="0" w:space="0" w:color="auto"/>
              </w:divBdr>
            </w:div>
            <w:div w:id="289677065">
              <w:marLeft w:val="0"/>
              <w:marRight w:val="0"/>
              <w:marTop w:val="0"/>
              <w:marBottom w:val="0"/>
              <w:divBdr>
                <w:top w:val="none" w:sz="0" w:space="0" w:color="auto"/>
                <w:left w:val="none" w:sz="0" w:space="0" w:color="auto"/>
                <w:bottom w:val="none" w:sz="0" w:space="0" w:color="auto"/>
                <w:right w:val="none" w:sz="0" w:space="0" w:color="auto"/>
              </w:divBdr>
            </w:div>
            <w:div w:id="699402771">
              <w:marLeft w:val="0"/>
              <w:marRight w:val="0"/>
              <w:marTop w:val="0"/>
              <w:marBottom w:val="0"/>
              <w:divBdr>
                <w:top w:val="none" w:sz="0" w:space="0" w:color="auto"/>
                <w:left w:val="none" w:sz="0" w:space="0" w:color="auto"/>
                <w:bottom w:val="none" w:sz="0" w:space="0" w:color="auto"/>
                <w:right w:val="none" w:sz="0" w:space="0" w:color="auto"/>
              </w:divBdr>
            </w:div>
            <w:div w:id="1996450175">
              <w:marLeft w:val="0"/>
              <w:marRight w:val="0"/>
              <w:marTop w:val="0"/>
              <w:marBottom w:val="0"/>
              <w:divBdr>
                <w:top w:val="none" w:sz="0" w:space="0" w:color="auto"/>
                <w:left w:val="none" w:sz="0" w:space="0" w:color="auto"/>
                <w:bottom w:val="none" w:sz="0" w:space="0" w:color="auto"/>
                <w:right w:val="none" w:sz="0" w:space="0" w:color="auto"/>
              </w:divBdr>
            </w:div>
            <w:div w:id="1227104162">
              <w:marLeft w:val="0"/>
              <w:marRight w:val="0"/>
              <w:marTop w:val="0"/>
              <w:marBottom w:val="0"/>
              <w:divBdr>
                <w:top w:val="none" w:sz="0" w:space="0" w:color="auto"/>
                <w:left w:val="none" w:sz="0" w:space="0" w:color="auto"/>
                <w:bottom w:val="none" w:sz="0" w:space="0" w:color="auto"/>
                <w:right w:val="none" w:sz="0" w:space="0" w:color="auto"/>
              </w:divBdr>
            </w:div>
            <w:div w:id="154226460">
              <w:marLeft w:val="0"/>
              <w:marRight w:val="0"/>
              <w:marTop w:val="0"/>
              <w:marBottom w:val="0"/>
              <w:divBdr>
                <w:top w:val="none" w:sz="0" w:space="0" w:color="auto"/>
                <w:left w:val="none" w:sz="0" w:space="0" w:color="auto"/>
                <w:bottom w:val="none" w:sz="0" w:space="0" w:color="auto"/>
                <w:right w:val="none" w:sz="0" w:space="0" w:color="auto"/>
              </w:divBdr>
            </w:div>
            <w:div w:id="343017400">
              <w:marLeft w:val="0"/>
              <w:marRight w:val="0"/>
              <w:marTop w:val="0"/>
              <w:marBottom w:val="0"/>
              <w:divBdr>
                <w:top w:val="none" w:sz="0" w:space="0" w:color="auto"/>
                <w:left w:val="none" w:sz="0" w:space="0" w:color="auto"/>
                <w:bottom w:val="none" w:sz="0" w:space="0" w:color="auto"/>
                <w:right w:val="none" w:sz="0" w:space="0" w:color="auto"/>
              </w:divBdr>
            </w:div>
            <w:div w:id="805778092">
              <w:marLeft w:val="0"/>
              <w:marRight w:val="0"/>
              <w:marTop w:val="0"/>
              <w:marBottom w:val="0"/>
              <w:divBdr>
                <w:top w:val="none" w:sz="0" w:space="0" w:color="auto"/>
                <w:left w:val="none" w:sz="0" w:space="0" w:color="auto"/>
                <w:bottom w:val="none" w:sz="0" w:space="0" w:color="auto"/>
                <w:right w:val="none" w:sz="0" w:space="0" w:color="auto"/>
              </w:divBdr>
            </w:div>
            <w:div w:id="2118286851">
              <w:marLeft w:val="0"/>
              <w:marRight w:val="0"/>
              <w:marTop w:val="0"/>
              <w:marBottom w:val="0"/>
              <w:divBdr>
                <w:top w:val="none" w:sz="0" w:space="0" w:color="auto"/>
                <w:left w:val="none" w:sz="0" w:space="0" w:color="auto"/>
                <w:bottom w:val="none" w:sz="0" w:space="0" w:color="auto"/>
                <w:right w:val="none" w:sz="0" w:space="0" w:color="auto"/>
              </w:divBdr>
            </w:div>
            <w:div w:id="1866671710">
              <w:marLeft w:val="0"/>
              <w:marRight w:val="0"/>
              <w:marTop w:val="0"/>
              <w:marBottom w:val="0"/>
              <w:divBdr>
                <w:top w:val="none" w:sz="0" w:space="0" w:color="auto"/>
                <w:left w:val="none" w:sz="0" w:space="0" w:color="auto"/>
                <w:bottom w:val="none" w:sz="0" w:space="0" w:color="auto"/>
                <w:right w:val="none" w:sz="0" w:space="0" w:color="auto"/>
              </w:divBdr>
            </w:div>
            <w:div w:id="1785927041">
              <w:marLeft w:val="0"/>
              <w:marRight w:val="0"/>
              <w:marTop w:val="0"/>
              <w:marBottom w:val="0"/>
              <w:divBdr>
                <w:top w:val="none" w:sz="0" w:space="0" w:color="auto"/>
                <w:left w:val="none" w:sz="0" w:space="0" w:color="auto"/>
                <w:bottom w:val="none" w:sz="0" w:space="0" w:color="auto"/>
                <w:right w:val="none" w:sz="0" w:space="0" w:color="auto"/>
              </w:divBdr>
            </w:div>
            <w:div w:id="200175057">
              <w:marLeft w:val="0"/>
              <w:marRight w:val="0"/>
              <w:marTop w:val="0"/>
              <w:marBottom w:val="0"/>
              <w:divBdr>
                <w:top w:val="none" w:sz="0" w:space="0" w:color="auto"/>
                <w:left w:val="none" w:sz="0" w:space="0" w:color="auto"/>
                <w:bottom w:val="none" w:sz="0" w:space="0" w:color="auto"/>
                <w:right w:val="none" w:sz="0" w:space="0" w:color="auto"/>
              </w:divBdr>
            </w:div>
            <w:div w:id="341316973">
              <w:marLeft w:val="0"/>
              <w:marRight w:val="0"/>
              <w:marTop w:val="0"/>
              <w:marBottom w:val="0"/>
              <w:divBdr>
                <w:top w:val="none" w:sz="0" w:space="0" w:color="auto"/>
                <w:left w:val="none" w:sz="0" w:space="0" w:color="auto"/>
                <w:bottom w:val="none" w:sz="0" w:space="0" w:color="auto"/>
                <w:right w:val="none" w:sz="0" w:space="0" w:color="auto"/>
              </w:divBdr>
            </w:div>
            <w:div w:id="369569913">
              <w:marLeft w:val="0"/>
              <w:marRight w:val="0"/>
              <w:marTop w:val="0"/>
              <w:marBottom w:val="0"/>
              <w:divBdr>
                <w:top w:val="none" w:sz="0" w:space="0" w:color="auto"/>
                <w:left w:val="none" w:sz="0" w:space="0" w:color="auto"/>
                <w:bottom w:val="none" w:sz="0" w:space="0" w:color="auto"/>
                <w:right w:val="none" w:sz="0" w:space="0" w:color="auto"/>
              </w:divBdr>
            </w:div>
            <w:div w:id="373895034">
              <w:marLeft w:val="0"/>
              <w:marRight w:val="0"/>
              <w:marTop w:val="0"/>
              <w:marBottom w:val="0"/>
              <w:divBdr>
                <w:top w:val="none" w:sz="0" w:space="0" w:color="auto"/>
                <w:left w:val="none" w:sz="0" w:space="0" w:color="auto"/>
                <w:bottom w:val="none" w:sz="0" w:space="0" w:color="auto"/>
                <w:right w:val="none" w:sz="0" w:space="0" w:color="auto"/>
              </w:divBdr>
            </w:div>
            <w:div w:id="1919710904">
              <w:marLeft w:val="0"/>
              <w:marRight w:val="0"/>
              <w:marTop w:val="0"/>
              <w:marBottom w:val="0"/>
              <w:divBdr>
                <w:top w:val="none" w:sz="0" w:space="0" w:color="auto"/>
                <w:left w:val="none" w:sz="0" w:space="0" w:color="auto"/>
                <w:bottom w:val="none" w:sz="0" w:space="0" w:color="auto"/>
                <w:right w:val="none" w:sz="0" w:space="0" w:color="auto"/>
              </w:divBdr>
            </w:div>
            <w:div w:id="347684152">
              <w:marLeft w:val="0"/>
              <w:marRight w:val="0"/>
              <w:marTop w:val="0"/>
              <w:marBottom w:val="0"/>
              <w:divBdr>
                <w:top w:val="none" w:sz="0" w:space="0" w:color="auto"/>
                <w:left w:val="none" w:sz="0" w:space="0" w:color="auto"/>
                <w:bottom w:val="none" w:sz="0" w:space="0" w:color="auto"/>
                <w:right w:val="none" w:sz="0" w:space="0" w:color="auto"/>
              </w:divBdr>
            </w:div>
            <w:div w:id="967784530">
              <w:marLeft w:val="0"/>
              <w:marRight w:val="0"/>
              <w:marTop w:val="0"/>
              <w:marBottom w:val="0"/>
              <w:divBdr>
                <w:top w:val="none" w:sz="0" w:space="0" w:color="auto"/>
                <w:left w:val="none" w:sz="0" w:space="0" w:color="auto"/>
                <w:bottom w:val="none" w:sz="0" w:space="0" w:color="auto"/>
                <w:right w:val="none" w:sz="0" w:space="0" w:color="auto"/>
              </w:divBdr>
            </w:div>
            <w:div w:id="783697208">
              <w:marLeft w:val="0"/>
              <w:marRight w:val="0"/>
              <w:marTop w:val="0"/>
              <w:marBottom w:val="0"/>
              <w:divBdr>
                <w:top w:val="none" w:sz="0" w:space="0" w:color="auto"/>
                <w:left w:val="none" w:sz="0" w:space="0" w:color="auto"/>
                <w:bottom w:val="none" w:sz="0" w:space="0" w:color="auto"/>
                <w:right w:val="none" w:sz="0" w:space="0" w:color="auto"/>
              </w:divBdr>
            </w:div>
            <w:div w:id="11885022">
              <w:marLeft w:val="0"/>
              <w:marRight w:val="0"/>
              <w:marTop w:val="0"/>
              <w:marBottom w:val="0"/>
              <w:divBdr>
                <w:top w:val="none" w:sz="0" w:space="0" w:color="auto"/>
                <w:left w:val="none" w:sz="0" w:space="0" w:color="auto"/>
                <w:bottom w:val="none" w:sz="0" w:space="0" w:color="auto"/>
                <w:right w:val="none" w:sz="0" w:space="0" w:color="auto"/>
              </w:divBdr>
            </w:div>
            <w:div w:id="1326517388">
              <w:marLeft w:val="0"/>
              <w:marRight w:val="0"/>
              <w:marTop w:val="0"/>
              <w:marBottom w:val="0"/>
              <w:divBdr>
                <w:top w:val="none" w:sz="0" w:space="0" w:color="auto"/>
                <w:left w:val="none" w:sz="0" w:space="0" w:color="auto"/>
                <w:bottom w:val="none" w:sz="0" w:space="0" w:color="auto"/>
                <w:right w:val="none" w:sz="0" w:space="0" w:color="auto"/>
              </w:divBdr>
            </w:div>
            <w:div w:id="1621650155">
              <w:marLeft w:val="0"/>
              <w:marRight w:val="0"/>
              <w:marTop w:val="0"/>
              <w:marBottom w:val="0"/>
              <w:divBdr>
                <w:top w:val="none" w:sz="0" w:space="0" w:color="auto"/>
                <w:left w:val="none" w:sz="0" w:space="0" w:color="auto"/>
                <w:bottom w:val="none" w:sz="0" w:space="0" w:color="auto"/>
                <w:right w:val="none" w:sz="0" w:space="0" w:color="auto"/>
              </w:divBdr>
            </w:div>
            <w:div w:id="1466001541">
              <w:marLeft w:val="0"/>
              <w:marRight w:val="0"/>
              <w:marTop w:val="0"/>
              <w:marBottom w:val="0"/>
              <w:divBdr>
                <w:top w:val="none" w:sz="0" w:space="0" w:color="auto"/>
                <w:left w:val="none" w:sz="0" w:space="0" w:color="auto"/>
                <w:bottom w:val="none" w:sz="0" w:space="0" w:color="auto"/>
                <w:right w:val="none" w:sz="0" w:space="0" w:color="auto"/>
              </w:divBdr>
            </w:div>
            <w:div w:id="1802459186">
              <w:marLeft w:val="0"/>
              <w:marRight w:val="0"/>
              <w:marTop w:val="0"/>
              <w:marBottom w:val="0"/>
              <w:divBdr>
                <w:top w:val="none" w:sz="0" w:space="0" w:color="auto"/>
                <w:left w:val="none" w:sz="0" w:space="0" w:color="auto"/>
                <w:bottom w:val="none" w:sz="0" w:space="0" w:color="auto"/>
                <w:right w:val="none" w:sz="0" w:space="0" w:color="auto"/>
              </w:divBdr>
            </w:div>
            <w:div w:id="275793700">
              <w:marLeft w:val="0"/>
              <w:marRight w:val="0"/>
              <w:marTop w:val="0"/>
              <w:marBottom w:val="0"/>
              <w:divBdr>
                <w:top w:val="none" w:sz="0" w:space="0" w:color="auto"/>
                <w:left w:val="none" w:sz="0" w:space="0" w:color="auto"/>
                <w:bottom w:val="none" w:sz="0" w:space="0" w:color="auto"/>
                <w:right w:val="none" w:sz="0" w:space="0" w:color="auto"/>
              </w:divBdr>
            </w:div>
            <w:div w:id="1558324537">
              <w:marLeft w:val="0"/>
              <w:marRight w:val="0"/>
              <w:marTop w:val="0"/>
              <w:marBottom w:val="0"/>
              <w:divBdr>
                <w:top w:val="none" w:sz="0" w:space="0" w:color="auto"/>
                <w:left w:val="none" w:sz="0" w:space="0" w:color="auto"/>
                <w:bottom w:val="none" w:sz="0" w:space="0" w:color="auto"/>
                <w:right w:val="none" w:sz="0" w:space="0" w:color="auto"/>
              </w:divBdr>
            </w:div>
            <w:div w:id="434323677">
              <w:marLeft w:val="0"/>
              <w:marRight w:val="0"/>
              <w:marTop w:val="0"/>
              <w:marBottom w:val="0"/>
              <w:divBdr>
                <w:top w:val="none" w:sz="0" w:space="0" w:color="auto"/>
                <w:left w:val="none" w:sz="0" w:space="0" w:color="auto"/>
                <w:bottom w:val="none" w:sz="0" w:space="0" w:color="auto"/>
                <w:right w:val="none" w:sz="0" w:space="0" w:color="auto"/>
              </w:divBdr>
            </w:div>
            <w:div w:id="71663124">
              <w:marLeft w:val="0"/>
              <w:marRight w:val="0"/>
              <w:marTop w:val="0"/>
              <w:marBottom w:val="0"/>
              <w:divBdr>
                <w:top w:val="none" w:sz="0" w:space="0" w:color="auto"/>
                <w:left w:val="none" w:sz="0" w:space="0" w:color="auto"/>
                <w:bottom w:val="none" w:sz="0" w:space="0" w:color="auto"/>
                <w:right w:val="none" w:sz="0" w:space="0" w:color="auto"/>
              </w:divBdr>
            </w:div>
            <w:div w:id="95179084">
              <w:marLeft w:val="0"/>
              <w:marRight w:val="0"/>
              <w:marTop w:val="0"/>
              <w:marBottom w:val="0"/>
              <w:divBdr>
                <w:top w:val="none" w:sz="0" w:space="0" w:color="auto"/>
                <w:left w:val="none" w:sz="0" w:space="0" w:color="auto"/>
                <w:bottom w:val="none" w:sz="0" w:space="0" w:color="auto"/>
                <w:right w:val="none" w:sz="0" w:space="0" w:color="auto"/>
              </w:divBdr>
            </w:div>
            <w:div w:id="1668440510">
              <w:marLeft w:val="0"/>
              <w:marRight w:val="0"/>
              <w:marTop w:val="0"/>
              <w:marBottom w:val="0"/>
              <w:divBdr>
                <w:top w:val="none" w:sz="0" w:space="0" w:color="auto"/>
                <w:left w:val="none" w:sz="0" w:space="0" w:color="auto"/>
                <w:bottom w:val="none" w:sz="0" w:space="0" w:color="auto"/>
                <w:right w:val="none" w:sz="0" w:space="0" w:color="auto"/>
              </w:divBdr>
            </w:div>
            <w:div w:id="1446458390">
              <w:marLeft w:val="0"/>
              <w:marRight w:val="0"/>
              <w:marTop w:val="0"/>
              <w:marBottom w:val="0"/>
              <w:divBdr>
                <w:top w:val="none" w:sz="0" w:space="0" w:color="auto"/>
                <w:left w:val="none" w:sz="0" w:space="0" w:color="auto"/>
                <w:bottom w:val="none" w:sz="0" w:space="0" w:color="auto"/>
                <w:right w:val="none" w:sz="0" w:space="0" w:color="auto"/>
              </w:divBdr>
            </w:div>
            <w:div w:id="1272394669">
              <w:marLeft w:val="0"/>
              <w:marRight w:val="0"/>
              <w:marTop w:val="0"/>
              <w:marBottom w:val="0"/>
              <w:divBdr>
                <w:top w:val="none" w:sz="0" w:space="0" w:color="auto"/>
                <w:left w:val="none" w:sz="0" w:space="0" w:color="auto"/>
                <w:bottom w:val="none" w:sz="0" w:space="0" w:color="auto"/>
                <w:right w:val="none" w:sz="0" w:space="0" w:color="auto"/>
              </w:divBdr>
            </w:div>
            <w:div w:id="170612563">
              <w:marLeft w:val="0"/>
              <w:marRight w:val="0"/>
              <w:marTop w:val="0"/>
              <w:marBottom w:val="0"/>
              <w:divBdr>
                <w:top w:val="none" w:sz="0" w:space="0" w:color="auto"/>
                <w:left w:val="none" w:sz="0" w:space="0" w:color="auto"/>
                <w:bottom w:val="none" w:sz="0" w:space="0" w:color="auto"/>
                <w:right w:val="none" w:sz="0" w:space="0" w:color="auto"/>
              </w:divBdr>
            </w:div>
            <w:div w:id="1020084875">
              <w:marLeft w:val="0"/>
              <w:marRight w:val="0"/>
              <w:marTop w:val="0"/>
              <w:marBottom w:val="0"/>
              <w:divBdr>
                <w:top w:val="none" w:sz="0" w:space="0" w:color="auto"/>
                <w:left w:val="none" w:sz="0" w:space="0" w:color="auto"/>
                <w:bottom w:val="none" w:sz="0" w:space="0" w:color="auto"/>
                <w:right w:val="none" w:sz="0" w:space="0" w:color="auto"/>
              </w:divBdr>
            </w:div>
            <w:div w:id="1467894950">
              <w:marLeft w:val="0"/>
              <w:marRight w:val="0"/>
              <w:marTop w:val="0"/>
              <w:marBottom w:val="0"/>
              <w:divBdr>
                <w:top w:val="none" w:sz="0" w:space="0" w:color="auto"/>
                <w:left w:val="none" w:sz="0" w:space="0" w:color="auto"/>
                <w:bottom w:val="none" w:sz="0" w:space="0" w:color="auto"/>
                <w:right w:val="none" w:sz="0" w:space="0" w:color="auto"/>
              </w:divBdr>
            </w:div>
            <w:div w:id="334959715">
              <w:marLeft w:val="0"/>
              <w:marRight w:val="0"/>
              <w:marTop w:val="0"/>
              <w:marBottom w:val="0"/>
              <w:divBdr>
                <w:top w:val="none" w:sz="0" w:space="0" w:color="auto"/>
                <w:left w:val="none" w:sz="0" w:space="0" w:color="auto"/>
                <w:bottom w:val="none" w:sz="0" w:space="0" w:color="auto"/>
                <w:right w:val="none" w:sz="0" w:space="0" w:color="auto"/>
              </w:divBdr>
            </w:div>
            <w:div w:id="885993326">
              <w:marLeft w:val="0"/>
              <w:marRight w:val="0"/>
              <w:marTop w:val="0"/>
              <w:marBottom w:val="0"/>
              <w:divBdr>
                <w:top w:val="none" w:sz="0" w:space="0" w:color="auto"/>
                <w:left w:val="none" w:sz="0" w:space="0" w:color="auto"/>
                <w:bottom w:val="none" w:sz="0" w:space="0" w:color="auto"/>
                <w:right w:val="none" w:sz="0" w:space="0" w:color="auto"/>
              </w:divBdr>
            </w:div>
            <w:div w:id="558709027">
              <w:marLeft w:val="0"/>
              <w:marRight w:val="0"/>
              <w:marTop w:val="0"/>
              <w:marBottom w:val="0"/>
              <w:divBdr>
                <w:top w:val="none" w:sz="0" w:space="0" w:color="auto"/>
                <w:left w:val="none" w:sz="0" w:space="0" w:color="auto"/>
                <w:bottom w:val="none" w:sz="0" w:space="0" w:color="auto"/>
                <w:right w:val="none" w:sz="0" w:space="0" w:color="auto"/>
              </w:divBdr>
            </w:div>
            <w:div w:id="194659007">
              <w:marLeft w:val="0"/>
              <w:marRight w:val="0"/>
              <w:marTop w:val="0"/>
              <w:marBottom w:val="0"/>
              <w:divBdr>
                <w:top w:val="none" w:sz="0" w:space="0" w:color="auto"/>
                <w:left w:val="none" w:sz="0" w:space="0" w:color="auto"/>
                <w:bottom w:val="none" w:sz="0" w:space="0" w:color="auto"/>
                <w:right w:val="none" w:sz="0" w:space="0" w:color="auto"/>
              </w:divBdr>
            </w:div>
            <w:div w:id="789975473">
              <w:marLeft w:val="0"/>
              <w:marRight w:val="0"/>
              <w:marTop w:val="0"/>
              <w:marBottom w:val="0"/>
              <w:divBdr>
                <w:top w:val="none" w:sz="0" w:space="0" w:color="auto"/>
                <w:left w:val="none" w:sz="0" w:space="0" w:color="auto"/>
                <w:bottom w:val="none" w:sz="0" w:space="0" w:color="auto"/>
                <w:right w:val="none" w:sz="0" w:space="0" w:color="auto"/>
              </w:divBdr>
            </w:div>
            <w:div w:id="1338581434">
              <w:marLeft w:val="0"/>
              <w:marRight w:val="0"/>
              <w:marTop w:val="0"/>
              <w:marBottom w:val="0"/>
              <w:divBdr>
                <w:top w:val="none" w:sz="0" w:space="0" w:color="auto"/>
                <w:left w:val="none" w:sz="0" w:space="0" w:color="auto"/>
                <w:bottom w:val="none" w:sz="0" w:space="0" w:color="auto"/>
                <w:right w:val="none" w:sz="0" w:space="0" w:color="auto"/>
              </w:divBdr>
            </w:div>
            <w:div w:id="1639141079">
              <w:marLeft w:val="0"/>
              <w:marRight w:val="0"/>
              <w:marTop w:val="0"/>
              <w:marBottom w:val="0"/>
              <w:divBdr>
                <w:top w:val="none" w:sz="0" w:space="0" w:color="auto"/>
                <w:left w:val="none" w:sz="0" w:space="0" w:color="auto"/>
                <w:bottom w:val="none" w:sz="0" w:space="0" w:color="auto"/>
                <w:right w:val="none" w:sz="0" w:space="0" w:color="auto"/>
              </w:divBdr>
            </w:div>
            <w:div w:id="474614820">
              <w:marLeft w:val="0"/>
              <w:marRight w:val="0"/>
              <w:marTop w:val="0"/>
              <w:marBottom w:val="0"/>
              <w:divBdr>
                <w:top w:val="none" w:sz="0" w:space="0" w:color="auto"/>
                <w:left w:val="none" w:sz="0" w:space="0" w:color="auto"/>
                <w:bottom w:val="none" w:sz="0" w:space="0" w:color="auto"/>
                <w:right w:val="none" w:sz="0" w:space="0" w:color="auto"/>
              </w:divBdr>
            </w:div>
            <w:div w:id="1601984033">
              <w:marLeft w:val="0"/>
              <w:marRight w:val="0"/>
              <w:marTop w:val="0"/>
              <w:marBottom w:val="0"/>
              <w:divBdr>
                <w:top w:val="none" w:sz="0" w:space="0" w:color="auto"/>
                <w:left w:val="none" w:sz="0" w:space="0" w:color="auto"/>
                <w:bottom w:val="none" w:sz="0" w:space="0" w:color="auto"/>
                <w:right w:val="none" w:sz="0" w:space="0" w:color="auto"/>
              </w:divBdr>
            </w:div>
            <w:div w:id="1440223296">
              <w:marLeft w:val="0"/>
              <w:marRight w:val="0"/>
              <w:marTop w:val="0"/>
              <w:marBottom w:val="0"/>
              <w:divBdr>
                <w:top w:val="none" w:sz="0" w:space="0" w:color="auto"/>
                <w:left w:val="none" w:sz="0" w:space="0" w:color="auto"/>
                <w:bottom w:val="none" w:sz="0" w:space="0" w:color="auto"/>
                <w:right w:val="none" w:sz="0" w:space="0" w:color="auto"/>
              </w:divBdr>
            </w:div>
            <w:div w:id="2004165383">
              <w:marLeft w:val="0"/>
              <w:marRight w:val="0"/>
              <w:marTop w:val="0"/>
              <w:marBottom w:val="0"/>
              <w:divBdr>
                <w:top w:val="none" w:sz="0" w:space="0" w:color="auto"/>
                <w:left w:val="none" w:sz="0" w:space="0" w:color="auto"/>
                <w:bottom w:val="none" w:sz="0" w:space="0" w:color="auto"/>
                <w:right w:val="none" w:sz="0" w:space="0" w:color="auto"/>
              </w:divBdr>
            </w:div>
            <w:div w:id="1760834546">
              <w:marLeft w:val="0"/>
              <w:marRight w:val="0"/>
              <w:marTop w:val="0"/>
              <w:marBottom w:val="0"/>
              <w:divBdr>
                <w:top w:val="none" w:sz="0" w:space="0" w:color="auto"/>
                <w:left w:val="none" w:sz="0" w:space="0" w:color="auto"/>
                <w:bottom w:val="none" w:sz="0" w:space="0" w:color="auto"/>
                <w:right w:val="none" w:sz="0" w:space="0" w:color="auto"/>
              </w:divBdr>
            </w:div>
            <w:div w:id="1956716550">
              <w:marLeft w:val="0"/>
              <w:marRight w:val="0"/>
              <w:marTop w:val="0"/>
              <w:marBottom w:val="0"/>
              <w:divBdr>
                <w:top w:val="none" w:sz="0" w:space="0" w:color="auto"/>
                <w:left w:val="none" w:sz="0" w:space="0" w:color="auto"/>
                <w:bottom w:val="none" w:sz="0" w:space="0" w:color="auto"/>
                <w:right w:val="none" w:sz="0" w:space="0" w:color="auto"/>
              </w:divBdr>
            </w:div>
            <w:div w:id="605893333">
              <w:marLeft w:val="0"/>
              <w:marRight w:val="0"/>
              <w:marTop w:val="0"/>
              <w:marBottom w:val="0"/>
              <w:divBdr>
                <w:top w:val="none" w:sz="0" w:space="0" w:color="auto"/>
                <w:left w:val="none" w:sz="0" w:space="0" w:color="auto"/>
                <w:bottom w:val="none" w:sz="0" w:space="0" w:color="auto"/>
                <w:right w:val="none" w:sz="0" w:space="0" w:color="auto"/>
              </w:divBdr>
            </w:div>
            <w:div w:id="10587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24237">
      <w:bodyDiv w:val="1"/>
      <w:marLeft w:val="0"/>
      <w:marRight w:val="0"/>
      <w:marTop w:val="0"/>
      <w:marBottom w:val="0"/>
      <w:divBdr>
        <w:top w:val="none" w:sz="0" w:space="0" w:color="auto"/>
        <w:left w:val="none" w:sz="0" w:space="0" w:color="auto"/>
        <w:bottom w:val="none" w:sz="0" w:space="0" w:color="auto"/>
        <w:right w:val="none" w:sz="0" w:space="0" w:color="auto"/>
      </w:divBdr>
    </w:div>
    <w:div w:id="947395756">
      <w:bodyDiv w:val="1"/>
      <w:marLeft w:val="0"/>
      <w:marRight w:val="0"/>
      <w:marTop w:val="0"/>
      <w:marBottom w:val="0"/>
      <w:divBdr>
        <w:top w:val="none" w:sz="0" w:space="0" w:color="auto"/>
        <w:left w:val="none" w:sz="0" w:space="0" w:color="auto"/>
        <w:bottom w:val="none" w:sz="0" w:space="0" w:color="auto"/>
        <w:right w:val="none" w:sz="0" w:space="0" w:color="auto"/>
      </w:divBdr>
    </w:div>
    <w:div w:id="955411115">
      <w:bodyDiv w:val="1"/>
      <w:marLeft w:val="0"/>
      <w:marRight w:val="0"/>
      <w:marTop w:val="0"/>
      <w:marBottom w:val="0"/>
      <w:divBdr>
        <w:top w:val="none" w:sz="0" w:space="0" w:color="auto"/>
        <w:left w:val="none" w:sz="0" w:space="0" w:color="auto"/>
        <w:bottom w:val="none" w:sz="0" w:space="0" w:color="auto"/>
        <w:right w:val="none" w:sz="0" w:space="0" w:color="auto"/>
      </w:divBdr>
      <w:divsChild>
        <w:div w:id="1452893860">
          <w:marLeft w:val="0"/>
          <w:marRight w:val="0"/>
          <w:marTop w:val="0"/>
          <w:marBottom w:val="0"/>
          <w:divBdr>
            <w:top w:val="none" w:sz="0" w:space="0" w:color="auto"/>
            <w:left w:val="none" w:sz="0" w:space="0" w:color="auto"/>
            <w:bottom w:val="none" w:sz="0" w:space="0" w:color="auto"/>
            <w:right w:val="none" w:sz="0" w:space="0" w:color="auto"/>
          </w:divBdr>
          <w:divsChild>
            <w:div w:id="4601530">
              <w:marLeft w:val="0"/>
              <w:marRight w:val="0"/>
              <w:marTop w:val="0"/>
              <w:marBottom w:val="0"/>
              <w:divBdr>
                <w:top w:val="none" w:sz="0" w:space="0" w:color="auto"/>
                <w:left w:val="none" w:sz="0" w:space="0" w:color="auto"/>
                <w:bottom w:val="none" w:sz="0" w:space="0" w:color="auto"/>
                <w:right w:val="none" w:sz="0" w:space="0" w:color="auto"/>
              </w:divBdr>
            </w:div>
            <w:div w:id="48696092">
              <w:marLeft w:val="0"/>
              <w:marRight w:val="0"/>
              <w:marTop w:val="0"/>
              <w:marBottom w:val="0"/>
              <w:divBdr>
                <w:top w:val="none" w:sz="0" w:space="0" w:color="auto"/>
                <w:left w:val="none" w:sz="0" w:space="0" w:color="auto"/>
                <w:bottom w:val="none" w:sz="0" w:space="0" w:color="auto"/>
                <w:right w:val="none" w:sz="0" w:space="0" w:color="auto"/>
              </w:divBdr>
            </w:div>
            <w:div w:id="97024486">
              <w:marLeft w:val="0"/>
              <w:marRight w:val="0"/>
              <w:marTop w:val="0"/>
              <w:marBottom w:val="0"/>
              <w:divBdr>
                <w:top w:val="none" w:sz="0" w:space="0" w:color="auto"/>
                <w:left w:val="none" w:sz="0" w:space="0" w:color="auto"/>
                <w:bottom w:val="none" w:sz="0" w:space="0" w:color="auto"/>
                <w:right w:val="none" w:sz="0" w:space="0" w:color="auto"/>
              </w:divBdr>
            </w:div>
            <w:div w:id="108549046">
              <w:marLeft w:val="0"/>
              <w:marRight w:val="0"/>
              <w:marTop w:val="0"/>
              <w:marBottom w:val="0"/>
              <w:divBdr>
                <w:top w:val="none" w:sz="0" w:space="0" w:color="auto"/>
                <w:left w:val="none" w:sz="0" w:space="0" w:color="auto"/>
                <w:bottom w:val="none" w:sz="0" w:space="0" w:color="auto"/>
                <w:right w:val="none" w:sz="0" w:space="0" w:color="auto"/>
              </w:divBdr>
            </w:div>
            <w:div w:id="154955066">
              <w:marLeft w:val="0"/>
              <w:marRight w:val="0"/>
              <w:marTop w:val="0"/>
              <w:marBottom w:val="0"/>
              <w:divBdr>
                <w:top w:val="none" w:sz="0" w:space="0" w:color="auto"/>
                <w:left w:val="none" w:sz="0" w:space="0" w:color="auto"/>
                <w:bottom w:val="none" w:sz="0" w:space="0" w:color="auto"/>
                <w:right w:val="none" w:sz="0" w:space="0" w:color="auto"/>
              </w:divBdr>
            </w:div>
            <w:div w:id="189488281">
              <w:marLeft w:val="0"/>
              <w:marRight w:val="0"/>
              <w:marTop w:val="0"/>
              <w:marBottom w:val="0"/>
              <w:divBdr>
                <w:top w:val="none" w:sz="0" w:space="0" w:color="auto"/>
                <w:left w:val="none" w:sz="0" w:space="0" w:color="auto"/>
                <w:bottom w:val="none" w:sz="0" w:space="0" w:color="auto"/>
                <w:right w:val="none" w:sz="0" w:space="0" w:color="auto"/>
              </w:divBdr>
            </w:div>
            <w:div w:id="201939300">
              <w:marLeft w:val="0"/>
              <w:marRight w:val="0"/>
              <w:marTop w:val="0"/>
              <w:marBottom w:val="0"/>
              <w:divBdr>
                <w:top w:val="none" w:sz="0" w:space="0" w:color="auto"/>
                <w:left w:val="none" w:sz="0" w:space="0" w:color="auto"/>
                <w:bottom w:val="none" w:sz="0" w:space="0" w:color="auto"/>
                <w:right w:val="none" w:sz="0" w:space="0" w:color="auto"/>
              </w:divBdr>
            </w:div>
            <w:div w:id="211238496">
              <w:marLeft w:val="0"/>
              <w:marRight w:val="0"/>
              <w:marTop w:val="0"/>
              <w:marBottom w:val="0"/>
              <w:divBdr>
                <w:top w:val="none" w:sz="0" w:space="0" w:color="auto"/>
                <w:left w:val="none" w:sz="0" w:space="0" w:color="auto"/>
                <w:bottom w:val="none" w:sz="0" w:space="0" w:color="auto"/>
                <w:right w:val="none" w:sz="0" w:space="0" w:color="auto"/>
              </w:divBdr>
            </w:div>
            <w:div w:id="213808149">
              <w:marLeft w:val="0"/>
              <w:marRight w:val="0"/>
              <w:marTop w:val="0"/>
              <w:marBottom w:val="0"/>
              <w:divBdr>
                <w:top w:val="none" w:sz="0" w:space="0" w:color="auto"/>
                <w:left w:val="none" w:sz="0" w:space="0" w:color="auto"/>
                <w:bottom w:val="none" w:sz="0" w:space="0" w:color="auto"/>
                <w:right w:val="none" w:sz="0" w:space="0" w:color="auto"/>
              </w:divBdr>
            </w:div>
            <w:div w:id="233275383">
              <w:marLeft w:val="0"/>
              <w:marRight w:val="0"/>
              <w:marTop w:val="0"/>
              <w:marBottom w:val="0"/>
              <w:divBdr>
                <w:top w:val="none" w:sz="0" w:space="0" w:color="auto"/>
                <w:left w:val="none" w:sz="0" w:space="0" w:color="auto"/>
                <w:bottom w:val="none" w:sz="0" w:space="0" w:color="auto"/>
                <w:right w:val="none" w:sz="0" w:space="0" w:color="auto"/>
              </w:divBdr>
            </w:div>
            <w:div w:id="238289413">
              <w:marLeft w:val="0"/>
              <w:marRight w:val="0"/>
              <w:marTop w:val="0"/>
              <w:marBottom w:val="0"/>
              <w:divBdr>
                <w:top w:val="none" w:sz="0" w:space="0" w:color="auto"/>
                <w:left w:val="none" w:sz="0" w:space="0" w:color="auto"/>
                <w:bottom w:val="none" w:sz="0" w:space="0" w:color="auto"/>
                <w:right w:val="none" w:sz="0" w:space="0" w:color="auto"/>
              </w:divBdr>
            </w:div>
            <w:div w:id="275404340">
              <w:marLeft w:val="0"/>
              <w:marRight w:val="0"/>
              <w:marTop w:val="0"/>
              <w:marBottom w:val="0"/>
              <w:divBdr>
                <w:top w:val="none" w:sz="0" w:space="0" w:color="auto"/>
                <w:left w:val="none" w:sz="0" w:space="0" w:color="auto"/>
                <w:bottom w:val="none" w:sz="0" w:space="0" w:color="auto"/>
                <w:right w:val="none" w:sz="0" w:space="0" w:color="auto"/>
              </w:divBdr>
            </w:div>
            <w:div w:id="305091197">
              <w:marLeft w:val="0"/>
              <w:marRight w:val="0"/>
              <w:marTop w:val="0"/>
              <w:marBottom w:val="0"/>
              <w:divBdr>
                <w:top w:val="none" w:sz="0" w:space="0" w:color="auto"/>
                <w:left w:val="none" w:sz="0" w:space="0" w:color="auto"/>
                <w:bottom w:val="none" w:sz="0" w:space="0" w:color="auto"/>
                <w:right w:val="none" w:sz="0" w:space="0" w:color="auto"/>
              </w:divBdr>
            </w:div>
            <w:div w:id="369689339">
              <w:marLeft w:val="0"/>
              <w:marRight w:val="0"/>
              <w:marTop w:val="0"/>
              <w:marBottom w:val="0"/>
              <w:divBdr>
                <w:top w:val="none" w:sz="0" w:space="0" w:color="auto"/>
                <w:left w:val="none" w:sz="0" w:space="0" w:color="auto"/>
                <w:bottom w:val="none" w:sz="0" w:space="0" w:color="auto"/>
                <w:right w:val="none" w:sz="0" w:space="0" w:color="auto"/>
              </w:divBdr>
            </w:div>
            <w:div w:id="390275185">
              <w:marLeft w:val="0"/>
              <w:marRight w:val="0"/>
              <w:marTop w:val="0"/>
              <w:marBottom w:val="0"/>
              <w:divBdr>
                <w:top w:val="none" w:sz="0" w:space="0" w:color="auto"/>
                <w:left w:val="none" w:sz="0" w:space="0" w:color="auto"/>
                <w:bottom w:val="none" w:sz="0" w:space="0" w:color="auto"/>
                <w:right w:val="none" w:sz="0" w:space="0" w:color="auto"/>
              </w:divBdr>
            </w:div>
            <w:div w:id="422723734">
              <w:marLeft w:val="0"/>
              <w:marRight w:val="0"/>
              <w:marTop w:val="0"/>
              <w:marBottom w:val="0"/>
              <w:divBdr>
                <w:top w:val="none" w:sz="0" w:space="0" w:color="auto"/>
                <w:left w:val="none" w:sz="0" w:space="0" w:color="auto"/>
                <w:bottom w:val="none" w:sz="0" w:space="0" w:color="auto"/>
                <w:right w:val="none" w:sz="0" w:space="0" w:color="auto"/>
              </w:divBdr>
            </w:div>
            <w:div w:id="468404089">
              <w:marLeft w:val="0"/>
              <w:marRight w:val="0"/>
              <w:marTop w:val="0"/>
              <w:marBottom w:val="0"/>
              <w:divBdr>
                <w:top w:val="none" w:sz="0" w:space="0" w:color="auto"/>
                <w:left w:val="none" w:sz="0" w:space="0" w:color="auto"/>
                <w:bottom w:val="none" w:sz="0" w:space="0" w:color="auto"/>
                <w:right w:val="none" w:sz="0" w:space="0" w:color="auto"/>
              </w:divBdr>
            </w:div>
            <w:div w:id="489056462">
              <w:marLeft w:val="0"/>
              <w:marRight w:val="0"/>
              <w:marTop w:val="0"/>
              <w:marBottom w:val="0"/>
              <w:divBdr>
                <w:top w:val="none" w:sz="0" w:space="0" w:color="auto"/>
                <w:left w:val="none" w:sz="0" w:space="0" w:color="auto"/>
                <w:bottom w:val="none" w:sz="0" w:space="0" w:color="auto"/>
                <w:right w:val="none" w:sz="0" w:space="0" w:color="auto"/>
              </w:divBdr>
            </w:div>
            <w:div w:id="590554481">
              <w:marLeft w:val="0"/>
              <w:marRight w:val="0"/>
              <w:marTop w:val="0"/>
              <w:marBottom w:val="0"/>
              <w:divBdr>
                <w:top w:val="none" w:sz="0" w:space="0" w:color="auto"/>
                <w:left w:val="none" w:sz="0" w:space="0" w:color="auto"/>
                <w:bottom w:val="none" w:sz="0" w:space="0" w:color="auto"/>
                <w:right w:val="none" w:sz="0" w:space="0" w:color="auto"/>
              </w:divBdr>
            </w:div>
            <w:div w:id="616983659">
              <w:marLeft w:val="0"/>
              <w:marRight w:val="0"/>
              <w:marTop w:val="0"/>
              <w:marBottom w:val="0"/>
              <w:divBdr>
                <w:top w:val="none" w:sz="0" w:space="0" w:color="auto"/>
                <w:left w:val="none" w:sz="0" w:space="0" w:color="auto"/>
                <w:bottom w:val="none" w:sz="0" w:space="0" w:color="auto"/>
                <w:right w:val="none" w:sz="0" w:space="0" w:color="auto"/>
              </w:divBdr>
            </w:div>
            <w:div w:id="622811497">
              <w:marLeft w:val="0"/>
              <w:marRight w:val="0"/>
              <w:marTop w:val="0"/>
              <w:marBottom w:val="0"/>
              <w:divBdr>
                <w:top w:val="none" w:sz="0" w:space="0" w:color="auto"/>
                <w:left w:val="none" w:sz="0" w:space="0" w:color="auto"/>
                <w:bottom w:val="none" w:sz="0" w:space="0" w:color="auto"/>
                <w:right w:val="none" w:sz="0" w:space="0" w:color="auto"/>
              </w:divBdr>
            </w:div>
            <w:div w:id="775711017">
              <w:marLeft w:val="0"/>
              <w:marRight w:val="0"/>
              <w:marTop w:val="0"/>
              <w:marBottom w:val="0"/>
              <w:divBdr>
                <w:top w:val="none" w:sz="0" w:space="0" w:color="auto"/>
                <w:left w:val="none" w:sz="0" w:space="0" w:color="auto"/>
                <w:bottom w:val="none" w:sz="0" w:space="0" w:color="auto"/>
                <w:right w:val="none" w:sz="0" w:space="0" w:color="auto"/>
              </w:divBdr>
            </w:div>
            <w:div w:id="791557318">
              <w:marLeft w:val="0"/>
              <w:marRight w:val="0"/>
              <w:marTop w:val="0"/>
              <w:marBottom w:val="0"/>
              <w:divBdr>
                <w:top w:val="none" w:sz="0" w:space="0" w:color="auto"/>
                <w:left w:val="none" w:sz="0" w:space="0" w:color="auto"/>
                <w:bottom w:val="none" w:sz="0" w:space="0" w:color="auto"/>
                <w:right w:val="none" w:sz="0" w:space="0" w:color="auto"/>
              </w:divBdr>
            </w:div>
            <w:div w:id="794762321">
              <w:marLeft w:val="0"/>
              <w:marRight w:val="0"/>
              <w:marTop w:val="0"/>
              <w:marBottom w:val="0"/>
              <w:divBdr>
                <w:top w:val="none" w:sz="0" w:space="0" w:color="auto"/>
                <w:left w:val="none" w:sz="0" w:space="0" w:color="auto"/>
                <w:bottom w:val="none" w:sz="0" w:space="0" w:color="auto"/>
                <w:right w:val="none" w:sz="0" w:space="0" w:color="auto"/>
              </w:divBdr>
            </w:div>
            <w:div w:id="825823236">
              <w:marLeft w:val="0"/>
              <w:marRight w:val="0"/>
              <w:marTop w:val="0"/>
              <w:marBottom w:val="0"/>
              <w:divBdr>
                <w:top w:val="none" w:sz="0" w:space="0" w:color="auto"/>
                <w:left w:val="none" w:sz="0" w:space="0" w:color="auto"/>
                <w:bottom w:val="none" w:sz="0" w:space="0" w:color="auto"/>
                <w:right w:val="none" w:sz="0" w:space="0" w:color="auto"/>
              </w:divBdr>
            </w:div>
            <w:div w:id="893811644">
              <w:marLeft w:val="0"/>
              <w:marRight w:val="0"/>
              <w:marTop w:val="0"/>
              <w:marBottom w:val="0"/>
              <w:divBdr>
                <w:top w:val="none" w:sz="0" w:space="0" w:color="auto"/>
                <w:left w:val="none" w:sz="0" w:space="0" w:color="auto"/>
                <w:bottom w:val="none" w:sz="0" w:space="0" w:color="auto"/>
                <w:right w:val="none" w:sz="0" w:space="0" w:color="auto"/>
              </w:divBdr>
            </w:div>
            <w:div w:id="943616221">
              <w:marLeft w:val="0"/>
              <w:marRight w:val="0"/>
              <w:marTop w:val="0"/>
              <w:marBottom w:val="0"/>
              <w:divBdr>
                <w:top w:val="none" w:sz="0" w:space="0" w:color="auto"/>
                <w:left w:val="none" w:sz="0" w:space="0" w:color="auto"/>
                <w:bottom w:val="none" w:sz="0" w:space="0" w:color="auto"/>
                <w:right w:val="none" w:sz="0" w:space="0" w:color="auto"/>
              </w:divBdr>
            </w:div>
            <w:div w:id="1031422931">
              <w:marLeft w:val="0"/>
              <w:marRight w:val="0"/>
              <w:marTop w:val="0"/>
              <w:marBottom w:val="0"/>
              <w:divBdr>
                <w:top w:val="none" w:sz="0" w:space="0" w:color="auto"/>
                <w:left w:val="none" w:sz="0" w:space="0" w:color="auto"/>
                <w:bottom w:val="none" w:sz="0" w:space="0" w:color="auto"/>
                <w:right w:val="none" w:sz="0" w:space="0" w:color="auto"/>
              </w:divBdr>
            </w:div>
            <w:div w:id="1155221183">
              <w:marLeft w:val="0"/>
              <w:marRight w:val="0"/>
              <w:marTop w:val="0"/>
              <w:marBottom w:val="0"/>
              <w:divBdr>
                <w:top w:val="none" w:sz="0" w:space="0" w:color="auto"/>
                <w:left w:val="none" w:sz="0" w:space="0" w:color="auto"/>
                <w:bottom w:val="none" w:sz="0" w:space="0" w:color="auto"/>
                <w:right w:val="none" w:sz="0" w:space="0" w:color="auto"/>
              </w:divBdr>
            </w:div>
            <w:div w:id="1176850361">
              <w:marLeft w:val="0"/>
              <w:marRight w:val="0"/>
              <w:marTop w:val="0"/>
              <w:marBottom w:val="0"/>
              <w:divBdr>
                <w:top w:val="none" w:sz="0" w:space="0" w:color="auto"/>
                <w:left w:val="none" w:sz="0" w:space="0" w:color="auto"/>
                <w:bottom w:val="none" w:sz="0" w:space="0" w:color="auto"/>
                <w:right w:val="none" w:sz="0" w:space="0" w:color="auto"/>
              </w:divBdr>
            </w:div>
            <w:div w:id="1330984964">
              <w:marLeft w:val="0"/>
              <w:marRight w:val="0"/>
              <w:marTop w:val="0"/>
              <w:marBottom w:val="0"/>
              <w:divBdr>
                <w:top w:val="none" w:sz="0" w:space="0" w:color="auto"/>
                <w:left w:val="none" w:sz="0" w:space="0" w:color="auto"/>
                <w:bottom w:val="none" w:sz="0" w:space="0" w:color="auto"/>
                <w:right w:val="none" w:sz="0" w:space="0" w:color="auto"/>
              </w:divBdr>
            </w:div>
            <w:div w:id="1360471445">
              <w:marLeft w:val="0"/>
              <w:marRight w:val="0"/>
              <w:marTop w:val="0"/>
              <w:marBottom w:val="0"/>
              <w:divBdr>
                <w:top w:val="none" w:sz="0" w:space="0" w:color="auto"/>
                <w:left w:val="none" w:sz="0" w:space="0" w:color="auto"/>
                <w:bottom w:val="none" w:sz="0" w:space="0" w:color="auto"/>
                <w:right w:val="none" w:sz="0" w:space="0" w:color="auto"/>
              </w:divBdr>
            </w:div>
            <w:div w:id="1395199858">
              <w:marLeft w:val="0"/>
              <w:marRight w:val="0"/>
              <w:marTop w:val="0"/>
              <w:marBottom w:val="0"/>
              <w:divBdr>
                <w:top w:val="none" w:sz="0" w:space="0" w:color="auto"/>
                <w:left w:val="none" w:sz="0" w:space="0" w:color="auto"/>
                <w:bottom w:val="none" w:sz="0" w:space="0" w:color="auto"/>
                <w:right w:val="none" w:sz="0" w:space="0" w:color="auto"/>
              </w:divBdr>
            </w:div>
            <w:div w:id="1402753177">
              <w:marLeft w:val="0"/>
              <w:marRight w:val="0"/>
              <w:marTop w:val="0"/>
              <w:marBottom w:val="0"/>
              <w:divBdr>
                <w:top w:val="none" w:sz="0" w:space="0" w:color="auto"/>
                <w:left w:val="none" w:sz="0" w:space="0" w:color="auto"/>
                <w:bottom w:val="none" w:sz="0" w:space="0" w:color="auto"/>
                <w:right w:val="none" w:sz="0" w:space="0" w:color="auto"/>
              </w:divBdr>
            </w:div>
            <w:div w:id="1434401421">
              <w:marLeft w:val="0"/>
              <w:marRight w:val="0"/>
              <w:marTop w:val="0"/>
              <w:marBottom w:val="0"/>
              <w:divBdr>
                <w:top w:val="none" w:sz="0" w:space="0" w:color="auto"/>
                <w:left w:val="none" w:sz="0" w:space="0" w:color="auto"/>
                <w:bottom w:val="none" w:sz="0" w:space="0" w:color="auto"/>
                <w:right w:val="none" w:sz="0" w:space="0" w:color="auto"/>
              </w:divBdr>
            </w:div>
            <w:div w:id="1466505589">
              <w:marLeft w:val="0"/>
              <w:marRight w:val="0"/>
              <w:marTop w:val="0"/>
              <w:marBottom w:val="0"/>
              <w:divBdr>
                <w:top w:val="none" w:sz="0" w:space="0" w:color="auto"/>
                <w:left w:val="none" w:sz="0" w:space="0" w:color="auto"/>
                <w:bottom w:val="none" w:sz="0" w:space="0" w:color="auto"/>
                <w:right w:val="none" w:sz="0" w:space="0" w:color="auto"/>
              </w:divBdr>
            </w:div>
            <w:div w:id="1594507241">
              <w:marLeft w:val="0"/>
              <w:marRight w:val="0"/>
              <w:marTop w:val="0"/>
              <w:marBottom w:val="0"/>
              <w:divBdr>
                <w:top w:val="none" w:sz="0" w:space="0" w:color="auto"/>
                <w:left w:val="none" w:sz="0" w:space="0" w:color="auto"/>
                <w:bottom w:val="none" w:sz="0" w:space="0" w:color="auto"/>
                <w:right w:val="none" w:sz="0" w:space="0" w:color="auto"/>
              </w:divBdr>
            </w:div>
            <w:div w:id="1672486595">
              <w:marLeft w:val="0"/>
              <w:marRight w:val="0"/>
              <w:marTop w:val="0"/>
              <w:marBottom w:val="0"/>
              <w:divBdr>
                <w:top w:val="none" w:sz="0" w:space="0" w:color="auto"/>
                <w:left w:val="none" w:sz="0" w:space="0" w:color="auto"/>
                <w:bottom w:val="none" w:sz="0" w:space="0" w:color="auto"/>
                <w:right w:val="none" w:sz="0" w:space="0" w:color="auto"/>
              </w:divBdr>
            </w:div>
            <w:div w:id="1732345267">
              <w:marLeft w:val="0"/>
              <w:marRight w:val="0"/>
              <w:marTop w:val="0"/>
              <w:marBottom w:val="0"/>
              <w:divBdr>
                <w:top w:val="none" w:sz="0" w:space="0" w:color="auto"/>
                <w:left w:val="none" w:sz="0" w:space="0" w:color="auto"/>
                <w:bottom w:val="none" w:sz="0" w:space="0" w:color="auto"/>
                <w:right w:val="none" w:sz="0" w:space="0" w:color="auto"/>
              </w:divBdr>
            </w:div>
            <w:div w:id="1732969946">
              <w:marLeft w:val="0"/>
              <w:marRight w:val="0"/>
              <w:marTop w:val="0"/>
              <w:marBottom w:val="0"/>
              <w:divBdr>
                <w:top w:val="none" w:sz="0" w:space="0" w:color="auto"/>
                <w:left w:val="none" w:sz="0" w:space="0" w:color="auto"/>
                <w:bottom w:val="none" w:sz="0" w:space="0" w:color="auto"/>
                <w:right w:val="none" w:sz="0" w:space="0" w:color="auto"/>
              </w:divBdr>
            </w:div>
            <w:div w:id="1778141224">
              <w:marLeft w:val="0"/>
              <w:marRight w:val="0"/>
              <w:marTop w:val="0"/>
              <w:marBottom w:val="0"/>
              <w:divBdr>
                <w:top w:val="none" w:sz="0" w:space="0" w:color="auto"/>
                <w:left w:val="none" w:sz="0" w:space="0" w:color="auto"/>
                <w:bottom w:val="none" w:sz="0" w:space="0" w:color="auto"/>
                <w:right w:val="none" w:sz="0" w:space="0" w:color="auto"/>
              </w:divBdr>
            </w:div>
            <w:div w:id="1827745312">
              <w:marLeft w:val="0"/>
              <w:marRight w:val="0"/>
              <w:marTop w:val="0"/>
              <w:marBottom w:val="0"/>
              <w:divBdr>
                <w:top w:val="none" w:sz="0" w:space="0" w:color="auto"/>
                <w:left w:val="none" w:sz="0" w:space="0" w:color="auto"/>
                <w:bottom w:val="none" w:sz="0" w:space="0" w:color="auto"/>
                <w:right w:val="none" w:sz="0" w:space="0" w:color="auto"/>
              </w:divBdr>
            </w:div>
            <w:div w:id="1844928497">
              <w:marLeft w:val="0"/>
              <w:marRight w:val="0"/>
              <w:marTop w:val="0"/>
              <w:marBottom w:val="0"/>
              <w:divBdr>
                <w:top w:val="none" w:sz="0" w:space="0" w:color="auto"/>
                <w:left w:val="none" w:sz="0" w:space="0" w:color="auto"/>
                <w:bottom w:val="none" w:sz="0" w:space="0" w:color="auto"/>
                <w:right w:val="none" w:sz="0" w:space="0" w:color="auto"/>
              </w:divBdr>
            </w:div>
            <w:div w:id="1866793993">
              <w:marLeft w:val="0"/>
              <w:marRight w:val="0"/>
              <w:marTop w:val="0"/>
              <w:marBottom w:val="0"/>
              <w:divBdr>
                <w:top w:val="none" w:sz="0" w:space="0" w:color="auto"/>
                <w:left w:val="none" w:sz="0" w:space="0" w:color="auto"/>
                <w:bottom w:val="none" w:sz="0" w:space="0" w:color="auto"/>
                <w:right w:val="none" w:sz="0" w:space="0" w:color="auto"/>
              </w:divBdr>
            </w:div>
            <w:div w:id="1888562403">
              <w:marLeft w:val="0"/>
              <w:marRight w:val="0"/>
              <w:marTop w:val="0"/>
              <w:marBottom w:val="0"/>
              <w:divBdr>
                <w:top w:val="none" w:sz="0" w:space="0" w:color="auto"/>
                <w:left w:val="none" w:sz="0" w:space="0" w:color="auto"/>
                <w:bottom w:val="none" w:sz="0" w:space="0" w:color="auto"/>
                <w:right w:val="none" w:sz="0" w:space="0" w:color="auto"/>
              </w:divBdr>
            </w:div>
            <w:div w:id="1921212626">
              <w:marLeft w:val="0"/>
              <w:marRight w:val="0"/>
              <w:marTop w:val="0"/>
              <w:marBottom w:val="0"/>
              <w:divBdr>
                <w:top w:val="none" w:sz="0" w:space="0" w:color="auto"/>
                <w:left w:val="none" w:sz="0" w:space="0" w:color="auto"/>
                <w:bottom w:val="none" w:sz="0" w:space="0" w:color="auto"/>
                <w:right w:val="none" w:sz="0" w:space="0" w:color="auto"/>
              </w:divBdr>
            </w:div>
            <w:div w:id="1944339303">
              <w:marLeft w:val="0"/>
              <w:marRight w:val="0"/>
              <w:marTop w:val="0"/>
              <w:marBottom w:val="0"/>
              <w:divBdr>
                <w:top w:val="none" w:sz="0" w:space="0" w:color="auto"/>
                <w:left w:val="none" w:sz="0" w:space="0" w:color="auto"/>
                <w:bottom w:val="none" w:sz="0" w:space="0" w:color="auto"/>
                <w:right w:val="none" w:sz="0" w:space="0" w:color="auto"/>
              </w:divBdr>
            </w:div>
            <w:div w:id="200555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156">
      <w:bodyDiv w:val="1"/>
      <w:marLeft w:val="0"/>
      <w:marRight w:val="0"/>
      <w:marTop w:val="0"/>
      <w:marBottom w:val="0"/>
      <w:divBdr>
        <w:top w:val="none" w:sz="0" w:space="0" w:color="auto"/>
        <w:left w:val="none" w:sz="0" w:space="0" w:color="auto"/>
        <w:bottom w:val="none" w:sz="0" w:space="0" w:color="auto"/>
        <w:right w:val="none" w:sz="0" w:space="0" w:color="auto"/>
      </w:divBdr>
      <w:divsChild>
        <w:div w:id="92550993">
          <w:marLeft w:val="0"/>
          <w:marRight w:val="0"/>
          <w:marTop w:val="0"/>
          <w:marBottom w:val="0"/>
          <w:divBdr>
            <w:top w:val="none" w:sz="0" w:space="0" w:color="auto"/>
            <w:left w:val="none" w:sz="0" w:space="0" w:color="auto"/>
            <w:bottom w:val="none" w:sz="0" w:space="0" w:color="auto"/>
            <w:right w:val="none" w:sz="0" w:space="0" w:color="auto"/>
          </w:divBdr>
          <w:divsChild>
            <w:div w:id="32005527">
              <w:marLeft w:val="0"/>
              <w:marRight w:val="0"/>
              <w:marTop w:val="0"/>
              <w:marBottom w:val="0"/>
              <w:divBdr>
                <w:top w:val="none" w:sz="0" w:space="0" w:color="auto"/>
                <w:left w:val="none" w:sz="0" w:space="0" w:color="auto"/>
                <w:bottom w:val="none" w:sz="0" w:space="0" w:color="auto"/>
                <w:right w:val="none" w:sz="0" w:space="0" w:color="auto"/>
              </w:divBdr>
            </w:div>
            <w:div w:id="38363240">
              <w:marLeft w:val="0"/>
              <w:marRight w:val="0"/>
              <w:marTop w:val="0"/>
              <w:marBottom w:val="0"/>
              <w:divBdr>
                <w:top w:val="none" w:sz="0" w:space="0" w:color="auto"/>
                <w:left w:val="none" w:sz="0" w:space="0" w:color="auto"/>
                <w:bottom w:val="none" w:sz="0" w:space="0" w:color="auto"/>
                <w:right w:val="none" w:sz="0" w:space="0" w:color="auto"/>
              </w:divBdr>
            </w:div>
            <w:div w:id="63530806">
              <w:marLeft w:val="0"/>
              <w:marRight w:val="0"/>
              <w:marTop w:val="0"/>
              <w:marBottom w:val="0"/>
              <w:divBdr>
                <w:top w:val="none" w:sz="0" w:space="0" w:color="auto"/>
                <w:left w:val="none" w:sz="0" w:space="0" w:color="auto"/>
                <w:bottom w:val="none" w:sz="0" w:space="0" w:color="auto"/>
                <w:right w:val="none" w:sz="0" w:space="0" w:color="auto"/>
              </w:divBdr>
            </w:div>
            <w:div w:id="70931182">
              <w:marLeft w:val="0"/>
              <w:marRight w:val="0"/>
              <w:marTop w:val="0"/>
              <w:marBottom w:val="0"/>
              <w:divBdr>
                <w:top w:val="none" w:sz="0" w:space="0" w:color="auto"/>
                <w:left w:val="none" w:sz="0" w:space="0" w:color="auto"/>
                <w:bottom w:val="none" w:sz="0" w:space="0" w:color="auto"/>
                <w:right w:val="none" w:sz="0" w:space="0" w:color="auto"/>
              </w:divBdr>
            </w:div>
            <w:div w:id="77755936">
              <w:marLeft w:val="0"/>
              <w:marRight w:val="0"/>
              <w:marTop w:val="0"/>
              <w:marBottom w:val="0"/>
              <w:divBdr>
                <w:top w:val="none" w:sz="0" w:space="0" w:color="auto"/>
                <w:left w:val="none" w:sz="0" w:space="0" w:color="auto"/>
                <w:bottom w:val="none" w:sz="0" w:space="0" w:color="auto"/>
                <w:right w:val="none" w:sz="0" w:space="0" w:color="auto"/>
              </w:divBdr>
            </w:div>
            <w:div w:id="269821200">
              <w:marLeft w:val="0"/>
              <w:marRight w:val="0"/>
              <w:marTop w:val="0"/>
              <w:marBottom w:val="0"/>
              <w:divBdr>
                <w:top w:val="none" w:sz="0" w:space="0" w:color="auto"/>
                <w:left w:val="none" w:sz="0" w:space="0" w:color="auto"/>
                <w:bottom w:val="none" w:sz="0" w:space="0" w:color="auto"/>
                <w:right w:val="none" w:sz="0" w:space="0" w:color="auto"/>
              </w:divBdr>
            </w:div>
            <w:div w:id="277496066">
              <w:marLeft w:val="0"/>
              <w:marRight w:val="0"/>
              <w:marTop w:val="0"/>
              <w:marBottom w:val="0"/>
              <w:divBdr>
                <w:top w:val="none" w:sz="0" w:space="0" w:color="auto"/>
                <w:left w:val="none" w:sz="0" w:space="0" w:color="auto"/>
                <w:bottom w:val="none" w:sz="0" w:space="0" w:color="auto"/>
                <w:right w:val="none" w:sz="0" w:space="0" w:color="auto"/>
              </w:divBdr>
            </w:div>
            <w:div w:id="347025907">
              <w:marLeft w:val="0"/>
              <w:marRight w:val="0"/>
              <w:marTop w:val="0"/>
              <w:marBottom w:val="0"/>
              <w:divBdr>
                <w:top w:val="none" w:sz="0" w:space="0" w:color="auto"/>
                <w:left w:val="none" w:sz="0" w:space="0" w:color="auto"/>
                <w:bottom w:val="none" w:sz="0" w:space="0" w:color="auto"/>
                <w:right w:val="none" w:sz="0" w:space="0" w:color="auto"/>
              </w:divBdr>
            </w:div>
            <w:div w:id="391465732">
              <w:marLeft w:val="0"/>
              <w:marRight w:val="0"/>
              <w:marTop w:val="0"/>
              <w:marBottom w:val="0"/>
              <w:divBdr>
                <w:top w:val="none" w:sz="0" w:space="0" w:color="auto"/>
                <w:left w:val="none" w:sz="0" w:space="0" w:color="auto"/>
                <w:bottom w:val="none" w:sz="0" w:space="0" w:color="auto"/>
                <w:right w:val="none" w:sz="0" w:space="0" w:color="auto"/>
              </w:divBdr>
            </w:div>
            <w:div w:id="482435127">
              <w:marLeft w:val="0"/>
              <w:marRight w:val="0"/>
              <w:marTop w:val="0"/>
              <w:marBottom w:val="0"/>
              <w:divBdr>
                <w:top w:val="none" w:sz="0" w:space="0" w:color="auto"/>
                <w:left w:val="none" w:sz="0" w:space="0" w:color="auto"/>
                <w:bottom w:val="none" w:sz="0" w:space="0" w:color="auto"/>
                <w:right w:val="none" w:sz="0" w:space="0" w:color="auto"/>
              </w:divBdr>
            </w:div>
            <w:div w:id="488863908">
              <w:marLeft w:val="0"/>
              <w:marRight w:val="0"/>
              <w:marTop w:val="0"/>
              <w:marBottom w:val="0"/>
              <w:divBdr>
                <w:top w:val="none" w:sz="0" w:space="0" w:color="auto"/>
                <w:left w:val="none" w:sz="0" w:space="0" w:color="auto"/>
                <w:bottom w:val="none" w:sz="0" w:space="0" w:color="auto"/>
                <w:right w:val="none" w:sz="0" w:space="0" w:color="auto"/>
              </w:divBdr>
            </w:div>
            <w:div w:id="606818145">
              <w:marLeft w:val="0"/>
              <w:marRight w:val="0"/>
              <w:marTop w:val="0"/>
              <w:marBottom w:val="0"/>
              <w:divBdr>
                <w:top w:val="none" w:sz="0" w:space="0" w:color="auto"/>
                <w:left w:val="none" w:sz="0" w:space="0" w:color="auto"/>
                <w:bottom w:val="none" w:sz="0" w:space="0" w:color="auto"/>
                <w:right w:val="none" w:sz="0" w:space="0" w:color="auto"/>
              </w:divBdr>
            </w:div>
            <w:div w:id="666906979">
              <w:marLeft w:val="0"/>
              <w:marRight w:val="0"/>
              <w:marTop w:val="0"/>
              <w:marBottom w:val="0"/>
              <w:divBdr>
                <w:top w:val="none" w:sz="0" w:space="0" w:color="auto"/>
                <w:left w:val="none" w:sz="0" w:space="0" w:color="auto"/>
                <w:bottom w:val="none" w:sz="0" w:space="0" w:color="auto"/>
                <w:right w:val="none" w:sz="0" w:space="0" w:color="auto"/>
              </w:divBdr>
            </w:div>
            <w:div w:id="676808776">
              <w:marLeft w:val="0"/>
              <w:marRight w:val="0"/>
              <w:marTop w:val="0"/>
              <w:marBottom w:val="0"/>
              <w:divBdr>
                <w:top w:val="none" w:sz="0" w:space="0" w:color="auto"/>
                <w:left w:val="none" w:sz="0" w:space="0" w:color="auto"/>
                <w:bottom w:val="none" w:sz="0" w:space="0" w:color="auto"/>
                <w:right w:val="none" w:sz="0" w:space="0" w:color="auto"/>
              </w:divBdr>
            </w:div>
            <w:div w:id="800224454">
              <w:marLeft w:val="0"/>
              <w:marRight w:val="0"/>
              <w:marTop w:val="0"/>
              <w:marBottom w:val="0"/>
              <w:divBdr>
                <w:top w:val="none" w:sz="0" w:space="0" w:color="auto"/>
                <w:left w:val="none" w:sz="0" w:space="0" w:color="auto"/>
                <w:bottom w:val="none" w:sz="0" w:space="0" w:color="auto"/>
                <w:right w:val="none" w:sz="0" w:space="0" w:color="auto"/>
              </w:divBdr>
            </w:div>
            <w:div w:id="831215010">
              <w:marLeft w:val="0"/>
              <w:marRight w:val="0"/>
              <w:marTop w:val="0"/>
              <w:marBottom w:val="0"/>
              <w:divBdr>
                <w:top w:val="none" w:sz="0" w:space="0" w:color="auto"/>
                <w:left w:val="none" w:sz="0" w:space="0" w:color="auto"/>
                <w:bottom w:val="none" w:sz="0" w:space="0" w:color="auto"/>
                <w:right w:val="none" w:sz="0" w:space="0" w:color="auto"/>
              </w:divBdr>
            </w:div>
            <w:div w:id="861017341">
              <w:marLeft w:val="0"/>
              <w:marRight w:val="0"/>
              <w:marTop w:val="0"/>
              <w:marBottom w:val="0"/>
              <w:divBdr>
                <w:top w:val="none" w:sz="0" w:space="0" w:color="auto"/>
                <w:left w:val="none" w:sz="0" w:space="0" w:color="auto"/>
                <w:bottom w:val="none" w:sz="0" w:space="0" w:color="auto"/>
                <w:right w:val="none" w:sz="0" w:space="0" w:color="auto"/>
              </w:divBdr>
            </w:div>
            <w:div w:id="963268051">
              <w:marLeft w:val="0"/>
              <w:marRight w:val="0"/>
              <w:marTop w:val="0"/>
              <w:marBottom w:val="0"/>
              <w:divBdr>
                <w:top w:val="none" w:sz="0" w:space="0" w:color="auto"/>
                <w:left w:val="none" w:sz="0" w:space="0" w:color="auto"/>
                <w:bottom w:val="none" w:sz="0" w:space="0" w:color="auto"/>
                <w:right w:val="none" w:sz="0" w:space="0" w:color="auto"/>
              </w:divBdr>
            </w:div>
            <w:div w:id="970477288">
              <w:marLeft w:val="0"/>
              <w:marRight w:val="0"/>
              <w:marTop w:val="0"/>
              <w:marBottom w:val="0"/>
              <w:divBdr>
                <w:top w:val="none" w:sz="0" w:space="0" w:color="auto"/>
                <w:left w:val="none" w:sz="0" w:space="0" w:color="auto"/>
                <w:bottom w:val="none" w:sz="0" w:space="0" w:color="auto"/>
                <w:right w:val="none" w:sz="0" w:space="0" w:color="auto"/>
              </w:divBdr>
            </w:div>
            <w:div w:id="988703804">
              <w:marLeft w:val="0"/>
              <w:marRight w:val="0"/>
              <w:marTop w:val="0"/>
              <w:marBottom w:val="0"/>
              <w:divBdr>
                <w:top w:val="none" w:sz="0" w:space="0" w:color="auto"/>
                <w:left w:val="none" w:sz="0" w:space="0" w:color="auto"/>
                <w:bottom w:val="none" w:sz="0" w:space="0" w:color="auto"/>
                <w:right w:val="none" w:sz="0" w:space="0" w:color="auto"/>
              </w:divBdr>
            </w:div>
            <w:div w:id="1008218121">
              <w:marLeft w:val="0"/>
              <w:marRight w:val="0"/>
              <w:marTop w:val="0"/>
              <w:marBottom w:val="0"/>
              <w:divBdr>
                <w:top w:val="none" w:sz="0" w:space="0" w:color="auto"/>
                <w:left w:val="none" w:sz="0" w:space="0" w:color="auto"/>
                <w:bottom w:val="none" w:sz="0" w:space="0" w:color="auto"/>
                <w:right w:val="none" w:sz="0" w:space="0" w:color="auto"/>
              </w:divBdr>
            </w:div>
            <w:div w:id="1078360528">
              <w:marLeft w:val="0"/>
              <w:marRight w:val="0"/>
              <w:marTop w:val="0"/>
              <w:marBottom w:val="0"/>
              <w:divBdr>
                <w:top w:val="none" w:sz="0" w:space="0" w:color="auto"/>
                <w:left w:val="none" w:sz="0" w:space="0" w:color="auto"/>
                <w:bottom w:val="none" w:sz="0" w:space="0" w:color="auto"/>
                <w:right w:val="none" w:sz="0" w:space="0" w:color="auto"/>
              </w:divBdr>
            </w:div>
            <w:div w:id="1083642880">
              <w:marLeft w:val="0"/>
              <w:marRight w:val="0"/>
              <w:marTop w:val="0"/>
              <w:marBottom w:val="0"/>
              <w:divBdr>
                <w:top w:val="none" w:sz="0" w:space="0" w:color="auto"/>
                <w:left w:val="none" w:sz="0" w:space="0" w:color="auto"/>
                <w:bottom w:val="none" w:sz="0" w:space="0" w:color="auto"/>
                <w:right w:val="none" w:sz="0" w:space="0" w:color="auto"/>
              </w:divBdr>
            </w:div>
            <w:div w:id="1117479838">
              <w:marLeft w:val="0"/>
              <w:marRight w:val="0"/>
              <w:marTop w:val="0"/>
              <w:marBottom w:val="0"/>
              <w:divBdr>
                <w:top w:val="none" w:sz="0" w:space="0" w:color="auto"/>
                <w:left w:val="none" w:sz="0" w:space="0" w:color="auto"/>
                <w:bottom w:val="none" w:sz="0" w:space="0" w:color="auto"/>
                <w:right w:val="none" w:sz="0" w:space="0" w:color="auto"/>
              </w:divBdr>
            </w:div>
            <w:div w:id="1168640970">
              <w:marLeft w:val="0"/>
              <w:marRight w:val="0"/>
              <w:marTop w:val="0"/>
              <w:marBottom w:val="0"/>
              <w:divBdr>
                <w:top w:val="none" w:sz="0" w:space="0" w:color="auto"/>
                <w:left w:val="none" w:sz="0" w:space="0" w:color="auto"/>
                <w:bottom w:val="none" w:sz="0" w:space="0" w:color="auto"/>
                <w:right w:val="none" w:sz="0" w:space="0" w:color="auto"/>
              </w:divBdr>
            </w:div>
            <w:div w:id="1182745746">
              <w:marLeft w:val="0"/>
              <w:marRight w:val="0"/>
              <w:marTop w:val="0"/>
              <w:marBottom w:val="0"/>
              <w:divBdr>
                <w:top w:val="none" w:sz="0" w:space="0" w:color="auto"/>
                <w:left w:val="none" w:sz="0" w:space="0" w:color="auto"/>
                <w:bottom w:val="none" w:sz="0" w:space="0" w:color="auto"/>
                <w:right w:val="none" w:sz="0" w:space="0" w:color="auto"/>
              </w:divBdr>
            </w:div>
            <w:div w:id="1221861079">
              <w:marLeft w:val="0"/>
              <w:marRight w:val="0"/>
              <w:marTop w:val="0"/>
              <w:marBottom w:val="0"/>
              <w:divBdr>
                <w:top w:val="none" w:sz="0" w:space="0" w:color="auto"/>
                <w:left w:val="none" w:sz="0" w:space="0" w:color="auto"/>
                <w:bottom w:val="none" w:sz="0" w:space="0" w:color="auto"/>
                <w:right w:val="none" w:sz="0" w:space="0" w:color="auto"/>
              </w:divBdr>
            </w:div>
            <w:div w:id="1222791124">
              <w:marLeft w:val="0"/>
              <w:marRight w:val="0"/>
              <w:marTop w:val="0"/>
              <w:marBottom w:val="0"/>
              <w:divBdr>
                <w:top w:val="none" w:sz="0" w:space="0" w:color="auto"/>
                <w:left w:val="none" w:sz="0" w:space="0" w:color="auto"/>
                <w:bottom w:val="none" w:sz="0" w:space="0" w:color="auto"/>
                <w:right w:val="none" w:sz="0" w:space="0" w:color="auto"/>
              </w:divBdr>
            </w:div>
            <w:div w:id="1279069666">
              <w:marLeft w:val="0"/>
              <w:marRight w:val="0"/>
              <w:marTop w:val="0"/>
              <w:marBottom w:val="0"/>
              <w:divBdr>
                <w:top w:val="none" w:sz="0" w:space="0" w:color="auto"/>
                <w:left w:val="none" w:sz="0" w:space="0" w:color="auto"/>
                <w:bottom w:val="none" w:sz="0" w:space="0" w:color="auto"/>
                <w:right w:val="none" w:sz="0" w:space="0" w:color="auto"/>
              </w:divBdr>
            </w:div>
            <w:div w:id="1419208613">
              <w:marLeft w:val="0"/>
              <w:marRight w:val="0"/>
              <w:marTop w:val="0"/>
              <w:marBottom w:val="0"/>
              <w:divBdr>
                <w:top w:val="none" w:sz="0" w:space="0" w:color="auto"/>
                <w:left w:val="none" w:sz="0" w:space="0" w:color="auto"/>
                <w:bottom w:val="none" w:sz="0" w:space="0" w:color="auto"/>
                <w:right w:val="none" w:sz="0" w:space="0" w:color="auto"/>
              </w:divBdr>
            </w:div>
            <w:div w:id="1431506514">
              <w:marLeft w:val="0"/>
              <w:marRight w:val="0"/>
              <w:marTop w:val="0"/>
              <w:marBottom w:val="0"/>
              <w:divBdr>
                <w:top w:val="none" w:sz="0" w:space="0" w:color="auto"/>
                <w:left w:val="none" w:sz="0" w:space="0" w:color="auto"/>
                <w:bottom w:val="none" w:sz="0" w:space="0" w:color="auto"/>
                <w:right w:val="none" w:sz="0" w:space="0" w:color="auto"/>
              </w:divBdr>
            </w:div>
            <w:div w:id="1437403043">
              <w:marLeft w:val="0"/>
              <w:marRight w:val="0"/>
              <w:marTop w:val="0"/>
              <w:marBottom w:val="0"/>
              <w:divBdr>
                <w:top w:val="none" w:sz="0" w:space="0" w:color="auto"/>
                <w:left w:val="none" w:sz="0" w:space="0" w:color="auto"/>
                <w:bottom w:val="none" w:sz="0" w:space="0" w:color="auto"/>
                <w:right w:val="none" w:sz="0" w:space="0" w:color="auto"/>
              </w:divBdr>
            </w:div>
            <w:div w:id="1503547042">
              <w:marLeft w:val="0"/>
              <w:marRight w:val="0"/>
              <w:marTop w:val="0"/>
              <w:marBottom w:val="0"/>
              <w:divBdr>
                <w:top w:val="none" w:sz="0" w:space="0" w:color="auto"/>
                <w:left w:val="none" w:sz="0" w:space="0" w:color="auto"/>
                <w:bottom w:val="none" w:sz="0" w:space="0" w:color="auto"/>
                <w:right w:val="none" w:sz="0" w:space="0" w:color="auto"/>
              </w:divBdr>
            </w:div>
            <w:div w:id="1548224970">
              <w:marLeft w:val="0"/>
              <w:marRight w:val="0"/>
              <w:marTop w:val="0"/>
              <w:marBottom w:val="0"/>
              <w:divBdr>
                <w:top w:val="none" w:sz="0" w:space="0" w:color="auto"/>
                <w:left w:val="none" w:sz="0" w:space="0" w:color="auto"/>
                <w:bottom w:val="none" w:sz="0" w:space="0" w:color="auto"/>
                <w:right w:val="none" w:sz="0" w:space="0" w:color="auto"/>
              </w:divBdr>
            </w:div>
            <w:div w:id="1604845635">
              <w:marLeft w:val="0"/>
              <w:marRight w:val="0"/>
              <w:marTop w:val="0"/>
              <w:marBottom w:val="0"/>
              <w:divBdr>
                <w:top w:val="none" w:sz="0" w:space="0" w:color="auto"/>
                <w:left w:val="none" w:sz="0" w:space="0" w:color="auto"/>
                <w:bottom w:val="none" w:sz="0" w:space="0" w:color="auto"/>
                <w:right w:val="none" w:sz="0" w:space="0" w:color="auto"/>
              </w:divBdr>
            </w:div>
            <w:div w:id="1626614744">
              <w:marLeft w:val="0"/>
              <w:marRight w:val="0"/>
              <w:marTop w:val="0"/>
              <w:marBottom w:val="0"/>
              <w:divBdr>
                <w:top w:val="none" w:sz="0" w:space="0" w:color="auto"/>
                <w:left w:val="none" w:sz="0" w:space="0" w:color="auto"/>
                <w:bottom w:val="none" w:sz="0" w:space="0" w:color="auto"/>
                <w:right w:val="none" w:sz="0" w:space="0" w:color="auto"/>
              </w:divBdr>
            </w:div>
            <w:div w:id="1660108196">
              <w:marLeft w:val="0"/>
              <w:marRight w:val="0"/>
              <w:marTop w:val="0"/>
              <w:marBottom w:val="0"/>
              <w:divBdr>
                <w:top w:val="none" w:sz="0" w:space="0" w:color="auto"/>
                <w:left w:val="none" w:sz="0" w:space="0" w:color="auto"/>
                <w:bottom w:val="none" w:sz="0" w:space="0" w:color="auto"/>
                <w:right w:val="none" w:sz="0" w:space="0" w:color="auto"/>
              </w:divBdr>
            </w:div>
            <w:div w:id="1686440755">
              <w:marLeft w:val="0"/>
              <w:marRight w:val="0"/>
              <w:marTop w:val="0"/>
              <w:marBottom w:val="0"/>
              <w:divBdr>
                <w:top w:val="none" w:sz="0" w:space="0" w:color="auto"/>
                <w:left w:val="none" w:sz="0" w:space="0" w:color="auto"/>
                <w:bottom w:val="none" w:sz="0" w:space="0" w:color="auto"/>
                <w:right w:val="none" w:sz="0" w:space="0" w:color="auto"/>
              </w:divBdr>
            </w:div>
            <w:div w:id="1710108087">
              <w:marLeft w:val="0"/>
              <w:marRight w:val="0"/>
              <w:marTop w:val="0"/>
              <w:marBottom w:val="0"/>
              <w:divBdr>
                <w:top w:val="none" w:sz="0" w:space="0" w:color="auto"/>
                <w:left w:val="none" w:sz="0" w:space="0" w:color="auto"/>
                <w:bottom w:val="none" w:sz="0" w:space="0" w:color="auto"/>
                <w:right w:val="none" w:sz="0" w:space="0" w:color="auto"/>
              </w:divBdr>
            </w:div>
            <w:div w:id="1775249377">
              <w:marLeft w:val="0"/>
              <w:marRight w:val="0"/>
              <w:marTop w:val="0"/>
              <w:marBottom w:val="0"/>
              <w:divBdr>
                <w:top w:val="none" w:sz="0" w:space="0" w:color="auto"/>
                <w:left w:val="none" w:sz="0" w:space="0" w:color="auto"/>
                <w:bottom w:val="none" w:sz="0" w:space="0" w:color="auto"/>
                <w:right w:val="none" w:sz="0" w:space="0" w:color="auto"/>
              </w:divBdr>
            </w:div>
            <w:div w:id="1800370326">
              <w:marLeft w:val="0"/>
              <w:marRight w:val="0"/>
              <w:marTop w:val="0"/>
              <w:marBottom w:val="0"/>
              <w:divBdr>
                <w:top w:val="none" w:sz="0" w:space="0" w:color="auto"/>
                <w:left w:val="none" w:sz="0" w:space="0" w:color="auto"/>
                <w:bottom w:val="none" w:sz="0" w:space="0" w:color="auto"/>
                <w:right w:val="none" w:sz="0" w:space="0" w:color="auto"/>
              </w:divBdr>
            </w:div>
            <w:div w:id="1931431661">
              <w:marLeft w:val="0"/>
              <w:marRight w:val="0"/>
              <w:marTop w:val="0"/>
              <w:marBottom w:val="0"/>
              <w:divBdr>
                <w:top w:val="none" w:sz="0" w:space="0" w:color="auto"/>
                <w:left w:val="none" w:sz="0" w:space="0" w:color="auto"/>
                <w:bottom w:val="none" w:sz="0" w:space="0" w:color="auto"/>
                <w:right w:val="none" w:sz="0" w:space="0" w:color="auto"/>
              </w:divBdr>
            </w:div>
            <w:div w:id="193288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6382">
      <w:bodyDiv w:val="1"/>
      <w:marLeft w:val="0"/>
      <w:marRight w:val="0"/>
      <w:marTop w:val="0"/>
      <w:marBottom w:val="0"/>
      <w:divBdr>
        <w:top w:val="none" w:sz="0" w:space="0" w:color="auto"/>
        <w:left w:val="none" w:sz="0" w:space="0" w:color="auto"/>
        <w:bottom w:val="none" w:sz="0" w:space="0" w:color="auto"/>
        <w:right w:val="none" w:sz="0" w:space="0" w:color="auto"/>
      </w:divBdr>
    </w:div>
    <w:div w:id="1020857425">
      <w:bodyDiv w:val="1"/>
      <w:marLeft w:val="0"/>
      <w:marRight w:val="0"/>
      <w:marTop w:val="0"/>
      <w:marBottom w:val="0"/>
      <w:divBdr>
        <w:top w:val="none" w:sz="0" w:space="0" w:color="auto"/>
        <w:left w:val="none" w:sz="0" w:space="0" w:color="auto"/>
        <w:bottom w:val="none" w:sz="0" w:space="0" w:color="auto"/>
        <w:right w:val="none" w:sz="0" w:space="0" w:color="auto"/>
      </w:divBdr>
    </w:div>
    <w:div w:id="1026445043">
      <w:bodyDiv w:val="1"/>
      <w:marLeft w:val="0"/>
      <w:marRight w:val="0"/>
      <w:marTop w:val="0"/>
      <w:marBottom w:val="0"/>
      <w:divBdr>
        <w:top w:val="none" w:sz="0" w:space="0" w:color="auto"/>
        <w:left w:val="none" w:sz="0" w:space="0" w:color="auto"/>
        <w:bottom w:val="none" w:sz="0" w:space="0" w:color="auto"/>
        <w:right w:val="none" w:sz="0" w:space="0" w:color="auto"/>
      </w:divBdr>
      <w:divsChild>
        <w:div w:id="966857087">
          <w:marLeft w:val="0"/>
          <w:marRight w:val="0"/>
          <w:marTop w:val="0"/>
          <w:marBottom w:val="0"/>
          <w:divBdr>
            <w:top w:val="none" w:sz="0" w:space="0" w:color="auto"/>
            <w:left w:val="none" w:sz="0" w:space="0" w:color="auto"/>
            <w:bottom w:val="none" w:sz="0" w:space="0" w:color="auto"/>
            <w:right w:val="none" w:sz="0" w:space="0" w:color="auto"/>
          </w:divBdr>
          <w:divsChild>
            <w:div w:id="33628162">
              <w:marLeft w:val="0"/>
              <w:marRight w:val="0"/>
              <w:marTop w:val="0"/>
              <w:marBottom w:val="0"/>
              <w:divBdr>
                <w:top w:val="none" w:sz="0" w:space="0" w:color="auto"/>
                <w:left w:val="none" w:sz="0" w:space="0" w:color="auto"/>
                <w:bottom w:val="none" w:sz="0" w:space="0" w:color="auto"/>
                <w:right w:val="none" w:sz="0" w:space="0" w:color="auto"/>
              </w:divBdr>
            </w:div>
            <w:div w:id="250353680">
              <w:marLeft w:val="0"/>
              <w:marRight w:val="0"/>
              <w:marTop w:val="0"/>
              <w:marBottom w:val="0"/>
              <w:divBdr>
                <w:top w:val="none" w:sz="0" w:space="0" w:color="auto"/>
                <w:left w:val="none" w:sz="0" w:space="0" w:color="auto"/>
                <w:bottom w:val="none" w:sz="0" w:space="0" w:color="auto"/>
                <w:right w:val="none" w:sz="0" w:space="0" w:color="auto"/>
              </w:divBdr>
            </w:div>
            <w:div w:id="420833243">
              <w:marLeft w:val="0"/>
              <w:marRight w:val="0"/>
              <w:marTop w:val="0"/>
              <w:marBottom w:val="0"/>
              <w:divBdr>
                <w:top w:val="none" w:sz="0" w:space="0" w:color="auto"/>
                <w:left w:val="none" w:sz="0" w:space="0" w:color="auto"/>
                <w:bottom w:val="none" w:sz="0" w:space="0" w:color="auto"/>
                <w:right w:val="none" w:sz="0" w:space="0" w:color="auto"/>
              </w:divBdr>
            </w:div>
            <w:div w:id="543758724">
              <w:marLeft w:val="0"/>
              <w:marRight w:val="0"/>
              <w:marTop w:val="0"/>
              <w:marBottom w:val="0"/>
              <w:divBdr>
                <w:top w:val="none" w:sz="0" w:space="0" w:color="auto"/>
                <w:left w:val="none" w:sz="0" w:space="0" w:color="auto"/>
                <w:bottom w:val="none" w:sz="0" w:space="0" w:color="auto"/>
                <w:right w:val="none" w:sz="0" w:space="0" w:color="auto"/>
              </w:divBdr>
            </w:div>
            <w:div w:id="619652575">
              <w:marLeft w:val="0"/>
              <w:marRight w:val="0"/>
              <w:marTop w:val="0"/>
              <w:marBottom w:val="0"/>
              <w:divBdr>
                <w:top w:val="none" w:sz="0" w:space="0" w:color="auto"/>
                <w:left w:val="none" w:sz="0" w:space="0" w:color="auto"/>
                <w:bottom w:val="none" w:sz="0" w:space="0" w:color="auto"/>
                <w:right w:val="none" w:sz="0" w:space="0" w:color="auto"/>
              </w:divBdr>
            </w:div>
            <w:div w:id="701125897">
              <w:marLeft w:val="0"/>
              <w:marRight w:val="0"/>
              <w:marTop w:val="0"/>
              <w:marBottom w:val="0"/>
              <w:divBdr>
                <w:top w:val="none" w:sz="0" w:space="0" w:color="auto"/>
                <w:left w:val="none" w:sz="0" w:space="0" w:color="auto"/>
                <w:bottom w:val="none" w:sz="0" w:space="0" w:color="auto"/>
                <w:right w:val="none" w:sz="0" w:space="0" w:color="auto"/>
              </w:divBdr>
            </w:div>
            <w:div w:id="721294799">
              <w:marLeft w:val="0"/>
              <w:marRight w:val="0"/>
              <w:marTop w:val="0"/>
              <w:marBottom w:val="0"/>
              <w:divBdr>
                <w:top w:val="none" w:sz="0" w:space="0" w:color="auto"/>
                <w:left w:val="none" w:sz="0" w:space="0" w:color="auto"/>
                <w:bottom w:val="none" w:sz="0" w:space="0" w:color="auto"/>
                <w:right w:val="none" w:sz="0" w:space="0" w:color="auto"/>
              </w:divBdr>
            </w:div>
            <w:div w:id="722601051">
              <w:marLeft w:val="0"/>
              <w:marRight w:val="0"/>
              <w:marTop w:val="0"/>
              <w:marBottom w:val="0"/>
              <w:divBdr>
                <w:top w:val="none" w:sz="0" w:space="0" w:color="auto"/>
                <w:left w:val="none" w:sz="0" w:space="0" w:color="auto"/>
                <w:bottom w:val="none" w:sz="0" w:space="0" w:color="auto"/>
                <w:right w:val="none" w:sz="0" w:space="0" w:color="auto"/>
              </w:divBdr>
            </w:div>
            <w:div w:id="831604560">
              <w:marLeft w:val="0"/>
              <w:marRight w:val="0"/>
              <w:marTop w:val="0"/>
              <w:marBottom w:val="0"/>
              <w:divBdr>
                <w:top w:val="none" w:sz="0" w:space="0" w:color="auto"/>
                <w:left w:val="none" w:sz="0" w:space="0" w:color="auto"/>
                <w:bottom w:val="none" w:sz="0" w:space="0" w:color="auto"/>
                <w:right w:val="none" w:sz="0" w:space="0" w:color="auto"/>
              </w:divBdr>
            </w:div>
            <w:div w:id="880097423">
              <w:marLeft w:val="0"/>
              <w:marRight w:val="0"/>
              <w:marTop w:val="0"/>
              <w:marBottom w:val="0"/>
              <w:divBdr>
                <w:top w:val="none" w:sz="0" w:space="0" w:color="auto"/>
                <w:left w:val="none" w:sz="0" w:space="0" w:color="auto"/>
                <w:bottom w:val="none" w:sz="0" w:space="0" w:color="auto"/>
                <w:right w:val="none" w:sz="0" w:space="0" w:color="auto"/>
              </w:divBdr>
            </w:div>
            <w:div w:id="905841204">
              <w:marLeft w:val="0"/>
              <w:marRight w:val="0"/>
              <w:marTop w:val="0"/>
              <w:marBottom w:val="0"/>
              <w:divBdr>
                <w:top w:val="none" w:sz="0" w:space="0" w:color="auto"/>
                <w:left w:val="none" w:sz="0" w:space="0" w:color="auto"/>
                <w:bottom w:val="none" w:sz="0" w:space="0" w:color="auto"/>
                <w:right w:val="none" w:sz="0" w:space="0" w:color="auto"/>
              </w:divBdr>
            </w:div>
            <w:div w:id="906108164">
              <w:marLeft w:val="0"/>
              <w:marRight w:val="0"/>
              <w:marTop w:val="0"/>
              <w:marBottom w:val="0"/>
              <w:divBdr>
                <w:top w:val="none" w:sz="0" w:space="0" w:color="auto"/>
                <w:left w:val="none" w:sz="0" w:space="0" w:color="auto"/>
                <w:bottom w:val="none" w:sz="0" w:space="0" w:color="auto"/>
                <w:right w:val="none" w:sz="0" w:space="0" w:color="auto"/>
              </w:divBdr>
            </w:div>
            <w:div w:id="999700058">
              <w:marLeft w:val="0"/>
              <w:marRight w:val="0"/>
              <w:marTop w:val="0"/>
              <w:marBottom w:val="0"/>
              <w:divBdr>
                <w:top w:val="none" w:sz="0" w:space="0" w:color="auto"/>
                <w:left w:val="none" w:sz="0" w:space="0" w:color="auto"/>
                <w:bottom w:val="none" w:sz="0" w:space="0" w:color="auto"/>
                <w:right w:val="none" w:sz="0" w:space="0" w:color="auto"/>
              </w:divBdr>
            </w:div>
            <w:div w:id="1043019493">
              <w:marLeft w:val="0"/>
              <w:marRight w:val="0"/>
              <w:marTop w:val="0"/>
              <w:marBottom w:val="0"/>
              <w:divBdr>
                <w:top w:val="none" w:sz="0" w:space="0" w:color="auto"/>
                <w:left w:val="none" w:sz="0" w:space="0" w:color="auto"/>
                <w:bottom w:val="none" w:sz="0" w:space="0" w:color="auto"/>
                <w:right w:val="none" w:sz="0" w:space="0" w:color="auto"/>
              </w:divBdr>
            </w:div>
            <w:div w:id="1124034351">
              <w:marLeft w:val="0"/>
              <w:marRight w:val="0"/>
              <w:marTop w:val="0"/>
              <w:marBottom w:val="0"/>
              <w:divBdr>
                <w:top w:val="none" w:sz="0" w:space="0" w:color="auto"/>
                <w:left w:val="none" w:sz="0" w:space="0" w:color="auto"/>
                <w:bottom w:val="none" w:sz="0" w:space="0" w:color="auto"/>
                <w:right w:val="none" w:sz="0" w:space="0" w:color="auto"/>
              </w:divBdr>
            </w:div>
            <w:div w:id="1156149616">
              <w:marLeft w:val="0"/>
              <w:marRight w:val="0"/>
              <w:marTop w:val="0"/>
              <w:marBottom w:val="0"/>
              <w:divBdr>
                <w:top w:val="none" w:sz="0" w:space="0" w:color="auto"/>
                <w:left w:val="none" w:sz="0" w:space="0" w:color="auto"/>
                <w:bottom w:val="none" w:sz="0" w:space="0" w:color="auto"/>
                <w:right w:val="none" w:sz="0" w:space="0" w:color="auto"/>
              </w:divBdr>
            </w:div>
            <w:div w:id="1290404158">
              <w:marLeft w:val="0"/>
              <w:marRight w:val="0"/>
              <w:marTop w:val="0"/>
              <w:marBottom w:val="0"/>
              <w:divBdr>
                <w:top w:val="none" w:sz="0" w:space="0" w:color="auto"/>
                <w:left w:val="none" w:sz="0" w:space="0" w:color="auto"/>
                <w:bottom w:val="none" w:sz="0" w:space="0" w:color="auto"/>
                <w:right w:val="none" w:sz="0" w:space="0" w:color="auto"/>
              </w:divBdr>
            </w:div>
            <w:div w:id="1325206447">
              <w:marLeft w:val="0"/>
              <w:marRight w:val="0"/>
              <w:marTop w:val="0"/>
              <w:marBottom w:val="0"/>
              <w:divBdr>
                <w:top w:val="none" w:sz="0" w:space="0" w:color="auto"/>
                <w:left w:val="none" w:sz="0" w:space="0" w:color="auto"/>
                <w:bottom w:val="none" w:sz="0" w:space="0" w:color="auto"/>
                <w:right w:val="none" w:sz="0" w:space="0" w:color="auto"/>
              </w:divBdr>
            </w:div>
            <w:div w:id="1395348625">
              <w:marLeft w:val="0"/>
              <w:marRight w:val="0"/>
              <w:marTop w:val="0"/>
              <w:marBottom w:val="0"/>
              <w:divBdr>
                <w:top w:val="none" w:sz="0" w:space="0" w:color="auto"/>
                <w:left w:val="none" w:sz="0" w:space="0" w:color="auto"/>
                <w:bottom w:val="none" w:sz="0" w:space="0" w:color="auto"/>
                <w:right w:val="none" w:sz="0" w:space="0" w:color="auto"/>
              </w:divBdr>
            </w:div>
            <w:div w:id="1442644445">
              <w:marLeft w:val="0"/>
              <w:marRight w:val="0"/>
              <w:marTop w:val="0"/>
              <w:marBottom w:val="0"/>
              <w:divBdr>
                <w:top w:val="none" w:sz="0" w:space="0" w:color="auto"/>
                <w:left w:val="none" w:sz="0" w:space="0" w:color="auto"/>
                <w:bottom w:val="none" w:sz="0" w:space="0" w:color="auto"/>
                <w:right w:val="none" w:sz="0" w:space="0" w:color="auto"/>
              </w:divBdr>
            </w:div>
            <w:div w:id="1452435187">
              <w:marLeft w:val="0"/>
              <w:marRight w:val="0"/>
              <w:marTop w:val="0"/>
              <w:marBottom w:val="0"/>
              <w:divBdr>
                <w:top w:val="none" w:sz="0" w:space="0" w:color="auto"/>
                <w:left w:val="none" w:sz="0" w:space="0" w:color="auto"/>
                <w:bottom w:val="none" w:sz="0" w:space="0" w:color="auto"/>
                <w:right w:val="none" w:sz="0" w:space="0" w:color="auto"/>
              </w:divBdr>
            </w:div>
            <w:div w:id="1481462274">
              <w:marLeft w:val="0"/>
              <w:marRight w:val="0"/>
              <w:marTop w:val="0"/>
              <w:marBottom w:val="0"/>
              <w:divBdr>
                <w:top w:val="none" w:sz="0" w:space="0" w:color="auto"/>
                <w:left w:val="none" w:sz="0" w:space="0" w:color="auto"/>
                <w:bottom w:val="none" w:sz="0" w:space="0" w:color="auto"/>
                <w:right w:val="none" w:sz="0" w:space="0" w:color="auto"/>
              </w:divBdr>
            </w:div>
            <w:div w:id="1513304680">
              <w:marLeft w:val="0"/>
              <w:marRight w:val="0"/>
              <w:marTop w:val="0"/>
              <w:marBottom w:val="0"/>
              <w:divBdr>
                <w:top w:val="none" w:sz="0" w:space="0" w:color="auto"/>
                <w:left w:val="none" w:sz="0" w:space="0" w:color="auto"/>
                <w:bottom w:val="none" w:sz="0" w:space="0" w:color="auto"/>
                <w:right w:val="none" w:sz="0" w:space="0" w:color="auto"/>
              </w:divBdr>
            </w:div>
            <w:div w:id="1652176316">
              <w:marLeft w:val="0"/>
              <w:marRight w:val="0"/>
              <w:marTop w:val="0"/>
              <w:marBottom w:val="0"/>
              <w:divBdr>
                <w:top w:val="none" w:sz="0" w:space="0" w:color="auto"/>
                <w:left w:val="none" w:sz="0" w:space="0" w:color="auto"/>
                <w:bottom w:val="none" w:sz="0" w:space="0" w:color="auto"/>
                <w:right w:val="none" w:sz="0" w:space="0" w:color="auto"/>
              </w:divBdr>
            </w:div>
            <w:div w:id="1661883767">
              <w:marLeft w:val="0"/>
              <w:marRight w:val="0"/>
              <w:marTop w:val="0"/>
              <w:marBottom w:val="0"/>
              <w:divBdr>
                <w:top w:val="none" w:sz="0" w:space="0" w:color="auto"/>
                <w:left w:val="none" w:sz="0" w:space="0" w:color="auto"/>
                <w:bottom w:val="none" w:sz="0" w:space="0" w:color="auto"/>
                <w:right w:val="none" w:sz="0" w:space="0" w:color="auto"/>
              </w:divBdr>
            </w:div>
            <w:div w:id="1675917760">
              <w:marLeft w:val="0"/>
              <w:marRight w:val="0"/>
              <w:marTop w:val="0"/>
              <w:marBottom w:val="0"/>
              <w:divBdr>
                <w:top w:val="none" w:sz="0" w:space="0" w:color="auto"/>
                <w:left w:val="none" w:sz="0" w:space="0" w:color="auto"/>
                <w:bottom w:val="none" w:sz="0" w:space="0" w:color="auto"/>
                <w:right w:val="none" w:sz="0" w:space="0" w:color="auto"/>
              </w:divBdr>
            </w:div>
            <w:div w:id="1722514066">
              <w:marLeft w:val="0"/>
              <w:marRight w:val="0"/>
              <w:marTop w:val="0"/>
              <w:marBottom w:val="0"/>
              <w:divBdr>
                <w:top w:val="none" w:sz="0" w:space="0" w:color="auto"/>
                <w:left w:val="none" w:sz="0" w:space="0" w:color="auto"/>
                <w:bottom w:val="none" w:sz="0" w:space="0" w:color="auto"/>
                <w:right w:val="none" w:sz="0" w:space="0" w:color="auto"/>
              </w:divBdr>
            </w:div>
            <w:div w:id="1727220013">
              <w:marLeft w:val="0"/>
              <w:marRight w:val="0"/>
              <w:marTop w:val="0"/>
              <w:marBottom w:val="0"/>
              <w:divBdr>
                <w:top w:val="none" w:sz="0" w:space="0" w:color="auto"/>
                <w:left w:val="none" w:sz="0" w:space="0" w:color="auto"/>
                <w:bottom w:val="none" w:sz="0" w:space="0" w:color="auto"/>
                <w:right w:val="none" w:sz="0" w:space="0" w:color="auto"/>
              </w:divBdr>
            </w:div>
            <w:div w:id="1731924771">
              <w:marLeft w:val="0"/>
              <w:marRight w:val="0"/>
              <w:marTop w:val="0"/>
              <w:marBottom w:val="0"/>
              <w:divBdr>
                <w:top w:val="none" w:sz="0" w:space="0" w:color="auto"/>
                <w:left w:val="none" w:sz="0" w:space="0" w:color="auto"/>
                <w:bottom w:val="none" w:sz="0" w:space="0" w:color="auto"/>
                <w:right w:val="none" w:sz="0" w:space="0" w:color="auto"/>
              </w:divBdr>
            </w:div>
            <w:div w:id="1753967269">
              <w:marLeft w:val="0"/>
              <w:marRight w:val="0"/>
              <w:marTop w:val="0"/>
              <w:marBottom w:val="0"/>
              <w:divBdr>
                <w:top w:val="none" w:sz="0" w:space="0" w:color="auto"/>
                <w:left w:val="none" w:sz="0" w:space="0" w:color="auto"/>
                <w:bottom w:val="none" w:sz="0" w:space="0" w:color="auto"/>
                <w:right w:val="none" w:sz="0" w:space="0" w:color="auto"/>
              </w:divBdr>
            </w:div>
            <w:div w:id="1763069142">
              <w:marLeft w:val="0"/>
              <w:marRight w:val="0"/>
              <w:marTop w:val="0"/>
              <w:marBottom w:val="0"/>
              <w:divBdr>
                <w:top w:val="none" w:sz="0" w:space="0" w:color="auto"/>
                <w:left w:val="none" w:sz="0" w:space="0" w:color="auto"/>
                <w:bottom w:val="none" w:sz="0" w:space="0" w:color="auto"/>
                <w:right w:val="none" w:sz="0" w:space="0" w:color="auto"/>
              </w:divBdr>
            </w:div>
            <w:div w:id="1853569368">
              <w:marLeft w:val="0"/>
              <w:marRight w:val="0"/>
              <w:marTop w:val="0"/>
              <w:marBottom w:val="0"/>
              <w:divBdr>
                <w:top w:val="none" w:sz="0" w:space="0" w:color="auto"/>
                <w:left w:val="none" w:sz="0" w:space="0" w:color="auto"/>
                <w:bottom w:val="none" w:sz="0" w:space="0" w:color="auto"/>
                <w:right w:val="none" w:sz="0" w:space="0" w:color="auto"/>
              </w:divBdr>
            </w:div>
            <w:div w:id="1926723025">
              <w:marLeft w:val="0"/>
              <w:marRight w:val="0"/>
              <w:marTop w:val="0"/>
              <w:marBottom w:val="0"/>
              <w:divBdr>
                <w:top w:val="none" w:sz="0" w:space="0" w:color="auto"/>
                <w:left w:val="none" w:sz="0" w:space="0" w:color="auto"/>
                <w:bottom w:val="none" w:sz="0" w:space="0" w:color="auto"/>
                <w:right w:val="none" w:sz="0" w:space="0" w:color="auto"/>
              </w:divBdr>
            </w:div>
            <w:div w:id="1945308287">
              <w:marLeft w:val="0"/>
              <w:marRight w:val="0"/>
              <w:marTop w:val="0"/>
              <w:marBottom w:val="0"/>
              <w:divBdr>
                <w:top w:val="none" w:sz="0" w:space="0" w:color="auto"/>
                <w:left w:val="none" w:sz="0" w:space="0" w:color="auto"/>
                <w:bottom w:val="none" w:sz="0" w:space="0" w:color="auto"/>
                <w:right w:val="none" w:sz="0" w:space="0" w:color="auto"/>
              </w:divBdr>
            </w:div>
            <w:div w:id="1968192948">
              <w:marLeft w:val="0"/>
              <w:marRight w:val="0"/>
              <w:marTop w:val="0"/>
              <w:marBottom w:val="0"/>
              <w:divBdr>
                <w:top w:val="none" w:sz="0" w:space="0" w:color="auto"/>
                <w:left w:val="none" w:sz="0" w:space="0" w:color="auto"/>
                <w:bottom w:val="none" w:sz="0" w:space="0" w:color="auto"/>
                <w:right w:val="none" w:sz="0" w:space="0" w:color="auto"/>
              </w:divBdr>
            </w:div>
            <w:div w:id="1976595509">
              <w:marLeft w:val="0"/>
              <w:marRight w:val="0"/>
              <w:marTop w:val="0"/>
              <w:marBottom w:val="0"/>
              <w:divBdr>
                <w:top w:val="none" w:sz="0" w:space="0" w:color="auto"/>
                <w:left w:val="none" w:sz="0" w:space="0" w:color="auto"/>
                <w:bottom w:val="none" w:sz="0" w:space="0" w:color="auto"/>
                <w:right w:val="none" w:sz="0" w:space="0" w:color="auto"/>
              </w:divBdr>
            </w:div>
            <w:div w:id="1978337684">
              <w:marLeft w:val="0"/>
              <w:marRight w:val="0"/>
              <w:marTop w:val="0"/>
              <w:marBottom w:val="0"/>
              <w:divBdr>
                <w:top w:val="none" w:sz="0" w:space="0" w:color="auto"/>
                <w:left w:val="none" w:sz="0" w:space="0" w:color="auto"/>
                <w:bottom w:val="none" w:sz="0" w:space="0" w:color="auto"/>
                <w:right w:val="none" w:sz="0" w:space="0" w:color="auto"/>
              </w:divBdr>
            </w:div>
            <w:div w:id="1991012432">
              <w:marLeft w:val="0"/>
              <w:marRight w:val="0"/>
              <w:marTop w:val="0"/>
              <w:marBottom w:val="0"/>
              <w:divBdr>
                <w:top w:val="none" w:sz="0" w:space="0" w:color="auto"/>
                <w:left w:val="none" w:sz="0" w:space="0" w:color="auto"/>
                <w:bottom w:val="none" w:sz="0" w:space="0" w:color="auto"/>
                <w:right w:val="none" w:sz="0" w:space="0" w:color="auto"/>
              </w:divBdr>
            </w:div>
            <w:div w:id="2014918568">
              <w:marLeft w:val="0"/>
              <w:marRight w:val="0"/>
              <w:marTop w:val="0"/>
              <w:marBottom w:val="0"/>
              <w:divBdr>
                <w:top w:val="none" w:sz="0" w:space="0" w:color="auto"/>
                <w:left w:val="none" w:sz="0" w:space="0" w:color="auto"/>
                <w:bottom w:val="none" w:sz="0" w:space="0" w:color="auto"/>
                <w:right w:val="none" w:sz="0" w:space="0" w:color="auto"/>
              </w:divBdr>
            </w:div>
            <w:div w:id="2028945700">
              <w:marLeft w:val="0"/>
              <w:marRight w:val="0"/>
              <w:marTop w:val="0"/>
              <w:marBottom w:val="0"/>
              <w:divBdr>
                <w:top w:val="none" w:sz="0" w:space="0" w:color="auto"/>
                <w:left w:val="none" w:sz="0" w:space="0" w:color="auto"/>
                <w:bottom w:val="none" w:sz="0" w:space="0" w:color="auto"/>
                <w:right w:val="none" w:sz="0" w:space="0" w:color="auto"/>
              </w:divBdr>
            </w:div>
            <w:div w:id="2032681158">
              <w:marLeft w:val="0"/>
              <w:marRight w:val="0"/>
              <w:marTop w:val="0"/>
              <w:marBottom w:val="0"/>
              <w:divBdr>
                <w:top w:val="none" w:sz="0" w:space="0" w:color="auto"/>
                <w:left w:val="none" w:sz="0" w:space="0" w:color="auto"/>
                <w:bottom w:val="none" w:sz="0" w:space="0" w:color="auto"/>
                <w:right w:val="none" w:sz="0" w:space="0" w:color="auto"/>
              </w:divBdr>
            </w:div>
            <w:div w:id="2035417524">
              <w:marLeft w:val="0"/>
              <w:marRight w:val="0"/>
              <w:marTop w:val="0"/>
              <w:marBottom w:val="0"/>
              <w:divBdr>
                <w:top w:val="none" w:sz="0" w:space="0" w:color="auto"/>
                <w:left w:val="none" w:sz="0" w:space="0" w:color="auto"/>
                <w:bottom w:val="none" w:sz="0" w:space="0" w:color="auto"/>
                <w:right w:val="none" w:sz="0" w:space="0" w:color="auto"/>
              </w:divBdr>
            </w:div>
            <w:div w:id="205215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2518">
      <w:bodyDiv w:val="1"/>
      <w:marLeft w:val="0"/>
      <w:marRight w:val="0"/>
      <w:marTop w:val="0"/>
      <w:marBottom w:val="0"/>
      <w:divBdr>
        <w:top w:val="none" w:sz="0" w:space="0" w:color="auto"/>
        <w:left w:val="none" w:sz="0" w:space="0" w:color="auto"/>
        <w:bottom w:val="none" w:sz="0" w:space="0" w:color="auto"/>
        <w:right w:val="none" w:sz="0" w:space="0" w:color="auto"/>
      </w:divBdr>
    </w:div>
    <w:div w:id="1168330972">
      <w:bodyDiv w:val="1"/>
      <w:marLeft w:val="0"/>
      <w:marRight w:val="0"/>
      <w:marTop w:val="0"/>
      <w:marBottom w:val="0"/>
      <w:divBdr>
        <w:top w:val="none" w:sz="0" w:space="0" w:color="auto"/>
        <w:left w:val="none" w:sz="0" w:space="0" w:color="auto"/>
        <w:bottom w:val="none" w:sz="0" w:space="0" w:color="auto"/>
        <w:right w:val="none" w:sz="0" w:space="0" w:color="auto"/>
      </w:divBdr>
    </w:div>
    <w:div w:id="1175027446">
      <w:bodyDiv w:val="1"/>
      <w:marLeft w:val="0"/>
      <w:marRight w:val="0"/>
      <w:marTop w:val="0"/>
      <w:marBottom w:val="0"/>
      <w:divBdr>
        <w:top w:val="none" w:sz="0" w:space="0" w:color="auto"/>
        <w:left w:val="none" w:sz="0" w:space="0" w:color="auto"/>
        <w:bottom w:val="none" w:sz="0" w:space="0" w:color="auto"/>
        <w:right w:val="none" w:sz="0" w:space="0" w:color="auto"/>
      </w:divBdr>
    </w:div>
    <w:div w:id="1183323783">
      <w:bodyDiv w:val="1"/>
      <w:marLeft w:val="0"/>
      <w:marRight w:val="0"/>
      <w:marTop w:val="0"/>
      <w:marBottom w:val="0"/>
      <w:divBdr>
        <w:top w:val="none" w:sz="0" w:space="0" w:color="auto"/>
        <w:left w:val="none" w:sz="0" w:space="0" w:color="auto"/>
        <w:bottom w:val="none" w:sz="0" w:space="0" w:color="auto"/>
        <w:right w:val="none" w:sz="0" w:space="0" w:color="auto"/>
      </w:divBdr>
      <w:divsChild>
        <w:div w:id="1752004238">
          <w:marLeft w:val="0"/>
          <w:marRight w:val="0"/>
          <w:marTop w:val="0"/>
          <w:marBottom w:val="0"/>
          <w:divBdr>
            <w:top w:val="none" w:sz="0" w:space="0" w:color="auto"/>
            <w:left w:val="none" w:sz="0" w:space="0" w:color="auto"/>
            <w:bottom w:val="none" w:sz="0" w:space="0" w:color="auto"/>
            <w:right w:val="none" w:sz="0" w:space="0" w:color="auto"/>
          </w:divBdr>
          <w:divsChild>
            <w:div w:id="828982784">
              <w:marLeft w:val="0"/>
              <w:marRight w:val="0"/>
              <w:marTop w:val="0"/>
              <w:marBottom w:val="0"/>
              <w:divBdr>
                <w:top w:val="none" w:sz="0" w:space="0" w:color="auto"/>
                <w:left w:val="none" w:sz="0" w:space="0" w:color="auto"/>
                <w:bottom w:val="none" w:sz="0" w:space="0" w:color="auto"/>
                <w:right w:val="none" w:sz="0" w:space="0" w:color="auto"/>
              </w:divBdr>
            </w:div>
            <w:div w:id="115493753">
              <w:marLeft w:val="0"/>
              <w:marRight w:val="0"/>
              <w:marTop w:val="0"/>
              <w:marBottom w:val="0"/>
              <w:divBdr>
                <w:top w:val="none" w:sz="0" w:space="0" w:color="auto"/>
                <w:left w:val="none" w:sz="0" w:space="0" w:color="auto"/>
                <w:bottom w:val="none" w:sz="0" w:space="0" w:color="auto"/>
                <w:right w:val="none" w:sz="0" w:space="0" w:color="auto"/>
              </w:divBdr>
            </w:div>
            <w:div w:id="274866199">
              <w:marLeft w:val="0"/>
              <w:marRight w:val="0"/>
              <w:marTop w:val="0"/>
              <w:marBottom w:val="0"/>
              <w:divBdr>
                <w:top w:val="none" w:sz="0" w:space="0" w:color="auto"/>
                <w:left w:val="none" w:sz="0" w:space="0" w:color="auto"/>
                <w:bottom w:val="none" w:sz="0" w:space="0" w:color="auto"/>
                <w:right w:val="none" w:sz="0" w:space="0" w:color="auto"/>
              </w:divBdr>
            </w:div>
            <w:div w:id="730690228">
              <w:marLeft w:val="0"/>
              <w:marRight w:val="0"/>
              <w:marTop w:val="0"/>
              <w:marBottom w:val="0"/>
              <w:divBdr>
                <w:top w:val="none" w:sz="0" w:space="0" w:color="auto"/>
                <w:left w:val="none" w:sz="0" w:space="0" w:color="auto"/>
                <w:bottom w:val="none" w:sz="0" w:space="0" w:color="auto"/>
                <w:right w:val="none" w:sz="0" w:space="0" w:color="auto"/>
              </w:divBdr>
            </w:div>
            <w:div w:id="315914853">
              <w:marLeft w:val="0"/>
              <w:marRight w:val="0"/>
              <w:marTop w:val="0"/>
              <w:marBottom w:val="0"/>
              <w:divBdr>
                <w:top w:val="none" w:sz="0" w:space="0" w:color="auto"/>
                <w:left w:val="none" w:sz="0" w:space="0" w:color="auto"/>
                <w:bottom w:val="none" w:sz="0" w:space="0" w:color="auto"/>
                <w:right w:val="none" w:sz="0" w:space="0" w:color="auto"/>
              </w:divBdr>
            </w:div>
            <w:div w:id="768426891">
              <w:marLeft w:val="0"/>
              <w:marRight w:val="0"/>
              <w:marTop w:val="0"/>
              <w:marBottom w:val="0"/>
              <w:divBdr>
                <w:top w:val="none" w:sz="0" w:space="0" w:color="auto"/>
                <w:left w:val="none" w:sz="0" w:space="0" w:color="auto"/>
                <w:bottom w:val="none" w:sz="0" w:space="0" w:color="auto"/>
                <w:right w:val="none" w:sz="0" w:space="0" w:color="auto"/>
              </w:divBdr>
            </w:div>
            <w:div w:id="970407330">
              <w:marLeft w:val="0"/>
              <w:marRight w:val="0"/>
              <w:marTop w:val="0"/>
              <w:marBottom w:val="0"/>
              <w:divBdr>
                <w:top w:val="none" w:sz="0" w:space="0" w:color="auto"/>
                <w:left w:val="none" w:sz="0" w:space="0" w:color="auto"/>
                <w:bottom w:val="none" w:sz="0" w:space="0" w:color="auto"/>
                <w:right w:val="none" w:sz="0" w:space="0" w:color="auto"/>
              </w:divBdr>
            </w:div>
            <w:div w:id="179441647">
              <w:marLeft w:val="0"/>
              <w:marRight w:val="0"/>
              <w:marTop w:val="0"/>
              <w:marBottom w:val="0"/>
              <w:divBdr>
                <w:top w:val="none" w:sz="0" w:space="0" w:color="auto"/>
                <w:left w:val="none" w:sz="0" w:space="0" w:color="auto"/>
                <w:bottom w:val="none" w:sz="0" w:space="0" w:color="auto"/>
                <w:right w:val="none" w:sz="0" w:space="0" w:color="auto"/>
              </w:divBdr>
            </w:div>
            <w:div w:id="1106578640">
              <w:marLeft w:val="0"/>
              <w:marRight w:val="0"/>
              <w:marTop w:val="0"/>
              <w:marBottom w:val="0"/>
              <w:divBdr>
                <w:top w:val="none" w:sz="0" w:space="0" w:color="auto"/>
                <w:left w:val="none" w:sz="0" w:space="0" w:color="auto"/>
                <w:bottom w:val="none" w:sz="0" w:space="0" w:color="auto"/>
                <w:right w:val="none" w:sz="0" w:space="0" w:color="auto"/>
              </w:divBdr>
            </w:div>
            <w:div w:id="221870422">
              <w:marLeft w:val="0"/>
              <w:marRight w:val="0"/>
              <w:marTop w:val="0"/>
              <w:marBottom w:val="0"/>
              <w:divBdr>
                <w:top w:val="none" w:sz="0" w:space="0" w:color="auto"/>
                <w:left w:val="none" w:sz="0" w:space="0" w:color="auto"/>
                <w:bottom w:val="none" w:sz="0" w:space="0" w:color="auto"/>
                <w:right w:val="none" w:sz="0" w:space="0" w:color="auto"/>
              </w:divBdr>
            </w:div>
            <w:div w:id="7147840">
              <w:marLeft w:val="0"/>
              <w:marRight w:val="0"/>
              <w:marTop w:val="0"/>
              <w:marBottom w:val="0"/>
              <w:divBdr>
                <w:top w:val="none" w:sz="0" w:space="0" w:color="auto"/>
                <w:left w:val="none" w:sz="0" w:space="0" w:color="auto"/>
                <w:bottom w:val="none" w:sz="0" w:space="0" w:color="auto"/>
                <w:right w:val="none" w:sz="0" w:space="0" w:color="auto"/>
              </w:divBdr>
            </w:div>
            <w:div w:id="1261259934">
              <w:marLeft w:val="0"/>
              <w:marRight w:val="0"/>
              <w:marTop w:val="0"/>
              <w:marBottom w:val="0"/>
              <w:divBdr>
                <w:top w:val="none" w:sz="0" w:space="0" w:color="auto"/>
                <w:left w:val="none" w:sz="0" w:space="0" w:color="auto"/>
                <w:bottom w:val="none" w:sz="0" w:space="0" w:color="auto"/>
                <w:right w:val="none" w:sz="0" w:space="0" w:color="auto"/>
              </w:divBdr>
            </w:div>
            <w:div w:id="1853372308">
              <w:marLeft w:val="0"/>
              <w:marRight w:val="0"/>
              <w:marTop w:val="0"/>
              <w:marBottom w:val="0"/>
              <w:divBdr>
                <w:top w:val="none" w:sz="0" w:space="0" w:color="auto"/>
                <w:left w:val="none" w:sz="0" w:space="0" w:color="auto"/>
                <w:bottom w:val="none" w:sz="0" w:space="0" w:color="auto"/>
                <w:right w:val="none" w:sz="0" w:space="0" w:color="auto"/>
              </w:divBdr>
            </w:div>
            <w:div w:id="1381132836">
              <w:marLeft w:val="0"/>
              <w:marRight w:val="0"/>
              <w:marTop w:val="0"/>
              <w:marBottom w:val="0"/>
              <w:divBdr>
                <w:top w:val="none" w:sz="0" w:space="0" w:color="auto"/>
                <w:left w:val="none" w:sz="0" w:space="0" w:color="auto"/>
                <w:bottom w:val="none" w:sz="0" w:space="0" w:color="auto"/>
                <w:right w:val="none" w:sz="0" w:space="0" w:color="auto"/>
              </w:divBdr>
            </w:div>
            <w:div w:id="566113969">
              <w:marLeft w:val="0"/>
              <w:marRight w:val="0"/>
              <w:marTop w:val="0"/>
              <w:marBottom w:val="0"/>
              <w:divBdr>
                <w:top w:val="none" w:sz="0" w:space="0" w:color="auto"/>
                <w:left w:val="none" w:sz="0" w:space="0" w:color="auto"/>
                <w:bottom w:val="none" w:sz="0" w:space="0" w:color="auto"/>
                <w:right w:val="none" w:sz="0" w:space="0" w:color="auto"/>
              </w:divBdr>
            </w:div>
            <w:div w:id="863592032">
              <w:marLeft w:val="0"/>
              <w:marRight w:val="0"/>
              <w:marTop w:val="0"/>
              <w:marBottom w:val="0"/>
              <w:divBdr>
                <w:top w:val="none" w:sz="0" w:space="0" w:color="auto"/>
                <w:left w:val="none" w:sz="0" w:space="0" w:color="auto"/>
                <w:bottom w:val="none" w:sz="0" w:space="0" w:color="auto"/>
                <w:right w:val="none" w:sz="0" w:space="0" w:color="auto"/>
              </w:divBdr>
            </w:div>
            <w:div w:id="717508087">
              <w:marLeft w:val="0"/>
              <w:marRight w:val="0"/>
              <w:marTop w:val="0"/>
              <w:marBottom w:val="0"/>
              <w:divBdr>
                <w:top w:val="none" w:sz="0" w:space="0" w:color="auto"/>
                <w:left w:val="none" w:sz="0" w:space="0" w:color="auto"/>
                <w:bottom w:val="none" w:sz="0" w:space="0" w:color="auto"/>
                <w:right w:val="none" w:sz="0" w:space="0" w:color="auto"/>
              </w:divBdr>
            </w:div>
            <w:div w:id="623077003">
              <w:marLeft w:val="0"/>
              <w:marRight w:val="0"/>
              <w:marTop w:val="0"/>
              <w:marBottom w:val="0"/>
              <w:divBdr>
                <w:top w:val="none" w:sz="0" w:space="0" w:color="auto"/>
                <w:left w:val="none" w:sz="0" w:space="0" w:color="auto"/>
                <w:bottom w:val="none" w:sz="0" w:space="0" w:color="auto"/>
                <w:right w:val="none" w:sz="0" w:space="0" w:color="auto"/>
              </w:divBdr>
            </w:div>
            <w:div w:id="399719212">
              <w:marLeft w:val="0"/>
              <w:marRight w:val="0"/>
              <w:marTop w:val="0"/>
              <w:marBottom w:val="0"/>
              <w:divBdr>
                <w:top w:val="none" w:sz="0" w:space="0" w:color="auto"/>
                <w:left w:val="none" w:sz="0" w:space="0" w:color="auto"/>
                <w:bottom w:val="none" w:sz="0" w:space="0" w:color="auto"/>
                <w:right w:val="none" w:sz="0" w:space="0" w:color="auto"/>
              </w:divBdr>
            </w:div>
            <w:div w:id="803699809">
              <w:marLeft w:val="0"/>
              <w:marRight w:val="0"/>
              <w:marTop w:val="0"/>
              <w:marBottom w:val="0"/>
              <w:divBdr>
                <w:top w:val="none" w:sz="0" w:space="0" w:color="auto"/>
                <w:left w:val="none" w:sz="0" w:space="0" w:color="auto"/>
                <w:bottom w:val="none" w:sz="0" w:space="0" w:color="auto"/>
                <w:right w:val="none" w:sz="0" w:space="0" w:color="auto"/>
              </w:divBdr>
            </w:div>
            <w:div w:id="907613087">
              <w:marLeft w:val="0"/>
              <w:marRight w:val="0"/>
              <w:marTop w:val="0"/>
              <w:marBottom w:val="0"/>
              <w:divBdr>
                <w:top w:val="none" w:sz="0" w:space="0" w:color="auto"/>
                <w:left w:val="none" w:sz="0" w:space="0" w:color="auto"/>
                <w:bottom w:val="none" w:sz="0" w:space="0" w:color="auto"/>
                <w:right w:val="none" w:sz="0" w:space="0" w:color="auto"/>
              </w:divBdr>
            </w:div>
            <w:div w:id="1163855420">
              <w:marLeft w:val="0"/>
              <w:marRight w:val="0"/>
              <w:marTop w:val="0"/>
              <w:marBottom w:val="0"/>
              <w:divBdr>
                <w:top w:val="none" w:sz="0" w:space="0" w:color="auto"/>
                <w:left w:val="none" w:sz="0" w:space="0" w:color="auto"/>
                <w:bottom w:val="none" w:sz="0" w:space="0" w:color="auto"/>
                <w:right w:val="none" w:sz="0" w:space="0" w:color="auto"/>
              </w:divBdr>
            </w:div>
            <w:div w:id="1103112994">
              <w:marLeft w:val="0"/>
              <w:marRight w:val="0"/>
              <w:marTop w:val="0"/>
              <w:marBottom w:val="0"/>
              <w:divBdr>
                <w:top w:val="none" w:sz="0" w:space="0" w:color="auto"/>
                <w:left w:val="none" w:sz="0" w:space="0" w:color="auto"/>
                <w:bottom w:val="none" w:sz="0" w:space="0" w:color="auto"/>
                <w:right w:val="none" w:sz="0" w:space="0" w:color="auto"/>
              </w:divBdr>
            </w:div>
            <w:div w:id="1139375331">
              <w:marLeft w:val="0"/>
              <w:marRight w:val="0"/>
              <w:marTop w:val="0"/>
              <w:marBottom w:val="0"/>
              <w:divBdr>
                <w:top w:val="none" w:sz="0" w:space="0" w:color="auto"/>
                <w:left w:val="none" w:sz="0" w:space="0" w:color="auto"/>
                <w:bottom w:val="none" w:sz="0" w:space="0" w:color="auto"/>
                <w:right w:val="none" w:sz="0" w:space="0" w:color="auto"/>
              </w:divBdr>
            </w:div>
            <w:div w:id="718557369">
              <w:marLeft w:val="0"/>
              <w:marRight w:val="0"/>
              <w:marTop w:val="0"/>
              <w:marBottom w:val="0"/>
              <w:divBdr>
                <w:top w:val="none" w:sz="0" w:space="0" w:color="auto"/>
                <w:left w:val="none" w:sz="0" w:space="0" w:color="auto"/>
                <w:bottom w:val="none" w:sz="0" w:space="0" w:color="auto"/>
                <w:right w:val="none" w:sz="0" w:space="0" w:color="auto"/>
              </w:divBdr>
            </w:div>
            <w:div w:id="1948734710">
              <w:marLeft w:val="0"/>
              <w:marRight w:val="0"/>
              <w:marTop w:val="0"/>
              <w:marBottom w:val="0"/>
              <w:divBdr>
                <w:top w:val="none" w:sz="0" w:space="0" w:color="auto"/>
                <w:left w:val="none" w:sz="0" w:space="0" w:color="auto"/>
                <w:bottom w:val="none" w:sz="0" w:space="0" w:color="auto"/>
                <w:right w:val="none" w:sz="0" w:space="0" w:color="auto"/>
              </w:divBdr>
            </w:div>
            <w:div w:id="187720485">
              <w:marLeft w:val="0"/>
              <w:marRight w:val="0"/>
              <w:marTop w:val="0"/>
              <w:marBottom w:val="0"/>
              <w:divBdr>
                <w:top w:val="none" w:sz="0" w:space="0" w:color="auto"/>
                <w:left w:val="none" w:sz="0" w:space="0" w:color="auto"/>
                <w:bottom w:val="none" w:sz="0" w:space="0" w:color="auto"/>
                <w:right w:val="none" w:sz="0" w:space="0" w:color="auto"/>
              </w:divBdr>
            </w:div>
            <w:div w:id="372727355">
              <w:marLeft w:val="0"/>
              <w:marRight w:val="0"/>
              <w:marTop w:val="0"/>
              <w:marBottom w:val="0"/>
              <w:divBdr>
                <w:top w:val="none" w:sz="0" w:space="0" w:color="auto"/>
                <w:left w:val="none" w:sz="0" w:space="0" w:color="auto"/>
                <w:bottom w:val="none" w:sz="0" w:space="0" w:color="auto"/>
                <w:right w:val="none" w:sz="0" w:space="0" w:color="auto"/>
              </w:divBdr>
            </w:div>
            <w:div w:id="293830256">
              <w:marLeft w:val="0"/>
              <w:marRight w:val="0"/>
              <w:marTop w:val="0"/>
              <w:marBottom w:val="0"/>
              <w:divBdr>
                <w:top w:val="none" w:sz="0" w:space="0" w:color="auto"/>
                <w:left w:val="none" w:sz="0" w:space="0" w:color="auto"/>
                <w:bottom w:val="none" w:sz="0" w:space="0" w:color="auto"/>
                <w:right w:val="none" w:sz="0" w:space="0" w:color="auto"/>
              </w:divBdr>
            </w:div>
            <w:div w:id="911818301">
              <w:marLeft w:val="0"/>
              <w:marRight w:val="0"/>
              <w:marTop w:val="0"/>
              <w:marBottom w:val="0"/>
              <w:divBdr>
                <w:top w:val="none" w:sz="0" w:space="0" w:color="auto"/>
                <w:left w:val="none" w:sz="0" w:space="0" w:color="auto"/>
                <w:bottom w:val="none" w:sz="0" w:space="0" w:color="auto"/>
                <w:right w:val="none" w:sz="0" w:space="0" w:color="auto"/>
              </w:divBdr>
            </w:div>
            <w:div w:id="834345747">
              <w:marLeft w:val="0"/>
              <w:marRight w:val="0"/>
              <w:marTop w:val="0"/>
              <w:marBottom w:val="0"/>
              <w:divBdr>
                <w:top w:val="none" w:sz="0" w:space="0" w:color="auto"/>
                <w:left w:val="none" w:sz="0" w:space="0" w:color="auto"/>
                <w:bottom w:val="none" w:sz="0" w:space="0" w:color="auto"/>
                <w:right w:val="none" w:sz="0" w:space="0" w:color="auto"/>
              </w:divBdr>
            </w:div>
            <w:div w:id="961032840">
              <w:marLeft w:val="0"/>
              <w:marRight w:val="0"/>
              <w:marTop w:val="0"/>
              <w:marBottom w:val="0"/>
              <w:divBdr>
                <w:top w:val="none" w:sz="0" w:space="0" w:color="auto"/>
                <w:left w:val="none" w:sz="0" w:space="0" w:color="auto"/>
                <w:bottom w:val="none" w:sz="0" w:space="0" w:color="auto"/>
                <w:right w:val="none" w:sz="0" w:space="0" w:color="auto"/>
              </w:divBdr>
            </w:div>
            <w:div w:id="296373345">
              <w:marLeft w:val="0"/>
              <w:marRight w:val="0"/>
              <w:marTop w:val="0"/>
              <w:marBottom w:val="0"/>
              <w:divBdr>
                <w:top w:val="none" w:sz="0" w:space="0" w:color="auto"/>
                <w:left w:val="none" w:sz="0" w:space="0" w:color="auto"/>
                <w:bottom w:val="none" w:sz="0" w:space="0" w:color="auto"/>
                <w:right w:val="none" w:sz="0" w:space="0" w:color="auto"/>
              </w:divBdr>
            </w:div>
            <w:div w:id="908268939">
              <w:marLeft w:val="0"/>
              <w:marRight w:val="0"/>
              <w:marTop w:val="0"/>
              <w:marBottom w:val="0"/>
              <w:divBdr>
                <w:top w:val="none" w:sz="0" w:space="0" w:color="auto"/>
                <w:left w:val="none" w:sz="0" w:space="0" w:color="auto"/>
                <w:bottom w:val="none" w:sz="0" w:space="0" w:color="auto"/>
                <w:right w:val="none" w:sz="0" w:space="0" w:color="auto"/>
              </w:divBdr>
            </w:div>
            <w:div w:id="284041805">
              <w:marLeft w:val="0"/>
              <w:marRight w:val="0"/>
              <w:marTop w:val="0"/>
              <w:marBottom w:val="0"/>
              <w:divBdr>
                <w:top w:val="none" w:sz="0" w:space="0" w:color="auto"/>
                <w:left w:val="none" w:sz="0" w:space="0" w:color="auto"/>
                <w:bottom w:val="none" w:sz="0" w:space="0" w:color="auto"/>
                <w:right w:val="none" w:sz="0" w:space="0" w:color="auto"/>
              </w:divBdr>
            </w:div>
            <w:div w:id="1818913560">
              <w:marLeft w:val="0"/>
              <w:marRight w:val="0"/>
              <w:marTop w:val="0"/>
              <w:marBottom w:val="0"/>
              <w:divBdr>
                <w:top w:val="none" w:sz="0" w:space="0" w:color="auto"/>
                <w:left w:val="none" w:sz="0" w:space="0" w:color="auto"/>
                <w:bottom w:val="none" w:sz="0" w:space="0" w:color="auto"/>
                <w:right w:val="none" w:sz="0" w:space="0" w:color="auto"/>
              </w:divBdr>
            </w:div>
            <w:div w:id="572860856">
              <w:marLeft w:val="0"/>
              <w:marRight w:val="0"/>
              <w:marTop w:val="0"/>
              <w:marBottom w:val="0"/>
              <w:divBdr>
                <w:top w:val="none" w:sz="0" w:space="0" w:color="auto"/>
                <w:left w:val="none" w:sz="0" w:space="0" w:color="auto"/>
                <w:bottom w:val="none" w:sz="0" w:space="0" w:color="auto"/>
                <w:right w:val="none" w:sz="0" w:space="0" w:color="auto"/>
              </w:divBdr>
            </w:div>
            <w:div w:id="471944668">
              <w:marLeft w:val="0"/>
              <w:marRight w:val="0"/>
              <w:marTop w:val="0"/>
              <w:marBottom w:val="0"/>
              <w:divBdr>
                <w:top w:val="none" w:sz="0" w:space="0" w:color="auto"/>
                <w:left w:val="none" w:sz="0" w:space="0" w:color="auto"/>
                <w:bottom w:val="none" w:sz="0" w:space="0" w:color="auto"/>
                <w:right w:val="none" w:sz="0" w:space="0" w:color="auto"/>
              </w:divBdr>
            </w:div>
            <w:div w:id="553657838">
              <w:marLeft w:val="0"/>
              <w:marRight w:val="0"/>
              <w:marTop w:val="0"/>
              <w:marBottom w:val="0"/>
              <w:divBdr>
                <w:top w:val="none" w:sz="0" w:space="0" w:color="auto"/>
                <w:left w:val="none" w:sz="0" w:space="0" w:color="auto"/>
                <w:bottom w:val="none" w:sz="0" w:space="0" w:color="auto"/>
                <w:right w:val="none" w:sz="0" w:space="0" w:color="auto"/>
              </w:divBdr>
            </w:div>
            <w:div w:id="805582215">
              <w:marLeft w:val="0"/>
              <w:marRight w:val="0"/>
              <w:marTop w:val="0"/>
              <w:marBottom w:val="0"/>
              <w:divBdr>
                <w:top w:val="none" w:sz="0" w:space="0" w:color="auto"/>
                <w:left w:val="none" w:sz="0" w:space="0" w:color="auto"/>
                <w:bottom w:val="none" w:sz="0" w:space="0" w:color="auto"/>
                <w:right w:val="none" w:sz="0" w:space="0" w:color="auto"/>
              </w:divBdr>
            </w:div>
            <w:div w:id="260112959">
              <w:marLeft w:val="0"/>
              <w:marRight w:val="0"/>
              <w:marTop w:val="0"/>
              <w:marBottom w:val="0"/>
              <w:divBdr>
                <w:top w:val="none" w:sz="0" w:space="0" w:color="auto"/>
                <w:left w:val="none" w:sz="0" w:space="0" w:color="auto"/>
                <w:bottom w:val="none" w:sz="0" w:space="0" w:color="auto"/>
                <w:right w:val="none" w:sz="0" w:space="0" w:color="auto"/>
              </w:divBdr>
            </w:div>
            <w:div w:id="650250065">
              <w:marLeft w:val="0"/>
              <w:marRight w:val="0"/>
              <w:marTop w:val="0"/>
              <w:marBottom w:val="0"/>
              <w:divBdr>
                <w:top w:val="none" w:sz="0" w:space="0" w:color="auto"/>
                <w:left w:val="none" w:sz="0" w:space="0" w:color="auto"/>
                <w:bottom w:val="none" w:sz="0" w:space="0" w:color="auto"/>
                <w:right w:val="none" w:sz="0" w:space="0" w:color="auto"/>
              </w:divBdr>
            </w:div>
            <w:div w:id="654913670">
              <w:marLeft w:val="0"/>
              <w:marRight w:val="0"/>
              <w:marTop w:val="0"/>
              <w:marBottom w:val="0"/>
              <w:divBdr>
                <w:top w:val="none" w:sz="0" w:space="0" w:color="auto"/>
                <w:left w:val="none" w:sz="0" w:space="0" w:color="auto"/>
                <w:bottom w:val="none" w:sz="0" w:space="0" w:color="auto"/>
                <w:right w:val="none" w:sz="0" w:space="0" w:color="auto"/>
              </w:divBdr>
            </w:div>
            <w:div w:id="171723525">
              <w:marLeft w:val="0"/>
              <w:marRight w:val="0"/>
              <w:marTop w:val="0"/>
              <w:marBottom w:val="0"/>
              <w:divBdr>
                <w:top w:val="none" w:sz="0" w:space="0" w:color="auto"/>
                <w:left w:val="none" w:sz="0" w:space="0" w:color="auto"/>
                <w:bottom w:val="none" w:sz="0" w:space="0" w:color="auto"/>
                <w:right w:val="none" w:sz="0" w:space="0" w:color="auto"/>
              </w:divBdr>
            </w:div>
            <w:div w:id="618991227">
              <w:marLeft w:val="0"/>
              <w:marRight w:val="0"/>
              <w:marTop w:val="0"/>
              <w:marBottom w:val="0"/>
              <w:divBdr>
                <w:top w:val="none" w:sz="0" w:space="0" w:color="auto"/>
                <w:left w:val="none" w:sz="0" w:space="0" w:color="auto"/>
                <w:bottom w:val="none" w:sz="0" w:space="0" w:color="auto"/>
                <w:right w:val="none" w:sz="0" w:space="0" w:color="auto"/>
              </w:divBdr>
            </w:div>
            <w:div w:id="202600781">
              <w:marLeft w:val="0"/>
              <w:marRight w:val="0"/>
              <w:marTop w:val="0"/>
              <w:marBottom w:val="0"/>
              <w:divBdr>
                <w:top w:val="none" w:sz="0" w:space="0" w:color="auto"/>
                <w:left w:val="none" w:sz="0" w:space="0" w:color="auto"/>
                <w:bottom w:val="none" w:sz="0" w:space="0" w:color="auto"/>
                <w:right w:val="none" w:sz="0" w:space="0" w:color="auto"/>
              </w:divBdr>
            </w:div>
            <w:div w:id="1352100412">
              <w:marLeft w:val="0"/>
              <w:marRight w:val="0"/>
              <w:marTop w:val="0"/>
              <w:marBottom w:val="0"/>
              <w:divBdr>
                <w:top w:val="none" w:sz="0" w:space="0" w:color="auto"/>
                <w:left w:val="none" w:sz="0" w:space="0" w:color="auto"/>
                <w:bottom w:val="none" w:sz="0" w:space="0" w:color="auto"/>
                <w:right w:val="none" w:sz="0" w:space="0" w:color="auto"/>
              </w:divBdr>
            </w:div>
            <w:div w:id="344476363">
              <w:marLeft w:val="0"/>
              <w:marRight w:val="0"/>
              <w:marTop w:val="0"/>
              <w:marBottom w:val="0"/>
              <w:divBdr>
                <w:top w:val="none" w:sz="0" w:space="0" w:color="auto"/>
                <w:left w:val="none" w:sz="0" w:space="0" w:color="auto"/>
                <w:bottom w:val="none" w:sz="0" w:space="0" w:color="auto"/>
                <w:right w:val="none" w:sz="0" w:space="0" w:color="auto"/>
              </w:divBdr>
            </w:div>
            <w:div w:id="1569800360">
              <w:marLeft w:val="0"/>
              <w:marRight w:val="0"/>
              <w:marTop w:val="0"/>
              <w:marBottom w:val="0"/>
              <w:divBdr>
                <w:top w:val="none" w:sz="0" w:space="0" w:color="auto"/>
                <w:left w:val="none" w:sz="0" w:space="0" w:color="auto"/>
                <w:bottom w:val="none" w:sz="0" w:space="0" w:color="auto"/>
                <w:right w:val="none" w:sz="0" w:space="0" w:color="auto"/>
              </w:divBdr>
            </w:div>
            <w:div w:id="2088575318">
              <w:marLeft w:val="0"/>
              <w:marRight w:val="0"/>
              <w:marTop w:val="0"/>
              <w:marBottom w:val="0"/>
              <w:divBdr>
                <w:top w:val="none" w:sz="0" w:space="0" w:color="auto"/>
                <w:left w:val="none" w:sz="0" w:space="0" w:color="auto"/>
                <w:bottom w:val="none" w:sz="0" w:space="0" w:color="auto"/>
                <w:right w:val="none" w:sz="0" w:space="0" w:color="auto"/>
              </w:divBdr>
            </w:div>
            <w:div w:id="1851682090">
              <w:marLeft w:val="0"/>
              <w:marRight w:val="0"/>
              <w:marTop w:val="0"/>
              <w:marBottom w:val="0"/>
              <w:divBdr>
                <w:top w:val="none" w:sz="0" w:space="0" w:color="auto"/>
                <w:left w:val="none" w:sz="0" w:space="0" w:color="auto"/>
                <w:bottom w:val="none" w:sz="0" w:space="0" w:color="auto"/>
                <w:right w:val="none" w:sz="0" w:space="0" w:color="auto"/>
              </w:divBdr>
            </w:div>
            <w:div w:id="331762515">
              <w:marLeft w:val="0"/>
              <w:marRight w:val="0"/>
              <w:marTop w:val="0"/>
              <w:marBottom w:val="0"/>
              <w:divBdr>
                <w:top w:val="none" w:sz="0" w:space="0" w:color="auto"/>
                <w:left w:val="none" w:sz="0" w:space="0" w:color="auto"/>
                <w:bottom w:val="none" w:sz="0" w:space="0" w:color="auto"/>
                <w:right w:val="none" w:sz="0" w:space="0" w:color="auto"/>
              </w:divBdr>
            </w:div>
            <w:div w:id="1440180822">
              <w:marLeft w:val="0"/>
              <w:marRight w:val="0"/>
              <w:marTop w:val="0"/>
              <w:marBottom w:val="0"/>
              <w:divBdr>
                <w:top w:val="none" w:sz="0" w:space="0" w:color="auto"/>
                <w:left w:val="none" w:sz="0" w:space="0" w:color="auto"/>
                <w:bottom w:val="none" w:sz="0" w:space="0" w:color="auto"/>
                <w:right w:val="none" w:sz="0" w:space="0" w:color="auto"/>
              </w:divBdr>
            </w:div>
            <w:div w:id="43648000">
              <w:marLeft w:val="0"/>
              <w:marRight w:val="0"/>
              <w:marTop w:val="0"/>
              <w:marBottom w:val="0"/>
              <w:divBdr>
                <w:top w:val="none" w:sz="0" w:space="0" w:color="auto"/>
                <w:left w:val="none" w:sz="0" w:space="0" w:color="auto"/>
                <w:bottom w:val="none" w:sz="0" w:space="0" w:color="auto"/>
                <w:right w:val="none" w:sz="0" w:space="0" w:color="auto"/>
              </w:divBdr>
            </w:div>
            <w:div w:id="65692176">
              <w:marLeft w:val="0"/>
              <w:marRight w:val="0"/>
              <w:marTop w:val="0"/>
              <w:marBottom w:val="0"/>
              <w:divBdr>
                <w:top w:val="none" w:sz="0" w:space="0" w:color="auto"/>
                <w:left w:val="none" w:sz="0" w:space="0" w:color="auto"/>
                <w:bottom w:val="none" w:sz="0" w:space="0" w:color="auto"/>
                <w:right w:val="none" w:sz="0" w:space="0" w:color="auto"/>
              </w:divBdr>
            </w:div>
            <w:div w:id="608658754">
              <w:marLeft w:val="0"/>
              <w:marRight w:val="0"/>
              <w:marTop w:val="0"/>
              <w:marBottom w:val="0"/>
              <w:divBdr>
                <w:top w:val="none" w:sz="0" w:space="0" w:color="auto"/>
                <w:left w:val="none" w:sz="0" w:space="0" w:color="auto"/>
                <w:bottom w:val="none" w:sz="0" w:space="0" w:color="auto"/>
                <w:right w:val="none" w:sz="0" w:space="0" w:color="auto"/>
              </w:divBdr>
            </w:div>
            <w:div w:id="1265110555">
              <w:marLeft w:val="0"/>
              <w:marRight w:val="0"/>
              <w:marTop w:val="0"/>
              <w:marBottom w:val="0"/>
              <w:divBdr>
                <w:top w:val="none" w:sz="0" w:space="0" w:color="auto"/>
                <w:left w:val="none" w:sz="0" w:space="0" w:color="auto"/>
                <w:bottom w:val="none" w:sz="0" w:space="0" w:color="auto"/>
                <w:right w:val="none" w:sz="0" w:space="0" w:color="auto"/>
              </w:divBdr>
            </w:div>
            <w:div w:id="457728178">
              <w:marLeft w:val="0"/>
              <w:marRight w:val="0"/>
              <w:marTop w:val="0"/>
              <w:marBottom w:val="0"/>
              <w:divBdr>
                <w:top w:val="none" w:sz="0" w:space="0" w:color="auto"/>
                <w:left w:val="none" w:sz="0" w:space="0" w:color="auto"/>
                <w:bottom w:val="none" w:sz="0" w:space="0" w:color="auto"/>
                <w:right w:val="none" w:sz="0" w:space="0" w:color="auto"/>
              </w:divBdr>
            </w:div>
            <w:div w:id="918560378">
              <w:marLeft w:val="0"/>
              <w:marRight w:val="0"/>
              <w:marTop w:val="0"/>
              <w:marBottom w:val="0"/>
              <w:divBdr>
                <w:top w:val="none" w:sz="0" w:space="0" w:color="auto"/>
                <w:left w:val="none" w:sz="0" w:space="0" w:color="auto"/>
                <w:bottom w:val="none" w:sz="0" w:space="0" w:color="auto"/>
                <w:right w:val="none" w:sz="0" w:space="0" w:color="auto"/>
              </w:divBdr>
            </w:div>
            <w:div w:id="1042247053">
              <w:marLeft w:val="0"/>
              <w:marRight w:val="0"/>
              <w:marTop w:val="0"/>
              <w:marBottom w:val="0"/>
              <w:divBdr>
                <w:top w:val="none" w:sz="0" w:space="0" w:color="auto"/>
                <w:left w:val="none" w:sz="0" w:space="0" w:color="auto"/>
                <w:bottom w:val="none" w:sz="0" w:space="0" w:color="auto"/>
                <w:right w:val="none" w:sz="0" w:space="0" w:color="auto"/>
              </w:divBdr>
            </w:div>
            <w:div w:id="1648778953">
              <w:marLeft w:val="0"/>
              <w:marRight w:val="0"/>
              <w:marTop w:val="0"/>
              <w:marBottom w:val="0"/>
              <w:divBdr>
                <w:top w:val="none" w:sz="0" w:space="0" w:color="auto"/>
                <w:left w:val="none" w:sz="0" w:space="0" w:color="auto"/>
                <w:bottom w:val="none" w:sz="0" w:space="0" w:color="auto"/>
                <w:right w:val="none" w:sz="0" w:space="0" w:color="auto"/>
              </w:divBdr>
            </w:div>
            <w:div w:id="1535921725">
              <w:marLeft w:val="0"/>
              <w:marRight w:val="0"/>
              <w:marTop w:val="0"/>
              <w:marBottom w:val="0"/>
              <w:divBdr>
                <w:top w:val="none" w:sz="0" w:space="0" w:color="auto"/>
                <w:left w:val="none" w:sz="0" w:space="0" w:color="auto"/>
                <w:bottom w:val="none" w:sz="0" w:space="0" w:color="auto"/>
                <w:right w:val="none" w:sz="0" w:space="0" w:color="auto"/>
              </w:divBdr>
            </w:div>
            <w:div w:id="729768452">
              <w:marLeft w:val="0"/>
              <w:marRight w:val="0"/>
              <w:marTop w:val="0"/>
              <w:marBottom w:val="0"/>
              <w:divBdr>
                <w:top w:val="none" w:sz="0" w:space="0" w:color="auto"/>
                <w:left w:val="none" w:sz="0" w:space="0" w:color="auto"/>
                <w:bottom w:val="none" w:sz="0" w:space="0" w:color="auto"/>
                <w:right w:val="none" w:sz="0" w:space="0" w:color="auto"/>
              </w:divBdr>
            </w:div>
            <w:div w:id="1479608392">
              <w:marLeft w:val="0"/>
              <w:marRight w:val="0"/>
              <w:marTop w:val="0"/>
              <w:marBottom w:val="0"/>
              <w:divBdr>
                <w:top w:val="none" w:sz="0" w:space="0" w:color="auto"/>
                <w:left w:val="none" w:sz="0" w:space="0" w:color="auto"/>
                <w:bottom w:val="none" w:sz="0" w:space="0" w:color="auto"/>
                <w:right w:val="none" w:sz="0" w:space="0" w:color="auto"/>
              </w:divBdr>
            </w:div>
            <w:div w:id="938410144">
              <w:marLeft w:val="0"/>
              <w:marRight w:val="0"/>
              <w:marTop w:val="0"/>
              <w:marBottom w:val="0"/>
              <w:divBdr>
                <w:top w:val="none" w:sz="0" w:space="0" w:color="auto"/>
                <w:left w:val="none" w:sz="0" w:space="0" w:color="auto"/>
                <w:bottom w:val="none" w:sz="0" w:space="0" w:color="auto"/>
                <w:right w:val="none" w:sz="0" w:space="0" w:color="auto"/>
              </w:divBdr>
            </w:div>
            <w:div w:id="97727152">
              <w:marLeft w:val="0"/>
              <w:marRight w:val="0"/>
              <w:marTop w:val="0"/>
              <w:marBottom w:val="0"/>
              <w:divBdr>
                <w:top w:val="none" w:sz="0" w:space="0" w:color="auto"/>
                <w:left w:val="none" w:sz="0" w:space="0" w:color="auto"/>
                <w:bottom w:val="none" w:sz="0" w:space="0" w:color="auto"/>
                <w:right w:val="none" w:sz="0" w:space="0" w:color="auto"/>
              </w:divBdr>
            </w:div>
            <w:div w:id="685249188">
              <w:marLeft w:val="0"/>
              <w:marRight w:val="0"/>
              <w:marTop w:val="0"/>
              <w:marBottom w:val="0"/>
              <w:divBdr>
                <w:top w:val="none" w:sz="0" w:space="0" w:color="auto"/>
                <w:left w:val="none" w:sz="0" w:space="0" w:color="auto"/>
                <w:bottom w:val="none" w:sz="0" w:space="0" w:color="auto"/>
                <w:right w:val="none" w:sz="0" w:space="0" w:color="auto"/>
              </w:divBdr>
            </w:div>
            <w:div w:id="495072922">
              <w:marLeft w:val="0"/>
              <w:marRight w:val="0"/>
              <w:marTop w:val="0"/>
              <w:marBottom w:val="0"/>
              <w:divBdr>
                <w:top w:val="none" w:sz="0" w:space="0" w:color="auto"/>
                <w:left w:val="none" w:sz="0" w:space="0" w:color="auto"/>
                <w:bottom w:val="none" w:sz="0" w:space="0" w:color="auto"/>
                <w:right w:val="none" w:sz="0" w:space="0" w:color="auto"/>
              </w:divBdr>
            </w:div>
            <w:div w:id="1508250815">
              <w:marLeft w:val="0"/>
              <w:marRight w:val="0"/>
              <w:marTop w:val="0"/>
              <w:marBottom w:val="0"/>
              <w:divBdr>
                <w:top w:val="none" w:sz="0" w:space="0" w:color="auto"/>
                <w:left w:val="none" w:sz="0" w:space="0" w:color="auto"/>
                <w:bottom w:val="none" w:sz="0" w:space="0" w:color="auto"/>
                <w:right w:val="none" w:sz="0" w:space="0" w:color="auto"/>
              </w:divBdr>
            </w:div>
            <w:div w:id="10305617">
              <w:marLeft w:val="0"/>
              <w:marRight w:val="0"/>
              <w:marTop w:val="0"/>
              <w:marBottom w:val="0"/>
              <w:divBdr>
                <w:top w:val="none" w:sz="0" w:space="0" w:color="auto"/>
                <w:left w:val="none" w:sz="0" w:space="0" w:color="auto"/>
                <w:bottom w:val="none" w:sz="0" w:space="0" w:color="auto"/>
                <w:right w:val="none" w:sz="0" w:space="0" w:color="auto"/>
              </w:divBdr>
            </w:div>
            <w:div w:id="2040423166">
              <w:marLeft w:val="0"/>
              <w:marRight w:val="0"/>
              <w:marTop w:val="0"/>
              <w:marBottom w:val="0"/>
              <w:divBdr>
                <w:top w:val="none" w:sz="0" w:space="0" w:color="auto"/>
                <w:left w:val="none" w:sz="0" w:space="0" w:color="auto"/>
                <w:bottom w:val="none" w:sz="0" w:space="0" w:color="auto"/>
                <w:right w:val="none" w:sz="0" w:space="0" w:color="auto"/>
              </w:divBdr>
            </w:div>
            <w:div w:id="1070881001">
              <w:marLeft w:val="0"/>
              <w:marRight w:val="0"/>
              <w:marTop w:val="0"/>
              <w:marBottom w:val="0"/>
              <w:divBdr>
                <w:top w:val="none" w:sz="0" w:space="0" w:color="auto"/>
                <w:left w:val="none" w:sz="0" w:space="0" w:color="auto"/>
                <w:bottom w:val="none" w:sz="0" w:space="0" w:color="auto"/>
                <w:right w:val="none" w:sz="0" w:space="0" w:color="auto"/>
              </w:divBdr>
            </w:div>
            <w:div w:id="2015763790">
              <w:marLeft w:val="0"/>
              <w:marRight w:val="0"/>
              <w:marTop w:val="0"/>
              <w:marBottom w:val="0"/>
              <w:divBdr>
                <w:top w:val="none" w:sz="0" w:space="0" w:color="auto"/>
                <w:left w:val="none" w:sz="0" w:space="0" w:color="auto"/>
                <w:bottom w:val="none" w:sz="0" w:space="0" w:color="auto"/>
                <w:right w:val="none" w:sz="0" w:space="0" w:color="auto"/>
              </w:divBdr>
            </w:div>
            <w:div w:id="1085303696">
              <w:marLeft w:val="0"/>
              <w:marRight w:val="0"/>
              <w:marTop w:val="0"/>
              <w:marBottom w:val="0"/>
              <w:divBdr>
                <w:top w:val="none" w:sz="0" w:space="0" w:color="auto"/>
                <w:left w:val="none" w:sz="0" w:space="0" w:color="auto"/>
                <w:bottom w:val="none" w:sz="0" w:space="0" w:color="auto"/>
                <w:right w:val="none" w:sz="0" w:space="0" w:color="auto"/>
              </w:divBdr>
            </w:div>
            <w:div w:id="641152736">
              <w:marLeft w:val="0"/>
              <w:marRight w:val="0"/>
              <w:marTop w:val="0"/>
              <w:marBottom w:val="0"/>
              <w:divBdr>
                <w:top w:val="none" w:sz="0" w:space="0" w:color="auto"/>
                <w:left w:val="none" w:sz="0" w:space="0" w:color="auto"/>
                <w:bottom w:val="none" w:sz="0" w:space="0" w:color="auto"/>
                <w:right w:val="none" w:sz="0" w:space="0" w:color="auto"/>
              </w:divBdr>
            </w:div>
            <w:div w:id="1070345003">
              <w:marLeft w:val="0"/>
              <w:marRight w:val="0"/>
              <w:marTop w:val="0"/>
              <w:marBottom w:val="0"/>
              <w:divBdr>
                <w:top w:val="none" w:sz="0" w:space="0" w:color="auto"/>
                <w:left w:val="none" w:sz="0" w:space="0" w:color="auto"/>
                <w:bottom w:val="none" w:sz="0" w:space="0" w:color="auto"/>
                <w:right w:val="none" w:sz="0" w:space="0" w:color="auto"/>
              </w:divBdr>
            </w:div>
            <w:div w:id="543519826">
              <w:marLeft w:val="0"/>
              <w:marRight w:val="0"/>
              <w:marTop w:val="0"/>
              <w:marBottom w:val="0"/>
              <w:divBdr>
                <w:top w:val="none" w:sz="0" w:space="0" w:color="auto"/>
                <w:left w:val="none" w:sz="0" w:space="0" w:color="auto"/>
                <w:bottom w:val="none" w:sz="0" w:space="0" w:color="auto"/>
                <w:right w:val="none" w:sz="0" w:space="0" w:color="auto"/>
              </w:divBdr>
            </w:div>
            <w:div w:id="258029204">
              <w:marLeft w:val="0"/>
              <w:marRight w:val="0"/>
              <w:marTop w:val="0"/>
              <w:marBottom w:val="0"/>
              <w:divBdr>
                <w:top w:val="none" w:sz="0" w:space="0" w:color="auto"/>
                <w:left w:val="none" w:sz="0" w:space="0" w:color="auto"/>
                <w:bottom w:val="none" w:sz="0" w:space="0" w:color="auto"/>
                <w:right w:val="none" w:sz="0" w:space="0" w:color="auto"/>
              </w:divBdr>
            </w:div>
            <w:div w:id="1894807880">
              <w:marLeft w:val="0"/>
              <w:marRight w:val="0"/>
              <w:marTop w:val="0"/>
              <w:marBottom w:val="0"/>
              <w:divBdr>
                <w:top w:val="none" w:sz="0" w:space="0" w:color="auto"/>
                <w:left w:val="none" w:sz="0" w:space="0" w:color="auto"/>
                <w:bottom w:val="none" w:sz="0" w:space="0" w:color="auto"/>
                <w:right w:val="none" w:sz="0" w:space="0" w:color="auto"/>
              </w:divBdr>
            </w:div>
            <w:div w:id="1646934539">
              <w:marLeft w:val="0"/>
              <w:marRight w:val="0"/>
              <w:marTop w:val="0"/>
              <w:marBottom w:val="0"/>
              <w:divBdr>
                <w:top w:val="none" w:sz="0" w:space="0" w:color="auto"/>
                <w:left w:val="none" w:sz="0" w:space="0" w:color="auto"/>
                <w:bottom w:val="none" w:sz="0" w:space="0" w:color="auto"/>
                <w:right w:val="none" w:sz="0" w:space="0" w:color="auto"/>
              </w:divBdr>
            </w:div>
            <w:div w:id="1337416011">
              <w:marLeft w:val="0"/>
              <w:marRight w:val="0"/>
              <w:marTop w:val="0"/>
              <w:marBottom w:val="0"/>
              <w:divBdr>
                <w:top w:val="none" w:sz="0" w:space="0" w:color="auto"/>
                <w:left w:val="none" w:sz="0" w:space="0" w:color="auto"/>
                <w:bottom w:val="none" w:sz="0" w:space="0" w:color="auto"/>
                <w:right w:val="none" w:sz="0" w:space="0" w:color="auto"/>
              </w:divBdr>
            </w:div>
            <w:div w:id="1003121693">
              <w:marLeft w:val="0"/>
              <w:marRight w:val="0"/>
              <w:marTop w:val="0"/>
              <w:marBottom w:val="0"/>
              <w:divBdr>
                <w:top w:val="none" w:sz="0" w:space="0" w:color="auto"/>
                <w:left w:val="none" w:sz="0" w:space="0" w:color="auto"/>
                <w:bottom w:val="none" w:sz="0" w:space="0" w:color="auto"/>
                <w:right w:val="none" w:sz="0" w:space="0" w:color="auto"/>
              </w:divBdr>
            </w:div>
            <w:div w:id="1123233450">
              <w:marLeft w:val="0"/>
              <w:marRight w:val="0"/>
              <w:marTop w:val="0"/>
              <w:marBottom w:val="0"/>
              <w:divBdr>
                <w:top w:val="none" w:sz="0" w:space="0" w:color="auto"/>
                <w:left w:val="none" w:sz="0" w:space="0" w:color="auto"/>
                <w:bottom w:val="none" w:sz="0" w:space="0" w:color="auto"/>
                <w:right w:val="none" w:sz="0" w:space="0" w:color="auto"/>
              </w:divBdr>
            </w:div>
            <w:div w:id="1318998393">
              <w:marLeft w:val="0"/>
              <w:marRight w:val="0"/>
              <w:marTop w:val="0"/>
              <w:marBottom w:val="0"/>
              <w:divBdr>
                <w:top w:val="none" w:sz="0" w:space="0" w:color="auto"/>
                <w:left w:val="none" w:sz="0" w:space="0" w:color="auto"/>
                <w:bottom w:val="none" w:sz="0" w:space="0" w:color="auto"/>
                <w:right w:val="none" w:sz="0" w:space="0" w:color="auto"/>
              </w:divBdr>
            </w:div>
            <w:div w:id="1088844913">
              <w:marLeft w:val="0"/>
              <w:marRight w:val="0"/>
              <w:marTop w:val="0"/>
              <w:marBottom w:val="0"/>
              <w:divBdr>
                <w:top w:val="none" w:sz="0" w:space="0" w:color="auto"/>
                <w:left w:val="none" w:sz="0" w:space="0" w:color="auto"/>
                <w:bottom w:val="none" w:sz="0" w:space="0" w:color="auto"/>
                <w:right w:val="none" w:sz="0" w:space="0" w:color="auto"/>
              </w:divBdr>
            </w:div>
            <w:div w:id="1180776115">
              <w:marLeft w:val="0"/>
              <w:marRight w:val="0"/>
              <w:marTop w:val="0"/>
              <w:marBottom w:val="0"/>
              <w:divBdr>
                <w:top w:val="none" w:sz="0" w:space="0" w:color="auto"/>
                <w:left w:val="none" w:sz="0" w:space="0" w:color="auto"/>
                <w:bottom w:val="none" w:sz="0" w:space="0" w:color="auto"/>
                <w:right w:val="none" w:sz="0" w:space="0" w:color="auto"/>
              </w:divBdr>
            </w:div>
            <w:div w:id="2053655533">
              <w:marLeft w:val="0"/>
              <w:marRight w:val="0"/>
              <w:marTop w:val="0"/>
              <w:marBottom w:val="0"/>
              <w:divBdr>
                <w:top w:val="none" w:sz="0" w:space="0" w:color="auto"/>
                <w:left w:val="none" w:sz="0" w:space="0" w:color="auto"/>
                <w:bottom w:val="none" w:sz="0" w:space="0" w:color="auto"/>
                <w:right w:val="none" w:sz="0" w:space="0" w:color="auto"/>
              </w:divBdr>
            </w:div>
            <w:div w:id="1484351142">
              <w:marLeft w:val="0"/>
              <w:marRight w:val="0"/>
              <w:marTop w:val="0"/>
              <w:marBottom w:val="0"/>
              <w:divBdr>
                <w:top w:val="none" w:sz="0" w:space="0" w:color="auto"/>
                <w:left w:val="none" w:sz="0" w:space="0" w:color="auto"/>
                <w:bottom w:val="none" w:sz="0" w:space="0" w:color="auto"/>
                <w:right w:val="none" w:sz="0" w:space="0" w:color="auto"/>
              </w:divBdr>
            </w:div>
            <w:div w:id="157356318">
              <w:marLeft w:val="0"/>
              <w:marRight w:val="0"/>
              <w:marTop w:val="0"/>
              <w:marBottom w:val="0"/>
              <w:divBdr>
                <w:top w:val="none" w:sz="0" w:space="0" w:color="auto"/>
                <w:left w:val="none" w:sz="0" w:space="0" w:color="auto"/>
                <w:bottom w:val="none" w:sz="0" w:space="0" w:color="auto"/>
                <w:right w:val="none" w:sz="0" w:space="0" w:color="auto"/>
              </w:divBdr>
            </w:div>
            <w:div w:id="1167817589">
              <w:marLeft w:val="0"/>
              <w:marRight w:val="0"/>
              <w:marTop w:val="0"/>
              <w:marBottom w:val="0"/>
              <w:divBdr>
                <w:top w:val="none" w:sz="0" w:space="0" w:color="auto"/>
                <w:left w:val="none" w:sz="0" w:space="0" w:color="auto"/>
                <w:bottom w:val="none" w:sz="0" w:space="0" w:color="auto"/>
                <w:right w:val="none" w:sz="0" w:space="0" w:color="auto"/>
              </w:divBdr>
            </w:div>
            <w:div w:id="1807161006">
              <w:marLeft w:val="0"/>
              <w:marRight w:val="0"/>
              <w:marTop w:val="0"/>
              <w:marBottom w:val="0"/>
              <w:divBdr>
                <w:top w:val="none" w:sz="0" w:space="0" w:color="auto"/>
                <w:left w:val="none" w:sz="0" w:space="0" w:color="auto"/>
                <w:bottom w:val="none" w:sz="0" w:space="0" w:color="auto"/>
                <w:right w:val="none" w:sz="0" w:space="0" w:color="auto"/>
              </w:divBdr>
            </w:div>
            <w:div w:id="299267077">
              <w:marLeft w:val="0"/>
              <w:marRight w:val="0"/>
              <w:marTop w:val="0"/>
              <w:marBottom w:val="0"/>
              <w:divBdr>
                <w:top w:val="none" w:sz="0" w:space="0" w:color="auto"/>
                <w:left w:val="none" w:sz="0" w:space="0" w:color="auto"/>
                <w:bottom w:val="none" w:sz="0" w:space="0" w:color="auto"/>
                <w:right w:val="none" w:sz="0" w:space="0" w:color="auto"/>
              </w:divBdr>
            </w:div>
            <w:div w:id="490174142">
              <w:marLeft w:val="0"/>
              <w:marRight w:val="0"/>
              <w:marTop w:val="0"/>
              <w:marBottom w:val="0"/>
              <w:divBdr>
                <w:top w:val="none" w:sz="0" w:space="0" w:color="auto"/>
                <w:left w:val="none" w:sz="0" w:space="0" w:color="auto"/>
                <w:bottom w:val="none" w:sz="0" w:space="0" w:color="auto"/>
                <w:right w:val="none" w:sz="0" w:space="0" w:color="auto"/>
              </w:divBdr>
            </w:div>
            <w:div w:id="2025591449">
              <w:marLeft w:val="0"/>
              <w:marRight w:val="0"/>
              <w:marTop w:val="0"/>
              <w:marBottom w:val="0"/>
              <w:divBdr>
                <w:top w:val="none" w:sz="0" w:space="0" w:color="auto"/>
                <w:left w:val="none" w:sz="0" w:space="0" w:color="auto"/>
                <w:bottom w:val="none" w:sz="0" w:space="0" w:color="auto"/>
                <w:right w:val="none" w:sz="0" w:space="0" w:color="auto"/>
              </w:divBdr>
            </w:div>
            <w:div w:id="2048217682">
              <w:marLeft w:val="0"/>
              <w:marRight w:val="0"/>
              <w:marTop w:val="0"/>
              <w:marBottom w:val="0"/>
              <w:divBdr>
                <w:top w:val="none" w:sz="0" w:space="0" w:color="auto"/>
                <w:left w:val="none" w:sz="0" w:space="0" w:color="auto"/>
                <w:bottom w:val="none" w:sz="0" w:space="0" w:color="auto"/>
                <w:right w:val="none" w:sz="0" w:space="0" w:color="auto"/>
              </w:divBdr>
            </w:div>
            <w:div w:id="869606496">
              <w:marLeft w:val="0"/>
              <w:marRight w:val="0"/>
              <w:marTop w:val="0"/>
              <w:marBottom w:val="0"/>
              <w:divBdr>
                <w:top w:val="none" w:sz="0" w:space="0" w:color="auto"/>
                <w:left w:val="none" w:sz="0" w:space="0" w:color="auto"/>
                <w:bottom w:val="none" w:sz="0" w:space="0" w:color="auto"/>
                <w:right w:val="none" w:sz="0" w:space="0" w:color="auto"/>
              </w:divBdr>
            </w:div>
            <w:div w:id="145359584">
              <w:marLeft w:val="0"/>
              <w:marRight w:val="0"/>
              <w:marTop w:val="0"/>
              <w:marBottom w:val="0"/>
              <w:divBdr>
                <w:top w:val="none" w:sz="0" w:space="0" w:color="auto"/>
                <w:left w:val="none" w:sz="0" w:space="0" w:color="auto"/>
                <w:bottom w:val="none" w:sz="0" w:space="0" w:color="auto"/>
                <w:right w:val="none" w:sz="0" w:space="0" w:color="auto"/>
              </w:divBdr>
            </w:div>
            <w:div w:id="1348218468">
              <w:marLeft w:val="0"/>
              <w:marRight w:val="0"/>
              <w:marTop w:val="0"/>
              <w:marBottom w:val="0"/>
              <w:divBdr>
                <w:top w:val="none" w:sz="0" w:space="0" w:color="auto"/>
                <w:left w:val="none" w:sz="0" w:space="0" w:color="auto"/>
                <w:bottom w:val="none" w:sz="0" w:space="0" w:color="auto"/>
                <w:right w:val="none" w:sz="0" w:space="0" w:color="auto"/>
              </w:divBdr>
            </w:div>
            <w:div w:id="1075934950">
              <w:marLeft w:val="0"/>
              <w:marRight w:val="0"/>
              <w:marTop w:val="0"/>
              <w:marBottom w:val="0"/>
              <w:divBdr>
                <w:top w:val="none" w:sz="0" w:space="0" w:color="auto"/>
                <w:left w:val="none" w:sz="0" w:space="0" w:color="auto"/>
                <w:bottom w:val="none" w:sz="0" w:space="0" w:color="auto"/>
                <w:right w:val="none" w:sz="0" w:space="0" w:color="auto"/>
              </w:divBdr>
            </w:div>
            <w:div w:id="2005430874">
              <w:marLeft w:val="0"/>
              <w:marRight w:val="0"/>
              <w:marTop w:val="0"/>
              <w:marBottom w:val="0"/>
              <w:divBdr>
                <w:top w:val="none" w:sz="0" w:space="0" w:color="auto"/>
                <w:left w:val="none" w:sz="0" w:space="0" w:color="auto"/>
                <w:bottom w:val="none" w:sz="0" w:space="0" w:color="auto"/>
                <w:right w:val="none" w:sz="0" w:space="0" w:color="auto"/>
              </w:divBdr>
            </w:div>
            <w:div w:id="286085511">
              <w:marLeft w:val="0"/>
              <w:marRight w:val="0"/>
              <w:marTop w:val="0"/>
              <w:marBottom w:val="0"/>
              <w:divBdr>
                <w:top w:val="none" w:sz="0" w:space="0" w:color="auto"/>
                <w:left w:val="none" w:sz="0" w:space="0" w:color="auto"/>
                <w:bottom w:val="none" w:sz="0" w:space="0" w:color="auto"/>
                <w:right w:val="none" w:sz="0" w:space="0" w:color="auto"/>
              </w:divBdr>
            </w:div>
            <w:div w:id="1215580568">
              <w:marLeft w:val="0"/>
              <w:marRight w:val="0"/>
              <w:marTop w:val="0"/>
              <w:marBottom w:val="0"/>
              <w:divBdr>
                <w:top w:val="none" w:sz="0" w:space="0" w:color="auto"/>
                <w:left w:val="none" w:sz="0" w:space="0" w:color="auto"/>
                <w:bottom w:val="none" w:sz="0" w:space="0" w:color="auto"/>
                <w:right w:val="none" w:sz="0" w:space="0" w:color="auto"/>
              </w:divBdr>
            </w:div>
            <w:div w:id="1754739705">
              <w:marLeft w:val="0"/>
              <w:marRight w:val="0"/>
              <w:marTop w:val="0"/>
              <w:marBottom w:val="0"/>
              <w:divBdr>
                <w:top w:val="none" w:sz="0" w:space="0" w:color="auto"/>
                <w:left w:val="none" w:sz="0" w:space="0" w:color="auto"/>
                <w:bottom w:val="none" w:sz="0" w:space="0" w:color="auto"/>
                <w:right w:val="none" w:sz="0" w:space="0" w:color="auto"/>
              </w:divBdr>
            </w:div>
            <w:div w:id="1881744276">
              <w:marLeft w:val="0"/>
              <w:marRight w:val="0"/>
              <w:marTop w:val="0"/>
              <w:marBottom w:val="0"/>
              <w:divBdr>
                <w:top w:val="none" w:sz="0" w:space="0" w:color="auto"/>
                <w:left w:val="none" w:sz="0" w:space="0" w:color="auto"/>
                <w:bottom w:val="none" w:sz="0" w:space="0" w:color="auto"/>
                <w:right w:val="none" w:sz="0" w:space="0" w:color="auto"/>
              </w:divBdr>
            </w:div>
            <w:div w:id="150102936">
              <w:marLeft w:val="0"/>
              <w:marRight w:val="0"/>
              <w:marTop w:val="0"/>
              <w:marBottom w:val="0"/>
              <w:divBdr>
                <w:top w:val="none" w:sz="0" w:space="0" w:color="auto"/>
                <w:left w:val="none" w:sz="0" w:space="0" w:color="auto"/>
                <w:bottom w:val="none" w:sz="0" w:space="0" w:color="auto"/>
                <w:right w:val="none" w:sz="0" w:space="0" w:color="auto"/>
              </w:divBdr>
            </w:div>
            <w:div w:id="1448617907">
              <w:marLeft w:val="0"/>
              <w:marRight w:val="0"/>
              <w:marTop w:val="0"/>
              <w:marBottom w:val="0"/>
              <w:divBdr>
                <w:top w:val="none" w:sz="0" w:space="0" w:color="auto"/>
                <w:left w:val="none" w:sz="0" w:space="0" w:color="auto"/>
                <w:bottom w:val="none" w:sz="0" w:space="0" w:color="auto"/>
                <w:right w:val="none" w:sz="0" w:space="0" w:color="auto"/>
              </w:divBdr>
            </w:div>
            <w:div w:id="422721637">
              <w:marLeft w:val="0"/>
              <w:marRight w:val="0"/>
              <w:marTop w:val="0"/>
              <w:marBottom w:val="0"/>
              <w:divBdr>
                <w:top w:val="none" w:sz="0" w:space="0" w:color="auto"/>
                <w:left w:val="none" w:sz="0" w:space="0" w:color="auto"/>
                <w:bottom w:val="none" w:sz="0" w:space="0" w:color="auto"/>
                <w:right w:val="none" w:sz="0" w:space="0" w:color="auto"/>
              </w:divBdr>
            </w:div>
            <w:div w:id="445199513">
              <w:marLeft w:val="0"/>
              <w:marRight w:val="0"/>
              <w:marTop w:val="0"/>
              <w:marBottom w:val="0"/>
              <w:divBdr>
                <w:top w:val="none" w:sz="0" w:space="0" w:color="auto"/>
                <w:left w:val="none" w:sz="0" w:space="0" w:color="auto"/>
                <w:bottom w:val="none" w:sz="0" w:space="0" w:color="auto"/>
                <w:right w:val="none" w:sz="0" w:space="0" w:color="auto"/>
              </w:divBdr>
            </w:div>
            <w:div w:id="1749763371">
              <w:marLeft w:val="0"/>
              <w:marRight w:val="0"/>
              <w:marTop w:val="0"/>
              <w:marBottom w:val="0"/>
              <w:divBdr>
                <w:top w:val="none" w:sz="0" w:space="0" w:color="auto"/>
                <w:left w:val="none" w:sz="0" w:space="0" w:color="auto"/>
                <w:bottom w:val="none" w:sz="0" w:space="0" w:color="auto"/>
                <w:right w:val="none" w:sz="0" w:space="0" w:color="auto"/>
              </w:divBdr>
            </w:div>
            <w:div w:id="359353392">
              <w:marLeft w:val="0"/>
              <w:marRight w:val="0"/>
              <w:marTop w:val="0"/>
              <w:marBottom w:val="0"/>
              <w:divBdr>
                <w:top w:val="none" w:sz="0" w:space="0" w:color="auto"/>
                <w:left w:val="none" w:sz="0" w:space="0" w:color="auto"/>
                <w:bottom w:val="none" w:sz="0" w:space="0" w:color="auto"/>
                <w:right w:val="none" w:sz="0" w:space="0" w:color="auto"/>
              </w:divBdr>
            </w:div>
            <w:div w:id="1955091466">
              <w:marLeft w:val="0"/>
              <w:marRight w:val="0"/>
              <w:marTop w:val="0"/>
              <w:marBottom w:val="0"/>
              <w:divBdr>
                <w:top w:val="none" w:sz="0" w:space="0" w:color="auto"/>
                <w:left w:val="none" w:sz="0" w:space="0" w:color="auto"/>
                <w:bottom w:val="none" w:sz="0" w:space="0" w:color="auto"/>
                <w:right w:val="none" w:sz="0" w:space="0" w:color="auto"/>
              </w:divBdr>
            </w:div>
            <w:div w:id="385181137">
              <w:marLeft w:val="0"/>
              <w:marRight w:val="0"/>
              <w:marTop w:val="0"/>
              <w:marBottom w:val="0"/>
              <w:divBdr>
                <w:top w:val="none" w:sz="0" w:space="0" w:color="auto"/>
                <w:left w:val="none" w:sz="0" w:space="0" w:color="auto"/>
                <w:bottom w:val="none" w:sz="0" w:space="0" w:color="auto"/>
                <w:right w:val="none" w:sz="0" w:space="0" w:color="auto"/>
              </w:divBdr>
            </w:div>
            <w:div w:id="601036117">
              <w:marLeft w:val="0"/>
              <w:marRight w:val="0"/>
              <w:marTop w:val="0"/>
              <w:marBottom w:val="0"/>
              <w:divBdr>
                <w:top w:val="none" w:sz="0" w:space="0" w:color="auto"/>
                <w:left w:val="none" w:sz="0" w:space="0" w:color="auto"/>
                <w:bottom w:val="none" w:sz="0" w:space="0" w:color="auto"/>
                <w:right w:val="none" w:sz="0" w:space="0" w:color="auto"/>
              </w:divBdr>
            </w:div>
            <w:div w:id="1642685412">
              <w:marLeft w:val="0"/>
              <w:marRight w:val="0"/>
              <w:marTop w:val="0"/>
              <w:marBottom w:val="0"/>
              <w:divBdr>
                <w:top w:val="none" w:sz="0" w:space="0" w:color="auto"/>
                <w:left w:val="none" w:sz="0" w:space="0" w:color="auto"/>
                <w:bottom w:val="none" w:sz="0" w:space="0" w:color="auto"/>
                <w:right w:val="none" w:sz="0" w:space="0" w:color="auto"/>
              </w:divBdr>
            </w:div>
            <w:div w:id="1285039487">
              <w:marLeft w:val="0"/>
              <w:marRight w:val="0"/>
              <w:marTop w:val="0"/>
              <w:marBottom w:val="0"/>
              <w:divBdr>
                <w:top w:val="none" w:sz="0" w:space="0" w:color="auto"/>
                <w:left w:val="none" w:sz="0" w:space="0" w:color="auto"/>
                <w:bottom w:val="none" w:sz="0" w:space="0" w:color="auto"/>
                <w:right w:val="none" w:sz="0" w:space="0" w:color="auto"/>
              </w:divBdr>
            </w:div>
            <w:div w:id="286472999">
              <w:marLeft w:val="0"/>
              <w:marRight w:val="0"/>
              <w:marTop w:val="0"/>
              <w:marBottom w:val="0"/>
              <w:divBdr>
                <w:top w:val="none" w:sz="0" w:space="0" w:color="auto"/>
                <w:left w:val="none" w:sz="0" w:space="0" w:color="auto"/>
                <w:bottom w:val="none" w:sz="0" w:space="0" w:color="auto"/>
                <w:right w:val="none" w:sz="0" w:space="0" w:color="auto"/>
              </w:divBdr>
            </w:div>
            <w:div w:id="1359742141">
              <w:marLeft w:val="0"/>
              <w:marRight w:val="0"/>
              <w:marTop w:val="0"/>
              <w:marBottom w:val="0"/>
              <w:divBdr>
                <w:top w:val="none" w:sz="0" w:space="0" w:color="auto"/>
                <w:left w:val="none" w:sz="0" w:space="0" w:color="auto"/>
                <w:bottom w:val="none" w:sz="0" w:space="0" w:color="auto"/>
                <w:right w:val="none" w:sz="0" w:space="0" w:color="auto"/>
              </w:divBdr>
            </w:div>
            <w:div w:id="1101295306">
              <w:marLeft w:val="0"/>
              <w:marRight w:val="0"/>
              <w:marTop w:val="0"/>
              <w:marBottom w:val="0"/>
              <w:divBdr>
                <w:top w:val="none" w:sz="0" w:space="0" w:color="auto"/>
                <w:left w:val="none" w:sz="0" w:space="0" w:color="auto"/>
                <w:bottom w:val="none" w:sz="0" w:space="0" w:color="auto"/>
                <w:right w:val="none" w:sz="0" w:space="0" w:color="auto"/>
              </w:divBdr>
            </w:div>
            <w:div w:id="1741252887">
              <w:marLeft w:val="0"/>
              <w:marRight w:val="0"/>
              <w:marTop w:val="0"/>
              <w:marBottom w:val="0"/>
              <w:divBdr>
                <w:top w:val="none" w:sz="0" w:space="0" w:color="auto"/>
                <w:left w:val="none" w:sz="0" w:space="0" w:color="auto"/>
                <w:bottom w:val="none" w:sz="0" w:space="0" w:color="auto"/>
                <w:right w:val="none" w:sz="0" w:space="0" w:color="auto"/>
              </w:divBdr>
            </w:div>
            <w:div w:id="1123428006">
              <w:marLeft w:val="0"/>
              <w:marRight w:val="0"/>
              <w:marTop w:val="0"/>
              <w:marBottom w:val="0"/>
              <w:divBdr>
                <w:top w:val="none" w:sz="0" w:space="0" w:color="auto"/>
                <w:left w:val="none" w:sz="0" w:space="0" w:color="auto"/>
                <w:bottom w:val="none" w:sz="0" w:space="0" w:color="auto"/>
                <w:right w:val="none" w:sz="0" w:space="0" w:color="auto"/>
              </w:divBdr>
            </w:div>
            <w:div w:id="825164575">
              <w:marLeft w:val="0"/>
              <w:marRight w:val="0"/>
              <w:marTop w:val="0"/>
              <w:marBottom w:val="0"/>
              <w:divBdr>
                <w:top w:val="none" w:sz="0" w:space="0" w:color="auto"/>
                <w:left w:val="none" w:sz="0" w:space="0" w:color="auto"/>
                <w:bottom w:val="none" w:sz="0" w:space="0" w:color="auto"/>
                <w:right w:val="none" w:sz="0" w:space="0" w:color="auto"/>
              </w:divBdr>
            </w:div>
            <w:div w:id="1450128142">
              <w:marLeft w:val="0"/>
              <w:marRight w:val="0"/>
              <w:marTop w:val="0"/>
              <w:marBottom w:val="0"/>
              <w:divBdr>
                <w:top w:val="none" w:sz="0" w:space="0" w:color="auto"/>
                <w:left w:val="none" w:sz="0" w:space="0" w:color="auto"/>
                <w:bottom w:val="none" w:sz="0" w:space="0" w:color="auto"/>
                <w:right w:val="none" w:sz="0" w:space="0" w:color="auto"/>
              </w:divBdr>
            </w:div>
            <w:div w:id="883834522">
              <w:marLeft w:val="0"/>
              <w:marRight w:val="0"/>
              <w:marTop w:val="0"/>
              <w:marBottom w:val="0"/>
              <w:divBdr>
                <w:top w:val="none" w:sz="0" w:space="0" w:color="auto"/>
                <w:left w:val="none" w:sz="0" w:space="0" w:color="auto"/>
                <w:bottom w:val="none" w:sz="0" w:space="0" w:color="auto"/>
                <w:right w:val="none" w:sz="0" w:space="0" w:color="auto"/>
              </w:divBdr>
            </w:div>
            <w:div w:id="1171070077">
              <w:marLeft w:val="0"/>
              <w:marRight w:val="0"/>
              <w:marTop w:val="0"/>
              <w:marBottom w:val="0"/>
              <w:divBdr>
                <w:top w:val="none" w:sz="0" w:space="0" w:color="auto"/>
                <w:left w:val="none" w:sz="0" w:space="0" w:color="auto"/>
                <w:bottom w:val="none" w:sz="0" w:space="0" w:color="auto"/>
                <w:right w:val="none" w:sz="0" w:space="0" w:color="auto"/>
              </w:divBdr>
            </w:div>
            <w:div w:id="1778869047">
              <w:marLeft w:val="0"/>
              <w:marRight w:val="0"/>
              <w:marTop w:val="0"/>
              <w:marBottom w:val="0"/>
              <w:divBdr>
                <w:top w:val="none" w:sz="0" w:space="0" w:color="auto"/>
                <w:left w:val="none" w:sz="0" w:space="0" w:color="auto"/>
                <w:bottom w:val="none" w:sz="0" w:space="0" w:color="auto"/>
                <w:right w:val="none" w:sz="0" w:space="0" w:color="auto"/>
              </w:divBdr>
            </w:div>
            <w:div w:id="1581452350">
              <w:marLeft w:val="0"/>
              <w:marRight w:val="0"/>
              <w:marTop w:val="0"/>
              <w:marBottom w:val="0"/>
              <w:divBdr>
                <w:top w:val="none" w:sz="0" w:space="0" w:color="auto"/>
                <w:left w:val="none" w:sz="0" w:space="0" w:color="auto"/>
                <w:bottom w:val="none" w:sz="0" w:space="0" w:color="auto"/>
                <w:right w:val="none" w:sz="0" w:space="0" w:color="auto"/>
              </w:divBdr>
            </w:div>
            <w:div w:id="1032002847">
              <w:marLeft w:val="0"/>
              <w:marRight w:val="0"/>
              <w:marTop w:val="0"/>
              <w:marBottom w:val="0"/>
              <w:divBdr>
                <w:top w:val="none" w:sz="0" w:space="0" w:color="auto"/>
                <w:left w:val="none" w:sz="0" w:space="0" w:color="auto"/>
                <w:bottom w:val="none" w:sz="0" w:space="0" w:color="auto"/>
                <w:right w:val="none" w:sz="0" w:space="0" w:color="auto"/>
              </w:divBdr>
            </w:div>
            <w:div w:id="1166821210">
              <w:marLeft w:val="0"/>
              <w:marRight w:val="0"/>
              <w:marTop w:val="0"/>
              <w:marBottom w:val="0"/>
              <w:divBdr>
                <w:top w:val="none" w:sz="0" w:space="0" w:color="auto"/>
                <w:left w:val="none" w:sz="0" w:space="0" w:color="auto"/>
                <w:bottom w:val="none" w:sz="0" w:space="0" w:color="auto"/>
                <w:right w:val="none" w:sz="0" w:space="0" w:color="auto"/>
              </w:divBdr>
            </w:div>
            <w:div w:id="1986620742">
              <w:marLeft w:val="0"/>
              <w:marRight w:val="0"/>
              <w:marTop w:val="0"/>
              <w:marBottom w:val="0"/>
              <w:divBdr>
                <w:top w:val="none" w:sz="0" w:space="0" w:color="auto"/>
                <w:left w:val="none" w:sz="0" w:space="0" w:color="auto"/>
                <w:bottom w:val="none" w:sz="0" w:space="0" w:color="auto"/>
                <w:right w:val="none" w:sz="0" w:space="0" w:color="auto"/>
              </w:divBdr>
            </w:div>
            <w:div w:id="1267346363">
              <w:marLeft w:val="0"/>
              <w:marRight w:val="0"/>
              <w:marTop w:val="0"/>
              <w:marBottom w:val="0"/>
              <w:divBdr>
                <w:top w:val="none" w:sz="0" w:space="0" w:color="auto"/>
                <w:left w:val="none" w:sz="0" w:space="0" w:color="auto"/>
                <w:bottom w:val="none" w:sz="0" w:space="0" w:color="auto"/>
                <w:right w:val="none" w:sz="0" w:space="0" w:color="auto"/>
              </w:divBdr>
            </w:div>
            <w:div w:id="1008556947">
              <w:marLeft w:val="0"/>
              <w:marRight w:val="0"/>
              <w:marTop w:val="0"/>
              <w:marBottom w:val="0"/>
              <w:divBdr>
                <w:top w:val="none" w:sz="0" w:space="0" w:color="auto"/>
                <w:left w:val="none" w:sz="0" w:space="0" w:color="auto"/>
                <w:bottom w:val="none" w:sz="0" w:space="0" w:color="auto"/>
                <w:right w:val="none" w:sz="0" w:space="0" w:color="auto"/>
              </w:divBdr>
            </w:div>
            <w:div w:id="791023174">
              <w:marLeft w:val="0"/>
              <w:marRight w:val="0"/>
              <w:marTop w:val="0"/>
              <w:marBottom w:val="0"/>
              <w:divBdr>
                <w:top w:val="none" w:sz="0" w:space="0" w:color="auto"/>
                <w:left w:val="none" w:sz="0" w:space="0" w:color="auto"/>
                <w:bottom w:val="none" w:sz="0" w:space="0" w:color="auto"/>
                <w:right w:val="none" w:sz="0" w:space="0" w:color="auto"/>
              </w:divBdr>
            </w:div>
            <w:div w:id="610361636">
              <w:marLeft w:val="0"/>
              <w:marRight w:val="0"/>
              <w:marTop w:val="0"/>
              <w:marBottom w:val="0"/>
              <w:divBdr>
                <w:top w:val="none" w:sz="0" w:space="0" w:color="auto"/>
                <w:left w:val="none" w:sz="0" w:space="0" w:color="auto"/>
                <w:bottom w:val="none" w:sz="0" w:space="0" w:color="auto"/>
                <w:right w:val="none" w:sz="0" w:space="0" w:color="auto"/>
              </w:divBdr>
            </w:div>
            <w:div w:id="912162185">
              <w:marLeft w:val="0"/>
              <w:marRight w:val="0"/>
              <w:marTop w:val="0"/>
              <w:marBottom w:val="0"/>
              <w:divBdr>
                <w:top w:val="none" w:sz="0" w:space="0" w:color="auto"/>
                <w:left w:val="none" w:sz="0" w:space="0" w:color="auto"/>
                <w:bottom w:val="none" w:sz="0" w:space="0" w:color="auto"/>
                <w:right w:val="none" w:sz="0" w:space="0" w:color="auto"/>
              </w:divBdr>
            </w:div>
            <w:div w:id="585110188">
              <w:marLeft w:val="0"/>
              <w:marRight w:val="0"/>
              <w:marTop w:val="0"/>
              <w:marBottom w:val="0"/>
              <w:divBdr>
                <w:top w:val="none" w:sz="0" w:space="0" w:color="auto"/>
                <w:left w:val="none" w:sz="0" w:space="0" w:color="auto"/>
                <w:bottom w:val="none" w:sz="0" w:space="0" w:color="auto"/>
                <w:right w:val="none" w:sz="0" w:space="0" w:color="auto"/>
              </w:divBdr>
            </w:div>
            <w:div w:id="1394305369">
              <w:marLeft w:val="0"/>
              <w:marRight w:val="0"/>
              <w:marTop w:val="0"/>
              <w:marBottom w:val="0"/>
              <w:divBdr>
                <w:top w:val="none" w:sz="0" w:space="0" w:color="auto"/>
                <w:left w:val="none" w:sz="0" w:space="0" w:color="auto"/>
                <w:bottom w:val="none" w:sz="0" w:space="0" w:color="auto"/>
                <w:right w:val="none" w:sz="0" w:space="0" w:color="auto"/>
              </w:divBdr>
            </w:div>
            <w:div w:id="617374494">
              <w:marLeft w:val="0"/>
              <w:marRight w:val="0"/>
              <w:marTop w:val="0"/>
              <w:marBottom w:val="0"/>
              <w:divBdr>
                <w:top w:val="none" w:sz="0" w:space="0" w:color="auto"/>
                <w:left w:val="none" w:sz="0" w:space="0" w:color="auto"/>
                <w:bottom w:val="none" w:sz="0" w:space="0" w:color="auto"/>
                <w:right w:val="none" w:sz="0" w:space="0" w:color="auto"/>
              </w:divBdr>
            </w:div>
            <w:div w:id="630137988">
              <w:marLeft w:val="0"/>
              <w:marRight w:val="0"/>
              <w:marTop w:val="0"/>
              <w:marBottom w:val="0"/>
              <w:divBdr>
                <w:top w:val="none" w:sz="0" w:space="0" w:color="auto"/>
                <w:left w:val="none" w:sz="0" w:space="0" w:color="auto"/>
                <w:bottom w:val="none" w:sz="0" w:space="0" w:color="auto"/>
                <w:right w:val="none" w:sz="0" w:space="0" w:color="auto"/>
              </w:divBdr>
            </w:div>
            <w:div w:id="1657876172">
              <w:marLeft w:val="0"/>
              <w:marRight w:val="0"/>
              <w:marTop w:val="0"/>
              <w:marBottom w:val="0"/>
              <w:divBdr>
                <w:top w:val="none" w:sz="0" w:space="0" w:color="auto"/>
                <w:left w:val="none" w:sz="0" w:space="0" w:color="auto"/>
                <w:bottom w:val="none" w:sz="0" w:space="0" w:color="auto"/>
                <w:right w:val="none" w:sz="0" w:space="0" w:color="auto"/>
              </w:divBdr>
            </w:div>
            <w:div w:id="1431973862">
              <w:marLeft w:val="0"/>
              <w:marRight w:val="0"/>
              <w:marTop w:val="0"/>
              <w:marBottom w:val="0"/>
              <w:divBdr>
                <w:top w:val="none" w:sz="0" w:space="0" w:color="auto"/>
                <w:left w:val="none" w:sz="0" w:space="0" w:color="auto"/>
                <w:bottom w:val="none" w:sz="0" w:space="0" w:color="auto"/>
                <w:right w:val="none" w:sz="0" w:space="0" w:color="auto"/>
              </w:divBdr>
            </w:div>
            <w:div w:id="727415523">
              <w:marLeft w:val="0"/>
              <w:marRight w:val="0"/>
              <w:marTop w:val="0"/>
              <w:marBottom w:val="0"/>
              <w:divBdr>
                <w:top w:val="none" w:sz="0" w:space="0" w:color="auto"/>
                <w:left w:val="none" w:sz="0" w:space="0" w:color="auto"/>
                <w:bottom w:val="none" w:sz="0" w:space="0" w:color="auto"/>
                <w:right w:val="none" w:sz="0" w:space="0" w:color="auto"/>
              </w:divBdr>
            </w:div>
            <w:div w:id="1893468951">
              <w:marLeft w:val="0"/>
              <w:marRight w:val="0"/>
              <w:marTop w:val="0"/>
              <w:marBottom w:val="0"/>
              <w:divBdr>
                <w:top w:val="none" w:sz="0" w:space="0" w:color="auto"/>
                <w:left w:val="none" w:sz="0" w:space="0" w:color="auto"/>
                <w:bottom w:val="none" w:sz="0" w:space="0" w:color="auto"/>
                <w:right w:val="none" w:sz="0" w:space="0" w:color="auto"/>
              </w:divBdr>
            </w:div>
            <w:div w:id="2008746675">
              <w:marLeft w:val="0"/>
              <w:marRight w:val="0"/>
              <w:marTop w:val="0"/>
              <w:marBottom w:val="0"/>
              <w:divBdr>
                <w:top w:val="none" w:sz="0" w:space="0" w:color="auto"/>
                <w:left w:val="none" w:sz="0" w:space="0" w:color="auto"/>
                <w:bottom w:val="none" w:sz="0" w:space="0" w:color="auto"/>
                <w:right w:val="none" w:sz="0" w:space="0" w:color="auto"/>
              </w:divBdr>
            </w:div>
            <w:div w:id="79520876">
              <w:marLeft w:val="0"/>
              <w:marRight w:val="0"/>
              <w:marTop w:val="0"/>
              <w:marBottom w:val="0"/>
              <w:divBdr>
                <w:top w:val="none" w:sz="0" w:space="0" w:color="auto"/>
                <w:left w:val="none" w:sz="0" w:space="0" w:color="auto"/>
                <w:bottom w:val="none" w:sz="0" w:space="0" w:color="auto"/>
                <w:right w:val="none" w:sz="0" w:space="0" w:color="auto"/>
              </w:divBdr>
            </w:div>
            <w:div w:id="543710311">
              <w:marLeft w:val="0"/>
              <w:marRight w:val="0"/>
              <w:marTop w:val="0"/>
              <w:marBottom w:val="0"/>
              <w:divBdr>
                <w:top w:val="none" w:sz="0" w:space="0" w:color="auto"/>
                <w:left w:val="none" w:sz="0" w:space="0" w:color="auto"/>
                <w:bottom w:val="none" w:sz="0" w:space="0" w:color="auto"/>
                <w:right w:val="none" w:sz="0" w:space="0" w:color="auto"/>
              </w:divBdr>
            </w:div>
            <w:div w:id="243492384">
              <w:marLeft w:val="0"/>
              <w:marRight w:val="0"/>
              <w:marTop w:val="0"/>
              <w:marBottom w:val="0"/>
              <w:divBdr>
                <w:top w:val="none" w:sz="0" w:space="0" w:color="auto"/>
                <w:left w:val="none" w:sz="0" w:space="0" w:color="auto"/>
                <w:bottom w:val="none" w:sz="0" w:space="0" w:color="auto"/>
                <w:right w:val="none" w:sz="0" w:space="0" w:color="auto"/>
              </w:divBdr>
            </w:div>
            <w:div w:id="283074026">
              <w:marLeft w:val="0"/>
              <w:marRight w:val="0"/>
              <w:marTop w:val="0"/>
              <w:marBottom w:val="0"/>
              <w:divBdr>
                <w:top w:val="none" w:sz="0" w:space="0" w:color="auto"/>
                <w:left w:val="none" w:sz="0" w:space="0" w:color="auto"/>
                <w:bottom w:val="none" w:sz="0" w:space="0" w:color="auto"/>
                <w:right w:val="none" w:sz="0" w:space="0" w:color="auto"/>
              </w:divBdr>
            </w:div>
            <w:div w:id="2141073163">
              <w:marLeft w:val="0"/>
              <w:marRight w:val="0"/>
              <w:marTop w:val="0"/>
              <w:marBottom w:val="0"/>
              <w:divBdr>
                <w:top w:val="none" w:sz="0" w:space="0" w:color="auto"/>
                <w:left w:val="none" w:sz="0" w:space="0" w:color="auto"/>
                <w:bottom w:val="none" w:sz="0" w:space="0" w:color="auto"/>
                <w:right w:val="none" w:sz="0" w:space="0" w:color="auto"/>
              </w:divBdr>
            </w:div>
            <w:div w:id="1542862778">
              <w:marLeft w:val="0"/>
              <w:marRight w:val="0"/>
              <w:marTop w:val="0"/>
              <w:marBottom w:val="0"/>
              <w:divBdr>
                <w:top w:val="none" w:sz="0" w:space="0" w:color="auto"/>
                <w:left w:val="none" w:sz="0" w:space="0" w:color="auto"/>
                <w:bottom w:val="none" w:sz="0" w:space="0" w:color="auto"/>
                <w:right w:val="none" w:sz="0" w:space="0" w:color="auto"/>
              </w:divBdr>
            </w:div>
            <w:div w:id="2020230315">
              <w:marLeft w:val="0"/>
              <w:marRight w:val="0"/>
              <w:marTop w:val="0"/>
              <w:marBottom w:val="0"/>
              <w:divBdr>
                <w:top w:val="none" w:sz="0" w:space="0" w:color="auto"/>
                <w:left w:val="none" w:sz="0" w:space="0" w:color="auto"/>
                <w:bottom w:val="none" w:sz="0" w:space="0" w:color="auto"/>
                <w:right w:val="none" w:sz="0" w:space="0" w:color="auto"/>
              </w:divBdr>
            </w:div>
            <w:div w:id="1644196234">
              <w:marLeft w:val="0"/>
              <w:marRight w:val="0"/>
              <w:marTop w:val="0"/>
              <w:marBottom w:val="0"/>
              <w:divBdr>
                <w:top w:val="none" w:sz="0" w:space="0" w:color="auto"/>
                <w:left w:val="none" w:sz="0" w:space="0" w:color="auto"/>
                <w:bottom w:val="none" w:sz="0" w:space="0" w:color="auto"/>
                <w:right w:val="none" w:sz="0" w:space="0" w:color="auto"/>
              </w:divBdr>
            </w:div>
            <w:div w:id="1412196493">
              <w:marLeft w:val="0"/>
              <w:marRight w:val="0"/>
              <w:marTop w:val="0"/>
              <w:marBottom w:val="0"/>
              <w:divBdr>
                <w:top w:val="none" w:sz="0" w:space="0" w:color="auto"/>
                <w:left w:val="none" w:sz="0" w:space="0" w:color="auto"/>
                <w:bottom w:val="none" w:sz="0" w:space="0" w:color="auto"/>
                <w:right w:val="none" w:sz="0" w:space="0" w:color="auto"/>
              </w:divBdr>
            </w:div>
            <w:div w:id="86535851">
              <w:marLeft w:val="0"/>
              <w:marRight w:val="0"/>
              <w:marTop w:val="0"/>
              <w:marBottom w:val="0"/>
              <w:divBdr>
                <w:top w:val="none" w:sz="0" w:space="0" w:color="auto"/>
                <w:left w:val="none" w:sz="0" w:space="0" w:color="auto"/>
                <w:bottom w:val="none" w:sz="0" w:space="0" w:color="auto"/>
                <w:right w:val="none" w:sz="0" w:space="0" w:color="auto"/>
              </w:divBdr>
            </w:div>
            <w:div w:id="972367554">
              <w:marLeft w:val="0"/>
              <w:marRight w:val="0"/>
              <w:marTop w:val="0"/>
              <w:marBottom w:val="0"/>
              <w:divBdr>
                <w:top w:val="none" w:sz="0" w:space="0" w:color="auto"/>
                <w:left w:val="none" w:sz="0" w:space="0" w:color="auto"/>
                <w:bottom w:val="none" w:sz="0" w:space="0" w:color="auto"/>
                <w:right w:val="none" w:sz="0" w:space="0" w:color="auto"/>
              </w:divBdr>
            </w:div>
            <w:div w:id="2103648518">
              <w:marLeft w:val="0"/>
              <w:marRight w:val="0"/>
              <w:marTop w:val="0"/>
              <w:marBottom w:val="0"/>
              <w:divBdr>
                <w:top w:val="none" w:sz="0" w:space="0" w:color="auto"/>
                <w:left w:val="none" w:sz="0" w:space="0" w:color="auto"/>
                <w:bottom w:val="none" w:sz="0" w:space="0" w:color="auto"/>
                <w:right w:val="none" w:sz="0" w:space="0" w:color="auto"/>
              </w:divBdr>
            </w:div>
            <w:div w:id="2098019020">
              <w:marLeft w:val="0"/>
              <w:marRight w:val="0"/>
              <w:marTop w:val="0"/>
              <w:marBottom w:val="0"/>
              <w:divBdr>
                <w:top w:val="none" w:sz="0" w:space="0" w:color="auto"/>
                <w:left w:val="none" w:sz="0" w:space="0" w:color="auto"/>
                <w:bottom w:val="none" w:sz="0" w:space="0" w:color="auto"/>
                <w:right w:val="none" w:sz="0" w:space="0" w:color="auto"/>
              </w:divBdr>
            </w:div>
            <w:div w:id="771978527">
              <w:marLeft w:val="0"/>
              <w:marRight w:val="0"/>
              <w:marTop w:val="0"/>
              <w:marBottom w:val="0"/>
              <w:divBdr>
                <w:top w:val="none" w:sz="0" w:space="0" w:color="auto"/>
                <w:left w:val="none" w:sz="0" w:space="0" w:color="auto"/>
                <w:bottom w:val="none" w:sz="0" w:space="0" w:color="auto"/>
                <w:right w:val="none" w:sz="0" w:space="0" w:color="auto"/>
              </w:divBdr>
            </w:div>
            <w:div w:id="1114137040">
              <w:marLeft w:val="0"/>
              <w:marRight w:val="0"/>
              <w:marTop w:val="0"/>
              <w:marBottom w:val="0"/>
              <w:divBdr>
                <w:top w:val="none" w:sz="0" w:space="0" w:color="auto"/>
                <w:left w:val="none" w:sz="0" w:space="0" w:color="auto"/>
                <w:bottom w:val="none" w:sz="0" w:space="0" w:color="auto"/>
                <w:right w:val="none" w:sz="0" w:space="0" w:color="auto"/>
              </w:divBdr>
            </w:div>
            <w:div w:id="131949195">
              <w:marLeft w:val="0"/>
              <w:marRight w:val="0"/>
              <w:marTop w:val="0"/>
              <w:marBottom w:val="0"/>
              <w:divBdr>
                <w:top w:val="none" w:sz="0" w:space="0" w:color="auto"/>
                <w:left w:val="none" w:sz="0" w:space="0" w:color="auto"/>
                <w:bottom w:val="none" w:sz="0" w:space="0" w:color="auto"/>
                <w:right w:val="none" w:sz="0" w:space="0" w:color="auto"/>
              </w:divBdr>
            </w:div>
            <w:div w:id="640156310">
              <w:marLeft w:val="0"/>
              <w:marRight w:val="0"/>
              <w:marTop w:val="0"/>
              <w:marBottom w:val="0"/>
              <w:divBdr>
                <w:top w:val="none" w:sz="0" w:space="0" w:color="auto"/>
                <w:left w:val="none" w:sz="0" w:space="0" w:color="auto"/>
                <w:bottom w:val="none" w:sz="0" w:space="0" w:color="auto"/>
                <w:right w:val="none" w:sz="0" w:space="0" w:color="auto"/>
              </w:divBdr>
            </w:div>
            <w:div w:id="905383455">
              <w:marLeft w:val="0"/>
              <w:marRight w:val="0"/>
              <w:marTop w:val="0"/>
              <w:marBottom w:val="0"/>
              <w:divBdr>
                <w:top w:val="none" w:sz="0" w:space="0" w:color="auto"/>
                <w:left w:val="none" w:sz="0" w:space="0" w:color="auto"/>
                <w:bottom w:val="none" w:sz="0" w:space="0" w:color="auto"/>
                <w:right w:val="none" w:sz="0" w:space="0" w:color="auto"/>
              </w:divBdr>
            </w:div>
            <w:div w:id="946347657">
              <w:marLeft w:val="0"/>
              <w:marRight w:val="0"/>
              <w:marTop w:val="0"/>
              <w:marBottom w:val="0"/>
              <w:divBdr>
                <w:top w:val="none" w:sz="0" w:space="0" w:color="auto"/>
                <w:left w:val="none" w:sz="0" w:space="0" w:color="auto"/>
                <w:bottom w:val="none" w:sz="0" w:space="0" w:color="auto"/>
                <w:right w:val="none" w:sz="0" w:space="0" w:color="auto"/>
              </w:divBdr>
            </w:div>
            <w:div w:id="216552752">
              <w:marLeft w:val="0"/>
              <w:marRight w:val="0"/>
              <w:marTop w:val="0"/>
              <w:marBottom w:val="0"/>
              <w:divBdr>
                <w:top w:val="none" w:sz="0" w:space="0" w:color="auto"/>
                <w:left w:val="none" w:sz="0" w:space="0" w:color="auto"/>
                <w:bottom w:val="none" w:sz="0" w:space="0" w:color="auto"/>
                <w:right w:val="none" w:sz="0" w:space="0" w:color="auto"/>
              </w:divBdr>
            </w:div>
            <w:div w:id="800805292">
              <w:marLeft w:val="0"/>
              <w:marRight w:val="0"/>
              <w:marTop w:val="0"/>
              <w:marBottom w:val="0"/>
              <w:divBdr>
                <w:top w:val="none" w:sz="0" w:space="0" w:color="auto"/>
                <w:left w:val="none" w:sz="0" w:space="0" w:color="auto"/>
                <w:bottom w:val="none" w:sz="0" w:space="0" w:color="auto"/>
                <w:right w:val="none" w:sz="0" w:space="0" w:color="auto"/>
              </w:divBdr>
            </w:div>
            <w:div w:id="1514414109">
              <w:marLeft w:val="0"/>
              <w:marRight w:val="0"/>
              <w:marTop w:val="0"/>
              <w:marBottom w:val="0"/>
              <w:divBdr>
                <w:top w:val="none" w:sz="0" w:space="0" w:color="auto"/>
                <w:left w:val="none" w:sz="0" w:space="0" w:color="auto"/>
                <w:bottom w:val="none" w:sz="0" w:space="0" w:color="auto"/>
                <w:right w:val="none" w:sz="0" w:space="0" w:color="auto"/>
              </w:divBdr>
            </w:div>
            <w:div w:id="2091854341">
              <w:marLeft w:val="0"/>
              <w:marRight w:val="0"/>
              <w:marTop w:val="0"/>
              <w:marBottom w:val="0"/>
              <w:divBdr>
                <w:top w:val="none" w:sz="0" w:space="0" w:color="auto"/>
                <w:left w:val="none" w:sz="0" w:space="0" w:color="auto"/>
                <w:bottom w:val="none" w:sz="0" w:space="0" w:color="auto"/>
                <w:right w:val="none" w:sz="0" w:space="0" w:color="auto"/>
              </w:divBdr>
            </w:div>
            <w:div w:id="530188929">
              <w:marLeft w:val="0"/>
              <w:marRight w:val="0"/>
              <w:marTop w:val="0"/>
              <w:marBottom w:val="0"/>
              <w:divBdr>
                <w:top w:val="none" w:sz="0" w:space="0" w:color="auto"/>
                <w:left w:val="none" w:sz="0" w:space="0" w:color="auto"/>
                <w:bottom w:val="none" w:sz="0" w:space="0" w:color="auto"/>
                <w:right w:val="none" w:sz="0" w:space="0" w:color="auto"/>
              </w:divBdr>
            </w:div>
            <w:div w:id="2006204014">
              <w:marLeft w:val="0"/>
              <w:marRight w:val="0"/>
              <w:marTop w:val="0"/>
              <w:marBottom w:val="0"/>
              <w:divBdr>
                <w:top w:val="none" w:sz="0" w:space="0" w:color="auto"/>
                <w:left w:val="none" w:sz="0" w:space="0" w:color="auto"/>
                <w:bottom w:val="none" w:sz="0" w:space="0" w:color="auto"/>
                <w:right w:val="none" w:sz="0" w:space="0" w:color="auto"/>
              </w:divBdr>
            </w:div>
            <w:div w:id="735278571">
              <w:marLeft w:val="0"/>
              <w:marRight w:val="0"/>
              <w:marTop w:val="0"/>
              <w:marBottom w:val="0"/>
              <w:divBdr>
                <w:top w:val="none" w:sz="0" w:space="0" w:color="auto"/>
                <w:left w:val="none" w:sz="0" w:space="0" w:color="auto"/>
                <w:bottom w:val="none" w:sz="0" w:space="0" w:color="auto"/>
                <w:right w:val="none" w:sz="0" w:space="0" w:color="auto"/>
              </w:divBdr>
            </w:div>
            <w:div w:id="1929925172">
              <w:marLeft w:val="0"/>
              <w:marRight w:val="0"/>
              <w:marTop w:val="0"/>
              <w:marBottom w:val="0"/>
              <w:divBdr>
                <w:top w:val="none" w:sz="0" w:space="0" w:color="auto"/>
                <w:left w:val="none" w:sz="0" w:space="0" w:color="auto"/>
                <w:bottom w:val="none" w:sz="0" w:space="0" w:color="auto"/>
                <w:right w:val="none" w:sz="0" w:space="0" w:color="auto"/>
              </w:divBdr>
            </w:div>
            <w:div w:id="1031803910">
              <w:marLeft w:val="0"/>
              <w:marRight w:val="0"/>
              <w:marTop w:val="0"/>
              <w:marBottom w:val="0"/>
              <w:divBdr>
                <w:top w:val="none" w:sz="0" w:space="0" w:color="auto"/>
                <w:left w:val="none" w:sz="0" w:space="0" w:color="auto"/>
                <w:bottom w:val="none" w:sz="0" w:space="0" w:color="auto"/>
                <w:right w:val="none" w:sz="0" w:space="0" w:color="auto"/>
              </w:divBdr>
            </w:div>
            <w:div w:id="792863293">
              <w:marLeft w:val="0"/>
              <w:marRight w:val="0"/>
              <w:marTop w:val="0"/>
              <w:marBottom w:val="0"/>
              <w:divBdr>
                <w:top w:val="none" w:sz="0" w:space="0" w:color="auto"/>
                <w:left w:val="none" w:sz="0" w:space="0" w:color="auto"/>
                <w:bottom w:val="none" w:sz="0" w:space="0" w:color="auto"/>
                <w:right w:val="none" w:sz="0" w:space="0" w:color="auto"/>
              </w:divBdr>
            </w:div>
            <w:div w:id="170150359">
              <w:marLeft w:val="0"/>
              <w:marRight w:val="0"/>
              <w:marTop w:val="0"/>
              <w:marBottom w:val="0"/>
              <w:divBdr>
                <w:top w:val="none" w:sz="0" w:space="0" w:color="auto"/>
                <w:left w:val="none" w:sz="0" w:space="0" w:color="auto"/>
                <w:bottom w:val="none" w:sz="0" w:space="0" w:color="auto"/>
                <w:right w:val="none" w:sz="0" w:space="0" w:color="auto"/>
              </w:divBdr>
            </w:div>
            <w:div w:id="1778913728">
              <w:marLeft w:val="0"/>
              <w:marRight w:val="0"/>
              <w:marTop w:val="0"/>
              <w:marBottom w:val="0"/>
              <w:divBdr>
                <w:top w:val="none" w:sz="0" w:space="0" w:color="auto"/>
                <w:left w:val="none" w:sz="0" w:space="0" w:color="auto"/>
                <w:bottom w:val="none" w:sz="0" w:space="0" w:color="auto"/>
                <w:right w:val="none" w:sz="0" w:space="0" w:color="auto"/>
              </w:divBdr>
            </w:div>
            <w:div w:id="230389950">
              <w:marLeft w:val="0"/>
              <w:marRight w:val="0"/>
              <w:marTop w:val="0"/>
              <w:marBottom w:val="0"/>
              <w:divBdr>
                <w:top w:val="none" w:sz="0" w:space="0" w:color="auto"/>
                <w:left w:val="none" w:sz="0" w:space="0" w:color="auto"/>
                <w:bottom w:val="none" w:sz="0" w:space="0" w:color="auto"/>
                <w:right w:val="none" w:sz="0" w:space="0" w:color="auto"/>
              </w:divBdr>
            </w:div>
            <w:div w:id="1091392337">
              <w:marLeft w:val="0"/>
              <w:marRight w:val="0"/>
              <w:marTop w:val="0"/>
              <w:marBottom w:val="0"/>
              <w:divBdr>
                <w:top w:val="none" w:sz="0" w:space="0" w:color="auto"/>
                <w:left w:val="none" w:sz="0" w:space="0" w:color="auto"/>
                <w:bottom w:val="none" w:sz="0" w:space="0" w:color="auto"/>
                <w:right w:val="none" w:sz="0" w:space="0" w:color="auto"/>
              </w:divBdr>
            </w:div>
            <w:div w:id="1827435760">
              <w:marLeft w:val="0"/>
              <w:marRight w:val="0"/>
              <w:marTop w:val="0"/>
              <w:marBottom w:val="0"/>
              <w:divBdr>
                <w:top w:val="none" w:sz="0" w:space="0" w:color="auto"/>
                <w:left w:val="none" w:sz="0" w:space="0" w:color="auto"/>
                <w:bottom w:val="none" w:sz="0" w:space="0" w:color="auto"/>
                <w:right w:val="none" w:sz="0" w:space="0" w:color="auto"/>
              </w:divBdr>
            </w:div>
            <w:div w:id="977221458">
              <w:marLeft w:val="0"/>
              <w:marRight w:val="0"/>
              <w:marTop w:val="0"/>
              <w:marBottom w:val="0"/>
              <w:divBdr>
                <w:top w:val="none" w:sz="0" w:space="0" w:color="auto"/>
                <w:left w:val="none" w:sz="0" w:space="0" w:color="auto"/>
                <w:bottom w:val="none" w:sz="0" w:space="0" w:color="auto"/>
                <w:right w:val="none" w:sz="0" w:space="0" w:color="auto"/>
              </w:divBdr>
            </w:div>
            <w:div w:id="1833065172">
              <w:marLeft w:val="0"/>
              <w:marRight w:val="0"/>
              <w:marTop w:val="0"/>
              <w:marBottom w:val="0"/>
              <w:divBdr>
                <w:top w:val="none" w:sz="0" w:space="0" w:color="auto"/>
                <w:left w:val="none" w:sz="0" w:space="0" w:color="auto"/>
                <w:bottom w:val="none" w:sz="0" w:space="0" w:color="auto"/>
                <w:right w:val="none" w:sz="0" w:space="0" w:color="auto"/>
              </w:divBdr>
            </w:div>
            <w:div w:id="746153533">
              <w:marLeft w:val="0"/>
              <w:marRight w:val="0"/>
              <w:marTop w:val="0"/>
              <w:marBottom w:val="0"/>
              <w:divBdr>
                <w:top w:val="none" w:sz="0" w:space="0" w:color="auto"/>
                <w:left w:val="none" w:sz="0" w:space="0" w:color="auto"/>
                <w:bottom w:val="none" w:sz="0" w:space="0" w:color="auto"/>
                <w:right w:val="none" w:sz="0" w:space="0" w:color="auto"/>
              </w:divBdr>
            </w:div>
            <w:div w:id="1520310906">
              <w:marLeft w:val="0"/>
              <w:marRight w:val="0"/>
              <w:marTop w:val="0"/>
              <w:marBottom w:val="0"/>
              <w:divBdr>
                <w:top w:val="none" w:sz="0" w:space="0" w:color="auto"/>
                <w:left w:val="none" w:sz="0" w:space="0" w:color="auto"/>
                <w:bottom w:val="none" w:sz="0" w:space="0" w:color="auto"/>
                <w:right w:val="none" w:sz="0" w:space="0" w:color="auto"/>
              </w:divBdr>
            </w:div>
            <w:div w:id="1307397468">
              <w:marLeft w:val="0"/>
              <w:marRight w:val="0"/>
              <w:marTop w:val="0"/>
              <w:marBottom w:val="0"/>
              <w:divBdr>
                <w:top w:val="none" w:sz="0" w:space="0" w:color="auto"/>
                <w:left w:val="none" w:sz="0" w:space="0" w:color="auto"/>
                <w:bottom w:val="none" w:sz="0" w:space="0" w:color="auto"/>
                <w:right w:val="none" w:sz="0" w:space="0" w:color="auto"/>
              </w:divBdr>
            </w:div>
            <w:div w:id="1546285198">
              <w:marLeft w:val="0"/>
              <w:marRight w:val="0"/>
              <w:marTop w:val="0"/>
              <w:marBottom w:val="0"/>
              <w:divBdr>
                <w:top w:val="none" w:sz="0" w:space="0" w:color="auto"/>
                <w:left w:val="none" w:sz="0" w:space="0" w:color="auto"/>
                <w:bottom w:val="none" w:sz="0" w:space="0" w:color="auto"/>
                <w:right w:val="none" w:sz="0" w:space="0" w:color="auto"/>
              </w:divBdr>
            </w:div>
            <w:div w:id="448158844">
              <w:marLeft w:val="0"/>
              <w:marRight w:val="0"/>
              <w:marTop w:val="0"/>
              <w:marBottom w:val="0"/>
              <w:divBdr>
                <w:top w:val="none" w:sz="0" w:space="0" w:color="auto"/>
                <w:left w:val="none" w:sz="0" w:space="0" w:color="auto"/>
                <w:bottom w:val="none" w:sz="0" w:space="0" w:color="auto"/>
                <w:right w:val="none" w:sz="0" w:space="0" w:color="auto"/>
              </w:divBdr>
            </w:div>
            <w:div w:id="511071890">
              <w:marLeft w:val="0"/>
              <w:marRight w:val="0"/>
              <w:marTop w:val="0"/>
              <w:marBottom w:val="0"/>
              <w:divBdr>
                <w:top w:val="none" w:sz="0" w:space="0" w:color="auto"/>
                <w:left w:val="none" w:sz="0" w:space="0" w:color="auto"/>
                <w:bottom w:val="none" w:sz="0" w:space="0" w:color="auto"/>
                <w:right w:val="none" w:sz="0" w:space="0" w:color="auto"/>
              </w:divBdr>
            </w:div>
            <w:div w:id="1149400876">
              <w:marLeft w:val="0"/>
              <w:marRight w:val="0"/>
              <w:marTop w:val="0"/>
              <w:marBottom w:val="0"/>
              <w:divBdr>
                <w:top w:val="none" w:sz="0" w:space="0" w:color="auto"/>
                <w:left w:val="none" w:sz="0" w:space="0" w:color="auto"/>
                <w:bottom w:val="none" w:sz="0" w:space="0" w:color="auto"/>
                <w:right w:val="none" w:sz="0" w:space="0" w:color="auto"/>
              </w:divBdr>
            </w:div>
            <w:div w:id="173812697">
              <w:marLeft w:val="0"/>
              <w:marRight w:val="0"/>
              <w:marTop w:val="0"/>
              <w:marBottom w:val="0"/>
              <w:divBdr>
                <w:top w:val="none" w:sz="0" w:space="0" w:color="auto"/>
                <w:left w:val="none" w:sz="0" w:space="0" w:color="auto"/>
                <w:bottom w:val="none" w:sz="0" w:space="0" w:color="auto"/>
                <w:right w:val="none" w:sz="0" w:space="0" w:color="auto"/>
              </w:divBdr>
            </w:div>
            <w:div w:id="968046371">
              <w:marLeft w:val="0"/>
              <w:marRight w:val="0"/>
              <w:marTop w:val="0"/>
              <w:marBottom w:val="0"/>
              <w:divBdr>
                <w:top w:val="none" w:sz="0" w:space="0" w:color="auto"/>
                <w:left w:val="none" w:sz="0" w:space="0" w:color="auto"/>
                <w:bottom w:val="none" w:sz="0" w:space="0" w:color="auto"/>
                <w:right w:val="none" w:sz="0" w:space="0" w:color="auto"/>
              </w:divBdr>
            </w:div>
            <w:div w:id="1249148786">
              <w:marLeft w:val="0"/>
              <w:marRight w:val="0"/>
              <w:marTop w:val="0"/>
              <w:marBottom w:val="0"/>
              <w:divBdr>
                <w:top w:val="none" w:sz="0" w:space="0" w:color="auto"/>
                <w:left w:val="none" w:sz="0" w:space="0" w:color="auto"/>
                <w:bottom w:val="none" w:sz="0" w:space="0" w:color="auto"/>
                <w:right w:val="none" w:sz="0" w:space="0" w:color="auto"/>
              </w:divBdr>
            </w:div>
            <w:div w:id="1506017430">
              <w:marLeft w:val="0"/>
              <w:marRight w:val="0"/>
              <w:marTop w:val="0"/>
              <w:marBottom w:val="0"/>
              <w:divBdr>
                <w:top w:val="none" w:sz="0" w:space="0" w:color="auto"/>
                <w:left w:val="none" w:sz="0" w:space="0" w:color="auto"/>
                <w:bottom w:val="none" w:sz="0" w:space="0" w:color="auto"/>
                <w:right w:val="none" w:sz="0" w:space="0" w:color="auto"/>
              </w:divBdr>
            </w:div>
            <w:div w:id="32274518">
              <w:marLeft w:val="0"/>
              <w:marRight w:val="0"/>
              <w:marTop w:val="0"/>
              <w:marBottom w:val="0"/>
              <w:divBdr>
                <w:top w:val="none" w:sz="0" w:space="0" w:color="auto"/>
                <w:left w:val="none" w:sz="0" w:space="0" w:color="auto"/>
                <w:bottom w:val="none" w:sz="0" w:space="0" w:color="auto"/>
                <w:right w:val="none" w:sz="0" w:space="0" w:color="auto"/>
              </w:divBdr>
            </w:div>
            <w:div w:id="604339389">
              <w:marLeft w:val="0"/>
              <w:marRight w:val="0"/>
              <w:marTop w:val="0"/>
              <w:marBottom w:val="0"/>
              <w:divBdr>
                <w:top w:val="none" w:sz="0" w:space="0" w:color="auto"/>
                <w:left w:val="none" w:sz="0" w:space="0" w:color="auto"/>
                <w:bottom w:val="none" w:sz="0" w:space="0" w:color="auto"/>
                <w:right w:val="none" w:sz="0" w:space="0" w:color="auto"/>
              </w:divBdr>
            </w:div>
            <w:div w:id="177231109">
              <w:marLeft w:val="0"/>
              <w:marRight w:val="0"/>
              <w:marTop w:val="0"/>
              <w:marBottom w:val="0"/>
              <w:divBdr>
                <w:top w:val="none" w:sz="0" w:space="0" w:color="auto"/>
                <w:left w:val="none" w:sz="0" w:space="0" w:color="auto"/>
                <w:bottom w:val="none" w:sz="0" w:space="0" w:color="auto"/>
                <w:right w:val="none" w:sz="0" w:space="0" w:color="auto"/>
              </w:divBdr>
            </w:div>
            <w:div w:id="1248617215">
              <w:marLeft w:val="0"/>
              <w:marRight w:val="0"/>
              <w:marTop w:val="0"/>
              <w:marBottom w:val="0"/>
              <w:divBdr>
                <w:top w:val="none" w:sz="0" w:space="0" w:color="auto"/>
                <w:left w:val="none" w:sz="0" w:space="0" w:color="auto"/>
                <w:bottom w:val="none" w:sz="0" w:space="0" w:color="auto"/>
                <w:right w:val="none" w:sz="0" w:space="0" w:color="auto"/>
              </w:divBdr>
            </w:div>
            <w:div w:id="121121377">
              <w:marLeft w:val="0"/>
              <w:marRight w:val="0"/>
              <w:marTop w:val="0"/>
              <w:marBottom w:val="0"/>
              <w:divBdr>
                <w:top w:val="none" w:sz="0" w:space="0" w:color="auto"/>
                <w:left w:val="none" w:sz="0" w:space="0" w:color="auto"/>
                <w:bottom w:val="none" w:sz="0" w:space="0" w:color="auto"/>
                <w:right w:val="none" w:sz="0" w:space="0" w:color="auto"/>
              </w:divBdr>
            </w:div>
            <w:div w:id="1544827233">
              <w:marLeft w:val="0"/>
              <w:marRight w:val="0"/>
              <w:marTop w:val="0"/>
              <w:marBottom w:val="0"/>
              <w:divBdr>
                <w:top w:val="none" w:sz="0" w:space="0" w:color="auto"/>
                <w:left w:val="none" w:sz="0" w:space="0" w:color="auto"/>
                <w:bottom w:val="none" w:sz="0" w:space="0" w:color="auto"/>
                <w:right w:val="none" w:sz="0" w:space="0" w:color="auto"/>
              </w:divBdr>
            </w:div>
            <w:div w:id="1612471727">
              <w:marLeft w:val="0"/>
              <w:marRight w:val="0"/>
              <w:marTop w:val="0"/>
              <w:marBottom w:val="0"/>
              <w:divBdr>
                <w:top w:val="none" w:sz="0" w:space="0" w:color="auto"/>
                <w:left w:val="none" w:sz="0" w:space="0" w:color="auto"/>
                <w:bottom w:val="none" w:sz="0" w:space="0" w:color="auto"/>
                <w:right w:val="none" w:sz="0" w:space="0" w:color="auto"/>
              </w:divBdr>
            </w:div>
            <w:div w:id="648243663">
              <w:marLeft w:val="0"/>
              <w:marRight w:val="0"/>
              <w:marTop w:val="0"/>
              <w:marBottom w:val="0"/>
              <w:divBdr>
                <w:top w:val="none" w:sz="0" w:space="0" w:color="auto"/>
                <w:left w:val="none" w:sz="0" w:space="0" w:color="auto"/>
                <w:bottom w:val="none" w:sz="0" w:space="0" w:color="auto"/>
                <w:right w:val="none" w:sz="0" w:space="0" w:color="auto"/>
              </w:divBdr>
            </w:div>
            <w:div w:id="1475414029">
              <w:marLeft w:val="0"/>
              <w:marRight w:val="0"/>
              <w:marTop w:val="0"/>
              <w:marBottom w:val="0"/>
              <w:divBdr>
                <w:top w:val="none" w:sz="0" w:space="0" w:color="auto"/>
                <w:left w:val="none" w:sz="0" w:space="0" w:color="auto"/>
                <w:bottom w:val="none" w:sz="0" w:space="0" w:color="auto"/>
                <w:right w:val="none" w:sz="0" w:space="0" w:color="auto"/>
              </w:divBdr>
            </w:div>
            <w:div w:id="1808861743">
              <w:marLeft w:val="0"/>
              <w:marRight w:val="0"/>
              <w:marTop w:val="0"/>
              <w:marBottom w:val="0"/>
              <w:divBdr>
                <w:top w:val="none" w:sz="0" w:space="0" w:color="auto"/>
                <w:left w:val="none" w:sz="0" w:space="0" w:color="auto"/>
                <w:bottom w:val="none" w:sz="0" w:space="0" w:color="auto"/>
                <w:right w:val="none" w:sz="0" w:space="0" w:color="auto"/>
              </w:divBdr>
            </w:div>
            <w:div w:id="889002204">
              <w:marLeft w:val="0"/>
              <w:marRight w:val="0"/>
              <w:marTop w:val="0"/>
              <w:marBottom w:val="0"/>
              <w:divBdr>
                <w:top w:val="none" w:sz="0" w:space="0" w:color="auto"/>
                <w:left w:val="none" w:sz="0" w:space="0" w:color="auto"/>
                <w:bottom w:val="none" w:sz="0" w:space="0" w:color="auto"/>
                <w:right w:val="none" w:sz="0" w:space="0" w:color="auto"/>
              </w:divBdr>
            </w:div>
            <w:div w:id="1167016782">
              <w:marLeft w:val="0"/>
              <w:marRight w:val="0"/>
              <w:marTop w:val="0"/>
              <w:marBottom w:val="0"/>
              <w:divBdr>
                <w:top w:val="none" w:sz="0" w:space="0" w:color="auto"/>
                <w:left w:val="none" w:sz="0" w:space="0" w:color="auto"/>
                <w:bottom w:val="none" w:sz="0" w:space="0" w:color="auto"/>
                <w:right w:val="none" w:sz="0" w:space="0" w:color="auto"/>
              </w:divBdr>
            </w:div>
            <w:div w:id="888346737">
              <w:marLeft w:val="0"/>
              <w:marRight w:val="0"/>
              <w:marTop w:val="0"/>
              <w:marBottom w:val="0"/>
              <w:divBdr>
                <w:top w:val="none" w:sz="0" w:space="0" w:color="auto"/>
                <w:left w:val="none" w:sz="0" w:space="0" w:color="auto"/>
                <w:bottom w:val="none" w:sz="0" w:space="0" w:color="auto"/>
                <w:right w:val="none" w:sz="0" w:space="0" w:color="auto"/>
              </w:divBdr>
            </w:div>
            <w:div w:id="988940090">
              <w:marLeft w:val="0"/>
              <w:marRight w:val="0"/>
              <w:marTop w:val="0"/>
              <w:marBottom w:val="0"/>
              <w:divBdr>
                <w:top w:val="none" w:sz="0" w:space="0" w:color="auto"/>
                <w:left w:val="none" w:sz="0" w:space="0" w:color="auto"/>
                <w:bottom w:val="none" w:sz="0" w:space="0" w:color="auto"/>
                <w:right w:val="none" w:sz="0" w:space="0" w:color="auto"/>
              </w:divBdr>
            </w:div>
            <w:div w:id="1226531423">
              <w:marLeft w:val="0"/>
              <w:marRight w:val="0"/>
              <w:marTop w:val="0"/>
              <w:marBottom w:val="0"/>
              <w:divBdr>
                <w:top w:val="none" w:sz="0" w:space="0" w:color="auto"/>
                <w:left w:val="none" w:sz="0" w:space="0" w:color="auto"/>
                <w:bottom w:val="none" w:sz="0" w:space="0" w:color="auto"/>
                <w:right w:val="none" w:sz="0" w:space="0" w:color="auto"/>
              </w:divBdr>
            </w:div>
            <w:div w:id="1764642552">
              <w:marLeft w:val="0"/>
              <w:marRight w:val="0"/>
              <w:marTop w:val="0"/>
              <w:marBottom w:val="0"/>
              <w:divBdr>
                <w:top w:val="none" w:sz="0" w:space="0" w:color="auto"/>
                <w:left w:val="none" w:sz="0" w:space="0" w:color="auto"/>
                <w:bottom w:val="none" w:sz="0" w:space="0" w:color="auto"/>
                <w:right w:val="none" w:sz="0" w:space="0" w:color="auto"/>
              </w:divBdr>
            </w:div>
            <w:div w:id="583999778">
              <w:marLeft w:val="0"/>
              <w:marRight w:val="0"/>
              <w:marTop w:val="0"/>
              <w:marBottom w:val="0"/>
              <w:divBdr>
                <w:top w:val="none" w:sz="0" w:space="0" w:color="auto"/>
                <w:left w:val="none" w:sz="0" w:space="0" w:color="auto"/>
                <w:bottom w:val="none" w:sz="0" w:space="0" w:color="auto"/>
                <w:right w:val="none" w:sz="0" w:space="0" w:color="auto"/>
              </w:divBdr>
            </w:div>
            <w:div w:id="625888479">
              <w:marLeft w:val="0"/>
              <w:marRight w:val="0"/>
              <w:marTop w:val="0"/>
              <w:marBottom w:val="0"/>
              <w:divBdr>
                <w:top w:val="none" w:sz="0" w:space="0" w:color="auto"/>
                <w:left w:val="none" w:sz="0" w:space="0" w:color="auto"/>
                <w:bottom w:val="none" w:sz="0" w:space="0" w:color="auto"/>
                <w:right w:val="none" w:sz="0" w:space="0" w:color="auto"/>
              </w:divBdr>
            </w:div>
            <w:div w:id="844246468">
              <w:marLeft w:val="0"/>
              <w:marRight w:val="0"/>
              <w:marTop w:val="0"/>
              <w:marBottom w:val="0"/>
              <w:divBdr>
                <w:top w:val="none" w:sz="0" w:space="0" w:color="auto"/>
                <w:left w:val="none" w:sz="0" w:space="0" w:color="auto"/>
                <w:bottom w:val="none" w:sz="0" w:space="0" w:color="auto"/>
                <w:right w:val="none" w:sz="0" w:space="0" w:color="auto"/>
              </w:divBdr>
            </w:div>
            <w:div w:id="997079547">
              <w:marLeft w:val="0"/>
              <w:marRight w:val="0"/>
              <w:marTop w:val="0"/>
              <w:marBottom w:val="0"/>
              <w:divBdr>
                <w:top w:val="none" w:sz="0" w:space="0" w:color="auto"/>
                <w:left w:val="none" w:sz="0" w:space="0" w:color="auto"/>
                <w:bottom w:val="none" w:sz="0" w:space="0" w:color="auto"/>
                <w:right w:val="none" w:sz="0" w:space="0" w:color="auto"/>
              </w:divBdr>
            </w:div>
            <w:div w:id="1588221860">
              <w:marLeft w:val="0"/>
              <w:marRight w:val="0"/>
              <w:marTop w:val="0"/>
              <w:marBottom w:val="0"/>
              <w:divBdr>
                <w:top w:val="none" w:sz="0" w:space="0" w:color="auto"/>
                <w:left w:val="none" w:sz="0" w:space="0" w:color="auto"/>
                <w:bottom w:val="none" w:sz="0" w:space="0" w:color="auto"/>
                <w:right w:val="none" w:sz="0" w:space="0" w:color="auto"/>
              </w:divBdr>
            </w:div>
            <w:div w:id="1575161617">
              <w:marLeft w:val="0"/>
              <w:marRight w:val="0"/>
              <w:marTop w:val="0"/>
              <w:marBottom w:val="0"/>
              <w:divBdr>
                <w:top w:val="none" w:sz="0" w:space="0" w:color="auto"/>
                <w:left w:val="none" w:sz="0" w:space="0" w:color="auto"/>
                <w:bottom w:val="none" w:sz="0" w:space="0" w:color="auto"/>
                <w:right w:val="none" w:sz="0" w:space="0" w:color="auto"/>
              </w:divBdr>
            </w:div>
            <w:div w:id="354233440">
              <w:marLeft w:val="0"/>
              <w:marRight w:val="0"/>
              <w:marTop w:val="0"/>
              <w:marBottom w:val="0"/>
              <w:divBdr>
                <w:top w:val="none" w:sz="0" w:space="0" w:color="auto"/>
                <w:left w:val="none" w:sz="0" w:space="0" w:color="auto"/>
                <w:bottom w:val="none" w:sz="0" w:space="0" w:color="auto"/>
                <w:right w:val="none" w:sz="0" w:space="0" w:color="auto"/>
              </w:divBdr>
            </w:div>
            <w:div w:id="1801264362">
              <w:marLeft w:val="0"/>
              <w:marRight w:val="0"/>
              <w:marTop w:val="0"/>
              <w:marBottom w:val="0"/>
              <w:divBdr>
                <w:top w:val="none" w:sz="0" w:space="0" w:color="auto"/>
                <w:left w:val="none" w:sz="0" w:space="0" w:color="auto"/>
                <w:bottom w:val="none" w:sz="0" w:space="0" w:color="auto"/>
                <w:right w:val="none" w:sz="0" w:space="0" w:color="auto"/>
              </w:divBdr>
            </w:div>
            <w:div w:id="1043211261">
              <w:marLeft w:val="0"/>
              <w:marRight w:val="0"/>
              <w:marTop w:val="0"/>
              <w:marBottom w:val="0"/>
              <w:divBdr>
                <w:top w:val="none" w:sz="0" w:space="0" w:color="auto"/>
                <w:left w:val="none" w:sz="0" w:space="0" w:color="auto"/>
                <w:bottom w:val="none" w:sz="0" w:space="0" w:color="auto"/>
                <w:right w:val="none" w:sz="0" w:space="0" w:color="auto"/>
              </w:divBdr>
            </w:div>
            <w:div w:id="987897769">
              <w:marLeft w:val="0"/>
              <w:marRight w:val="0"/>
              <w:marTop w:val="0"/>
              <w:marBottom w:val="0"/>
              <w:divBdr>
                <w:top w:val="none" w:sz="0" w:space="0" w:color="auto"/>
                <w:left w:val="none" w:sz="0" w:space="0" w:color="auto"/>
                <w:bottom w:val="none" w:sz="0" w:space="0" w:color="auto"/>
                <w:right w:val="none" w:sz="0" w:space="0" w:color="auto"/>
              </w:divBdr>
            </w:div>
            <w:div w:id="710421743">
              <w:marLeft w:val="0"/>
              <w:marRight w:val="0"/>
              <w:marTop w:val="0"/>
              <w:marBottom w:val="0"/>
              <w:divBdr>
                <w:top w:val="none" w:sz="0" w:space="0" w:color="auto"/>
                <w:left w:val="none" w:sz="0" w:space="0" w:color="auto"/>
                <w:bottom w:val="none" w:sz="0" w:space="0" w:color="auto"/>
                <w:right w:val="none" w:sz="0" w:space="0" w:color="auto"/>
              </w:divBdr>
            </w:div>
            <w:div w:id="1444421150">
              <w:marLeft w:val="0"/>
              <w:marRight w:val="0"/>
              <w:marTop w:val="0"/>
              <w:marBottom w:val="0"/>
              <w:divBdr>
                <w:top w:val="none" w:sz="0" w:space="0" w:color="auto"/>
                <w:left w:val="none" w:sz="0" w:space="0" w:color="auto"/>
                <w:bottom w:val="none" w:sz="0" w:space="0" w:color="auto"/>
                <w:right w:val="none" w:sz="0" w:space="0" w:color="auto"/>
              </w:divBdr>
            </w:div>
            <w:div w:id="1888099806">
              <w:marLeft w:val="0"/>
              <w:marRight w:val="0"/>
              <w:marTop w:val="0"/>
              <w:marBottom w:val="0"/>
              <w:divBdr>
                <w:top w:val="none" w:sz="0" w:space="0" w:color="auto"/>
                <w:left w:val="none" w:sz="0" w:space="0" w:color="auto"/>
                <w:bottom w:val="none" w:sz="0" w:space="0" w:color="auto"/>
                <w:right w:val="none" w:sz="0" w:space="0" w:color="auto"/>
              </w:divBdr>
            </w:div>
            <w:div w:id="1765493990">
              <w:marLeft w:val="0"/>
              <w:marRight w:val="0"/>
              <w:marTop w:val="0"/>
              <w:marBottom w:val="0"/>
              <w:divBdr>
                <w:top w:val="none" w:sz="0" w:space="0" w:color="auto"/>
                <w:left w:val="none" w:sz="0" w:space="0" w:color="auto"/>
                <w:bottom w:val="none" w:sz="0" w:space="0" w:color="auto"/>
                <w:right w:val="none" w:sz="0" w:space="0" w:color="auto"/>
              </w:divBdr>
            </w:div>
            <w:div w:id="765418456">
              <w:marLeft w:val="0"/>
              <w:marRight w:val="0"/>
              <w:marTop w:val="0"/>
              <w:marBottom w:val="0"/>
              <w:divBdr>
                <w:top w:val="none" w:sz="0" w:space="0" w:color="auto"/>
                <w:left w:val="none" w:sz="0" w:space="0" w:color="auto"/>
                <w:bottom w:val="none" w:sz="0" w:space="0" w:color="auto"/>
                <w:right w:val="none" w:sz="0" w:space="0" w:color="auto"/>
              </w:divBdr>
            </w:div>
            <w:div w:id="86584612">
              <w:marLeft w:val="0"/>
              <w:marRight w:val="0"/>
              <w:marTop w:val="0"/>
              <w:marBottom w:val="0"/>
              <w:divBdr>
                <w:top w:val="none" w:sz="0" w:space="0" w:color="auto"/>
                <w:left w:val="none" w:sz="0" w:space="0" w:color="auto"/>
                <w:bottom w:val="none" w:sz="0" w:space="0" w:color="auto"/>
                <w:right w:val="none" w:sz="0" w:space="0" w:color="auto"/>
              </w:divBdr>
            </w:div>
            <w:div w:id="1302425314">
              <w:marLeft w:val="0"/>
              <w:marRight w:val="0"/>
              <w:marTop w:val="0"/>
              <w:marBottom w:val="0"/>
              <w:divBdr>
                <w:top w:val="none" w:sz="0" w:space="0" w:color="auto"/>
                <w:left w:val="none" w:sz="0" w:space="0" w:color="auto"/>
                <w:bottom w:val="none" w:sz="0" w:space="0" w:color="auto"/>
                <w:right w:val="none" w:sz="0" w:space="0" w:color="auto"/>
              </w:divBdr>
            </w:div>
            <w:div w:id="1908610755">
              <w:marLeft w:val="0"/>
              <w:marRight w:val="0"/>
              <w:marTop w:val="0"/>
              <w:marBottom w:val="0"/>
              <w:divBdr>
                <w:top w:val="none" w:sz="0" w:space="0" w:color="auto"/>
                <w:left w:val="none" w:sz="0" w:space="0" w:color="auto"/>
                <w:bottom w:val="none" w:sz="0" w:space="0" w:color="auto"/>
                <w:right w:val="none" w:sz="0" w:space="0" w:color="auto"/>
              </w:divBdr>
            </w:div>
            <w:div w:id="1196652603">
              <w:marLeft w:val="0"/>
              <w:marRight w:val="0"/>
              <w:marTop w:val="0"/>
              <w:marBottom w:val="0"/>
              <w:divBdr>
                <w:top w:val="none" w:sz="0" w:space="0" w:color="auto"/>
                <w:left w:val="none" w:sz="0" w:space="0" w:color="auto"/>
                <w:bottom w:val="none" w:sz="0" w:space="0" w:color="auto"/>
                <w:right w:val="none" w:sz="0" w:space="0" w:color="auto"/>
              </w:divBdr>
            </w:div>
            <w:div w:id="432825555">
              <w:marLeft w:val="0"/>
              <w:marRight w:val="0"/>
              <w:marTop w:val="0"/>
              <w:marBottom w:val="0"/>
              <w:divBdr>
                <w:top w:val="none" w:sz="0" w:space="0" w:color="auto"/>
                <w:left w:val="none" w:sz="0" w:space="0" w:color="auto"/>
                <w:bottom w:val="none" w:sz="0" w:space="0" w:color="auto"/>
                <w:right w:val="none" w:sz="0" w:space="0" w:color="auto"/>
              </w:divBdr>
            </w:div>
            <w:div w:id="488525946">
              <w:marLeft w:val="0"/>
              <w:marRight w:val="0"/>
              <w:marTop w:val="0"/>
              <w:marBottom w:val="0"/>
              <w:divBdr>
                <w:top w:val="none" w:sz="0" w:space="0" w:color="auto"/>
                <w:left w:val="none" w:sz="0" w:space="0" w:color="auto"/>
                <w:bottom w:val="none" w:sz="0" w:space="0" w:color="auto"/>
                <w:right w:val="none" w:sz="0" w:space="0" w:color="auto"/>
              </w:divBdr>
            </w:div>
            <w:div w:id="2039814213">
              <w:marLeft w:val="0"/>
              <w:marRight w:val="0"/>
              <w:marTop w:val="0"/>
              <w:marBottom w:val="0"/>
              <w:divBdr>
                <w:top w:val="none" w:sz="0" w:space="0" w:color="auto"/>
                <w:left w:val="none" w:sz="0" w:space="0" w:color="auto"/>
                <w:bottom w:val="none" w:sz="0" w:space="0" w:color="auto"/>
                <w:right w:val="none" w:sz="0" w:space="0" w:color="auto"/>
              </w:divBdr>
            </w:div>
            <w:div w:id="746341238">
              <w:marLeft w:val="0"/>
              <w:marRight w:val="0"/>
              <w:marTop w:val="0"/>
              <w:marBottom w:val="0"/>
              <w:divBdr>
                <w:top w:val="none" w:sz="0" w:space="0" w:color="auto"/>
                <w:left w:val="none" w:sz="0" w:space="0" w:color="auto"/>
                <w:bottom w:val="none" w:sz="0" w:space="0" w:color="auto"/>
                <w:right w:val="none" w:sz="0" w:space="0" w:color="auto"/>
              </w:divBdr>
            </w:div>
            <w:div w:id="782966494">
              <w:marLeft w:val="0"/>
              <w:marRight w:val="0"/>
              <w:marTop w:val="0"/>
              <w:marBottom w:val="0"/>
              <w:divBdr>
                <w:top w:val="none" w:sz="0" w:space="0" w:color="auto"/>
                <w:left w:val="none" w:sz="0" w:space="0" w:color="auto"/>
                <w:bottom w:val="none" w:sz="0" w:space="0" w:color="auto"/>
                <w:right w:val="none" w:sz="0" w:space="0" w:color="auto"/>
              </w:divBdr>
            </w:div>
            <w:div w:id="882016092">
              <w:marLeft w:val="0"/>
              <w:marRight w:val="0"/>
              <w:marTop w:val="0"/>
              <w:marBottom w:val="0"/>
              <w:divBdr>
                <w:top w:val="none" w:sz="0" w:space="0" w:color="auto"/>
                <w:left w:val="none" w:sz="0" w:space="0" w:color="auto"/>
                <w:bottom w:val="none" w:sz="0" w:space="0" w:color="auto"/>
                <w:right w:val="none" w:sz="0" w:space="0" w:color="auto"/>
              </w:divBdr>
            </w:div>
            <w:div w:id="733746900">
              <w:marLeft w:val="0"/>
              <w:marRight w:val="0"/>
              <w:marTop w:val="0"/>
              <w:marBottom w:val="0"/>
              <w:divBdr>
                <w:top w:val="none" w:sz="0" w:space="0" w:color="auto"/>
                <w:left w:val="none" w:sz="0" w:space="0" w:color="auto"/>
                <w:bottom w:val="none" w:sz="0" w:space="0" w:color="auto"/>
                <w:right w:val="none" w:sz="0" w:space="0" w:color="auto"/>
              </w:divBdr>
            </w:div>
            <w:div w:id="1589381711">
              <w:marLeft w:val="0"/>
              <w:marRight w:val="0"/>
              <w:marTop w:val="0"/>
              <w:marBottom w:val="0"/>
              <w:divBdr>
                <w:top w:val="none" w:sz="0" w:space="0" w:color="auto"/>
                <w:left w:val="none" w:sz="0" w:space="0" w:color="auto"/>
                <w:bottom w:val="none" w:sz="0" w:space="0" w:color="auto"/>
                <w:right w:val="none" w:sz="0" w:space="0" w:color="auto"/>
              </w:divBdr>
            </w:div>
            <w:div w:id="2021662048">
              <w:marLeft w:val="0"/>
              <w:marRight w:val="0"/>
              <w:marTop w:val="0"/>
              <w:marBottom w:val="0"/>
              <w:divBdr>
                <w:top w:val="none" w:sz="0" w:space="0" w:color="auto"/>
                <w:left w:val="none" w:sz="0" w:space="0" w:color="auto"/>
                <w:bottom w:val="none" w:sz="0" w:space="0" w:color="auto"/>
                <w:right w:val="none" w:sz="0" w:space="0" w:color="auto"/>
              </w:divBdr>
            </w:div>
            <w:div w:id="1838687946">
              <w:marLeft w:val="0"/>
              <w:marRight w:val="0"/>
              <w:marTop w:val="0"/>
              <w:marBottom w:val="0"/>
              <w:divBdr>
                <w:top w:val="none" w:sz="0" w:space="0" w:color="auto"/>
                <w:left w:val="none" w:sz="0" w:space="0" w:color="auto"/>
                <w:bottom w:val="none" w:sz="0" w:space="0" w:color="auto"/>
                <w:right w:val="none" w:sz="0" w:space="0" w:color="auto"/>
              </w:divBdr>
            </w:div>
            <w:div w:id="9298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5452">
      <w:bodyDiv w:val="1"/>
      <w:marLeft w:val="0"/>
      <w:marRight w:val="0"/>
      <w:marTop w:val="0"/>
      <w:marBottom w:val="0"/>
      <w:divBdr>
        <w:top w:val="none" w:sz="0" w:space="0" w:color="auto"/>
        <w:left w:val="none" w:sz="0" w:space="0" w:color="auto"/>
        <w:bottom w:val="none" w:sz="0" w:space="0" w:color="auto"/>
        <w:right w:val="none" w:sz="0" w:space="0" w:color="auto"/>
      </w:divBdr>
      <w:divsChild>
        <w:div w:id="433599680">
          <w:marLeft w:val="0"/>
          <w:marRight w:val="0"/>
          <w:marTop w:val="0"/>
          <w:marBottom w:val="0"/>
          <w:divBdr>
            <w:top w:val="none" w:sz="0" w:space="0" w:color="auto"/>
            <w:left w:val="none" w:sz="0" w:space="0" w:color="auto"/>
            <w:bottom w:val="none" w:sz="0" w:space="0" w:color="auto"/>
            <w:right w:val="none" w:sz="0" w:space="0" w:color="auto"/>
          </w:divBdr>
          <w:divsChild>
            <w:div w:id="1174303989">
              <w:marLeft w:val="0"/>
              <w:marRight w:val="0"/>
              <w:marTop w:val="0"/>
              <w:marBottom w:val="0"/>
              <w:divBdr>
                <w:top w:val="none" w:sz="0" w:space="0" w:color="auto"/>
                <w:left w:val="none" w:sz="0" w:space="0" w:color="auto"/>
                <w:bottom w:val="none" w:sz="0" w:space="0" w:color="auto"/>
                <w:right w:val="none" w:sz="0" w:space="0" w:color="auto"/>
              </w:divBdr>
            </w:div>
            <w:div w:id="2108648011">
              <w:marLeft w:val="0"/>
              <w:marRight w:val="0"/>
              <w:marTop w:val="0"/>
              <w:marBottom w:val="0"/>
              <w:divBdr>
                <w:top w:val="none" w:sz="0" w:space="0" w:color="auto"/>
                <w:left w:val="none" w:sz="0" w:space="0" w:color="auto"/>
                <w:bottom w:val="none" w:sz="0" w:space="0" w:color="auto"/>
                <w:right w:val="none" w:sz="0" w:space="0" w:color="auto"/>
              </w:divBdr>
            </w:div>
            <w:div w:id="1665861374">
              <w:marLeft w:val="0"/>
              <w:marRight w:val="0"/>
              <w:marTop w:val="0"/>
              <w:marBottom w:val="0"/>
              <w:divBdr>
                <w:top w:val="none" w:sz="0" w:space="0" w:color="auto"/>
                <w:left w:val="none" w:sz="0" w:space="0" w:color="auto"/>
                <w:bottom w:val="none" w:sz="0" w:space="0" w:color="auto"/>
                <w:right w:val="none" w:sz="0" w:space="0" w:color="auto"/>
              </w:divBdr>
            </w:div>
            <w:div w:id="1266810924">
              <w:marLeft w:val="0"/>
              <w:marRight w:val="0"/>
              <w:marTop w:val="0"/>
              <w:marBottom w:val="0"/>
              <w:divBdr>
                <w:top w:val="none" w:sz="0" w:space="0" w:color="auto"/>
                <w:left w:val="none" w:sz="0" w:space="0" w:color="auto"/>
                <w:bottom w:val="none" w:sz="0" w:space="0" w:color="auto"/>
                <w:right w:val="none" w:sz="0" w:space="0" w:color="auto"/>
              </w:divBdr>
            </w:div>
            <w:div w:id="713621575">
              <w:marLeft w:val="0"/>
              <w:marRight w:val="0"/>
              <w:marTop w:val="0"/>
              <w:marBottom w:val="0"/>
              <w:divBdr>
                <w:top w:val="none" w:sz="0" w:space="0" w:color="auto"/>
                <w:left w:val="none" w:sz="0" w:space="0" w:color="auto"/>
                <w:bottom w:val="none" w:sz="0" w:space="0" w:color="auto"/>
                <w:right w:val="none" w:sz="0" w:space="0" w:color="auto"/>
              </w:divBdr>
            </w:div>
            <w:div w:id="503055468">
              <w:marLeft w:val="0"/>
              <w:marRight w:val="0"/>
              <w:marTop w:val="0"/>
              <w:marBottom w:val="0"/>
              <w:divBdr>
                <w:top w:val="none" w:sz="0" w:space="0" w:color="auto"/>
                <w:left w:val="none" w:sz="0" w:space="0" w:color="auto"/>
                <w:bottom w:val="none" w:sz="0" w:space="0" w:color="auto"/>
                <w:right w:val="none" w:sz="0" w:space="0" w:color="auto"/>
              </w:divBdr>
            </w:div>
            <w:div w:id="490677429">
              <w:marLeft w:val="0"/>
              <w:marRight w:val="0"/>
              <w:marTop w:val="0"/>
              <w:marBottom w:val="0"/>
              <w:divBdr>
                <w:top w:val="none" w:sz="0" w:space="0" w:color="auto"/>
                <w:left w:val="none" w:sz="0" w:space="0" w:color="auto"/>
                <w:bottom w:val="none" w:sz="0" w:space="0" w:color="auto"/>
                <w:right w:val="none" w:sz="0" w:space="0" w:color="auto"/>
              </w:divBdr>
            </w:div>
            <w:div w:id="1239558392">
              <w:marLeft w:val="0"/>
              <w:marRight w:val="0"/>
              <w:marTop w:val="0"/>
              <w:marBottom w:val="0"/>
              <w:divBdr>
                <w:top w:val="none" w:sz="0" w:space="0" w:color="auto"/>
                <w:left w:val="none" w:sz="0" w:space="0" w:color="auto"/>
                <w:bottom w:val="none" w:sz="0" w:space="0" w:color="auto"/>
                <w:right w:val="none" w:sz="0" w:space="0" w:color="auto"/>
              </w:divBdr>
            </w:div>
            <w:div w:id="1095133873">
              <w:marLeft w:val="0"/>
              <w:marRight w:val="0"/>
              <w:marTop w:val="0"/>
              <w:marBottom w:val="0"/>
              <w:divBdr>
                <w:top w:val="none" w:sz="0" w:space="0" w:color="auto"/>
                <w:left w:val="none" w:sz="0" w:space="0" w:color="auto"/>
                <w:bottom w:val="none" w:sz="0" w:space="0" w:color="auto"/>
                <w:right w:val="none" w:sz="0" w:space="0" w:color="auto"/>
              </w:divBdr>
            </w:div>
            <w:div w:id="926810265">
              <w:marLeft w:val="0"/>
              <w:marRight w:val="0"/>
              <w:marTop w:val="0"/>
              <w:marBottom w:val="0"/>
              <w:divBdr>
                <w:top w:val="none" w:sz="0" w:space="0" w:color="auto"/>
                <w:left w:val="none" w:sz="0" w:space="0" w:color="auto"/>
                <w:bottom w:val="none" w:sz="0" w:space="0" w:color="auto"/>
                <w:right w:val="none" w:sz="0" w:space="0" w:color="auto"/>
              </w:divBdr>
            </w:div>
            <w:div w:id="1747805205">
              <w:marLeft w:val="0"/>
              <w:marRight w:val="0"/>
              <w:marTop w:val="0"/>
              <w:marBottom w:val="0"/>
              <w:divBdr>
                <w:top w:val="none" w:sz="0" w:space="0" w:color="auto"/>
                <w:left w:val="none" w:sz="0" w:space="0" w:color="auto"/>
                <w:bottom w:val="none" w:sz="0" w:space="0" w:color="auto"/>
                <w:right w:val="none" w:sz="0" w:space="0" w:color="auto"/>
              </w:divBdr>
            </w:div>
            <w:div w:id="609357914">
              <w:marLeft w:val="0"/>
              <w:marRight w:val="0"/>
              <w:marTop w:val="0"/>
              <w:marBottom w:val="0"/>
              <w:divBdr>
                <w:top w:val="none" w:sz="0" w:space="0" w:color="auto"/>
                <w:left w:val="none" w:sz="0" w:space="0" w:color="auto"/>
                <w:bottom w:val="none" w:sz="0" w:space="0" w:color="auto"/>
                <w:right w:val="none" w:sz="0" w:space="0" w:color="auto"/>
              </w:divBdr>
            </w:div>
            <w:div w:id="1608466620">
              <w:marLeft w:val="0"/>
              <w:marRight w:val="0"/>
              <w:marTop w:val="0"/>
              <w:marBottom w:val="0"/>
              <w:divBdr>
                <w:top w:val="none" w:sz="0" w:space="0" w:color="auto"/>
                <w:left w:val="none" w:sz="0" w:space="0" w:color="auto"/>
                <w:bottom w:val="none" w:sz="0" w:space="0" w:color="auto"/>
                <w:right w:val="none" w:sz="0" w:space="0" w:color="auto"/>
              </w:divBdr>
            </w:div>
            <w:div w:id="2006665071">
              <w:marLeft w:val="0"/>
              <w:marRight w:val="0"/>
              <w:marTop w:val="0"/>
              <w:marBottom w:val="0"/>
              <w:divBdr>
                <w:top w:val="none" w:sz="0" w:space="0" w:color="auto"/>
                <w:left w:val="none" w:sz="0" w:space="0" w:color="auto"/>
                <w:bottom w:val="none" w:sz="0" w:space="0" w:color="auto"/>
                <w:right w:val="none" w:sz="0" w:space="0" w:color="auto"/>
              </w:divBdr>
            </w:div>
            <w:div w:id="475877375">
              <w:marLeft w:val="0"/>
              <w:marRight w:val="0"/>
              <w:marTop w:val="0"/>
              <w:marBottom w:val="0"/>
              <w:divBdr>
                <w:top w:val="none" w:sz="0" w:space="0" w:color="auto"/>
                <w:left w:val="none" w:sz="0" w:space="0" w:color="auto"/>
                <w:bottom w:val="none" w:sz="0" w:space="0" w:color="auto"/>
                <w:right w:val="none" w:sz="0" w:space="0" w:color="auto"/>
              </w:divBdr>
            </w:div>
            <w:div w:id="2105612588">
              <w:marLeft w:val="0"/>
              <w:marRight w:val="0"/>
              <w:marTop w:val="0"/>
              <w:marBottom w:val="0"/>
              <w:divBdr>
                <w:top w:val="none" w:sz="0" w:space="0" w:color="auto"/>
                <w:left w:val="none" w:sz="0" w:space="0" w:color="auto"/>
                <w:bottom w:val="none" w:sz="0" w:space="0" w:color="auto"/>
                <w:right w:val="none" w:sz="0" w:space="0" w:color="auto"/>
              </w:divBdr>
            </w:div>
            <w:div w:id="1097363681">
              <w:marLeft w:val="0"/>
              <w:marRight w:val="0"/>
              <w:marTop w:val="0"/>
              <w:marBottom w:val="0"/>
              <w:divBdr>
                <w:top w:val="none" w:sz="0" w:space="0" w:color="auto"/>
                <w:left w:val="none" w:sz="0" w:space="0" w:color="auto"/>
                <w:bottom w:val="none" w:sz="0" w:space="0" w:color="auto"/>
                <w:right w:val="none" w:sz="0" w:space="0" w:color="auto"/>
              </w:divBdr>
            </w:div>
            <w:div w:id="400762614">
              <w:marLeft w:val="0"/>
              <w:marRight w:val="0"/>
              <w:marTop w:val="0"/>
              <w:marBottom w:val="0"/>
              <w:divBdr>
                <w:top w:val="none" w:sz="0" w:space="0" w:color="auto"/>
                <w:left w:val="none" w:sz="0" w:space="0" w:color="auto"/>
                <w:bottom w:val="none" w:sz="0" w:space="0" w:color="auto"/>
                <w:right w:val="none" w:sz="0" w:space="0" w:color="auto"/>
              </w:divBdr>
            </w:div>
            <w:div w:id="1028726038">
              <w:marLeft w:val="0"/>
              <w:marRight w:val="0"/>
              <w:marTop w:val="0"/>
              <w:marBottom w:val="0"/>
              <w:divBdr>
                <w:top w:val="none" w:sz="0" w:space="0" w:color="auto"/>
                <w:left w:val="none" w:sz="0" w:space="0" w:color="auto"/>
                <w:bottom w:val="none" w:sz="0" w:space="0" w:color="auto"/>
                <w:right w:val="none" w:sz="0" w:space="0" w:color="auto"/>
              </w:divBdr>
            </w:div>
            <w:div w:id="1973051898">
              <w:marLeft w:val="0"/>
              <w:marRight w:val="0"/>
              <w:marTop w:val="0"/>
              <w:marBottom w:val="0"/>
              <w:divBdr>
                <w:top w:val="none" w:sz="0" w:space="0" w:color="auto"/>
                <w:left w:val="none" w:sz="0" w:space="0" w:color="auto"/>
                <w:bottom w:val="none" w:sz="0" w:space="0" w:color="auto"/>
                <w:right w:val="none" w:sz="0" w:space="0" w:color="auto"/>
              </w:divBdr>
            </w:div>
            <w:div w:id="1579244532">
              <w:marLeft w:val="0"/>
              <w:marRight w:val="0"/>
              <w:marTop w:val="0"/>
              <w:marBottom w:val="0"/>
              <w:divBdr>
                <w:top w:val="none" w:sz="0" w:space="0" w:color="auto"/>
                <w:left w:val="none" w:sz="0" w:space="0" w:color="auto"/>
                <w:bottom w:val="none" w:sz="0" w:space="0" w:color="auto"/>
                <w:right w:val="none" w:sz="0" w:space="0" w:color="auto"/>
              </w:divBdr>
            </w:div>
            <w:div w:id="845905719">
              <w:marLeft w:val="0"/>
              <w:marRight w:val="0"/>
              <w:marTop w:val="0"/>
              <w:marBottom w:val="0"/>
              <w:divBdr>
                <w:top w:val="none" w:sz="0" w:space="0" w:color="auto"/>
                <w:left w:val="none" w:sz="0" w:space="0" w:color="auto"/>
                <w:bottom w:val="none" w:sz="0" w:space="0" w:color="auto"/>
                <w:right w:val="none" w:sz="0" w:space="0" w:color="auto"/>
              </w:divBdr>
            </w:div>
            <w:div w:id="289435775">
              <w:marLeft w:val="0"/>
              <w:marRight w:val="0"/>
              <w:marTop w:val="0"/>
              <w:marBottom w:val="0"/>
              <w:divBdr>
                <w:top w:val="none" w:sz="0" w:space="0" w:color="auto"/>
                <w:left w:val="none" w:sz="0" w:space="0" w:color="auto"/>
                <w:bottom w:val="none" w:sz="0" w:space="0" w:color="auto"/>
                <w:right w:val="none" w:sz="0" w:space="0" w:color="auto"/>
              </w:divBdr>
            </w:div>
            <w:div w:id="1706372338">
              <w:marLeft w:val="0"/>
              <w:marRight w:val="0"/>
              <w:marTop w:val="0"/>
              <w:marBottom w:val="0"/>
              <w:divBdr>
                <w:top w:val="none" w:sz="0" w:space="0" w:color="auto"/>
                <w:left w:val="none" w:sz="0" w:space="0" w:color="auto"/>
                <w:bottom w:val="none" w:sz="0" w:space="0" w:color="auto"/>
                <w:right w:val="none" w:sz="0" w:space="0" w:color="auto"/>
              </w:divBdr>
            </w:div>
            <w:div w:id="1599021960">
              <w:marLeft w:val="0"/>
              <w:marRight w:val="0"/>
              <w:marTop w:val="0"/>
              <w:marBottom w:val="0"/>
              <w:divBdr>
                <w:top w:val="none" w:sz="0" w:space="0" w:color="auto"/>
                <w:left w:val="none" w:sz="0" w:space="0" w:color="auto"/>
                <w:bottom w:val="none" w:sz="0" w:space="0" w:color="auto"/>
                <w:right w:val="none" w:sz="0" w:space="0" w:color="auto"/>
              </w:divBdr>
            </w:div>
            <w:div w:id="429813975">
              <w:marLeft w:val="0"/>
              <w:marRight w:val="0"/>
              <w:marTop w:val="0"/>
              <w:marBottom w:val="0"/>
              <w:divBdr>
                <w:top w:val="none" w:sz="0" w:space="0" w:color="auto"/>
                <w:left w:val="none" w:sz="0" w:space="0" w:color="auto"/>
                <w:bottom w:val="none" w:sz="0" w:space="0" w:color="auto"/>
                <w:right w:val="none" w:sz="0" w:space="0" w:color="auto"/>
              </w:divBdr>
            </w:div>
            <w:div w:id="100881620">
              <w:marLeft w:val="0"/>
              <w:marRight w:val="0"/>
              <w:marTop w:val="0"/>
              <w:marBottom w:val="0"/>
              <w:divBdr>
                <w:top w:val="none" w:sz="0" w:space="0" w:color="auto"/>
                <w:left w:val="none" w:sz="0" w:space="0" w:color="auto"/>
                <w:bottom w:val="none" w:sz="0" w:space="0" w:color="auto"/>
                <w:right w:val="none" w:sz="0" w:space="0" w:color="auto"/>
              </w:divBdr>
            </w:div>
            <w:div w:id="1952392533">
              <w:marLeft w:val="0"/>
              <w:marRight w:val="0"/>
              <w:marTop w:val="0"/>
              <w:marBottom w:val="0"/>
              <w:divBdr>
                <w:top w:val="none" w:sz="0" w:space="0" w:color="auto"/>
                <w:left w:val="none" w:sz="0" w:space="0" w:color="auto"/>
                <w:bottom w:val="none" w:sz="0" w:space="0" w:color="auto"/>
                <w:right w:val="none" w:sz="0" w:space="0" w:color="auto"/>
              </w:divBdr>
            </w:div>
            <w:div w:id="936669369">
              <w:marLeft w:val="0"/>
              <w:marRight w:val="0"/>
              <w:marTop w:val="0"/>
              <w:marBottom w:val="0"/>
              <w:divBdr>
                <w:top w:val="none" w:sz="0" w:space="0" w:color="auto"/>
                <w:left w:val="none" w:sz="0" w:space="0" w:color="auto"/>
                <w:bottom w:val="none" w:sz="0" w:space="0" w:color="auto"/>
                <w:right w:val="none" w:sz="0" w:space="0" w:color="auto"/>
              </w:divBdr>
            </w:div>
            <w:div w:id="583685411">
              <w:marLeft w:val="0"/>
              <w:marRight w:val="0"/>
              <w:marTop w:val="0"/>
              <w:marBottom w:val="0"/>
              <w:divBdr>
                <w:top w:val="none" w:sz="0" w:space="0" w:color="auto"/>
                <w:left w:val="none" w:sz="0" w:space="0" w:color="auto"/>
                <w:bottom w:val="none" w:sz="0" w:space="0" w:color="auto"/>
                <w:right w:val="none" w:sz="0" w:space="0" w:color="auto"/>
              </w:divBdr>
            </w:div>
            <w:div w:id="1328510832">
              <w:marLeft w:val="0"/>
              <w:marRight w:val="0"/>
              <w:marTop w:val="0"/>
              <w:marBottom w:val="0"/>
              <w:divBdr>
                <w:top w:val="none" w:sz="0" w:space="0" w:color="auto"/>
                <w:left w:val="none" w:sz="0" w:space="0" w:color="auto"/>
                <w:bottom w:val="none" w:sz="0" w:space="0" w:color="auto"/>
                <w:right w:val="none" w:sz="0" w:space="0" w:color="auto"/>
              </w:divBdr>
            </w:div>
            <w:div w:id="577861179">
              <w:marLeft w:val="0"/>
              <w:marRight w:val="0"/>
              <w:marTop w:val="0"/>
              <w:marBottom w:val="0"/>
              <w:divBdr>
                <w:top w:val="none" w:sz="0" w:space="0" w:color="auto"/>
                <w:left w:val="none" w:sz="0" w:space="0" w:color="auto"/>
                <w:bottom w:val="none" w:sz="0" w:space="0" w:color="auto"/>
                <w:right w:val="none" w:sz="0" w:space="0" w:color="auto"/>
              </w:divBdr>
            </w:div>
            <w:div w:id="1304384933">
              <w:marLeft w:val="0"/>
              <w:marRight w:val="0"/>
              <w:marTop w:val="0"/>
              <w:marBottom w:val="0"/>
              <w:divBdr>
                <w:top w:val="none" w:sz="0" w:space="0" w:color="auto"/>
                <w:left w:val="none" w:sz="0" w:space="0" w:color="auto"/>
                <w:bottom w:val="none" w:sz="0" w:space="0" w:color="auto"/>
                <w:right w:val="none" w:sz="0" w:space="0" w:color="auto"/>
              </w:divBdr>
            </w:div>
            <w:div w:id="984431342">
              <w:marLeft w:val="0"/>
              <w:marRight w:val="0"/>
              <w:marTop w:val="0"/>
              <w:marBottom w:val="0"/>
              <w:divBdr>
                <w:top w:val="none" w:sz="0" w:space="0" w:color="auto"/>
                <w:left w:val="none" w:sz="0" w:space="0" w:color="auto"/>
                <w:bottom w:val="none" w:sz="0" w:space="0" w:color="auto"/>
                <w:right w:val="none" w:sz="0" w:space="0" w:color="auto"/>
              </w:divBdr>
            </w:div>
            <w:div w:id="1650548527">
              <w:marLeft w:val="0"/>
              <w:marRight w:val="0"/>
              <w:marTop w:val="0"/>
              <w:marBottom w:val="0"/>
              <w:divBdr>
                <w:top w:val="none" w:sz="0" w:space="0" w:color="auto"/>
                <w:left w:val="none" w:sz="0" w:space="0" w:color="auto"/>
                <w:bottom w:val="none" w:sz="0" w:space="0" w:color="auto"/>
                <w:right w:val="none" w:sz="0" w:space="0" w:color="auto"/>
              </w:divBdr>
            </w:div>
            <w:div w:id="554124797">
              <w:marLeft w:val="0"/>
              <w:marRight w:val="0"/>
              <w:marTop w:val="0"/>
              <w:marBottom w:val="0"/>
              <w:divBdr>
                <w:top w:val="none" w:sz="0" w:space="0" w:color="auto"/>
                <w:left w:val="none" w:sz="0" w:space="0" w:color="auto"/>
                <w:bottom w:val="none" w:sz="0" w:space="0" w:color="auto"/>
                <w:right w:val="none" w:sz="0" w:space="0" w:color="auto"/>
              </w:divBdr>
            </w:div>
            <w:div w:id="512381786">
              <w:marLeft w:val="0"/>
              <w:marRight w:val="0"/>
              <w:marTop w:val="0"/>
              <w:marBottom w:val="0"/>
              <w:divBdr>
                <w:top w:val="none" w:sz="0" w:space="0" w:color="auto"/>
                <w:left w:val="none" w:sz="0" w:space="0" w:color="auto"/>
                <w:bottom w:val="none" w:sz="0" w:space="0" w:color="auto"/>
                <w:right w:val="none" w:sz="0" w:space="0" w:color="auto"/>
              </w:divBdr>
            </w:div>
            <w:div w:id="1422608725">
              <w:marLeft w:val="0"/>
              <w:marRight w:val="0"/>
              <w:marTop w:val="0"/>
              <w:marBottom w:val="0"/>
              <w:divBdr>
                <w:top w:val="none" w:sz="0" w:space="0" w:color="auto"/>
                <w:left w:val="none" w:sz="0" w:space="0" w:color="auto"/>
                <w:bottom w:val="none" w:sz="0" w:space="0" w:color="auto"/>
                <w:right w:val="none" w:sz="0" w:space="0" w:color="auto"/>
              </w:divBdr>
            </w:div>
            <w:div w:id="1499075991">
              <w:marLeft w:val="0"/>
              <w:marRight w:val="0"/>
              <w:marTop w:val="0"/>
              <w:marBottom w:val="0"/>
              <w:divBdr>
                <w:top w:val="none" w:sz="0" w:space="0" w:color="auto"/>
                <w:left w:val="none" w:sz="0" w:space="0" w:color="auto"/>
                <w:bottom w:val="none" w:sz="0" w:space="0" w:color="auto"/>
                <w:right w:val="none" w:sz="0" w:space="0" w:color="auto"/>
              </w:divBdr>
            </w:div>
            <w:div w:id="1662922918">
              <w:marLeft w:val="0"/>
              <w:marRight w:val="0"/>
              <w:marTop w:val="0"/>
              <w:marBottom w:val="0"/>
              <w:divBdr>
                <w:top w:val="none" w:sz="0" w:space="0" w:color="auto"/>
                <w:left w:val="none" w:sz="0" w:space="0" w:color="auto"/>
                <w:bottom w:val="none" w:sz="0" w:space="0" w:color="auto"/>
                <w:right w:val="none" w:sz="0" w:space="0" w:color="auto"/>
              </w:divBdr>
            </w:div>
            <w:div w:id="1787655623">
              <w:marLeft w:val="0"/>
              <w:marRight w:val="0"/>
              <w:marTop w:val="0"/>
              <w:marBottom w:val="0"/>
              <w:divBdr>
                <w:top w:val="none" w:sz="0" w:space="0" w:color="auto"/>
                <w:left w:val="none" w:sz="0" w:space="0" w:color="auto"/>
                <w:bottom w:val="none" w:sz="0" w:space="0" w:color="auto"/>
                <w:right w:val="none" w:sz="0" w:space="0" w:color="auto"/>
              </w:divBdr>
            </w:div>
            <w:div w:id="54941179">
              <w:marLeft w:val="0"/>
              <w:marRight w:val="0"/>
              <w:marTop w:val="0"/>
              <w:marBottom w:val="0"/>
              <w:divBdr>
                <w:top w:val="none" w:sz="0" w:space="0" w:color="auto"/>
                <w:left w:val="none" w:sz="0" w:space="0" w:color="auto"/>
                <w:bottom w:val="none" w:sz="0" w:space="0" w:color="auto"/>
                <w:right w:val="none" w:sz="0" w:space="0" w:color="auto"/>
              </w:divBdr>
            </w:div>
            <w:div w:id="824511374">
              <w:marLeft w:val="0"/>
              <w:marRight w:val="0"/>
              <w:marTop w:val="0"/>
              <w:marBottom w:val="0"/>
              <w:divBdr>
                <w:top w:val="none" w:sz="0" w:space="0" w:color="auto"/>
                <w:left w:val="none" w:sz="0" w:space="0" w:color="auto"/>
                <w:bottom w:val="none" w:sz="0" w:space="0" w:color="auto"/>
                <w:right w:val="none" w:sz="0" w:space="0" w:color="auto"/>
              </w:divBdr>
            </w:div>
            <w:div w:id="1591547946">
              <w:marLeft w:val="0"/>
              <w:marRight w:val="0"/>
              <w:marTop w:val="0"/>
              <w:marBottom w:val="0"/>
              <w:divBdr>
                <w:top w:val="none" w:sz="0" w:space="0" w:color="auto"/>
                <w:left w:val="none" w:sz="0" w:space="0" w:color="auto"/>
                <w:bottom w:val="none" w:sz="0" w:space="0" w:color="auto"/>
                <w:right w:val="none" w:sz="0" w:space="0" w:color="auto"/>
              </w:divBdr>
            </w:div>
            <w:div w:id="195000646">
              <w:marLeft w:val="0"/>
              <w:marRight w:val="0"/>
              <w:marTop w:val="0"/>
              <w:marBottom w:val="0"/>
              <w:divBdr>
                <w:top w:val="none" w:sz="0" w:space="0" w:color="auto"/>
                <w:left w:val="none" w:sz="0" w:space="0" w:color="auto"/>
                <w:bottom w:val="none" w:sz="0" w:space="0" w:color="auto"/>
                <w:right w:val="none" w:sz="0" w:space="0" w:color="auto"/>
              </w:divBdr>
            </w:div>
            <w:div w:id="231819416">
              <w:marLeft w:val="0"/>
              <w:marRight w:val="0"/>
              <w:marTop w:val="0"/>
              <w:marBottom w:val="0"/>
              <w:divBdr>
                <w:top w:val="none" w:sz="0" w:space="0" w:color="auto"/>
                <w:left w:val="none" w:sz="0" w:space="0" w:color="auto"/>
                <w:bottom w:val="none" w:sz="0" w:space="0" w:color="auto"/>
                <w:right w:val="none" w:sz="0" w:space="0" w:color="auto"/>
              </w:divBdr>
            </w:div>
            <w:div w:id="24958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6615">
      <w:bodyDiv w:val="1"/>
      <w:marLeft w:val="0"/>
      <w:marRight w:val="0"/>
      <w:marTop w:val="0"/>
      <w:marBottom w:val="0"/>
      <w:divBdr>
        <w:top w:val="none" w:sz="0" w:space="0" w:color="auto"/>
        <w:left w:val="none" w:sz="0" w:space="0" w:color="auto"/>
        <w:bottom w:val="none" w:sz="0" w:space="0" w:color="auto"/>
        <w:right w:val="none" w:sz="0" w:space="0" w:color="auto"/>
      </w:divBdr>
      <w:divsChild>
        <w:div w:id="925043097">
          <w:marLeft w:val="0"/>
          <w:marRight w:val="0"/>
          <w:marTop w:val="0"/>
          <w:marBottom w:val="0"/>
          <w:divBdr>
            <w:top w:val="none" w:sz="0" w:space="0" w:color="auto"/>
            <w:left w:val="none" w:sz="0" w:space="0" w:color="auto"/>
            <w:bottom w:val="none" w:sz="0" w:space="0" w:color="auto"/>
            <w:right w:val="none" w:sz="0" w:space="0" w:color="auto"/>
          </w:divBdr>
          <w:divsChild>
            <w:div w:id="50233193">
              <w:marLeft w:val="0"/>
              <w:marRight w:val="0"/>
              <w:marTop w:val="0"/>
              <w:marBottom w:val="0"/>
              <w:divBdr>
                <w:top w:val="none" w:sz="0" w:space="0" w:color="auto"/>
                <w:left w:val="none" w:sz="0" w:space="0" w:color="auto"/>
                <w:bottom w:val="none" w:sz="0" w:space="0" w:color="auto"/>
                <w:right w:val="none" w:sz="0" w:space="0" w:color="auto"/>
              </w:divBdr>
            </w:div>
            <w:div w:id="100689972">
              <w:marLeft w:val="0"/>
              <w:marRight w:val="0"/>
              <w:marTop w:val="0"/>
              <w:marBottom w:val="0"/>
              <w:divBdr>
                <w:top w:val="none" w:sz="0" w:space="0" w:color="auto"/>
                <w:left w:val="none" w:sz="0" w:space="0" w:color="auto"/>
                <w:bottom w:val="none" w:sz="0" w:space="0" w:color="auto"/>
                <w:right w:val="none" w:sz="0" w:space="0" w:color="auto"/>
              </w:divBdr>
            </w:div>
            <w:div w:id="105929314">
              <w:marLeft w:val="0"/>
              <w:marRight w:val="0"/>
              <w:marTop w:val="0"/>
              <w:marBottom w:val="0"/>
              <w:divBdr>
                <w:top w:val="none" w:sz="0" w:space="0" w:color="auto"/>
                <w:left w:val="none" w:sz="0" w:space="0" w:color="auto"/>
                <w:bottom w:val="none" w:sz="0" w:space="0" w:color="auto"/>
                <w:right w:val="none" w:sz="0" w:space="0" w:color="auto"/>
              </w:divBdr>
            </w:div>
            <w:div w:id="110370162">
              <w:marLeft w:val="0"/>
              <w:marRight w:val="0"/>
              <w:marTop w:val="0"/>
              <w:marBottom w:val="0"/>
              <w:divBdr>
                <w:top w:val="none" w:sz="0" w:space="0" w:color="auto"/>
                <w:left w:val="none" w:sz="0" w:space="0" w:color="auto"/>
                <w:bottom w:val="none" w:sz="0" w:space="0" w:color="auto"/>
                <w:right w:val="none" w:sz="0" w:space="0" w:color="auto"/>
              </w:divBdr>
            </w:div>
            <w:div w:id="142282353">
              <w:marLeft w:val="0"/>
              <w:marRight w:val="0"/>
              <w:marTop w:val="0"/>
              <w:marBottom w:val="0"/>
              <w:divBdr>
                <w:top w:val="none" w:sz="0" w:space="0" w:color="auto"/>
                <w:left w:val="none" w:sz="0" w:space="0" w:color="auto"/>
                <w:bottom w:val="none" w:sz="0" w:space="0" w:color="auto"/>
                <w:right w:val="none" w:sz="0" w:space="0" w:color="auto"/>
              </w:divBdr>
            </w:div>
            <w:div w:id="186992405">
              <w:marLeft w:val="0"/>
              <w:marRight w:val="0"/>
              <w:marTop w:val="0"/>
              <w:marBottom w:val="0"/>
              <w:divBdr>
                <w:top w:val="none" w:sz="0" w:space="0" w:color="auto"/>
                <w:left w:val="none" w:sz="0" w:space="0" w:color="auto"/>
                <w:bottom w:val="none" w:sz="0" w:space="0" w:color="auto"/>
                <w:right w:val="none" w:sz="0" w:space="0" w:color="auto"/>
              </w:divBdr>
            </w:div>
            <w:div w:id="187112238">
              <w:marLeft w:val="0"/>
              <w:marRight w:val="0"/>
              <w:marTop w:val="0"/>
              <w:marBottom w:val="0"/>
              <w:divBdr>
                <w:top w:val="none" w:sz="0" w:space="0" w:color="auto"/>
                <w:left w:val="none" w:sz="0" w:space="0" w:color="auto"/>
                <w:bottom w:val="none" w:sz="0" w:space="0" w:color="auto"/>
                <w:right w:val="none" w:sz="0" w:space="0" w:color="auto"/>
              </w:divBdr>
            </w:div>
            <w:div w:id="194656156">
              <w:marLeft w:val="0"/>
              <w:marRight w:val="0"/>
              <w:marTop w:val="0"/>
              <w:marBottom w:val="0"/>
              <w:divBdr>
                <w:top w:val="none" w:sz="0" w:space="0" w:color="auto"/>
                <w:left w:val="none" w:sz="0" w:space="0" w:color="auto"/>
                <w:bottom w:val="none" w:sz="0" w:space="0" w:color="auto"/>
                <w:right w:val="none" w:sz="0" w:space="0" w:color="auto"/>
              </w:divBdr>
            </w:div>
            <w:div w:id="231932562">
              <w:marLeft w:val="0"/>
              <w:marRight w:val="0"/>
              <w:marTop w:val="0"/>
              <w:marBottom w:val="0"/>
              <w:divBdr>
                <w:top w:val="none" w:sz="0" w:space="0" w:color="auto"/>
                <w:left w:val="none" w:sz="0" w:space="0" w:color="auto"/>
                <w:bottom w:val="none" w:sz="0" w:space="0" w:color="auto"/>
                <w:right w:val="none" w:sz="0" w:space="0" w:color="auto"/>
              </w:divBdr>
            </w:div>
            <w:div w:id="244190278">
              <w:marLeft w:val="0"/>
              <w:marRight w:val="0"/>
              <w:marTop w:val="0"/>
              <w:marBottom w:val="0"/>
              <w:divBdr>
                <w:top w:val="none" w:sz="0" w:space="0" w:color="auto"/>
                <w:left w:val="none" w:sz="0" w:space="0" w:color="auto"/>
                <w:bottom w:val="none" w:sz="0" w:space="0" w:color="auto"/>
                <w:right w:val="none" w:sz="0" w:space="0" w:color="auto"/>
              </w:divBdr>
            </w:div>
            <w:div w:id="281612730">
              <w:marLeft w:val="0"/>
              <w:marRight w:val="0"/>
              <w:marTop w:val="0"/>
              <w:marBottom w:val="0"/>
              <w:divBdr>
                <w:top w:val="none" w:sz="0" w:space="0" w:color="auto"/>
                <w:left w:val="none" w:sz="0" w:space="0" w:color="auto"/>
                <w:bottom w:val="none" w:sz="0" w:space="0" w:color="auto"/>
                <w:right w:val="none" w:sz="0" w:space="0" w:color="auto"/>
              </w:divBdr>
            </w:div>
            <w:div w:id="290936603">
              <w:marLeft w:val="0"/>
              <w:marRight w:val="0"/>
              <w:marTop w:val="0"/>
              <w:marBottom w:val="0"/>
              <w:divBdr>
                <w:top w:val="none" w:sz="0" w:space="0" w:color="auto"/>
                <w:left w:val="none" w:sz="0" w:space="0" w:color="auto"/>
                <w:bottom w:val="none" w:sz="0" w:space="0" w:color="auto"/>
                <w:right w:val="none" w:sz="0" w:space="0" w:color="auto"/>
              </w:divBdr>
            </w:div>
            <w:div w:id="301470366">
              <w:marLeft w:val="0"/>
              <w:marRight w:val="0"/>
              <w:marTop w:val="0"/>
              <w:marBottom w:val="0"/>
              <w:divBdr>
                <w:top w:val="none" w:sz="0" w:space="0" w:color="auto"/>
                <w:left w:val="none" w:sz="0" w:space="0" w:color="auto"/>
                <w:bottom w:val="none" w:sz="0" w:space="0" w:color="auto"/>
                <w:right w:val="none" w:sz="0" w:space="0" w:color="auto"/>
              </w:divBdr>
            </w:div>
            <w:div w:id="329338539">
              <w:marLeft w:val="0"/>
              <w:marRight w:val="0"/>
              <w:marTop w:val="0"/>
              <w:marBottom w:val="0"/>
              <w:divBdr>
                <w:top w:val="none" w:sz="0" w:space="0" w:color="auto"/>
                <w:left w:val="none" w:sz="0" w:space="0" w:color="auto"/>
                <w:bottom w:val="none" w:sz="0" w:space="0" w:color="auto"/>
                <w:right w:val="none" w:sz="0" w:space="0" w:color="auto"/>
              </w:divBdr>
            </w:div>
            <w:div w:id="432828029">
              <w:marLeft w:val="0"/>
              <w:marRight w:val="0"/>
              <w:marTop w:val="0"/>
              <w:marBottom w:val="0"/>
              <w:divBdr>
                <w:top w:val="none" w:sz="0" w:space="0" w:color="auto"/>
                <w:left w:val="none" w:sz="0" w:space="0" w:color="auto"/>
                <w:bottom w:val="none" w:sz="0" w:space="0" w:color="auto"/>
                <w:right w:val="none" w:sz="0" w:space="0" w:color="auto"/>
              </w:divBdr>
            </w:div>
            <w:div w:id="458569824">
              <w:marLeft w:val="0"/>
              <w:marRight w:val="0"/>
              <w:marTop w:val="0"/>
              <w:marBottom w:val="0"/>
              <w:divBdr>
                <w:top w:val="none" w:sz="0" w:space="0" w:color="auto"/>
                <w:left w:val="none" w:sz="0" w:space="0" w:color="auto"/>
                <w:bottom w:val="none" w:sz="0" w:space="0" w:color="auto"/>
                <w:right w:val="none" w:sz="0" w:space="0" w:color="auto"/>
              </w:divBdr>
            </w:div>
            <w:div w:id="562257631">
              <w:marLeft w:val="0"/>
              <w:marRight w:val="0"/>
              <w:marTop w:val="0"/>
              <w:marBottom w:val="0"/>
              <w:divBdr>
                <w:top w:val="none" w:sz="0" w:space="0" w:color="auto"/>
                <w:left w:val="none" w:sz="0" w:space="0" w:color="auto"/>
                <w:bottom w:val="none" w:sz="0" w:space="0" w:color="auto"/>
                <w:right w:val="none" w:sz="0" w:space="0" w:color="auto"/>
              </w:divBdr>
            </w:div>
            <w:div w:id="602885197">
              <w:marLeft w:val="0"/>
              <w:marRight w:val="0"/>
              <w:marTop w:val="0"/>
              <w:marBottom w:val="0"/>
              <w:divBdr>
                <w:top w:val="none" w:sz="0" w:space="0" w:color="auto"/>
                <w:left w:val="none" w:sz="0" w:space="0" w:color="auto"/>
                <w:bottom w:val="none" w:sz="0" w:space="0" w:color="auto"/>
                <w:right w:val="none" w:sz="0" w:space="0" w:color="auto"/>
              </w:divBdr>
            </w:div>
            <w:div w:id="664212202">
              <w:marLeft w:val="0"/>
              <w:marRight w:val="0"/>
              <w:marTop w:val="0"/>
              <w:marBottom w:val="0"/>
              <w:divBdr>
                <w:top w:val="none" w:sz="0" w:space="0" w:color="auto"/>
                <w:left w:val="none" w:sz="0" w:space="0" w:color="auto"/>
                <w:bottom w:val="none" w:sz="0" w:space="0" w:color="auto"/>
                <w:right w:val="none" w:sz="0" w:space="0" w:color="auto"/>
              </w:divBdr>
            </w:div>
            <w:div w:id="700594403">
              <w:marLeft w:val="0"/>
              <w:marRight w:val="0"/>
              <w:marTop w:val="0"/>
              <w:marBottom w:val="0"/>
              <w:divBdr>
                <w:top w:val="none" w:sz="0" w:space="0" w:color="auto"/>
                <w:left w:val="none" w:sz="0" w:space="0" w:color="auto"/>
                <w:bottom w:val="none" w:sz="0" w:space="0" w:color="auto"/>
                <w:right w:val="none" w:sz="0" w:space="0" w:color="auto"/>
              </w:divBdr>
            </w:div>
            <w:div w:id="738330703">
              <w:marLeft w:val="0"/>
              <w:marRight w:val="0"/>
              <w:marTop w:val="0"/>
              <w:marBottom w:val="0"/>
              <w:divBdr>
                <w:top w:val="none" w:sz="0" w:space="0" w:color="auto"/>
                <w:left w:val="none" w:sz="0" w:space="0" w:color="auto"/>
                <w:bottom w:val="none" w:sz="0" w:space="0" w:color="auto"/>
                <w:right w:val="none" w:sz="0" w:space="0" w:color="auto"/>
              </w:divBdr>
            </w:div>
            <w:div w:id="749154392">
              <w:marLeft w:val="0"/>
              <w:marRight w:val="0"/>
              <w:marTop w:val="0"/>
              <w:marBottom w:val="0"/>
              <w:divBdr>
                <w:top w:val="none" w:sz="0" w:space="0" w:color="auto"/>
                <w:left w:val="none" w:sz="0" w:space="0" w:color="auto"/>
                <w:bottom w:val="none" w:sz="0" w:space="0" w:color="auto"/>
                <w:right w:val="none" w:sz="0" w:space="0" w:color="auto"/>
              </w:divBdr>
            </w:div>
            <w:div w:id="764377829">
              <w:marLeft w:val="0"/>
              <w:marRight w:val="0"/>
              <w:marTop w:val="0"/>
              <w:marBottom w:val="0"/>
              <w:divBdr>
                <w:top w:val="none" w:sz="0" w:space="0" w:color="auto"/>
                <w:left w:val="none" w:sz="0" w:space="0" w:color="auto"/>
                <w:bottom w:val="none" w:sz="0" w:space="0" w:color="auto"/>
                <w:right w:val="none" w:sz="0" w:space="0" w:color="auto"/>
              </w:divBdr>
            </w:div>
            <w:div w:id="767044490">
              <w:marLeft w:val="0"/>
              <w:marRight w:val="0"/>
              <w:marTop w:val="0"/>
              <w:marBottom w:val="0"/>
              <w:divBdr>
                <w:top w:val="none" w:sz="0" w:space="0" w:color="auto"/>
                <w:left w:val="none" w:sz="0" w:space="0" w:color="auto"/>
                <w:bottom w:val="none" w:sz="0" w:space="0" w:color="auto"/>
                <w:right w:val="none" w:sz="0" w:space="0" w:color="auto"/>
              </w:divBdr>
            </w:div>
            <w:div w:id="859078417">
              <w:marLeft w:val="0"/>
              <w:marRight w:val="0"/>
              <w:marTop w:val="0"/>
              <w:marBottom w:val="0"/>
              <w:divBdr>
                <w:top w:val="none" w:sz="0" w:space="0" w:color="auto"/>
                <w:left w:val="none" w:sz="0" w:space="0" w:color="auto"/>
                <w:bottom w:val="none" w:sz="0" w:space="0" w:color="auto"/>
                <w:right w:val="none" w:sz="0" w:space="0" w:color="auto"/>
              </w:divBdr>
            </w:div>
            <w:div w:id="897281459">
              <w:marLeft w:val="0"/>
              <w:marRight w:val="0"/>
              <w:marTop w:val="0"/>
              <w:marBottom w:val="0"/>
              <w:divBdr>
                <w:top w:val="none" w:sz="0" w:space="0" w:color="auto"/>
                <w:left w:val="none" w:sz="0" w:space="0" w:color="auto"/>
                <w:bottom w:val="none" w:sz="0" w:space="0" w:color="auto"/>
                <w:right w:val="none" w:sz="0" w:space="0" w:color="auto"/>
              </w:divBdr>
            </w:div>
            <w:div w:id="978533657">
              <w:marLeft w:val="0"/>
              <w:marRight w:val="0"/>
              <w:marTop w:val="0"/>
              <w:marBottom w:val="0"/>
              <w:divBdr>
                <w:top w:val="none" w:sz="0" w:space="0" w:color="auto"/>
                <w:left w:val="none" w:sz="0" w:space="0" w:color="auto"/>
                <w:bottom w:val="none" w:sz="0" w:space="0" w:color="auto"/>
                <w:right w:val="none" w:sz="0" w:space="0" w:color="auto"/>
              </w:divBdr>
            </w:div>
            <w:div w:id="1073622894">
              <w:marLeft w:val="0"/>
              <w:marRight w:val="0"/>
              <w:marTop w:val="0"/>
              <w:marBottom w:val="0"/>
              <w:divBdr>
                <w:top w:val="none" w:sz="0" w:space="0" w:color="auto"/>
                <w:left w:val="none" w:sz="0" w:space="0" w:color="auto"/>
                <w:bottom w:val="none" w:sz="0" w:space="0" w:color="auto"/>
                <w:right w:val="none" w:sz="0" w:space="0" w:color="auto"/>
              </w:divBdr>
            </w:div>
            <w:div w:id="1090276574">
              <w:marLeft w:val="0"/>
              <w:marRight w:val="0"/>
              <w:marTop w:val="0"/>
              <w:marBottom w:val="0"/>
              <w:divBdr>
                <w:top w:val="none" w:sz="0" w:space="0" w:color="auto"/>
                <w:left w:val="none" w:sz="0" w:space="0" w:color="auto"/>
                <w:bottom w:val="none" w:sz="0" w:space="0" w:color="auto"/>
                <w:right w:val="none" w:sz="0" w:space="0" w:color="auto"/>
              </w:divBdr>
            </w:div>
            <w:div w:id="1100837175">
              <w:marLeft w:val="0"/>
              <w:marRight w:val="0"/>
              <w:marTop w:val="0"/>
              <w:marBottom w:val="0"/>
              <w:divBdr>
                <w:top w:val="none" w:sz="0" w:space="0" w:color="auto"/>
                <w:left w:val="none" w:sz="0" w:space="0" w:color="auto"/>
                <w:bottom w:val="none" w:sz="0" w:space="0" w:color="auto"/>
                <w:right w:val="none" w:sz="0" w:space="0" w:color="auto"/>
              </w:divBdr>
            </w:div>
            <w:div w:id="1102997089">
              <w:marLeft w:val="0"/>
              <w:marRight w:val="0"/>
              <w:marTop w:val="0"/>
              <w:marBottom w:val="0"/>
              <w:divBdr>
                <w:top w:val="none" w:sz="0" w:space="0" w:color="auto"/>
                <w:left w:val="none" w:sz="0" w:space="0" w:color="auto"/>
                <w:bottom w:val="none" w:sz="0" w:space="0" w:color="auto"/>
                <w:right w:val="none" w:sz="0" w:space="0" w:color="auto"/>
              </w:divBdr>
            </w:div>
            <w:div w:id="1115559618">
              <w:marLeft w:val="0"/>
              <w:marRight w:val="0"/>
              <w:marTop w:val="0"/>
              <w:marBottom w:val="0"/>
              <w:divBdr>
                <w:top w:val="none" w:sz="0" w:space="0" w:color="auto"/>
                <w:left w:val="none" w:sz="0" w:space="0" w:color="auto"/>
                <w:bottom w:val="none" w:sz="0" w:space="0" w:color="auto"/>
                <w:right w:val="none" w:sz="0" w:space="0" w:color="auto"/>
              </w:divBdr>
            </w:div>
            <w:div w:id="1143233914">
              <w:marLeft w:val="0"/>
              <w:marRight w:val="0"/>
              <w:marTop w:val="0"/>
              <w:marBottom w:val="0"/>
              <w:divBdr>
                <w:top w:val="none" w:sz="0" w:space="0" w:color="auto"/>
                <w:left w:val="none" w:sz="0" w:space="0" w:color="auto"/>
                <w:bottom w:val="none" w:sz="0" w:space="0" w:color="auto"/>
                <w:right w:val="none" w:sz="0" w:space="0" w:color="auto"/>
              </w:divBdr>
            </w:div>
            <w:div w:id="1150559607">
              <w:marLeft w:val="0"/>
              <w:marRight w:val="0"/>
              <w:marTop w:val="0"/>
              <w:marBottom w:val="0"/>
              <w:divBdr>
                <w:top w:val="none" w:sz="0" w:space="0" w:color="auto"/>
                <w:left w:val="none" w:sz="0" w:space="0" w:color="auto"/>
                <w:bottom w:val="none" w:sz="0" w:space="0" w:color="auto"/>
                <w:right w:val="none" w:sz="0" w:space="0" w:color="auto"/>
              </w:divBdr>
            </w:div>
            <w:div w:id="1155531692">
              <w:marLeft w:val="0"/>
              <w:marRight w:val="0"/>
              <w:marTop w:val="0"/>
              <w:marBottom w:val="0"/>
              <w:divBdr>
                <w:top w:val="none" w:sz="0" w:space="0" w:color="auto"/>
                <w:left w:val="none" w:sz="0" w:space="0" w:color="auto"/>
                <w:bottom w:val="none" w:sz="0" w:space="0" w:color="auto"/>
                <w:right w:val="none" w:sz="0" w:space="0" w:color="auto"/>
              </w:divBdr>
            </w:div>
            <w:div w:id="1161235999">
              <w:marLeft w:val="0"/>
              <w:marRight w:val="0"/>
              <w:marTop w:val="0"/>
              <w:marBottom w:val="0"/>
              <w:divBdr>
                <w:top w:val="none" w:sz="0" w:space="0" w:color="auto"/>
                <w:left w:val="none" w:sz="0" w:space="0" w:color="auto"/>
                <w:bottom w:val="none" w:sz="0" w:space="0" w:color="auto"/>
                <w:right w:val="none" w:sz="0" w:space="0" w:color="auto"/>
              </w:divBdr>
            </w:div>
            <w:div w:id="1180314869">
              <w:marLeft w:val="0"/>
              <w:marRight w:val="0"/>
              <w:marTop w:val="0"/>
              <w:marBottom w:val="0"/>
              <w:divBdr>
                <w:top w:val="none" w:sz="0" w:space="0" w:color="auto"/>
                <w:left w:val="none" w:sz="0" w:space="0" w:color="auto"/>
                <w:bottom w:val="none" w:sz="0" w:space="0" w:color="auto"/>
                <w:right w:val="none" w:sz="0" w:space="0" w:color="auto"/>
              </w:divBdr>
            </w:div>
            <w:div w:id="1182625909">
              <w:marLeft w:val="0"/>
              <w:marRight w:val="0"/>
              <w:marTop w:val="0"/>
              <w:marBottom w:val="0"/>
              <w:divBdr>
                <w:top w:val="none" w:sz="0" w:space="0" w:color="auto"/>
                <w:left w:val="none" w:sz="0" w:space="0" w:color="auto"/>
                <w:bottom w:val="none" w:sz="0" w:space="0" w:color="auto"/>
                <w:right w:val="none" w:sz="0" w:space="0" w:color="auto"/>
              </w:divBdr>
            </w:div>
            <w:div w:id="1183515966">
              <w:marLeft w:val="0"/>
              <w:marRight w:val="0"/>
              <w:marTop w:val="0"/>
              <w:marBottom w:val="0"/>
              <w:divBdr>
                <w:top w:val="none" w:sz="0" w:space="0" w:color="auto"/>
                <w:left w:val="none" w:sz="0" w:space="0" w:color="auto"/>
                <w:bottom w:val="none" w:sz="0" w:space="0" w:color="auto"/>
                <w:right w:val="none" w:sz="0" w:space="0" w:color="auto"/>
              </w:divBdr>
            </w:div>
            <w:div w:id="1201822226">
              <w:marLeft w:val="0"/>
              <w:marRight w:val="0"/>
              <w:marTop w:val="0"/>
              <w:marBottom w:val="0"/>
              <w:divBdr>
                <w:top w:val="none" w:sz="0" w:space="0" w:color="auto"/>
                <w:left w:val="none" w:sz="0" w:space="0" w:color="auto"/>
                <w:bottom w:val="none" w:sz="0" w:space="0" w:color="auto"/>
                <w:right w:val="none" w:sz="0" w:space="0" w:color="auto"/>
              </w:divBdr>
            </w:div>
            <w:div w:id="1210725897">
              <w:marLeft w:val="0"/>
              <w:marRight w:val="0"/>
              <w:marTop w:val="0"/>
              <w:marBottom w:val="0"/>
              <w:divBdr>
                <w:top w:val="none" w:sz="0" w:space="0" w:color="auto"/>
                <w:left w:val="none" w:sz="0" w:space="0" w:color="auto"/>
                <w:bottom w:val="none" w:sz="0" w:space="0" w:color="auto"/>
                <w:right w:val="none" w:sz="0" w:space="0" w:color="auto"/>
              </w:divBdr>
            </w:div>
            <w:div w:id="1337852311">
              <w:marLeft w:val="0"/>
              <w:marRight w:val="0"/>
              <w:marTop w:val="0"/>
              <w:marBottom w:val="0"/>
              <w:divBdr>
                <w:top w:val="none" w:sz="0" w:space="0" w:color="auto"/>
                <w:left w:val="none" w:sz="0" w:space="0" w:color="auto"/>
                <w:bottom w:val="none" w:sz="0" w:space="0" w:color="auto"/>
                <w:right w:val="none" w:sz="0" w:space="0" w:color="auto"/>
              </w:divBdr>
            </w:div>
            <w:div w:id="1357196177">
              <w:marLeft w:val="0"/>
              <w:marRight w:val="0"/>
              <w:marTop w:val="0"/>
              <w:marBottom w:val="0"/>
              <w:divBdr>
                <w:top w:val="none" w:sz="0" w:space="0" w:color="auto"/>
                <w:left w:val="none" w:sz="0" w:space="0" w:color="auto"/>
                <w:bottom w:val="none" w:sz="0" w:space="0" w:color="auto"/>
                <w:right w:val="none" w:sz="0" w:space="0" w:color="auto"/>
              </w:divBdr>
            </w:div>
            <w:div w:id="1368876357">
              <w:marLeft w:val="0"/>
              <w:marRight w:val="0"/>
              <w:marTop w:val="0"/>
              <w:marBottom w:val="0"/>
              <w:divBdr>
                <w:top w:val="none" w:sz="0" w:space="0" w:color="auto"/>
                <w:left w:val="none" w:sz="0" w:space="0" w:color="auto"/>
                <w:bottom w:val="none" w:sz="0" w:space="0" w:color="auto"/>
                <w:right w:val="none" w:sz="0" w:space="0" w:color="auto"/>
              </w:divBdr>
            </w:div>
            <w:div w:id="1379431424">
              <w:marLeft w:val="0"/>
              <w:marRight w:val="0"/>
              <w:marTop w:val="0"/>
              <w:marBottom w:val="0"/>
              <w:divBdr>
                <w:top w:val="none" w:sz="0" w:space="0" w:color="auto"/>
                <w:left w:val="none" w:sz="0" w:space="0" w:color="auto"/>
                <w:bottom w:val="none" w:sz="0" w:space="0" w:color="auto"/>
                <w:right w:val="none" w:sz="0" w:space="0" w:color="auto"/>
              </w:divBdr>
            </w:div>
            <w:div w:id="1409302269">
              <w:marLeft w:val="0"/>
              <w:marRight w:val="0"/>
              <w:marTop w:val="0"/>
              <w:marBottom w:val="0"/>
              <w:divBdr>
                <w:top w:val="none" w:sz="0" w:space="0" w:color="auto"/>
                <w:left w:val="none" w:sz="0" w:space="0" w:color="auto"/>
                <w:bottom w:val="none" w:sz="0" w:space="0" w:color="auto"/>
                <w:right w:val="none" w:sz="0" w:space="0" w:color="auto"/>
              </w:divBdr>
            </w:div>
            <w:div w:id="1476679334">
              <w:marLeft w:val="0"/>
              <w:marRight w:val="0"/>
              <w:marTop w:val="0"/>
              <w:marBottom w:val="0"/>
              <w:divBdr>
                <w:top w:val="none" w:sz="0" w:space="0" w:color="auto"/>
                <w:left w:val="none" w:sz="0" w:space="0" w:color="auto"/>
                <w:bottom w:val="none" w:sz="0" w:space="0" w:color="auto"/>
                <w:right w:val="none" w:sz="0" w:space="0" w:color="auto"/>
              </w:divBdr>
            </w:div>
            <w:div w:id="1494879534">
              <w:marLeft w:val="0"/>
              <w:marRight w:val="0"/>
              <w:marTop w:val="0"/>
              <w:marBottom w:val="0"/>
              <w:divBdr>
                <w:top w:val="none" w:sz="0" w:space="0" w:color="auto"/>
                <w:left w:val="none" w:sz="0" w:space="0" w:color="auto"/>
                <w:bottom w:val="none" w:sz="0" w:space="0" w:color="auto"/>
                <w:right w:val="none" w:sz="0" w:space="0" w:color="auto"/>
              </w:divBdr>
            </w:div>
            <w:div w:id="1541363064">
              <w:marLeft w:val="0"/>
              <w:marRight w:val="0"/>
              <w:marTop w:val="0"/>
              <w:marBottom w:val="0"/>
              <w:divBdr>
                <w:top w:val="none" w:sz="0" w:space="0" w:color="auto"/>
                <w:left w:val="none" w:sz="0" w:space="0" w:color="auto"/>
                <w:bottom w:val="none" w:sz="0" w:space="0" w:color="auto"/>
                <w:right w:val="none" w:sz="0" w:space="0" w:color="auto"/>
              </w:divBdr>
            </w:div>
            <w:div w:id="1627275969">
              <w:marLeft w:val="0"/>
              <w:marRight w:val="0"/>
              <w:marTop w:val="0"/>
              <w:marBottom w:val="0"/>
              <w:divBdr>
                <w:top w:val="none" w:sz="0" w:space="0" w:color="auto"/>
                <w:left w:val="none" w:sz="0" w:space="0" w:color="auto"/>
                <w:bottom w:val="none" w:sz="0" w:space="0" w:color="auto"/>
                <w:right w:val="none" w:sz="0" w:space="0" w:color="auto"/>
              </w:divBdr>
            </w:div>
            <w:div w:id="1643653173">
              <w:marLeft w:val="0"/>
              <w:marRight w:val="0"/>
              <w:marTop w:val="0"/>
              <w:marBottom w:val="0"/>
              <w:divBdr>
                <w:top w:val="none" w:sz="0" w:space="0" w:color="auto"/>
                <w:left w:val="none" w:sz="0" w:space="0" w:color="auto"/>
                <w:bottom w:val="none" w:sz="0" w:space="0" w:color="auto"/>
                <w:right w:val="none" w:sz="0" w:space="0" w:color="auto"/>
              </w:divBdr>
            </w:div>
            <w:div w:id="1762750939">
              <w:marLeft w:val="0"/>
              <w:marRight w:val="0"/>
              <w:marTop w:val="0"/>
              <w:marBottom w:val="0"/>
              <w:divBdr>
                <w:top w:val="none" w:sz="0" w:space="0" w:color="auto"/>
                <w:left w:val="none" w:sz="0" w:space="0" w:color="auto"/>
                <w:bottom w:val="none" w:sz="0" w:space="0" w:color="auto"/>
                <w:right w:val="none" w:sz="0" w:space="0" w:color="auto"/>
              </w:divBdr>
            </w:div>
            <w:div w:id="1778209494">
              <w:marLeft w:val="0"/>
              <w:marRight w:val="0"/>
              <w:marTop w:val="0"/>
              <w:marBottom w:val="0"/>
              <w:divBdr>
                <w:top w:val="none" w:sz="0" w:space="0" w:color="auto"/>
                <w:left w:val="none" w:sz="0" w:space="0" w:color="auto"/>
                <w:bottom w:val="none" w:sz="0" w:space="0" w:color="auto"/>
                <w:right w:val="none" w:sz="0" w:space="0" w:color="auto"/>
              </w:divBdr>
            </w:div>
            <w:div w:id="1832746803">
              <w:marLeft w:val="0"/>
              <w:marRight w:val="0"/>
              <w:marTop w:val="0"/>
              <w:marBottom w:val="0"/>
              <w:divBdr>
                <w:top w:val="none" w:sz="0" w:space="0" w:color="auto"/>
                <w:left w:val="none" w:sz="0" w:space="0" w:color="auto"/>
                <w:bottom w:val="none" w:sz="0" w:space="0" w:color="auto"/>
                <w:right w:val="none" w:sz="0" w:space="0" w:color="auto"/>
              </w:divBdr>
            </w:div>
            <w:div w:id="1858806768">
              <w:marLeft w:val="0"/>
              <w:marRight w:val="0"/>
              <w:marTop w:val="0"/>
              <w:marBottom w:val="0"/>
              <w:divBdr>
                <w:top w:val="none" w:sz="0" w:space="0" w:color="auto"/>
                <w:left w:val="none" w:sz="0" w:space="0" w:color="auto"/>
                <w:bottom w:val="none" w:sz="0" w:space="0" w:color="auto"/>
                <w:right w:val="none" w:sz="0" w:space="0" w:color="auto"/>
              </w:divBdr>
            </w:div>
            <w:div w:id="1884556116">
              <w:marLeft w:val="0"/>
              <w:marRight w:val="0"/>
              <w:marTop w:val="0"/>
              <w:marBottom w:val="0"/>
              <w:divBdr>
                <w:top w:val="none" w:sz="0" w:space="0" w:color="auto"/>
                <w:left w:val="none" w:sz="0" w:space="0" w:color="auto"/>
                <w:bottom w:val="none" w:sz="0" w:space="0" w:color="auto"/>
                <w:right w:val="none" w:sz="0" w:space="0" w:color="auto"/>
              </w:divBdr>
            </w:div>
            <w:div w:id="1899242578">
              <w:marLeft w:val="0"/>
              <w:marRight w:val="0"/>
              <w:marTop w:val="0"/>
              <w:marBottom w:val="0"/>
              <w:divBdr>
                <w:top w:val="none" w:sz="0" w:space="0" w:color="auto"/>
                <w:left w:val="none" w:sz="0" w:space="0" w:color="auto"/>
                <w:bottom w:val="none" w:sz="0" w:space="0" w:color="auto"/>
                <w:right w:val="none" w:sz="0" w:space="0" w:color="auto"/>
              </w:divBdr>
            </w:div>
            <w:div w:id="1941137377">
              <w:marLeft w:val="0"/>
              <w:marRight w:val="0"/>
              <w:marTop w:val="0"/>
              <w:marBottom w:val="0"/>
              <w:divBdr>
                <w:top w:val="none" w:sz="0" w:space="0" w:color="auto"/>
                <w:left w:val="none" w:sz="0" w:space="0" w:color="auto"/>
                <w:bottom w:val="none" w:sz="0" w:space="0" w:color="auto"/>
                <w:right w:val="none" w:sz="0" w:space="0" w:color="auto"/>
              </w:divBdr>
            </w:div>
            <w:div w:id="1942949247">
              <w:marLeft w:val="0"/>
              <w:marRight w:val="0"/>
              <w:marTop w:val="0"/>
              <w:marBottom w:val="0"/>
              <w:divBdr>
                <w:top w:val="none" w:sz="0" w:space="0" w:color="auto"/>
                <w:left w:val="none" w:sz="0" w:space="0" w:color="auto"/>
                <w:bottom w:val="none" w:sz="0" w:space="0" w:color="auto"/>
                <w:right w:val="none" w:sz="0" w:space="0" w:color="auto"/>
              </w:divBdr>
            </w:div>
            <w:div w:id="1965765250">
              <w:marLeft w:val="0"/>
              <w:marRight w:val="0"/>
              <w:marTop w:val="0"/>
              <w:marBottom w:val="0"/>
              <w:divBdr>
                <w:top w:val="none" w:sz="0" w:space="0" w:color="auto"/>
                <w:left w:val="none" w:sz="0" w:space="0" w:color="auto"/>
                <w:bottom w:val="none" w:sz="0" w:space="0" w:color="auto"/>
                <w:right w:val="none" w:sz="0" w:space="0" w:color="auto"/>
              </w:divBdr>
            </w:div>
            <w:div w:id="1966960782">
              <w:marLeft w:val="0"/>
              <w:marRight w:val="0"/>
              <w:marTop w:val="0"/>
              <w:marBottom w:val="0"/>
              <w:divBdr>
                <w:top w:val="none" w:sz="0" w:space="0" w:color="auto"/>
                <w:left w:val="none" w:sz="0" w:space="0" w:color="auto"/>
                <w:bottom w:val="none" w:sz="0" w:space="0" w:color="auto"/>
                <w:right w:val="none" w:sz="0" w:space="0" w:color="auto"/>
              </w:divBdr>
            </w:div>
            <w:div w:id="2056199506">
              <w:marLeft w:val="0"/>
              <w:marRight w:val="0"/>
              <w:marTop w:val="0"/>
              <w:marBottom w:val="0"/>
              <w:divBdr>
                <w:top w:val="none" w:sz="0" w:space="0" w:color="auto"/>
                <w:left w:val="none" w:sz="0" w:space="0" w:color="auto"/>
                <w:bottom w:val="none" w:sz="0" w:space="0" w:color="auto"/>
                <w:right w:val="none" w:sz="0" w:space="0" w:color="auto"/>
              </w:divBdr>
            </w:div>
            <w:div w:id="2076469093">
              <w:marLeft w:val="0"/>
              <w:marRight w:val="0"/>
              <w:marTop w:val="0"/>
              <w:marBottom w:val="0"/>
              <w:divBdr>
                <w:top w:val="none" w:sz="0" w:space="0" w:color="auto"/>
                <w:left w:val="none" w:sz="0" w:space="0" w:color="auto"/>
                <w:bottom w:val="none" w:sz="0" w:space="0" w:color="auto"/>
                <w:right w:val="none" w:sz="0" w:space="0" w:color="auto"/>
              </w:divBdr>
            </w:div>
            <w:div w:id="2114352521">
              <w:marLeft w:val="0"/>
              <w:marRight w:val="0"/>
              <w:marTop w:val="0"/>
              <w:marBottom w:val="0"/>
              <w:divBdr>
                <w:top w:val="none" w:sz="0" w:space="0" w:color="auto"/>
                <w:left w:val="none" w:sz="0" w:space="0" w:color="auto"/>
                <w:bottom w:val="none" w:sz="0" w:space="0" w:color="auto"/>
                <w:right w:val="none" w:sz="0" w:space="0" w:color="auto"/>
              </w:divBdr>
            </w:div>
            <w:div w:id="2115052929">
              <w:marLeft w:val="0"/>
              <w:marRight w:val="0"/>
              <w:marTop w:val="0"/>
              <w:marBottom w:val="0"/>
              <w:divBdr>
                <w:top w:val="none" w:sz="0" w:space="0" w:color="auto"/>
                <w:left w:val="none" w:sz="0" w:space="0" w:color="auto"/>
                <w:bottom w:val="none" w:sz="0" w:space="0" w:color="auto"/>
                <w:right w:val="none" w:sz="0" w:space="0" w:color="auto"/>
              </w:divBdr>
            </w:div>
            <w:div w:id="211624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1452">
      <w:bodyDiv w:val="1"/>
      <w:marLeft w:val="0"/>
      <w:marRight w:val="0"/>
      <w:marTop w:val="0"/>
      <w:marBottom w:val="0"/>
      <w:divBdr>
        <w:top w:val="none" w:sz="0" w:space="0" w:color="auto"/>
        <w:left w:val="none" w:sz="0" w:space="0" w:color="auto"/>
        <w:bottom w:val="none" w:sz="0" w:space="0" w:color="auto"/>
        <w:right w:val="none" w:sz="0" w:space="0" w:color="auto"/>
      </w:divBdr>
    </w:div>
    <w:div w:id="1240477130">
      <w:bodyDiv w:val="1"/>
      <w:marLeft w:val="0"/>
      <w:marRight w:val="0"/>
      <w:marTop w:val="0"/>
      <w:marBottom w:val="0"/>
      <w:divBdr>
        <w:top w:val="none" w:sz="0" w:space="0" w:color="auto"/>
        <w:left w:val="none" w:sz="0" w:space="0" w:color="auto"/>
        <w:bottom w:val="none" w:sz="0" w:space="0" w:color="auto"/>
        <w:right w:val="none" w:sz="0" w:space="0" w:color="auto"/>
      </w:divBdr>
    </w:div>
    <w:div w:id="1241257138">
      <w:bodyDiv w:val="1"/>
      <w:marLeft w:val="0"/>
      <w:marRight w:val="0"/>
      <w:marTop w:val="0"/>
      <w:marBottom w:val="0"/>
      <w:divBdr>
        <w:top w:val="none" w:sz="0" w:space="0" w:color="auto"/>
        <w:left w:val="none" w:sz="0" w:space="0" w:color="auto"/>
        <w:bottom w:val="none" w:sz="0" w:space="0" w:color="auto"/>
        <w:right w:val="none" w:sz="0" w:space="0" w:color="auto"/>
      </w:divBdr>
      <w:divsChild>
        <w:div w:id="2059160860">
          <w:marLeft w:val="0"/>
          <w:marRight w:val="0"/>
          <w:marTop w:val="0"/>
          <w:marBottom w:val="0"/>
          <w:divBdr>
            <w:top w:val="none" w:sz="0" w:space="0" w:color="auto"/>
            <w:left w:val="none" w:sz="0" w:space="0" w:color="auto"/>
            <w:bottom w:val="none" w:sz="0" w:space="0" w:color="auto"/>
            <w:right w:val="none" w:sz="0" w:space="0" w:color="auto"/>
          </w:divBdr>
          <w:divsChild>
            <w:div w:id="45839559">
              <w:marLeft w:val="0"/>
              <w:marRight w:val="0"/>
              <w:marTop w:val="0"/>
              <w:marBottom w:val="0"/>
              <w:divBdr>
                <w:top w:val="none" w:sz="0" w:space="0" w:color="auto"/>
                <w:left w:val="none" w:sz="0" w:space="0" w:color="auto"/>
                <w:bottom w:val="none" w:sz="0" w:space="0" w:color="auto"/>
                <w:right w:val="none" w:sz="0" w:space="0" w:color="auto"/>
              </w:divBdr>
            </w:div>
            <w:div w:id="64767692">
              <w:marLeft w:val="0"/>
              <w:marRight w:val="0"/>
              <w:marTop w:val="0"/>
              <w:marBottom w:val="0"/>
              <w:divBdr>
                <w:top w:val="none" w:sz="0" w:space="0" w:color="auto"/>
                <w:left w:val="none" w:sz="0" w:space="0" w:color="auto"/>
                <w:bottom w:val="none" w:sz="0" w:space="0" w:color="auto"/>
                <w:right w:val="none" w:sz="0" w:space="0" w:color="auto"/>
              </w:divBdr>
            </w:div>
            <w:div w:id="110982494">
              <w:marLeft w:val="0"/>
              <w:marRight w:val="0"/>
              <w:marTop w:val="0"/>
              <w:marBottom w:val="0"/>
              <w:divBdr>
                <w:top w:val="none" w:sz="0" w:space="0" w:color="auto"/>
                <w:left w:val="none" w:sz="0" w:space="0" w:color="auto"/>
                <w:bottom w:val="none" w:sz="0" w:space="0" w:color="auto"/>
                <w:right w:val="none" w:sz="0" w:space="0" w:color="auto"/>
              </w:divBdr>
            </w:div>
            <w:div w:id="143786577">
              <w:marLeft w:val="0"/>
              <w:marRight w:val="0"/>
              <w:marTop w:val="0"/>
              <w:marBottom w:val="0"/>
              <w:divBdr>
                <w:top w:val="none" w:sz="0" w:space="0" w:color="auto"/>
                <w:left w:val="none" w:sz="0" w:space="0" w:color="auto"/>
                <w:bottom w:val="none" w:sz="0" w:space="0" w:color="auto"/>
                <w:right w:val="none" w:sz="0" w:space="0" w:color="auto"/>
              </w:divBdr>
            </w:div>
            <w:div w:id="145904271">
              <w:marLeft w:val="0"/>
              <w:marRight w:val="0"/>
              <w:marTop w:val="0"/>
              <w:marBottom w:val="0"/>
              <w:divBdr>
                <w:top w:val="none" w:sz="0" w:space="0" w:color="auto"/>
                <w:left w:val="none" w:sz="0" w:space="0" w:color="auto"/>
                <w:bottom w:val="none" w:sz="0" w:space="0" w:color="auto"/>
                <w:right w:val="none" w:sz="0" w:space="0" w:color="auto"/>
              </w:divBdr>
            </w:div>
            <w:div w:id="173612571">
              <w:marLeft w:val="0"/>
              <w:marRight w:val="0"/>
              <w:marTop w:val="0"/>
              <w:marBottom w:val="0"/>
              <w:divBdr>
                <w:top w:val="none" w:sz="0" w:space="0" w:color="auto"/>
                <w:left w:val="none" w:sz="0" w:space="0" w:color="auto"/>
                <w:bottom w:val="none" w:sz="0" w:space="0" w:color="auto"/>
                <w:right w:val="none" w:sz="0" w:space="0" w:color="auto"/>
              </w:divBdr>
            </w:div>
            <w:div w:id="224068273">
              <w:marLeft w:val="0"/>
              <w:marRight w:val="0"/>
              <w:marTop w:val="0"/>
              <w:marBottom w:val="0"/>
              <w:divBdr>
                <w:top w:val="none" w:sz="0" w:space="0" w:color="auto"/>
                <w:left w:val="none" w:sz="0" w:space="0" w:color="auto"/>
                <w:bottom w:val="none" w:sz="0" w:space="0" w:color="auto"/>
                <w:right w:val="none" w:sz="0" w:space="0" w:color="auto"/>
              </w:divBdr>
            </w:div>
            <w:div w:id="276374943">
              <w:marLeft w:val="0"/>
              <w:marRight w:val="0"/>
              <w:marTop w:val="0"/>
              <w:marBottom w:val="0"/>
              <w:divBdr>
                <w:top w:val="none" w:sz="0" w:space="0" w:color="auto"/>
                <w:left w:val="none" w:sz="0" w:space="0" w:color="auto"/>
                <w:bottom w:val="none" w:sz="0" w:space="0" w:color="auto"/>
                <w:right w:val="none" w:sz="0" w:space="0" w:color="auto"/>
              </w:divBdr>
            </w:div>
            <w:div w:id="303433496">
              <w:marLeft w:val="0"/>
              <w:marRight w:val="0"/>
              <w:marTop w:val="0"/>
              <w:marBottom w:val="0"/>
              <w:divBdr>
                <w:top w:val="none" w:sz="0" w:space="0" w:color="auto"/>
                <w:left w:val="none" w:sz="0" w:space="0" w:color="auto"/>
                <w:bottom w:val="none" w:sz="0" w:space="0" w:color="auto"/>
                <w:right w:val="none" w:sz="0" w:space="0" w:color="auto"/>
              </w:divBdr>
            </w:div>
            <w:div w:id="323356684">
              <w:marLeft w:val="0"/>
              <w:marRight w:val="0"/>
              <w:marTop w:val="0"/>
              <w:marBottom w:val="0"/>
              <w:divBdr>
                <w:top w:val="none" w:sz="0" w:space="0" w:color="auto"/>
                <w:left w:val="none" w:sz="0" w:space="0" w:color="auto"/>
                <w:bottom w:val="none" w:sz="0" w:space="0" w:color="auto"/>
                <w:right w:val="none" w:sz="0" w:space="0" w:color="auto"/>
              </w:divBdr>
            </w:div>
            <w:div w:id="401870499">
              <w:marLeft w:val="0"/>
              <w:marRight w:val="0"/>
              <w:marTop w:val="0"/>
              <w:marBottom w:val="0"/>
              <w:divBdr>
                <w:top w:val="none" w:sz="0" w:space="0" w:color="auto"/>
                <w:left w:val="none" w:sz="0" w:space="0" w:color="auto"/>
                <w:bottom w:val="none" w:sz="0" w:space="0" w:color="auto"/>
                <w:right w:val="none" w:sz="0" w:space="0" w:color="auto"/>
              </w:divBdr>
            </w:div>
            <w:div w:id="517238422">
              <w:marLeft w:val="0"/>
              <w:marRight w:val="0"/>
              <w:marTop w:val="0"/>
              <w:marBottom w:val="0"/>
              <w:divBdr>
                <w:top w:val="none" w:sz="0" w:space="0" w:color="auto"/>
                <w:left w:val="none" w:sz="0" w:space="0" w:color="auto"/>
                <w:bottom w:val="none" w:sz="0" w:space="0" w:color="auto"/>
                <w:right w:val="none" w:sz="0" w:space="0" w:color="auto"/>
              </w:divBdr>
            </w:div>
            <w:div w:id="612712237">
              <w:marLeft w:val="0"/>
              <w:marRight w:val="0"/>
              <w:marTop w:val="0"/>
              <w:marBottom w:val="0"/>
              <w:divBdr>
                <w:top w:val="none" w:sz="0" w:space="0" w:color="auto"/>
                <w:left w:val="none" w:sz="0" w:space="0" w:color="auto"/>
                <w:bottom w:val="none" w:sz="0" w:space="0" w:color="auto"/>
                <w:right w:val="none" w:sz="0" w:space="0" w:color="auto"/>
              </w:divBdr>
            </w:div>
            <w:div w:id="658776282">
              <w:marLeft w:val="0"/>
              <w:marRight w:val="0"/>
              <w:marTop w:val="0"/>
              <w:marBottom w:val="0"/>
              <w:divBdr>
                <w:top w:val="none" w:sz="0" w:space="0" w:color="auto"/>
                <w:left w:val="none" w:sz="0" w:space="0" w:color="auto"/>
                <w:bottom w:val="none" w:sz="0" w:space="0" w:color="auto"/>
                <w:right w:val="none" w:sz="0" w:space="0" w:color="auto"/>
              </w:divBdr>
            </w:div>
            <w:div w:id="679742635">
              <w:marLeft w:val="0"/>
              <w:marRight w:val="0"/>
              <w:marTop w:val="0"/>
              <w:marBottom w:val="0"/>
              <w:divBdr>
                <w:top w:val="none" w:sz="0" w:space="0" w:color="auto"/>
                <w:left w:val="none" w:sz="0" w:space="0" w:color="auto"/>
                <w:bottom w:val="none" w:sz="0" w:space="0" w:color="auto"/>
                <w:right w:val="none" w:sz="0" w:space="0" w:color="auto"/>
              </w:divBdr>
            </w:div>
            <w:div w:id="696078143">
              <w:marLeft w:val="0"/>
              <w:marRight w:val="0"/>
              <w:marTop w:val="0"/>
              <w:marBottom w:val="0"/>
              <w:divBdr>
                <w:top w:val="none" w:sz="0" w:space="0" w:color="auto"/>
                <w:left w:val="none" w:sz="0" w:space="0" w:color="auto"/>
                <w:bottom w:val="none" w:sz="0" w:space="0" w:color="auto"/>
                <w:right w:val="none" w:sz="0" w:space="0" w:color="auto"/>
              </w:divBdr>
            </w:div>
            <w:div w:id="833380320">
              <w:marLeft w:val="0"/>
              <w:marRight w:val="0"/>
              <w:marTop w:val="0"/>
              <w:marBottom w:val="0"/>
              <w:divBdr>
                <w:top w:val="none" w:sz="0" w:space="0" w:color="auto"/>
                <w:left w:val="none" w:sz="0" w:space="0" w:color="auto"/>
                <w:bottom w:val="none" w:sz="0" w:space="0" w:color="auto"/>
                <w:right w:val="none" w:sz="0" w:space="0" w:color="auto"/>
              </w:divBdr>
            </w:div>
            <w:div w:id="881870945">
              <w:marLeft w:val="0"/>
              <w:marRight w:val="0"/>
              <w:marTop w:val="0"/>
              <w:marBottom w:val="0"/>
              <w:divBdr>
                <w:top w:val="none" w:sz="0" w:space="0" w:color="auto"/>
                <w:left w:val="none" w:sz="0" w:space="0" w:color="auto"/>
                <w:bottom w:val="none" w:sz="0" w:space="0" w:color="auto"/>
                <w:right w:val="none" w:sz="0" w:space="0" w:color="auto"/>
              </w:divBdr>
            </w:div>
            <w:div w:id="889414861">
              <w:marLeft w:val="0"/>
              <w:marRight w:val="0"/>
              <w:marTop w:val="0"/>
              <w:marBottom w:val="0"/>
              <w:divBdr>
                <w:top w:val="none" w:sz="0" w:space="0" w:color="auto"/>
                <w:left w:val="none" w:sz="0" w:space="0" w:color="auto"/>
                <w:bottom w:val="none" w:sz="0" w:space="0" w:color="auto"/>
                <w:right w:val="none" w:sz="0" w:space="0" w:color="auto"/>
              </w:divBdr>
            </w:div>
            <w:div w:id="897401975">
              <w:marLeft w:val="0"/>
              <w:marRight w:val="0"/>
              <w:marTop w:val="0"/>
              <w:marBottom w:val="0"/>
              <w:divBdr>
                <w:top w:val="none" w:sz="0" w:space="0" w:color="auto"/>
                <w:left w:val="none" w:sz="0" w:space="0" w:color="auto"/>
                <w:bottom w:val="none" w:sz="0" w:space="0" w:color="auto"/>
                <w:right w:val="none" w:sz="0" w:space="0" w:color="auto"/>
              </w:divBdr>
            </w:div>
            <w:div w:id="917439635">
              <w:marLeft w:val="0"/>
              <w:marRight w:val="0"/>
              <w:marTop w:val="0"/>
              <w:marBottom w:val="0"/>
              <w:divBdr>
                <w:top w:val="none" w:sz="0" w:space="0" w:color="auto"/>
                <w:left w:val="none" w:sz="0" w:space="0" w:color="auto"/>
                <w:bottom w:val="none" w:sz="0" w:space="0" w:color="auto"/>
                <w:right w:val="none" w:sz="0" w:space="0" w:color="auto"/>
              </w:divBdr>
            </w:div>
            <w:div w:id="978194161">
              <w:marLeft w:val="0"/>
              <w:marRight w:val="0"/>
              <w:marTop w:val="0"/>
              <w:marBottom w:val="0"/>
              <w:divBdr>
                <w:top w:val="none" w:sz="0" w:space="0" w:color="auto"/>
                <w:left w:val="none" w:sz="0" w:space="0" w:color="auto"/>
                <w:bottom w:val="none" w:sz="0" w:space="0" w:color="auto"/>
                <w:right w:val="none" w:sz="0" w:space="0" w:color="auto"/>
              </w:divBdr>
            </w:div>
            <w:div w:id="1017392254">
              <w:marLeft w:val="0"/>
              <w:marRight w:val="0"/>
              <w:marTop w:val="0"/>
              <w:marBottom w:val="0"/>
              <w:divBdr>
                <w:top w:val="none" w:sz="0" w:space="0" w:color="auto"/>
                <w:left w:val="none" w:sz="0" w:space="0" w:color="auto"/>
                <w:bottom w:val="none" w:sz="0" w:space="0" w:color="auto"/>
                <w:right w:val="none" w:sz="0" w:space="0" w:color="auto"/>
              </w:divBdr>
            </w:div>
            <w:div w:id="1018199928">
              <w:marLeft w:val="0"/>
              <w:marRight w:val="0"/>
              <w:marTop w:val="0"/>
              <w:marBottom w:val="0"/>
              <w:divBdr>
                <w:top w:val="none" w:sz="0" w:space="0" w:color="auto"/>
                <w:left w:val="none" w:sz="0" w:space="0" w:color="auto"/>
                <w:bottom w:val="none" w:sz="0" w:space="0" w:color="auto"/>
                <w:right w:val="none" w:sz="0" w:space="0" w:color="auto"/>
              </w:divBdr>
            </w:div>
            <w:div w:id="1026980804">
              <w:marLeft w:val="0"/>
              <w:marRight w:val="0"/>
              <w:marTop w:val="0"/>
              <w:marBottom w:val="0"/>
              <w:divBdr>
                <w:top w:val="none" w:sz="0" w:space="0" w:color="auto"/>
                <w:left w:val="none" w:sz="0" w:space="0" w:color="auto"/>
                <w:bottom w:val="none" w:sz="0" w:space="0" w:color="auto"/>
                <w:right w:val="none" w:sz="0" w:space="0" w:color="auto"/>
              </w:divBdr>
            </w:div>
            <w:div w:id="1037506141">
              <w:marLeft w:val="0"/>
              <w:marRight w:val="0"/>
              <w:marTop w:val="0"/>
              <w:marBottom w:val="0"/>
              <w:divBdr>
                <w:top w:val="none" w:sz="0" w:space="0" w:color="auto"/>
                <w:left w:val="none" w:sz="0" w:space="0" w:color="auto"/>
                <w:bottom w:val="none" w:sz="0" w:space="0" w:color="auto"/>
                <w:right w:val="none" w:sz="0" w:space="0" w:color="auto"/>
              </w:divBdr>
            </w:div>
            <w:div w:id="1119489624">
              <w:marLeft w:val="0"/>
              <w:marRight w:val="0"/>
              <w:marTop w:val="0"/>
              <w:marBottom w:val="0"/>
              <w:divBdr>
                <w:top w:val="none" w:sz="0" w:space="0" w:color="auto"/>
                <w:left w:val="none" w:sz="0" w:space="0" w:color="auto"/>
                <w:bottom w:val="none" w:sz="0" w:space="0" w:color="auto"/>
                <w:right w:val="none" w:sz="0" w:space="0" w:color="auto"/>
              </w:divBdr>
            </w:div>
            <w:div w:id="1164779159">
              <w:marLeft w:val="0"/>
              <w:marRight w:val="0"/>
              <w:marTop w:val="0"/>
              <w:marBottom w:val="0"/>
              <w:divBdr>
                <w:top w:val="none" w:sz="0" w:space="0" w:color="auto"/>
                <w:left w:val="none" w:sz="0" w:space="0" w:color="auto"/>
                <w:bottom w:val="none" w:sz="0" w:space="0" w:color="auto"/>
                <w:right w:val="none" w:sz="0" w:space="0" w:color="auto"/>
              </w:divBdr>
            </w:div>
            <w:div w:id="1196653860">
              <w:marLeft w:val="0"/>
              <w:marRight w:val="0"/>
              <w:marTop w:val="0"/>
              <w:marBottom w:val="0"/>
              <w:divBdr>
                <w:top w:val="none" w:sz="0" w:space="0" w:color="auto"/>
                <w:left w:val="none" w:sz="0" w:space="0" w:color="auto"/>
                <w:bottom w:val="none" w:sz="0" w:space="0" w:color="auto"/>
                <w:right w:val="none" w:sz="0" w:space="0" w:color="auto"/>
              </w:divBdr>
            </w:div>
            <w:div w:id="1222407236">
              <w:marLeft w:val="0"/>
              <w:marRight w:val="0"/>
              <w:marTop w:val="0"/>
              <w:marBottom w:val="0"/>
              <w:divBdr>
                <w:top w:val="none" w:sz="0" w:space="0" w:color="auto"/>
                <w:left w:val="none" w:sz="0" w:space="0" w:color="auto"/>
                <w:bottom w:val="none" w:sz="0" w:space="0" w:color="auto"/>
                <w:right w:val="none" w:sz="0" w:space="0" w:color="auto"/>
              </w:divBdr>
            </w:div>
            <w:div w:id="1232043378">
              <w:marLeft w:val="0"/>
              <w:marRight w:val="0"/>
              <w:marTop w:val="0"/>
              <w:marBottom w:val="0"/>
              <w:divBdr>
                <w:top w:val="none" w:sz="0" w:space="0" w:color="auto"/>
                <w:left w:val="none" w:sz="0" w:space="0" w:color="auto"/>
                <w:bottom w:val="none" w:sz="0" w:space="0" w:color="auto"/>
                <w:right w:val="none" w:sz="0" w:space="0" w:color="auto"/>
              </w:divBdr>
            </w:div>
            <w:div w:id="1331369516">
              <w:marLeft w:val="0"/>
              <w:marRight w:val="0"/>
              <w:marTop w:val="0"/>
              <w:marBottom w:val="0"/>
              <w:divBdr>
                <w:top w:val="none" w:sz="0" w:space="0" w:color="auto"/>
                <w:left w:val="none" w:sz="0" w:space="0" w:color="auto"/>
                <w:bottom w:val="none" w:sz="0" w:space="0" w:color="auto"/>
                <w:right w:val="none" w:sz="0" w:space="0" w:color="auto"/>
              </w:divBdr>
            </w:div>
            <w:div w:id="1355578003">
              <w:marLeft w:val="0"/>
              <w:marRight w:val="0"/>
              <w:marTop w:val="0"/>
              <w:marBottom w:val="0"/>
              <w:divBdr>
                <w:top w:val="none" w:sz="0" w:space="0" w:color="auto"/>
                <w:left w:val="none" w:sz="0" w:space="0" w:color="auto"/>
                <w:bottom w:val="none" w:sz="0" w:space="0" w:color="auto"/>
                <w:right w:val="none" w:sz="0" w:space="0" w:color="auto"/>
              </w:divBdr>
            </w:div>
            <w:div w:id="1374380167">
              <w:marLeft w:val="0"/>
              <w:marRight w:val="0"/>
              <w:marTop w:val="0"/>
              <w:marBottom w:val="0"/>
              <w:divBdr>
                <w:top w:val="none" w:sz="0" w:space="0" w:color="auto"/>
                <w:left w:val="none" w:sz="0" w:space="0" w:color="auto"/>
                <w:bottom w:val="none" w:sz="0" w:space="0" w:color="auto"/>
                <w:right w:val="none" w:sz="0" w:space="0" w:color="auto"/>
              </w:divBdr>
            </w:div>
            <w:div w:id="1375428624">
              <w:marLeft w:val="0"/>
              <w:marRight w:val="0"/>
              <w:marTop w:val="0"/>
              <w:marBottom w:val="0"/>
              <w:divBdr>
                <w:top w:val="none" w:sz="0" w:space="0" w:color="auto"/>
                <w:left w:val="none" w:sz="0" w:space="0" w:color="auto"/>
                <w:bottom w:val="none" w:sz="0" w:space="0" w:color="auto"/>
                <w:right w:val="none" w:sz="0" w:space="0" w:color="auto"/>
              </w:divBdr>
            </w:div>
            <w:div w:id="1461535446">
              <w:marLeft w:val="0"/>
              <w:marRight w:val="0"/>
              <w:marTop w:val="0"/>
              <w:marBottom w:val="0"/>
              <w:divBdr>
                <w:top w:val="none" w:sz="0" w:space="0" w:color="auto"/>
                <w:left w:val="none" w:sz="0" w:space="0" w:color="auto"/>
                <w:bottom w:val="none" w:sz="0" w:space="0" w:color="auto"/>
                <w:right w:val="none" w:sz="0" w:space="0" w:color="auto"/>
              </w:divBdr>
            </w:div>
            <w:div w:id="1559196796">
              <w:marLeft w:val="0"/>
              <w:marRight w:val="0"/>
              <w:marTop w:val="0"/>
              <w:marBottom w:val="0"/>
              <w:divBdr>
                <w:top w:val="none" w:sz="0" w:space="0" w:color="auto"/>
                <w:left w:val="none" w:sz="0" w:space="0" w:color="auto"/>
                <w:bottom w:val="none" w:sz="0" w:space="0" w:color="auto"/>
                <w:right w:val="none" w:sz="0" w:space="0" w:color="auto"/>
              </w:divBdr>
            </w:div>
            <w:div w:id="1560825882">
              <w:marLeft w:val="0"/>
              <w:marRight w:val="0"/>
              <w:marTop w:val="0"/>
              <w:marBottom w:val="0"/>
              <w:divBdr>
                <w:top w:val="none" w:sz="0" w:space="0" w:color="auto"/>
                <w:left w:val="none" w:sz="0" w:space="0" w:color="auto"/>
                <w:bottom w:val="none" w:sz="0" w:space="0" w:color="auto"/>
                <w:right w:val="none" w:sz="0" w:space="0" w:color="auto"/>
              </w:divBdr>
            </w:div>
            <w:div w:id="1588925353">
              <w:marLeft w:val="0"/>
              <w:marRight w:val="0"/>
              <w:marTop w:val="0"/>
              <w:marBottom w:val="0"/>
              <w:divBdr>
                <w:top w:val="none" w:sz="0" w:space="0" w:color="auto"/>
                <w:left w:val="none" w:sz="0" w:space="0" w:color="auto"/>
                <w:bottom w:val="none" w:sz="0" w:space="0" w:color="auto"/>
                <w:right w:val="none" w:sz="0" w:space="0" w:color="auto"/>
              </w:divBdr>
            </w:div>
            <w:div w:id="1680961793">
              <w:marLeft w:val="0"/>
              <w:marRight w:val="0"/>
              <w:marTop w:val="0"/>
              <w:marBottom w:val="0"/>
              <w:divBdr>
                <w:top w:val="none" w:sz="0" w:space="0" w:color="auto"/>
                <w:left w:val="none" w:sz="0" w:space="0" w:color="auto"/>
                <w:bottom w:val="none" w:sz="0" w:space="0" w:color="auto"/>
                <w:right w:val="none" w:sz="0" w:space="0" w:color="auto"/>
              </w:divBdr>
            </w:div>
            <w:div w:id="1717267897">
              <w:marLeft w:val="0"/>
              <w:marRight w:val="0"/>
              <w:marTop w:val="0"/>
              <w:marBottom w:val="0"/>
              <w:divBdr>
                <w:top w:val="none" w:sz="0" w:space="0" w:color="auto"/>
                <w:left w:val="none" w:sz="0" w:space="0" w:color="auto"/>
                <w:bottom w:val="none" w:sz="0" w:space="0" w:color="auto"/>
                <w:right w:val="none" w:sz="0" w:space="0" w:color="auto"/>
              </w:divBdr>
            </w:div>
            <w:div w:id="1738556675">
              <w:marLeft w:val="0"/>
              <w:marRight w:val="0"/>
              <w:marTop w:val="0"/>
              <w:marBottom w:val="0"/>
              <w:divBdr>
                <w:top w:val="none" w:sz="0" w:space="0" w:color="auto"/>
                <w:left w:val="none" w:sz="0" w:space="0" w:color="auto"/>
                <w:bottom w:val="none" w:sz="0" w:space="0" w:color="auto"/>
                <w:right w:val="none" w:sz="0" w:space="0" w:color="auto"/>
              </w:divBdr>
            </w:div>
            <w:div w:id="1788739837">
              <w:marLeft w:val="0"/>
              <w:marRight w:val="0"/>
              <w:marTop w:val="0"/>
              <w:marBottom w:val="0"/>
              <w:divBdr>
                <w:top w:val="none" w:sz="0" w:space="0" w:color="auto"/>
                <w:left w:val="none" w:sz="0" w:space="0" w:color="auto"/>
                <w:bottom w:val="none" w:sz="0" w:space="0" w:color="auto"/>
                <w:right w:val="none" w:sz="0" w:space="0" w:color="auto"/>
              </w:divBdr>
            </w:div>
            <w:div w:id="1817644862">
              <w:marLeft w:val="0"/>
              <w:marRight w:val="0"/>
              <w:marTop w:val="0"/>
              <w:marBottom w:val="0"/>
              <w:divBdr>
                <w:top w:val="none" w:sz="0" w:space="0" w:color="auto"/>
                <w:left w:val="none" w:sz="0" w:space="0" w:color="auto"/>
                <w:bottom w:val="none" w:sz="0" w:space="0" w:color="auto"/>
                <w:right w:val="none" w:sz="0" w:space="0" w:color="auto"/>
              </w:divBdr>
            </w:div>
            <w:div w:id="1913810849">
              <w:marLeft w:val="0"/>
              <w:marRight w:val="0"/>
              <w:marTop w:val="0"/>
              <w:marBottom w:val="0"/>
              <w:divBdr>
                <w:top w:val="none" w:sz="0" w:space="0" w:color="auto"/>
                <w:left w:val="none" w:sz="0" w:space="0" w:color="auto"/>
                <w:bottom w:val="none" w:sz="0" w:space="0" w:color="auto"/>
                <w:right w:val="none" w:sz="0" w:space="0" w:color="auto"/>
              </w:divBdr>
            </w:div>
            <w:div w:id="2015110401">
              <w:marLeft w:val="0"/>
              <w:marRight w:val="0"/>
              <w:marTop w:val="0"/>
              <w:marBottom w:val="0"/>
              <w:divBdr>
                <w:top w:val="none" w:sz="0" w:space="0" w:color="auto"/>
                <w:left w:val="none" w:sz="0" w:space="0" w:color="auto"/>
                <w:bottom w:val="none" w:sz="0" w:space="0" w:color="auto"/>
                <w:right w:val="none" w:sz="0" w:space="0" w:color="auto"/>
              </w:divBdr>
            </w:div>
            <w:div w:id="205634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6551">
      <w:bodyDiv w:val="1"/>
      <w:marLeft w:val="0"/>
      <w:marRight w:val="0"/>
      <w:marTop w:val="0"/>
      <w:marBottom w:val="0"/>
      <w:divBdr>
        <w:top w:val="none" w:sz="0" w:space="0" w:color="auto"/>
        <w:left w:val="none" w:sz="0" w:space="0" w:color="auto"/>
        <w:bottom w:val="none" w:sz="0" w:space="0" w:color="auto"/>
        <w:right w:val="none" w:sz="0" w:space="0" w:color="auto"/>
      </w:divBdr>
    </w:div>
    <w:div w:id="1307665176">
      <w:bodyDiv w:val="1"/>
      <w:marLeft w:val="0"/>
      <w:marRight w:val="0"/>
      <w:marTop w:val="0"/>
      <w:marBottom w:val="0"/>
      <w:divBdr>
        <w:top w:val="none" w:sz="0" w:space="0" w:color="auto"/>
        <w:left w:val="none" w:sz="0" w:space="0" w:color="auto"/>
        <w:bottom w:val="none" w:sz="0" w:space="0" w:color="auto"/>
        <w:right w:val="none" w:sz="0" w:space="0" w:color="auto"/>
      </w:divBdr>
    </w:div>
    <w:div w:id="1318342544">
      <w:bodyDiv w:val="1"/>
      <w:marLeft w:val="0"/>
      <w:marRight w:val="0"/>
      <w:marTop w:val="0"/>
      <w:marBottom w:val="0"/>
      <w:divBdr>
        <w:top w:val="none" w:sz="0" w:space="0" w:color="auto"/>
        <w:left w:val="none" w:sz="0" w:space="0" w:color="auto"/>
        <w:bottom w:val="none" w:sz="0" w:space="0" w:color="auto"/>
        <w:right w:val="none" w:sz="0" w:space="0" w:color="auto"/>
      </w:divBdr>
      <w:divsChild>
        <w:div w:id="1698652559">
          <w:marLeft w:val="0"/>
          <w:marRight w:val="0"/>
          <w:marTop w:val="0"/>
          <w:marBottom w:val="0"/>
          <w:divBdr>
            <w:top w:val="none" w:sz="0" w:space="0" w:color="auto"/>
            <w:left w:val="none" w:sz="0" w:space="0" w:color="auto"/>
            <w:bottom w:val="none" w:sz="0" w:space="0" w:color="auto"/>
            <w:right w:val="none" w:sz="0" w:space="0" w:color="auto"/>
          </w:divBdr>
          <w:divsChild>
            <w:div w:id="143204318">
              <w:marLeft w:val="0"/>
              <w:marRight w:val="0"/>
              <w:marTop w:val="0"/>
              <w:marBottom w:val="0"/>
              <w:divBdr>
                <w:top w:val="none" w:sz="0" w:space="0" w:color="auto"/>
                <w:left w:val="none" w:sz="0" w:space="0" w:color="auto"/>
                <w:bottom w:val="none" w:sz="0" w:space="0" w:color="auto"/>
                <w:right w:val="none" w:sz="0" w:space="0" w:color="auto"/>
              </w:divBdr>
            </w:div>
            <w:div w:id="660502678">
              <w:marLeft w:val="0"/>
              <w:marRight w:val="0"/>
              <w:marTop w:val="0"/>
              <w:marBottom w:val="0"/>
              <w:divBdr>
                <w:top w:val="none" w:sz="0" w:space="0" w:color="auto"/>
                <w:left w:val="none" w:sz="0" w:space="0" w:color="auto"/>
                <w:bottom w:val="none" w:sz="0" w:space="0" w:color="auto"/>
                <w:right w:val="none" w:sz="0" w:space="0" w:color="auto"/>
              </w:divBdr>
            </w:div>
            <w:div w:id="1019085181">
              <w:marLeft w:val="0"/>
              <w:marRight w:val="0"/>
              <w:marTop w:val="0"/>
              <w:marBottom w:val="0"/>
              <w:divBdr>
                <w:top w:val="none" w:sz="0" w:space="0" w:color="auto"/>
                <w:left w:val="none" w:sz="0" w:space="0" w:color="auto"/>
                <w:bottom w:val="none" w:sz="0" w:space="0" w:color="auto"/>
                <w:right w:val="none" w:sz="0" w:space="0" w:color="auto"/>
              </w:divBdr>
            </w:div>
            <w:div w:id="629628206">
              <w:marLeft w:val="0"/>
              <w:marRight w:val="0"/>
              <w:marTop w:val="0"/>
              <w:marBottom w:val="0"/>
              <w:divBdr>
                <w:top w:val="none" w:sz="0" w:space="0" w:color="auto"/>
                <w:left w:val="none" w:sz="0" w:space="0" w:color="auto"/>
                <w:bottom w:val="none" w:sz="0" w:space="0" w:color="auto"/>
                <w:right w:val="none" w:sz="0" w:space="0" w:color="auto"/>
              </w:divBdr>
            </w:div>
            <w:div w:id="1458453702">
              <w:marLeft w:val="0"/>
              <w:marRight w:val="0"/>
              <w:marTop w:val="0"/>
              <w:marBottom w:val="0"/>
              <w:divBdr>
                <w:top w:val="none" w:sz="0" w:space="0" w:color="auto"/>
                <w:left w:val="none" w:sz="0" w:space="0" w:color="auto"/>
                <w:bottom w:val="none" w:sz="0" w:space="0" w:color="auto"/>
                <w:right w:val="none" w:sz="0" w:space="0" w:color="auto"/>
              </w:divBdr>
            </w:div>
            <w:div w:id="343482343">
              <w:marLeft w:val="0"/>
              <w:marRight w:val="0"/>
              <w:marTop w:val="0"/>
              <w:marBottom w:val="0"/>
              <w:divBdr>
                <w:top w:val="none" w:sz="0" w:space="0" w:color="auto"/>
                <w:left w:val="none" w:sz="0" w:space="0" w:color="auto"/>
                <w:bottom w:val="none" w:sz="0" w:space="0" w:color="auto"/>
                <w:right w:val="none" w:sz="0" w:space="0" w:color="auto"/>
              </w:divBdr>
            </w:div>
            <w:div w:id="1849833096">
              <w:marLeft w:val="0"/>
              <w:marRight w:val="0"/>
              <w:marTop w:val="0"/>
              <w:marBottom w:val="0"/>
              <w:divBdr>
                <w:top w:val="none" w:sz="0" w:space="0" w:color="auto"/>
                <w:left w:val="none" w:sz="0" w:space="0" w:color="auto"/>
                <w:bottom w:val="none" w:sz="0" w:space="0" w:color="auto"/>
                <w:right w:val="none" w:sz="0" w:space="0" w:color="auto"/>
              </w:divBdr>
            </w:div>
            <w:div w:id="707295976">
              <w:marLeft w:val="0"/>
              <w:marRight w:val="0"/>
              <w:marTop w:val="0"/>
              <w:marBottom w:val="0"/>
              <w:divBdr>
                <w:top w:val="none" w:sz="0" w:space="0" w:color="auto"/>
                <w:left w:val="none" w:sz="0" w:space="0" w:color="auto"/>
                <w:bottom w:val="none" w:sz="0" w:space="0" w:color="auto"/>
                <w:right w:val="none" w:sz="0" w:space="0" w:color="auto"/>
              </w:divBdr>
            </w:div>
            <w:div w:id="1103301981">
              <w:marLeft w:val="0"/>
              <w:marRight w:val="0"/>
              <w:marTop w:val="0"/>
              <w:marBottom w:val="0"/>
              <w:divBdr>
                <w:top w:val="none" w:sz="0" w:space="0" w:color="auto"/>
                <w:left w:val="none" w:sz="0" w:space="0" w:color="auto"/>
                <w:bottom w:val="none" w:sz="0" w:space="0" w:color="auto"/>
                <w:right w:val="none" w:sz="0" w:space="0" w:color="auto"/>
              </w:divBdr>
            </w:div>
            <w:div w:id="845826255">
              <w:marLeft w:val="0"/>
              <w:marRight w:val="0"/>
              <w:marTop w:val="0"/>
              <w:marBottom w:val="0"/>
              <w:divBdr>
                <w:top w:val="none" w:sz="0" w:space="0" w:color="auto"/>
                <w:left w:val="none" w:sz="0" w:space="0" w:color="auto"/>
                <w:bottom w:val="none" w:sz="0" w:space="0" w:color="auto"/>
                <w:right w:val="none" w:sz="0" w:space="0" w:color="auto"/>
              </w:divBdr>
            </w:div>
            <w:div w:id="1167747238">
              <w:marLeft w:val="0"/>
              <w:marRight w:val="0"/>
              <w:marTop w:val="0"/>
              <w:marBottom w:val="0"/>
              <w:divBdr>
                <w:top w:val="none" w:sz="0" w:space="0" w:color="auto"/>
                <w:left w:val="none" w:sz="0" w:space="0" w:color="auto"/>
                <w:bottom w:val="none" w:sz="0" w:space="0" w:color="auto"/>
                <w:right w:val="none" w:sz="0" w:space="0" w:color="auto"/>
              </w:divBdr>
            </w:div>
            <w:div w:id="1537809797">
              <w:marLeft w:val="0"/>
              <w:marRight w:val="0"/>
              <w:marTop w:val="0"/>
              <w:marBottom w:val="0"/>
              <w:divBdr>
                <w:top w:val="none" w:sz="0" w:space="0" w:color="auto"/>
                <w:left w:val="none" w:sz="0" w:space="0" w:color="auto"/>
                <w:bottom w:val="none" w:sz="0" w:space="0" w:color="auto"/>
                <w:right w:val="none" w:sz="0" w:space="0" w:color="auto"/>
              </w:divBdr>
            </w:div>
            <w:div w:id="2070758889">
              <w:marLeft w:val="0"/>
              <w:marRight w:val="0"/>
              <w:marTop w:val="0"/>
              <w:marBottom w:val="0"/>
              <w:divBdr>
                <w:top w:val="none" w:sz="0" w:space="0" w:color="auto"/>
                <w:left w:val="none" w:sz="0" w:space="0" w:color="auto"/>
                <w:bottom w:val="none" w:sz="0" w:space="0" w:color="auto"/>
                <w:right w:val="none" w:sz="0" w:space="0" w:color="auto"/>
              </w:divBdr>
            </w:div>
            <w:div w:id="243616211">
              <w:marLeft w:val="0"/>
              <w:marRight w:val="0"/>
              <w:marTop w:val="0"/>
              <w:marBottom w:val="0"/>
              <w:divBdr>
                <w:top w:val="none" w:sz="0" w:space="0" w:color="auto"/>
                <w:left w:val="none" w:sz="0" w:space="0" w:color="auto"/>
                <w:bottom w:val="none" w:sz="0" w:space="0" w:color="auto"/>
                <w:right w:val="none" w:sz="0" w:space="0" w:color="auto"/>
              </w:divBdr>
            </w:div>
            <w:div w:id="1026758422">
              <w:marLeft w:val="0"/>
              <w:marRight w:val="0"/>
              <w:marTop w:val="0"/>
              <w:marBottom w:val="0"/>
              <w:divBdr>
                <w:top w:val="none" w:sz="0" w:space="0" w:color="auto"/>
                <w:left w:val="none" w:sz="0" w:space="0" w:color="auto"/>
                <w:bottom w:val="none" w:sz="0" w:space="0" w:color="auto"/>
                <w:right w:val="none" w:sz="0" w:space="0" w:color="auto"/>
              </w:divBdr>
            </w:div>
            <w:div w:id="804662289">
              <w:marLeft w:val="0"/>
              <w:marRight w:val="0"/>
              <w:marTop w:val="0"/>
              <w:marBottom w:val="0"/>
              <w:divBdr>
                <w:top w:val="none" w:sz="0" w:space="0" w:color="auto"/>
                <w:left w:val="none" w:sz="0" w:space="0" w:color="auto"/>
                <w:bottom w:val="none" w:sz="0" w:space="0" w:color="auto"/>
                <w:right w:val="none" w:sz="0" w:space="0" w:color="auto"/>
              </w:divBdr>
            </w:div>
            <w:div w:id="607929050">
              <w:marLeft w:val="0"/>
              <w:marRight w:val="0"/>
              <w:marTop w:val="0"/>
              <w:marBottom w:val="0"/>
              <w:divBdr>
                <w:top w:val="none" w:sz="0" w:space="0" w:color="auto"/>
                <w:left w:val="none" w:sz="0" w:space="0" w:color="auto"/>
                <w:bottom w:val="none" w:sz="0" w:space="0" w:color="auto"/>
                <w:right w:val="none" w:sz="0" w:space="0" w:color="auto"/>
              </w:divBdr>
            </w:div>
            <w:div w:id="1281259962">
              <w:marLeft w:val="0"/>
              <w:marRight w:val="0"/>
              <w:marTop w:val="0"/>
              <w:marBottom w:val="0"/>
              <w:divBdr>
                <w:top w:val="none" w:sz="0" w:space="0" w:color="auto"/>
                <w:left w:val="none" w:sz="0" w:space="0" w:color="auto"/>
                <w:bottom w:val="none" w:sz="0" w:space="0" w:color="auto"/>
                <w:right w:val="none" w:sz="0" w:space="0" w:color="auto"/>
              </w:divBdr>
            </w:div>
            <w:div w:id="108817174">
              <w:marLeft w:val="0"/>
              <w:marRight w:val="0"/>
              <w:marTop w:val="0"/>
              <w:marBottom w:val="0"/>
              <w:divBdr>
                <w:top w:val="none" w:sz="0" w:space="0" w:color="auto"/>
                <w:left w:val="none" w:sz="0" w:space="0" w:color="auto"/>
                <w:bottom w:val="none" w:sz="0" w:space="0" w:color="auto"/>
                <w:right w:val="none" w:sz="0" w:space="0" w:color="auto"/>
              </w:divBdr>
            </w:div>
            <w:div w:id="1354112804">
              <w:marLeft w:val="0"/>
              <w:marRight w:val="0"/>
              <w:marTop w:val="0"/>
              <w:marBottom w:val="0"/>
              <w:divBdr>
                <w:top w:val="none" w:sz="0" w:space="0" w:color="auto"/>
                <w:left w:val="none" w:sz="0" w:space="0" w:color="auto"/>
                <w:bottom w:val="none" w:sz="0" w:space="0" w:color="auto"/>
                <w:right w:val="none" w:sz="0" w:space="0" w:color="auto"/>
              </w:divBdr>
            </w:div>
            <w:div w:id="789590441">
              <w:marLeft w:val="0"/>
              <w:marRight w:val="0"/>
              <w:marTop w:val="0"/>
              <w:marBottom w:val="0"/>
              <w:divBdr>
                <w:top w:val="none" w:sz="0" w:space="0" w:color="auto"/>
                <w:left w:val="none" w:sz="0" w:space="0" w:color="auto"/>
                <w:bottom w:val="none" w:sz="0" w:space="0" w:color="auto"/>
                <w:right w:val="none" w:sz="0" w:space="0" w:color="auto"/>
              </w:divBdr>
            </w:div>
            <w:div w:id="891236725">
              <w:marLeft w:val="0"/>
              <w:marRight w:val="0"/>
              <w:marTop w:val="0"/>
              <w:marBottom w:val="0"/>
              <w:divBdr>
                <w:top w:val="none" w:sz="0" w:space="0" w:color="auto"/>
                <w:left w:val="none" w:sz="0" w:space="0" w:color="auto"/>
                <w:bottom w:val="none" w:sz="0" w:space="0" w:color="auto"/>
                <w:right w:val="none" w:sz="0" w:space="0" w:color="auto"/>
              </w:divBdr>
            </w:div>
            <w:div w:id="1700545647">
              <w:marLeft w:val="0"/>
              <w:marRight w:val="0"/>
              <w:marTop w:val="0"/>
              <w:marBottom w:val="0"/>
              <w:divBdr>
                <w:top w:val="none" w:sz="0" w:space="0" w:color="auto"/>
                <w:left w:val="none" w:sz="0" w:space="0" w:color="auto"/>
                <w:bottom w:val="none" w:sz="0" w:space="0" w:color="auto"/>
                <w:right w:val="none" w:sz="0" w:space="0" w:color="auto"/>
              </w:divBdr>
            </w:div>
            <w:div w:id="1791128180">
              <w:marLeft w:val="0"/>
              <w:marRight w:val="0"/>
              <w:marTop w:val="0"/>
              <w:marBottom w:val="0"/>
              <w:divBdr>
                <w:top w:val="none" w:sz="0" w:space="0" w:color="auto"/>
                <w:left w:val="none" w:sz="0" w:space="0" w:color="auto"/>
                <w:bottom w:val="none" w:sz="0" w:space="0" w:color="auto"/>
                <w:right w:val="none" w:sz="0" w:space="0" w:color="auto"/>
              </w:divBdr>
            </w:div>
            <w:div w:id="106892922">
              <w:marLeft w:val="0"/>
              <w:marRight w:val="0"/>
              <w:marTop w:val="0"/>
              <w:marBottom w:val="0"/>
              <w:divBdr>
                <w:top w:val="none" w:sz="0" w:space="0" w:color="auto"/>
                <w:left w:val="none" w:sz="0" w:space="0" w:color="auto"/>
                <w:bottom w:val="none" w:sz="0" w:space="0" w:color="auto"/>
                <w:right w:val="none" w:sz="0" w:space="0" w:color="auto"/>
              </w:divBdr>
            </w:div>
            <w:div w:id="1677683050">
              <w:marLeft w:val="0"/>
              <w:marRight w:val="0"/>
              <w:marTop w:val="0"/>
              <w:marBottom w:val="0"/>
              <w:divBdr>
                <w:top w:val="none" w:sz="0" w:space="0" w:color="auto"/>
                <w:left w:val="none" w:sz="0" w:space="0" w:color="auto"/>
                <w:bottom w:val="none" w:sz="0" w:space="0" w:color="auto"/>
                <w:right w:val="none" w:sz="0" w:space="0" w:color="auto"/>
              </w:divBdr>
            </w:div>
            <w:div w:id="844788278">
              <w:marLeft w:val="0"/>
              <w:marRight w:val="0"/>
              <w:marTop w:val="0"/>
              <w:marBottom w:val="0"/>
              <w:divBdr>
                <w:top w:val="none" w:sz="0" w:space="0" w:color="auto"/>
                <w:left w:val="none" w:sz="0" w:space="0" w:color="auto"/>
                <w:bottom w:val="none" w:sz="0" w:space="0" w:color="auto"/>
                <w:right w:val="none" w:sz="0" w:space="0" w:color="auto"/>
              </w:divBdr>
            </w:div>
            <w:div w:id="872421267">
              <w:marLeft w:val="0"/>
              <w:marRight w:val="0"/>
              <w:marTop w:val="0"/>
              <w:marBottom w:val="0"/>
              <w:divBdr>
                <w:top w:val="none" w:sz="0" w:space="0" w:color="auto"/>
                <w:left w:val="none" w:sz="0" w:space="0" w:color="auto"/>
                <w:bottom w:val="none" w:sz="0" w:space="0" w:color="auto"/>
                <w:right w:val="none" w:sz="0" w:space="0" w:color="auto"/>
              </w:divBdr>
            </w:div>
            <w:div w:id="1631783915">
              <w:marLeft w:val="0"/>
              <w:marRight w:val="0"/>
              <w:marTop w:val="0"/>
              <w:marBottom w:val="0"/>
              <w:divBdr>
                <w:top w:val="none" w:sz="0" w:space="0" w:color="auto"/>
                <w:left w:val="none" w:sz="0" w:space="0" w:color="auto"/>
                <w:bottom w:val="none" w:sz="0" w:space="0" w:color="auto"/>
                <w:right w:val="none" w:sz="0" w:space="0" w:color="auto"/>
              </w:divBdr>
            </w:div>
            <w:div w:id="1287278808">
              <w:marLeft w:val="0"/>
              <w:marRight w:val="0"/>
              <w:marTop w:val="0"/>
              <w:marBottom w:val="0"/>
              <w:divBdr>
                <w:top w:val="none" w:sz="0" w:space="0" w:color="auto"/>
                <w:left w:val="none" w:sz="0" w:space="0" w:color="auto"/>
                <w:bottom w:val="none" w:sz="0" w:space="0" w:color="auto"/>
                <w:right w:val="none" w:sz="0" w:space="0" w:color="auto"/>
              </w:divBdr>
            </w:div>
            <w:div w:id="169217517">
              <w:marLeft w:val="0"/>
              <w:marRight w:val="0"/>
              <w:marTop w:val="0"/>
              <w:marBottom w:val="0"/>
              <w:divBdr>
                <w:top w:val="none" w:sz="0" w:space="0" w:color="auto"/>
                <w:left w:val="none" w:sz="0" w:space="0" w:color="auto"/>
                <w:bottom w:val="none" w:sz="0" w:space="0" w:color="auto"/>
                <w:right w:val="none" w:sz="0" w:space="0" w:color="auto"/>
              </w:divBdr>
            </w:div>
            <w:div w:id="995493582">
              <w:marLeft w:val="0"/>
              <w:marRight w:val="0"/>
              <w:marTop w:val="0"/>
              <w:marBottom w:val="0"/>
              <w:divBdr>
                <w:top w:val="none" w:sz="0" w:space="0" w:color="auto"/>
                <w:left w:val="none" w:sz="0" w:space="0" w:color="auto"/>
                <w:bottom w:val="none" w:sz="0" w:space="0" w:color="auto"/>
                <w:right w:val="none" w:sz="0" w:space="0" w:color="auto"/>
              </w:divBdr>
            </w:div>
            <w:div w:id="206838795">
              <w:marLeft w:val="0"/>
              <w:marRight w:val="0"/>
              <w:marTop w:val="0"/>
              <w:marBottom w:val="0"/>
              <w:divBdr>
                <w:top w:val="none" w:sz="0" w:space="0" w:color="auto"/>
                <w:left w:val="none" w:sz="0" w:space="0" w:color="auto"/>
                <w:bottom w:val="none" w:sz="0" w:space="0" w:color="auto"/>
                <w:right w:val="none" w:sz="0" w:space="0" w:color="auto"/>
              </w:divBdr>
            </w:div>
            <w:div w:id="1497106764">
              <w:marLeft w:val="0"/>
              <w:marRight w:val="0"/>
              <w:marTop w:val="0"/>
              <w:marBottom w:val="0"/>
              <w:divBdr>
                <w:top w:val="none" w:sz="0" w:space="0" w:color="auto"/>
                <w:left w:val="none" w:sz="0" w:space="0" w:color="auto"/>
                <w:bottom w:val="none" w:sz="0" w:space="0" w:color="auto"/>
                <w:right w:val="none" w:sz="0" w:space="0" w:color="auto"/>
              </w:divBdr>
            </w:div>
            <w:div w:id="1135870010">
              <w:marLeft w:val="0"/>
              <w:marRight w:val="0"/>
              <w:marTop w:val="0"/>
              <w:marBottom w:val="0"/>
              <w:divBdr>
                <w:top w:val="none" w:sz="0" w:space="0" w:color="auto"/>
                <w:left w:val="none" w:sz="0" w:space="0" w:color="auto"/>
                <w:bottom w:val="none" w:sz="0" w:space="0" w:color="auto"/>
                <w:right w:val="none" w:sz="0" w:space="0" w:color="auto"/>
              </w:divBdr>
            </w:div>
            <w:div w:id="1159154388">
              <w:marLeft w:val="0"/>
              <w:marRight w:val="0"/>
              <w:marTop w:val="0"/>
              <w:marBottom w:val="0"/>
              <w:divBdr>
                <w:top w:val="none" w:sz="0" w:space="0" w:color="auto"/>
                <w:left w:val="none" w:sz="0" w:space="0" w:color="auto"/>
                <w:bottom w:val="none" w:sz="0" w:space="0" w:color="auto"/>
                <w:right w:val="none" w:sz="0" w:space="0" w:color="auto"/>
              </w:divBdr>
            </w:div>
            <w:div w:id="1289123202">
              <w:marLeft w:val="0"/>
              <w:marRight w:val="0"/>
              <w:marTop w:val="0"/>
              <w:marBottom w:val="0"/>
              <w:divBdr>
                <w:top w:val="none" w:sz="0" w:space="0" w:color="auto"/>
                <w:left w:val="none" w:sz="0" w:space="0" w:color="auto"/>
                <w:bottom w:val="none" w:sz="0" w:space="0" w:color="auto"/>
                <w:right w:val="none" w:sz="0" w:space="0" w:color="auto"/>
              </w:divBdr>
            </w:div>
            <w:div w:id="813330573">
              <w:marLeft w:val="0"/>
              <w:marRight w:val="0"/>
              <w:marTop w:val="0"/>
              <w:marBottom w:val="0"/>
              <w:divBdr>
                <w:top w:val="none" w:sz="0" w:space="0" w:color="auto"/>
                <w:left w:val="none" w:sz="0" w:space="0" w:color="auto"/>
                <w:bottom w:val="none" w:sz="0" w:space="0" w:color="auto"/>
                <w:right w:val="none" w:sz="0" w:space="0" w:color="auto"/>
              </w:divBdr>
            </w:div>
            <w:div w:id="1996180916">
              <w:marLeft w:val="0"/>
              <w:marRight w:val="0"/>
              <w:marTop w:val="0"/>
              <w:marBottom w:val="0"/>
              <w:divBdr>
                <w:top w:val="none" w:sz="0" w:space="0" w:color="auto"/>
                <w:left w:val="none" w:sz="0" w:space="0" w:color="auto"/>
                <w:bottom w:val="none" w:sz="0" w:space="0" w:color="auto"/>
                <w:right w:val="none" w:sz="0" w:space="0" w:color="auto"/>
              </w:divBdr>
            </w:div>
            <w:div w:id="411900380">
              <w:marLeft w:val="0"/>
              <w:marRight w:val="0"/>
              <w:marTop w:val="0"/>
              <w:marBottom w:val="0"/>
              <w:divBdr>
                <w:top w:val="none" w:sz="0" w:space="0" w:color="auto"/>
                <w:left w:val="none" w:sz="0" w:space="0" w:color="auto"/>
                <w:bottom w:val="none" w:sz="0" w:space="0" w:color="auto"/>
                <w:right w:val="none" w:sz="0" w:space="0" w:color="auto"/>
              </w:divBdr>
            </w:div>
            <w:div w:id="471871287">
              <w:marLeft w:val="0"/>
              <w:marRight w:val="0"/>
              <w:marTop w:val="0"/>
              <w:marBottom w:val="0"/>
              <w:divBdr>
                <w:top w:val="none" w:sz="0" w:space="0" w:color="auto"/>
                <w:left w:val="none" w:sz="0" w:space="0" w:color="auto"/>
                <w:bottom w:val="none" w:sz="0" w:space="0" w:color="auto"/>
                <w:right w:val="none" w:sz="0" w:space="0" w:color="auto"/>
              </w:divBdr>
            </w:div>
            <w:div w:id="1505243274">
              <w:marLeft w:val="0"/>
              <w:marRight w:val="0"/>
              <w:marTop w:val="0"/>
              <w:marBottom w:val="0"/>
              <w:divBdr>
                <w:top w:val="none" w:sz="0" w:space="0" w:color="auto"/>
                <w:left w:val="none" w:sz="0" w:space="0" w:color="auto"/>
                <w:bottom w:val="none" w:sz="0" w:space="0" w:color="auto"/>
                <w:right w:val="none" w:sz="0" w:space="0" w:color="auto"/>
              </w:divBdr>
            </w:div>
            <w:div w:id="975644989">
              <w:marLeft w:val="0"/>
              <w:marRight w:val="0"/>
              <w:marTop w:val="0"/>
              <w:marBottom w:val="0"/>
              <w:divBdr>
                <w:top w:val="none" w:sz="0" w:space="0" w:color="auto"/>
                <w:left w:val="none" w:sz="0" w:space="0" w:color="auto"/>
                <w:bottom w:val="none" w:sz="0" w:space="0" w:color="auto"/>
                <w:right w:val="none" w:sz="0" w:space="0" w:color="auto"/>
              </w:divBdr>
            </w:div>
            <w:div w:id="411515059">
              <w:marLeft w:val="0"/>
              <w:marRight w:val="0"/>
              <w:marTop w:val="0"/>
              <w:marBottom w:val="0"/>
              <w:divBdr>
                <w:top w:val="none" w:sz="0" w:space="0" w:color="auto"/>
                <w:left w:val="none" w:sz="0" w:space="0" w:color="auto"/>
                <w:bottom w:val="none" w:sz="0" w:space="0" w:color="auto"/>
                <w:right w:val="none" w:sz="0" w:space="0" w:color="auto"/>
              </w:divBdr>
            </w:div>
            <w:div w:id="949165448">
              <w:marLeft w:val="0"/>
              <w:marRight w:val="0"/>
              <w:marTop w:val="0"/>
              <w:marBottom w:val="0"/>
              <w:divBdr>
                <w:top w:val="none" w:sz="0" w:space="0" w:color="auto"/>
                <w:left w:val="none" w:sz="0" w:space="0" w:color="auto"/>
                <w:bottom w:val="none" w:sz="0" w:space="0" w:color="auto"/>
                <w:right w:val="none" w:sz="0" w:space="0" w:color="auto"/>
              </w:divBdr>
            </w:div>
            <w:div w:id="124012369">
              <w:marLeft w:val="0"/>
              <w:marRight w:val="0"/>
              <w:marTop w:val="0"/>
              <w:marBottom w:val="0"/>
              <w:divBdr>
                <w:top w:val="none" w:sz="0" w:space="0" w:color="auto"/>
                <w:left w:val="none" w:sz="0" w:space="0" w:color="auto"/>
                <w:bottom w:val="none" w:sz="0" w:space="0" w:color="auto"/>
                <w:right w:val="none" w:sz="0" w:space="0" w:color="auto"/>
              </w:divBdr>
            </w:div>
            <w:div w:id="2038240790">
              <w:marLeft w:val="0"/>
              <w:marRight w:val="0"/>
              <w:marTop w:val="0"/>
              <w:marBottom w:val="0"/>
              <w:divBdr>
                <w:top w:val="none" w:sz="0" w:space="0" w:color="auto"/>
                <w:left w:val="none" w:sz="0" w:space="0" w:color="auto"/>
                <w:bottom w:val="none" w:sz="0" w:space="0" w:color="auto"/>
                <w:right w:val="none" w:sz="0" w:space="0" w:color="auto"/>
              </w:divBdr>
            </w:div>
            <w:div w:id="1376125452">
              <w:marLeft w:val="0"/>
              <w:marRight w:val="0"/>
              <w:marTop w:val="0"/>
              <w:marBottom w:val="0"/>
              <w:divBdr>
                <w:top w:val="none" w:sz="0" w:space="0" w:color="auto"/>
                <w:left w:val="none" w:sz="0" w:space="0" w:color="auto"/>
                <w:bottom w:val="none" w:sz="0" w:space="0" w:color="auto"/>
                <w:right w:val="none" w:sz="0" w:space="0" w:color="auto"/>
              </w:divBdr>
            </w:div>
            <w:div w:id="250240014">
              <w:marLeft w:val="0"/>
              <w:marRight w:val="0"/>
              <w:marTop w:val="0"/>
              <w:marBottom w:val="0"/>
              <w:divBdr>
                <w:top w:val="none" w:sz="0" w:space="0" w:color="auto"/>
                <w:left w:val="none" w:sz="0" w:space="0" w:color="auto"/>
                <w:bottom w:val="none" w:sz="0" w:space="0" w:color="auto"/>
                <w:right w:val="none" w:sz="0" w:space="0" w:color="auto"/>
              </w:divBdr>
            </w:div>
            <w:div w:id="720055092">
              <w:marLeft w:val="0"/>
              <w:marRight w:val="0"/>
              <w:marTop w:val="0"/>
              <w:marBottom w:val="0"/>
              <w:divBdr>
                <w:top w:val="none" w:sz="0" w:space="0" w:color="auto"/>
                <w:left w:val="none" w:sz="0" w:space="0" w:color="auto"/>
                <w:bottom w:val="none" w:sz="0" w:space="0" w:color="auto"/>
                <w:right w:val="none" w:sz="0" w:space="0" w:color="auto"/>
              </w:divBdr>
            </w:div>
            <w:div w:id="1886599150">
              <w:marLeft w:val="0"/>
              <w:marRight w:val="0"/>
              <w:marTop w:val="0"/>
              <w:marBottom w:val="0"/>
              <w:divBdr>
                <w:top w:val="none" w:sz="0" w:space="0" w:color="auto"/>
                <w:left w:val="none" w:sz="0" w:space="0" w:color="auto"/>
                <w:bottom w:val="none" w:sz="0" w:space="0" w:color="auto"/>
                <w:right w:val="none" w:sz="0" w:space="0" w:color="auto"/>
              </w:divBdr>
            </w:div>
            <w:div w:id="1307659849">
              <w:marLeft w:val="0"/>
              <w:marRight w:val="0"/>
              <w:marTop w:val="0"/>
              <w:marBottom w:val="0"/>
              <w:divBdr>
                <w:top w:val="none" w:sz="0" w:space="0" w:color="auto"/>
                <w:left w:val="none" w:sz="0" w:space="0" w:color="auto"/>
                <w:bottom w:val="none" w:sz="0" w:space="0" w:color="auto"/>
                <w:right w:val="none" w:sz="0" w:space="0" w:color="auto"/>
              </w:divBdr>
            </w:div>
            <w:div w:id="1862433294">
              <w:marLeft w:val="0"/>
              <w:marRight w:val="0"/>
              <w:marTop w:val="0"/>
              <w:marBottom w:val="0"/>
              <w:divBdr>
                <w:top w:val="none" w:sz="0" w:space="0" w:color="auto"/>
                <w:left w:val="none" w:sz="0" w:space="0" w:color="auto"/>
                <w:bottom w:val="none" w:sz="0" w:space="0" w:color="auto"/>
                <w:right w:val="none" w:sz="0" w:space="0" w:color="auto"/>
              </w:divBdr>
            </w:div>
            <w:div w:id="162205875">
              <w:marLeft w:val="0"/>
              <w:marRight w:val="0"/>
              <w:marTop w:val="0"/>
              <w:marBottom w:val="0"/>
              <w:divBdr>
                <w:top w:val="none" w:sz="0" w:space="0" w:color="auto"/>
                <w:left w:val="none" w:sz="0" w:space="0" w:color="auto"/>
                <w:bottom w:val="none" w:sz="0" w:space="0" w:color="auto"/>
                <w:right w:val="none" w:sz="0" w:space="0" w:color="auto"/>
              </w:divBdr>
            </w:div>
            <w:div w:id="1086416407">
              <w:marLeft w:val="0"/>
              <w:marRight w:val="0"/>
              <w:marTop w:val="0"/>
              <w:marBottom w:val="0"/>
              <w:divBdr>
                <w:top w:val="none" w:sz="0" w:space="0" w:color="auto"/>
                <w:left w:val="none" w:sz="0" w:space="0" w:color="auto"/>
                <w:bottom w:val="none" w:sz="0" w:space="0" w:color="auto"/>
                <w:right w:val="none" w:sz="0" w:space="0" w:color="auto"/>
              </w:divBdr>
            </w:div>
            <w:div w:id="8070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5137">
      <w:bodyDiv w:val="1"/>
      <w:marLeft w:val="0"/>
      <w:marRight w:val="0"/>
      <w:marTop w:val="0"/>
      <w:marBottom w:val="0"/>
      <w:divBdr>
        <w:top w:val="none" w:sz="0" w:space="0" w:color="auto"/>
        <w:left w:val="none" w:sz="0" w:space="0" w:color="auto"/>
        <w:bottom w:val="none" w:sz="0" w:space="0" w:color="auto"/>
        <w:right w:val="none" w:sz="0" w:space="0" w:color="auto"/>
      </w:divBdr>
    </w:div>
    <w:div w:id="1354922635">
      <w:bodyDiv w:val="1"/>
      <w:marLeft w:val="0"/>
      <w:marRight w:val="0"/>
      <w:marTop w:val="0"/>
      <w:marBottom w:val="0"/>
      <w:divBdr>
        <w:top w:val="none" w:sz="0" w:space="0" w:color="auto"/>
        <w:left w:val="none" w:sz="0" w:space="0" w:color="auto"/>
        <w:bottom w:val="none" w:sz="0" w:space="0" w:color="auto"/>
        <w:right w:val="none" w:sz="0" w:space="0" w:color="auto"/>
      </w:divBdr>
    </w:div>
    <w:div w:id="1377583442">
      <w:bodyDiv w:val="1"/>
      <w:marLeft w:val="0"/>
      <w:marRight w:val="0"/>
      <w:marTop w:val="0"/>
      <w:marBottom w:val="0"/>
      <w:divBdr>
        <w:top w:val="none" w:sz="0" w:space="0" w:color="auto"/>
        <w:left w:val="none" w:sz="0" w:space="0" w:color="auto"/>
        <w:bottom w:val="none" w:sz="0" w:space="0" w:color="auto"/>
        <w:right w:val="none" w:sz="0" w:space="0" w:color="auto"/>
      </w:divBdr>
    </w:div>
    <w:div w:id="1381590593">
      <w:bodyDiv w:val="1"/>
      <w:marLeft w:val="0"/>
      <w:marRight w:val="0"/>
      <w:marTop w:val="0"/>
      <w:marBottom w:val="0"/>
      <w:divBdr>
        <w:top w:val="none" w:sz="0" w:space="0" w:color="auto"/>
        <w:left w:val="none" w:sz="0" w:space="0" w:color="auto"/>
        <w:bottom w:val="none" w:sz="0" w:space="0" w:color="auto"/>
        <w:right w:val="none" w:sz="0" w:space="0" w:color="auto"/>
      </w:divBdr>
      <w:divsChild>
        <w:div w:id="1409762948">
          <w:marLeft w:val="0"/>
          <w:marRight w:val="0"/>
          <w:marTop w:val="0"/>
          <w:marBottom w:val="0"/>
          <w:divBdr>
            <w:top w:val="none" w:sz="0" w:space="0" w:color="auto"/>
            <w:left w:val="none" w:sz="0" w:space="0" w:color="auto"/>
            <w:bottom w:val="none" w:sz="0" w:space="0" w:color="auto"/>
            <w:right w:val="none" w:sz="0" w:space="0" w:color="auto"/>
          </w:divBdr>
          <w:divsChild>
            <w:div w:id="17969681">
              <w:marLeft w:val="0"/>
              <w:marRight w:val="0"/>
              <w:marTop w:val="0"/>
              <w:marBottom w:val="0"/>
              <w:divBdr>
                <w:top w:val="none" w:sz="0" w:space="0" w:color="auto"/>
                <w:left w:val="none" w:sz="0" w:space="0" w:color="auto"/>
                <w:bottom w:val="none" w:sz="0" w:space="0" w:color="auto"/>
                <w:right w:val="none" w:sz="0" w:space="0" w:color="auto"/>
              </w:divBdr>
            </w:div>
            <w:div w:id="1481848705">
              <w:marLeft w:val="0"/>
              <w:marRight w:val="0"/>
              <w:marTop w:val="0"/>
              <w:marBottom w:val="0"/>
              <w:divBdr>
                <w:top w:val="none" w:sz="0" w:space="0" w:color="auto"/>
                <w:left w:val="none" w:sz="0" w:space="0" w:color="auto"/>
                <w:bottom w:val="none" w:sz="0" w:space="0" w:color="auto"/>
                <w:right w:val="none" w:sz="0" w:space="0" w:color="auto"/>
              </w:divBdr>
            </w:div>
            <w:div w:id="1743018623">
              <w:marLeft w:val="0"/>
              <w:marRight w:val="0"/>
              <w:marTop w:val="0"/>
              <w:marBottom w:val="0"/>
              <w:divBdr>
                <w:top w:val="none" w:sz="0" w:space="0" w:color="auto"/>
                <w:left w:val="none" w:sz="0" w:space="0" w:color="auto"/>
                <w:bottom w:val="none" w:sz="0" w:space="0" w:color="auto"/>
                <w:right w:val="none" w:sz="0" w:space="0" w:color="auto"/>
              </w:divBdr>
            </w:div>
            <w:div w:id="1291327964">
              <w:marLeft w:val="0"/>
              <w:marRight w:val="0"/>
              <w:marTop w:val="0"/>
              <w:marBottom w:val="0"/>
              <w:divBdr>
                <w:top w:val="none" w:sz="0" w:space="0" w:color="auto"/>
                <w:left w:val="none" w:sz="0" w:space="0" w:color="auto"/>
                <w:bottom w:val="none" w:sz="0" w:space="0" w:color="auto"/>
                <w:right w:val="none" w:sz="0" w:space="0" w:color="auto"/>
              </w:divBdr>
            </w:div>
            <w:div w:id="304049071">
              <w:marLeft w:val="0"/>
              <w:marRight w:val="0"/>
              <w:marTop w:val="0"/>
              <w:marBottom w:val="0"/>
              <w:divBdr>
                <w:top w:val="none" w:sz="0" w:space="0" w:color="auto"/>
                <w:left w:val="none" w:sz="0" w:space="0" w:color="auto"/>
                <w:bottom w:val="none" w:sz="0" w:space="0" w:color="auto"/>
                <w:right w:val="none" w:sz="0" w:space="0" w:color="auto"/>
              </w:divBdr>
            </w:div>
            <w:div w:id="836656430">
              <w:marLeft w:val="0"/>
              <w:marRight w:val="0"/>
              <w:marTop w:val="0"/>
              <w:marBottom w:val="0"/>
              <w:divBdr>
                <w:top w:val="none" w:sz="0" w:space="0" w:color="auto"/>
                <w:left w:val="none" w:sz="0" w:space="0" w:color="auto"/>
                <w:bottom w:val="none" w:sz="0" w:space="0" w:color="auto"/>
                <w:right w:val="none" w:sz="0" w:space="0" w:color="auto"/>
              </w:divBdr>
            </w:div>
            <w:div w:id="1545405097">
              <w:marLeft w:val="0"/>
              <w:marRight w:val="0"/>
              <w:marTop w:val="0"/>
              <w:marBottom w:val="0"/>
              <w:divBdr>
                <w:top w:val="none" w:sz="0" w:space="0" w:color="auto"/>
                <w:left w:val="none" w:sz="0" w:space="0" w:color="auto"/>
                <w:bottom w:val="none" w:sz="0" w:space="0" w:color="auto"/>
                <w:right w:val="none" w:sz="0" w:space="0" w:color="auto"/>
              </w:divBdr>
            </w:div>
            <w:div w:id="407656529">
              <w:marLeft w:val="0"/>
              <w:marRight w:val="0"/>
              <w:marTop w:val="0"/>
              <w:marBottom w:val="0"/>
              <w:divBdr>
                <w:top w:val="none" w:sz="0" w:space="0" w:color="auto"/>
                <w:left w:val="none" w:sz="0" w:space="0" w:color="auto"/>
                <w:bottom w:val="none" w:sz="0" w:space="0" w:color="auto"/>
                <w:right w:val="none" w:sz="0" w:space="0" w:color="auto"/>
              </w:divBdr>
            </w:div>
            <w:div w:id="1067266021">
              <w:marLeft w:val="0"/>
              <w:marRight w:val="0"/>
              <w:marTop w:val="0"/>
              <w:marBottom w:val="0"/>
              <w:divBdr>
                <w:top w:val="none" w:sz="0" w:space="0" w:color="auto"/>
                <w:left w:val="none" w:sz="0" w:space="0" w:color="auto"/>
                <w:bottom w:val="none" w:sz="0" w:space="0" w:color="auto"/>
                <w:right w:val="none" w:sz="0" w:space="0" w:color="auto"/>
              </w:divBdr>
            </w:div>
            <w:div w:id="2027753065">
              <w:marLeft w:val="0"/>
              <w:marRight w:val="0"/>
              <w:marTop w:val="0"/>
              <w:marBottom w:val="0"/>
              <w:divBdr>
                <w:top w:val="none" w:sz="0" w:space="0" w:color="auto"/>
                <w:left w:val="none" w:sz="0" w:space="0" w:color="auto"/>
                <w:bottom w:val="none" w:sz="0" w:space="0" w:color="auto"/>
                <w:right w:val="none" w:sz="0" w:space="0" w:color="auto"/>
              </w:divBdr>
            </w:div>
            <w:div w:id="1455755492">
              <w:marLeft w:val="0"/>
              <w:marRight w:val="0"/>
              <w:marTop w:val="0"/>
              <w:marBottom w:val="0"/>
              <w:divBdr>
                <w:top w:val="none" w:sz="0" w:space="0" w:color="auto"/>
                <w:left w:val="none" w:sz="0" w:space="0" w:color="auto"/>
                <w:bottom w:val="none" w:sz="0" w:space="0" w:color="auto"/>
                <w:right w:val="none" w:sz="0" w:space="0" w:color="auto"/>
              </w:divBdr>
            </w:div>
            <w:div w:id="232009163">
              <w:marLeft w:val="0"/>
              <w:marRight w:val="0"/>
              <w:marTop w:val="0"/>
              <w:marBottom w:val="0"/>
              <w:divBdr>
                <w:top w:val="none" w:sz="0" w:space="0" w:color="auto"/>
                <w:left w:val="none" w:sz="0" w:space="0" w:color="auto"/>
                <w:bottom w:val="none" w:sz="0" w:space="0" w:color="auto"/>
                <w:right w:val="none" w:sz="0" w:space="0" w:color="auto"/>
              </w:divBdr>
            </w:div>
            <w:div w:id="1740203423">
              <w:marLeft w:val="0"/>
              <w:marRight w:val="0"/>
              <w:marTop w:val="0"/>
              <w:marBottom w:val="0"/>
              <w:divBdr>
                <w:top w:val="none" w:sz="0" w:space="0" w:color="auto"/>
                <w:left w:val="none" w:sz="0" w:space="0" w:color="auto"/>
                <w:bottom w:val="none" w:sz="0" w:space="0" w:color="auto"/>
                <w:right w:val="none" w:sz="0" w:space="0" w:color="auto"/>
              </w:divBdr>
            </w:div>
            <w:div w:id="432284369">
              <w:marLeft w:val="0"/>
              <w:marRight w:val="0"/>
              <w:marTop w:val="0"/>
              <w:marBottom w:val="0"/>
              <w:divBdr>
                <w:top w:val="none" w:sz="0" w:space="0" w:color="auto"/>
                <w:left w:val="none" w:sz="0" w:space="0" w:color="auto"/>
                <w:bottom w:val="none" w:sz="0" w:space="0" w:color="auto"/>
                <w:right w:val="none" w:sz="0" w:space="0" w:color="auto"/>
              </w:divBdr>
            </w:div>
            <w:div w:id="755437266">
              <w:marLeft w:val="0"/>
              <w:marRight w:val="0"/>
              <w:marTop w:val="0"/>
              <w:marBottom w:val="0"/>
              <w:divBdr>
                <w:top w:val="none" w:sz="0" w:space="0" w:color="auto"/>
                <w:left w:val="none" w:sz="0" w:space="0" w:color="auto"/>
                <w:bottom w:val="none" w:sz="0" w:space="0" w:color="auto"/>
                <w:right w:val="none" w:sz="0" w:space="0" w:color="auto"/>
              </w:divBdr>
            </w:div>
            <w:div w:id="217135278">
              <w:marLeft w:val="0"/>
              <w:marRight w:val="0"/>
              <w:marTop w:val="0"/>
              <w:marBottom w:val="0"/>
              <w:divBdr>
                <w:top w:val="none" w:sz="0" w:space="0" w:color="auto"/>
                <w:left w:val="none" w:sz="0" w:space="0" w:color="auto"/>
                <w:bottom w:val="none" w:sz="0" w:space="0" w:color="auto"/>
                <w:right w:val="none" w:sz="0" w:space="0" w:color="auto"/>
              </w:divBdr>
            </w:div>
            <w:div w:id="250241272">
              <w:marLeft w:val="0"/>
              <w:marRight w:val="0"/>
              <w:marTop w:val="0"/>
              <w:marBottom w:val="0"/>
              <w:divBdr>
                <w:top w:val="none" w:sz="0" w:space="0" w:color="auto"/>
                <w:left w:val="none" w:sz="0" w:space="0" w:color="auto"/>
                <w:bottom w:val="none" w:sz="0" w:space="0" w:color="auto"/>
                <w:right w:val="none" w:sz="0" w:space="0" w:color="auto"/>
              </w:divBdr>
            </w:div>
            <w:div w:id="714894184">
              <w:marLeft w:val="0"/>
              <w:marRight w:val="0"/>
              <w:marTop w:val="0"/>
              <w:marBottom w:val="0"/>
              <w:divBdr>
                <w:top w:val="none" w:sz="0" w:space="0" w:color="auto"/>
                <w:left w:val="none" w:sz="0" w:space="0" w:color="auto"/>
                <w:bottom w:val="none" w:sz="0" w:space="0" w:color="auto"/>
                <w:right w:val="none" w:sz="0" w:space="0" w:color="auto"/>
              </w:divBdr>
            </w:div>
            <w:div w:id="677535941">
              <w:marLeft w:val="0"/>
              <w:marRight w:val="0"/>
              <w:marTop w:val="0"/>
              <w:marBottom w:val="0"/>
              <w:divBdr>
                <w:top w:val="none" w:sz="0" w:space="0" w:color="auto"/>
                <w:left w:val="none" w:sz="0" w:space="0" w:color="auto"/>
                <w:bottom w:val="none" w:sz="0" w:space="0" w:color="auto"/>
                <w:right w:val="none" w:sz="0" w:space="0" w:color="auto"/>
              </w:divBdr>
            </w:div>
            <w:div w:id="394819451">
              <w:marLeft w:val="0"/>
              <w:marRight w:val="0"/>
              <w:marTop w:val="0"/>
              <w:marBottom w:val="0"/>
              <w:divBdr>
                <w:top w:val="none" w:sz="0" w:space="0" w:color="auto"/>
                <w:left w:val="none" w:sz="0" w:space="0" w:color="auto"/>
                <w:bottom w:val="none" w:sz="0" w:space="0" w:color="auto"/>
                <w:right w:val="none" w:sz="0" w:space="0" w:color="auto"/>
              </w:divBdr>
            </w:div>
            <w:div w:id="1222986874">
              <w:marLeft w:val="0"/>
              <w:marRight w:val="0"/>
              <w:marTop w:val="0"/>
              <w:marBottom w:val="0"/>
              <w:divBdr>
                <w:top w:val="none" w:sz="0" w:space="0" w:color="auto"/>
                <w:left w:val="none" w:sz="0" w:space="0" w:color="auto"/>
                <w:bottom w:val="none" w:sz="0" w:space="0" w:color="auto"/>
                <w:right w:val="none" w:sz="0" w:space="0" w:color="auto"/>
              </w:divBdr>
            </w:div>
            <w:div w:id="165050875">
              <w:marLeft w:val="0"/>
              <w:marRight w:val="0"/>
              <w:marTop w:val="0"/>
              <w:marBottom w:val="0"/>
              <w:divBdr>
                <w:top w:val="none" w:sz="0" w:space="0" w:color="auto"/>
                <w:left w:val="none" w:sz="0" w:space="0" w:color="auto"/>
                <w:bottom w:val="none" w:sz="0" w:space="0" w:color="auto"/>
                <w:right w:val="none" w:sz="0" w:space="0" w:color="auto"/>
              </w:divBdr>
            </w:div>
            <w:div w:id="1034312581">
              <w:marLeft w:val="0"/>
              <w:marRight w:val="0"/>
              <w:marTop w:val="0"/>
              <w:marBottom w:val="0"/>
              <w:divBdr>
                <w:top w:val="none" w:sz="0" w:space="0" w:color="auto"/>
                <w:left w:val="none" w:sz="0" w:space="0" w:color="auto"/>
                <w:bottom w:val="none" w:sz="0" w:space="0" w:color="auto"/>
                <w:right w:val="none" w:sz="0" w:space="0" w:color="auto"/>
              </w:divBdr>
            </w:div>
            <w:div w:id="649285071">
              <w:marLeft w:val="0"/>
              <w:marRight w:val="0"/>
              <w:marTop w:val="0"/>
              <w:marBottom w:val="0"/>
              <w:divBdr>
                <w:top w:val="none" w:sz="0" w:space="0" w:color="auto"/>
                <w:left w:val="none" w:sz="0" w:space="0" w:color="auto"/>
                <w:bottom w:val="none" w:sz="0" w:space="0" w:color="auto"/>
                <w:right w:val="none" w:sz="0" w:space="0" w:color="auto"/>
              </w:divBdr>
            </w:div>
            <w:div w:id="271324517">
              <w:marLeft w:val="0"/>
              <w:marRight w:val="0"/>
              <w:marTop w:val="0"/>
              <w:marBottom w:val="0"/>
              <w:divBdr>
                <w:top w:val="none" w:sz="0" w:space="0" w:color="auto"/>
                <w:left w:val="none" w:sz="0" w:space="0" w:color="auto"/>
                <w:bottom w:val="none" w:sz="0" w:space="0" w:color="auto"/>
                <w:right w:val="none" w:sz="0" w:space="0" w:color="auto"/>
              </w:divBdr>
            </w:div>
            <w:div w:id="1187254051">
              <w:marLeft w:val="0"/>
              <w:marRight w:val="0"/>
              <w:marTop w:val="0"/>
              <w:marBottom w:val="0"/>
              <w:divBdr>
                <w:top w:val="none" w:sz="0" w:space="0" w:color="auto"/>
                <w:left w:val="none" w:sz="0" w:space="0" w:color="auto"/>
                <w:bottom w:val="none" w:sz="0" w:space="0" w:color="auto"/>
                <w:right w:val="none" w:sz="0" w:space="0" w:color="auto"/>
              </w:divBdr>
            </w:div>
            <w:div w:id="739446203">
              <w:marLeft w:val="0"/>
              <w:marRight w:val="0"/>
              <w:marTop w:val="0"/>
              <w:marBottom w:val="0"/>
              <w:divBdr>
                <w:top w:val="none" w:sz="0" w:space="0" w:color="auto"/>
                <w:left w:val="none" w:sz="0" w:space="0" w:color="auto"/>
                <w:bottom w:val="none" w:sz="0" w:space="0" w:color="auto"/>
                <w:right w:val="none" w:sz="0" w:space="0" w:color="auto"/>
              </w:divBdr>
            </w:div>
            <w:div w:id="1511528803">
              <w:marLeft w:val="0"/>
              <w:marRight w:val="0"/>
              <w:marTop w:val="0"/>
              <w:marBottom w:val="0"/>
              <w:divBdr>
                <w:top w:val="none" w:sz="0" w:space="0" w:color="auto"/>
                <w:left w:val="none" w:sz="0" w:space="0" w:color="auto"/>
                <w:bottom w:val="none" w:sz="0" w:space="0" w:color="auto"/>
                <w:right w:val="none" w:sz="0" w:space="0" w:color="auto"/>
              </w:divBdr>
            </w:div>
            <w:div w:id="1983003444">
              <w:marLeft w:val="0"/>
              <w:marRight w:val="0"/>
              <w:marTop w:val="0"/>
              <w:marBottom w:val="0"/>
              <w:divBdr>
                <w:top w:val="none" w:sz="0" w:space="0" w:color="auto"/>
                <w:left w:val="none" w:sz="0" w:space="0" w:color="auto"/>
                <w:bottom w:val="none" w:sz="0" w:space="0" w:color="auto"/>
                <w:right w:val="none" w:sz="0" w:space="0" w:color="auto"/>
              </w:divBdr>
            </w:div>
            <w:div w:id="1560239222">
              <w:marLeft w:val="0"/>
              <w:marRight w:val="0"/>
              <w:marTop w:val="0"/>
              <w:marBottom w:val="0"/>
              <w:divBdr>
                <w:top w:val="none" w:sz="0" w:space="0" w:color="auto"/>
                <w:left w:val="none" w:sz="0" w:space="0" w:color="auto"/>
                <w:bottom w:val="none" w:sz="0" w:space="0" w:color="auto"/>
                <w:right w:val="none" w:sz="0" w:space="0" w:color="auto"/>
              </w:divBdr>
            </w:div>
            <w:div w:id="1049963793">
              <w:marLeft w:val="0"/>
              <w:marRight w:val="0"/>
              <w:marTop w:val="0"/>
              <w:marBottom w:val="0"/>
              <w:divBdr>
                <w:top w:val="none" w:sz="0" w:space="0" w:color="auto"/>
                <w:left w:val="none" w:sz="0" w:space="0" w:color="auto"/>
                <w:bottom w:val="none" w:sz="0" w:space="0" w:color="auto"/>
                <w:right w:val="none" w:sz="0" w:space="0" w:color="auto"/>
              </w:divBdr>
            </w:div>
            <w:div w:id="1887915565">
              <w:marLeft w:val="0"/>
              <w:marRight w:val="0"/>
              <w:marTop w:val="0"/>
              <w:marBottom w:val="0"/>
              <w:divBdr>
                <w:top w:val="none" w:sz="0" w:space="0" w:color="auto"/>
                <w:left w:val="none" w:sz="0" w:space="0" w:color="auto"/>
                <w:bottom w:val="none" w:sz="0" w:space="0" w:color="auto"/>
                <w:right w:val="none" w:sz="0" w:space="0" w:color="auto"/>
              </w:divBdr>
            </w:div>
            <w:div w:id="566765100">
              <w:marLeft w:val="0"/>
              <w:marRight w:val="0"/>
              <w:marTop w:val="0"/>
              <w:marBottom w:val="0"/>
              <w:divBdr>
                <w:top w:val="none" w:sz="0" w:space="0" w:color="auto"/>
                <w:left w:val="none" w:sz="0" w:space="0" w:color="auto"/>
                <w:bottom w:val="none" w:sz="0" w:space="0" w:color="auto"/>
                <w:right w:val="none" w:sz="0" w:space="0" w:color="auto"/>
              </w:divBdr>
            </w:div>
            <w:div w:id="1821657701">
              <w:marLeft w:val="0"/>
              <w:marRight w:val="0"/>
              <w:marTop w:val="0"/>
              <w:marBottom w:val="0"/>
              <w:divBdr>
                <w:top w:val="none" w:sz="0" w:space="0" w:color="auto"/>
                <w:left w:val="none" w:sz="0" w:space="0" w:color="auto"/>
                <w:bottom w:val="none" w:sz="0" w:space="0" w:color="auto"/>
                <w:right w:val="none" w:sz="0" w:space="0" w:color="auto"/>
              </w:divBdr>
            </w:div>
            <w:div w:id="706224056">
              <w:marLeft w:val="0"/>
              <w:marRight w:val="0"/>
              <w:marTop w:val="0"/>
              <w:marBottom w:val="0"/>
              <w:divBdr>
                <w:top w:val="none" w:sz="0" w:space="0" w:color="auto"/>
                <w:left w:val="none" w:sz="0" w:space="0" w:color="auto"/>
                <w:bottom w:val="none" w:sz="0" w:space="0" w:color="auto"/>
                <w:right w:val="none" w:sz="0" w:space="0" w:color="auto"/>
              </w:divBdr>
            </w:div>
            <w:div w:id="1467970696">
              <w:marLeft w:val="0"/>
              <w:marRight w:val="0"/>
              <w:marTop w:val="0"/>
              <w:marBottom w:val="0"/>
              <w:divBdr>
                <w:top w:val="none" w:sz="0" w:space="0" w:color="auto"/>
                <w:left w:val="none" w:sz="0" w:space="0" w:color="auto"/>
                <w:bottom w:val="none" w:sz="0" w:space="0" w:color="auto"/>
                <w:right w:val="none" w:sz="0" w:space="0" w:color="auto"/>
              </w:divBdr>
            </w:div>
            <w:div w:id="1084688331">
              <w:marLeft w:val="0"/>
              <w:marRight w:val="0"/>
              <w:marTop w:val="0"/>
              <w:marBottom w:val="0"/>
              <w:divBdr>
                <w:top w:val="none" w:sz="0" w:space="0" w:color="auto"/>
                <w:left w:val="none" w:sz="0" w:space="0" w:color="auto"/>
                <w:bottom w:val="none" w:sz="0" w:space="0" w:color="auto"/>
                <w:right w:val="none" w:sz="0" w:space="0" w:color="auto"/>
              </w:divBdr>
            </w:div>
            <w:div w:id="1961298064">
              <w:marLeft w:val="0"/>
              <w:marRight w:val="0"/>
              <w:marTop w:val="0"/>
              <w:marBottom w:val="0"/>
              <w:divBdr>
                <w:top w:val="none" w:sz="0" w:space="0" w:color="auto"/>
                <w:left w:val="none" w:sz="0" w:space="0" w:color="auto"/>
                <w:bottom w:val="none" w:sz="0" w:space="0" w:color="auto"/>
                <w:right w:val="none" w:sz="0" w:space="0" w:color="auto"/>
              </w:divBdr>
            </w:div>
            <w:div w:id="368726590">
              <w:marLeft w:val="0"/>
              <w:marRight w:val="0"/>
              <w:marTop w:val="0"/>
              <w:marBottom w:val="0"/>
              <w:divBdr>
                <w:top w:val="none" w:sz="0" w:space="0" w:color="auto"/>
                <w:left w:val="none" w:sz="0" w:space="0" w:color="auto"/>
                <w:bottom w:val="none" w:sz="0" w:space="0" w:color="auto"/>
                <w:right w:val="none" w:sz="0" w:space="0" w:color="auto"/>
              </w:divBdr>
            </w:div>
            <w:div w:id="592056848">
              <w:marLeft w:val="0"/>
              <w:marRight w:val="0"/>
              <w:marTop w:val="0"/>
              <w:marBottom w:val="0"/>
              <w:divBdr>
                <w:top w:val="none" w:sz="0" w:space="0" w:color="auto"/>
                <w:left w:val="none" w:sz="0" w:space="0" w:color="auto"/>
                <w:bottom w:val="none" w:sz="0" w:space="0" w:color="auto"/>
                <w:right w:val="none" w:sz="0" w:space="0" w:color="auto"/>
              </w:divBdr>
            </w:div>
            <w:div w:id="2019309703">
              <w:marLeft w:val="0"/>
              <w:marRight w:val="0"/>
              <w:marTop w:val="0"/>
              <w:marBottom w:val="0"/>
              <w:divBdr>
                <w:top w:val="none" w:sz="0" w:space="0" w:color="auto"/>
                <w:left w:val="none" w:sz="0" w:space="0" w:color="auto"/>
                <w:bottom w:val="none" w:sz="0" w:space="0" w:color="auto"/>
                <w:right w:val="none" w:sz="0" w:space="0" w:color="auto"/>
              </w:divBdr>
            </w:div>
            <w:div w:id="902521406">
              <w:marLeft w:val="0"/>
              <w:marRight w:val="0"/>
              <w:marTop w:val="0"/>
              <w:marBottom w:val="0"/>
              <w:divBdr>
                <w:top w:val="none" w:sz="0" w:space="0" w:color="auto"/>
                <w:left w:val="none" w:sz="0" w:space="0" w:color="auto"/>
                <w:bottom w:val="none" w:sz="0" w:space="0" w:color="auto"/>
                <w:right w:val="none" w:sz="0" w:space="0" w:color="auto"/>
              </w:divBdr>
            </w:div>
            <w:div w:id="305817053">
              <w:marLeft w:val="0"/>
              <w:marRight w:val="0"/>
              <w:marTop w:val="0"/>
              <w:marBottom w:val="0"/>
              <w:divBdr>
                <w:top w:val="none" w:sz="0" w:space="0" w:color="auto"/>
                <w:left w:val="none" w:sz="0" w:space="0" w:color="auto"/>
                <w:bottom w:val="none" w:sz="0" w:space="0" w:color="auto"/>
                <w:right w:val="none" w:sz="0" w:space="0" w:color="auto"/>
              </w:divBdr>
            </w:div>
            <w:div w:id="1801338233">
              <w:marLeft w:val="0"/>
              <w:marRight w:val="0"/>
              <w:marTop w:val="0"/>
              <w:marBottom w:val="0"/>
              <w:divBdr>
                <w:top w:val="none" w:sz="0" w:space="0" w:color="auto"/>
                <w:left w:val="none" w:sz="0" w:space="0" w:color="auto"/>
                <w:bottom w:val="none" w:sz="0" w:space="0" w:color="auto"/>
                <w:right w:val="none" w:sz="0" w:space="0" w:color="auto"/>
              </w:divBdr>
            </w:div>
            <w:div w:id="1977223676">
              <w:marLeft w:val="0"/>
              <w:marRight w:val="0"/>
              <w:marTop w:val="0"/>
              <w:marBottom w:val="0"/>
              <w:divBdr>
                <w:top w:val="none" w:sz="0" w:space="0" w:color="auto"/>
                <w:left w:val="none" w:sz="0" w:space="0" w:color="auto"/>
                <w:bottom w:val="none" w:sz="0" w:space="0" w:color="auto"/>
                <w:right w:val="none" w:sz="0" w:space="0" w:color="auto"/>
              </w:divBdr>
            </w:div>
            <w:div w:id="580022068">
              <w:marLeft w:val="0"/>
              <w:marRight w:val="0"/>
              <w:marTop w:val="0"/>
              <w:marBottom w:val="0"/>
              <w:divBdr>
                <w:top w:val="none" w:sz="0" w:space="0" w:color="auto"/>
                <w:left w:val="none" w:sz="0" w:space="0" w:color="auto"/>
                <w:bottom w:val="none" w:sz="0" w:space="0" w:color="auto"/>
                <w:right w:val="none" w:sz="0" w:space="0" w:color="auto"/>
              </w:divBdr>
            </w:div>
            <w:div w:id="903678898">
              <w:marLeft w:val="0"/>
              <w:marRight w:val="0"/>
              <w:marTop w:val="0"/>
              <w:marBottom w:val="0"/>
              <w:divBdr>
                <w:top w:val="none" w:sz="0" w:space="0" w:color="auto"/>
                <w:left w:val="none" w:sz="0" w:space="0" w:color="auto"/>
                <w:bottom w:val="none" w:sz="0" w:space="0" w:color="auto"/>
                <w:right w:val="none" w:sz="0" w:space="0" w:color="auto"/>
              </w:divBdr>
            </w:div>
            <w:div w:id="650015850">
              <w:marLeft w:val="0"/>
              <w:marRight w:val="0"/>
              <w:marTop w:val="0"/>
              <w:marBottom w:val="0"/>
              <w:divBdr>
                <w:top w:val="none" w:sz="0" w:space="0" w:color="auto"/>
                <w:left w:val="none" w:sz="0" w:space="0" w:color="auto"/>
                <w:bottom w:val="none" w:sz="0" w:space="0" w:color="auto"/>
                <w:right w:val="none" w:sz="0" w:space="0" w:color="auto"/>
              </w:divBdr>
            </w:div>
            <w:div w:id="842549419">
              <w:marLeft w:val="0"/>
              <w:marRight w:val="0"/>
              <w:marTop w:val="0"/>
              <w:marBottom w:val="0"/>
              <w:divBdr>
                <w:top w:val="none" w:sz="0" w:space="0" w:color="auto"/>
                <w:left w:val="none" w:sz="0" w:space="0" w:color="auto"/>
                <w:bottom w:val="none" w:sz="0" w:space="0" w:color="auto"/>
                <w:right w:val="none" w:sz="0" w:space="0" w:color="auto"/>
              </w:divBdr>
            </w:div>
            <w:div w:id="1638951986">
              <w:marLeft w:val="0"/>
              <w:marRight w:val="0"/>
              <w:marTop w:val="0"/>
              <w:marBottom w:val="0"/>
              <w:divBdr>
                <w:top w:val="none" w:sz="0" w:space="0" w:color="auto"/>
                <w:left w:val="none" w:sz="0" w:space="0" w:color="auto"/>
                <w:bottom w:val="none" w:sz="0" w:space="0" w:color="auto"/>
                <w:right w:val="none" w:sz="0" w:space="0" w:color="auto"/>
              </w:divBdr>
            </w:div>
            <w:div w:id="1923367748">
              <w:marLeft w:val="0"/>
              <w:marRight w:val="0"/>
              <w:marTop w:val="0"/>
              <w:marBottom w:val="0"/>
              <w:divBdr>
                <w:top w:val="none" w:sz="0" w:space="0" w:color="auto"/>
                <w:left w:val="none" w:sz="0" w:space="0" w:color="auto"/>
                <w:bottom w:val="none" w:sz="0" w:space="0" w:color="auto"/>
                <w:right w:val="none" w:sz="0" w:space="0" w:color="auto"/>
              </w:divBdr>
            </w:div>
            <w:div w:id="677581013">
              <w:marLeft w:val="0"/>
              <w:marRight w:val="0"/>
              <w:marTop w:val="0"/>
              <w:marBottom w:val="0"/>
              <w:divBdr>
                <w:top w:val="none" w:sz="0" w:space="0" w:color="auto"/>
                <w:left w:val="none" w:sz="0" w:space="0" w:color="auto"/>
                <w:bottom w:val="none" w:sz="0" w:space="0" w:color="auto"/>
                <w:right w:val="none" w:sz="0" w:space="0" w:color="auto"/>
              </w:divBdr>
            </w:div>
            <w:div w:id="12286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8325">
      <w:bodyDiv w:val="1"/>
      <w:marLeft w:val="0"/>
      <w:marRight w:val="0"/>
      <w:marTop w:val="0"/>
      <w:marBottom w:val="0"/>
      <w:divBdr>
        <w:top w:val="none" w:sz="0" w:space="0" w:color="auto"/>
        <w:left w:val="none" w:sz="0" w:space="0" w:color="auto"/>
        <w:bottom w:val="none" w:sz="0" w:space="0" w:color="auto"/>
        <w:right w:val="none" w:sz="0" w:space="0" w:color="auto"/>
      </w:divBdr>
      <w:divsChild>
        <w:div w:id="1681851498">
          <w:marLeft w:val="0"/>
          <w:marRight w:val="0"/>
          <w:marTop w:val="0"/>
          <w:marBottom w:val="0"/>
          <w:divBdr>
            <w:top w:val="none" w:sz="0" w:space="0" w:color="auto"/>
            <w:left w:val="none" w:sz="0" w:space="0" w:color="auto"/>
            <w:bottom w:val="none" w:sz="0" w:space="0" w:color="auto"/>
            <w:right w:val="none" w:sz="0" w:space="0" w:color="auto"/>
          </w:divBdr>
          <w:divsChild>
            <w:div w:id="67849019">
              <w:marLeft w:val="0"/>
              <w:marRight w:val="0"/>
              <w:marTop w:val="0"/>
              <w:marBottom w:val="0"/>
              <w:divBdr>
                <w:top w:val="none" w:sz="0" w:space="0" w:color="auto"/>
                <w:left w:val="none" w:sz="0" w:space="0" w:color="auto"/>
                <w:bottom w:val="none" w:sz="0" w:space="0" w:color="auto"/>
                <w:right w:val="none" w:sz="0" w:space="0" w:color="auto"/>
              </w:divBdr>
            </w:div>
            <w:div w:id="178547983">
              <w:marLeft w:val="0"/>
              <w:marRight w:val="0"/>
              <w:marTop w:val="0"/>
              <w:marBottom w:val="0"/>
              <w:divBdr>
                <w:top w:val="none" w:sz="0" w:space="0" w:color="auto"/>
                <w:left w:val="none" w:sz="0" w:space="0" w:color="auto"/>
                <w:bottom w:val="none" w:sz="0" w:space="0" w:color="auto"/>
                <w:right w:val="none" w:sz="0" w:space="0" w:color="auto"/>
              </w:divBdr>
            </w:div>
            <w:div w:id="257061309">
              <w:marLeft w:val="0"/>
              <w:marRight w:val="0"/>
              <w:marTop w:val="0"/>
              <w:marBottom w:val="0"/>
              <w:divBdr>
                <w:top w:val="none" w:sz="0" w:space="0" w:color="auto"/>
                <w:left w:val="none" w:sz="0" w:space="0" w:color="auto"/>
                <w:bottom w:val="none" w:sz="0" w:space="0" w:color="auto"/>
                <w:right w:val="none" w:sz="0" w:space="0" w:color="auto"/>
              </w:divBdr>
            </w:div>
            <w:div w:id="361908402">
              <w:marLeft w:val="0"/>
              <w:marRight w:val="0"/>
              <w:marTop w:val="0"/>
              <w:marBottom w:val="0"/>
              <w:divBdr>
                <w:top w:val="none" w:sz="0" w:space="0" w:color="auto"/>
                <w:left w:val="none" w:sz="0" w:space="0" w:color="auto"/>
                <w:bottom w:val="none" w:sz="0" w:space="0" w:color="auto"/>
                <w:right w:val="none" w:sz="0" w:space="0" w:color="auto"/>
              </w:divBdr>
            </w:div>
            <w:div w:id="428811933">
              <w:marLeft w:val="0"/>
              <w:marRight w:val="0"/>
              <w:marTop w:val="0"/>
              <w:marBottom w:val="0"/>
              <w:divBdr>
                <w:top w:val="none" w:sz="0" w:space="0" w:color="auto"/>
                <w:left w:val="none" w:sz="0" w:space="0" w:color="auto"/>
                <w:bottom w:val="none" w:sz="0" w:space="0" w:color="auto"/>
                <w:right w:val="none" w:sz="0" w:space="0" w:color="auto"/>
              </w:divBdr>
            </w:div>
            <w:div w:id="512112413">
              <w:marLeft w:val="0"/>
              <w:marRight w:val="0"/>
              <w:marTop w:val="0"/>
              <w:marBottom w:val="0"/>
              <w:divBdr>
                <w:top w:val="none" w:sz="0" w:space="0" w:color="auto"/>
                <w:left w:val="none" w:sz="0" w:space="0" w:color="auto"/>
                <w:bottom w:val="none" w:sz="0" w:space="0" w:color="auto"/>
                <w:right w:val="none" w:sz="0" w:space="0" w:color="auto"/>
              </w:divBdr>
            </w:div>
            <w:div w:id="536046230">
              <w:marLeft w:val="0"/>
              <w:marRight w:val="0"/>
              <w:marTop w:val="0"/>
              <w:marBottom w:val="0"/>
              <w:divBdr>
                <w:top w:val="none" w:sz="0" w:space="0" w:color="auto"/>
                <w:left w:val="none" w:sz="0" w:space="0" w:color="auto"/>
                <w:bottom w:val="none" w:sz="0" w:space="0" w:color="auto"/>
                <w:right w:val="none" w:sz="0" w:space="0" w:color="auto"/>
              </w:divBdr>
            </w:div>
            <w:div w:id="583800606">
              <w:marLeft w:val="0"/>
              <w:marRight w:val="0"/>
              <w:marTop w:val="0"/>
              <w:marBottom w:val="0"/>
              <w:divBdr>
                <w:top w:val="none" w:sz="0" w:space="0" w:color="auto"/>
                <w:left w:val="none" w:sz="0" w:space="0" w:color="auto"/>
                <w:bottom w:val="none" w:sz="0" w:space="0" w:color="auto"/>
                <w:right w:val="none" w:sz="0" w:space="0" w:color="auto"/>
              </w:divBdr>
            </w:div>
            <w:div w:id="614940929">
              <w:marLeft w:val="0"/>
              <w:marRight w:val="0"/>
              <w:marTop w:val="0"/>
              <w:marBottom w:val="0"/>
              <w:divBdr>
                <w:top w:val="none" w:sz="0" w:space="0" w:color="auto"/>
                <w:left w:val="none" w:sz="0" w:space="0" w:color="auto"/>
                <w:bottom w:val="none" w:sz="0" w:space="0" w:color="auto"/>
                <w:right w:val="none" w:sz="0" w:space="0" w:color="auto"/>
              </w:divBdr>
            </w:div>
            <w:div w:id="796459252">
              <w:marLeft w:val="0"/>
              <w:marRight w:val="0"/>
              <w:marTop w:val="0"/>
              <w:marBottom w:val="0"/>
              <w:divBdr>
                <w:top w:val="none" w:sz="0" w:space="0" w:color="auto"/>
                <w:left w:val="none" w:sz="0" w:space="0" w:color="auto"/>
                <w:bottom w:val="none" w:sz="0" w:space="0" w:color="auto"/>
                <w:right w:val="none" w:sz="0" w:space="0" w:color="auto"/>
              </w:divBdr>
            </w:div>
            <w:div w:id="868566529">
              <w:marLeft w:val="0"/>
              <w:marRight w:val="0"/>
              <w:marTop w:val="0"/>
              <w:marBottom w:val="0"/>
              <w:divBdr>
                <w:top w:val="none" w:sz="0" w:space="0" w:color="auto"/>
                <w:left w:val="none" w:sz="0" w:space="0" w:color="auto"/>
                <w:bottom w:val="none" w:sz="0" w:space="0" w:color="auto"/>
                <w:right w:val="none" w:sz="0" w:space="0" w:color="auto"/>
              </w:divBdr>
            </w:div>
            <w:div w:id="901214959">
              <w:marLeft w:val="0"/>
              <w:marRight w:val="0"/>
              <w:marTop w:val="0"/>
              <w:marBottom w:val="0"/>
              <w:divBdr>
                <w:top w:val="none" w:sz="0" w:space="0" w:color="auto"/>
                <w:left w:val="none" w:sz="0" w:space="0" w:color="auto"/>
                <w:bottom w:val="none" w:sz="0" w:space="0" w:color="auto"/>
                <w:right w:val="none" w:sz="0" w:space="0" w:color="auto"/>
              </w:divBdr>
            </w:div>
            <w:div w:id="951548286">
              <w:marLeft w:val="0"/>
              <w:marRight w:val="0"/>
              <w:marTop w:val="0"/>
              <w:marBottom w:val="0"/>
              <w:divBdr>
                <w:top w:val="none" w:sz="0" w:space="0" w:color="auto"/>
                <w:left w:val="none" w:sz="0" w:space="0" w:color="auto"/>
                <w:bottom w:val="none" w:sz="0" w:space="0" w:color="auto"/>
                <w:right w:val="none" w:sz="0" w:space="0" w:color="auto"/>
              </w:divBdr>
            </w:div>
            <w:div w:id="954018982">
              <w:marLeft w:val="0"/>
              <w:marRight w:val="0"/>
              <w:marTop w:val="0"/>
              <w:marBottom w:val="0"/>
              <w:divBdr>
                <w:top w:val="none" w:sz="0" w:space="0" w:color="auto"/>
                <w:left w:val="none" w:sz="0" w:space="0" w:color="auto"/>
                <w:bottom w:val="none" w:sz="0" w:space="0" w:color="auto"/>
                <w:right w:val="none" w:sz="0" w:space="0" w:color="auto"/>
              </w:divBdr>
            </w:div>
            <w:div w:id="958727038">
              <w:marLeft w:val="0"/>
              <w:marRight w:val="0"/>
              <w:marTop w:val="0"/>
              <w:marBottom w:val="0"/>
              <w:divBdr>
                <w:top w:val="none" w:sz="0" w:space="0" w:color="auto"/>
                <w:left w:val="none" w:sz="0" w:space="0" w:color="auto"/>
                <w:bottom w:val="none" w:sz="0" w:space="0" w:color="auto"/>
                <w:right w:val="none" w:sz="0" w:space="0" w:color="auto"/>
              </w:divBdr>
            </w:div>
            <w:div w:id="1164591658">
              <w:marLeft w:val="0"/>
              <w:marRight w:val="0"/>
              <w:marTop w:val="0"/>
              <w:marBottom w:val="0"/>
              <w:divBdr>
                <w:top w:val="none" w:sz="0" w:space="0" w:color="auto"/>
                <w:left w:val="none" w:sz="0" w:space="0" w:color="auto"/>
                <w:bottom w:val="none" w:sz="0" w:space="0" w:color="auto"/>
                <w:right w:val="none" w:sz="0" w:space="0" w:color="auto"/>
              </w:divBdr>
            </w:div>
            <w:div w:id="1195459596">
              <w:marLeft w:val="0"/>
              <w:marRight w:val="0"/>
              <w:marTop w:val="0"/>
              <w:marBottom w:val="0"/>
              <w:divBdr>
                <w:top w:val="none" w:sz="0" w:space="0" w:color="auto"/>
                <w:left w:val="none" w:sz="0" w:space="0" w:color="auto"/>
                <w:bottom w:val="none" w:sz="0" w:space="0" w:color="auto"/>
                <w:right w:val="none" w:sz="0" w:space="0" w:color="auto"/>
              </w:divBdr>
            </w:div>
            <w:div w:id="1234311349">
              <w:marLeft w:val="0"/>
              <w:marRight w:val="0"/>
              <w:marTop w:val="0"/>
              <w:marBottom w:val="0"/>
              <w:divBdr>
                <w:top w:val="none" w:sz="0" w:space="0" w:color="auto"/>
                <w:left w:val="none" w:sz="0" w:space="0" w:color="auto"/>
                <w:bottom w:val="none" w:sz="0" w:space="0" w:color="auto"/>
                <w:right w:val="none" w:sz="0" w:space="0" w:color="auto"/>
              </w:divBdr>
            </w:div>
            <w:div w:id="1287853697">
              <w:marLeft w:val="0"/>
              <w:marRight w:val="0"/>
              <w:marTop w:val="0"/>
              <w:marBottom w:val="0"/>
              <w:divBdr>
                <w:top w:val="none" w:sz="0" w:space="0" w:color="auto"/>
                <w:left w:val="none" w:sz="0" w:space="0" w:color="auto"/>
                <w:bottom w:val="none" w:sz="0" w:space="0" w:color="auto"/>
                <w:right w:val="none" w:sz="0" w:space="0" w:color="auto"/>
              </w:divBdr>
            </w:div>
            <w:div w:id="1352025715">
              <w:marLeft w:val="0"/>
              <w:marRight w:val="0"/>
              <w:marTop w:val="0"/>
              <w:marBottom w:val="0"/>
              <w:divBdr>
                <w:top w:val="none" w:sz="0" w:space="0" w:color="auto"/>
                <w:left w:val="none" w:sz="0" w:space="0" w:color="auto"/>
                <w:bottom w:val="none" w:sz="0" w:space="0" w:color="auto"/>
                <w:right w:val="none" w:sz="0" w:space="0" w:color="auto"/>
              </w:divBdr>
            </w:div>
            <w:div w:id="1376466759">
              <w:marLeft w:val="0"/>
              <w:marRight w:val="0"/>
              <w:marTop w:val="0"/>
              <w:marBottom w:val="0"/>
              <w:divBdr>
                <w:top w:val="none" w:sz="0" w:space="0" w:color="auto"/>
                <w:left w:val="none" w:sz="0" w:space="0" w:color="auto"/>
                <w:bottom w:val="none" w:sz="0" w:space="0" w:color="auto"/>
                <w:right w:val="none" w:sz="0" w:space="0" w:color="auto"/>
              </w:divBdr>
            </w:div>
            <w:div w:id="1398281577">
              <w:marLeft w:val="0"/>
              <w:marRight w:val="0"/>
              <w:marTop w:val="0"/>
              <w:marBottom w:val="0"/>
              <w:divBdr>
                <w:top w:val="none" w:sz="0" w:space="0" w:color="auto"/>
                <w:left w:val="none" w:sz="0" w:space="0" w:color="auto"/>
                <w:bottom w:val="none" w:sz="0" w:space="0" w:color="auto"/>
                <w:right w:val="none" w:sz="0" w:space="0" w:color="auto"/>
              </w:divBdr>
            </w:div>
            <w:div w:id="1433817111">
              <w:marLeft w:val="0"/>
              <w:marRight w:val="0"/>
              <w:marTop w:val="0"/>
              <w:marBottom w:val="0"/>
              <w:divBdr>
                <w:top w:val="none" w:sz="0" w:space="0" w:color="auto"/>
                <w:left w:val="none" w:sz="0" w:space="0" w:color="auto"/>
                <w:bottom w:val="none" w:sz="0" w:space="0" w:color="auto"/>
                <w:right w:val="none" w:sz="0" w:space="0" w:color="auto"/>
              </w:divBdr>
            </w:div>
            <w:div w:id="1455060575">
              <w:marLeft w:val="0"/>
              <w:marRight w:val="0"/>
              <w:marTop w:val="0"/>
              <w:marBottom w:val="0"/>
              <w:divBdr>
                <w:top w:val="none" w:sz="0" w:space="0" w:color="auto"/>
                <w:left w:val="none" w:sz="0" w:space="0" w:color="auto"/>
                <w:bottom w:val="none" w:sz="0" w:space="0" w:color="auto"/>
                <w:right w:val="none" w:sz="0" w:space="0" w:color="auto"/>
              </w:divBdr>
            </w:div>
            <w:div w:id="1546604979">
              <w:marLeft w:val="0"/>
              <w:marRight w:val="0"/>
              <w:marTop w:val="0"/>
              <w:marBottom w:val="0"/>
              <w:divBdr>
                <w:top w:val="none" w:sz="0" w:space="0" w:color="auto"/>
                <w:left w:val="none" w:sz="0" w:space="0" w:color="auto"/>
                <w:bottom w:val="none" w:sz="0" w:space="0" w:color="auto"/>
                <w:right w:val="none" w:sz="0" w:space="0" w:color="auto"/>
              </w:divBdr>
            </w:div>
            <w:div w:id="1647052766">
              <w:marLeft w:val="0"/>
              <w:marRight w:val="0"/>
              <w:marTop w:val="0"/>
              <w:marBottom w:val="0"/>
              <w:divBdr>
                <w:top w:val="none" w:sz="0" w:space="0" w:color="auto"/>
                <w:left w:val="none" w:sz="0" w:space="0" w:color="auto"/>
                <w:bottom w:val="none" w:sz="0" w:space="0" w:color="auto"/>
                <w:right w:val="none" w:sz="0" w:space="0" w:color="auto"/>
              </w:divBdr>
            </w:div>
            <w:div w:id="1672758692">
              <w:marLeft w:val="0"/>
              <w:marRight w:val="0"/>
              <w:marTop w:val="0"/>
              <w:marBottom w:val="0"/>
              <w:divBdr>
                <w:top w:val="none" w:sz="0" w:space="0" w:color="auto"/>
                <w:left w:val="none" w:sz="0" w:space="0" w:color="auto"/>
                <w:bottom w:val="none" w:sz="0" w:space="0" w:color="auto"/>
                <w:right w:val="none" w:sz="0" w:space="0" w:color="auto"/>
              </w:divBdr>
            </w:div>
            <w:div w:id="1769621444">
              <w:marLeft w:val="0"/>
              <w:marRight w:val="0"/>
              <w:marTop w:val="0"/>
              <w:marBottom w:val="0"/>
              <w:divBdr>
                <w:top w:val="none" w:sz="0" w:space="0" w:color="auto"/>
                <w:left w:val="none" w:sz="0" w:space="0" w:color="auto"/>
                <w:bottom w:val="none" w:sz="0" w:space="0" w:color="auto"/>
                <w:right w:val="none" w:sz="0" w:space="0" w:color="auto"/>
              </w:divBdr>
            </w:div>
            <w:div w:id="1813717754">
              <w:marLeft w:val="0"/>
              <w:marRight w:val="0"/>
              <w:marTop w:val="0"/>
              <w:marBottom w:val="0"/>
              <w:divBdr>
                <w:top w:val="none" w:sz="0" w:space="0" w:color="auto"/>
                <w:left w:val="none" w:sz="0" w:space="0" w:color="auto"/>
                <w:bottom w:val="none" w:sz="0" w:space="0" w:color="auto"/>
                <w:right w:val="none" w:sz="0" w:space="0" w:color="auto"/>
              </w:divBdr>
            </w:div>
            <w:div w:id="1825462648">
              <w:marLeft w:val="0"/>
              <w:marRight w:val="0"/>
              <w:marTop w:val="0"/>
              <w:marBottom w:val="0"/>
              <w:divBdr>
                <w:top w:val="none" w:sz="0" w:space="0" w:color="auto"/>
                <w:left w:val="none" w:sz="0" w:space="0" w:color="auto"/>
                <w:bottom w:val="none" w:sz="0" w:space="0" w:color="auto"/>
                <w:right w:val="none" w:sz="0" w:space="0" w:color="auto"/>
              </w:divBdr>
            </w:div>
            <w:div w:id="1831169050">
              <w:marLeft w:val="0"/>
              <w:marRight w:val="0"/>
              <w:marTop w:val="0"/>
              <w:marBottom w:val="0"/>
              <w:divBdr>
                <w:top w:val="none" w:sz="0" w:space="0" w:color="auto"/>
                <w:left w:val="none" w:sz="0" w:space="0" w:color="auto"/>
                <w:bottom w:val="none" w:sz="0" w:space="0" w:color="auto"/>
                <w:right w:val="none" w:sz="0" w:space="0" w:color="auto"/>
              </w:divBdr>
            </w:div>
            <w:div w:id="1837181759">
              <w:marLeft w:val="0"/>
              <w:marRight w:val="0"/>
              <w:marTop w:val="0"/>
              <w:marBottom w:val="0"/>
              <w:divBdr>
                <w:top w:val="none" w:sz="0" w:space="0" w:color="auto"/>
                <w:left w:val="none" w:sz="0" w:space="0" w:color="auto"/>
                <w:bottom w:val="none" w:sz="0" w:space="0" w:color="auto"/>
                <w:right w:val="none" w:sz="0" w:space="0" w:color="auto"/>
              </w:divBdr>
            </w:div>
            <w:div w:id="1848472014">
              <w:marLeft w:val="0"/>
              <w:marRight w:val="0"/>
              <w:marTop w:val="0"/>
              <w:marBottom w:val="0"/>
              <w:divBdr>
                <w:top w:val="none" w:sz="0" w:space="0" w:color="auto"/>
                <w:left w:val="none" w:sz="0" w:space="0" w:color="auto"/>
                <w:bottom w:val="none" w:sz="0" w:space="0" w:color="auto"/>
                <w:right w:val="none" w:sz="0" w:space="0" w:color="auto"/>
              </w:divBdr>
            </w:div>
            <w:div w:id="1926571270">
              <w:marLeft w:val="0"/>
              <w:marRight w:val="0"/>
              <w:marTop w:val="0"/>
              <w:marBottom w:val="0"/>
              <w:divBdr>
                <w:top w:val="none" w:sz="0" w:space="0" w:color="auto"/>
                <w:left w:val="none" w:sz="0" w:space="0" w:color="auto"/>
                <w:bottom w:val="none" w:sz="0" w:space="0" w:color="auto"/>
                <w:right w:val="none" w:sz="0" w:space="0" w:color="auto"/>
              </w:divBdr>
            </w:div>
            <w:div w:id="1947735667">
              <w:marLeft w:val="0"/>
              <w:marRight w:val="0"/>
              <w:marTop w:val="0"/>
              <w:marBottom w:val="0"/>
              <w:divBdr>
                <w:top w:val="none" w:sz="0" w:space="0" w:color="auto"/>
                <w:left w:val="none" w:sz="0" w:space="0" w:color="auto"/>
                <w:bottom w:val="none" w:sz="0" w:space="0" w:color="auto"/>
                <w:right w:val="none" w:sz="0" w:space="0" w:color="auto"/>
              </w:divBdr>
            </w:div>
            <w:div w:id="1958099575">
              <w:marLeft w:val="0"/>
              <w:marRight w:val="0"/>
              <w:marTop w:val="0"/>
              <w:marBottom w:val="0"/>
              <w:divBdr>
                <w:top w:val="none" w:sz="0" w:space="0" w:color="auto"/>
                <w:left w:val="none" w:sz="0" w:space="0" w:color="auto"/>
                <w:bottom w:val="none" w:sz="0" w:space="0" w:color="auto"/>
                <w:right w:val="none" w:sz="0" w:space="0" w:color="auto"/>
              </w:divBdr>
            </w:div>
            <w:div w:id="1969818994">
              <w:marLeft w:val="0"/>
              <w:marRight w:val="0"/>
              <w:marTop w:val="0"/>
              <w:marBottom w:val="0"/>
              <w:divBdr>
                <w:top w:val="none" w:sz="0" w:space="0" w:color="auto"/>
                <w:left w:val="none" w:sz="0" w:space="0" w:color="auto"/>
                <w:bottom w:val="none" w:sz="0" w:space="0" w:color="auto"/>
                <w:right w:val="none" w:sz="0" w:space="0" w:color="auto"/>
              </w:divBdr>
            </w:div>
            <w:div w:id="1975255810">
              <w:marLeft w:val="0"/>
              <w:marRight w:val="0"/>
              <w:marTop w:val="0"/>
              <w:marBottom w:val="0"/>
              <w:divBdr>
                <w:top w:val="none" w:sz="0" w:space="0" w:color="auto"/>
                <w:left w:val="none" w:sz="0" w:space="0" w:color="auto"/>
                <w:bottom w:val="none" w:sz="0" w:space="0" w:color="auto"/>
                <w:right w:val="none" w:sz="0" w:space="0" w:color="auto"/>
              </w:divBdr>
            </w:div>
            <w:div w:id="2046173339">
              <w:marLeft w:val="0"/>
              <w:marRight w:val="0"/>
              <w:marTop w:val="0"/>
              <w:marBottom w:val="0"/>
              <w:divBdr>
                <w:top w:val="none" w:sz="0" w:space="0" w:color="auto"/>
                <w:left w:val="none" w:sz="0" w:space="0" w:color="auto"/>
                <w:bottom w:val="none" w:sz="0" w:space="0" w:color="auto"/>
                <w:right w:val="none" w:sz="0" w:space="0" w:color="auto"/>
              </w:divBdr>
            </w:div>
            <w:div w:id="2064137263">
              <w:marLeft w:val="0"/>
              <w:marRight w:val="0"/>
              <w:marTop w:val="0"/>
              <w:marBottom w:val="0"/>
              <w:divBdr>
                <w:top w:val="none" w:sz="0" w:space="0" w:color="auto"/>
                <w:left w:val="none" w:sz="0" w:space="0" w:color="auto"/>
                <w:bottom w:val="none" w:sz="0" w:space="0" w:color="auto"/>
                <w:right w:val="none" w:sz="0" w:space="0" w:color="auto"/>
              </w:divBdr>
            </w:div>
            <w:div w:id="2066289936">
              <w:marLeft w:val="0"/>
              <w:marRight w:val="0"/>
              <w:marTop w:val="0"/>
              <w:marBottom w:val="0"/>
              <w:divBdr>
                <w:top w:val="none" w:sz="0" w:space="0" w:color="auto"/>
                <w:left w:val="none" w:sz="0" w:space="0" w:color="auto"/>
                <w:bottom w:val="none" w:sz="0" w:space="0" w:color="auto"/>
                <w:right w:val="none" w:sz="0" w:space="0" w:color="auto"/>
              </w:divBdr>
            </w:div>
            <w:div w:id="2095853495">
              <w:marLeft w:val="0"/>
              <w:marRight w:val="0"/>
              <w:marTop w:val="0"/>
              <w:marBottom w:val="0"/>
              <w:divBdr>
                <w:top w:val="none" w:sz="0" w:space="0" w:color="auto"/>
                <w:left w:val="none" w:sz="0" w:space="0" w:color="auto"/>
                <w:bottom w:val="none" w:sz="0" w:space="0" w:color="auto"/>
                <w:right w:val="none" w:sz="0" w:space="0" w:color="auto"/>
              </w:divBdr>
            </w:div>
            <w:div w:id="212568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09199">
      <w:bodyDiv w:val="1"/>
      <w:marLeft w:val="0"/>
      <w:marRight w:val="0"/>
      <w:marTop w:val="0"/>
      <w:marBottom w:val="0"/>
      <w:divBdr>
        <w:top w:val="none" w:sz="0" w:space="0" w:color="auto"/>
        <w:left w:val="none" w:sz="0" w:space="0" w:color="auto"/>
        <w:bottom w:val="none" w:sz="0" w:space="0" w:color="auto"/>
        <w:right w:val="none" w:sz="0" w:space="0" w:color="auto"/>
      </w:divBdr>
      <w:divsChild>
        <w:div w:id="771240128">
          <w:marLeft w:val="0"/>
          <w:marRight w:val="0"/>
          <w:marTop w:val="0"/>
          <w:marBottom w:val="0"/>
          <w:divBdr>
            <w:top w:val="none" w:sz="0" w:space="0" w:color="auto"/>
            <w:left w:val="none" w:sz="0" w:space="0" w:color="auto"/>
            <w:bottom w:val="none" w:sz="0" w:space="0" w:color="auto"/>
            <w:right w:val="none" w:sz="0" w:space="0" w:color="auto"/>
          </w:divBdr>
          <w:divsChild>
            <w:div w:id="1627737208">
              <w:marLeft w:val="0"/>
              <w:marRight w:val="0"/>
              <w:marTop w:val="0"/>
              <w:marBottom w:val="0"/>
              <w:divBdr>
                <w:top w:val="none" w:sz="0" w:space="0" w:color="auto"/>
                <w:left w:val="none" w:sz="0" w:space="0" w:color="auto"/>
                <w:bottom w:val="none" w:sz="0" w:space="0" w:color="auto"/>
                <w:right w:val="none" w:sz="0" w:space="0" w:color="auto"/>
              </w:divBdr>
            </w:div>
            <w:div w:id="608201970">
              <w:marLeft w:val="0"/>
              <w:marRight w:val="0"/>
              <w:marTop w:val="0"/>
              <w:marBottom w:val="0"/>
              <w:divBdr>
                <w:top w:val="none" w:sz="0" w:space="0" w:color="auto"/>
                <w:left w:val="none" w:sz="0" w:space="0" w:color="auto"/>
                <w:bottom w:val="none" w:sz="0" w:space="0" w:color="auto"/>
                <w:right w:val="none" w:sz="0" w:space="0" w:color="auto"/>
              </w:divBdr>
            </w:div>
            <w:div w:id="962033011">
              <w:marLeft w:val="0"/>
              <w:marRight w:val="0"/>
              <w:marTop w:val="0"/>
              <w:marBottom w:val="0"/>
              <w:divBdr>
                <w:top w:val="none" w:sz="0" w:space="0" w:color="auto"/>
                <w:left w:val="none" w:sz="0" w:space="0" w:color="auto"/>
                <w:bottom w:val="none" w:sz="0" w:space="0" w:color="auto"/>
                <w:right w:val="none" w:sz="0" w:space="0" w:color="auto"/>
              </w:divBdr>
            </w:div>
            <w:div w:id="1729525565">
              <w:marLeft w:val="0"/>
              <w:marRight w:val="0"/>
              <w:marTop w:val="0"/>
              <w:marBottom w:val="0"/>
              <w:divBdr>
                <w:top w:val="none" w:sz="0" w:space="0" w:color="auto"/>
                <w:left w:val="none" w:sz="0" w:space="0" w:color="auto"/>
                <w:bottom w:val="none" w:sz="0" w:space="0" w:color="auto"/>
                <w:right w:val="none" w:sz="0" w:space="0" w:color="auto"/>
              </w:divBdr>
            </w:div>
            <w:div w:id="113519842">
              <w:marLeft w:val="0"/>
              <w:marRight w:val="0"/>
              <w:marTop w:val="0"/>
              <w:marBottom w:val="0"/>
              <w:divBdr>
                <w:top w:val="none" w:sz="0" w:space="0" w:color="auto"/>
                <w:left w:val="none" w:sz="0" w:space="0" w:color="auto"/>
                <w:bottom w:val="none" w:sz="0" w:space="0" w:color="auto"/>
                <w:right w:val="none" w:sz="0" w:space="0" w:color="auto"/>
              </w:divBdr>
            </w:div>
            <w:div w:id="1760326886">
              <w:marLeft w:val="0"/>
              <w:marRight w:val="0"/>
              <w:marTop w:val="0"/>
              <w:marBottom w:val="0"/>
              <w:divBdr>
                <w:top w:val="none" w:sz="0" w:space="0" w:color="auto"/>
                <w:left w:val="none" w:sz="0" w:space="0" w:color="auto"/>
                <w:bottom w:val="none" w:sz="0" w:space="0" w:color="auto"/>
                <w:right w:val="none" w:sz="0" w:space="0" w:color="auto"/>
              </w:divBdr>
            </w:div>
            <w:div w:id="1227885548">
              <w:marLeft w:val="0"/>
              <w:marRight w:val="0"/>
              <w:marTop w:val="0"/>
              <w:marBottom w:val="0"/>
              <w:divBdr>
                <w:top w:val="none" w:sz="0" w:space="0" w:color="auto"/>
                <w:left w:val="none" w:sz="0" w:space="0" w:color="auto"/>
                <w:bottom w:val="none" w:sz="0" w:space="0" w:color="auto"/>
                <w:right w:val="none" w:sz="0" w:space="0" w:color="auto"/>
              </w:divBdr>
            </w:div>
            <w:div w:id="1558593081">
              <w:marLeft w:val="0"/>
              <w:marRight w:val="0"/>
              <w:marTop w:val="0"/>
              <w:marBottom w:val="0"/>
              <w:divBdr>
                <w:top w:val="none" w:sz="0" w:space="0" w:color="auto"/>
                <w:left w:val="none" w:sz="0" w:space="0" w:color="auto"/>
                <w:bottom w:val="none" w:sz="0" w:space="0" w:color="auto"/>
                <w:right w:val="none" w:sz="0" w:space="0" w:color="auto"/>
              </w:divBdr>
            </w:div>
            <w:div w:id="992414929">
              <w:marLeft w:val="0"/>
              <w:marRight w:val="0"/>
              <w:marTop w:val="0"/>
              <w:marBottom w:val="0"/>
              <w:divBdr>
                <w:top w:val="none" w:sz="0" w:space="0" w:color="auto"/>
                <w:left w:val="none" w:sz="0" w:space="0" w:color="auto"/>
                <w:bottom w:val="none" w:sz="0" w:space="0" w:color="auto"/>
                <w:right w:val="none" w:sz="0" w:space="0" w:color="auto"/>
              </w:divBdr>
            </w:div>
            <w:div w:id="1175268433">
              <w:marLeft w:val="0"/>
              <w:marRight w:val="0"/>
              <w:marTop w:val="0"/>
              <w:marBottom w:val="0"/>
              <w:divBdr>
                <w:top w:val="none" w:sz="0" w:space="0" w:color="auto"/>
                <w:left w:val="none" w:sz="0" w:space="0" w:color="auto"/>
                <w:bottom w:val="none" w:sz="0" w:space="0" w:color="auto"/>
                <w:right w:val="none" w:sz="0" w:space="0" w:color="auto"/>
              </w:divBdr>
            </w:div>
            <w:div w:id="1189760564">
              <w:marLeft w:val="0"/>
              <w:marRight w:val="0"/>
              <w:marTop w:val="0"/>
              <w:marBottom w:val="0"/>
              <w:divBdr>
                <w:top w:val="none" w:sz="0" w:space="0" w:color="auto"/>
                <w:left w:val="none" w:sz="0" w:space="0" w:color="auto"/>
                <w:bottom w:val="none" w:sz="0" w:space="0" w:color="auto"/>
                <w:right w:val="none" w:sz="0" w:space="0" w:color="auto"/>
              </w:divBdr>
            </w:div>
            <w:div w:id="1374191283">
              <w:marLeft w:val="0"/>
              <w:marRight w:val="0"/>
              <w:marTop w:val="0"/>
              <w:marBottom w:val="0"/>
              <w:divBdr>
                <w:top w:val="none" w:sz="0" w:space="0" w:color="auto"/>
                <w:left w:val="none" w:sz="0" w:space="0" w:color="auto"/>
                <w:bottom w:val="none" w:sz="0" w:space="0" w:color="auto"/>
                <w:right w:val="none" w:sz="0" w:space="0" w:color="auto"/>
              </w:divBdr>
            </w:div>
            <w:div w:id="1324238959">
              <w:marLeft w:val="0"/>
              <w:marRight w:val="0"/>
              <w:marTop w:val="0"/>
              <w:marBottom w:val="0"/>
              <w:divBdr>
                <w:top w:val="none" w:sz="0" w:space="0" w:color="auto"/>
                <w:left w:val="none" w:sz="0" w:space="0" w:color="auto"/>
                <w:bottom w:val="none" w:sz="0" w:space="0" w:color="auto"/>
                <w:right w:val="none" w:sz="0" w:space="0" w:color="auto"/>
              </w:divBdr>
            </w:div>
            <w:div w:id="2006395541">
              <w:marLeft w:val="0"/>
              <w:marRight w:val="0"/>
              <w:marTop w:val="0"/>
              <w:marBottom w:val="0"/>
              <w:divBdr>
                <w:top w:val="none" w:sz="0" w:space="0" w:color="auto"/>
                <w:left w:val="none" w:sz="0" w:space="0" w:color="auto"/>
                <w:bottom w:val="none" w:sz="0" w:space="0" w:color="auto"/>
                <w:right w:val="none" w:sz="0" w:space="0" w:color="auto"/>
              </w:divBdr>
            </w:div>
            <w:div w:id="887373112">
              <w:marLeft w:val="0"/>
              <w:marRight w:val="0"/>
              <w:marTop w:val="0"/>
              <w:marBottom w:val="0"/>
              <w:divBdr>
                <w:top w:val="none" w:sz="0" w:space="0" w:color="auto"/>
                <w:left w:val="none" w:sz="0" w:space="0" w:color="auto"/>
                <w:bottom w:val="none" w:sz="0" w:space="0" w:color="auto"/>
                <w:right w:val="none" w:sz="0" w:space="0" w:color="auto"/>
              </w:divBdr>
            </w:div>
            <w:div w:id="547186164">
              <w:marLeft w:val="0"/>
              <w:marRight w:val="0"/>
              <w:marTop w:val="0"/>
              <w:marBottom w:val="0"/>
              <w:divBdr>
                <w:top w:val="none" w:sz="0" w:space="0" w:color="auto"/>
                <w:left w:val="none" w:sz="0" w:space="0" w:color="auto"/>
                <w:bottom w:val="none" w:sz="0" w:space="0" w:color="auto"/>
                <w:right w:val="none" w:sz="0" w:space="0" w:color="auto"/>
              </w:divBdr>
            </w:div>
            <w:div w:id="1993828770">
              <w:marLeft w:val="0"/>
              <w:marRight w:val="0"/>
              <w:marTop w:val="0"/>
              <w:marBottom w:val="0"/>
              <w:divBdr>
                <w:top w:val="none" w:sz="0" w:space="0" w:color="auto"/>
                <w:left w:val="none" w:sz="0" w:space="0" w:color="auto"/>
                <w:bottom w:val="none" w:sz="0" w:space="0" w:color="auto"/>
                <w:right w:val="none" w:sz="0" w:space="0" w:color="auto"/>
              </w:divBdr>
            </w:div>
            <w:div w:id="443505717">
              <w:marLeft w:val="0"/>
              <w:marRight w:val="0"/>
              <w:marTop w:val="0"/>
              <w:marBottom w:val="0"/>
              <w:divBdr>
                <w:top w:val="none" w:sz="0" w:space="0" w:color="auto"/>
                <w:left w:val="none" w:sz="0" w:space="0" w:color="auto"/>
                <w:bottom w:val="none" w:sz="0" w:space="0" w:color="auto"/>
                <w:right w:val="none" w:sz="0" w:space="0" w:color="auto"/>
              </w:divBdr>
            </w:div>
            <w:div w:id="269363064">
              <w:marLeft w:val="0"/>
              <w:marRight w:val="0"/>
              <w:marTop w:val="0"/>
              <w:marBottom w:val="0"/>
              <w:divBdr>
                <w:top w:val="none" w:sz="0" w:space="0" w:color="auto"/>
                <w:left w:val="none" w:sz="0" w:space="0" w:color="auto"/>
                <w:bottom w:val="none" w:sz="0" w:space="0" w:color="auto"/>
                <w:right w:val="none" w:sz="0" w:space="0" w:color="auto"/>
              </w:divBdr>
            </w:div>
            <w:div w:id="922223459">
              <w:marLeft w:val="0"/>
              <w:marRight w:val="0"/>
              <w:marTop w:val="0"/>
              <w:marBottom w:val="0"/>
              <w:divBdr>
                <w:top w:val="none" w:sz="0" w:space="0" w:color="auto"/>
                <w:left w:val="none" w:sz="0" w:space="0" w:color="auto"/>
                <w:bottom w:val="none" w:sz="0" w:space="0" w:color="auto"/>
                <w:right w:val="none" w:sz="0" w:space="0" w:color="auto"/>
              </w:divBdr>
            </w:div>
            <w:div w:id="10573459">
              <w:marLeft w:val="0"/>
              <w:marRight w:val="0"/>
              <w:marTop w:val="0"/>
              <w:marBottom w:val="0"/>
              <w:divBdr>
                <w:top w:val="none" w:sz="0" w:space="0" w:color="auto"/>
                <w:left w:val="none" w:sz="0" w:space="0" w:color="auto"/>
                <w:bottom w:val="none" w:sz="0" w:space="0" w:color="auto"/>
                <w:right w:val="none" w:sz="0" w:space="0" w:color="auto"/>
              </w:divBdr>
            </w:div>
            <w:div w:id="1942294061">
              <w:marLeft w:val="0"/>
              <w:marRight w:val="0"/>
              <w:marTop w:val="0"/>
              <w:marBottom w:val="0"/>
              <w:divBdr>
                <w:top w:val="none" w:sz="0" w:space="0" w:color="auto"/>
                <w:left w:val="none" w:sz="0" w:space="0" w:color="auto"/>
                <w:bottom w:val="none" w:sz="0" w:space="0" w:color="auto"/>
                <w:right w:val="none" w:sz="0" w:space="0" w:color="auto"/>
              </w:divBdr>
            </w:div>
            <w:div w:id="1789155338">
              <w:marLeft w:val="0"/>
              <w:marRight w:val="0"/>
              <w:marTop w:val="0"/>
              <w:marBottom w:val="0"/>
              <w:divBdr>
                <w:top w:val="none" w:sz="0" w:space="0" w:color="auto"/>
                <w:left w:val="none" w:sz="0" w:space="0" w:color="auto"/>
                <w:bottom w:val="none" w:sz="0" w:space="0" w:color="auto"/>
                <w:right w:val="none" w:sz="0" w:space="0" w:color="auto"/>
              </w:divBdr>
            </w:div>
            <w:div w:id="379132319">
              <w:marLeft w:val="0"/>
              <w:marRight w:val="0"/>
              <w:marTop w:val="0"/>
              <w:marBottom w:val="0"/>
              <w:divBdr>
                <w:top w:val="none" w:sz="0" w:space="0" w:color="auto"/>
                <w:left w:val="none" w:sz="0" w:space="0" w:color="auto"/>
                <w:bottom w:val="none" w:sz="0" w:space="0" w:color="auto"/>
                <w:right w:val="none" w:sz="0" w:space="0" w:color="auto"/>
              </w:divBdr>
            </w:div>
            <w:div w:id="103353693">
              <w:marLeft w:val="0"/>
              <w:marRight w:val="0"/>
              <w:marTop w:val="0"/>
              <w:marBottom w:val="0"/>
              <w:divBdr>
                <w:top w:val="none" w:sz="0" w:space="0" w:color="auto"/>
                <w:left w:val="none" w:sz="0" w:space="0" w:color="auto"/>
                <w:bottom w:val="none" w:sz="0" w:space="0" w:color="auto"/>
                <w:right w:val="none" w:sz="0" w:space="0" w:color="auto"/>
              </w:divBdr>
            </w:div>
            <w:div w:id="736630441">
              <w:marLeft w:val="0"/>
              <w:marRight w:val="0"/>
              <w:marTop w:val="0"/>
              <w:marBottom w:val="0"/>
              <w:divBdr>
                <w:top w:val="none" w:sz="0" w:space="0" w:color="auto"/>
                <w:left w:val="none" w:sz="0" w:space="0" w:color="auto"/>
                <w:bottom w:val="none" w:sz="0" w:space="0" w:color="auto"/>
                <w:right w:val="none" w:sz="0" w:space="0" w:color="auto"/>
              </w:divBdr>
            </w:div>
            <w:div w:id="1314604958">
              <w:marLeft w:val="0"/>
              <w:marRight w:val="0"/>
              <w:marTop w:val="0"/>
              <w:marBottom w:val="0"/>
              <w:divBdr>
                <w:top w:val="none" w:sz="0" w:space="0" w:color="auto"/>
                <w:left w:val="none" w:sz="0" w:space="0" w:color="auto"/>
                <w:bottom w:val="none" w:sz="0" w:space="0" w:color="auto"/>
                <w:right w:val="none" w:sz="0" w:space="0" w:color="auto"/>
              </w:divBdr>
            </w:div>
            <w:div w:id="92945485">
              <w:marLeft w:val="0"/>
              <w:marRight w:val="0"/>
              <w:marTop w:val="0"/>
              <w:marBottom w:val="0"/>
              <w:divBdr>
                <w:top w:val="none" w:sz="0" w:space="0" w:color="auto"/>
                <w:left w:val="none" w:sz="0" w:space="0" w:color="auto"/>
                <w:bottom w:val="none" w:sz="0" w:space="0" w:color="auto"/>
                <w:right w:val="none" w:sz="0" w:space="0" w:color="auto"/>
              </w:divBdr>
            </w:div>
            <w:div w:id="1958750792">
              <w:marLeft w:val="0"/>
              <w:marRight w:val="0"/>
              <w:marTop w:val="0"/>
              <w:marBottom w:val="0"/>
              <w:divBdr>
                <w:top w:val="none" w:sz="0" w:space="0" w:color="auto"/>
                <w:left w:val="none" w:sz="0" w:space="0" w:color="auto"/>
                <w:bottom w:val="none" w:sz="0" w:space="0" w:color="auto"/>
                <w:right w:val="none" w:sz="0" w:space="0" w:color="auto"/>
              </w:divBdr>
            </w:div>
            <w:div w:id="546457278">
              <w:marLeft w:val="0"/>
              <w:marRight w:val="0"/>
              <w:marTop w:val="0"/>
              <w:marBottom w:val="0"/>
              <w:divBdr>
                <w:top w:val="none" w:sz="0" w:space="0" w:color="auto"/>
                <w:left w:val="none" w:sz="0" w:space="0" w:color="auto"/>
                <w:bottom w:val="none" w:sz="0" w:space="0" w:color="auto"/>
                <w:right w:val="none" w:sz="0" w:space="0" w:color="auto"/>
              </w:divBdr>
            </w:div>
            <w:div w:id="137696185">
              <w:marLeft w:val="0"/>
              <w:marRight w:val="0"/>
              <w:marTop w:val="0"/>
              <w:marBottom w:val="0"/>
              <w:divBdr>
                <w:top w:val="none" w:sz="0" w:space="0" w:color="auto"/>
                <w:left w:val="none" w:sz="0" w:space="0" w:color="auto"/>
                <w:bottom w:val="none" w:sz="0" w:space="0" w:color="auto"/>
                <w:right w:val="none" w:sz="0" w:space="0" w:color="auto"/>
              </w:divBdr>
            </w:div>
            <w:div w:id="1082138491">
              <w:marLeft w:val="0"/>
              <w:marRight w:val="0"/>
              <w:marTop w:val="0"/>
              <w:marBottom w:val="0"/>
              <w:divBdr>
                <w:top w:val="none" w:sz="0" w:space="0" w:color="auto"/>
                <w:left w:val="none" w:sz="0" w:space="0" w:color="auto"/>
                <w:bottom w:val="none" w:sz="0" w:space="0" w:color="auto"/>
                <w:right w:val="none" w:sz="0" w:space="0" w:color="auto"/>
              </w:divBdr>
            </w:div>
            <w:div w:id="1184710915">
              <w:marLeft w:val="0"/>
              <w:marRight w:val="0"/>
              <w:marTop w:val="0"/>
              <w:marBottom w:val="0"/>
              <w:divBdr>
                <w:top w:val="none" w:sz="0" w:space="0" w:color="auto"/>
                <w:left w:val="none" w:sz="0" w:space="0" w:color="auto"/>
                <w:bottom w:val="none" w:sz="0" w:space="0" w:color="auto"/>
                <w:right w:val="none" w:sz="0" w:space="0" w:color="auto"/>
              </w:divBdr>
            </w:div>
            <w:div w:id="914436063">
              <w:marLeft w:val="0"/>
              <w:marRight w:val="0"/>
              <w:marTop w:val="0"/>
              <w:marBottom w:val="0"/>
              <w:divBdr>
                <w:top w:val="none" w:sz="0" w:space="0" w:color="auto"/>
                <w:left w:val="none" w:sz="0" w:space="0" w:color="auto"/>
                <w:bottom w:val="none" w:sz="0" w:space="0" w:color="auto"/>
                <w:right w:val="none" w:sz="0" w:space="0" w:color="auto"/>
              </w:divBdr>
            </w:div>
            <w:div w:id="526452968">
              <w:marLeft w:val="0"/>
              <w:marRight w:val="0"/>
              <w:marTop w:val="0"/>
              <w:marBottom w:val="0"/>
              <w:divBdr>
                <w:top w:val="none" w:sz="0" w:space="0" w:color="auto"/>
                <w:left w:val="none" w:sz="0" w:space="0" w:color="auto"/>
                <w:bottom w:val="none" w:sz="0" w:space="0" w:color="auto"/>
                <w:right w:val="none" w:sz="0" w:space="0" w:color="auto"/>
              </w:divBdr>
            </w:div>
            <w:div w:id="1142622606">
              <w:marLeft w:val="0"/>
              <w:marRight w:val="0"/>
              <w:marTop w:val="0"/>
              <w:marBottom w:val="0"/>
              <w:divBdr>
                <w:top w:val="none" w:sz="0" w:space="0" w:color="auto"/>
                <w:left w:val="none" w:sz="0" w:space="0" w:color="auto"/>
                <w:bottom w:val="none" w:sz="0" w:space="0" w:color="auto"/>
                <w:right w:val="none" w:sz="0" w:space="0" w:color="auto"/>
              </w:divBdr>
            </w:div>
            <w:div w:id="461730959">
              <w:marLeft w:val="0"/>
              <w:marRight w:val="0"/>
              <w:marTop w:val="0"/>
              <w:marBottom w:val="0"/>
              <w:divBdr>
                <w:top w:val="none" w:sz="0" w:space="0" w:color="auto"/>
                <w:left w:val="none" w:sz="0" w:space="0" w:color="auto"/>
                <w:bottom w:val="none" w:sz="0" w:space="0" w:color="auto"/>
                <w:right w:val="none" w:sz="0" w:space="0" w:color="auto"/>
              </w:divBdr>
            </w:div>
            <w:div w:id="1161654865">
              <w:marLeft w:val="0"/>
              <w:marRight w:val="0"/>
              <w:marTop w:val="0"/>
              <w:marBottom w:val="0"/>
              <w:divBdr>
                <w:top w:val="none" w:sz="0" w:space="0" w:color="auto"/>
                <w:left w:val="none" w:sz="0" w:space="0" w:color="auto"/>
                <w:bottom w:val="none" w:sz="0" w:space="0" w:color="auto"/>
                <w:right w:val="none" w:sz="0" w:space="0" w:color="auto"/>
              </w:divBdr>
            </w:div>
            <w:div w:id="857815344">
              <w:marLeft w:val="0"/>
              <w:marRight w:val="0"/>
              <w:marTop w:val="0"/>
              <w:marBottom w:val="0"/>
              <w:divBdr>
                <w:top w:val="none" w:sz="0" w:space="0" w:color="auto"/>
                <w:left w:val="none" w:sz="0" w:space="0" w:color="auto"/>
                <w:bottom w:val="none" w:sz="0" w:space="0" w:color="auto"/>
                <w:right w:val="none" w:sz="0" w:space="0" w:color="auto"/>
              </w:divBdr>
            </w:div>
            <w:div w:id="203761076">
              <w:marLeft w:val="0"/>
              <w:marRight w:val="0"/>
              <w:marTop w:val="0"/>
              <w:marBottom w:val="0"/>
              <w:divBdr>
                <w:top w:val="none" w:sz="0" w:space="0" w:color="auto"/>
                <w:left w:val="none" w:sz="0" w:space="0" w:color="auto"/>
                <w:bottom w:val="none" w:sz="0" w:space="0" w:color="auto"/>
                <w:right w:val="none" w:sz="0" w:space="0" w:color="auto"/>
              </w:divBdr>
            </w:div>
            <w:div w:id="180365631">
              <w:marLeft w:val="0"/>
              <w:marRight w:val="0"/>
              <w:marTop w:val="0"/>
              <w:marBottom w:val="0"/>
              <w:divBdr>
                <w:top w:val="none" w:sz="0" w:space="0" w:color="auto"/>
                <w:left w:val="none" w:sz="0" w:space="0" w:color="auto"/>
                <w:bottom w:val="none" w:sz="0" w:space="0" w:color="auto"/>
                <w:right w:val="none" w:sz="0" w:space="0" w:color="auto"/>
              </w:divBdr>
            </w:div>
            <w:div w:id="1656956828">
              <w:marLeft w:val="0"/>
              <w:marRight w:val="0"/>
              <w:marTop w:val="0"/>
              <w:marBottom w:val="0"/>
              <w:divBdr>
                <w:top w:val="none" w:sz="0" w:space="0" w:color="auto"/>
                <w:left w:val="none" w:sz="0" w:space="0" w:color="auto"/>
                <w:bottom w:val="none" w:sz="0" w:space="0" w:color="auto"/>
                <w:right w:val="none" w:sz="0" w:space="0" w:color="auto"/>
              </w:divBdr>
            </w:div>
            <w:div w:id="506795605">
              <w:marLeft w:val="0"/>
              <w:marRight w:val="0"/>
              <w:marTop w:val="0"/>
              <w:marBottom w:val="0"/>
              <w:divBdr>
                <w:top w:val="none" w:sz="0" w:space="0" w:color="auto"/>
                <w:left w:val="none" w:sz="0" w:space="0" w:color="auto"/>
                <w:bottom w:val="none" w:sz="0" w:space="0" w:color="auto"/>
                <w:right w:val="none" w:sz="0" w:space="0" w:color="auto"/>
              </w:divBdr>
            </w:div>
            <w:div w:id="1143540053">
              <w:marLeft w:val="0"/>
              <w:marRight w:val="0"/>
              <w:marTop w:val="0"/>
              <w:marBottom w:val="0"/>
              <w:divBdr>
                <w:top w:val="none" w:sz="0" w:space="0" w:color="auto"/>
                <w:left w:val="none" w:sz="0" w:space="0" w:color="auto"/>
                <w:bottom w:val="none" w:sz="0" w:space="0" w:color="auto"/>
                <w:right w:val="none" w:sz="0" w:space="0" w:color="auto"/>
              </w:divBdr>
            </w:div>
            <w:div w:id="374892810">
              <w:marLeft w:val="0"/>
              <w:marRight w:val="0"/>
              <w:marTop w:val="0"/>
              <w:marBottom w:val="0"/>
              <w:divBdr>
                <w:top w:val="none" w:sz="0" w:space="0" w:color="auto"/>
                <w:left w:val="none" w:sz="0" w:space="0" w:color="auto"/>
                <w:bottom w:val="none" w:sz="0" w:space="0" w:color="auto"/>
                <w:right w:val="none" w:sz="0" w:space="0" w:color="auto"/>
              </w:divBdr>
            </w:div>
            <w:div w:id="1438674276">
              <w:marLeft w:val="0"/>
              <w:marRight w:val="0"/>
              <w:marTop w:val="0"/>
              <w:marBottom w:val="0"/>
              <w:divBdr>
                <w:top w:val="none" w:sz="0" w:space="0" w:color="auto"/>
                <w:left w:val="none" w:sz="0" w:space="0" w:color="auto"/>
                <w:bottom w:val="none" w:sz="0" w:space="0" w:color="auto"/>
                <w:right w:val="none" w:sz="0" w:space="0" w:color="auto"/>
              </w:divBdr>
            </w:div>
            <w:div w:id="1216508878">
              <w:marLeft w:val="0"/>
              <w:marRight w:val="0"/>
              <w:marTop w:val="0"/>
              <w:marBottom w:val="0"/>
              <w:divBdr>
                <w:top w:val="none" w:sz="0" w:space="0" w:color="auto"/>
                <w:left w:val="none" w:sz="0" w:space="0" w:color="auto"/>
                <w:bottom w:val="none" w:sz="0" w:space="0" w:color="auto"/>
                <w:right w:val="none" w:sz="0" w:space="0" w:color="auto"/>
              </w:divBdr>
            </w:div>
            <w:div w:id="14789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5790">
      <w:bodyDiv w:val="1"/>
      <w:marLeft w:val="0"/>
      <w:marRight w:val="0"/>
      <w:marTop w:val="0"/>
      <w:marBottom w:val="0"/>
      <w:divBdr>
        <w:top w:val="none" w:sz="0" w:space="0" w:color="auto"/>
        <w:left w:val="none" w:sz="0" w:space="0" w:color="auto"/>
        <w:bottom w:val="none" w:sz="0" w:space="0" w:color="auto"/>
        <w:right w:val="none" w:sz="0" w:space="0" w:color="auto"/>
      </w:divBdr>
    </w:div>
    <w:div w:id="1428890701">
      <w:bodyDiv w:val="1"/>
      <w:marLeft w:val="0"/>
      <w:marRight w:val="0"/>
      <w:marTop w:val="0"/>
      <w:marBottom w:val="0"/>
      <w:divBdr>
        <w:top w:val="none" w:sz="0" w:space="0" w:color="auto"/>
        <w:left w:val="none" w:sz="0" w:space="0" w:color="auto"/>
        <w:bottom w:val="none" w:sz="0" w:space="0" w:color="auto"/>
        <w:right w:val="none" w:sz="0" w:space="0" w:color="auto"/>
      </w:divBdr>
      <w:divsChild>
        <w:div w:id="1724676674">
          <w:marLeft w:val="0"/>
          <w:marRight w:val="0"/>
          <w:marTop w:val="0"/>
          <w:marBottom w:val="0"/>
          <w:divBdr>
            <w:top w:val="none" w:sz="0" w:space="0" w:color="auto"/>
            <w:left w:val="none" w:sz="0" w:space="0" w:color="auto"/>
            <w:bottom w:val="none" w:sz="0" w:space="0" w:color="auto"/>
            <w:right w:val="none" w:sz="0" w:space="0" w:color="auto"/>
          </w:divBdr>
          <w:divsChild>
            <w:div w:id="662361">
              <w:marLeft w:val="0"/>
              <w:marRight w:val="0"/>
              <w:marTop w:val="0"/>
              <w:marBottom w:val="0"/>
              <w:divBdr>
                <w:top w:val="none" w:sz="0" w:space="0" w:color="auto"/>
                <w:left w:val="none" w:sz="0" w:space="0" w:color="auto"/>
                <w:bottom w:val="none" w:sz="0" w:space="0" w:color="auto"/>
                <w:right w:val="none" w:sz="0" w:space="0" w:color="auto"/>
              </w:divBdr>
            </w:div>
            <w:div w:id="3439037">
              <w:marLeft w:val="0"/>
              <w:marRight w:val="0"/>
              <w:marTop w:val="0"/>
              <w:marBottom w:val="0"/>
              <w:divBdr>
                <w:top w:val="none" w:sz="0" w:space="0" w:color="auto"/>
                <w:left w:val="none" w:sz="0" w:space="0" w:color="auto"/>
                <w:bottom w:val="none" w:sz="0" w:space="0" w:color="auto"/>
                <w:right w:val="none" w:sz="0" w:space="0" w:color="auto"/>
              </w:divBdr>
            </w:div>
            <w:div w:id="72092168">
              <w:marLeft w:val="0"/>
              <w:marRight w:val="0"/>
              <w:marTop w:val="0"/>
              <w:marBottom w:val="0"/>
              <w:divBdr>
                <w:top w:val="none" w:sz="0" w:space="0" w:color="auto"/>
                <w:left w:val="none" w:sz="0" w:space="0" w:color="auto"/>
                <w:bottom w:val="none" w:sz="0" w:space="0" w:color="auto"/>
                <w:right w:val="none" w:sz="0" w:space="0" w:color="auto"/>
              </w:divBdr>
            </w:div>
            <w:div w:id="74088277">
              <w:marLeft w:val="0"/>
              <w:marRight w:val="0"/>
              <w:marTop w:val="0"/>
              <w:marBottom w:val="0"/>
              <w:divBdr>
                <w:top w:val="none" w:sz="0" w:space="0" w:color="auto"/>
                <w:left w:val="none" w:sz="0" w:space="0" w:color="auto"/>
                <w:bottom w:val="none" w:sz="0" w:space="0" w:color="auto"/>
                <w:right w:val="none" w:sz="0" w:space="0" w:color="auto"/>
              </w:divBdr>
            </w:div>
            <w:div w:id="77676905">
              <w:marLeft w:val="0"/>
              <w:marRight w:val="0"/>
              <w:marTop w:val="0"/>
              <w:marBottom w:val="0"/>
              <w:divBdr>
                <w:top w:val="none" w:sz="0" w:space="0" w:color="auto"/>
                <w:left w:val="none" w:sz="0" w:space="0" w:color="auto"/>
                <w:bottom w:val="none" w:sz="0" w:space="0" w:color="auto"/>
                <w:right w:val="none" w:sz="0" w:space="0" w:color="auto"/>
              </w:divBdr>
            </w:div>
            <w:div w:id="134108821">
              <w:marLeft w:val="0"/>
              <w:marRight w:val="0"/>
              <w:marTop w:val="0"/>
              <w:marBottom w:val="0"/>
              <w:divBdr>
                <w:top w:val="none" w:sz="0" w:space="0" w:color="auto"/>
                <w:left w:val="none" w:sz="0" w:space="0" w:color="auto"/>
                <w:bottom w:val="none" w:sz="0" w:space="0" w:color="auto"/>
                <w:right w:val="none" w:sz="0" w:space="0" w:color="auto"/>
              </w:divBdr>
            </w:div>
            <w:div w:id="138765801">
              <w:marLeft w:val="0"/>
              <w:marRight w:val="0"/>
              <w:marTop w:val="0"/>
              <w:marBottom w:val="0"/>
              <w:divBdr>
                <w:top w:val="none" w:sz="0" w:space="0" w:color="auto"/>
                <w:left w:val="none" w:sz="0" w:space="0" w:color="auto"/>
                <w:bottom w:val="none" w:sz="0" w:space="0" w:color="auto"/>
                <w:right w:val="none" w:sz="0" w:space="0" w:color="auto"/>
              </w:divBdr>
            </w:div>
            <w:div w:id="190148635">
              <w:marLeft w:val="0"/>
              <w:marRight w:val="0"/>
              <w:marTop w:val="0"/>
              <w:marBottom w:val="0"/>
              <w:divBdr>
                <w:top w:val="none" w:sz="0" w:space="0" w:color="auto"/>
                <w:left w:val="none" w:sz="0" w:space="0" w:color="auto"/>
                <w:bottom w:val="none" w:sz="0" w:space="0" w:color="auto"/>
                <w:right w:val="none" w:sz="0" w:space="0" w:color="auto"/>
              </w:divBdr>
            </w:div>
            <w:div w:id="414058915">
              <w:marLeft w:val="0"/>
              <w:marRight w:val="0"/>
              <w:marTop w:val="0"/>
              <w:marBottom w:val="0"/>
              <w:divBdr>
                <w:top w:val="none" w:sz="0" w:space="0" w:color="auto"/>
                <w:left w:val="none" w:sz="0" w:space="0" w:color="auto"/>
                <w:bottom w:val="none" w:sz="0" w:space="0" w:color="auto"/>
                <w:right w:val="none" w:sz="0" w:space="0" w:color="auto"/>
              </w:divBdr>
            </w:div>
            <w:div w:id="528035257">
              <w:marLeft w:val="0"/>
              <w:marRight w:val="0"/>
              <w:marTop w:val="0"/>
              <w:marBottom w:val="0"/>
              <w:divBdr>
                <w:top w:val="none" w:sz="0" w:space="0" w:color="auto"/>
                <w:left w:val="none" w:sz="0" w:space="0" w:color="auto"/>
                <w:bottom w:val="none" w:sz="0" w:space="0" w:color="auto"/>
                <w:right w:val="none" w:sz="0" w:space="0" w:color="auto"/>
              </w:divBdr>
            </w:div>
            <w:div w:id="559754803">
              <w:marLeft w:val="0"/>
              <w:marRight w:val="0"/>
              <w:marTop w:val="0"/>
              <w:marBottom w:val="0"/>
              <w:divBdr>
                <w:top w:val="none" w:sz="0" w:space="0" w:color="auto"/>
                <w:left w:val="none" w:sz="0" w:space="0" w:color="auto"/>
                <w:bottom w:val="none" w:sz="0" w:space="0" w:color="auto"/>
                <w:right w:val="none" w:sz="0" w:space="0" w:color="auto"/>
              </w:divBdr>
            </w:div>
            <w:div w:id="629868460">
              <w:marLeft w:val="0"/>
              <w:marRight w:val="0"/>
              <w:marTop w:val="0"/>
              <w:marBottom w:val="0"/>
              <w:divBdr>
                <w:top w:val="none" w:sz="0" w:space="0" w:color="auto"/>
                <w:left w:val="none" w:sz="0" w:space="0" w:color="auto"/>
                <w:bottom w:val="none" w:sz="0" w:space="0" w:color="auto"/>
                <w:right w:val="none" w:sz="0" w:space="0" w:color="auto"/>
              </w:divBdr>
            </w:div>
            <w:div w:id="633096384">
              <w:marLeft w:val="0"/>
              <w:marRight w:val="0"/>
              <w:marTop w:val="0"/>
              <w:marBottom w:val="0"/>
              <w:divBdr>
                <w:top w:val="none" w:sz="0" w:space="0" w:color="auto"/>
                <w:left w:val="none" w:sz="0" w:space="0" w:color="auto"/>
                <w:bottom w:val="none" w:sz="0" w:space="0" w:color="auto"/>
                <w:right w:val="none" w:sz="0" w:space="0" w:color="auto"/>
              </w:divBdr>
            </w:div>
            <w:div w:id="648946201">
              <w:marLeft w:val="0"/>
              <w:marRight w:val="0"/>
              <w:marTop w:val="0"/>
              <w:marBottom w:val="0"/>
              <w:divBdr>
                <w:top w:val="none" w:sz="0" w:space="0" w:color="auto"/>
                <w:left w:val="none" w:sz="0" w:space="0" w:color="auto"/>
                <w:bottom w:val="none" w:sz="0" w:space="0" w:color="auto"/>
                <w:right w:val="none" w:sz="0" w:space="0" w:color="auto"/>
              </w:divBdr>
            </w:div>
            <w:div w:id="673147706">
              <w:marLeft w:val="0"/>
              <w:marRight w:val="0"/>
              <w:marTop w:val="0"/>
              <w:marBottom w:val="0"/>
              <w:divBdr>
                <w:top w:val="none" w:sz="0" w:space="0" w:color="auto"/>
                <w:left w:val="none" w:sz="0" w:space="0" w:color="auto"/>
                <w:bottom w:val="none" w:sz="0" w:space="0" w:color="auto"/>
                <w:right w:val="none" w:sz="0" w:space="0" w:color="auto"/>
              </w:divBdr>
            </w:div>
            <w:div w:id="678431080">
              <w:marLeft w:val="0"/>
              <w:marRight w:val="0"/>
              <w:marTop w:val="0"/>
              <w:marBottom w:val="0"/>
              <w:divBdr>
                <w:top w:val="none" w:sz="0" w:space="0" w:color="auto"/>
                <w:left w:val="none" w:sz="0" w:space="0" w:color="auto"/>
                <w:bottom w:val="none" w:sz="0" w:space="0" w:color="auto"/>
                <w:right w:val="none" w:sz="0" w:space="0" w:color="auto"/>
              </w:divBdr>
            </w:div>
            <w:div w:id="685180797">
              <w:marLeft w:val="0"/>
              <w:marRight w:val="0"/>
              <w:marTop w:val="0"/>
              <w:marBottom w:val="0"/>
              <w:divBdr>
                <w:top w:val="none" w:sz="0" w:space="0" w:color="auto"/>
                <w:left w:val="none" w:sz="0" w:space="0" w:color="auto"/>
                <w:bottom w:val="none" w:sz="0" w:space="0" w:color="auto"/>
                <w:right w:val="none" w:sz="0" w:space="0" w:color="auto"/>
              </w:divBdr>
            </w:div>
            <w:div w:id="692539104">
              <w:marLeft w:val="0"/>
              <w:marRight w:val="0"/>
              <w:marTop w:val="0"/>
              <w:marBottom w:val="0"/>
              <w:divBdr>
                <w:top w:val="none" w:sz="0" w:space="0" w:color="auto"/>
                <w:left w:val="none" w:sz="0" w:space="0" w:color="auto"/>
                <w:bottom w:val="none" w:sz="0" w:space="0" w:color="auto"/>
                <w:right w:val="none" w:sz="0" w:space="0" w:color="auto"/>
              </w:divBdr>
            </w:div>
            <w:div w:id="724842073">
              <w:marLeft w:val="0"/>
              <w:marRight w:val="0"/>
              <w:marTop w:val="0"/>
              <w:marBottom w:val="0"/>
              <w:divBdr>
                <w:top w:val="none" w:sz="0" w:space="0" w:color="auto"/>
                <w:left w:val="none" w:sz="0" w:space="0" w:color="auto"/>
                <w:bottom w:val="none" w:sz="0" w:space="0" w:color="auto"/>
                <w:right w:val="none" w:sz="0" w:space="0" w:color="auto"/>
              </w:divBdr>
            </w:div>
            <w:div w:id="890070489">
              <w:marLeft w:val="0"/>
              <w:marRight w:val="0"/>
              <w:marTop w:val="0"/>
              <w:marBottom w:val="0"/>
              <w:divBdr>
                <w:top w:val="none" w:sz="0" w:space="0" w:color="auto"/>
                <w:left w:val="none" w:sz="0" w:space="0" w:color="auto"/>
                <w:bottom w:val="none" w:sz="0" w:space="0" w:color="auto"/>
                <w:right w:val="none" w:sz="0" w:space="0" w:color="auto"/>
              </w:divBdr>
            </w:div>
            <w:div w:id="900097409">
              <w:marLeft w:val="0"/>
              <w:marRight w:val="0"/>
              <w:marTop w:val="0"/>
              <w:marBottom w:val="0"/>
              <w:divBdr>
                <w:top w:val="none" w:sz="0" w:space="0" w:color="auto"/>
                <w:left w:val="none" w:sz="0" w:space="0" w:color="auto"/>
                <w:bottom w:val="none" w:sz="0" w:space="0" w:color="auto"/>
                <w:right w:val="none" w:sz="0" w:space="0" w:color="auto"/>
              </w:divBdr>
            </w:div>
            <w:div w:id="910165680">
              <w:marLeft w:val="0"/>
              <w:marRight w:val="0"/>
              <w:marTop w:val="0"/>
              <w:marBottom w:val="0"/>
              <w:divBdr>
                <w:top w:val="none" w:sz="0" w:space="0" w:color="auto"/>
                <w:left w:val="none" w:sz="0" w:space="0" w:color="auto"/>
                <w:bottom w:val="none" w:sz="0" w:space="0" w:color="auto"/>
                <w:right w:val="none" w:sz="0" w:space="0" w:color="auto"/>
              </w:divBdr>
            </w:div>
            <w:div w:id="961183133">
              <w:marLeft w:val="0"/>
              <w:marRight w:val="0"/>
              <w:marTop w:val="0"/>
              <w:marBottom w:val="0"/>
              <w:divBdr>
                <w:top w:val="none" w:sz="0" w:space="0" w:color="auto"/>
                <w:left w:val="none" w:sz="0" w:space="0" w:color="auto"/>
                <w:bottom w:val="none" w:sz="0" w:space="0" w:color="auto"/>
                <w:right w:val="none" w:sz="0" w:space="0" w:color="auto"/>
              </w:divBdr>
            </w:div>
            <w:div w:id="976031786">
              <w:marLeft w:val="0"/>
              <w:marRight w:val="0"/>
              <w:marTop w:val="0"/>
              <w:marBottom w:val="0"/>
              <w:divBdr>
                <w:top w:val="none" w:sz="0" w:space="0" w:color="auto"/>
                <w:left w:val="none" w:sz="0" w:space="0" w:color="auto"/>
                <w:bottom w:val="none" w:sz="0" w:space="0" w:color="auto"/>
                <w:right w:val="none" w:sz="0" w:space="0" w:color="auto"/>
              </w:divBdr>
            </w:div>
            <w:div w:id="1129855533">
              <w:marLeft w:val="0"/>
              <w:marRight w:val="0"/>
              <w:marTop w:val="0"/>
              <w:marBottom w:val="0"/>
              <w:divBdr>
                <w:top w:val="none" w:sz="0" w:space="0" w:color="auto"/>
                <w:left w:val="none" w:sz="0" w:space="0" w:color="auto"/>
                <w:bottom w:val="none" w:sz="0" w:space="0" w:color="auto"/>
                <w:right w:val="none" w:sz="0" w:space="0" w:color="auto"/>
              </w:divBdr>
            </w:div>
            <w:div w:id="1201624774">
              <w:marLeft w:val="0"/>
              <w:marRight w:val="0"/>
              <w:marTop w:val="0"/>
              <w:marBottom w:val="0"/>
              <w:divBdr>
                <w:top w:val="none" w:sz="0" w:space="0" w:color="auto"/>
                <w:left w:val="none" w:sz="0" w:space="0" w:color="auto"/>
                <w:bottom w:val="none" w:sz="0" w:space="0" w:color="auto"/>
                <w:right w:val="none" w:sz="0" w:space="0" w:color="auto"/>
              </w:divBdr>
            </w:div>
            <w:div w:id="1293051544">
              <w:marLeft w:val="0"/>
              <w:marRight w:val="0"/>
              <w:marTop w:val="0"/>
              <w:marBottom w:val="0"/>
              <w:divBdr>
                <w:top w:val="none" w:sz="0" w:space="0" w:color="auto"/>
                <w:left w:val="none" w:sz="0" w:space="0" w:color="auto"/>
                <w:bottom w:val="none" w:sz="0" w:space="0" w:color="auto"/>
                <w:right w:val="none" w:sz="0" w:space="0" w:color="auto"/>
              </w:divBdr>
            </w:div>
            <w:div w:id="1312952735">
              <w:marLeft w:val="0"/>
              <w:marRight w:val="0"/>
              <w:marTop w:val="0"/>
              <w:marBottom w:val="0"/>
              <w:divBdr>
                <w:top w:val="none" w:sz="0" w:space="0" w:color="auto"/>
                <w:left w:val="none" w:sz="0" w:space="0" w:color="auto"/>
                <w:bottom w:val="none" w:sz="0" w:space="0" w:color="auto"/>
                <w:right w:val="none" w:sz="0" w:space="0" w:color="auto"/>
              </w:divBdr>
            </w:div>
            <w:div w:id="1337804169">
              <w:marLeft w:val="0"/>
              <w:marRight w:val="0"/>
              <w:marTop w:val="0"/>
              <w:marBottom w:val="0"/>
              <w:divBdr>
                <w:top w:val="none" w:sz="0" w:space="0" w:color="auto"/>
                <w:left w:val="none" w:sz="0" w:space="0" w:color="auto"/>
                <w:bottom w:val="none" w:sz="0" w:space="0" w:color="auto"/>
                <w:right w:val="none" w:sz="0" w:space="0" w:color="auto"/>
              </w:divBdr>
            </w:div>
            <w:div w:id="1449662132">
              <w:marLeft w:val="0"/>
              <w:marRight w:val="0"/>
              <w:marTop w:val="0"/>
              <w:marBottom w:val="0"/>
              <w:divBdr>
                <w:top w:val="none" w:sz="0" w:space="0" w:color="auto"/>
                <w:left w:val="none" w:sz="0" w:space="0" w:color="auto"/>
                <w:bottom w:val="none" w:sz="0" w:space="0" w:color="auto"/>
                <w:right w:val="none" w:sz="0" w:space="0" w:color="auto"/>
              </w:divBdr>
            </w:div>
            <w:div w:id="1541360806">
              <w:marLeft w:val="0"/>
              <w:marRight w:val="0"/>
              <w:marTop w:val="0"/>
              <w:marBottom w:val="0"/>
              <w:divBdr>
                <w:top w:val="none" w:sz="0" w:space="0" w:color="auto"/>
                <w:left w:val="none" w:sz="0" w:space="0" w:color="auto"/>
                <w:bottom w:val="none" w:sz="0" w:space="0" w:color="auto"/>
                <w:right w:val="none" w:sz="0" w:space="0" w:color="auto"/>
              </w:divBdr>
            </w:div>
            <w:div w:id="1565724742">
              <w:marLeft w:val="0"/>
              <w:marRight w:val="0"/>
              <w:marTop w:val="0"/>
              <w:marBottom w:val="0"/>
              <w:divBdr>
                <w:top w:val="none" w:sz="0" w:space="0" w:color="auto"/>
                <w:left w:val="none" w:sz="0" w:space="0" w:color="auto"/>
                <w:bottom w:val="none" w:sz="0" w:space="0" w:color="auto"/>
                <w:right w:val="none" w:sz="0" w:space="0" w:color="auto"/>
              </w:divBdr>
            </w:div>
            <w:div w:id="1593855063">
              <w:marLeft w:val="0"/>
              <w:marRight w:val="0"/>
              <w:marTop w:val="0"/>
              <w:marBottom w:val="0"/>
              <w:divBdr>
                <w:top w:val="none" w:sz="0" w:space="0" w:color="auto"/>
                <w:left w:val="none" w:sz="0" w:space="0" w:color="auto"/>
                <w:bottom w:val="none" w:sz="0" w:space="0" w:color="auto"/>
                <w:right w:val="none" w:sz="0" w:space="0" w:color="auto"/>
              </w:divBdr>
            </w:div>
            <w:div w:id="1703897963">
              <w:marLeft w:val="0"/>
              <w:marRight w:val="0"/>
              <w:marTop w:val="0"/>
              <w:marBottom w:val="0"/>
              <w:divBdr>
                <w:top w:val="none" w:sz="0" w:space="0" w:color="auto"/>
                <w:left w:val="none" w:sz="0" w:space="0" w:color="auto"/>
                <w:bottom w:val="none" w:sz="0" w:space="0" w:color="auto"/>
                <w:right w:val="none" w:sz="0" w:space="0" w:color="auto"/>
              </w:divBdr>
            </w:div>
            <w:div w:id="1756784696">
              <w:marLeft w:val="0"/>
              <w:marRight w:val="0"/>
              <w:marTop w:val="0"/>
              <w:marBottom w:val="0"/>
              <w:divBdr>
                <w:top w:val="none" w:sz="0" w:space="0" w:color="auto"/>
                <w:left w:val="none" w:sz="0" w:space="0" w:color="auto"/>
                <w:bottom w:val="none" w:sz="0" w:space="0" w:color="auto"/>
                <w:right w:val="none" w:sz="0" w:space="0" w:color="auto"/>
              </w:divBdr>
            </w:div>
            <w:div w:id="1819569208">
              <w:marLeft w:val="0"/>
              <w:marRight w:val="0"/>
              <w:marTop w:val="0"/>
              <w:marBottom w:val="0"/>
              <w:divBdr>
                <w:top w:val="none" w:sz="0" w:space="0" w:color="auto"/>
                <w:left w:val="none" w:sz="0" w:space="0" w:color="auto"/>
                <w:bottom w:val="none" w:sz="0" w:space="0" w:color="auto"/>
                <w:right w:val="none" w:sz="0" w:space="0" w:color="auto"/>
              </w:divBdr>
            </w:div>
            <w:div w:id="1946843157">
              <w:marLeft w:val="0"/>
              <w:marRight w:val="0"/>
              <w:marTop w:val="0"/>
              <w:marBottom w:val="0"/>
              <w:divBdr>
                <w:top w:val="none" w:sz="0" w:space="0" w:color="auto"/>
                <w:left w:val="none" w:sz="0" w:space="0" w:color="auto"/>
                <w:bottom w:val="none" w:sz="0" w:space="0" w:color="auto"/>
                <w:right w:val="none" w:sz="0" w:space="0" w:color="auto"/>
              </w:divBdr>
            </w:div>
            <w:div w:id="2019893004">
              <w:marLeft w:val="0"/>
              <w:marRight w:val="0"/>
              <w:marTop w:val="0"/>
              <w:marBottom w:val="0"/>
              <w:divBdr>
                <w:top w:val="none" w:sz="0" w:space="0" w:color="auto"/>
                <w:left w:val="none" w:sz="0" w:space="0" w:color="auto"/>
                <w:bottom w:val="none" w:sz="0" w:space="0" w:color="auto"/>
                <w:right w:val="none" w:sz="0" w:space="0" w:color="auto"/>
              </w:divBdr>
            </w:div>
            <w:div w:id="2030255077">
              <w:marLeft w:val="0"/>
              <w:marRight w:val="0"/>
              <w:marTop w:val="0"/>
              <w:marBottom w:val="0"/>
              <w:divBdr>
                <w:top w:val="none" w:sz="0" w:space="0" w:color="auto"/>
                <w:left w:val="none" w:sz="0" w:space="0" w:color="auto"/>
                <w:bottom w:val="none" w:sz="0" w:space="0" w:color="auto"/>
                <w:right w:val="none" w:sz="0" w:space="0" w:color="auto"/>
              </w:divBdr>
            </w:div>
            <w:div w:id="2072731275">
              <w:marLeft w:val="0"/>
              <w:marRight w:val="0"/>
              <w:marTop w:val="0"/>
              <w:marBottom w:val="0"/>
              <w:divBdr>
                <w:top w:val="none" w:sz="0" w:space="0" w:color="auto"/>
                <w:left w:val="none" w:sz="0" w:space="0" w:color="auto"/>
                <w:bottom w:val="none" w:sz="0" w:space="0" w:color="auto"/>
                <w:right w:val="none" w:sz="0" w:space="0" w:color="auto"/>
              </w:divBdr>
            </w:div>
            <w:div w:id="2109083016">
              <w:marLeft w:val="0"/>
              <w:marRight w:val="0"/>
              <w:marTop w:val="0"/>
              <w:marBottom w:val="0"/>
              <w:divBdr>
                <w:top w:val="none" w:sz="0" w:space="0" w:color="auto"/>
                <w:left w:val="none" w:sz="0" w:space="0" w:color="auto"/>
                <w:bottom w:val="none" w:sz="0" w:space="0" w:color="auto"/>
                <w:right w:val="none" w:sz="0" w:space="0" w:color="auto"/>
              </w:divBdr>
            </w:div>
            <w:div w:id="2121027679">
              <w:marLeft w:val="0"/>
              <w:marRight w:val="0"/>
              <w:marTop w:val="0"/>
              <w:marBottom w:val="0"/>
              <w:divBdr>
                <w:top w:val="none" w:sz="0" w:space="0" w:color="auto"/>
                <w:left w:val="none" w:sz="0" w:space="0" w:color="auto"/>
                <w:bottom w:val="none" w:sz="0" w:space="0" w:color="auto"/>
                <w:right w:val="none" w:sz="0" w:space="0" w:color="auto"/>
              </w:divBdr>
            </w:div>
            <w:div w:id="213529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92183">
      <w:bodyDiv w:val="1"/>
      <w:marLeft w:val="0"/>
      <w:marRight w:val="0"/>
      <w:marTop w:val="0"/>
      <w:marBottom w:val="0"/>
      <w:divBdr>
        <w:top w:val="none" w:sz="0" w:space="0" w:color="auto"/>
        <w:left w:val="none" w:sz="0" w:space="0" w:color="auto"/>
        <w:bottom w:val="none" w:sz="0" w:space="0" w:color="auto"/>
        <w:right w:val="none" w:sz="0" w:space="0" w:color="auto"/>
      </w:divBdr>
      <w:divsChild>
        <w:div w:id="259222684">
          <w:marLeft w:val="0"/>
          <w:marRight w:val="0"/>
          <w:marTop w:val="0"/>
          <w:marBottom w:val="0"/>
          <w:divBdr>
            <w:top w:val="none" w:sz="0" w:space="0" w:color="auto"/>
            <w:left w:val="none" w:sz="0" w:space="0" w:color="auto"/>
            <w:bottom w:val="none" w:sz="0" w:space="0" w:color="auto"/>
            <w:right w:val="none" w:sz="0" w:space="0" w:color="auto"/>
          </w:divBdr>
          <w:divsChild>
            <w:div w:id="975185116">
              <w:marLeft w:val="0"/>
              <w:marRight w:val="0"/>
              <w:marTop w:val="0"/>
              <w:marBottom w:val="0"/>
              <w:divBdr>
                <w:top w:val="none" w:sz="0" w:space="0" w:color="auto"/>
                <w:left w:val="none" w:sz="0" w:space="0" w:color="auto"/>
                <w:bottom w:val="none" w:sz="0" w:space="0" w:color="auto"/>
                <w:right w:val="none" w:sz="0" w:space="0" w:color="auto"/>
              </w:divBdr>
            </w:div>
            <w:div w:id="244849432">
              <w:marLeft w:val="0"/>
              <w:marRight w:val="0"/>
              <w:marTop w:val="0"/>
              <w:marBottom w:val="0"/>
              <w:divBdr>
                <w:top w:val="none" w:sz="0" w:space="0" w:color="auto"/>
                <w:left w:val="none" w:sz="0" w:space="0" w:color="auto"/>
                <w:bottom w:val="none" w:sz="0" w:space="0" w:color="auto"/>
                <w:right w:val="none" w:sz="0" w:space="0" w:color="auto"/>
              </w:divBdr>
            </w:div>
            <w:div w:id="35466834">
              <w:marLeft w:val="0"/>
              <w:marRight w:val="0"/>
              <w:marTop w:val="0"/>
              <w:marBottom w:val="0"/>
              <w:divBdr>
                <w:top w:val="none" w:sz="0" w:space="0" w:color="auto"/>
                <w:left w:val="none" w:sz="0" w:space="0" w:color="auto"/>
                <w:bottom w:val="none" w:sz="0" w:space="0" w:color="auto"/>
                <w:right w:val="none" w:sz="0" w:space="0" w:color="auto"/>
              </w:divBdr>
            </w:div>
            <w:div w:id="641427044">
              <w:marLeft w:val="0"/>
              <w:marRight w:val="0"/>
              <w:marTop w:val="0"/>
              <w:marBottom w:val="0"/>
              <w:divBdr>
                <w:top w:val="none" w:sz="0" w:space="0" w:color="auto"/>
                <w:left w:val="none" w:sz="0" w:space="0" w:color="auto"/>
                <w:bottom w:val="none" w:sz="0" w:space="0" w:color="auto"/>
                <w:right w:val="none" w:sz="0" w:space="0" w:color="auto"/>
              </w:divBdr>
            </w:div>
            <w:div w:id="945648666">
              <w:marLeft w:val="0"/>
              <w:marRight w:val="0"/>
              <w:marTop w:val="0"/>
              <w:marBottom w:val="0"/>
              <w:divBdr>
                <w:top w:val="none" w:sz="0" w:space="0" w:color="auto"/>
                <w:left w:val="none" w:sz="0" w:space="0" w:color="auto"/>
                <w:bottom w:val="none" w:sz="0" w:space="0" w:color="auto"/>
                <w:right w:val="none" w:sz="0" w:space="0" w:color="auto"/>
              </w:divBdr>
            </w:div>
            <w:div w:id="1174607670">
              <w:marLeft w:val="0"/>
              <w:marRight w:val="0"/>
              <w:marTop w:val="0"/>
              <w:marBottom w:val="0"/>
              <w:divBdr>
                <w:top w:val="none" w:sz="0" w:space="0" w:color="auto"/>
                <w:left w:val="none" w:sz="0" w:space="0" w:color="auto"/>
                <w:bottom w:val="none" w:sz="0" w:space="0" w:color="auto"/>
                <w:right w:val="none" w:sz="0" w:space="0" w:color="auto"/>
              </w:divBdr>
            </w:div>
            <w:div w:id="2042586026">
              <w:marLeft w:val="0"/>
              <w:marRight w:val="0"/>
              <w:marTop w:val="0"/>
              <w:marBottom w:val="0"/>
              <w:divBdr>
                <w:top w:val="none" w:sz="0" w:space="0" w:color="auto"/>
                <w:left w:val="none" w:sz="0" w:space="0" w:color="auto"/>
                <w:bottom w:val="none" w:sz="0" w:space="0" w:color="auto"/>
                <w:right w:val="none" w:sz="0" w:space="0" w:color="auto"/>
              </w:divBdr>
            </w:div>
            <w:div w:id="496849312">
              <w:marLeft w:val="0"/>
              <w:marRight w:val="0"/>
              <w:marTop w:val="0"/>
              <w:marBottom w:val="0"/>
              <w:divBdr>
                <w:top w:val="none" w:sz="0" w:space="0" w:color="auto"/>
                <w:left w:val="none" w:sz="0" w:space="0" w:color="auto"/>
                <w:bottom w:val="none" w:sz="0" w:space="0" w:color="auto"/>
                <w:right w:val="none" w:sz="0" w:space="0" w:color="auto"/>
              </w:divBdr>
            </w:div>
            <w:div w:id="63725758">
              <w:marLeft w:val="0"/>
              <w:marRight w:val="0"/>
              <w:marTop w:val="0"/>
              <w:marBottom w:val="0"/>
              <w:divBdr>
                <w:top w:val="none" w:sz="0" w:space="0" w:color="auto"/>
                <w:left w:val="none" w:sz="0" w:space="0" w:color="auto"/>
                <w:bottom w:val="none" w:sz="0" w:space="0" w:color="auto"/>
                <w:right w:val="none" w:sz="0" w:space="0" w:color="auto"/>
              </w:divBdr>
            </w:div>
            <w:div w:id="1972394277">
              <w:marLeft w:val="0"/>
              <w:marRight w:val="0"/>
              <w:marTop w:val="0"/>
              <w:marBottom w:val="0"/>
              <w:divBdr>
                <w:top w:val="none" w:sz="0" w:space="0" w:color="auto"/>
                <w:left w:val="none" w:sz="0" w:space="0" w:color="auto"/>
                <w:bottom w:val="none" w:sz="0" w:space="0" w:color="auto"/>
                <w:right w:val="none" w:sz="0" w:space="0" w:color="auto"/>
              </w:divBdr>
            </w:div>
            <w:div w:id="2022780934">
              <w:marLeft w:val="0"/>
              <w:marRight w:val="0"/>
              <w:marTop w:val="0"/>
              <w:marBottom w:val="0"/>
              <w:divBdr>
                <w:top w:val="none" w:sz="0" w:space="0" w:color="auto"/>
                <w:left w:val="none" w:sz="0" w:space="0" w:color="auto"/>
                <w:bottom w:val="none" w:sz="0" w:space="0" w:color="auto"/>
                <w:right w:val="none" w:sz="0" w:space="0" w:color="auto"/>
              </w:divBdr>
            </w:div>
            <w:div w:id="1835682074">
              <w:marLeft w:val="0"/>
              <w:marRight w:val="0"/>
              <w:marTop w:val="0"/>
              <w:marBottom w:val="0"/>
              <w:divBdr>
                <w:top w:val="none" w:sz="0" w:space="0" w:color="auto"/>
                <w:left w:val="none" w:sz="0" w:space="0" w:color="auto"/>
                <w:bottom w:val="none" w:sz="0" w:space="0" w:color="auto"/>
                <w:right w:val="none" w:sz="0" w:space="0" w:color="auto"/>
              </w:divBdr>
            </w:div>
            <w:div w:id="2005621009">
              <w:marLeft w:val="0"/>
              <w:marRight w:val="0"/>
              <w:marTop w:val="0"/>
              <w:marBottom w:val="0"/>
              <w:divBdr>
                <w:top w:val="none" w:sz="0" w:space="0" w:color="auto"/>
                <w:left w:val="none" w:sz="0" w:space="0" w:color="auto"/>
                <w:bottom w:val="none" w:sz="0" w:space="0" w:color="auto"/>
                <w:right w:val="none" w:sz="0" w:space="0" w:color="auto"/>
              </w:divBdr>
            </w:div>
            <w:div w:id="113791101">
              <w:marLeft w:val="0"/>
              <w:marRight w:val="0"/>
              <w:marTop w:val="0"/>
              <w:marBottom w:val="0"/>
              <w:divBdr>
                <w:top w:val="none" w:sz="0" w:space="0" w:color="auto"/>
                <w:left w:val="none" w:sz="0" w:space="0" w:color="auto"/>
                <w:bottom w:val="none" w:sz="0" w:space="0" w:color="auto"/>
                <w:right w:val="none" w:sz="0" w:space="0" w:color="auto"/>
              </w:divBdr>
            </w:div>
            <w:div w:id="1917474555">
              <w:marLeft w:val="0"/>
              <w:marRight w:val="0"/>
              <w:marTop w:val="0"/>
              <w:marBottom w:val="0"/>
              <w:divBdr>
                <w:top w:val="none" w:sz="0" w:space="0" w:color="auto"/>
                <w:left w:val="none" w:sz="0" w:space="0" w:color="auto"/>
                <w:bottom w:val="none" w:sz="0" w:space="0" w:color="auto"/>
                <w:right w:val="none" w:sz="0" w:space="0" w:color="auto"/>
              </w:divBdr>
            </w:div>
            <w:div w:id="88738119">
              <w:marLeft w:val="0"/>
              <w:marRight w:val="0"/>
              <w:marTop w:val="0"/>
              <w:marBottom w:val="0"/>
              <w:divBdr>
                <w:top w:val="none" w:sz="0" w:space="0" w:color="auto"/>
                <w:left w:val="none" w:sz="0" w:space="0" w:color="auto"/>
                <w:bottom w:val="none" w:sz="0" w:space="0" w:color="auto"/>
                <w:right w:val="none" w:sz="0" w:space="0" w:color="auto"/>
              </w:divBdr>
            </w:div>
            <w:div w:id="2109956879">
              <w:marLeft w:val="0"/>
              <w:marRight w:val="0"/>
              <w:marTop w:val="0"/>
              <w:marBottom w:val="0"/>
              <w:divBdr>
                <w:top w:val="none" w:sz="0" w:space="0" w:color="auto"/>
                <w:left w:val="none" w:sz="0" w:space="0" w:color="auto"/>
                <w:bottom w:val="none" w:sz="0" w:space="0" w:color="auto"/>
                <w:right w:val="none" w:sz="0" w:space="0" w:color="auto"/>
              </w:divBdr>
            </w:div>
            <w:div w:id="1702196911">
              <w:marLeft w:val="0"/>
              <w:marRight w:val="0"/>
              <w:marTop w:val="0"/>
              <w:marBottom w:val="0"/>
              <w:divBdr>
                <w:top w:val="none" w:sz="0" w:space="0" w:color="auto"/>
                <w:left w:val="none" w:sz="0" w:space="0" w:color="auto"/>
                <w:bottom w:val="none" w:sz="0" w:space="0" w:color="auto"/>
                <w:right w:val="none" w:sz="0" w:space="0" w:color="auto"/>
              </w:divBdr>
            </w:div>
            <w:div w:id="828256011">
              <w:marLeft w:val="0"/>
              <w:marRight w:val="0"/>
              <w:marTop w:val="0"/>
              <w:marBottom w:val="0"/>
              <w:divBdr>
                <w:top w:val="none" w:sz="0" w:space="0" w:color="auto"/>
                <w:left w:val="none" w:sz="0" w:space="0" w:color="auto"/>
                <w:bottom w:val="none" w:sz="0" w:space="0" w:color="auto"/>
                <w:right w:val="none" w:sz="0" w:space="0" w:color="auto"/>
              </w:divBdr>
            </w:div>
            <w:div w:id="1368947335">
              <w:marLeft w:val="0"/>
              <w:marRight w:val="0"/>
              <w:marTop w:val="0"/>
              <w:marBottom w:val="0"/>
              <w:divBdr>
                <w:top w:val="none" w:sz="0" w:space="0" w:color="auto"/>
                <w:left w:val="none" w:sz="0" w:space="0" w:color="auto"/>
                <w:bottom w:val="none" w:sz="0" w:space="0" w:color="auto"/>
                <w:right w:val="none" w:sz="0" w:space="0" w:color="auto"/>
              </w:divBdr>
            </w:div>
            <w:div w:id="972950497">
              <w:marLeft w:val="0"/>
              <w:marRight w:val="0"/>
              <w:marTop w:val="0"/>
              <w:marBottom w:val="0"/>
              <w:divBdr>
                <w:top w:val="none" w:sz="0" w:space="0" w:color="auto"/>
                <w:left w:val="none" w:sz="0" w:space="0" w:color="auto"/>
                <w:bottom w:val="none" w:sz="0" w:space="0" w:color="auto"/>
                <w:right w:val="none" w:sz="0" w:space="0" w:color="auto"/>
              </w:divBdr>
            </w:div>
            <w:div w:id="1223129721">
              <w:marLeft w:val="0"/>
              <w:marRight w:val="0"/>
              <w:marTop w:val="0"/>
              <w:marBottom w:val="0"/>
              <w:divBdr>
                <w:top w:val="none" w:sz="0" w:space="0" w:color="auto"/>
                <w:left w:val="none" w:sz="0" w:space="0" w:color="auto"/>
                <w:bottom w:val="none" w:sz="0" w:space="0" w:color="auto"/>
                <w:right w:val="none" w:sz="0" w:space="0" w:color="auto"/>
              </w:divBdr>
            </w:div>
            <w:div w:id="399671124">
              <w:marLeft w:val="0"/>
              <w:marRight w:val="0"/>
              <w:marTop w:val="0"/>
              <w:marBottom w:val="0"/>
              <w:divBdr>
                <w:top w:val="none" w:sz="0" w:space="0" w:color="auto"/>
                <w:left w:val="none" w:sz="0" w:space="0" w:color="auto"/>
                <w:bottom w:val="none" w:sz="0" w:space="0" w:color="auto"/>
                <w:right w:val="none" w:sz="0" w:space="0" w:color="auto"/>
              </w:divBdr>
            </w:div>
            <w:div w:id="1983776378">
              <w:marLeft w:val="0"/>
              <w:marRight w:val="0"/>
              <w:marTop w:val="0"/>
              <w:marBottom w:val="0"/>
              <w:divBdr>
                <w:top w:val="none" w:sz="0" w:space="0" w:color="auto"/>
                <w:left w:val="none" w:sz="0" w:space="0" w:color="auto"/>
                <w:bottom w:val="none" w:sz="0" w:space="0" w:color="auto"/>
                <w:right w:val="none" w:sz="0" w:space="0" w:color="auto"/>
              </w:divBdr>
            </w:div>
            <w:div w:id="2067482461">
              <w:marLeft w:val="0"/>
              <w:marRight w:val="0"/>
              <w:marTop w:val="0"/>
              <w:marBottom w:val="0"/>
              <w:divBdr>
                <w:top w:val="none" w:sz="0" w:space="0" w:color="auto"/>
                <w:left w:val="none" w:sz="0" w:space="0" w:color="auto"/>
                <w:bottom w:val="none" w:sz="0" w:space="0" w:color="auto"/>
                <w:right w:val="none" w:sz="0" w:space="0" w:color="auto"/>
              </w:divBdr>
            </w:div>
            <w:div w:id="1343556355">
              <w:marLeft w:val="0"/>
              <w:marRight w:val="0"/>
              <w:marTop w:val="0"/>
              <w:marBottom w:val="0"/>
              <w:divBdr>
                <w:top w:val="none" w:sz="0" w:space="0" w:color="auto"/>
                <w:left w:val="none" w:sz="0" w:space="0" w:color="auto"/>
                <w:bottom w:val="none" w:sz="0" w:space="0" w:color="auto"/>
                <w:right w:val="none" w:sz="0" w:space="0" w:color="auto"/>
              </w:divBdr>
            </w:div>
            <w:div w:id="142936729">
              <w:marLeft w:val="0"/>
              <w:marRight w:val="0"/>
              <w:marTop w:val="0"/>
              <w:marBottom w:val="0"/>
              <w:divBdr>
                <w:top w:val="none" w:sz="0" w:space="0" w:color="auto"/>
                <w:left w:val="none" w:sz="0" w:space="0" w:color="auto"/>
                <w:bottom w:val="none" w:sz="0" w:space="0" w:color="auto"/>
                <w:right w:val="none" w:sz="0" w:space="0" w:color="auto"/>
              </w:divBdr>
            </w:div>
            <w:div w:id="445083337">
              <w:marLeft w:val="0"/>
              <w:marRight w:val="0"/>
              <w:marTop w:val="0"/>
              <w:marBottom w:val="0"/>
              <w:divBdr>
                <w:top w:val="none" w:sz="0" w:space="0" w:color="auto"/>
                <w:left w:val="none" w:sz="0" w:space="0" w:color="auto"/>
                <w:bottom w:val="none" w:sz="0" w:space="0" w:color="auto"/>
                <w:right w:val="none" w:sz="0" w:space="0" w:color="auto"/>
              </w:divBdr>
            </w:div>
            <w:div w:id="903490913">
              <w:marLeft w:val="0"/>
              <w:marRight w:val="0"/>
              <w:marTop w:val="0"/>
              <w:marBottom w:val="0"/>
              <w:divBdr>
                <w:top w:val="none" w:sz="0" w:space="0" w:color="auto"/>
                <w:left w:val="none" w:sz="0" w:space="0" w:color="auto"/>
                <w:bottom w:val="none" w:sz="0" w:space="0" w:color="auto"/>
                <w:right w:val="none" w:sz="0" w:space="0" w:color="auto"/>
              </w:divBdr>
            </w:div>
            <w:div w:id="66805352">
              <w:marLeft w:val="0"/>
              <w:marRight w:val="0"/>
              <w:marTop w:val="0"/>
              <w:marBottom w:val="0"/>
              <w:divBdr>
                <w:top w:val="none" w:sz="0" w:space="0" w:color="auto"/>
                <w:left w:val="none" w:sz="0" w:space="0" w:color="auto"/>
                <w:bottom w:val="none" w:sz="0" w:space="0" w:color="auto"/>
                <w:right w:val="none" w:sz="0" w:space="0" w:color="auto"/>
              </w:divBdr>
            </w:div>
            <w:div w:id="1569538183">
              <w:marLeft w:val="0"/>
              <w:marRight w:val="0"/>
              <w:marTop w:val="0"/>
              <w:marBottom w:val="0"/>
              <w:divBdr>
                <w:top w:val="none" w:sz="0" w:space="0" w:color="auto"/>
                <w:left w:val="none" w:sz="0" w:space="0" w:color="auto"/>
                <w:bottom w:val="none" w:sz="0" w:space="0" w:color="auto"/>
                <w:right w:val="none" w:sz="0" w:space="0" w:color="auto"/>
              </w:divBdr>
            </w:div>
            <w:div w:id="280578536">
              <w:marLeft w:val="0"/>
              <w:marRight w:val="0"/>
              <w:marTop w:val="0"/>
              <w:marBottom w:val="0"/>
              <w:divBdr>
                <w:top w:val="none" w:sz="0" w:space="0" w:color="auto"/>
                <w:left w:val="none" w:sz="0" w:space="0" w:color="auto"/>
                <w:bottom w:val="none" w:sz="0" w:space="0" w:color="auto"/>
                <w:right w:val="none" w:sz="0" w:space="0" w:color="auto"/>
              </w:divBdr>
            </w:div>
            <w:div w:id="2029208912">
              <w:marLeft w:val="0"/>
              <w:marRight w:val="0"/>
              <w:marTop w:val="0"/>
              <w:marBottom w:val="0"/>
              <w:divBdr>
                <w:top w:val="none" w:sz="0" w:space="0" w:color="auto"/>
                <w:left w:val="none" w:sz="0" w:space="0" w:color="auto"/>
                <w:bottom w:val="none" w:sz="0" w:space="0" w:color="auto"/>
                <w:right w:val="none" w:sz="0" w:space="0" w:color="auto"/>
              </w:divBdr>
            </w:div>
            <w:div w:id="776995215">
              <w:marLeft w:val="0"/>
              <w:marRight w:val="0"/>
              <w:marTop w:val="0"/>
              <w:marBottom w:val="0"/>
              <w:divBdr>
                <w:top w:val="none" w:sz="0" w:space="0" w:color="auto"/>
                <w:left w:val="none" w:sz="0" w:space="0" w:color="auto"/>
                <w:bottom w:val="none" w:sz="0" w:space="0" w:color="auto"/>
                <w:right w:val="none" w:sz="0" w:space="0" w:color="auto"/>
              </w:divBdr>
            </w:div>
            <w:div w:id="1549413516">
              <w:marLeft w:val="0"/>
              <w:marRight w:val="0"/>
              <w:marTop w:val="0"/>
              <w:marBottom w:val="0"/>
              <w:divBdr>
                <w:top w:val="none" w:sz="0" w:space="0" w:color="auto"/>
                <w:left w:val="none" w:sz="0" w:space="0" w:color="auto"/>
                <w:bottom w:val="none" w:sz="0" w:space="0" w:color="auto"/>
                <w:right w:val="none" w:sz="0" w:space="0" w:color="auto"/>
              </w:divBdr>
            </w:div>
            <w:div w:id="2116902570">
              <w:marLeft w:val="0"/>
              <w:marRight w:val="0"/>
              <w:marTop w:val="0"/>
              <w:marBottom w:val="0"/>
              <w:divBdr>
                <w:top w:val="none" w:sz="0" w:space="0" w:color="auto"/>
                <w:left w:val="none" w:sz="0" w:space="0" w:color="auto"/>
                <w:bottom w:val="none" w:sz="0" w:space="0" w:color="auto"/>
                <w:right w:val="none" w:sz="0" w:space="0" w:color="auto"/>
              </w:divBdr>
            </w:div>
            <w:div w:id="1385451309">
              <w:marLeft w:val="0"/>
              <w:marRight w:val="0"/>
              <w:marTop w:val="0"/>
              <w:marBottom w:val="0"/>
              <w:divBdr>
                <w:top w:val="none" w:sz="0" w:space="0" w:color="auto"/>
                <w:left w:val="none" w:sz="0" w:space="0" w:color="auto"/>
                <w:bottom w:val="none" w:sz="0" w:space="0" w:color="auto"/>
                <w:right w:val="none" w:sz="0" w:space="0" w:color="auto"/>
              </w:divBdr>
            </w:div>
            <w:div w:id="185951434">
              <w:marLeft w:val="0"/>
              <w:marRight w:val="0"/>
              <w:marTop w:val="0"/>
              <w:marBottom w:val="0"/>
              <w:divBdr>
                <w:top w:val="none" w:sz="0" w:space="0" w:color="auto"/>
                <w:left w:val="none" w:sz="0" w:space="0" w:color="auto"/>
                <w:bottom w:val="none" w:sz="0" w:space="0" w:color="auto"/>
                <w:right w:val="none" w:sz="0" w:space="0" w:color="auto"/>
              </w:divBdr>
            </w:div>
            <w:div w:id="946423384">
              <w:marLeft w:val="0"/>
              <w:marRight w:val="0"/>
              <w:marTop w:val="0"/>
              <w:marBottom w:val="0"/>
              <w:divBdr>
                <w:top w:val="none" w:sz="0" w:space="0" w:color="auto"/>
                <w:left w:val="none" w:sz="0" w:space="0" w:color="auto"/>
                <w:bottom w:val="none" w:sz="0" w:space="0" w:color="auto"/>
                <w:right w:val="none" w:sz="0" w:space="0" w:color="auto"/>
              </w:divBdr>
            </w:div>
            <w:div w:id="800997447">
              <w:marLeft w:val="0"/>
              <w:marRight w:val="0"/>
              <w:marTop w:val="0"/>
              <w:marBottom w:val="0"/>
              <w:divBdr>
                <w:top w:val="none" w:sz="0" w:space="0" w:color="auto"/>
                <w:left w:val="none" w:sz="0" w:space="0" w:color="auto"/>
                <w:bottom w:val="none" w:sz="0" w:space="0" w:color="auto"/>
                <w:right w:val="none" w:sz="0" w:space="0" w:color="auto"/>
              </w:divBdr>
            </w:div>
            <w:div w:id="1946424832">
              <w:marLeft w:val="0"/>
              <w:marRight w:val="0"/>
              <w:marTop w:val="0"/>
              <w:marBottom w:val="0"/>
              <w:divBdr>
                <w:top w:val="none" w:sz="0" w:space="0" w:color="auto"/>
                <w:left w:val="none" w:sz="0" w:space="0" w:color="auto"/>
                <w:bottom w:val="none" w:sz="0" w:space="0" w:color="auto"/>
                <w:right w:val="none" w:sz="0" w:space="0" w:color="auto"/>
              </w:divBdr>
            </w:div>
            <w:div w:id="455756377">
              <w:marLeft w:val="0"/>
              <w:marRight w:val="0"/>
              <w:marTop w:val="0"/>
              <w:marBottom w:val="0"/>
              <w:divBdr>
                <w:top w:val="none" w:sz="0" w:space="0" w:color="auto"/>
                <w:left w:val="none" w:sz="0" w:space="0" w:color="auto"/>
                <w:bottom w:val="none" w:sz="0" w:space="0" w:color="auto"/>
                <w:right w:val="none" w:sz="0" w:space="0" w:color="auto"/>
              </w:divBdr>
            </w:div>
            <w:div w:id="165814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78821">
      <w:bodyDiv w:val="1"/>
      <w:marLeft w:val="0"/>
      <w:marRight w:val="0"/>
      <w:marTop w:val="0"/>
      <w:marBottom w:val="0"/>
      <w:divBdr>
        <w:top w:val="none" w:sz="0" w:space="0" w:color="auto"/>
        <w:left w:val="none" w:sz="0" w:space="0" w:color="auto"/>
        <w:bottom w:val="none" w:sz="0" w:space="0" w:color="auto"/>
        <w:right w:val="none" w:sz="0" w:space="0" w:color="auto"/>
      </w:divBdr>
      <w:divsChild>
        <w:div w:id="893586472">
          <w:marLeft w:val="0"/>
          <w:marRight w:val="0"/>
          <w:marTop w:val="0"/>
          <w:marBottom w:val="0"/>
          <w:divBdr>
            <w:top w:val="none" w:sz="0" w:space="0" w:color="auto"/>
            <w:left w:val="none" w:sz="0" w:space="0" w:color="auto"/>
            <w:bottom w:val="none" w:sz="0" w:space="0" w:color="auto"/>
            <w:right w:val="none" w:sz="0" w:space="0" w:color="auto"/>
          </w:divBdr>
          <w:divsChild>
            <w:div w:id="505366797">
              <w:marLeft w:val="0"/>
              <w:marRight w:val="0"/>
              <w:marTop w:val="0"/>
              <w:marBottom w:val="0"/>
              <w:divBdr>
                <w:top w:val="none" w:sz="0" w:space="0" w:color="auto"/>
                <w:left w:val="none" w:sz="0" w:space="0" w:color="auto"/>
                <w:bottom w:val="none" w:sz="0" w:space="0" w:color="auto"/>
                <w:right w:val="none" w:sz="0" w:space="0" w:color="auto"/>
              </w:divBdr>
            </w:div>
            <w:div w:id="651525389">
              <w:marLeft w:val="0"/>
              <w:marRight w:val="0"/>
              <w:marTop w:val="0"/>
              <w:marBottom w:val="0"/>
              <w:divBdr>
                <w:top w:val="none" w:sz="0" w:space="0" w:color="auto"/>
                <w:left w:val="none" w:sz="0" w:space="0" w:color="auto"/>
                <w:bottom w:val="none" w:sz="0" w:space="0" w:color="auto"/>
                <w:right w:val="none" w:sz="0" w:space="0" w:color="auto"/>
              </w:divBdr>
            </w:div>
            <w:div w:id="198707309">
              <w:marLeft w:val="0"/>
              <w:marRight w:val="0"/>
              <w:marTop w:val="0"/>
              <w:marBottom w:val="0"/>
              <w:divBdr>
                <w:top w:val="none" w:sz="0" w:space="0" w:color="auto"/>
                <w:left w:val="none" w:sz="0" w:space="0" w:color="auto"/>
                <w:bottom w:val="none" w:sz="0" w:space="0" w:color="auto"/>
                <w:right w:val="none" w:sz="0" w:space="0" w:color="auto"/>
              </w:divBdr>
            </w:div>
            <w:div w:id="1087464425">
              <w:marLeft w:val="0"/>
              <w:marRight w:val="0"/>
              <w:marTop w:val="0"/>
              <w:marBottom w:val="0"/>
              <w:divBdr>
                <w:top w:val="none" w:sz="0" w:space="0" w:color="auto"/>
                <w:left w:val="none" w:sz="0" w:space="0" w:color="auto"/>
                <w:bottom w:val="none" w:sz="0" w:space="0" w:color="auto"/>
                <w:right w:val="none" w:sz="0" w:space="0" w:color="auto"/>
              </w:divBdr>
            </w:div>
            <w:div w:id="2133014888">
              <w:marLeft w:val="0"/>
              <w:marRight w:val="0"/>
              <w:marTop w:val="0"/>
              <w:marBottom w:val="0"/>
              <w:divBdr>
                <w:top w:val="none" w:sz="0" w:space="0" w:color="auto"/>
                <w:left w:val="none" w:sz="0" w:space="0" w:color="auto"/>
                <w:bottom w:val="none" w:sz="0" w:space="0" w:color="auto"/>
                <w:right w:val="none" w:sz="0" w:space="0" w:color="auto"/>
              </w:divBdr>
            </w:div>
            <w:div w:id="1394700682">
              <w:marLeft w:val="0"/>
              <w:marRight w:val="0"/>
              <w:marTop w:val="0"/>
              <w:marBottom w:val="0"/>
              <w:divBdr>
                <w:top w:val="none" w:sz="0" w:space="0" w:color="auto"/>
                <w:left w:val="none" w:sz="0" w:space="0" w:color="auto"/>
                <w:bottom w:val="none" w:sz="0" w:space="0" w:color="auto"/>
                <w:right w:val="none" w:sz="0" w:space="0" w:color="auto"/>
              </w:divBdr>
            </w:div>
            <w:div w:id="1388918457">
              <w:marLeft w:val="0"/>
              <w:marRight w:val="0"/>
              <w:marTop w:val="0"/>
              <w:marBottom w:val="0"/>
              <w:divBdr>
                <w:top w:val="none" w:sz="0" w:space="0" w:color="auto"/>
                <w:left w:val="none" w:sz="0" w:space="0" w:color="auto"/>
                <w:bottom w:val="none" w:sz="0" w:space="0" w:color="auto"/>
                <w:right w:val="none" w:sz="0" w:space="0" w:color="auto"/>
              </w:divBdr>
            </w:div>
            <w:div w:id="1723943637">
              <w:marLeft w:val="0"/>
              <w:marRight w:val="0"/>
              <w:marTop w:val="0"/>
              <w:marBottom w:val="0"/>
              <w:divBdr>
                <w:top w:val="none" w:sz="0" w:space="0" w:color="auto"/>
                <w:left w:val="none" w:sz="0" w:space="0" w:color="auto"/>
                <w:bottom w:val="none" w:sz="0" w:space="0" w:color="auto"/>
                <w:right w:val="none" w:sz="0" w:space="0" w:color="auto"/>
              </w:divBdr>
            </w:div>
            <w:div w:id="1835367114">
              <w:marLeft w:val="0"/>
              <w:marRight w:val="0"/>
              <w:marTop w:val="0"/>
              <w:marBottom w:val="0"/>
              <w:divBdr>
                <w:top w:val="none" w:sz="0" w:space="0" w:color="auto"/>
                <w:left w:val="none" w:sz="0" w:space="0" w:color="auto"/>
                <w:bottom w:val="none" w:sz="0" w:space="0" w:color="auto"/>
                <w:right w:val="none" w:sz="0" w:space="0" w:color="auto"/>
              </w:divBdr>
            </w:div>
            <w:div w:id="1409812067">
              <w:marLeft w:val="0"/>
              <w:marRight w:val="0"/>
              <w:marTop w:val="0"/>
              <w:marBottom w:val="0"/>
              <w:divBdr>
                <w:top w:val="none" w:sz="0" w:space="0" w:color="auto"/>
                <w:left w:val="none" w:sz="0" w:space="0" w:color="auto"/>
                <w:bottom w:val="none" w:sz="0" w:space="0" w:color="auto"/>
                <w:right w:val="none" w:sz="0" w:space="0" w:color="auto"/>
              </w:divBdr>
            </w:div>
            <w:div w:id="17509754">
              <w:marLeft w:val="0"/>
              <w:marRight w:val="0"/>
              <w:marTop w:val="0"/>
              <w:marBottom w:val="0"/>
              <w:divBdr>
                <w:top w:val="none" w:sz="0" w:space="0" w:color="auto"/>
                <w:left w:val="none" w:sz="0" w:space="0" w:color="auto"/>
                <w:bottom w:val="none" w:sz="0" w:space="0" w:color="auto"/>
                <w:right w:val="none" w:sz="0" w:space="0" w:color="auto"/>
              </w:divBdr>
            </w:div>
            <w:div w:id="920020196">
              <w:marLeft w:val="0"/>
              <w:marRight w:val="0"/>
              <w:marTop w:val="0"/>
              <w:marBottom w:val="0"/>
              <w:divBdr>
                <w:top w:val="none" w:sz="0" w:space="0" w:color="auto"/>
                <w:left w:val="none" w:sz="0" w:space="0" w:color="auto"/>
                <w:bottom w:val="none" w:sz="0" w:space="0" w:color="auto"/>
                <w:right w:val="none" w:sz="0" w:space="0" w:color="auto"/>
              </w:divBdr>
            </w:div>
            <w:div w:id="655501030">
              <w:marLeft w:val="0"/>
              <w:marRight w:val="0"/>
              <w:marTop w:val="0"/>
              <w:marBottom w:val="0"/>
              <w:divBdr>
                <w:top w:val="none" w:sz="0" w:space="0" w:color="auto"/>
                <w:left w:val="none" w:sz="0" w:space="0" w:color="auto"/>
                <w:bottom w:val="none" w:sz="0" w:space="0" w:color="auto"/>
                <w:right w:val="none" w:sz="0" w:space="0" w:color="auto"/>
              </w:divBdr>
            </w:div>
            <w:div w:id="1761172542">
              <w:marLeft w:val="0"/>
              <w:marRight w:val="0"/>
              <w:marTop w:val="0"/>
              <w:marBottom w:val="0"/>
              <w:divBdr>
                <w:top w:val="none" w:sz="0" w:space="0" w:color="auto"/>
                <w:left w:val="none" w:sz="0" w:space="0" w:color="auto"/>
                <w:bottom w:val="none" w:sz="0" w:space="0" w:color="auto"/>
                <w:right w:val="none" w:sz="0" w:space="0" w:color="auto"/>
              </w:divBdr>
            </w:div>
            <w:div w:id="1254783884">
              <w:marLeft w:val="0"/>
              <w:marRight w:val="0"/>
              <w:marTop w:val="0"/>
              <w:marBottom w:val="0"/>
              <w:divBdr>
                <w:top w:val="none" w:sz="0" w:space="0" w:color="auto"/>
                <w:left w:val="none" w:sz="0" w:space="0" w:color="auto"/>
                <w:bottom w:val="none" w:sz="0" w:space="0" w:color="auto"/>
                <w:right w:val="none" w:sz="0" w:space="0" w:color="auto"/>
              </w:divBdr>
            </w:div>
            <w:div w:id="1138183180">
              <w:marLeft w:val="0"/>
              <w:marRight w:val="0"/>
              <w:marTop w:val="0"/>
              <w:marBottom w:val="0"/>
              <w:divBdr>
                <w:top w:val="none" w:sz="0" w:space="0" w:color="auto"/>
                <w:left w:val="none" w:sz="0" w:space="0" w:color="auto"/>
                <w:bottom w:val="none" w:sz="0" w:space="0" w:color="auto"/>
                <w:right w:val="none" w:sz="0" w:space="0" w:color="auto"/>
              </w:divBdr>
            </w:div>
            <w:div w:id="1970696568">
              <w:marLeft w:val="0"/>
              <w:marRight w:val="0"/>
              <w:marTop w:val="0"/>
              <w:marBottom w:val="0"/>
              <w:divBdr>
                <w:top w:val="none" w:sz="0" w:space="0" w:color="auto"/>
                <w:left w:val="none" w:sz="0" w:space="0" w:color="auto"/>
                <w:bottom w:val="none" w:sz="0" w:space="0" w:color="auto"/>
                <w:right w:val="none" w:sz="0" w:space="0" w:color="auto"/>
              </w:divBdr>
            </w:div>
            <w:div w:id="940799488">
              <w:marLeft w:val="0"/>
              <w:marRight w:val="0"/>
              <w:marTop w:val="0"/>
              <w:marBottom w:val="0"/>
              <w:divBdr>
                <w:top w:val="none" w:sz="0" w:space="0" w:color="auto"/>
                <w:left w:val="none" w:sz="0" w:space="0" w:color="auto"/>
                <w:bottom w:val="none" w:sz="0" w:space="0" w:color="auto"/>
                <w:right w:val="none" w:sz="0" w:space="0" w:color="auto"/>
              </w:divBdr>
            </w:div>
            <w:div w:id="215432429">
              <w:marLeft w:val="0"/>
              <w:marRight w:val="0"/>
              <w:marTop w:val="0"/>
              <w:marBottom w:val="0"/>
              <w:divBdr>
                <w:top w:val="none" w:sz="0" w:space="0" w:color="auto"/>
                <w:left w:val="none" w:sz="0" w:space="0" w:color="auto"/>
                <w:bottom w:val="none" w:sz="0" w:space="0" w:color="auto"/>
                <w:right w:val="none" w:sz="0" w:space="0" w:color="auto"/>
              </w:divBdr>
            </w:div>
            <w:div w:id="1782188149">
              <w:marLeft w:val="0"/>
              <w:marRight w:val="0"/>
              <w:marTop w:val="0"/>
              <w:marBottom w:val="0"/>
              <w:divBdr>
                <w:top w:val="none" w:sz="0" w:space="0" w:color="auto"/>
                <w:left w:val="none" w:sz="0" w:space="0" w:color="auto"/>
                <w:bottom w:val="none" w:sz="0" w:space="0" w:color="auto"/>
                <w:right w:val="none" w:sz="0" w:space="0" w:color="auto"/>
              </w:divBdr>
            </w:div>
            <w:div w:id="160508810">
              <w:marLeft w:val="0"/>
              <w:marRight w:val="0"/>
              <w:marTop w:val="0"/>
              <w:marBottom w:val="0"/>
              <w:divBdr>
                <w:top w:val="none" w:sz="0" w:space="0" w:color="auto"/>
                <w:left w:val="none" w:sz="0" w:space="0" w:color="auto"/>
                <w:bottom w:val="none" w:sz="0" w:space="0" w:color="auto"/>
                <w:right w:val="none" w:sz="0" w:space="0" w:color="auto"/>
              </w:divBdr>
            </w:div>
            <w:div w:id="1595430634">
              <w:marLeft w:val="0"/>
              <w:marRight w:val="0"/>
              <w:marTop w:val="0"/>
              <w:marBottom w:val="0"/>
              <w:divBdr>
                <w:top w:val="none" w:sz="0" w:space="0" w:color="auto"/>
                <w:left w:val="none" w:sz="0" w:space="0" w:color="auto"/>
                <w:bottom w:val="none" w:sz="0" w:space="0" w:color="auto"/>
                <w:right w:val="none" w:sz="0" w:space="0" w:color="auto"/>
              </w:divBdr>
            </w:div>
            <w:div w:id="1575163483">
              <w:marLeft w:val="0"/>
              <w:marRight w:val="0"/>
              <w:marTop w:val="0"/>
              <w:marBottom w:val="0"/>
              <w:divBdr>
                <w:top w:val="none" w:sz="0" w:space="0" w:color="auto"/>
                <w:left w:val="none" w:sz="0" w:space="0" w:color="auto"/>
                <w:bottom w:val="none" w:sz="0" w:space="0" w:color="auto"/>
                <w:right w:val="none" w:sz="0" w:space="0" w:color="auto"/>
              </w:divBdr>
            </w:div>
            <w:div w:id="768352532">
              <w:marLeft w:val="0"/>
              <w:marRight w:val="0"/>
              <w:marTop w:val="0"/>
              <w:marBottom w:val="0"/>
              <w:divBdr>
                <w:top w:val="none" w:sz="0" w:space="0" w:color="auto"/>
                <w:left w:val="none" w:sz="0" w:space="0" w:color="auto"/>
                <w:bottom w:val="none" w:sz="0" w:space="0" w:color="auto"/>
                <w:right w:val="none" w:sz="0" w:space="0" w:color="auto"/>
              </w:divBdr>
            </w:div>
            <w:div w:id="438567310">
              <w:marLeft w:val="0"/>
              <w:marRight w:val="0"/>
              <w:marTop w:val="0"/>
              <w:marBottom w:val="0"/>
              <w:divBdr>
                <w:top w:val="none" w:sz="0" w:space="0" w:color="auto"/>
                <w:left w:val="none" w:sz="0" w:space="0" w:color="auto"/>
                <w:bottom w:val="none" w:sz="0" w:space="0" w:color="auto"/>
                <w:right w:val="none" w:sz="0" w:space="0" w:color="auto"/>
              </w:divBdr>
            </w:div>
            <w:div w:id="681013687">
              <w:marLeft w:val="0"/>
              <w:marRight w:val="0"/>
              <w:marTop w:val="0"/>
              <w:marBottom w:val="0"/>
              <w:divBdr>
                <w:top w:val="none" w:sz="0" w:space="0" w:color="auto"/>
                <w:left w:val="none" w:sz="0" w:space="0" w:color="auto"/>
                <w:bottom w:val="none" w:sz="0" w:space="0" w:color="auto"/>
                <w:right w:val="none" w:sz="0" w:space="0" w:color="auto"/>
              </w:divBdr>
            </w:div>
            <w:div w:id="376130352">
              <w:marLeft w:val="0"/>
              <w:marRight w:val="0"/>
              <w:marTop w:val="0"/>
              <w:marBottom w:val="0"/>
              <w:divBdr>
                <w:top w:val="none" w:sz="0" w:space="0" w:color="auto"/>
                <w:left w:val="none" w:sz="0" w:space="0" w:color="auto"/>
                <w:bottom w:val="none" w:sz="0" w:space="0" w:color="auto"/>
                <w:right w:val="none" w:sz="0" w:space="0" w:color="auto"/>
              </w:divBdr>
            </w:div>
            <w:div w:id="378238273">
              <w:marLeft w:val="0"/>
              <w:marRight w:val="0"/>
              <w:marTop w:val="0"/>
              <w:marBottom w:val="0"/>
              <w:divBdr>
                <w:top w:val="none" w:sz="0" w:space="0" w:color="auto"/>
                <w:left w:val="none" w:sz="0" w:space="0" w:color="auto"/>
                <w:bottom w:val="none" w:sz="0" w:space="0" w:color="auto"/>
                <w:right w:val="none" w:sz="0" w:space="0" w:color="auto"/>
              </w:divBdr>
            </w:div>
            <w:div w:id="2034762380">
              <w:marLeft w:val="0"/>
              <w:marRight w:val="0"/>
              <w:marTop w:val="0"/>
              <w:marBottom w:val="0"/>
              <w:divBdr>
                <w:top w:val="none" w:sz="0" w:space="0" w:color="auto"/>
                <w:left w:val="none" w:sz="0" w:space="0" w:color="auto"/>
                <w:bottom w:val="none" w:sz="0" w:space="0" w:color="auto"/>
                <w:right w:val="none" w:sz="0" w:space="0" w:color="auto"/>
              </w:divBdr>
            </w:div>
            <w:div w:id="997539790">
              <w:marLeft w:val="0"/>
              <w:marRight w:val="0"/>
              <w:marTop w:val="0"/>
              <w:marBottom w:val="0"/>
              <w:divBdr>
                <w:top w:val="none" w:sz="0" w:space="0" w:color="auto"/>
                <w:left w:val="none" w:sz="0" w:space="0" w:color="auto"/>
                <w:bottom w:val="none" w:sz="0" w:space="0" w:color="auto"/>
                <w:right w:val="none" w:sz="0" w:space="0" w:color="auto"/>
              </w:divBdr>
            </w:div>
            <w:div w:id="1808353321">
              <w:marLeft w:val="0"/>
              <w:marRight w:val="0"/>
              <w:marTop w:val="0"/>
              <w:marBottom w:val="0"/>
              <w:divBdr>
                <w:top w:val="none" w:sz="0" w:space="0" w:color="auto"/>
                <w:left w:val="none" w:sz="0" w:space="0" w:color="auto"/>
                <w:bottom w:val="none" w:sz="0" w:space="0" w:color="auto"/>
                <w:right w:val="none" w:sz="0" w:space="0" w:color="auto"/>
              </w:divBdr>
            </w:div>
            <w:div w:id="2016178626">
              <w:marLeft w:val="0"/>
              <w:marRight w:val="0"/>
              <w:marTop w:val="0"/>
              <w:marBottom w:val="0"/>
              <w:divBdr>
                <w:top w:val="none" w:sz="0" w:space="0" w:color="auto"/>
                <w:left w:val="none" w:sz="0" w:space="0" w:color="auto"/>
                <w:bottom w:val="none" w:sz="0" w:space="0" w:color="auto"/>
                <w:right w:val="none" w:sz="0" w:space="0" w:color="auto"/>
              </w:divBdr>
            </w:div>
            <w:div w:id="1359116456">
              <w:marLeft w:val="0"/>
              <w:marRight w:val="0"/>
              <w:marTop w:val="0"/>
              <w:marBottom w:val="0"/>
              <w:divBdr>
                <w:top w:val="none" w:sz="0" w:space="0" w:color="auto"/>
                <w:left w:val="none" w:sz="0" w:space="0" w:color="auto"/>
                <w:bottom w:val="none" w:sz="0" w:space="0" w:color="auto"/>
                <w:right w:val="none" w:sz="0" w:space="0" w:color="auto"/>
              </w:divBdr>
            </w:div>
            <w:div w:id="41055735">
              <w:marLeft w:val="0"/>
              <w:marRight w:val="0"/>
              <w:marTop w:val="0"/>
              <w:marBottom w:val="0"/>
              <w:divBdr>
                <w:top w:val="none" w:sz="0" w:space="0" w:color="auto"/>
                <w:left w:val="none" w:sz="0" w:space="0" w:color="auto"/>
                <w:bottom w:val="none" w:sz="0" w:space="0" w:color="auto"/>
                <w:right w:val="none" w:sz="0" w:space="0" w:color="auto"/>
              </w:divBdr>
            </w:div>
            <w:div w:id="945161082">
              <w:marLeft w:val="0"/>
              <w:marRight w:val="0"/>
              <w:marTop w:val="0"/>
              <w:marBottom w:val="0"/>
              <w:divBdr>
                <w:top w:val="none" w:sz="0" w:space="0" w:color="auto"/>
                <w:left w:val="none" w:sz="0" w:space="0" w:color="auto"/>
                <w:bottom w:val="none" w:sz="0" w:space="0" w:color="auto"/>
                <w:right w:val="none" w:sz="0" w:space="0" w:color="auto"/>
              </w:divBdr>
            </w:div>
            <w:div w:id="1852573137">
              <w:marLeft w:val="0"/>
              <w:marRight w:val="0"/>
              <w:marTop w:val="0"/>
              <w:marBottom w:val="0"/>
              <w:divBdr>
                <w:top w:val="none" w:sz="0" w:space="0" w:color="auto"/>
                <w:left w:val="none" w:sz="0" w:space="0" w:color="auto"/>
                <w:bottom w:val="none" w:sz="0" w:space="0" w:color="auto"/>
                <w:right w:val="none" w:sz="0" w:space="0" w:color="auto"/>
              </w:divBdr>
            </w:div>
            <w:div w:id="511644977">
              <w:marLeft w:val="0"/>
              <w:marRight w:val="0"/>
              <w:marTop w:val="0"/>
              <w:marBottom w:val="0"/>
              <w:divBdr>
                <w:top w:val="none" w:sz="0" w:space="0" w:color="auto"/>
                <w:left w:val="none" w:sz="0" w:space="0" w:color="auto"/>
                <w:bottom w:val="none" w:sz="0" w:space="0" w:color="auto"/>
                <w:right w:val="none" w:sz="0" w:space="0" w:color="auto"/>
              </w:divBdr>
            </w:div>
            <w:div w:id="2074430131">
              <w:marLeft w:val="0"/>
              <w:marRight w:val="0"/>
              <w:marTop w:val="0"/>
              <w:marBottom w:val="0"/>
              <w:divBdr>
                <w:top w:val="none" w:sz="0" w:space="0" w:color="auto"/>
                <w:left w:val="none" w:sz="0" w:space="0" w:color="auto"/>
                <w:bottom w:val="none" w:sz="0" w:space="0" w:color="auto"/>
                <w:right w:val="none" w:sz="0" w:space="0" w:color="auto"/>
              </w:divBdr>
            </w:div>
            <w:div w:id="1134132897">
              <w:marLeft w:val="0"/>
              <w:marRight w:val="0"/>
              <w:marTop w:val="0"/>
              <w:marBottom w:val="0"/>
              <w:divBdr>
                <w:top w:val="none" w:sz="0" w:space="0" w:color="auto"/>
                <w:left w:val="none" w:sz="0" w:space="0" w:color="auto"/>
                <w:bottom w:val="none" w:sz="0" w:space="0" w:color="auto"/>
                <w:right w:val="none" w:sz="0" w:space="0" w:color="auto"/>
              </w:divBdr>
            </w:div>
            <w:div w:id="52344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30799">
      <w:bodyDiv w:val="1"/>
      <w:marLeft w:val="0"/>
      <w:marRight w:val="0"/>
      <w:marTop w:val="0"/>
      <w:marBottom w:val="0"/>
      <w:divBdr>
        <w:top w:val="none" w:sz="0" w:space="0" w:color="auto"/>
        <w:left w:val="none" w:sz="0" w:space="0" w:color="auto"/>
        <w:bottom w:val="none" w:sz="0" w:space="0" w:color="auto"/>
        <w:right w:val="none" w:sz="0" w:space="0" w:color="auto"/>
      </w:divBdr>
      <w:divsChild>
        <w:div w:id="476842984">
          <w:marLeft w:val="0"/>
          <w:marRight w:val="0"/>
          <w:marTop w:val="0"/>
          <w:marBottom w:val="0"/>
          <w:divBdr>
            <w:top w:val="none" w:sz="0" w:space="0" w:color="auto"/>
            <w:left w:val="none" w:sz="0" w:space="0" w:color="auto"/>
            <w:bottom w:val="none" w:sz="0" w:space="0" w:color="auto"/>
            <w:right w:val="none" w:sz="0" w:space="0" w:color="auto"/>
          </w:divBdr>
          <w:divsChild>
            <w:div w:id="57095489">
              <w:marLeft w:val="0"/>
              <w:marRight w:val="0"/>
              <w:marTop w:val="0"/>
              <w:marBottom w:val="0"/>
              <w:divBdr>
                <w:top w:val="none" w:sz="0" w:space="0" w:color="auto"/>
                <w:left w:val="none" w:sz="0" w:space="0" w:color="auto"/>
                <w:bottom w:val="none" w:sz="0" w:space="0" w:color="auto"/>
                <w:right w:val="none" w:sz="0" w:space="0" w:color="auto"/>
              </w:divBdr>
            </w:div>
            <w:div w:id="116725288">
              <w:marLeft w:val="0"/>
              <w:marRight w:val="0"/>
              <w:marTop w:val="0"/>
              <w:marBottom w:val="0"/>
              <w:divBdr>
                <w:top w:val="none" w:sz="0" w:space="0" w:color="auto"/>
                <w:left w:val="none" w:sz="0" w:space="0" w:color="auto"/>
                <w:bottom w:val="none" w:sz="0" w:space="0" w:color="auto"/>
                <w:right w:val="none" w:sz="0" w:space="0" w:color="auto"/>
              </w:divBdr>
            </w:div>
            <w:div w:id="238487023">
              <w:marLeft w:val="0"/>
              <w:marRight w:val="0"/>
              <w:marTop w:val="0"/>
              <w:marBottom w:val="0"/>
              <w:divBdr>
                <w:top w:val="none" w:sz="0" w:space="0" w:color="auto"/>
                <w:left w:val="none" w:sz="0" w:space="0" w:color="auto"/>
                <w:bottom w:val="none" w:sz="0" w:space="0" w:color="auto"/>
                <w:right w:val="none" w:sz="0" w:space="0" w:color="auto"/>
              </w:divBdr>
            </w:div>
            <w:div w:id="268588687">
              <w:marLeft w:val="0"/>
              <w:marRight w:val="0"/>
              <w:marTop w:val="0"/>
              <w:marBottom w:val="0"/>
              <w:divBdr>
                <w:top w:val="none" w:sz="0" w:space="0" w:color="auto"/>
                <w:left w:val="none" w:sz="0" w:space="0" w:color="auto"/>
                <w:bottom w:val="none" w:sz="0" w:space="0" w:color="auto"/>
                <w:right w:val="none" w:sz="0" w:space="0" w:color="auto"/>
              </w:divBdr>
            </w:div>
            <w:div w:id="333726315">
              <w:marLeft w:val="0"/>
              <w:marRight w:val="0"/>
              <w:marTop w:val="0"/>
              <w:marBottom w:val="0"/>
              <w:divBdr>
                <w:top w:val="none" w:sz="0" w:space="0" w:color="auto"/>
                <w:left w:val="none" w:sz="0" w:space="0" w:color="auto"/>
                <w:bottom w:val="none" w:sz="0" w:space="0" w:color="auto"/>
                <w:right w:val="none" w:sz="0" w:space="0" w:color="auto"/>
              </w:divBdr>
            </w:div>
            <w:div w:id="338630217">
              <w:marLeft w:val="0"/>
              <w:marRight w:val="0"/>
              <w:marTop w:val="0"/>
              <w:marBottom w:val="0"/>
              <w:divBdr>
                <w:top w:val="none" w:sz="0" w:space="0" w:color="auto"/>
                <w:left w:val="none" w:sz="0" w:space="0" w:color="auto"/>
                <w:bottom w:val="none" w:sz="0" w:space="0" w:color="auto"/>
                <w:right w:val="none" w:sz="0" w:space="0" w:color="auto"/>
              </w:divBdr>
            </w:div>
            <w:div w:id="410583452">
              <w:marLeft w:val="0"/>
              <w:marRight w:val="0"/>
              <w:marTop w:val="0"/>
              <w:marBottom w:val="0"/>
              <w:divBdr>
                <w:top w:val="none" w:sz="0" w:space="0" w:color="auto"/>
                <w:left w:val="none" w:sz="0" w:space="0" w:color="auto"/>
                <w:bottom w:val="none" w:sz="0" w:space="0" w:color="auto"/>
                <w:right w:val="none" w:sz="0" w:space="0" w:color="auto"/>
              </w:divBdr>
            </w:div>
            <w:div w:id="435054382">
              <w:marLeft w:val="0"/>
              <w:marRight w:val="0"/>
              <w:marTop w:val="0"/>
              <w:marBottom w:val="0"/>
              <w:divBdr>
                <w:top w:val="none" w:sz="0" w:space="0" w:color="auto"/>
                <w:left w:val="none" w:sz="0" w:space="0" w:color="auto"/>
                <w:bottom w:val="none" w:sz="0" w:space="0" w:color="auto"/>
                <w:right w:val="none" w:sz="0" w:space="0" w:color="auto"/>
              </w:divBdr>
            </w:div>
            <w:div w:id="440613249">
              <w:marLeft w:val="0"/>
              <w:marRight w:val="0"/>
              <w:marTop w:val="0"/>
              <w:marBottom w:val="0"/>
              <w:divBdr>
                <w:top w:val="none" w:sz="0" w:space="0" w:color="auto"/>
                <w:left w:val="none" w:sz="0" w:space="0" w:color="auto"/>
                <w:bottom w:val="none" w:sz="0" w:space="0" w:color="auto"/>
                <w:right w:val="none" w:sz="0" w:space="0" w:color="auto"/>
              </w:divBdr>
            </w:div>
            <w:div w:id="474446914">
              <w:marLeft w:val="0"/>
              <w:marRight w:val="0"/>
              <w:marTop w:val="0"/>
              <w:marBottom w:val="0"/>
              <w:divBdr>
                <w:top w:val="none" w:sz="0" w:space="0" w:color="auto"/>
                <w:left w:val="none" w:sz="0" w:space="0" w:color="auto"/>
                <w:bottom w:val="none" w:sz="0" w:space="0" w:color="auto"/>
                <w:right w:val="none" w:sz="0" w:space="0" w:color="auto"/>
              </w:divBdr>
            </w:div>
            <w:div w:id="560284965">
              <w:marLeft w:val="0"/>
              <w:marRight w:val="0"/>
              <w:marTop w:val="0"/>
              <w:marBottom w:val="0"/>
              <w:divBdr>
                <w:top w:val="none" w:sz="0" w:space="0" w:color="auto"/>
                <w:left w:val="none" w:sz="0" w:space="0" w:color="auto"/>
                <w:bottom w:val="none" w:sz="0" w:space="0" w:color="auto"/>
                <w:right w:val="none" w:sz="0" w:space="0" w:color="auto"/>
              </w:divBdr>
            </w:div>
            <w:div w:id="603154308">
              <w:marLeft w:val="0"/>
              <w:marRight w:val="0"/>
              <w:marTop w:val="0"/>
              <w:marBottom w:val="0"/>
              <w:divBdr>
                <w:top w:val="none" w:sz="0" w:space="0" w:color="auto"/>
                <w:left w:val="none" w:sz="0" w:space="0" w:color="auto"/>
                <w:bottom w:val="none" w:sz="0" w:space="0" w:color="auto"/>
                <w:right w:val="none" w:sz="0" w:space="0" w:color="auto"/>
              </w:divBdr>
            </w:div>
            <w:div w:id="651711946">
              <w:marLeft w:val="0"/>
              <w:marRight w:val="0"/>
              <w:marTop w:val="0"/>
              <w:marBottom w:val="0"/>
              <w:divBdr>
                <w:top w:val="none" w:sz="0" w:space="0" w:color="auto"/>
                <w:left w:val="none" w:sz="0" w:space="0" w:color="auto"/>
                <w:bottom w:val="none" w:sz="0" w:space="0" w:color="auto"/>
                <w:right w:val="none" w:sz="0" w:space="0" w:color="auto"/>
              </w:divBdr>
            </w:div>
            <w:div w:id="689986799">
              <w:marLeft w:val="0"/>
              <w:marRight w:val="0"/>
              <w:marTop w:val="0"/>
              <w:marBottom w:val="0"/>
              <w:divBdr>
                <w:top w:val="none" w:sz="0" w:space="0" w:color="auto"/>
                <w:left w:val="none" w:sz="0" w:space="0" w:color="auto"/>
                <w:bottom w:val="none" w:sz="0" w:space="0" w:color="auto"/>
                <w:right w:val="none" w:sz="0" w:space="0" w:color="auto"/>
              </w:divBdr>
            </w:div>
            <w:div w:id="709577339">
              <w:marLeft w:val="0"/>
              <w:marRight w:val="0"/>
              <w:marTop w:val="0"/>
              <w:marBottom w:val="0"/>
              <w:divBdr>
                <w:top w:val="none" w:sz="0" w:space="0" w:color="auto"/>
                <w:left w:val="none" w:sz="0" w:space="0" w:color="auto"/>
                <w:bottom w:val="none" w:sz="0" w:space="0" w:color="auto"/>
                <w:right w:val="none" w:sz="0" w:space="0" w:color="auto"/>
              </w:divBdr>
            </w:div>
            <w:div w:id="754864834">
              <w:marLeft w:val="0"/>
              <w:marRight w:val="0"/>
              <w:marTop w:val="0"/>
              <w:marBottom w:val="0"/>
              <w:divBdr>
                <w:top w:val="none" w:sz="0" w:space="0" w:color="auto"/>
                <w:left w:val="none" w:sz="0" w:space="0" w:color="auto"/>
                <w:bottom w:val="none" w:sz="0" w:space="0" w:color="auto"/>
                <w:right w:val="none" w:sz="0" w:space="0" w:color="auto"/>
              </w:divBdr>
            </w:div>
            <w:div w:id="795952659">
              <w:marLeft w:val="0"/>
              <w:marRight w:val="0"/>
              <w:marTop w:val="0"/>
              <w:marBottom w:val="0"/>
              <w:divBdr>
                <w:top w:val="none" w:sz="0" w:space="0" w:color="auto"/>
                <w:left w:val="none" w:sz="0" w:space="0" w:color="auto"/>
                <w:bottom w:val="none" w:sz="0" w:space="0" w:color="auto"/>
                <w:right w:val="none" w:sz="0" w:space="0" w:color="auto"/>
              </w:divBdr>
            </w:div>
            <w:div w:id="855846626">
              <w:marLeft w:val="0"/>
              <w:marRight w:val="0"/>
              <w:marTop w:val="0"/>
              <w:marBottom w:val="0"/>
              <w:divBdr>
                <w:top w:val="none" w:sz="0" w:space="0" w:color="auto"/>
                <w:left w:val="none" w:sz="0" w:space="0" w:color="auto"/>
                <w:bottom w:val="none" w:sz="0" w:space="0" w:color="auto"/>
                <w:right w:val="none" w:sz="0" w:space="0" w:color="auto"/>
              </w:divBdr>
            </w:div>
            <w:div w:id="1102721083">
              <w:marLeft w:val="0"/>
              <w:marRight w:val="0"/>
              <w:marTop w:val="0"/>
              <w:marBottom w:val="0"/>
              <w:divBdr>
                <w:top w:val="none" w:sz="0" w:space="0" w:color="auto"/>
                <w:left w:val="none" w:sz="0" w:space="0" w:color="auto"/>
                <w:bottom w:val="none" w:sz="0" w:space="0" w:color="auto"/>
                <w:right w:val="none" w:sz="0" w:space="0" w:color="auto"/>
              </w:divBdr>
            </w:div>
            <w:div w:id="1291471786">
              <w:marLeft w:val="0"/>
              <w:marRight w:val="0"/>
              <w:marTop w:val="0"/>
              <w:marBottom w:val="0"/>
              <w:divBdr>
                <w:top w:val="none" w:sz="0" w:space="0" w:color="auto"/>
                <w:left w:val="none" w:sz="0" w:space="0" w:color="auto"/>
                <w:bottom w:val="none" w:sz="0" w:space="0" w:color="auto"/>
                <w:right w:val="none" w:sz="0" w:space="0" w:color="auto"/>
              </w:divBdr>
            </w:div>
            <w:div w:id="1303199173">
              <w:marLeft w:val="0"/>
              <w:marRight w:val="0"/>
              <w:marTop w:val="0"/>
              <w:marBottom w:val="0"/>
              <w:divBdr>
                <w:top w:val="none" w:sz="0" w:space="0" w:color="auto"/>
                <w:left w:val="none" w:sz="0" w:space="0" w:color="auto"/>
                <w:bottom w:val="none" w:sz="0" w:space="0" w:color="auto"/>
                <w:right w:val="none" w:sz="0" w:space="0" w:color="auto"/>
              </w:divBdr>
            </w:div>
            <w:div w:id="1381906906">
              <w:marLeft w:val="0"/>
              <w:marRight w:val="0"/>
              <w:marTop w:val="0"/>
              <w:marBottom w:val="0"/>
              <w:divBdr>
                <w:top w:val="none" w:sz="0" w:space="0" w:color="auto"/>
                <w:left w:val="none" w:sz="0" w:space="0" w:color="auto"/>
                <w:bottom w:val="none" w:sz="0" w:space="0" w:color="auto"/>
                <w:right w:val="none" w:sz="0" w:space="0" w:color="auto"/>
              </w:divBdr>
            </w:div>
            <w:div w:id="1410542410">
              <w:marLeft w:val="0"/>
              <w:marRight w:val="0"/>
              <w:marTop w:val="0"/>
              <w:marBottom w:val="0"/>
              <w:divBdr>
                <w:top w:val="none" w:sz="0" w:space="0" w:color="auto"/>
                <w:left w:val="none" w:sz="0" w:space="0" w:color="auto"/>
                <w:bottom w:val="none" w:sz="0" w:space="0" w:color="auto"/>
                <w:right w:val="none" w:sz="0" w:space="0" w:color="auto"/>
              </w:divBdr>
            </w:div>
            <w:div w:id="1421564165">
              <w:marLeft w:val="0"/>
              <w:marRight w:val="0"/>
              <w:marTop w:val="0"/>
              <w:marBottom w:val="0"/>
              <w:divBdr>
                <w:top w:val="none" w:sz="0" w:space="0" w:color="auto"/>
                <w:left w:val="none" w:sz="0" w:space="0" w:color="auto"/>
                <w:bottom w:val="none" w:sz="0" w:space="0" w:color="auto"/>
                <w:right w:val="none" w:sz="0" w:space="0" w:color="auto"/>
              </w:divBdr>
            </w:div>
            <w:div w:id="1432706325">
              <w:marLeft w:val="0"/>
              <w:marRight w:val="0"/>
              <w:marTop w:val="0"/>
              <w:marBottom w:val="0"/>
              <w:divBdr>
                <w:top w:val="none" w:sz="0" w:space="0" w:color="auto"/>
                <w:left w:val="none" w:sz="0" w:space="0" w:color="auto"/>
                <w:bottom w:val="none" w:sz="0" w:space="0" w:color="auto"/>
                <w:right w:val="none" w:sz="0" w:space="0" w:color="auto"/>
              </w:divBdr>
            </w:div>
            <w:div w:id="1491629259">
              <w:marLeft w:val="0"/>
              <w:marRight w:val="0"/>
              <w:marTop w:val="0"/>
              <w:marBottom w:val="0"/>
              <w:divBdr>
                <w:top w:val="none" w:sz="0" w:space="0" w:color="auto"/>
                <w:left w:val="none" w:sz="0" w:space="0" w:color="auto"/>
                <w:bottom w:val="none" w:sz="0" w:space="0" w:color="auto"/>
                <w:right w:val="none" w:sz="0" w:space="0" w:color="auto"/>
              </w:divBdr>
            </w:div>
            <w:div w:id="1504658644">
              <w:marLeft w:val="0"/>
              <w:marRight w:val="0"/>
              <w:marTop w:val="0"/>
              <w:marBottom w:val="0"/>
              <w:divBdr>
                <w:top w:val="none" w:sz="0" w:space="0" w:color="auto"/>
                <w:left w:val="none" w:sz="0" w:space="0" w:color="auto"/>
                <w:bottom w:val="none" w:sz="0" w:space="0" w:color="auto"/>
                <w:right w:val="none" w:sz="0" w:space="0" w:color="auto"/>
              </w:divBdr>
            </w:div>
            <w:div w:id="1606617803">
              <w:marLeft w:val="0"/>
              <w:marRight w:val="0"/>
              <w:marTop w:val="0"/>
              <w:marBottom w:val="0"/>
              <w:divBdr>
                <w:top w:val="none" w:sz="0" w:space="0" w:color="auto"/>
                <w:left w:val="none" w:sz="0" w:space="0" w:color="auto"/>
                <w:bottom w:val="none" w:sz="0" w:space="0" w:color="auto"/>
                <w:right w:val="none" w:sz="0" w:space="0" w:color="auto"/>
              </w:divBdr>
            </w:div>
            <w:div w:id="1756516615">
              <w:marLeft w:val="0"/>
              <w:marRight w:val="0"/>
              <w:marTop w:val="0"/>
              <w:marBottom w:val="0"/>
              <w:divBdr>
                <w:top w:val="none" w:sz="0" w:space="0" w:color="auto"/>
                <w:left w:val="none" w:sz="0" w:space="0" w:color="auto"/>
                <w:bottom w:val="none" w:sz="0" w:space="0" w:color="auto"/>
                <w:right w:val="none" w:sz="0" w:space="0" w:color="auto"/>
              </w:divBdr>
            </w:div>
            <w:div w:id="1822193593">
              <w:marLeft w:val="0"/>
              <w:marRight w:val="0"/>
              <w:marTop w:val="0"/>
              <w:marBottom w:val="0"/>
              <w:divBdr>
                <w:top w:val="none" w:sz="0" w:space="0" w:color="auto"/>
                <w:left w:val="none" w:sz="0" w:space="0" w:color="auto"/>
                <w:bottom w:val="none" w:sz="0" w:space="0" w:color="auto"/>
                <w:right w:val="none" w:sz="0" w:space="0" w:color="auto"/>
              </w:divBdr>
            </w:div>
            <w:div w:id="1840997491">
              <w:marLeft w:val="0"/>
              <w:marRight w:val="0"/>
              <w:marTop w:val="0"/>
              <w:marBottom w:val="0"/>
              <w:divBdr>
                <w:top w:val="none" w:sz="0" w:space="0" w:color="auto"/>
                <w:left w:val="none" w:sz="0" w:space="0" w:color="auto"/>
                <w:bottom w:val="none" w:sz="0" w:space="0" w:color="auto"/>
                <w:right w:val="none" w:sz="0" w:space="0" w:color="auto"/>
              </w:divBdr>
            </w:div>
            <w:div w:id="1848788600">
              <w:marLeft w:val="0"/>
              <w:marRight w:val="0"/>
              <w:marTop w:val="0"/>
              <w:marBottom w:val="0"/>
              <w:divBdr>
                <w:top w:val="none" w:sz="0" w:space="0" w:color="auto"/>
                <w:left w:val="none" w:sz="0" w:space="0" w:color="auto"/>
                <w:bottom w:val="none" w:sz="0" w:space="0" w:color="auto"/>
                <w:right w:val="none" w:sz="0" w:space="0" w:color="auto"/>
              </w:divBdr>
            </w:div>
            <w:div w:id="1860970011">
              <w:marLeft w:val="0"/>
              <w:marRight w:val="0"/>
              <w:marTop w:val="0"/>
              <w:marBottom w:val="0"/>
              <w:divBdr>
                <w:top w:val="none" w:sz="0" w:space="0" w:color="auto"/>
                <w:left w:val="none" w:sz="0" w:space="0" w:color="auto"/>
                <w:bottom w:val="none" w:sz="0" w:space="0" w:color="auto"/>
                <w:right w:val="none" w:sz="0" w:space="0" w:color="auto"/>
              </w:divBdr>
            </w:div>
            <w:div w:id="1887256470">
              <w:marLeft w:val="0"/>
              <w:marRight w:val="0"/>
              <w:marTop w:val="0"/>
              <w:marBottom w:val="0"/>
              <w:divBdr>
                <w:top w:val="none" w:sz="0" w:space="0" w:color="auto"/>
                <w:left w:val="none" w:sz="0" w:space="0" w:color="auto"/>
                <w:bottom w:val="none" w:sz="0" w:space="0" w:color="auto"/>
                <w:right w:val="none" w:sz="0" w:space="0" w:color="auto"/>
              </w:divBdr>
            </w:div>
            <w:div w:id="1935934734">
              <w:marLeft w:val="0"/>
              <w:marRight w:val="0"/>
              <w:marTop w:val="0"/>
              <w:marBottom w:val="0"/>
              <w:divBdr>
                <w:top w:val="none" w:sz="0" w:space="0" w:color="auto"/>
                <w:left w:val="none" w:sz="0" w:space="0" w:color="auto"/>
                <w:bottom w:val="none" w:sz="0" w:space="0" w:color="auto"/>
                <w:right w:val="none" w:sz="0" w:space="0" w:color="auto"/>
              </w:divBdr>
            </w:div>
            <w:div w:id="1957324009">
              <w:marLeft w:val="0"/>
              <w:marRight w:val="0"/>
              <w:marTop w:val="0"/>
              <w:marBottom w:val="0"/>
              <w:divBdr>
                <w:top w:val="none" w:sz="0" w:space="0" w:color="auto"/>
                <w:left w:val="none" w:sz="0" w:space="0" w:color="auto"/>
                <w:bottom w:val="none" w:sz="0" w:space="0" w:color="auto"/>
                <w:right w:val="none" w:sz="0" w:space="0" w:color="auto"/>
              </w:divBdr>
            </w:div>
            <w:div w:id="1963537959">
              <w:marLeft w:val="0"/>
              <w:marRight w:val="0"/>
              <w:marTop w:val="0"/>
              <w:marBottom w:val="0"/>
              <w:divBdr>
                <w:top w:val="none" w:sz="0" w:space="0" w:color="auto"/>
                <w:left w:val="none" w:sz="0" w:space="0" w:color="auto"/>
                <w:bottom w:val="none" w:sz="0" w:space="0" w:color="auto"/>
                <w:right w:val="none" w:sz="0" w:space="0" w:color="auto"/>
              </w:divBdr>
            </w:div>
            <w:div w:id="2029939804">
              <w:marLeft w:val="0"/>
              <w:marRight w:val="0"/>
              <w:marTop w:val="0"/>
              <w:marBottom w:val="0"/>
              <w:divBdr>
                <w:top w:val="none" w:sz="0" w:space="0" w:color="auto"/>
                <w:left w:val="none" w:sz="0" w:space="0" w:color="auto"/>
                <w:bottom w:val="none" w:sz="0" w:space="0" w:color="auto"/>
                <w:right w:val="none" w:sz="0" w:space="0" w:color="auto"/>
              </w:divBdr>
            </w:div>
            <w:div w:id="2068265171">
              <w:marLeft w:val="0"/>
              <w:marRight w:val="0"/>
              <w:marTop w:val="0"/>
              <w:marBottom w:val="0"/>
              <w:divBdr>
                <w:top w:val="none" w:sz="0" w:space="0" w:color="auto"/>
                <w:left w:val="none" w:sz="0" w:space="0" w:color="auto"/>
                <w:bottom w:val="none" w:sz="0" w:space="0" w:color="auto"/>
                <w:right w:val="none" w:sz="0" w:space="0" w:color="auto"/>
              </w:divBdr>
            </w:div>
            <w:div w:id="2124302875">
              <w:marLeft w:val="0"/>
              <w:marRight w:val="0"/>
              <w:marTop w:val="0"/>
              <w:marBottom w:val="0"/>
              <w:divBdr>
                <w:top w:val="none" w:sz="0" w:space="0" w:color="auto"/>
                <w:left w:val="none" w:sz="0" w:space="0" w:color="auto"/>
                <w:bottom w:val="none" w:sz="0" w:space="0" w:color="auto"/>
                <w:right w:val="none" w:sz="0" w:space="0" w:color="auto"/>
              </w:divBdr>
            </w:div>
            <w:div w:id="213517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88970">
      <w:bodyDiv w:val="1"/>
      <w:marLeft w:val="0"/>
      <w:marRight w:val="0"/>
      <w:marTop w:val="0"/>
      <w:marBottom w:val="0"/>
      <w:divBdr>
        <w:top w:val="none" w:sz="0" w:space="0" w:color="auto"/>
        <w:left w:val="none" w:sz="0" w:space="0" w:color="auto"/>
        <w:bottom w:val="none" w:sz="0" w:space="0" w:color="auto"/>
        <w:right w:val="none" w:sz="0" w:space="0" w:color="auto"/>
      </w:divBdr>
      <w:divsChild>
        <w:div w:id="791745953">
          <w:marLeft w:val="0"/>
          <w:marRight w:val="0"/>
          <w:marTop w:val="0"/>
          <w:marBottom w:val="0"/>
          <w:divBdr>
            <w:top w:val="none" w:sz="0" w:space="0" w:color="auto"/>
            <w:left w:val="none" w:sz="0" w:space="0" w:color="auto"/>
            <w:bottom w:val="none" w:sz="0" w:space="0" w:color="auto"/>
            <w:right w:val="none" w:sz="0" w:space="0" w:color="auto"/>
          </w:divBdr>
          <w:divsChild>
            <w:div w:id="7409973">
              <w:marLeft w:val="0"/>
              <w:marRight w:val="0"/>
              <w:marTop w:val="0"/>
              <w:marBottom w:val="0"/>
              <w:divBdr>
                <w:top w:val="none" w:sz="0" w:space="0" w:color="auto"/>
                <w:left w:val="none" w:sz="0" w:space="0" w:color="auto"/>
                <w:bottom w:val="none" w:sz="0" w:space="0" w:color="auto"/>
                <w:right w:val="none" w:sz="0" w:space="0" w:color="auto"/>
              </w:divBdr>
            </w:div>
            <w:div w:id="15624805">
              <w:marLeft w:val="0"/>
              <w:marRight w:val="0"/>
              <w:marTop w:val="0"/>
              <w:marBottom w:val="0"/>
              <w:divBdr>
                <w:top w:val="none" w:sz="0" w:space="0" w:color="auto"/>
                <w:left w:val="none" w:sz="0" w:space="0" w:color="auto"/>
                <w:bottom w:val="none" w:sz="0" w:space="0" w:color="auto"/>
                <w:right w:val="none" w:sz="0" w:space="0" w:color="auto"/>
              </w:divBdr>
            </w:div>
            <w:div w:id="33044222">
              <w:marLeft w:val="0"/>
              <w:marRight w:val="0"/>
              <w:marTop w:val="0"/>
              <w:marBottom w:val="0"/>
              <w:divBdr>
                <w:top w:val="none" w:sz="0" w:space="0" w:color="auto"/>
                <w:left w:val="none" w:sz="0" w:space="0" w:color="auto"/>
                <w:bottom w:val="none" w:sz="0" w:space="0" w:color="auto"/>
                <w:right w:val="none" w:sz="0" w:space="0" w:color="auto"/>
              </w:divBdr>
            </w:div>
            <w:div w:id="144974103">
              <w:marLeft w:val="0"/>
              <w:marRight w:val="0"/>
              <w:marTop w:val="0"/>
              <w:marBottom w:val="0"/>
              <w:divBdr>
                <w:top w:val="none" w:sz="0" w:space="0" w:color="auto"/>
                <w:left w:val="none" w:sz="0" w:space="0" w:color="auto"/>
                <w:bottom w:val="none" w:sz="0" w:space="0" w:color="auto"/>
                <w:right w:val="none" w:sz="0" w:space="0" w:color="auto"/>
              </w:divBdr>
            </w:div>
            <w:div w:id="266930658">
              <w:marLeft w:val="0"/>
              <w:marRight w:val="0"/>
              <w:marTop w:val="0"/>
              <w:marBottom w:val="0"/>
              <w:divBdr>
                <w:top w:val="none" w:sz="0" w:space="0" w:color="auto"/>
                <w:left w:val="none" w:sz="0" w:space="0" w:color="auto"/>
                <w:bottom w:val="none" w:sz="0" w:space="0" w:color="auto"/>
                <w:right w:val="none" w:sz="0" w:space="0" w:color="auto"/>
              </w:divBdr>
            </w:div>
            <w:div w:id="279655959">
              <w:marLeft w:val="0"/>
              <w:marRight w:val="0"/>
              <w:marTop w:val="0"/>
              <w:marBottom w:val="0"/>
              <w:divBdr>
                <w:top w:val="none" w:sz="0" w:space="0" w:color="auto"/>
                <w:left w:val="none" w:sz="0" w:space="0" w:color="auto"/>
                <w:bottom w:val="none" w:sz="0" w:space="0" w:color="auto"/>
                <w:right w:val="none" w:sz="0" w:space="0" w:color="auto"/>
              </w:divBdr>
            </w:div>
            <w:div w:id="290287039">
              <w:marLeft w:val="0"/>
              <w:marRight w:val="0"/>
              <w:marTop w:val="0"/>
              <w:marBottom w:val="0"/>
              <w:divBdr>
                <w:top w:val="none" w:sz="0" w:space="0" w:color="auto"/>
                <w:left w:val="none" w:sz="0" w:space="0" w:color="auto"/>
                <w:bottom w:val="none" w:sz="0" w:space="0" w:color="auto"/>
                <w:right w:val="none" w:sz="0" w:space="0" w:color="auto"/>
              </w:divBdr>
            </w:div>
            <w:div w:id="306517700">
              <w:marLeft w:val="0"/>
              <w:marRight w:val="0"/>
              <w:marTop w:val="0"/>
              <w:marBottom w:val="0"/>
              <w:divBdr>
                <w:top w:val="none" w:sz="0" w:space="0" w:color="auto"/>
                <w:left w:val="none" w:sz="0" w:space="0" w:color="auto"/>
                <w:bottom w:val="none" w:sz="0" w:space="0" w:color="auto"/>
                <w:right w:val="none" w:sz="0" w:space="0" w:color="auto"/>
              </w:divBdr>
            </w:div>
            <w:div w:id="354843548">
              <w:marLeft w:val="0"/>
              <w:marRight w:val="0"/>
              <w:marTop w:val="0"/>
              <w:marBottom w:val="0"/>
              <w:divBdr>
                <w:top w:val="none" w:sz="0" w:space="0" w:color="auto"/>
                <w:left w:val="none" w:sz="0" w:space="0" w:color="auto"/>
                <w:bottom w:val="none" w:sz="0" w:space="0" w:color="auto"/>
                <w:right w:val="none" w:sz="0" w:space="0" w:color="auto"/>
              </w:divBdr>
            </w:div>
            <w:div w:id="456682823">
              <w:marLeft w:val="0"/>
              <w:marRight w:val="0"/>
              <w:marTop w:val="0"/>
              <w:marBottom w:val="0"/>
              <w:divBdr>
                <w:top w:val="none" w:sz="0" w:space="0" w:color="auto"/>
                <w:left w:val="none" w:sz="0" w:space="0" w:color="auto"/>
                <w:bottom w:val="none" w:sz="0" w:space="0" w:color="auto"/>
                <w:right w:val="none" w:sz="0" w:space="0" w:color="auto"/>
              </w:divBdr>
            </w:div>
            <w:div w:id="514460569">
              <w:marLeft w:val="0"/>
              <w:marRight w:val="0"/>
              <w:marTop w:val="0"/>
              <w:marBottom w:val="0"/>
              <w:divBdr>
                <w:top w:val="none" w:sz="0" w:space="0" w:color="auto"/>
                <w:left w:val="none" w:sz="0" w:space="0" w:color="auto"/>
                <w:bottom w:val="none" w:sz="0" w:space="0" w:color="auto"/>
                <w:right w:val="none" w:sz="0" w:space="0" w:color="auto"/>
              </w:divBdr>
            </w:div>
            <w:div w:id="541094684">
              <w:marLeft w:val="0"/>
              <w:marRight w:val="0"/>
              <w:marTop w:val="0"/>
              <w:marBottom w:val="0"/>
              <w:divBdr>
                <w:top w:val="none" w:sz="0" w:space="0" w:color="auto"/>
                <w:left w:val="none" w:sz="0" w:space="0" w:color="auto"/>
                <w:bottom w:val="none" w:sz="0" w:space="0" w:color="auto"/>
                <w:right w:val="none" w:sz="0" w:space="0" w:color="auto"/>
              </w:divBdr>
            </w:div>
            <w:div w:id="542907749">
              <w:marLeft w:val="0"/>
              <w:marRight w:val="0"/>
              <w:marTop w:val="0"/>
              <w:marBottom w:val="0"/>
              <w:divBdr>
                <w:top w:val="none" w:sz="0" w:space="0" w:color="auto"/>
                <w:left w:val="none" w:sz="0" w:space="0" w:color="auto"/>
                <w:bottom w:val="none" w:sz="0" w:space="0" w:color="auto"/>
                <w:right w:val="none" w:sz="0" w:space="0" w:color="auto"/>
              </w:divBdr>
            </w:div>
            <w:div w:id="560362965">
              <w:marLeft w:val="0"/>
              <w:marRight w:val="0"/>
              <w:marTop w:val="0"/>
              <w:marBottom w:val="0"/>
              <w:divBdr>
                <w:top w:val="none" w:sz="0" w:space="0" w:color="auto"/>
                <w:left w:val="none" w:sz="0" w:space="0" w:color="auto"/>
                <w:bottom w:val="none" w:sz="0" w:space="0" w:color="auto"/>
                <w:right w:val="none" w:sz="0" w:space="0" w:color="auto"/>
              </w:divBdr>
            </w:div>
            <w:div w:id="603802674">
              <w:marLeft w:val="0"/>
              <w:marRight w:val="0"/>
              <w:marTop w:val="0"/>
              <w:marBottom w:val="0"/>
              <w:divBdr>
                <w:top w:val="none" w:sz="0" w:space="0" w:color="auto"/>
                <w:left w:val="none" w:sz="0" w:space="0" w:color="auto"/>
                <w:bottom w:val="none" w:sz="0" w:space="0" w:color="auto"/>
                <w:right w:val="none" w:sz="0" w:space="0" w:color="auto"/>
              </w:divBdr>
            </w:div>
            <w:div w:id="646203125">
              <w:marLeft w:val="0"/>
              <w:marRight w:val="0"/>
              <w:marTop w:val="0"/>
              <w:marBottom w:val="0"/>
              <w:divBdr>
                <w:top w:val="none" w:sz="0" w:space="0" w:color="auto"/>
                <w:left w:val="none" w:sz="0" w:space="0" w:color="auto"/>
                <w:bottom w:val="none" w:sz="0" w:space="0" w:color="auto"/>
                <w:right w:val="none" w:sz="0" w:space="0" w:color="auto"/>
              </w:divBdr>
            </w:div>
            <w:div w:id="684022432">
              <w:marLeft w:val="0"/>
              <w:marRight w:val="0"/>
              <w:marTop w:val="0"/>
              <w:marBottom w:val="0"/>
              <w:divBdr>
                <w:top w:val="none" w:sz="0" w:space="0" w:color="auto"/>
                <w:left w:val="none" w:sz="0" w:space="0" w:color="auto"/>
                <w:bottom w:val="none" w:sz="0" w:space="0" w:color="auto"/>
                <w:right w:val="none" w:sz="0" w:space="0" w:color="auto"/>
              </w:divBdr>
            </w:div>
            <w:div w:id="706758451">
              <w:marLeft w:val="0"/>
              <w:marRight w:val="0"/>
              <w:marTop w:val="0"/>
              <w:marBottom w:val="0"/>
              <w:divBdr>
                <w:top w:val="none" w:sz="0" w:space="0" w:color="auto"/>
                <w:left w:val="none" w:sz="0" w:space="0" w:color="auto"/>
                <w:bottom w:val="none" w:sz="0" w:space="0" w:color="auto"/>
                <w:right w:val="none" w:sz="0" w:space="0" w:color="auto"/>
              </w:divBdr>
            </w:div>
            <w:div w:id="790972879">
              <w:marLeft w:val="0"/>
              <w:marRight w:val="0"/>
              <w:marTop w:val="0"/>
              <w:marBottom w:val="0"/>
              <w:divBdr>
                <w:top w:val="none" w:sz="0" w:space="0" w:color="auto"/>
                <w:left w:val="none" w:sz="0" w:space="0" w:color="auto"/>
                <w:bottom w:val="none" w:sz="0" w:space="0" w:color="auto"/>
                <w:right w:val="none" w:sz="0" w:space="0" w:color="auto"/>
              </w:divBdr>
            </w:div>
            <w:div w:id="821239882">
              <w:marLeft w:val="0"/>
              <w:marRight w:val="0"/>
              <w:marTop w:val="0"/>
              <w:marBottom w:val="0"/>
              <w:divBdr>
                <w:top w:val="none" w:sz="0" w:space="0" w:color="auto"/>
                <w:left w:val="none" w:sz="0" w:space="0" w:color="auto"/>
                <w:bottom w:val="none" w:sz="0" w:space="0" w:color="auto"/>
                <w:right w:val="none" w:sz="0" w:space="0" w:color="auto"/>
              </w:divBdr>
            </w:div>
            <w:div w:id="889875645">
              <w:marLeft w:val="0"/>
              <w:marRight w:val="0"/>
              <w:marTop w:val="0"/>
              <w:marBottom w:val="0"/>
              <w:divBdr>
                <w:top w:val="none" w:sz="0" w:space="0" w:color="auto"/>
                <w:left w:val="none" w:sz="0" w:space="0" w:color="auto"/>
                <w:bottom w:val="none" w:sz="0" w:space="0" w:color="auto"/>
                <w:right w:val="none" w:sz="0" w:space="0" w:color="auto"/>
              </w:divBdr>
            </w:div>
            <w:div w:id="899247085">
              <w:marLeft w:val="0"/>
              <w:marRight w:val="0"/>
              <w:marTop w:val="0"/>
              <w:marBottom w:val="0"/>
              <w:divBdr>
                <w:top w:val="none" w:sz="0" w:space="0" w:color="auto"/>
                <w:left w:val="none" w:sz="0" w:space="0" w:color="auto"/>
                <w:bottom w:val="none" w:sz="0" w:space="0" w:color="auto"/>
                <w:right w:val="none" w:sz="0" w:space="0" w:color="auto"/>
              </w:divBdr>
            </w:div>
            <w:div w:id="904148406">
              <w:marLeft w:val="0"/>
              <w:marRight w:val="0"/>
              <w:marTop w:val="0"/>
              <w:marBottom w:val="0"/>
              <w:divBdr>
                <w:top w:val="none" w:sz="0" w:space="0" w:color="auto"/>
                <w:left w:val="none" w:sz="0" w:space="0" w:color="auto"/>
                <w:bottom w:val="none" w:sz="0" w:space="0" w:color="auto"/>
                <w:right w:val="none" w:sz="0" w:space="0" w:color="auto"/>
              </w:divBdr>
            </w:div>
            <w:div w:id="927231825">
              <w:marLeft w:val="0"/>
              <w:marRight w:val="0"/>
              <w:marTop w:val="0"/>
              <w:marBottom w:val="0"/>
              <w:divBdr>
                <w:top w:val="none" w:sz="0" w:space="0" w:color="auto"/>
                <w:left w:val="none" w:sz="0" w:space="0" w:color="auto"/>
                <w:bottom w:val="none" w:sz="0" w:space="0" w:color="auto"/>
                <w:right w:val="none" w:sz="0" w:space="0" w:color="auto"/>
              </w:divBdr>
            </w:div>
            <w:div w:id="980839999">
              <w:marLeft w:val="0"/>
              <w:marRight w:val="0"/>
              <w:marTop w:val="0"/>
              <w:marBottom w:val="0"/>
              <w:divBdr>
                <w:top w:val="none" w:sz="0" w:space="0" w:color="auto"/>
                <w:left w:val="none" w:sz="0" w:space="0" w:color="auto"/>
                <w:bottom w:val="none" w:sz="0" w:space="0" w:color="auto"/>
                <w:right w:val="none" w:sz="0" w:space="0" w:color="auto"/>
              </w:divBdr>
            </w:div>
            <w:div w:id="1075395663">
              <w:marLeft w:val="0"/>
              <w:marRight w:val="0"/>
              <w:marTop w:val="0"/>
              <w:marBottom w:val="0"/>
              <w:divBdr>
                <w:top w:val="none" w:sz="0" w:space="0" w:color="auto"/>
                <w:left w:val="none" w:sz="0" w:space="0" w:color="auto"/>
                <w:bottom w:val="none" w:sz="0" w:space="0" w:color="auto"/>
                <w:right w:val="none" w:sz="0" w:space="0" w:color="auto"/>
              </w:divBdr>
            </w:div>
            <w:div w:id="1075400846">
              <w:marLeft w:val="0"/>
              <w:marRight w:val="0"/>
              <w:marTop w:val="0"/>
              <w:marBottom w:val="0"/>
              <w:divBdr>
                <w:top w:val="none" w:sz="0" w:space="0" w:color="auto"/>
                <w:left w:val="none" w:sz="0" w:space="0" w:color="auto"/>
                <w:bottom w:val="none" w:sz="0" w:space="0" w:color="auto"/>
                <w:right w:val="none" w:sz="0" w:space="0" w:color="auto"/>
              </w:divBdr>
            </w:div>
            <w:div w:id="1094546773">
              <w:marLeft w:val="0"/>
              <w:marRight w:val="0"/>
              <w:marTop w:val="0"/>
              <w:marBottom w:val="0"/>
              <w:divBdr>
                <w:top w:val="none" w:sz="0" w:space="0" w:color="auto"/>
                <w:left w:val="none" w:sz="0" w:space="0" w:color="auto"/>
                <w:bottom w:val="none" w:sz="0" w:space="0" w:color="auto"/>
                <w:right w:val="none" w:sz="0" w:space="0" w:color="auto"/>
              </w:divBdr>
            </w:div>
            <w:div w:id="1094588801">
              <w:marLeft w:val="0"/>
              <w:marRight w:val="0"/>
              <w:marTop w:val="0"/>
              <w:marBottom w:val="0"/>
              <w:divBdr>
                <w:top w:val="none" w:sz="0" w:space="0" w:color="auto"/>
                <w:left w:val="none" w:sz="0" w:space="0" w:color="auto"/>
                <w:bottom w:val="none" w:sz="0" w:space="0" w:color="auto"/>
                <w:right w:val="none" w:sz="0" w:space="0" w:color="auto"/>
              </w:divBdr>
            </w:div>
            <w:div w:id="1095898552">
              <w:marLeft w:val="0"/>
              <w:marRight w:val="0"/>
              <w:marTop w:val="0"/>
              <w:marBottom w:val="0"/>
              <w:divBdr>
                <w:top w:val="none" w:sz="0" w:space="0" w:color="auto"/>
                <w:left w:val="none" w:sz="0" w:space="0" w:color="auto"/>
                <w:bottom w:val="none" w:sz="0" w:space="0" w:color="auto"/>
                <w:right w:val="none" w:sz="0" w:space="0" w:color="auto"/>
              </w:divBdr>
            </w:div>
            <w:div w:id="1101678348">
              <w:marLeft w:val="0"/>
              <w:marRight w:val="0"/>
              <w:marTop w:val="0"/>
              <w:marBottom w:val="0"/>
              <w:divBdr>
                <w:top w:val="none" w:sz="0" w:space="0" w:color="auto"/>
                <w:left w:val="none" w:sz="0" w:space="0" w:color="auto"/>
                <w:bottom w:val="none" w:sz="0" w:space="0" w:color="auto"/>
                <w:right w:val="none" w:sz="0" w:space="0" w:color="auto"/>
              </w:divBdr>
            </w:div>
            <w:div w:id="1166361174">
              <w:marLeft w:val="0"/>
              <w:marRight w:val="0"/>
              <w:marTop w:val="0"/>
              <w:marBottom w:val="0"/>
              <w:divBdr>
                <w:top w:val="none" w:sz="0" w:space="0" w:color="auto"/>
                <w:left w:val="none" w:sz="0" w:space="0" w:color="auto"/>
                <w:bottom w:val="none" w:sz="0" w:space="0" w:color="auto"/>
                <w:right w:val="none" w:sz="0" w:space="0" w:color="auto"/>
              </w:divBdr>
            </w:div>
            <w:div w:id="1237595765">
              <w:marLeft w:val="0"/>
              <w:marRight w:val="0"/>
              <w:marTop w:val="0"/>
              <w:marBottom w:val="0"/>
              <w:divBdr>
                <w:top w:val="none" w:sz="0" w:space="0" w:color="auto"/>
                <w:left w:val="none" w:sz="0" w:space="0" w:color="auto"/>
                <w:bottom w:val="none" w:sz="0" w:space="0" w:color="auto"/>
                <w:right w:val="none" w:sz="0" w:space="0" w:color="auto"/>
              </w:divBdr>
            </w:div>
            <w:div w:id="1306348593">
              <w:marLeft w:val="0"/>
              <w:marRight w:val="0"/>
              <w:marTop w:val="0"/>
              <w:marBottom w:val="0"/>
              <w:divBdr>
                <w:top w:val="none" w:sz="0" w:space="0" w:color="auto"/>
                <w:left w:val="none" w:sz="0" w:space="0" w:color="auto"/>
                <w:bottom w:val="none" w:sz="0" w:space="0" w:color="auto"/>
                <w:right w:val="none" w:sz="0" w:space="0" w:color="auto"/>
              </w:divBdr>
            </w:div>
            <w:div w:id="1361853637">
              <w:marLeft w:val="0"/>
              <w:marRight w:val="0"/>
              <w:marTop w:val="0"/>
              <w:marBottom w:val="0"/>
              <w:divBdr>
                <w:top w:val="none" w:sz="0" w:space="0" w:color="auto"/>
                <w:left w:val="none" w:sz="0" w:space="0" w:color="auto"/>
                <w:bottom w:val="none" w:sz="0" w:space="0" w:color="auto"/>
                <w:right w:val="none" w:sz="0" w:space="0" w:color="auto"/>
              </w:divBdr>
            </w:div>
            <w:div w:id="1377509864">
              <w:marLeft w:val="0"/>
              <w:marRight w:val="0"/>
              <w:marTop w:val="0"/>
              <w:marBottom w:val="0"/>
              <w:divBdr>
                <w:top w:val="none" w:sz="0" w:space="0" w:color="auto"/>
                <w:left w:val="none" w:sz="0" w:space="0" w:color="auto"/>
                <w:bottom w:val="none" w:sz="0" w:space="0" w:color="auto"/>
                <w:right w:val="none" w:sz="0" w:space="0" w:color="auto"/>
              </w:divBdr>
            </w:div>
            <w:div w:id="1378891448">
              <w:marLeft w:val="0"/>
              <w:marRight w:val="0"/>
              <w:marTop w:val="0"/>
              <w:marBottom w:val="0"/>
              <w:divBdr>
                <w:top w:val="none" w:sz="0" w:space="0" w:color="auto"/>
                <w:left w:val="none" w:sz="0" w:space="0" w:color="auto"/>
                <w:bottom w:val="none" w:sz="0" w:space="0" w:color="auto"/>
                <w:right w:val="none" w:sz="0" w:space="0" w:color="auto"/>
              </w:divBdr>
            </w:div>
            <w:div w:id="1381901850">
              <w:marLeft w:val="0"/>
              <w:marRight w:val="0"/>
              <w:marTop w:val="0"/>
              <w:marBottom w:val="0"/>
              <w:divBdr>
                <w:top w:val="none" w:sz="0" w:space="0" w:color="auto"/>
                <w:left w:val="none" w:sz="0" w:space="0" w:color="auto"/>
                <w:bottom w:val="none" w:sz="0" w:space="0" w:color="auto"/>
                <w:right w:val="none" w:sz="0" w:space="0" w:color="auto"/>
              </w:divBdr>
            </w:div>
            <w:div w:id="1409614639">
              <w:marLeft w:val="0"/>
              <w:marRight w:val="0"/>
              <w:marTop w:val="0"/>
              <w:marBottom w:val="0"/>
              <w:divBdr>
                <w:top w:val="none" w:sz="0" w:space="0" w:color="auto"/>
                <w:left w:val="none" w:sz="0" w:space="0" w:color="auto"/>
                <w:bottom w:val="none" w:sz="0" w:space="0" w:color="auto"/>
                <w:right w:val="none" w:sz="0" w:space="0" w:color="auto"/>
              </w:divBdr>
            </w:div>
            <w:div w:id="1445155628">
              <w:marLeft w:val="0"/>
              <w:marRight w:val="0"/>
              <w:marTop w:val="0"/>
              <w:marBottom w:val="0"/>
              <w:divBdr>
                <w:top w:val="none" w:sz="0" w:space="0" w:color="auto"/>
                <w:left w:val="none" w:sz="0" w:space="0" w:color="auto"/>
                <w:bottom w:val="none" w:sz="0" w:space="0" w:color="auto"/>
                <w:right w:val="none" w:sz="0" w:space="0" w:color="auto"/>
              </w:divBdr>
            </w:div>
            <w:div w:id="1517503596">
              <w:marLeft w:val="0"/>
              <w:marRight w:val="0"/>
              <w:marTop w:val="0"/>
              <w:marBottom w:val="0"/>
              <w:divBdr>
                <w:top w:val="none" w:sz="0" w:space="0" w:color="auto"/>
                <w:left w:val="none" w:sz="0" w:space="0" w:color="auto"/>
                <w:bottom w:val="none" w:sz="0" w:space="0" w:color="auto"/>
                <w:right w:val="none" w:sz="0" w:space="0" w:color="auto"/>
              </w:divBdr>
            </w:div>
            <w:div w:id="1586457438">
              <w:marLeft w:val="0"/>
              <w:marRight w:val="0"/>
              <w:marTop w:val="0"/>
              <w:marBottom w:val="0"/>
              <w:divBdr>
                <w:top w:val="none" w:sz="0" w:space="0" w:color="auto"/>
                <w:left w:val="none" w:sz="0" w:space="0" w:color="auto"/>
                <w:bottom w:val="none" w:sz="0" w:space="0" w:color="auto"/>
                <w:right w:val="none" w:sz="0" w:space="0" w:color="auto"/>
              </w:divBdr>
            </w:div>
            <w:div w:id="1612278585">
              <w:marLeft w:val="0"/>
              <w:marRight w:val="0"/>
              <w:marTop w:val="0"/>
              <w:marBottom w:val="0"/>
              <w:divBdr>
                <w:top w:val="none" w:sz="0" w:space="0" w:color="auto"/>
                <w:left w:val="none" w:sz="0" w:space="0" w:color="auto"/>
                <w:bottom w:val="none" w:sz="0" w:space="0" w:color="auto"/>
                <w:right w:val="none" w:sz="0" w:space="0" w:color="auto"/>
              </w:divBdr>
            </w:div>
            <w:div w:id="1623998958">
              <w:marLeft w:val="0"/>
              <w:marRight w:val="0"/>
              <w:marTop w:val="0"/>
              <w:marBottom w:val="0"/>
              <w:divBdr>
                <w:top w:val="none" w:sz="0" w:space="0" w:color="auto"/>
                <w:left w:val="none" w:sz="0" w:space="0" w:color="auto"/>
                <w:bottom w:val="none" w:sz="0" w:space="0" w:color="auto"/>
                <w:right w:val="none" w:sz="0" w:space="0" w:color="auto"/>
              </w:divBdr>
            </w:div>
            <w:div w:id="1662199872">
              <w:marLeft w:val="0"/>
              <w:marRight w:val="0"/>
              <w:marTop w:val="0"/>
              <w:marBottom w:val="0"/>
              <w:divBdr>
                <w:top w:val="none" w:sz="0" w:space="0" w:color="auto"/>
                <w:left w:val="none" w:sz="0" w:space="0" w:color="auto"/>
                <w:bottom w:val="none" w:sz="0" w:space="0" w:color="auto"/>
                <w:right w:val="none" w:sz="0" w:space="0" w:color="auto"/>
              </w:divBdr>
            </w:div>
            <w:div w:id="1731884096">
              <w:marLeft w:val="0"/>
              <w:marRight w:val="0"/>
              <w:marTop w:val="0"/>
              <w:marBottom w:val="0"/>
              <w:divBdr>
                <w:top w:val="none" w:sz="0" w:space="0" w:color="auto"/>
                <w:left w:val="none" w:sz="0" w:space="0" w:color="auto"/>
                <w:bottom w:val="none" w:sz="0" w:space="0" w:color="auto"/>
                <w:right w:val="none" w:sz="0" w:space="0" w:color="auto"/>
              </w:divBdr>
            </w:div>
            <w:div w:id="1746948514">
              <w:marLeft w:val="0"/>
              <w:marRight w:val="0"/>
              <w:marTop w:val="0"/>
              <w:marBottom w:val="0"/>
              <w:divBdr>
                <w:top w:val="none" w:sz="0" w:space="0" w:color="auto"/>
                <w:left w:val="none" w:sz="0" w:space="0" w:color="auto"/>
                <w:bottom w:val="none" w:sz="0" w:space="0" w:color="auto"/>
                <w:right w:val="none" w:sz="0" w:space="0" w:color="auto"/>
              </w:divBdr>
            </w:div>
            <w:div w:id="1782920500">
              <w:marLeft w:val="0"/>
              <w:marRight w:val="0"/>
              <w:marTop w:val="0"/>
              <w:marBottom w:val="0"/>
              <w:divBdr>
                <w:top w:val="none" w:sz="0" w:space="0" w:color="auto"/>
                <w:left w:val="none" w:sz="0" w:space="0" w:color="auto"/>
                <w:bottom w:val="none" w:sz="0" w:space="0" w:color="auto"/>
                <w:right w:val="none" w:sz="0" w:space="0" w:color="auto"/>
              </w:divBdr>
            </w:div>
            <w:div w:id="1910730665">
              <w:marLeft w:val="0"/>
              <w:marRight w:val="0"/>
              <w:marTop w:val="0"/>
              <w:marBottom w:val="0"/>
              <w:divBdr>
                <w:top w:val="none" w:sz="0" w:space="0" w:color="auto"/>
                <w:left w:val="none" w:sz="0" w:space="0" w:color="auto"/>
                <w:bottom w:val="none" w:sz="0" w:space="0" w:color="auto"/>
                <w:right w:val="none" w:sz="0" w:space="0" w:color="auto"/>
              </w:divBdr>
            </w:div>
            <w:div w:id="1934779124">
              <w:marLeft w:val="0"/>
              <w:marRight w:val="0"/>
              <w:marTop w:val="0"/>
              <w:marBottom w:val="0"/>
              <w:divBdr>
                <w:top w:val="none" w:sz="0" w:space="0" w:color="auto"/>
                <w:left w:val="none" w:sz="0" w:space="0" w:color="auto"/>
                <w:bottom w:val="none" w:sz="0" w:space="0" w:color="auto"/>
                <w:right w:val="none" w:sz="0" w:space="0" w:color="auto"/>
              </w:divBdr>
            </w:div>
            <w:div w:id="1977366934">
              <w:marLeft w:val="0"/>
              <w:marRight w:val="0"/>
              <w:marTop w:val="0"/>
              <w:marBottom w:val="0"/>
              <w:divBdr>
                <w:top w:val="none" w:sz="0" w:space="0" w:color="auto"/>
                <w:left w:val="none" w:sz="0" w:space="0" w:color="auto"/>
                <w:bottom w:val="none" w:sz="0" w:space="0" w:color="auto"/>
                <w:right w:val="none" w:sz="0" w:space="0" w:color="auto"/>
              </w:divBdr>
            </w:div>
            <w:div w:id="1991858858">
              <w:marLeft w:val="0"/>
              <w:marRight w:val="0"/>
              <w:marTop w:val="0"/>
              <w:marBottom w:val="0"/>
              <w:divBdr>
                <w:top w:val="none" w:sz="0" w:space="0" w:color="auto"/>
                <w:left w:val="none" w:sz="0" w:space="0" w:color="auto"/>
                <w:bottom w:val="none" w:sz="0" w:space="0" w:color="auto"/>
                <w:right w:val="none" w:sz="0" w:space="0" w:color="auto"/>
              </w:divBdr>
            </w:div>
            <w:div w:id="204165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70900">
      <w:bodyDiv w:val="1"/>
      <w:marLeft w:val="0"/>
      <w:marRight w:val="0"/>
      <w:marTop w:val="0"/>
      <w:marBottom w:val="0"/>
      <w:divBdr>
        <w:top w:val="none" w:sz="0" w:space="0" w:color="auto"/>
        <w:left w:val="none" w:sz="0" w:space="0" w:color="auto"/>
        <w:bottom w:val="none" w:sz="0" w:space="0" w:color="auto"/>
        <w:right w:val="none" w:sz="0" w:space="0" w:color="auto"/>
      </w:divBdr>
      <w:divsChild>
        <w:div w:id="371878782">
          <w:marLeft w:val="0"/>
          <w:marRight w:val="0"/>
          <w:marTop w:val="0"/>
          <w:marBottom w:val="0"/>
          <w:divBdr>
            <w:top w:val="none" w:sz="0" w:space="0" w:color="auto"/>
            <w:left w:val="none" w:sz="0" w:space="0" w:color="auto"/>
            <w:bottom w:val="none" w:sz="0" w:space="0" w:color="auto"/>
            <w:right w:val="none" w:sz="0" w:space="0" w:color="auto"/>
          </w:divBdr>
          <w:divsChild>
            <w:div w:id="504125498">
              <w:marLeft w:val="0"/>
              <w:marRight w:val="0"/>
              <w:marTop w:val="0"/>
              <w:marBottom w:val="0"/>
              <w:divBdr>
                <w:top w:val="none" w:sz="0" w:space="0" w:color="auto"/>
                <w:left w:val="none" w:sz="0" w:space="0" w:color="auto"/>
                <w:bottom w:val="none" w:sz="0" w:space="0" w:color="auto"/>
                <w:right w:val="none" w:sz="0" w:space="0" w:color="auto"/>
              </w:divBdr>
            </w:div>
            <w:div w:id="1035153124">
              <w:marLeft w:val="0"/>
              <w:marRight w:val="0"/>
              <w:marTop w:val="0"/>
              <w:marBottom w:val="0"/>
              <w:divBdr>
                <w:top w:val="none" w:sz="0" w:space="0" w:color="auto"/>
                <w:left w:val="none" w:sz="0" w:space="0" w:color="auto"/>
                <w:bottom w:val="none" w:sz="0" w:space="0" w:color="auto"/>
                <w:right w:val="none" w:sz="0" w:space="0" w:color="auto"/>
              </w:divBdr>
            </w:div>
            <w:div w:id="1887060409">
              <w:marLeft w:val="0"/>
              <w:marRight w:val="0"/>
              <w:marTop w:val="0"/>
              <w:marBottom w:val="0"/>
              <w:divBdr>
                <w:top w:val="none" w:sz="0" w:space="0" w:color="auto"/>
                <w:left w:val="none" w:sz="0" w:space="0" w:color="auto"/>
                <w:bottom w:val="none" w:sz="0" w:space="0" w:color="auto"/>
                <w:right w:val="none" w:sz="0" w:space="0" w:color="auto"/>
              </w:divBdr>
            </w:div>
            <w:div w:id="1953393986">
              <w:marLeft w:val="0"/>
              <w:marRight w:val="0"/>
              <w:marTop w:val="0"/>
              <w:marBottom w:val="0"/>
              <w:divBdr>
                <w:top w:val="none" w:sz="0" w:space="0" w:color="auto"/>
                <w:left w:val="none" w:sz="0" w:space="0" w:color="auto"/>
                <w:bottom w:val="none" w:sz="0" w:space="0" w:color="auto"/>
                <w:right w:val="none" w:sz="0" w:space="0" w:color="auto"/>
              </w:divBdr>
            </w:div>
            <w:div w:id="946236962">
              <w:marLeft w:val="0"/>
              <w:marRight w:val="0"/>
              <w:marTop w:val="0"/>
              <w:marBottom w:val="0"/>
              <w:divBdr>
                <w:top w:val="none" w:sz="0" w:space="0" w:color="auto"/>
                <w:left w:val="none" w:sz="0" w:space="0" w:color="auto"/>
                <w:bottom w:val="none" w:sz="0" w:space="0" w:color="auto"/>
                <w:right w:val="none" w:sz="0" w:space="0" w:color="auto"/>
              </w:divBdr>
            </w:div>
            <w:div w:id="1041590191">
              <w:marLeft w:val="0"/>
              <w:marRight w:val="0"/>
              <w:marTop w:val="0"/>
              <w:marBottom w:val="0"/>
              <w:divBdr>
                <w:top w:val="none" w:sz="0" w:space="0" w:color="auto"/>
                <w:left w:val="none" w:sz="0" w:space="0" w:color="auto"/>
                <w:bottom w:val="none" w:sz="0" w:space="0" w:color="auto"/>
                <w:right w:val="none" w:sz="0" w:space="0" w:color="auto"/>
              </w:divBdr>
            </w:div>
            <w:div w:id="1282607591">
              <w:marLeft w:val="0"/>
              <w:marRight w:val="0"/>
              <w:marTop w:val="0"/>
              <w:marBottom w:val="0"/>
              <w:divBdr>
                <w:top w:val="none" w:sz="0" w:space="0" w:color="auto"/>
                <w:left w:val="none" w:sz="0" w:space="0" w:color="auto"/>
                <w:bottom w:val="none" w:sz="0" w:space="0" w:color="auto"/>
                <w:right w:val="none" w:sz="0" w:space="0" w:color="auto"/>
              </w:divBdr>
            </w:div>
            <w:div w:id="1635259520">
              <w:marLeft w:val="0"/>
              <w:marRight w:val="0"/>
              <w:marTop w:val="0"/>
              <w:marBottom w:val="0"/>
              <w:divBdr>
                <w:top w:val="none" w:sz="0" w:space="0" w:color="auto"/>
                <w:left w:val="none" w:sz="0" w:space="0" w:color="auto"/>
                <w:bottom w:val="none" w:sz="0" w:space="0" w:color="auto"/>
                <w:right w:val="none" w:sz="0" w:space="0" w:color="auto"/>
              </w:divBdr>
            </w:div>
            <w:div w:id="2009097325">
              <w:marLeft w:val="0"/>
              <w:marRight w:val="0"/>
              <w:marTop w:val="0"/>
              <w:marBottom w:val="0"/>
              <w:divBdr>
                <w:top w:val="none" w:sz="0" w:space="0" w:color="auto"/>
                <w:left w:val="none" w:sz="0" w:space="0" w:color="auto"/>
                <w:bottom w:val="none" w:sz="0" w:space="0" w:color="auto"/>
                <w:right w:val="none" w:sz="0" w:space="0" w:color="auto"/>
              </w:divBdr>
            </w:div>
            <w:div w:id="1634483096">
              <w:marLeft w:val="0"/>
              <w:marRight w:val="0"/>
              <w:marTop w:val="0"/>
              <w:marBottom w:val="0"/>
              <w:divBdr>
                <w:top w:val="none" w:sz="0" w:space="0" w:color="auto"/>
                <w:left w:val="none" w:sz="0" w:space="0" w:color="auto"/>
                <w:bottom w:val="none" w:sz="0" w:space="0" w:color="auto"/>
                <w:right w:val="none" w:sz="0" w:space="0" w:color="auto"/>
              </w:divBdr>
            </w:div>
            <w:div w:id="1252737747">
              <w:marLeft w:val="0"/>
              <w:marRight w:val="0"/>
              <w:marTop w:val="0"/>
              <w:marBottom w:val="0"/>
              <w:divBdr>
                <w:top w:val="none" w:sz="0" w:space="0" w:color="auto"/>
                <w:left w:val="none" w:sz="0" w:space="0" w:color="auto"/>
                <w:bottom w:val="none" w:sz="0" w:space="0" w:color="auto"/>
                <w:right w:val="none" w:sz="0" w:space="0" w:color="auto"/>
              </w:divBdr>
            </w:div>
            <w:div w:id="771510175">
              <w:marLeft w:val="0"/>
              <w:marRight w:val="0"/>
              <w:marTop w:val="0"/>
              <w:marBottom w:val="0"/>
              <w:divBdr>
                <w:top w:val="none" w:sz="0" w:space="0" w:color="auto"/>
                <w:left w:val="none" w:sz="0" w:space="0" w:color="auto"/>
                <w:bottom w:val="none" w:sz="0" w:space="0" w:color="auto"/>
                <w:right w:val="none" w:sz="0" w:space="0" w:color="auto"/>
              </w:divBdr>
            </w:div>
            <w:div w:id="656808315">
              <w:marLeft w:val="0"/>
              <w:marRight w:val="0"/>
              <w:marTop w:val="0"/>
              <w:marBottom w:val="0"/>
              <w:divBdr>
                <w:top w:val="none" w:sz="0" w:space="0" w:color="auto"/>
                <w:left w:val="none" w:sz="0" w:space="0" w:color="auto"/>
                <w:bottom w:val="none" w:sz="0" w:space="0" w:color="auto"/>
                <w:right w:val="none" w:sz="0" w:space="0" w:color="auto"/>
              </w:divBdr>
            </w:div>
            <w:div w:id="445121514">
              <w:marLeft w:val="0"/>
              <w:marRight w:val="0"/>
              <w:marTop w:val="0"/>
              <w:marBottom w:val="0"/>
              <w:divBdr>
                <w:top w:val="none" w:sz="0" w:space="0" w:color="auto"/>
                <w:left w:val="none" w:sz="0" w:space="0" w:color="auto"/>
                <w:bottom w:val="none" w:sz="0" w:space="0" w:color="auto"/>
                <w:right w:val="none" w:sz="0" w:space="0" w:color="auto"/>
              </w:divBdr>
            </w:div>
            <w:div w:id="525565019">
              <w:marLeft w:val="0"/>
              <w:marRight w:val="0"/>
              <w:marTop w:val="0"/>
              <w:marBottom w:val="0"/>
              <w:divBdr>
                <w:top w:val="none" w:sz="0" w:space="0" w:color="auto"/>
                <w:left w:val="none" w:sz="0" w:space="0" w:color="auto"/>
                <w:bottom w:val="none" w:sz="0" w:space="0" w:color="auto"/>
                <w:right w:val="none" w:sz="0" w:space="0" w:color="auto"/>
              </w:divBdr>
            </w:div>
            <w:div w:id="1849246026">
              <w:marLeft w:val="0"/>
              <w:marRight w:val="0"/>
              <w:marTop w:val="0"/>
              <w:marBottom w:val="0"/>
              <w:divBdr>
                <w:top w:val="none" w:sz="0" w:space="0" w:color="auto"/>
                <w:left w:val="none" w:sz="0" w:space="0" w:color="auto"/>
                <w:bottom w:val="none" w:sz="0" w:space="0" w:color="auto"/>
                <w:right w:val="none" w:sz="0" w:space="0" w:color="auto"/>
              </w:divBdr>
            </w:div>
            <w:div w:id="1226407011">
              <w:marLeft w:val="0"/>
              <w:marRight w:val="0"/>
              <w:marTop w:val="0"/>
              <w:marBottom w:val="0"/>
              <w:divBdr>
                <w:top w:val="none" w:sz="0" w:space="0" w:color="auto"/>
                <w:left w:val="none" w:sz="0" w:space="0" w:color="auto"/>
                <w:bottom w:val="none" w:sz="0" w:space="0" w:color="auto"/>
                <w:right w:val="none" w:sz="0" w:space="0" w:color="auto"/>
              </w:divBdr>
            </w:div>
            <w:div w:id="389888516">
              <w:marLeft w:val="0"/>
              <w:marRight w:val="0"/>
              <w:marTop w:val="0"/>
              <w:marBottom w:val="0"/>
              <w:divBdr>
                <w:top w:val="none" w:sz="0" w:space="0" w:color="auto"/>
                <w:left w:val="none" w:sz="0" w:space="0" w:color="auto"/>
                <w:bottom w:val="none" w:sz="0" w:space="0" w:color="auto"/>
                <w:right w:val="none" w:sz="0" w:space="0" w:color="auto"/>
              </w:divBdr>
            </w:div>
            <w:div w:id="1231504964">
              <w:marLeft w:val="0"/>
              <w:marRight w:val="0"/>
              <w:marTop w:val="0"/>
              <w:marBottom w:val="0"/>
              <w:divBdr>
                <w:top w:val="none" w:sz="0" w:space="0" w:color="auto"/>
                <w:left w:val="none" w:sz="0" w:space="0" w:color="auto"/>
                <w:bottom w:val="none" w:sz="0" w:space="0" w:color="auto"/>
                <w:right w:val="none" w:sz="0" w:space="0" w:color="auto"/>
              </w:divBdr>
            </w:div>
            <w:div w:id="1022975019">
              <w:marLeft w:val="0"/>
              <w:marRight w:val="0"/>
              <w:marTop w:val="0"/>
              <w:marBottom w:val="0"/>
              <w:divBdr>
                <w:top w:val="none" w:sz="0" w:space="0" w:color="auto"/>
                <w:left w:val="none" w:sz="0" w:space="0" w:color="auto"/>
                <w:bottom w:val="none" w:sz="0" w:space="0" w:color="auto"/>
                <w:right w:val="none" w:sz="0" w:space="0" w:color="auto"/>
              </w:divBdr>
            </w:div>
            <w:div w:id="2100636838">
              <w:marLeft w:val="0"/>
              <w:marRight w:val="0"/>
              <w:marTop w:val="0"/>
              <w:marBottom w:val="0"/>
              <w:divBdr>
                <w:top w:val="none" w:sz="0" w:space="0" w:color="auto"/>
                <w:left w:val="none" w:sz="0" w:space="0" w:color="auto"/>
                <w:bottom w:val="none" w:sz="0" w:space="0" w:color="auto"/>
                <w:right w:val="none" w:sz="0" w:space="0" w:color="auto"/>
              </w:divBdr>
            </w:div>
            <w:div w:id="1595282036">
              <w:marLeft w:val="0"/>
              <w:marRight w:val="0"/>
              <w:marTop w:val="0"/>
              <w:marBottom w:val="0"/>
              <w:divBdr>
                <w:top w:val="none" w:sz="0" w:space="0" w:color="auto"/>
                <w:left w:val="none" w:sz="0" w:space="0" w:color="auto"/>
                <w:bottom w:val="none" w:sz="0" w:space="0" w:color="auto"/>
                <w:right w:val="none" w:sz="0" w:space="0" w:color="auto"/>
              </w:divBdr>
            </w:div>
            <w:div w:id="1723478019">
              <w:marLeft w:val="0"/>
              <w:marRight w:val="0"/>
              <w:marTop w:val="0"/>
              <w:marBottom w:val="0"/>
              <w:divBdr>
                <w:top w:val="none" w:sz="0" w:space="0" w:color="auto"/>
                <w:left w:val="none" w:sz="0" w:space="0" w:color="auto"/>
                <w:bottom w:val="none" w:sz="0" w:space="0" w:color="auto"/>
                <w:right w:val="none" w:sz="0" w:space="0" w:color="auto"/>
              </w:divBdr>
            </w:div>
            <w:div w:id="25257430">
              <w:marLeft w:val="0"/>
              <w:marRight w:val="0"/>
              <w:marTop w:val="0"/>
              <w:marBottom w:val="0"/>
              <w:divBdr>
                <w:top w:val="none" w:sz="0" w:space="0" w:color="auto"/>
                <w:left w:val="none" w:sz="0" w:space="0" w:color="auto"/>
                <w:bottom w:val="none" w:sz="0" w:space="0" w:color="auto"/>
                <w:right w:val="none" w:sz="0" w:space="0" w:color="auto"/>
              </w:divBdr>
            </w:div>
            <w:div w:id="1997996526">
              <w:marLeft w:val="0"/>
              <w:marRight w:val="0"/>
              <w:marTop w:val="0"/>
              <w:marBottom w:val="0"/>
              <w:divBdr>
                <w:top w:val="none" w:sz="0" w:space="0" w:color="auto"/>
                <w:left w:val="none" w:sz="0" w:space="0" w:color="auto"/>
                <w:bottom w:val="none" w:sz="0" w:space="0" w:color="auto"/>
                <w:right w:val="none" w:sz="0" w:space="0" w:color="auto"/>
              </w:divBdr>
            </w:div>
            <w:div w:id="272639459">
              <w:marLeft w:val="0"/>
              <w:marRight w:val="0"/>
              <w:marTop w:val="0"/>
              <w:marBottom w:val="0"/>
              <w:divBdr>
                <w:top w:val="none" w:sz="0" w:space="0" w:color="auto"/>
                <w:left w:val="none" w:sz="0" w:space="0" w:color="auto"/>
                <w:bottom w:val="none" w:sz="0" w:space="0" w:color="auto"/>
                <w:right w:val="none" w:sz="0" w:space="0" w:color="auto"/>
              </w:divBdr>
            </w:div>
            <w:div w:id="302776921">
              <w:marLeft w:val="0"/>
              <w:marRight w:val="0"/>
              <w:marTop w:val="0"/>
              <w:marBottom w:val="0"/>
              <w:divBdr>
                <w:top w:val="none" w:sz="0" w:space="0" w:color="auto"/>
                <w:left w:val="none" w:sz="0" w:space="0" w:color="auto"/>
                <w:bottom w:val="none" w:sz="0" w:space="0" w:color="auto"/>
                <w:right w:val="none" w:sz="0" w:space="0" w:color="auto"/>
              </w:divBdr>
            </w:div>
            <w:div w:id="493377924">
              <w:marLeft w:val="0"/>
              <w:marRight w:val="0"/>
              <w:marTop w:val="0"/>
              <w:marBottom w:val="0"/>
              <w:divBdr>
                <w:top w:val="none" w:sz="0" w:space="0" w:color="auto"/>
                <w:left w:val="none" w:sz="0" w:space="0" w:color="auto"/>
                <w:bottom w:val="none" w:sz="0" w:space="0" w:color="auto"/>
                <w:right w:val="none" w:sz="0" w:space="0" w:color="auto"/>
              </w:divBdr>
            </w:div>
            <w:div w:id="890456457">
              <w:marLeft w:val="0"/>
              <w:marRight w:val="0"/>
              <w:marTop w:val="0"/>
              <w:marBottom w:val="0"/>
              <w:divBdr>
                <w:top w:val="none" w:sz="0" w:space="0" w:color="auto"/>
                <w:left w:val="none" w:sz="0" w:space="0" w:color="auto"/>
                <w:bottom w:val="none" w:sz="0" w:space="0" w:color="auto"/>
                <w:right w:val="none" w:sz="0" w:space="0" w:color="auto"/>
              </w:divBdr>
            </w:div>
            <w:div w:id="464279417">
              <w:marLeft w:val="0"/>
              <w:marRight w:val="0"/>
              <w:marTop w:val="0"/>
              <w:marBottom w:val="0"/>
              <w:divBdr>
                <w:top w:val="none" w:sz="0" w:space="0" w:color="auto"/>
                <w:left w:val="none" w:sz="0" w:space="0" w:color="auto"/>
                <w:bottom w:val="none" w:sz="0" w:space="0" w:color="auto"/>
                <w:right w:val="none" w:sz="0" w:space="0" w:color="auto"/>
              </w:divBdr>
            </w:div>
            <w:div w:id="1448500373">
              <w:marLeft w:val="0"/>
              <w:marRight w:val="0"/>
              <w:marTop w:val="0"/>
              <w:marBottom w:val="0"/>
              <w:divBdr>
                <w:top w:val="none" w:sz="0" w:space="0" w:color="auto"/>
                <w:left w:val="none" w:sz="0" w:space="0" w:color="auto"/>
                <w:bottom w:val="none" w:sz="0" w:space="0" w:color="auto"/>
                <w:right w:val="none" w:sz="0" w:space="0" w:color="auto"/>
              </w:divBdr>
            </w:div>
            <w:div w:id="1456411216">
              <w:marLeft w:val="0"/>
              <w:marRight w:val="0"/>
              <w:marTop w:val="0"/>
              <w:marBottom w:val="0"/>
              <w:divBdr>
                <w:top w:val="none" w:sz="0" w:space="0" w:color="auto"/>
                <w:left w:val="none" w:sz="0" w:space="0" w:color="auto"/>
                <w:bottom w:val="none" w:sz="0" w:space="0" w:color="auto"/>
                <w:right w:val="none" w:sz="0" w:space="0" w:color="auto"/>
              </w:divBdr>
            </w:div>
            <w:div w:id="192159825">
              <w:marLeft w:val="0"/>
              <w:marRight w:val="0"/>
              <w:marTop w:val="0"/>
              <w:marBottom w:val="0"/>
              <w:divBdr>
                <w:top w:val="none" w:sz="0" w:space="0" w:color="auto"/>
                <w:left w:val="none" w:sz="0" w:space="0" w:color="auto"/>
                <w:bottom w:val="none" w:sz="0" w:space="0" w:color="auto"/>
                <w:right w:val="none" w:sz="0" w:space="0" w:color="auto"/>
              </w:divBdr>
            </w:div>
            <w:div w:id="1576276408">
              <w:marLeft w:val="0"/>
              <w:marRight w:val="0"/>
              <w:marTop w:val="0"/>
              <w:marBottom w:val="0"/>
              <w:divBdr>
                <w:top w:val="none" w:sz="0" w:space="0" w:color="auto"/>
                <w:left w:val="none" w:sz="0" w:space="0" w:color="auto"/>
                <w:bottom w:val="none" w:sz="0" w:space="0" w:color="auto"/>
                <w:right w:val="none" w:sz="0" w:space="0" w:color="auto"/>
              </w:divBdr>
            </w:div>
            <w:div w:id="1422139516">
              <w:marLeft w:val="0"/>
              <w:marRight w:val="0"/>
              <w:marTop w:val="0"/>
              <w:marBottom w:val="0"/>
              <w:divBdr>
                <w:top w:val="none" w:sz="0" w:space="0" w:color="auto"/>
                <w:left w:val="none" w:sz="0" w:space="0" w:color="auto"/>
                <w:bottom w:val="none" w:sz="0" w:space="0" w:color="auto"/>
                <w:right w:val="none" w:sz="0" w:space="0" w:color="auto"/>
              </w:divBdr>
            </w:div>
            <w:div w:id="1446386062">
              <w:marLeft w:val="0"/>
              <w:marRight w:val="0"/>
              <w:marTop w:val="0"/>
              <w:marBottom w:val="0"/>
              <w:divBdr>
                <w:top w:val="none" w:sz="0" w:space="0" w:color="auto"/>
                <w:left w:val="none" w:sz="0" w:space="0" w:color="auto"/>
                <w:bottom w:val="none" w:sz="0" w:space="0" w:color="auto"/>
                <w:right w:val="none" w:sz="0" w:space="0" w:color="auto"/>
              </w:divBdr>
            </w:div>
            <w:div w:id="1582832761">
              <w:marLeft w:val="0"/>
              <w:marRight w:val="0"/>
              <w:marTop w:val="0"/>
              <w:marBottom w:val="0"/>
              <w:divBdr>
                <w:top w:val="none" w:sz="0" w:space="0" w:color="auto"/>
                <w:left w:val="none" w:sz="0" w:space="0" w:color="auto"/>
                <w:bottom w:val="none" w:sz="0" w:space="0" w:color="auto"/>
                <w:right w:val="none" w:sz="0" w:space="0" w:color="auto"/>
              </w:divBdr>
            </w:div>
            <w:div w:id="1747193181">
              <w:marLeft w:val="0"/>
              <w:marRight w:val="0"/>
              <w:marTop w:val="0"/>
              <w:marBottom w:val="0"/>
              <w:divBdr>
                <w:top w:val="none" w:sz="0" w:space="0" w:color="auto"/>
                <w:left w:val="none" w:sz="0" w:space="0" w:color="auto"/>
                <w:bottom w:val="none" w:sz="0" w:space="0" w:color="auto"/>
                <w:right w:val="none" w:sz="0" w:space="0" w:color="auto"/>
              </w:divBdr>
            </w:div>
            <w:div w:id="1085881843">
              <w:marLeft w:val="0"/>
              <w:marRight w:val="0"/>
              <w:marTop w:val="0"/>
              <w:marBottom w:val="0"/>
              <w:divBdr>
                <w:top w:val="none" w:sz="0" w:space="0" w:color="auto"/>
                <w:left w:val="none" w:sz="0" w:space="0" w:color="auto"/>
                <w:bottom w:val="none" w:sz="0" w:space="0" w:color="auto"/>
                <w:right w:val="none" w:sz="0" w:space="0" w:color="auto"/>
              </w:divBdr>
            </w:div>
            <w:div w:id="1005939290">
              <w:marLeft w:val="0"/>
              <w:marRight w:val="0"/>
              <w:marTop w:val="0"/>
              <w:marBottom w:val="0"/>
              <w:divBdr>
                <w:top w:val="none" w:sz="0" w:space="0" w:color="auto"/>
                <w:left w:val="none" w:sz="0" w:space="0" w:color="auto"/>
                <w:bottom w:val="none" w:sz="0" w:space="0" w:color="auto"/>
                <w:right w:val="none" w:sz="0" w:space="0" w:color="auto"/>
              </w:divBdr>
            </w:div>
            <w:div w:id="758332089">
              <w:marLeft w:val="0"/>
              <w:marRight w:val="0"/>
              <w:marTop w:val="0"/>
              <w:marBottom w:val="0"/>
              <w:divBdr>
                <w:top w:val="none" w:sz="0" w:space="0" w:color="auto"/>
                <w:left w:val="none" w:sz="0" w:space="0" w:color="auto"/>
                <w:bottom w:val="none" w:sz="0" w:space="0" w:color="auto"/>
                <w:right w:val="none" w:sz="0" w:space="0" w:color="auto"/>
              </w:divBdr>
            </w:div>
            <w:div w:id="1792748598">
              <w:marLeft w:val="0"/>
              <w:marRight w:val="0"/>
              <w:marTop w:val="0"/>
              <w:marBottom w:val="0"/>
              <w:divBdr>
                <w:top w:val="none" w:sz="0" w:space="0" w:color="auto"/>
                <w:left w:val="none" w:sz="0" w:space="0" w:color="auto"/>
                <w:bottom w:val="none" w:sz="0" w:space="0" w:color="auto"/>
                <w:right w:val="none" w:sz="0" w:space="0" w:color="auto"/>
              </w:divBdr>
            </w:div>
            <w:div w:id="522213703">
              <w:marLeft w:val="0"/>
              <w:marRight w:val="0"/>
              <w:marTop w:val="0"/>
              <w:marBottom w:val="0"/>
              <w:divBdr>
                <w:top w:val="none" w:sz="0" w:space="0" w:color="auto"/>
                <w:left w:val="none" w:sz="0" w:space="0" w:color="auto"/>
                <w:bottom w:val="none" w:sz="0" w:space="0" w:color="auto"/>
                <w:right w:val="none" w:sz="0" w:space="0" w:color="auto"/>
              </w:divBdr>
            </w:div>
            <w:div w:id="465857503">
              <w:marLeft w:val="0"/>
              <w:marRight w:val="0"/>
              <w:marTop w:val="0"/>
              <w:marBottom w:val="0"/>
              <w:divBdr>
                <w:top w:val="none" w:sz="0" w:space="0" w:color="auto"/>
                <w:left w:val="none" w:sz="0" w:space="0" w:color="auto"/>
                <w:bottom w:val="none" w:sz="0" w:space="0" w:color="auto"/>
                <w:right w:val="none" w:sz="0" w:space="0" w:color="auto"/>
              </w:divBdr>
            </w:div>
            <w:div w:id="2008823598">
              <w:marLeft w:val="0"/>
              <w:marRight w:val="0"/>
              <w:marTop w:val="0"/>
              <w:marBottom w:val="0"/>
              <w:divBdr>
                <w:top w:val="none" w:sz="0" w:space="0" w:color="auto"/>
                <w:left w:val="none" w:sz="0" w:space="0" w:color="auto"/>
                <w:bottom w:val="none" w:sz="0" w:space="0" w:color="auto"/>
                <w:right w:val="none" w:sz="0" w:space="0" w:color="auto"/>
              </w:divBdr>
            </w:div>
            <w:div w:id="1724019262">
              <w:marLeft w:val="0"/>
              <w:marRight w:val="0"/>
              <w:marTop w:val="0"/>
              <w:marBottom w:val="0"/>
              <w:divBdr>
                <w:top w:val="none" w:sz="0" w:space="0" w:color="auto"/>
                <w:left w:val="none" w:sz="0" w:space="0" w:color="auto"/>
                <w:bottom w:val="none" w:sz="0" w:space="0" w:color="auto"/>
                <w:right w:val="none" w:sz="0" w:space="0" w:color="auto"/>
              </w:divBdr>
            </w:div>
            <w:div w:id="1639527416">
              <w:marLeft w:val="0"/>
              <w:marRight w:val="0"/>
              <w:marTop w:val="0"/>
              <w:marBottom w:val="0"/>
              <w:divBdr>
                <w:top w:val="none" w:sz="0" w:space="0" w:color="auto"/>
                <w:left w:val="none" w:sz="0" w:space="0" w:color="auto"/>
                <w:bottom w:val="none" w:sz="0" w:space="0" w:color="auto"/>
                <w:right w:val="none" w:sz="0" w:space="0" w:color="auto"/>
              </w:divBdr>
            </w:div>
            <w:div w:id="1488017120">
              <w:marLeft w:val="0"/>
              <w:marRight w:val="0"/>
              <w:marTop w:val="0"/>
              <w:marBottom w:val="0"/>
              <w:divBdr>
                <w:top w:val="none" w:sz="0" w:space="0" w:color="auto"/>
                <w:left w:val="none" w:sz="0" w:space="0" w:color="auto"/>
                <w:bottom w:val="none" w:sz="0" w:space="0" w:color="auto"/>
                <w:right w:val="none" w:sz="0" w:space="0" w:color="auto"/>
              </w:divBdr>
            </w:div>
            <w:div w:id="199328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3459">
      <w:bodyDiv w:val="1"/>
      <w:marLeft w:val="0"/>
      <w:marRight w:val="0"/>
      <w:marTop w:val="0"/>
      <w:marBottom w:val="0"/>
      <w:divBdr>
        <w:top w:val="none" w:sz="0" w:space="0" w:color="auto"/>
        <w:left w:val="none" w:sz="0" w:space="0" w:color="auto"/>
        <w:bottom w:val="none" w:sz="0" w:space="0" w:color="auto"/>
        <w:right w:val="none" w:sz="0" w:space="0" w:color="auto"/>
      </w:divBdr>
      <w:divsChild>
        <w:div w:id="2134521158">
          <w:marLeft w:val="0"/>
          <w:marRight w:val="0"/>
          <w:marTop w:val="0"/>
          <w:marBottom w:val="0"/>
          <w:divBdr>
            <w:top w:val="none" w:sz="0" w:space="0" w:color="auto"/>
            <w:left w:val="none" w:sz="0" w:space="0" w:color="auto"/>
            <w:bottom w:val="none" w:sz="0" w:space="0" w:color="auto"/>
            <w:right w:val="none" w:sz="0" w:space="0" w:color="auto"/>
          </w:divBdr>
          <w:divsChild>
            <w:div w:id="1427731805">
              <w:marLeft w:val="0"/>
              <w:marRight w:val="0"/>
              <w:marTop w:val="0"/>
              <w:marBottom w:val="0"/>
              <w:divBdr>
                <w:top w:val="none" w:sz="0" w:space="0" w:color="auto"/>
                <w:left w:val="none" w:sz="0" w:space="0" w:color="auto"/>
                <w:bottom w:val="none" w:sz="0" w:space="0" w:color="auto"/>
                <w:right w:val="none" w:sz="0" w:space="0" w:color="auto"/>
              </w:divBdr>
            </w:div>
            <w:div w:id="295449816">
              <w:marLeft w:val="0"/>
              <w:marRight w:val="0"/>
              <w:marTop w:val="0"/>
              <w:marBottom w:val="0"/>
              <w:divBdr>
                <w:top w:val="none" w:sz="0" w:space="0" w:color="auto"/>
                <w:left w:val="none" w:sz="0" w:space="0" w:color="auto"/>
                <w:bottom w:val="none" w:sz="0" w:space="0" w:color="auto"/>
                <w:right w:val="none" w:sz="0" w:space="0" w:color="auto"/>
              </w:divBdr>
            </w:div>
            <w:div w:id="1277323169">
              <w:marLeft w:val="0"/>
              <w:marRight w:val="0"/>
              <w:marTop w:val="0"/>
              <w:marBottom w:val="0"/>
              <w:divBdr>
                <w:top w:val="none" w:sz="0" w:space="0" w:color="auto"/>
                <w:left w:val="none" w:sz="0" w:space="0" w:color="auto"/>
                <w:bottom w:val="none" w:sz="0" w:space="0" w:color="auto"/>
                <w:right w:val="none" w:sz="0" w:space="0" w:color="auto"/>
              </w:divBdr>
            </w:div>
            <w:div w:id="1002466799">
              <w:marLeft w:val="0"/>
              <w:marRight w:val="0"/>
              <w:marTop w:val="0"/>
              <w:marBottom w:val="0"/>
              <w:divBdr>
                <w:top w:val="none" w:sz="0" w:space="0" w:color="auto"/>
                <w:left w:val="none" w:sz="0" w:space="0" w:color="auto"/>
                <w:bottom w:val="none" w:sz="0" w:space="0" w:color="auto"/>
                <w:right w:val="none" w:sz="0" w:space="0" w:color="auto"/>
              </w:divBdr>
            </w:div>
            <w:div w:id="389116597">
              <w:marLeft w:val="0"/>
              <w:marRight w:val="0"/>
              <w:marTop w:val="0"/>
              <w:marBottom w:val="0"/>
              <w:divBdr>
                <w:top w:val="none" w:sz="0" w:space="0" w:color="auto"/>
                <w:left w:val="none" w:sz="0" w:space="0" w:color="auto"/>
                <w:bottom w:val="none" w:sz="0" w:space="0" w:color="auto"/>
                <w:right w:val="none" w:sz="0" w:space="0" w:color="auto"/>
              </w:divBdr>
            </w:div>
            <w:div w:id="1189029499">
              <w:marLeft w:val="0"/>
              <w:marRight w:val="0"/>
              <w:marTop w:val="0"/>
              <w:marBottom w:val="0"/>
              <w:divBdr>
                <w:top w:val="none" w:sz="0" w:space="0" w:color="auto"/>
                <w:left w:val="none" w:sz="0" w:space="0" w:color="auto"/>
                <w:bottom w:val="none" w:sz="0" w:space="0" w:color="auto"/>
                <w:right w:val="none" w:sz="0" w:space="0" w:color="auto"/>
              </w:divBdr>
            </w:div>
            <w:div w:id="1191920478">
              <w:marLeft w:val="0"/>
              <w:marRight w:val="0"/>
              <w:marTop w:val="0"/>
              <w:marBottom w:val="0"/>
              <w:divBdr>
                <w:top w:val="none" w:sz="0" w:space="0" w:color="auto"/>
                <w:left w:val="none" w:sz="0" w:space="0" w:color="auto"/>
                <w:bottom w:val="none" w:sz="0" w:space="0" w:color="auto"/>
                <w:right w:val="none" w:sz="0" w:space="0" w:color="auto"/>
              </w:divBdr>
            </w:div>
            <w:div w:id="412315832">
              <w:marLeft w:val="0"/>
              <w:marRight w:val="0"/>
              <w:marTop w:val="0"/>
              <w:marBottom w:val="0"/>
              <w:divBdr>
                <w:top w:val="none" w:sz="0" w:space="0" w:color="auto"/>
                <w:left w:val="none" w:sz="0" w:space="0" w:color="auto"/>
                <w:bottom w:val="none" w:sz="0" w:space="0" w:color="auto"/>
                <w:right w:val="none" w:sz="0" w:space="0" w:color="auto"/>
              </w:divBdr>
            </w:div>
            <w:div w:id="1648435804">
              <w:marLeft w:val="0"/>
              <w:marRight w:val="0"/>
              <w:marTop w:val="0"/>
              <w:marBottom w:val="0"/>
              <w:divBdr>
                <w:top w:val="none" w:sz="0" w:space="0" w:color="auto"/>
                <w:left w:val="none" w:sz="0" w:space="0" w:color="auto"/>
                <w:bottom w:val="none" w:sz="0" w:space="0" w:color="auto"/>
                <w:right w:val="none" w:sz="0" w:space="0" w:color="auto"/>
              </w:divBdr>
            </w:div>
            <w:div w:id="972057165">
              <w:marLeft w:val="0"/>
              <w:marRight w:val="0"/>
              <w:marTop w:val="0"/>
              <w:marBottom w:val="0"/>
              <w:divBdr>
                <w:top w:val="none" w:sz="0" w:space="0" w:color="auto"/>
                <w:left w:val="none" w:sz="0" w:space="0" w:color="auto"/>
                <w:bottom w:val="none" w:sz="0" w:space="0" w:color="auto"/>
                <w:right w:val="none" w:sz="0" w:space="0" w:color="auto"/>
              </w:divBdr>
            </w:div>
            <w:div w:id="681014317">
              <w:marLeft w:val="0"/>
              <w:marRight w:val="0"/>
              <w:marTop w:val="0"/>
              <w:marBottom w:val="0"/>
              <w:divBdr>
                <w:top w:val="none" w:sz="0" w:space="0" w:color="auto"/>
                <w:left w:val="none" w:sz="0" w:space="0" w:color="auto"/>
                <w:bottom w:val="none" w:sz="0" w:space="0" w:color="auto"/>
                <w:right w:val="none" w:sz="0" w:space="0" w:color="auto"/>
              </w:divBdr>
            </w:div>
            <w:div w:id="79983689">
              <w:marLeft w:val="0"/>
              <w:marRight w:val="0"/>
              <w:marTop w:val="0"/>
              <w:marBottom w:val="0"/>
              <w:divBdr>
                <w:top w:val="none" w:sz="0" w:space="0" w:color="auto"/>
                <w:left w:val="none" w:sz="0" w:space="0" w:color="auto"/>
                <w:bottom w:val="none" w:sz="0" w:space="0" w:color="auto"/>
                <w:right w:val="none" w:sz="0" w:space="0" w:color="auto"/>
              </w:divBdr>
            </w:div>
            <w:div w:id="1274242771">
              <w:marLeft w:val="0"/>
              <w:marRight w:val="0"/>
              <w:marTop w:val="0"/>
              <w:marBottom w:val="0"/>
              <w:divBdr>
                <w:top w:val="none" w:sz="0" w:space="0" w:color="auto"/>
                <w:left w:val="none" w:sz="0" w:space="0" w:color="auto"/>
                <w:bottom w:val="none" w:sz="0" w:space="0" w:color="auto"/>
                <w:right w:val="none" w:sz="0" w:space="0" w:color="auto"/>
              </w:divBdr>
            </w:div>
            <w:div w:id="1093891368">
              <w:marLeft w:val="0"/>
              <w:marRight w:val="0"/>
              <w:marTop w:val="0"/>
              <w:marBottom w:val="0"/>
              <w:divBdr>
                <w:top w:val="none" w:sz="0" w:space="0" w:color="auto"/>
                <w:left w:val="none" w:sz="0" w:space="0" w:color="auto"/>
                <w:bottom w:val="none" w:sz="0" w:space="0" w:color="auto"/>
                <w:right w:val="none" w:sz="0" w:space="0" w:color="auto"/>
              </w:divBdr>
            </w:div>
            <w:div w:id="1034306537">
              <w:marLeft w:val="0"/>
              <w:marRight w:val="0"/>
              <w:marTop w:val="0"/>
              <w:marBottom w:val="0"/>
              <w:divBdr>
                <w:top w:val="none" w:sz="0" w:space="0" w:color="auto"/>
                <w:left w:val="none" w:sz="0" w:space="0" w:color="auto"/>
                <w:bottom w:val="none" w:sz="0" w:space="0" w:color="auto"/>
                <w:right w:val="none" w:sz="0" w:space="0" w:color="auto"/>
              </w:divBdr>
            </w:div>
            <w:div w:id="1753501955">
              <w:marLeft w:val="0"/>
              <w:marRight w:val="0"/>
              <w:marTop w:val="0"/>
              <w:marBottom w:val="0"/>
              <w:divBdr>
                <w:top w:val="none" w:sz="0" w:space="0" w:color="auto"/>
                <w:left w:val="none" w:sz="0" w:space="0" w:color="auto"/>
                <w:bottom w:val="none" w:sz="0" w:space="0" w:color="auto"/>
                <w:right w:val="none" w:sz="0" w:space="0" w:color="auto"/>
              </w:divBdr>
            </w:div>
            <w:div w:id="25299943">
              <w:marLeft w:val="0"/>
              <w:marRight w:val="0"/>
              <w:marTop w:val="0"/>
              <w:marBottom w:val="0"/>
              <w:divBdr>
                <w:top w:val="none" w:sz="0" w:space="0" w:color="auto"/>
                <w:left w:val="none" w:sz="0" w:space="0" w:color="auto"/>
                <w:bottom w:val="none" w:sz="0" w:space="0" w:color="auto"/>
                <w:right w:val="none" w:sz="0" w:space="0" w:color="auto"/>
              </w:divBdr>
            </w:div>
            <w:div w:id="943880838">
              <w:marLeft w:val="0"/>
              <w:marRight w:val="0"/>
              <w:marTop w:val="0"/>
              <w:marBottom w:val="0"/>
              <w:divBdr>
                <w:top w:val="none" w:sz="0" w:space="0" w:color="auto"/>
                <w:left w:val="none" w:sz="0" w:space="0" w:color="auto"/>
                <w:bottom w:val="none" w:sz="0" w:space="0" w:color="auto"/>
                <w:right w:val="none" w:sz="0" w:space="0" w:color="auto"/>
              </w:divBdr>
            </w:div>
            <w:div w:id="4675246">
              <w:marLeft w:val="0"/>
              <w:marRight w:val="0"/>
              <w:marTop w:val="0"/>
              <w:marBottom w:val="0"/>
              <w:divBdr>
                <w:top w:val="none" w:sz="0" w:space="0" w:color="auto"/>
                <w:left w:val="none" w:sz="0" w:space="0" w:color="auto"/>
                <w:bottom w:val="none" w:sz="0" w:space="0" w:color="auto"/>
                <w:right w:val="none" w:sz="0" w:space="0" w:color="auto"/>
              </w:divBdr>
            </w:div>
            <w:div w:id="2128816307">
              <w:marLeft w:val="0"/>
              <w:marRight w:val="0"/>
              <w:marTop w:val="0"/>
              <w:marBottom w:val="0"/>
              <w:divBdr>
                <w:top w:val="none" w:sz="0" w:space="0" w:color="auto"/>
                <w:left w:val="none" w:sz="0" w:space="0" w:color="auto"/>
                <w:bottom w:val="none" w:sz="0" w:space="0" w:color="auto"/>
                <w:right w:val="none" w:sz="0" w:space="0" w:color="auto"/>
              </w:divBdr>
            </w:div>
            <w:div w:id="1804499198">
              <w:marLeft w:val="0"/>
              <w:marRight w:val="0"/>
              <w:marTop w:val="0"/>
              <w:marBottom w:val="0"/>
              <w:divBdr>
                <w:top w:val="none" w:sz="0" w:space="0" w:color="auto"/>
                <w:left w:val="none" w:sz="0" w:space="0" w:color="auto"/>
                <w:bottom w:val="none" w:sz="0" w:space="0" w:color="auto"/>
                <w:right w:val="none" w:sz="0" w:space="0" w:color="auto"/>
              </w:divBdr>
            </w:div>
            <w:div w:id="1260601677">
              <w:marLeft w:val="0"/>
              <w:marRight w:val="0"/>
              <w:marTop w:val="0"/>
              <w:marBottom w:val="0"/>
              <w:divBdr>
                <w:top w:val="none" w:sz="0" w:space="0" w:color="auto"/>
                <w:left w:val="none" w:sz="0" w:space="0" w:color="auto"/>
                <w:bottom w:val="none" w:sz="0" w:space="0" w:color="auto"/>
                <w:right w:val="none" w:sz="0" w:space="0" w:color="auto"/>
              </w:divBdr>
            </w:div>
            <w:div w:id="978222164">
              <w:marLeft w:val="0"/>
              <w:marRight w:val="0"/>
              <w:marTop w:val="0"/>
              <w:marBottom w:val="0"/>
              <w:divBdr>
                <w:top w:val="none" w:sz="0" w:space="0" w:color="auto"/>
                <w:left w:val="none" w:sz="0" w:space="0" w:color="auto"/>
                <w:bottom w:val="none" w:sz="0" w:space="0" w:color="auto"/>
                <w:right w:val="none" w:sz="0" w:space="0" w:color="auto"/>
              </w:divBdr>
            </w:div>
            <w:div w:id="1620070344">
              <w:marLeft w:val="0"/>
              <w:marRight w:val="0"/>
              <w:marTop w:val="0"/>
              <w:marBottom w:val="0"/>
              <w:divBdr>
                <w:top w:val="none" w:sz="0" w:space="0" w:color="auto"/>
                <w:left w:val="none" w:sz="0" w:space="0" w:color="auto"/>
                <w:bottom w:val="none" w:sz="0" w:space="0" w:color="auto"/>
                <w:right w:val="none" w:sz="0" w:space="0" w:color="auto"/>
              </w:divBdr>
            </w:div>
            <w:div w:id="1442072497">
              <w:marLeft w:val="0"/>
              <w:marRight w:val="0"/>
              <w:marTop w:val="0"/>
              <w:marBottom w:val="0"/>
              <w:divBdr>
                <w:top w:val="none" w:sz="0" w:space="0" w:color="auto"/>
                <w:left w:val="none" w:sz="0" w:space="0" w:color="auto"/>
                <w:bottom w:val="none" w:sz="0" w:space="0" w:color="auto"/>
                <w:right w:val="none" w:sz="0" w:space="0" w:color="auto"/>
              </w:divBdr>
            </w:div>
            <w:div w:id="1833056799">
              <w:marLeft w:val="0"/>
              <w:marRight w:val="0"/>
              <w:marTop w:val="0"/>
              <w:marBottom w:val="0"/>
              <w:divBdr>
                <w:top w:val="none" w:sz="0" w:space="0" w:color="auto"/>
                <w:left w:val="none" w:sz="0" w:space="0" w:color="auto"/>
                <w:bottom w:val="none" w:sz="0" w:space="0" w:color="auto"/>
                <w:right w:val="none" w:sz="0" w:space="0" w:color="auto"/>
              </w:divBdr>
            </w:div>
            <w:div w:id="1395742388">
              <w:marLeft w:val="0"/>
              <w:marRight w:val="0"/>
              <w:marTop w:val="0"/>
              <w:marBottom w:val="0"/>
              <w:divBdr>
                <w:top w:val="none" w:sz="0" w:space="0" w:color="auto"/>
                <w:left w:val="none" w:sz="0" w:space="0" w:color="auto"/>
                <w:bottom w:val="none" w:sz="0" w:space="0" w:color="auto"/>
                <w:right w:val="none" w:sz="0" w:space="0" w:color="auto"/>
              </w:divBdr>
            </w:div>
            <w:div w:id="1721637514">
              <w:marLeft w:val="0"/>
              <w:marRight w:val="0"/>
              <w:marTop w:val="0"/>
              <w:marBottom w:val="0"/>
              <w:divBdr>
                <w:top w:val="none" w:sz="0" w:space="0" w:color="auto"/>
                <w:left w:val="none" w:sz="0" w:space="0" w:color="auto"/>
                <w:bottom w:val="none" w:sz="0" w:space="0" w:color="auto"/>
                <w:right w:val="none" w:sz="0" w:space="0" w:color="auto"/>
              </w:divBdr>
            </w:div>
            <w:div w:id="692806257">
              <w:marLeft w:val="0"/>
              <w:marRight w:val="0"/>
              <w:marTop w:val="0"/>
              <w:marBottom w:val="0"/>
              <w:divBdr>
                <w:top w:val="none" w:sz="0" w:space="0" w:color="auto"/>
                <w:left w:val="none" w:sz="0" w:space="0" w:color="auto"/>
                <w:bottom w:val="none" w:sz="0" w:space="0" w:color="auto"/>
                <w:right w:val="none" w:sz="0" w:space="0" w:color="auto"/>
              </w:divBdr>
            </w:div>
            <w:div w:id="927546293">
              <w:marLeft w:val="0"/>
              <w:marRight w:val="0"/>
              <w:marTop w:val="0"/>
              <w:marBottom w:val="0"/>
              <w:divBdr>
                <w:top w:val="none" w:sz="0" w:space="0" w:color="auto"/>
                <w:left w:val="none" w:sz="0" w:space="0" w:color="auto"/>
                <w:bottom w:val="none" w:sz="0" w:space="0" w:color="auto"/>
                <w:right w:val="none" w:sz="0" w:space="0" w:color="auto"/>
              </w:divBdr>
            </w:div>
            <w:div w:id="771627718">
              <w:marLeft w:val="0"/>
              <w:marRight w:val="0"/>
              <w:marTop w:val="0"/>
              <w:marBottom w:val="0"/>
              <w:divBdr>
                <w:top w:val="none" w:sz="0" w:space="0" w:color="auto"/>
                <w:left w:val="none" w:sz="0" w:space="0" w:color="auto"/>
                <w:bottom w:val="none" w:sz="0" w:space="0" w:color="auto"/>
                <w:right w:val="none" w:sz="0" w:space="0" w:color="auto"/>
              </w:divBdr>
            </w:div>
            <w:div w:id="528571567">
              <w:marLeft w:val="0"/>
              <w:marRight w:val="0"/>
              <w:marTop w:val="0"/>
              <w:marBottom w:val="0"/>
              <w:divBdr>
                <w:top w:val="none" w:sz="0" w:space="0" w:color="auto"/>
                <w:left w:val="none" w:sz="0" w:space="0" w:color="auto"/>
                <w:bottom w:val="none" w:sz="0" w:space="0" w:color="auto"/>
                <w:right w:val="none" w:sz="0" w:space="0" w:color="auto"/>
              </w:divBdr>
            </w:div>
            <w:div w:id="1357733033">
              <w:marLeft w:val="0"/>
              <w:marRight w:val="0"/>
              <w:marTop w:val="0"/>
              <w:marBottom w:val="0"/>
              <w:divBdr>
                <w:top w:val="none" w:sz="0" w:space="0" w:color="auto"/>
                <w:left w:val="none" w:sz="0" w:space="0" w:color="auto"/>
                <w:bottom w:val="none" w:sz="0" w:space="0" w:color="auto"/>
                <w:right w:val="none" w:sz="0" w:space="0" w:color="auto"/>
              </w:divBdr>
            </w:div>
            <w:div w:id="1830633336">
              <w:marLeft w:val="0"/>
              <w:marRight w:val="0"/>
              <w:marTop w:val="0"/>
              <w:marBottom w:val="0"/>
              <w:divBdr>
                <w:top w:val="none" w:sz="0" w:space="0" w:color="auto"/>
                <w:left w:val="none" w:sz="0" w:space="0" w:color="auto"/>
                <w:bottom w:val="none" w:sz="0" w:space="0" w:color="auto"/>
                <w:right w:val="none" w:sz="0" w:space="0" w:color="auto"/>
              </w:divBdr>
            </w:div>
            <w:div w:id="2067799731">
              <w:marLeft w:val="0"/>
              <w:marRight w:val="0"/>
              <w:marTop w:val="0"/>
              <w:marBottom w:val="0"/>
              <w:divBdr>
                <w:top w:val="none" w:sz="0" w:space="0" w:color="auto"/>
                <w:left w:val="none" w:sz="0" w:space="0" w:color="auto"/>
                <w:bottom w:val="none" w:sz="0" w:space="0" w:color="auto"/>
                <w:right w:val="none" w:sz="0" w:space="0" w:color="auto"/>
              </w:divBdr>
            </w:div>
            <w:div w:id="1067189181">
              <w:marLeft w:val="0"/>
              <w:marRight w:val="0"/>
              <w:marTop w:val="0"/>
              <w:marBottom w:val="0"/>
              <w:divBdr>
                <w:top w:val="none" w:sz="0" w:space="0" w:color="auto"/>
                <w:left w:val="none" w:sz="0" w:space="0" w:color="auto"/>
                <w:bottom w:val="none" w:sz="0" w:space="0" w:color="auto"/>
                <w:right w:val="none" w:sz="0" w:space="0" w:color="auto"/>
              </w:divBdr>
            </w:div>
            <w:div w:id="2009558254">
              <w:marLeft w:val="0"/>
              <w:marRight w:val="0"/>
              <w:marTop w:val="0"/>
              <w:marBottom w:val="0"/>
              <w:divBdr>
                <w:top w:val="none" w:sz="0" w:space="0" w:color="auto"/>
                <w:left w:val="none" w:sz="0" w:space="0" w:color="auto"/>
                <w:bottom w:val="none" w:sz="0" w:space="0" w:color="auto"/>
                <w:right w:val="none" w:sz="0" w:space="0" w:color="auto"/>
              </w:divBdr>
            </w:div>
            <w:div w:id="377779415">
              <w:marLeft w:val="0"/>
              <w:marRight w:val="0"/>
              <w:marTop w:val="0"/>
              <w:marBottom w:val="0"/>
              <w:divBdr>
                <w:top w:val="none" w:sz="0" w:space="0" w:color="auto"/>
                <w:left w:val="none" w:sz="0" w:space="0" w:color="auto"/>
                <w:bottom w:val="none" w:sz="0" w:space="0" w:color="auto"/>
                <w:right w:val="none" w:sz="0" w:space="0" w:color="auto"/>
              </w:divBdr>
            </w:div>
            <w:div w:id="2027322307">
              <w:marLeft w:val="0"/>
              <w:marRight w:val="0"/>
              <w:marTop w:val="0"/>
              <w:marBottom w:val="0"/>
              <w:divBdr>
                <w:top w:val="none" w:sz="0" w:space="0" w:color="auto"/>
                <w:left w:val="none" w:sz="0" w:space="0" w:color="auto"/>
                <w:bottom w:val="none" w:sz="0" w:space="0" w:color="auto"/>
                <w:right w:val="none" w:sz="0" w:space="0" w:color="auto"/>
              </w:divBdr>
            </w:div>
            <w:div w:id="104734056">
              <w:marLeft w:val="0"/>
              <w:marRight w:val="0"/>
              <w:marTop w:val="0"/>
              <w:marBottom w:val="0"/>
              <w:divBdr>
                <w:top w:val="none" w:sz="0" w:space="0" w:color="auto"/>
                <w:left w:val="none" w:sz="0" w:space="0" w:color="auto"/>
                <w:bottom w:val="none" w:sz="0" w:space="0" w:color="auto"/>
                <w:right w:val="none" w:sz="0" w:space="0" w:color="auto"/>
              </w:divBdr>
            </w:div>
            <w:div w:id="820193740">
              <w:marLeft w:val="0"/>
              <w:marRight w:val="0"/>
              <w:marTop w:val="0"/>
              <w:marBottom w:val="0"/>
              <w:divBdr>
                <w:top w:val="none" w:sz="0" w:space="0" w:color="auto"/>
                <w:left w:val="none" w:sz="0" w:space="0" w:color="auto"/>
                <w:bottom w:val="none" w:sz="0" w:space="0" w:color="auto"/>
                <w:right w:val="none" w:sz="0" w:space="0" w:color="auto"/>
              </w:divBdr>
            </w:div>
            <w:div w:id="37438170">
              <w:marLeft w:val="0"/>
              <w:marRight w:val="0"/>
              <w:marTop w:val="0"/>
              <w:marBottom w:val="0"/>
              <w:divBdr>
                <w:top w:val="none" w:sz="0" w:space="0" w:color="auto"/>
                <w:left w:val="none" w:sz="0" w:space="0" w:color="auto"/>
                <w:bottom w:val="none" w:sz="0" w:space="0" w:color="auto"/>
                <w:right w:val="none" w:sz="0" w:space="0" w:color="auto"/>
              </w:divBdr>
            </w:div>
            <w:div w:id="8142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40726">
      <w:bodyDiv w:val="1"/>
      <w:marLeft w:val="0"/>
      <w:marRight w:val="0"/>
      <w:marTop w:val="0"/>
      <w:marBottom w:val="0"/>
      <w:divBdr>
        <w:top w:val="none" w:sz="0" w:space="0" w:color="auto"/>
        <w:left w:val="none" w:sz="0" w:space="0" w:color="auto"/>
        <w:bottom w:val="none" w:sz="0" w:space="0" w:color="auto"/>
        <w:right w:val="none" w:sz="0" w:space="0" w:color="auto"/>
      </w:divBdr>
      <w:divsChild>
        <w:div w:id="1615357701">
          <w:marLeft w:val="0"/>
          <w:marRight w:val="0"/>
          <w:marTop w:val="0"/>
          <w:marBottom w:val="0"/>
          <w:divBdr>
            <w:top w:val="none" w:sz="0" w:space="0" w:color="auto"/>
            <w:left w:val="none" w:sz="0" w:space="0" w:color="auto"/>
            <w:bottom w:val="none" w:sz="0" w:space="0" w:color="auto"/>
            <w:right w:val="none" w:sz="0" w:space="0" w:color="auto"/>
          </w:divBdr>
          <w:divsChild>
            <w:div w:id="1601723438">
              <w:marLeft w:val="0"/>
              <w:marRight w:val="0"/>
              <w:marTop w:val="0"/>
              <w:marBottom w:val="0"/>
              <w:divBdr>
                <w:top w:val="none" w:sz="0" w:space="0" w:color="auto"/>
                <w:left w:val="none" w:sz="0" w:space="0" w:color="auto"/>
                <w:bottom w:val="none" w:sz="0" w:space="0" w:color="auto"/>
                <w:right w:val="none" w:sz="0" w:space="0" w:color="auto"/>
              </w:divBdr>
            </w:div>
            <w:div w:id="1901863107">
              <w:marLeft w:val="0"/>
              <w:marRight w:val="0"/>
              <w:marTop w:val="0"/>
              <w:marBottom w:val="0"/>
              <w:divBdr>
                <w:top w:val="none" w:sz="0" w:space="0" w:color="auto"/>
                <w:left w:val="none" w:sz="0" w:space="0" w:color="auto"/>
                <w:bottom w:val="none" w:sz="0" w:space="0" w:color="auto"/>
                <w:right w:val="none" w:sz="0" w:space="0" w:color="auto"/>
              </w:divBdr>
            </w:div>
            <w:div w:id="1628314073">
              <w:marLeft w:val="0"/>
              <w:marRight w:val="0"/>
              <w:marTop w:val="0"/>
              <w:marBottom w:val="0"/>
              <w:divBdr>
                <w:top w:val="none" w:sz="0" w:space="0" w:color="auto"/>
                <w:left w:val="none" w:sz="0" w:space="0" w:color="auto"/>
                <w:bottom w:val="none" w:sz="0" w:space="0" w:color="auto"/>
                <w:right w:val="none" w:sz="0" w:space="0" w:color="auto"/>
              </w:divBdr>
            </w:div>
            <w:div w:id="585189526">
              <w:marLeft w:val="0"/>
              <w:marRight w:val="0"/>
              <w:marTop w:val="0"/>
              <w:marBottom w:val="0"/>
              <w:divBdr>
                <w:top w:val="none" w:sz="0" w:space="0" w:color="auto"/>
                <w:left w:val="none" w:sz="0" w:space="0" w:color="auto"/>
                <w:bottom w:val="none" w:sz="0" w:space="0" w:color="auto"/>
                <w:right w:val="none" w:sz="0" w:space="0" w:color="auto"/>
              </w:divBdr>
            </w:div>
            <w:div w:id="1177042422">
              <w:marLeft w:val="0"/>
              <w:marRight w:val="0"/>
              <w:marTop w:val="0"/>
              <w:marBottom w:val="0"/>
              <w:divBdr>
                <w:top w:val="none" w:sz="0" w:space="0" w:color="auto"/>
                <w:left w:val="none" w:sz="0" w:space="0" w:color="auto"/>
                <w:bottom w:val="none" w:sz="0" w:space="0" w:color="auto"/>
                <w:right w:val="none" w:sz="0" w:space="0" w:color="auto"/>
              </w:divBdr>
            </w:div>
            <w:div w:id="461963776">
              <w:marLeft w:val="0"/>
              <w:marRight w:val="0"/>
              <w:marTop w:val="0"/>
              <w:marBottom w:val="0"/>
              <w:divBdr>
                <w:top w:val="none" w:sz="0" w:space="0" w:color="auto"/>
                <w:left w:val="none" w:sz="0" w:space="0" w:color="auto"/>
                <w:bottom w:val="none" w:sz="0" w:space="0" w:color="auto"/>
                <w:right w:val="none" w:sz="0" w:space="0" w:color="auto"/>
              </w:divBdr>
            </w:div>
            <w:div w:id="1094713703">
              <w:marLeft w:val="0"/>
              <w:marRight w:val="0"/>
              <w:marTop w:val="0"/>
              <w:marBottom w:val="0"/>
              <w:divBdr>
                <w:top w:val="none" w:sz="0" w:space="0" w:color="auto"/>
                <w:left w:val="none" w:sz="0" w:space="0" w:color="auto"/>
                <w:bottom w:val="none" w:sz="0" w:space="0" w:color="auto"/>
                <w:right w:val="none" w:sz="0" w:space="0" w:color="auto"/>
              </w:divBdr>
            </w:div>
            <w:div w:id="1368481144">
              <w:marLeft w:val="0"/>
              <w:marRight w:val="0"/>
              <w:marTop w:val="0"/>
              <w:marBottom w:val="0"/>
              <w:divBdr>
                <w:top w:val="none" w:sz="0" w:space="0" w:color="auto"/>
                <w:left w:val="none" w:sz="0" w:space="0" w:color="auto"/>
                <w:bottom w:val="none" w:sz="0" w:space="0" w:color="auto"/>
                <w:right w:val="none" w:sz="0" w:space="0" w:color="auto"/>
              </w:divBdr>
            </w:div>
            <w:div w:id="1888027174">
              <w:marLeft w:val="0"/>
              <w:marRight w:val="0"/>
              <w:marTop w:val="0"/>
              <w:marBottom w:val="0"/>
              <w:divBdr>
                <w:top w:val="none" w:sz="0" w:space="0" w:color="auto"/>
                <w:left w:val="none" w:sz="0" w:space="0" w:color="auto"/>
                <w:bottom w:val="none" w:sz="0" w:space="0" w:color="auto"/>
                <w:right w:val="none" w:sz="0" w:space="0" w:color="auto"/>
              </w:divBdr>
            </w:div>
            <w:div w:id="1798987223">
              <w:marLeft w:val="0"/>
              <w:marRight w:val="0"/>
              <w:marTop w:val="0"/>
              <w:marBottom w:val="0"/>
              <w:divBdr>
                <w:top w:val="none" w:sz="0" w:space="0" w:color="auto"/>
                <w:left w:val="none" w:sz="0" w:space="0" w:color="auto"/>
                <w:bottom w:val="none" w:sz="0" w:space="0" w:color="auto"/>
                <w:right w:val="none" w:sz="0" w:space="0" w:color="auto"/>
              </w:divBdr>
            </w:div>
            <w:div w:id="341012501">
              <w:marLeft w:val="0"/>
              <w:marRight w:val="0"/>
              <w:marTop w:val="0"/>
              <w:marBottom w:val="0"/>
              <w:divBdr>
                <w:top w:val="none" w:sz="0" w:space="0" w:color="auto"/>
                <w:left w:val="none" w:sz="0" w:space="0" w:color="auto"/>
                <w:bottom w:val="none" w:sz="0" w:space="0" w:color="auto"/>
                <w:right w:val="none" w:sz="0" w:space="0" w:color="auto"/>
              </w:divBdr>
            </w:div>
            <w:div w:id="67460811">
              <w:marLeft w:val="0"/>
              <w:marRight w:val="0"/>
              <w:marTop w:val="0"/>
              <w:marBottom w:val="0"/>
              <w:divBdr>
                <w:top w:val="none" w:sz="0" w:space="0" w:color="auto"/>
                <w:left w:val="none" w:sz="0" w:space="0" w:color="auto"/>
                <w:bottom w:val="none" w:sz="0" w:space="0" w:color="auto"/>
                <w:right w:val="none" w:sz="0" w:space="0" w:color="auto"/>
              </w:divBdr>
            </w:div>
            <w:div w:id="747577705">
              <w:marLeft w:val="0"/>
              <w:marRight w:val="0"/>
              <w:marTop w:val="0"/>
              <w:marBottom w:val="0"/>
              <w:divBdr>
                <w:top w:val="none" w:sz="0" w:space="0" w:color="auto"/>
                <w:left w:val="none" w:sz="0" w:space="0" w:color="auto"/>
                <w:bottom w:val="none" w:sz="0" w:space="0" w:color="auto"/>
                <w:right w:val="none" w:sz="0" w:space="0" w:color="auto"/>
              </w:divBdr>
            </w:div>
            <w:div w:id="1570454556">
              <w:marLeft w:val="0"/>
              <w:marRight w:val="0"/>
              <w:marTop w:val="0"/>
              <w:marBottom w:val="0"/>
              <w:divBdr>
                <w:top w:val="none" w:sz="0" w:space="0" w:color="auto"/>
                <w:left w:val="none" w:sz="0" w:space="0" w:color="auto"/>
                <w:bottom w:val="none" w:sz="0" w:space="0" w:color="auto"/>
                <w:right w:val="none" w:sz="0" w:space="0" w:color="auto"/>
              </w:divBdr>
            </w:div>
            <w:div w:id="247272248">
              <w:marLeft w:val="0"/>
              <w:marRight w:val="0"/>
              <w:marTop w:val="0"/>
              <w:marBottom w:val="0"/>
              <w:divBdr>
                <w:top w:val="none" w:sz="0" w:space="0" w:color="auto"/>
                <w:left w:val="none" w:sz="0" w:space="0" w:color="auto"/>
                <w:bottom w:val="none" w:sz="0" w:space="0" w:color="auto"/>
                <w:right w:val="none" w:sz="0" w:space="0" w:color="auto"/>
              </w:divBdr>
            </w:div>
            <w:div w:id="1467894506">
              <w:marLeft w:val="0"/>
              <w:marRight w:val="0"/>
              <w:marTop w:val="0"/>
              <w:marBottom w:val="0"/>
              <w:divBdr>
                <w:top w:val="none" w:sz="0" w:space="0" w:color="auto"/>
                <w:left w:val="none" w:sz="0" w:space="0" w:color="auto"/>
                <w:bottom w:val="none" w:sz="0" w:space="0" w:color="auto"/>
                <w:right w:val="none" w:sz="0" w:space="0" w:color="auto"/>
              </w:divBdr>
            </w:div>
            <w:div w:id="146674056">
              <w:marLeft w:val="0"/>
              <w:marRight w:val="0"/>
              <w:marTop w:val="0"/>
              <w:marBottom w:val="0"/>
              <w:divBdr>
                <w:top w:val="none" w:sz="0" w:space="0" w:color="auto"/>
                <w:left w:val="none" w:sz="0" w:space="0" w:color="auto"/>
                <w:bottom w:val="none" w:sz="0" w:space="0" w:color="auto"/>
                <w:right w:val="none" w:sz="0" w:space="0" w:color="auto"/>
              </w:divBdr>
            </w:div>
            <w:div w:id="278608881">
              <w:marLeft w:val="0"/>
              <w:marRight w:val="0"/>
              <w:marTop w:val="0"/>
              <w:marBottom w:val="0"/>
              <w:divBdr>
                <w:top w:val="none" w:sz="0" w:space="0" w:color="auto"/>
                <w:left w:val="none" w:sz="0" w:space="0" w:color="auto"/>
                <w:bottom w:val="none" w:sz="0" w:space="0" w:color="auto"/>
                <w:right w:val="none" w:sz="0" w:space="0" w:color="auto"/>
              </w:divBdr>
            </w:div>
            <w:div w:id="506136599">
              <w:marLeft w:val="0"/>
              <w:marRight w:val="0"/>
              <w:marTop w:val="0"/>
              <w:marBottom w:val="0"/>
              <w:divBdr>
                <w:top w:val="none" w:sz="0" w:space="0" w:color="auto"/>
                <w:left w:val="none" w:sz="0" w:space="0" w:color="auto"/>
                <w:bottom w:val="none" w:sz="0" w:space="0" w:color="auto"/>
                <w:right w:val="none" w:sz="0" w:space="0" w:color="auto"/>
              </w:divBdr>
            </w:div>
            <w:div w:id="2003772436">
              <w:marLeft w:val="0"/>
              <w:marRight w:val="0"/>
              <w:marTop w:val="0"/>
              <w:marBottom w:val="0"/>
              <w:divBdr>
                <w:top w:val="none" w:sz="0" w:space="0" w:color="auto"/>
                <w:left w:val="none" w:sz="0" w:space="0" w:color="auto"/>
                <w:bottom w:val="none" w:sz="0" w:space="0" w:color="auto"/>
                <w:right w:val="none" w:sz="0" w:space="0" w:color="auto"/>
              </w:divBdr>
            </w:div>
            <w:div w:id="603342874">
              <w:marLeft w:val="0"/>
              <w:marRight w:val="0"/>
              <w:marTop w:val="0"/>
              <w:marBottom w:val="0"/>
              <w:divBdr>
                <w:top w:val="none" w:sz="0" w:space="0" w:color="auto"/>
                <w:left w:val="none" w:sz="0" w:space="0" w:color="auto"/>
                <w:bottom w:val="none" w:sz="0" w:space="0" w:color="auto"/>
                <w:right w:val="none" w:sz="0" w:space="0" w:color="auto"/>
              </w:divBdr>
            </w:div>
            <w:div w:id="432212217">
              <w:marLeft w:val="0"/>
              <w:marRight w:val="0"/>
              <w:marTop w:val="0"/>
              <w:marBottom w:val="0"/>
              <w:divBdr>
                <w:top w:val="none" w:sz="0" w:space="0" w:color="auto"/>
                <w:left w:val="none" w:sz="0" w:space="0" w:color="auto"/>
                <w:bottom w:val="none" w:sz="0" w:space="0" w:color="auto"/>
                <w:right w:val="none" w:sz="0" w:space="0" w:color="auto"/>
              </w:divBdr>
            </w:div>
            <w:div w:id="1319769406">
              <w:marLeft w:val="0"/>
              <w:marRight w:val="0"/>
              <w:marTop w:val="0"/>
              <w:marBottom w:val="0"/>
              <w:divBdr>
                <w:top w:val="none" w:sz="0" w:space="0" w:color="auto"/>
                <w:left w:val="none" w:sz="0" w:space="0" w:color="auto"/>
                <w:bottom w:val="none" w:sz="0" w:space="0" w:color="auto"/>
                <w:right w:val="none" w:sz="0" w:space="0" w:color="auto"/>
              </w:divBdr>
            </w:div>
            <w:div w:id="70322115">
              <w:marLeft w:val="0"/>
              <w:marRight w:val="0"/>
              <w:marTop w:val="0"/>
              <w:marBottom w:val="0"/>
              <w:divBdr>
                <w:top w:val="none" w:sz="0" w:space="0" w:color="auto"/>
                <w:left w:val="none" w:sz="0" w:space="0" w:color="auto"/>
                <w:bottom w:val="none" w:sz="0" w:space="0" w:color="auto"/>
                <w:right w:val="none" w:sz="0" w:space="0" w:color="auto"/>
              </w:divBdr>
            </w:div>
            <w:div w:id="1424256370">
              <w:marLeft w:val="0"/>
              <w:marRight w:val="0"/>
              <w:marTop w:val="0"/>
              <w:marBottom w:val="0"/>
              <w:divBdr>
                <w:top w:val="none" w:sz="0" w:space="0" w:color="auto"/>
                <w:left w:val="none" w:sz="0" w:space="0" w:color="auto"/>
                <w:bottom w:val="none" w:sz="0" w:space="0" w:color="auto"/>
                <w:right w:val="none" w:sz="0" w:space="0" w:color="auto"/>
              </w:divBdr>
            </w:div>
            <w:div w:id="1271551717">
              <w:marLeft w:val="0"/>
              <w:marRight w:val="0"/>
              <w:marTop w:val="0"/>
              <w:marBottom w:val="0"/>
              <w:divBdr>
                <w:top w:val="none" w:sz="0" w:space="0" w:color="auto"/>
                <w:left w:val="none" w:sz="0" w:space="0" w:color="auto"/>
                <w:bottom w:val="none" w:sz="0" w:space="0" w:color="auto"/>
                <w:right w:val="none" w:sz="0" w:space="0" w:color="auto"/>
              </w:divBdr>
            </w:div>
            <w:div w:id="966547122">
              <w:marLeft w:val="0"/>
              <w:marRight w:val="0"/>
              <w:marTop w:val="0"/>
              <w:marBottom w:val="0"/>
              <w:divBdr>
                <w:top w:val="none" w:sz="0" w:space="0" w:color="auto"/>
                <w:left w:val="none" w:sz="0" w:space="0" w:color="auto"/>
                <w:bottom w:val="none" w:sz="0" w:space="0" w:color="auto"/>
                <w:right w:val="none" w:sz="0" w:space="0" w:color="auto"/>
              </w:divBdr>
            </w:div>
            <w:div w:id="233511064">
              <w:marLeft w:val="0"/>
              <w:marRight w:val="0"/>
              <w:marTop w:val="0"/>
              <w:marBottom w:val="0"/>
              <w:divBdr>
                <w:top w:val="none" w:sz="0" w:space="0" w:color="auto"/>
                <w:left w:val="none" w:sz="0" w:space="0" w:color="auto"/>
                <w:bottom w:val="none" w:sz="0" w:space="0" w:color="auto"/>
                <w:right w:val="none" w:sz="0" w:space="0" w:color="auto"/>
              </w:divBdr>
            </w:div>
            <w:div w:id="154419450">
              <w:marLeft w:val="0"/>
              <w:marRight w:val="0"/>
              <w:marTop w:val="0"/>
              <w:marBottom w:val="0"/>
              <w:divBdr>
                <w:top w:val="none" w:sz="0" w:space="0" w:color="auto"/>
                <w:left w:val="none" w:sz="0" w:space="0" w:color="auto"/>
                <w:bottom w:val="none" w:sz="0" w:space="0" w:color="auto"/>
                <w:right w:val="none" w:sz="0" w:space="0" w:color="auto"/>
              </w:divBdr>
            </w:div>
            <w:div w:id="1611626806">
              <w:marLeft w:val="0"/>
              <w:marRight w:val="0"/>
              <w:marTop w:val="0"/>
              <w:marBottom w:val="0"/>
              <w:divBdr>
                <w:top w:val="none" w:sz="0" w:space="0" w:color="auto"/>
                <w:left w:val="none" w:sz="0" w:space="0" w:color="auto"/>
                <w:bottom w:val="none" w:sz="0" w:space="0" w:color="auto"/>
                <w:right w:val="none" w:sz="0" w:space="0" w:color="auto"/>
              </w:divBdr>
            </w:div>
            <w:div w:id="1052539707">
              <w:marLeft w:val="0"/>
              <w:marRight w:val="0"/>
              <w:marTop w:val="0"/>
              <w:marBottom w:val="0"/>
              <w:divBdr>
                <w:top w:val="none" w:sz="0" w:space="0" w:color="auto"/>
                <w:left w:val="none" w:sz="0" w:space="0" w:color="auto"/>
                <w:bottom w:val="none" w:sz="0" w:space="0" w:color="auto"/>
                <w:right w:val="none" w:sz="0" w:space="0" w:color="auto"/>
              </w:divBdr>
            </w:div>
            <w:div w:id="1154565799">
              <w:marLeft w:val="0"/>
              <w:marRight w:val="0"/>
              <w:marTop w:val="0"/>
              <w:marBottom w:val="0"/>
              <w:divBdr>
                <w:top w:val="none" w:sz="0" w:space="0" w:color="auto"/>
                <w:left w:val="none" w:sz="0" w:space="0" w:color="auto"/>
                <w:bottom w:val="none" w:sz="0" w:space="0" w:color="auto"/>
                <w:right w:val="none" w:sz="0" w:space="0" w:color="auto"/>
              </w:divBdr>
            </w:div>
            <w:div w:id="531263880">
              <w:marLeft w:val="0"/>
              <w:marRight w:val="0"/>
              <w:marTop w:val="0"/>
              <w:marBottom w:val="0"/>
              <w:divBdr>
                <w:top w:val="none" w:sz="0" w:space="0" w:color="auto"/>
                <w:left w:val="none" w:sz="0" w:space="0" w:color="auto"/>
                <w:bottom w:val="none" w:sz="0" w:space="0" w:color="auto"/>
                <w:right w:val="none" w:sz="0" w:space="0" w:color="auto"/>
              </w:divBdr>
            </w:div>
            <w:div w:id="523980926">
              <w:marLeft w:val="0"/>
              <w:marRight w:val="0"/>
              <w:marTop w:val="0"/>
              <w:marBottom w:val="0"/>
              <w:divBdr>
                <w:top w:val="none" w:sz="0" w:space="0" w:color="auto"/>
                <w:left w:val="none" w:sz="0" w:space="0" w:color="auto"/>
                <w:bottom w:val="none" w:sz="0" w:space="0" w:color="auto"/>
                <w:right w:val="none" w:sz="0" w:space="0" w:color="auto"/>
              </w:divBdr>
            </w:div>
            <w:div w:id="263343118">
              <w:marLeft w:val="0"/>
              <w:marRight w:val="0"/>
              <w:marTop w:val="0"/>
              <w:marBottom w:val="0"/>
              <w:divBdr>
                <w:top w:val="none" w:sz="0" w:space="0" w:color="auto"/>
                <w:left w:val="none" w:sz="0" w:space="0" w:color="auto"/>
                <w:bottom w:val="none" w:sz="0" w:space="0" w:color="auto"/>
                <w:right w:val="none" w:sz="0" w:space="0" w:color="auto"/>
              </w:divBdr>
            </w:div>
            <w:div w:id="1570386939">
              <w:marLeft w:val="0"/>
              <w:marRight w:val="0"/>
              <w:marTop w:val="0"/>
              <w:marBottom w:val="0"/>
              <w:divBdr>
                <w:top w:val="none" w:sz="0" w:space="0" w:color="auto"/>
                <w:left w:val="none" w:sz="0" w:space="0" w:color="auto"/>
                <w:bottom w:val="none" w:sz="0" w:space="0" w:color="auto"/>
                <w:right w:val="none" w:sz="0" w:space="0" w:color="auto"/>
              </w:divBdr>
            </w:div>
            <w:div w:id="1243175045">
              <w:marLeft w:val="0"/>
              <w:marRight w:val="0"/>
              <w:marTop w:val="0"/>
              <w:marBottom w:val="0"/>
              <w:divBdr>
                <w:top w:val="none" w:sz="0" w:space="0" w:color="auto"/>
                <w:left w:val="none" w:sz="0" w:space="0" w:color="auto"/>
                <w:bottom w:val="none" w:sz="0" w:space="0" w:color="auto"/>
                <w:right w:val="none" w:sz="0" w:space="0" w:color="auto"/>
              </w:divBdr>
            </w:div>
            <w:div w:id="2172022">
              <w:marLeft w:val="0"/>
              <w:marRight w:val="0"/>
              <w:marTop w:val="0"/>
              <w:marBottom w:val="0"/>
              <w:divBdr>
                <w:top w:val="none" w:sz="0" w:space="0" w:color="auto"/>
                <w:left w:val="none" w:sz="0" w:space="0" w:color="auto"/>
                <w:bottom w:val="none" w:sz="0" w:space="0" w:color="auto"/>
                <w:right w:val="none" w:sz="0" w:space="0" w:color="auto"/>
              </w:divBdr>
            </w:div>
            <w:div w:id="1623683197">
              <w:marLeft w:val="0"/>
              <w:marRight w:val="0"/>
              <w:marTop w:val="0"/>
              <w:marBottom w:val="0"/>
              <w:divBdr>
                <w:top w:val="none" w:sz="0" w:space="0" w:color="auto"/>
                <w:left w:val="none" w:sz="0" w:space="0" w:color="auto"/>
                <w:bottom w:val="none" w:sz="0" w:space="0" w:color="auto"/>
                <w:right w:val="none" w:sz="0" w:space="0" w:color="auto"/>
              </w:divBdr>
            </w:div>
            <w:div w:id="613097353">
              <w:marLeft w:val="0"/>
              <w:marRight w:val="0"/>
              <w:marTop w:val="0"/>
              <w:marBottom w:val="0"/>
              <w:divBdr>
                <w:top w:val="none" w:sz="0" w:space="0" w:color="auto"/>
                <w:left w:val="none" w:sz="0" w:space="0" w:color="auto"/>
                <w:bottom w:val="none" w:sz="0" w:space="0" w:color="auto"/>
                <w:right w:val="none" w:sz="0" w:space="0" w:color="auto"/>
              </w:divBdr>
            </w:div>
            <w:div w:id="1282686838">
              <w:marLeft w:val="0"/>
              <w:marRight w:val="0"/>
              <w:marTop w:val="0"/>
              <w:marBottom w:val="0"/>
              <w:divBdr>
                <w:top w:val="none" w:sz="0" w:space="0" w:color="auto"/>
                <w:left w:val="none" w:sz="0" w:space="0" w:color="auto"/>
                <w:bottom w:val="none" w:sz="0" w:space="0" w:color="auto"/>
                <w:right w:val="none" w:sz="0" w:space="0" w:color="auto"/>
              </w:divBdr>
            </w:div>
            <w:div w:id="837036154">
              <w:marLeft w:val="0"/>
              <w:marRight w:val="0"/>
              <w:marTop w:val="0"/>
              <w:marBottom w:val="0"/>
              <w:divBdr>
                <w:top w:val="none" w:sz="0" w:space="0" w:color="auto"/>
                <w:left w:val="none" w:sz="0" w:space="0" w:color="auto"/>
                <w:bottom w:val="none" w:sz="0" w:space="0" w:color="auto"/>
                <w:right w:val="none" w:sz="0" w:space="0" w:color="auto"/>
              </w:divBdr>
            </w:div>
            <w:div w:id="168817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86570">
      <w:bodyDiv w:val="1"/>
      <w:marLeft w:val="0"/>
      <w:marRight w:val="0"/>
      <w:marTop w:val="0"/>
      <w:marBottom w:val="0"/>
      <w:divBdr>
        <w:top w:val="none" w:sz="0" w:space="0" w:color="auto"/>
        <w:left w:val="none" w:sz="0" w:space="0" w:color="auto"/>
        <w:bottom w:val="none" w:sz="0" w:space="0" w:color="auto"/>
        <w:right w:val="none" w:sz="0" w:space="0" w:color="auto"/>
      </w:divBdr>
      <w:divsChild>
        <w:div w:id="2094349392">
          <w:marLeft w:val="0"/>
          <w:marRight w:val="0"/>
          <w:marTop w:val="0"/>
          <w:marBottom w:val="0"/>
          <w:divBdr>
            <w:top w:val="none" w:sz="0" w:space="0" w:color="auto"/>
            <w:left w:val="none" w:sz="0" w:space="0" w:color="auto"/>
            <w:bottom w:val="none" w:sz="0" w:space="0" w:color="auto"/>
            <w:right w:val="none" w:sz="0" w:space="0" w:color="auto"/>
          </w:divBdr>
          <w:divsChild>
            <w:div w:id="69428243">
              <w:marLeft w:val="0"/>
              <w:marRight w:val="0"/>
              <w:marTop w:val="0"/>
              <w:marBottom w:val="0"/>
              <w:divBdr>
                <w:top w:val="none" w:sz="0" w:space="0" w:color="auto"/>
                <w:left w:val="none" w:sz="0" w:space="0" w:color="auto"/>
                <w:bottom w:val="none" w:sz="0" w:space="0" w:color="auto"/>
                <w:right w:val="none" w:sz="0" w:space="0" w:color="auto"/>
              </w:divBdr>
            </w:div>
            <w:div w:id="139006392">
              <w:marLeft w:val="0"/>
              <w:marRight w:val="0"/>
              <w:marTop w:val="0"/>
              <w:marBottom w:val="0"/>
              <w:divBdr>
                <w:top w:val="none" w:sz="0" w:space="0" w:color="auto"/>
                <w:left w:val="none" w:sz="0" w:space="0" w:color="auto"/>
                <w:bottom w:val="none" w:sz="0" w:space="0" w:color="auto"/>
                <w:right w:val="none" w:sz="0" w:space="0" w:color="auto"/>
              </w:divBdr>
            </w:div>
            <w:div w:id="161550904">
              <w:marLeft w:val="0"/>
              <w:marRight w:val="0"/>
              <w:marTop w:val="0"/>
              <w:marBottom w:val="0"/>
              <w:divBdr>
                <w:top w:val="none" w:sz="0" w:space="0" w:color="auto"/>
                <w:left w:val="none" w:sz="0" w:space="0" w:color="auto"/>
                <w:bottom w:val="none" w:sz="0" w:space="0" w:color="auto"/>
                <w:right w:val="none" w:sz="0" w:space="0" w:color="auto"/>
              </w:divBdr>
            </w:div>
            <w:div w:id="179398339">
              <w:marLeft w:val="0"/>
              <w:marRight w:val="0"/>
              <w:marTop w:val="0"/>
              <w:marBottom w:val="0"/>
              <w:divBdr>
                <w:top w:val="none" w:sz="0" w:space="0" w:color="auto"/>
                <w:left w:val="none" w:sz="0" w:space="0" w:color="auto"/>
                <w:bottom w:val="none" w:sz="0" w:space="0" w:color="auto"/>
                <w:right w:val="none" w:sz="0" w:space="0" w:color="auto"/>
              </w:divBdr>
            </w:div>
            <w:div w:id="194387018">
              <w:marLeft w:val="0"/>
              <w:marRight w:val="0"/>
              <w:marTop w:val="0"/>
              <w:marBottom w:val="0"/>
              <w:divBdr>
                <w:top w:val="none" w:sz="0" w:space="0" w:color="auto"/>
                <w:left w:val="none" w:sz="0" w:space="0" w:color="auto"/>
                <w:bottom w:val="none" w:sz="0" w:space="0" w:color="auto"/>
                <w:right w:val="none" w:sz="0" w:space="0" w:color="auto"/>
              </w:divBdr>
            </w:div>
            <w:div w:id="226262085">
              <w:marLeft w:val="0"/>
              <w:marRight w:val="0"/>
              <w:marTop w:val="0"/>
              <w:marBottom w:val="0"/>
              <w:divBdr>
                <w:top w:val="none" w:sz="0" w:space="0" w:color="auto"/>
                <w:left w:val="none" w:sz="0" w:space="0" w:color="auto"/>
                <w:bottom w:val="none" w:sz="0" w:space="0" w:color="auto"/>
                <w:right w:val="none" w:sz="0" w:space="0" w:color="auto"/>
              </w:divBdr>
            </w:div>
            <w:div w:id="267615525">
              <w:marLeft w:val="0"/>
              <w:marRight w:val="0"/>
              <w:marTop w:val="0"/>
              <w:marBottom w:val="0"/>
              <w:divBdr>
                <w:top w:val="none" w:sz="0" w:space="0" w:color="auto"/>
                <w:left w:val="none" w:sz="0" w:space="0" w:color="auto"/>
                <w:bottom w:val="none" w:sz="0" w:space="0" w:color="auto"/>
                <w:right w:val="none" w:sz="0" w:space="0" w:color="auto"/>
              </w:divBdr>
            </w:div>
            <w:div w:id="285737975">
              <w:marLeft w:val="0"/>
              <w:marRight w:val="0"/>
              <w:marTop w:val="0"/>
              <w:marBottom w:val="0"/>
              <w:divBdr>
                <w:top w:val="none" w:sz="0" w:space="0" w:color="auto"/>
                <w:left w:val="none" w:sz="0" w:space="0" w:color="auto"/>
                <w:bottom w:val="none" w:sz="0" w:space="0" w:color="auto"/>
                <w:right w:val="none" w:sz="0" w:space="0" w:color="auto"/>
              </w:divBdr>
            </w:div>
            <w:div w:id="293801681">
              <w:marLeft w:val="0"/>
              <w:marRight w:val="0"/>
              <w:marTop w:val="0"/>
              <w:marBottom w:val="0"/>
              <w:divBdr>
                <w:top w:val="none" w:sz="0" w:space="0" w:color="auto"/>
                <w:left w:val="none" w:sz="0" w:space="0" w:color="auto"/>
                <w:bottom w:val="none" w:sz="0" w:space="0" w:color="auto"/>
                <w:right w:val="none" w:sz="0" w:space="0" w:color="auto"/>
              </w:divBdr>
            </w:div>
            <w:div w:id="302732443">
              <w:marLeft w:val="0"/>
              <w:marRight w:val="0"/>
              <w:marTop w:val="0"/>
              <w:marBottom w:val="0"/>
              <w:divBdr>
                <w:top w:val="none" w:sz="0" w:space="0" w:color="auto"/>
                <w:left w:val="none" w:sz="0" w:space="0" w:color="auto"/>
                <w:bottom w:val="none" w:sz="0" w:space="0" w:color="auto"/>
                <w:right w:val="none" w:sz="0" w:space="0" w:color="auto"/>
              </w:divBdr>
            </w:div>
            <w:div w:id="317659475">
              <w:marLeft w:val="0"/>
              <w:marRight w:val="0"/>
              <w:marTop w:val="0"/>
              <w:marBottom w:val="0"/>
              <w:divBdr>
                <w:top w:val="none" w:sz="0" w:space="0" w:color="auto"/>
                <w:left w:val="none" w:sz="0" w:space="0" w:color="auto"/>
                <w:bottom w:val="none" w:sz="0" w:space="0" w:color="auto"/>
                <w:right w:val="none" w:sz="0" w:space="0" w:color="auto"/>
              </w:divBdr>
            </w:div>
            <w:div w:id="332681337">
              <w:marLeft w:val="0"/>
              <w:marRight w:val="0"/>
              <w:marTop w:val="0"/>
              <w:marBottom w:val="0"/>
              <w:divBdr>
                <w:top w:val="none" w:sz="0" w:space="0" w:color="auto"/>
                <w:left w:val="none" w:sz="0" w:space="0" w:color="auto"/>
                <w:bottom w:val="none" w:sz="0" w:space="0" w:color="auto"/>
                <w:right w:val="none" w:sz="0" w:space="0" w:color="auto"/>
              </w:divBdr>
            </w:div>
            <w:div w:id="397287925">
              <w:marLeft w:val="0"/>
              <w:marRight w:val="0"/>
              <w:marTop w:val="0"/>
              <w:marBottom w:val="0"/>
              <w:divBdr>
                <w:top w:val="none" w:sz="0" w:space="0" w:color="auto"/>
                <w:left w:val="none" w:sz="0" w:space="0" w:color="auto"/>
                <w:bottom w:val="none" w:sz="0" w:space="0" w:color="auto"/>
                <w:right w:val="none" w:sz="0" w:space="0" w:color="auto"/>
              </w:divBdr>
            </w:div>
            <w:div w:id="487136762">
              <w:marLeft w:val="0"/>
              <w:marRight w:val="0"/>
              <w:marTop w:val="0"/>
              <w:marBottom w:val="0"/>
              <w:divBdr>
                <w:top w:val="none" w:sz="0" w:space="0" w:color="auto"/>
                <w:left w:val="none" w:sz="0" w:space="0" w:color="auto"/>
                <w:bottom w:val="none" w:sz="0" w:space="0" w:color="auto"/>
                <w:right w:val="none" w:sz="0" w:space="0" w:color="auto"/>
              </w:divBdr>
            </w:div>
            <w:div w:id="531305160">
              <w:marLeft w:val="0"/>
              <w:marRight w:val="0"/>
              <w:marTop w:val="0"/>
              <w:marBottom w:val="0"/>
              <w:divBdr>
                <w:top w:val="none" w:sz="0" w:space="0" w:color="auto"/>
                <w:left w:val="none" w:sz="0" w:space="0" w:color="auto"/>
                <w:bottom w:val="none" w:sz="0" w:space="0" w:color="auto"/>
                <w:right w:val="none" w:sz="0" w:space="0" w:color="auto"/>
              </w:divBdr>
            </w:div>
            <w:div w:id="532158680">
              <w:marLeft w:val="0"/>
              <w:marRight w:val="0"/>
              <w:marTop w:val="0"/>
              <w:marBottom w:val="0"/>
              <w:divBdr>
                <w:top w:val="none" w:sz="0" w:space="0" w:color="auto"/>
                <w:left w:val="none" w:sz="0" w:space="0" w:color="auto"/>
                <w:bottom w:val="none" w:sz="0" w:space="0" w:color="auto"/>
                <w:right w:val="none" w:sz="0" w:space="0" w:color="auto"/>
              </w:divBdr>
            </w:div>
            <w:div w:id="567229968">
              <w:marLeft w:val="0"/>
              <w:marRight w:val="0"/>
              <w:marTop w:val="0"/>
              <w:marBottom w:val="0"/>
              <w:divBdr>
                <w:top w:val="none" w:sz="0" w:space="0" w:color="auto"/>
                <w:left w:val="none" w:sz="0" w:space="0" w:color="auto"/>
                <w:bottom w:val="none" w:sz="0" w:space="0" w:color="auto"/>
                <w:right w:val="none" w:sz="0" w:space="0" w:color="auto"/>
              </w:divBdr>
            </w:div>
            <w:div w:id="569659036">
              <w:marLeft w:val="0"/>
              <w:marRight w:val="0"/>
              <w:marTop w:val="0"/>
              <w:marBottom w:val="0"/>
              <w:divBdr>
                <w:top w:val="none" w:sz="0" w:space="0" w:color="auto"/>
                <w:left w:val="none" w:sz="0" w:space="0" w:color="auto"/>
                <w:bottom w:val="none" w:sz="0" w:space="0" w:color="auto"/>
                <w:right w:val="none" w:sz="0" w:space="0" w:color="auto"/>
              </w:divBdr>
            </w:div>
            <w:div w:id="571700814">
              <w:marLeft w:val="0"/>
              <w:marRight w:val="0"/>
              <w:marTop w:val="0"/>
              <w:marBottom w:val="0"/>
              <w:divBdr>
                <w:top w:val="none" w:sz="0" w:space="0" w:color="auto"/>
                <w:left w:val="none" w:sz="0" w:space="0" w:color="auto"/>
                <w:bottom w:val="none" w:sz="0" w:space="0" w:color="auto"/>
                <w:right w:val="none" w:sz="0" w:space="0" w:color="auto"/>
              </w:divBdr>
            </w:div>
            <w:div w:id="589462992">
              <w:marLeft w:val="0"/>
              <w:marRight w:val="0"/>
              <w:marTop w:val="0"/>
              <w:marBottom w:val="0"/>
              <w:divBdr>
                <w:top w:val="none" w:sz="0" w:space="0" w:color="auto"/>
                <w:left w:val="none" w:sz="0" w:space="0" w:color="auto"/>
                <w:bottom w:val="none" w:sz="0" w:space="0" w:color="auto"/>
                <w:right w:val="none" w:sz="0" w:space="0" w:color="auto"/>
              </w:divBdr>
            </w:div>
            <w:div w:id="602147601">
              <w:marLeft w:val="0"/>
              <w:marRight w:val="0"/>
              <w:marTop w:val="0"/>
              <w:marBottom w:val="0"/>
              <w:divBdr>
                <w:top w:val="none" w:sz="0" w:space="0" w:color="auto"/>
                <w:left w:val="none" w:sz="0" w:space="0" w:color="auto"/>
                <w:bottom w:val="none" w:sz="0" w:space="0" w:color="auto"/>
                <w:right w:val="none" w:sz="0" w:space="0" w:color="auto"/>
              </w:divBdr>
            </w:div>
            <w:div w:id="618995890">
              <w:marLeft w:val="0"/>
              <w:marRight w:val="0"/>
              <w:marTop w:val="0"/>
              <w:marBottom w:val="0"/>
              <w:divBdr>
                <w:top w:val="none" w:sz="0" w:space="0" w:color="auto"/>
                <w:left w:val="none" w:sz="0" w:space="0" w:color="auto"/>
                <w:bottom w:val="none" w:sz="0" w:space="0" w:color="auto"/>
                <w:right w:val="none" w:sz="0" w:space="0" w:color="auto"/>
              </w:divBdr>
            </w:div>
            <w:div w:id="674264379">
              <w:marLeft w:val="0"/>
              <w:marRight w:val="0"/>
              <w:marTop w:val="0"/>
              <w:marBottom w:val="0"/>
              <w:divBdr>
                <w:top w:val="none" w:sz="0" w:space="0" w:color="auto"/>
                <w:left w:val="none" w:sz="0" w:space="0" w:color="auto"/>
                <w:bottom w:val="none" w:sz="0" w:space="0" w:color="auto"/>
                <w:right w:val="none" w:sz="0" w:space="0" w:color="auto"/>
              </w:divBdr>
            </w:div>
            <w:div w:id="751397335">
              <w:marLeft w:val="0"/>
              <w:marRight w:val="0"/>
              <w:marTop w:val="0"/>
              <w:marBottom w:val="0"/>
              <w:divBdr>
                <w:top w:val="none" w:sz="0" w:space="0" w:color="auto"/>
                <w:left w:val="none" w:sz="0" w:space="0" w:color="auto"/>
                <w:bottom w:val="none" w:sz="0" w:space="0" w:color="auto"/>
                <w:right w:val="none" w:sz="0" w:space="0" w:color="auto"/>
              </w:divBdr>
            </w:div>
            <w:div w:id="755396363">
              <w:marLeft w:val="0"/>
              <w:marRight w:val="0"/>
              <w:marTop w:val="0"/>
              <w:marBottom w:val="0"/>
              <w:divBdr>
                <w:top w:val="none" w:sz="0" w:space="0" w:color="auto"/>
                <w:left w:val="none" w:sz="0" w:space="0" w:color="auto"/>
                <w:bottom w:val="none" w:sz="0" w:space="0" w:color="auto"/>
                <w:right w:val="none" w:sz="0" w:space="0" w:color="auto"/>
              </w:divBdr>
            </w:div>
            <w:div w:id="837162027">
              <w:marLeft w:val="0"/>
              <w:marRight w:val="0"/>
              <w:marTop w:val="0"/>
              <w:marBottom w:val="0"/>
              <w:divBdr>
                <w:top w:val="none" w:sz="0" w:space="0" w:color="auto"/>
                <w:left w:val="none" w:sz="0" w:space="0" w:color="auto"/>
                <w:bottom w:val="none" w:sz="0" w:space="0" w:color="auto"/>
                <w:right w:val="none" w:sz="0" w:space="0" w:color="auto"/>
              </w:divBdr>
            </w:div>
            <w:div w:id="887575079">
              <w:marLeft w:val="0"/>
              <w:marRight w:val="0"/>
              <w:marTop w:val="0"/>
              <w:marBottom w:val="0"/>
              <w:divBdr>
                <w:top w:val="none" w:sz="0" w:space="0" w:color="auto"/>
                <w:left w:val="none" w:sz="0" w:space="0" w:color="auto"/>
                <w:bottom w:val="none" w:sz="0" w:space="0" w:color="auto"/>
                <w:right w:val="none" w:sz="0" w:space="0" w:color="auto"/>
              </w:divBdr>
            </w:div>
            <w:div w:id="930965015">
              <w:marLeft w:val="0"/>
              <w:marRight w:val="0"/>
              <w:marTop w:val="0"/>
              <w:marBottom w:val="0"/>
              <w:divBdr>
                <w:top w:val="none" w:sz="0" w:space="0" w:color="auto"/>
                <w:left w:val="none" w:sz="0" w:space="0" w:color="auto"/>
                <w:bottom w:val="none" w:sz="0" w:space="0" w:color="auto"/>
                <w:right w:val="none" w:sz="0" w:space="0" w:color="auto"/>
              </w:divBdr>
            </w:div>
            <w:div w:id="994409652">
              <w:marLeft w:val="0"/>
              <w:marRight w:val="0"/>
              <w:marTop w:val="0"/>
              <w:marBottom w:val="0"/>
              <w:divBdr>
                <w:top w:val="none" w:sz="0" w:space="0" w:color="auto"/>
                <w:left w:val="none" w:sz="0" w:space="0" w:color="auto"/>
                <w:bottom w:val="none" w:sz="0" w:space="0" w:color="auto"/>
                <w:right w:val="none" w:sz="0" w:space="0" w:color="auto"/>
              </w:divBdr>
            </w:div>
            <w:div w:id="1058212437">
              <w:marLeft w:val="0"/>
              <w:marRight w:val="0"/>
              <w:marTop w:val="0"/>
              <w:marBottom w:val="0"/>
              <w:divBdr>
                <w:top w:val="none" w:sz="0" w:space="0" w:color="auto"/>
                <w:left w:val="none" w:sz="0" w:space="0" w:color="auto"/>
                <w:bottom w:val="none" w:sz="0" w:space="0" w:color="auto"/>
                <w:right w:val="none" w:sz="0" w:space="0" w:color="auto"/>
              </w:divBdr>
            </w:div>
            <w:div w:id="1071657219">
              <w:marLeft w:val="0"/>
              <w:marRight w:val="0"/>
              <w:marTop w:val="0"/>
              <w:marBottom w:val="0"/>
              <w:divBdr>
                <w:top w:val="none" w:sz="0" w:space="0" w:color="auto"/>
                <w:left w:val="none" w:sz="0" w:space="0" w:color="auto"/>
                <w:bottom w:val="none" w:sz="0" w:space="0" w:color="auto"/>
                <w:right w:val="none" w:sz="0" w:space="0" w:color="auto"/>
              </w:divBdr>
            </w:div>
            <w:div w:id="1085147584">
              <w:marLeft w:val="0"/>
              <w:marRight w:val="0"/>
              <w:marTop w:val="0"/>
              <w:marBottom w:val="0"/>
              <w:divBdr>
                <w:top w:val="none" w:sz="0" w:space="0" w:color="auto"/>
                <w:left w:val="none" w:sz="0" w:space="0" w:color="auto"/>
                <w:bottom w:val="none" w:sz="0" w:space="0" w:color="auto"/>
                <w:right w:val="none" w:sz="0" w:space="0" w:color="auto"/>
              </w:divBdr>
            </w:div>
            <w:div w:id="1187911564">
              <w:marLeft w:val="0"/>
              <w:marRight w:val="0"/>
              <w:marTop w:val="0"/>
              <w:marBottom w:val="0"/>
              <w:divBdr>
                <w:top w:val="none" w:sz="0" w:space="0" w:color="auto"/>
                <w:left w:val="none" w:sz="0" w:space="0" w:color="auto"/>
                <w:bottom w:val="none" w:sz="0" w:space="0" w:color="auto"/>
                <w:right w:val="none" w:sz="0" w:space="0" w:color="auto"/>
              </w:divBdr>
            </w:div>
            <w:div w:id="1194073894">
              <w:marLeft w:val="0"/>
              <w:marRight w:val="0"/>
              <w:marTop w:val="0"/>
              <w:marBottom w:val="0"/>
              <w:divBdr>
                <w:top w:val="none" w:sz="0" w:space="0" w:color="auto"/>
                <w:left w:val="none" w:sz="0" w:space="0" w:color="auto"/>
                <w:bottom w:val="none" w:sz="0" w:space="0" w:color="auto"/>
                <w:right w:val="none" w:sz="0" w:space="0" w:color="auto"/>
              </w:divBdr>
            </w:div>
            <w:div w:id="1352101853">
              <w:marLeft w:val="0"/>
              <w:marRight w:val="0"/>
              <w:marTop w:val="0"/>
              <w:marBottom w:val="0"/>
              <w:divBdr>
                <w:top w:val="none" w:sz="0" w:space="0" w:color="auto"/>
                <w:left w:val="none" w:sz="0" w:space="0" w:color="auto"/>
                <w:bottom w:val="none" w:sz="0" w:space="0" w:color="auto"/>
                <w:right w:val="none" w:sz="0" w:space="0" w:color="auto"/>
              </w:divBdr>
            </w:div>
            <w:div w:id="1365014783">
              <w:marLeft w:val="0"/>
              <w:marRight w:val="0"/>
              <w:marTop w:val="0"/>
              <w:marBottom w:val="0"/>
              <w:divBdr>
                <w:top w:val="none" w:sz="0" w:space="0" w:color="auto"/>
                <w:left w:val="none" w:sz="0" w:space="0" w:color="auto"/>
                <w:bottom w:val="none" w:sz="0" w:space="0" w:color="auto"/>
                <w:right w:val="none" w:sz="0" w:space="0" w:color="auto"/>
              </w:divBdr>
            </w:div>
            <w:div w:id="1401519098">
              <w:marLeft w:val="0"/>
              <w:marRight w:val="0"/>
              <w:marTop w:val="0"/>
              <w:marBottom w:val="0"/>
              <w:divBdr>
                <w:top w:val="none" w:sz="0" w:space="0" w:color="auto"/>
                <w:left w:val="none" w:sz="0" w:space="0" w:color="auto"/>
                <w:bottom w:val="none" w:sz="0" w:space="0" w:color="auto"/>
                <w:right w:val="none" w:sz="0" w:space="0" w:color="auto"/>
              </w:divBdr>
            </w:div>
            <w:div w:id="1453935605">
              <w:marLeft w:val="0"/>
              <w:marRight w:val="0"/>
              <w:marTop w:val="0"/>
              <w:marBottom w:val="0"/>
              <w:divBdr>
                <w:top w:val="none" w:sz="0" w:space="0" w:color="auto"/>
                <w:left w:val="none" w:sz="0" w:space="0" w:color="auto"/>
                <w:bottom w:val="none" w:sz="0" w:space="0" w:color="auto"/>
                <w:right w:val="none" w:sz="0" w:space="0" w:color="auto"/>
              </w:divBdr>
            </w:div>
            <w:div w:id="1533372741">
              <w:marLeft w:val="0"/>
              <w:marRight w:val="0"/>
              <w:marTop w:val="0"/>
              <w:marBottom w:val="0"/>
              <w:divBdr>
                <w:top w:val="none" w:sz="0" w:space="0" w:color="auto"/>
                <w:left w:val="none" w:sz="0" w:space="0" w:color="auto"/>
                <w:bottom w:val="none" w:sz="0" w:space="0" w:color="auto"/>
                <w:right w:val="none" w:sz="0" w:space="0" w:color="auto"/>
              </w:divBdr>
            </w:div>
            <w:div w:id="1559592757">
              <w:marLeft w:val="0"/>
              <w:marRight w:val="0"/>
              <w:marTop w:val="0"/>
              <w:marBottom w:val="0"/>
              <w:divBdr>
                <w:top w:val="none" w:sz="0" w:space="0" w:color="auto"/>
                <w:left w:val="none" w:sz="0" w:space="0" w:color="auto"/>
                <w:bottom w:val="none" w:sz="0" w:space="0" w:color="auto"/>
                <w:right w:val="none" w:sz="0" w:space="0" w:color="auto"/>
              </w:divBdr>
            </w:div>
            <w:div w:id="1587498557">
              <w:marLeft w:val="0"/>
              <w:marRight w:val="0"/>
              <w:marTop w:val="0"/>
              <w:marBottom w:val="0"/>
              <w:divBdr>
                <w:top w:val="none" w:sz="0" w:space="0" w:color="auto"/>
                <w:left w:val="none" w:sz="0" w:space="0" w:color="auto"/>
                <w:bottom w:val="none" w:sz="0" w:space="0" w:color="auto"/>
                <w:right w:val="none" w:sz="0" w:space="0" w:color="auto"/>
              </w:divBdr>
            </w:div>
            <w:div w:id="1785348020">
              <w:marLeft w:val="0"/>
              <w:marRight w:val="0"/>
              <w:marTop w:val="0"/>
              <w:marBottom w:val="0"/>
              <w:divBdr>
                <w:top w:val="none" w:sz="0" w:space="0" w:color="auto"/>
                <w:left w:val="none" w:sz="0" w:space="0" w:color="auto"/>
                <w:bottom w:val="none" w:sz="0" w:space="0" w:color="auto"/>
                <w:right w:val="none" w:sz="0" w:space="0" w:color="auto"/>
              </w:divBdr>
            </w:div>
            <w:div w:id="1826821132">
              <w:marLeft w:val="0"/>
              <w:marRight w:val="0"/>
              <w:marTop w:val="0"/>
              <w:marBottom w:val="0"/>
              <w:divBdr>
                <w:top w:val="none" w:sz="0" w:space="0" w:color="auto"/>
                <w:left w:val="none" w:sz="0" w:space="0" w:color="auto"/>
                <w:bottom w:val="none" w:sz="0" w:space="0" w:color="auto"/>
                <w:right w:val="none" w:sz="0" w:space="0" w:color="auto"/>
              </w:divBdr>
            </w:div>
            <w:div w:id="1864510066">
              <w:marLeft w:val="0"/>
              <w:marRight w:val="0"/>
              <w:marTop w:val="0"/>
              <w:marBottom w:val="0"/>
              <w:divBdr>
                <w:top w:val="none" w:sz="0" w:space="0" w:color="auto"/>
                <w:left w:val="none" w:sz="0" w:space="0" w:color="auto"/>
                <w:bottom w:val="none" w:sz="0" w:space="0" w:color="auto"/>
                <w:right w:val="none" w:sz="0" w:space="0" w:color="auto"/>
              </w:divBdr>
            </w:div>
            <w:div w:id="1867406024">
              <w:marLeft w:val="0"/>
              <w:marRight w:val="0"/>
              <w:marTop w:val="0"/>
              <w:marBottom w:val="0"/>
              <w:divBdr>
                <w:top w:val="none" w:sz="0" w:space="0" w:color="auto"/>
                <w:left w:val="none" w:sz="0" w:space="0" w:color="auto"/>
                <w:bottom w:val="none" w:sz="0" w:space="0" w:color="auto"/>
                <w:right w:val="none" w:sz="0" w:space="0" w:color="auto"/>
              </w:divBdr>
            </w:div>
            <w:div w:id="1932466859">
              <w:marLeft w:val="0"/>
              <w:marRight w:val="0"/>
              <w:marTop w:val="0"/>
              <w:marBottom w:val="0"/>
              <w:divBdr>
                <w:top w:val="none" w:sz="0" w:space="0" w:color="auto"/>
                <w:left w:val="none" w:sz="0" w:space="0" w:color="auto"/>
                <w:bottom w:val="none" w:sz="0" w:space="0" w:color="auto"/>
                <w:right w:val="none" w:sz="0" w:space="0" w:color="auto"/>
              </w:divBdr>
            </w:div>
            <w:div w:id="1942296844">
              <w:marLeft w:val="0"/>
              <w:marRight w:val="0"/>
              <w:marTop w:val="0"/>
              <w:marBottom w:val="0"/>
              <w:divBdr>
                <w:top w:val="none" w:sz="0" w:space="0" w:color="auto"/>
                <w:left w:val="none" w:sz="0" w:space="0" w:color="auto"/>
                <w:bottom w:val="none" w:sz="0" w:space="0" w:color="auto"/>
                <w:right w:val="none" w:sz="0" w:space="0" w:color="auto"/>
              </w:divBdr>
            </w:div>
            <w:div w:id="1975021129">
              <w:marLeft w:val="0"/>
              <w:marRight w:val="0"/>
              <w:marTop w:val="0"/>
              <w:marBottom w:val="0"/>
              <w:divBdr>
                <w:top w:val="none" w:sz="0" w:space="0" w:color="auto"/>
                <w:left w:val="none" w:sz="0" w:space="0" w:color="auto"/>
                <w:bottom w:val="none" w:sz="0" w:space="0" w:color="auto"/>
                <w:right w:val="none" w:sz="0" w:space="0" w:color="auto"/>
              </w:divBdr>
            </w:div>
            <w:div w:id="2067948673">
              <w:marLeft w:val="0"/>
              <w:marRight w:val="0"/>
              <w:marTop w:val="0"/>
              <w:marBottom w:val="0"/>
              <w:divBdr>
                <w:top w:val="none" w:sz="0" w:space="0" w:color="auto"/>
                <w:left w:val="none" w:sz="0" w:space="0" w:color="auto"/>
                <w:bottom w:val="none" w:sz="0" w:space="0" w:color="auto"/>
                <w:right w:val="none" w:sz="0" w:space="0" w:color="auto"/>
              </w:divBdr>
            </w:div>
            <w:div w:id="20902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8156">
      <w:bodyDiv w:val="1"/>
      <w:marLeft w:val="0"/>
      <w:marRight w:val="0"/>
      <w:marTop w:val="0"/>
      <w:marBottom w:val="0"/>
      <w:divBdr>
        <w:top w:val="none" w:sz="0" w:space="0" w:color="auto"/>
        <w:left w:val="none" w:sz="0" w:space="0" w:color="auto"/>
        <w:bottom w:val="none" w:sz="0" w:space="0" w:color="auto"/>
        <w:right w:val="none" w:sz="0" w:space="0" w:color="auto"/>
      </w:divBdr>
    </w:div>
    <w:div w:id="1653948119">
      <w:bodyDiv w:val="1"/>
      <w:marLeft w:val="0"/>
      <w:marRight w:val="0"/>
      <w:marTop w:val="0"/>
      <w:marBottom w:val="0"/>
      <w:divBdr>
        <w:top w:val="none" w:sz="0" w:space="0" w:color="auto"/>
        <w:left w:val="none" w:sz="0" w:space="0" w:color="auto"/>
        <w:bottom w:val="none" w:sz="0" w:space="0" w:color="auto"/>
        <w:right w:val="none" w:sz="0" w:space="0" w:color="auto"/>
      </w:divBdr>
      <w:divsChild>
        <w:div w:id="1073040672">
          <w:marLeft w:val="0"/>
          <w:marRight w:val="0"/>
          <w:marTop w:val="0"/>
          <w:marBottom w:val="0"/>
          <w:divBdr>
            <w:top w:val="none" w:sz="0" w:space="0" w:color="auto"/>
            <w:left w:val="none" w:sz="0" w:space="0" w:color="auto"/>
            <w:bottom w:val="none" w:sz="0" w:space="0" w:color="auto"/>
            <w:right w:val="none" w:sz="0" w:space="0" w:color="auto"/>
          </w:divBdr>
          <w:divsChild>
            <w:div w:id="163722">
              <w:marLeft w:val="0"/>
              <w:marRight w:val="0"/>
              <w:marTop w:val="0"/>
              <w:marBottom w:val="0"/>
              <w:divBdr>
                <w:top w:val="none" w:sz="0" w:space="0" w:color="auto"/>
                <w:left w:val="none" w:sz="0" w:space="0" w:color="auto"/>
                <w:bottom w:val="none" w:sz="0" w:space="0" w:color="auto"/>
                <w:right w:val="none" w:sz="0" w:space="0" w:color="auto"/>
              </w:divBdr>
            </w:div>
            <w:div w:id="6913081">
              <w:marLeft w:val="0"/>
              <w:marRight w:val="0"/>
              <w:marTop w:val="0"/>
              <w:marBottom w:val="0"/>
              <w:divBdr>
                <w:top w:val="none" w:sz="0" w:space="0" w:color="auto"/>
                <w:left w:val="none" w:sz="0" w:space="0" w:color="auto"/>
                <w:bottom w:val="none" w:sz="0" w:space="0" w:color="auto"/>
                <w:right w:val="none" w:sz="0" w:space="0" w:color="auto"/>
              </w:divBdr>
            </w:div>
            <w:div w:id="30419591">
              <w:marLeft w:val="0"/>
              <w:marRight w:val="0"/>
              <w:marTop w:val="0"/>
              <w:marBottom w:val="0"/>
              <w:divBdr>
                <w:top w:val="none" w:sz="0" w:space="0" w:color="auto"/>
                <w:left w:val="none" w:sz="0" w:space="0" w:color="auto"/>
                <w:bottom w:val="none" w:sz="0" w:space="0" w:color="auto"/>
                <w:right w:val="none" w:sz="0" w:space="0" w:color="auto"/>
              </w:divBdr>
            </w:div>
            <w:div w:id="80760991">
              <w:marLeft w:val="0"/>
              <w:marRight w:val="0"/>
              <w:marTop w:val="0"/>
              <w:marBottom w:val="0"/>
              <w:divBdr>
                <w:top w:val="none" w:sz="0" w:space="0" w:color="auto"/>
                <w:left w:val="none" w:sz="0" w:space="0" w:color="auto"/>
                <w:bottom w:val="none" w:sz="0" w:space="0" w:color="auto"/>
                <w:right w:val="none" w:sz="0" w:space="0" w:color="auto"/>
              </w:divBdr>
            </w:div>
            <w:div w:id="148182688">
              <w:marLeft w:val="0"/>
              <w:marRight w:val="0"/>
              <w:marTop w:val="0"/>
              <w:marBottom w:val="0"/>
              <w:divBdr>
                <w:top w:val="none" w:sz="0" w:space="0" w:color="auto"/>
                <w:left w:val="none" w:sz="0" w:space="0" w:color="auto"/>
                <w:bottom w:val="none" w:sz="0" w:space="0" w:color="auto"/>
                <w:right w:val="none" w:sz="0" w:space="0" w:color="auto"/>
              </w:divBdr>
            </w:div>
            <w:div w:id="186258368">
              <w:marLeft w:val="0"/>
              <w:marRight w:val="0"/>
              <w:marTop w:val="0"/>
              <w:marBottom w:val="0"/>
              <w:divBdr>
                <w:top w:val="none" w:sz="0" w:space="0" w:color="auto"/>
                <w:left w:val="none" w:sz="0" w:space="0" w:color="auto"/>
                <w:bottom w:val="none" w:sz="0" w:space="0" w:color="auto"/>
                <w:right w:val="none" w:sz="0" w:space="0" w:color="auto"/>
              </w:divBdr>
            </w:div>
            <w:div w:id="190144976">
              <w:marLeft w:val="0"/>
              <w:marRight w:val="0"/>
              <w:marTop w:val="0"/>
              <w:marBottom w:val="0"/>
              <w:divBdr>
                <w:top w:val="none" w:sz="0" w:space="0" w:color="auto"/>
                <w:left w:val="none" w:sz="0" w:space="0" w:color="auto"/>
                <w:bottom w:val="none" w:sz="0" w:space="0" w:color="auto"/>
                <w:right w:val="none" w:sz="0" w:space="0" w:color="auto"/>
              </w:divBdr>
            </w:div>
            <w:div w:id="204876927">
              <w:marLeft w:val="0"/>
              <w:marRight w:val="0"/>
              <w:marTop w:val="0"/>
              <w:marBottom w:val="0"/>
              <w:divBdr>
                <w:top w:val="none" w:sz="0" w:space="0" w:color="auto"/>
                <w:left w:val="none" w:sz="0" w:space="0" w:color="auto"/>
                <w:bottom w:val="none" w:sz="0" w:space="0" w:color="auto"/>
                <w:right w:val="none" w:sz="0" w:space="0" w:color="auto"/>
              </w:divBdr>
            </w:div>
            <w:div w:id="206451289">
              <w:marLeft w:val="0"/>
              <w:marRight w:val="0"/>
              <w:marTop w:val="0"/>
              <w:marBottom w:val="0"/>
              <w:divBdr>
                <w:top w:val="none" w:sz="0" w:space="0" w:color="auto"/>
                <w:left w:val="none" w:sz="0" w:space="0" w:color="auto"/>
                <w:bottom w:val="none" w:sz="0" w:space="0" w:color="auto"/>
                <w:right w:val="none" w:sz="0" w:space="0" w:color="auto"/>
              </w:divBdr>
            </w:div>
            <w:div w:id="246379284">
              <w:marLeft w:val="0"/>
              <w:marRight w:val="0"/>
              <w:marTop w:val="0"/>
              <w:marBottom w:val="0"/>
              <w:divBdr>
                <w:top w:val="none" w:sz="0" w:space="0" w:color="auto"/>
                <w:left w:val="none" w:sz="0" w:space="0" w:color="auto"/>
                <w:bottom w:val="none" w:sz="0" w:space="0" w:color="auto"/>
                <w:right w:val="none" w:sz="0" w:space="0" w:color="auto"/>
              </w:divBdr>
            </w:div>
            <w:div w:id="247082562">
              <w:marLeft w:val="0"/>
              <w:marRight w:val="0"/>
              <w:marTop w:val="0"/>
              <w:marBottom w:val="0"/>
              <w:divBdr>
                <w:top w:val="none" w:sz="0" w:space="0" w:color="auto"/>
                <w:left w:val="none" w:sz="0" w:space="0" w:color="auto"/>
                <w:bottom w:val="none" w:sz="0" w:space="0" w:color="auto"/>
                <w:right w:val="none" w:sz="0" w:space="0" w:color="auto"/>
              </w:divBdr>
            </w:div>
            <w:div w:id="276716339">
              <w:marLeft w:val="0"/>
              <w:marRight w:val="0"/>
              <w:marTop w:val="0"/>
              <w:marBottom w:val="0"/>
              <w:divBdr>
                <w:top w:val="none" w:sz="0" w:space="0" w:color="auto"/>
                <w:left w:val="none" w:sz="0" w:space="0" w:color="auto"/>
                <w:bottom w:val="none" w:sz="0" w:space="0" w:color="auto"/>
                <w:right w:val="none" w:sz="0" w:space="0" w:color="auto"/>
              </w:divBdr>
            </w:div>
            <w:div w:id="306013948">
              <w:marLeft w:val="0"/>
              <w:marRight w:val="0"/>
              <w:marTop w:val="0"/>
              <w:marBottom w:val="0"/>
              <w:divBdr>
                <w:top w:val="none" w:sz="0" w:space="0" w:color="auto"/>
                <w:left w:val="none" w:sz="0" w:space="0" w:color="auto"/>
                <w:bottom w:val="none" w:sz="0" w:space="0" w:color="auto"/>
                <w:right w:val="none" w:sz="0" w:space="0" w:color="auto"/>
              </w:divBdr>
            </w:div>
            <w:div w:id="327565799">
              <w:marLeft w:val="0"/>
              <w:marRight w:val="0"/>
              <w:marTop w:val="0"/>
              <w:marBottom w:val="0"/>
              <w:divBdr>
                <w:top w:val="none" w:sz="0" w:space="0" w:color="auto"/>
                <w:left w:val="none" w:sz="0" w:space="0" w:color="auto"/>
                <w:bottom w:val="none" w:sz="0" w:space="0" w:color="auto"/>
                <w:right w:val="none" w:sz="0" w:space="0" w:color="auto"/>
              </w:divBdr>
            </w:div>
            <w:div w:id="385955218">
              <w:marLeft w:val="0"/>
              <w:marRight w:val="0"/>
              <w:marTop w:val="0"/>
              <w:marBottom w:val="0"/>
              <w:divBdr>
                <w:top w:val="none" w:sz="0" w:space="0" w:color="auto"/>
                <w:left w:val="none" w:sz="0" w:space="0" w:color="auto"/>
                <w:bottom w:val="none" w:sz="0" w:space="0" w:color="auto"/>
                <w:right w:val="none" w:sz="0" w:space="0" w:color="auto"/>
              </w:divBdr>
            </w:div>
            <w:div w:id="401217797">
              <w:marLeft w:val="0"/>
              <w:marRight w:val="0"/>
              <w:marTop w:val="0"/>
              <w:marBottom w:val="0"/>
              <w:divBdr>
                <w:top w:val="none" w:sz="0" w:space="0" w:color="auto"/>
                <w:left w:val="none" w:sz="0" w:space="0" w:color="auto"/>
                <w:bottom w:val="none" w:sz="0" w:space="0" w:color="auto"/>
                <w:right w:val="none" w:sz="0" w:space="0" w:color="auto"/>
              </w:divBdr>
            </w:div>
            <w:div w:id="533275677">
              <w:marLeft w:val="0"/>
              <w:marRight w:val="0"/>
              <w:marTop w:val="0"/>
              <w:marBottom w:val="0"/>
              <w:divBdr>
                <w:top w:val="none" w:sz="0" w:space="0" w:color="auto"/>
                <w:left w:val="none" w:sz="0" w:space="0" w:color="auto"/>
                <w:bottom w:val="none" w:sz="0" w:space="0" w:color="auto"/>
                <w:right w:val="none" w:sz="0" w:space="0" w:color="auto"/>
              </w:divBdr>
            </w:div>
            <w:div w:id="601184284">
              <w:marLeft w:val="0"/>
              <w:marRight w:val="0"/>
              <w:marTop w:val="0"/>
              <w:marBottom w:val="0"/>
              <w:divBdr>
                <w:top w:val="none" w:sz="0" w:space="0" w:color="auto"/>
                <w:left w:val="none" w:sz="0" w:space="0" w:color="auto"/>
                <w:bottom w:val="none" w:sz="0" w:space="0" w:color="auto"/>
                <w:right w:val="none" w:sz="0" w:space="0" w:color="auto"/>
              </w:divBdr>
            </w:div>
            <w:div w:id="684407645">
              <w:marLeft w:val="0"/>
              <w:marRight w:val="0"/>
              <w:marTop w:val="0"/>
              <w:marBottom w:val="0"/>
              <w:divBdr>
                <w:top w:val="none" w:sz="0" w:space="0" w:color="auto"/>
                <w:left w:val="none" w:sz="0" w:space="0" w:color="auto"/>
                <w:bottom w:val="none" w:sz="0" w:space="0" w:color="auto"/>
                <w:right w:val="none" w:sz="0" w:space="0" w:color="auto"/>
              </w:divBdr>
            </w:div>
            <w:div w:id="696543801">
              <w:marLeft w:val="0"/>
              <w:marRight w:val="0"/>
              <w:marTop w:val="0"/>
              <w:marBottom w:val="0"/>
              <w:divBdr>
                <w:top w:val="none" w:sz="0" w:space="0" w:color="auto"/>
                <w:left w:val="none" w:sz="0" w:space="0" w:color="auto"/>
                <w:bottom w:val="none" w:sz="0" w:space="0" w:color="auto"/>
                <w:right w:val="none" w:sz="0" w:space="0" w:color="auto"/>
              </w:divBdr>
            </w:div>
            <w:div w:id="821121461">
              <w:marLeft w:val="0"/>
              <w:marRight w:val="0"/>
              <w:marTop w:val="0"/>
              <w:marBottom w:val="0"/>
              <w:divBdr>
                <w:top w:val="none" w:sz="0" w:space="0" w:color="auto"/>
                <w:left w:val="none" w:sz="0" w:space="0" w:color="auto"/>
                <w:bottom w:val="none" w:sz="0" w:space="0" w:color="auto"/>
                <w:right w:val="none" w:sz="0" w:space="0" w:color="auto"/>
              </w:divBdr>
            </w:div>
            <w:div w:id="987057988">
              <w:marLeft w:val="0"/>
              <w:marRight w:val="0"/>
              <w:marTop w:val="0"/>
              <w:marBottom w:val="0"/>
              <w:divBdr>
                <w:top w:val="none" w:sz="0" w:space="0" w:color="auto"/>
                <w:left w:val="none" w:sz="0" w:space="0" w:color="auto"/>
                <w:bottom w:val="none" w:sz="0" w:space="0" w:color="auto"/>
                <w:right w:val="none" w:sz="0" w:space="0" w:color="auto"/>
              </w:divBdr>
            </w:div>
            <w:div w:id="997851396">
              <w:marLeft w:val="0"/>
              <w:marRight w:val="0"/>
              <w:marTop w:val="0"/>
              <w:marBottom w:val="0"/>
              <w:divBdr>
                <w:top w:val="none" w:sz="0" w:space="0" w:color="auto"/>
                <w:left w:val="none" w:sz="0" w:space="0" w:color="auto"/>
                <w:bottom w:val="none" w:sz="0" w:space="0" w:color="auto"/>
                <w:right w:val="none" w:sz="0" w:space="0" w:color="auto"/>
              </w:divBdr>
            </w:div>
            <w:div w:id="1009720701">
              <w:marLeft w:val="0"/>
              <w:marRight w:val="0"/>
              <w:marTop w:val="0"/>
              <w:marBottom w:val="0"/>
              <w:divBdr>
                <w:top w:val="none" w:sz="0" w:space="0" w:color="auto"/>
                <w:left w:val="none" w:sz="0" w:space="0" w:color="auto"/>
                <w:bottom w:val="none" w:sz="0" w:space="0" w:color="auto"/>
                <w:right w:val="none" w:sz="0" w:space="0" w:color="auto"/>
              </w:divBdr>
            </w:div>
            <w:div w:id="1024788634">
              <w:marLeft w:val="0"/>
              <w:marRight w:val="0"/>
              <w:marTop w:val="0"/>
              <w:marBottom w:val="0"/>
              <w:divBdr>
                <w:top w:val="none" w:sz="0" w:space="0" w:color="auto"/>
                <w:left w:val="none" w:sz="0" w:space="0" w:color="auto"/>
                <w:bottom w:val="none" w:sz="0" w:space="0" w:color="auto"/>
                <w:right w:val="none" w:sz="0" w:space="0" w:color="auto"/>
              </w:divBdr>
            </w:div>
            <w:div w:id="1057895352">
              <w:marLeft w:val="0"/>
              <w:marRight w:val="0"/>
              <w:marTop w:val="0"/>
              <w:marBottom w:val="0"/>
              <w:divBdr>
                <w:top w:val="none" w:sz="0" w:space="0" w:color="auto"/>
                <w:left w:val="none" w:sz="0" w:space="0" w:color="auto"/>
                <w:bottom w:val="none" w:sz="0" w:space="0" w:color="auto"/>
                <w:right w:val="none" w:sz="0" w:space="0" w:color="auto"/>
              </w:divBdr>
            </w:div>
            <w:div w:id="1069810804">
              <w:marLeft w:val="0"/>
              <w:marRight w:val="0"/>
              <w:marTop w:val="0"/>
              <w:marBottom w:val="0"/>
              <w:divBdr>
                <w:top w:val="none" w:sz="0" w:space="0" w:color="auto"/>
                <w:left w:val="none" w:sz="0" w:space="0" w:color="auto"/>
                <w:bottom w:val="none" w:sz="0" w:space="0" w:color="auto"/>
                <w:right w:val="none" w:sz="0" w:space="0" w:color="auto"/>
              </w:divBdr>
            </w:div>
            <w:div w:id="1136097084">
              <w:marLeft w:val="0"/>
              <w:marRight w:val="0"/>
              <w:marTop w:val="0"/>
              <w:marBottom w:val="0"/>
              <w:divBdr>
                <w:top w:val="none" w:sz="0" w:space="0" w:color="auto"/>
                <w:left w:val="none" w:sz="0" w:space="0" w:color="auto"/>
                <w:bottom w:val="none" w:sz="0" w:space="0" w:color="auto"/>
                <w:right w:val="none" w:sz="0" w:space="0" w:color="auto"/>
              </w:divBdr>
            </w:div>
            <w:div w:id="1184397024">
              <w:marLeft w:val="0"/>
              <w:marRight w:val="0"/>
              <w:marTop w:val="0"/>
              <w:marBottom w:val="0"/>
              <w:divBdr>
                <w:top w:val="none" w:sz="0" w:space="0" w:color="auto"/>
                <w:left w:val="none" w:sz="0" w:space="0" w:color="auto"/>
                <w:bottom w:val="none" w:sz="0" w:space="0" w:color="auto"/>
                <w:right w:val="none" w:sz="0" w:space="0" w:color="auto"/>
              </w:divBdr>
            </w:div>
            <w:div w:id="1244141578">
              <w:marLeft w:val="0"/>
              <w:marRight w:val="0"/>
              <w:marTop w:val="0"/>
              <w:marBottom w:val="0"/>
              <w:divBdr>
                <w:top w:val="none" w:sz="0" w:space="0" w:color="auto"/>
                <w:left w:val="none" w:sz="0" w:space="0" w:color="auto"/>
                <w:bottom w:val="none" w:sz="0" w:space="0" w:color="auto"/>
                <w:right w:val="none" w:sz="0" w:space="0" w:color="auto"/>
              </w:divBdr>
            </w:div>
            <w:div w:id="1244409762">
              <w:marLeft w:val="0"/>
              <w:marRight w:val="0"/>
              <w:marTop w:val="0"/>
              <w:marBottom w:val="0"/>
              <w:divBdr>
                <w:top w:val="none" w:sz="0" w:space="0" w:color="auto"/>
                <w:left w:val="none" w:sz="0" w:space="0" w:color="auto"/>
                <w:bottom w:val="none" w:sz="0" w:space="0" w:color="auto"/>
                <w:right w:val="none" w:sz="0" w:space="0" w:color="auto"/>
              </w:divBdr>
            </w:div>
            <w:div w:id="1345743355">
              <w:marLeft w:val="0"/>
              <w:marRight w:val="0"/>
              <w:marTop w:val="0"/>
              <w:marBottom w:val="0"/>
              <w:divBdr>
                <w:top w:val="none" w:sz="0" w:space="0" w:color="auto"/>
                <w:left w:val="none" w:sz="0" w:space="0" w:color="auto"/>
                <w:bottom w:val="none" w:sz="0" w:space="0" w:color="auto"/>
                <w:right w:val="none" w:sz="0" w:space="0" w:color="auto"/>
              </w:divBdr>
            </w:div>
            <w:div w:id="1401519868">
              <w:marLeft w:val="0"/>
              <w:marRight w:val="0"/>
              <w:marTop w:val="0"/>
              <w:marBottom w:val="0"/>
              <w:divBdr>
                <w:top w:val="none" w:sz="0" w:space="0" w:color="auto"/>
                <w:left w:val="none" w:sz="0" w:space="0" w:color="auto"/>
                <w:bottom w:val="none" w:sz="0" w:space="0" w:color="auto"/>
                <w:right w:val="none" w:sz="0" w:space="0" w:color="auto"/>
              </w:divBdr>
            </w:div>
            <w:div w:id="1532959232">
              <w:marLeft w:val="0"/>
              <w:marRight w:val="0"/>
              <w:marTop w:val="0"/>
              <w:marBottom w:val="0"/>
              <w:divBdr>
                <w:top w:val="none" w:sz="0" w:space="0" w:color="auto"/>
                <w:left w:val="none" w:sz="0" w:space="0" w:color="auto"/>
                <w:bottom w:val="none" w:sz="0" w:space="0" w:color="auto"/>
                <w:right w:val="none" w:sz="0" w:space="0" w:color="auto"/>
              </w:divBdr>
            </w:div>
            <w:div w:id="1555044883">
              <w:marLeft w:val="0"/>
              <w:marRight w:val="0"/>
              <w:marTop w:val="0"/>
              <w:marBottom w:val="0"/>
              <w:divBdr>
                <w:top w:val="none" w:sz="0" w:space="0" w:color="auto"/>
                <w:left w:val="none" w:sz="0" w:space="0" w:color="auto"/>
                <w:bottom w:val="none" w:sz="0" w:space="0" w:color="auto"/>
                <w:right w:val="none" w:sz="0" w:space="0" w:color="auto"/>
              </w:divBdr>
            </w:div>
            <w:div w:id="1607039081">
              <w:marLeft w:val="0"/>
              <w:marRight w:val="0"/>
              <w:marTop w:val="0"/>
              <w:marBottom w:val="0"/>
              <w:divBdr>
                <w:top w:val="none" w:sz="0" w:space="0" w:color="auto"/>
                <w:left w:val="none" w:sz="0" w:space="0" w:color="auto"/>
                <w:bottom w:val="none" w:sz="0" w:space="0" w:color="auto"/>
                <w:right w:val="none" w:sz="0" w:space="0" w:color="auto"/>
              </w:divBdr>
            </w:div>
            <w:div w:id="1615944704">
              <w:marLeft w:val="0"/>
              <w:marRight w:val="0"/>
              <w:marTop w:val="0"/>
              <w:marBottom w:val="0"/>
              <w:divBdr>
                <w:top w:val="none" w:sz="0" w:space="0" w:color="auto"/>
                <w:left w:val="none" w:sz="0" w:space="0" w:color="auto"/>
                <w:bottom w:val="none" w:sz="0" w:space="0" w:color="auto"/>
                <w:right w:val="none" w:sz="0" w:space="0" w:color="auto"/>
              </w:divBdr>
            </w:div>
            <w:div w:id="1633975814">
              <w:marLeft w:val="0"/>
              <w:marRight w:val="0"/>
              <w:marTop w:val="0"/>
              <w:marBottom w:val="0"/>
              <w:divBdr>
                <w:top w:val="none" w:sz="0" w:space="0" w:color="auto"/>
                <w:left w:val="none" w:sz="0" w:space="0" w:color="auto"/>
                <w:bottom w:val="none" w:sz="0" w:space="0" w:color="auto"/>
                <w:right w:val="none" w:sz="0" w:space="0" w:color="auto"/>
              </w:divBdr>
            </w:div>
            <w:div w:id="1713505129">
              <w:marLeft w:val="0"/>
              <w:marRight w:val="0"/>
              <w:marTop w:val="0"/>
              <w:marBottom w:val="0"/>
              <w:divBdr>
                <w:top w:val="none" w:sz="0" w:space="0" w:color="auto"/>
                <w:left w:val="none" w:sz="0" w:space="0" w:color="auto"/>
                <w:bottom w:val="none" w:sz="0" w:space="0" w:color="auto"/>
                <w:right w:val="none" w:sz="0" w:space="0" w:color="auto"/>
              </w:divBdr>
            </w:div>
            <w:div w:id="1732576998">
              <w:marLeft w:val="0"/>
              <w:marRight w:val="0"/>
              <w:marTop w:val="0"/>
              <w:marBottom w:val="0"/>
              <w:divBdr>
                <w:top w:val="none" w:sz="0" w:space="0" w:color="auto"/>
                <w:left w:val="none" w:sz="0" w:space="0" w:color="auto"/>
                <w:bottom w:val="none" w:sz="0" w:space="0" w:color="auto"/>
                <w:right w:val="none" w:sz="0" w:space="0" w:color="auto"/>
              </w:divBdr>
            </w:div>
            <w:div w:id="1738236815">
              <w:marLeft w:val="0"/>
              <w:marRight w:val="0"/>
              <w:marTop w:val="0"/>
              <w:marBottom w:val="0"/>
              <w:divBdr>
                <w:top w:val="none" w:sz="0" w:space="0" w:color="auto"/>
                <w:left w:val="none" w:sz="0" w:space="0" w:color="auto"/>
                <w:bottom w:val="none" w:sz="0" w:space="0" w:color="auto"/>
                <w:right w:val="none" w:sz="0" w:space="0" w:color="auto"/>
              </w:divBdr>
            </w:div>
            <w:div w:id="1761756635">
              <w:marLeft w:val="0"/>
              <w:marRight w:val="0"/>
              <w:marTop w:val="0"/>
              <w:marBottom w:val="0"/>
              <w:divBdr>
                <w:top w:val="none" w:sz="0" w:space="0" w:color="auto"/>
                <w:left w:val="none" w:sz="0" w:space="0" w:color="auto"/>
                <w:bottom w:val="none" w:sz="0" w:space="0" w:color="auto"/>
                <w:right w:val="none" w:sz="0" w:space="0" w:color="auto"/>
              </w:divBdr>
            </w:div>
            <w:div w:id="1791507020">
              <w:marLeft w:val="0"/>
              <w:marRight w:val="0"/>
              <w:marTop w:val="0"/>
              <w:marBottom w:val="0"/>
              <w:divBdr>
                <w:top w:val="none" w:sz="0" w:space="0" w:color="auto"/>
                <w:left w:val="none" w:sz="0" w:space="0" w:color="auto"/>
                <w:bottom w:val="none" w:sz="0" w:space="0" w:color="auto"/>
                <w:right w:val="none" w:sz="0" w:space="0" w:color="auto"/>
              </w:divBdr>
            </w:div>
            <w:div w:id="1830636622">
              <w:marLeft w:val="0"/>
              <w:marRight w:val="0"/>
              <w:marTop w:val="0"/>
              <w:marBottom w:val="0"/>
              <w:divBdr>
                <w:top w:val="none" w:sz="0" w:space="0" w:color="auto"/>
                <w:left w:val="none" w:sz="0" w:space="0" w:color="auto"/>
                <w:bottom w:val="none" w:sz="0" w:space="0" w:color="auto"/>
                <w:right w:val="none" w:sz="0" w:space="0" w:color="auto"/>
              </w:divBdr>
            </w:div>
            <w:div w:id="1834949983">
              <w:marLeft w:val="0"/>
              <w:marRight w:val="0"/>
              <w:marTop w:val="0"/>
              <w:marBottom w:val="0"/>
              <w:divBdr>
                <w:top w:val="none" w:sz="0" w:space="0" w:color="auto"/>
                <w:left w:val="none" w:sz="0" w:space="0" w:color="auto"/>
                <w:bottom w:val="none" w:sz="0" w:space="0" w:color="auto"/>
                <w:right w:val="none" w:sz="0" w:space="0" w:color="auto"/>
              </w:divBdr>
            </w:div>
            <w:div w:id="1880586062">
              <w:marLeft w:val="0"/>
              <w:marRight w:val="0"/>
              <w:marTop w:val="0"/>
              <w:marBottom w:val="0"/>
              <w:divBdr>
                <w:top w:val="none" w:sz="0" w:space="0" w:color="auto"/>
                <w:left w:val="none" w:sz="0" w:space="0" w:color="auto"/>
                <w:bottom w:val="none" w:sz="0" w:space="0" w:color="auto"/>
                <w:right w:val="none" w:sz="0" w:space="0" w:color="auto"/>
              </w:divBdr>
            </w:div>
            <w:div w:id="2049914667">
              <w:marLeft w:val="0"/>
              <w:marRight w:val="0"/>
              <w:marTop w:val="0"/>
              <w:marBottom w:val="0"/>
              <w:divBdr>
                <w:top w:val="none" w:sz="0" w:space="0" w:color="auto"/>
                <w:left w:val="none" w:sz="0" w:space="0" w:color="auto"/>
                <w:bottom w:val="none" w:sz="0" w:space="0" w:color="auto"/>
                <w:right w:val="none" w:sz="0" w:space="0" w:color="auto"/>
              </w:divBdr>
            </w:div>
            <w:div w:id="2082218885">
              <w:marLeft w:val="0"/>
              <w:marRight w:val="0"/>
              <w:marTop w:val="0"/>
              <w:marBottom w:val="0"/>
              <w:divBdr>
                <w:top w:val="none" w:sz="0" w:space="0" w:color="auto"/>
                <w:left w:val="none" w:sz="0" w:space="0" w:color="auto"/>
                <w:bottom w:val="none" w:sz="0" w:space="0" w:color="auto"/>
                <w:right w:val="none" w:sz="0" w:space="0" w:color="auto"/>
              </w:divBdr>
            </w:div>
            <w:div w:id="21400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4955">
      <w:bodyDiv w:val="1"/>
      <w:marLeft w:val="0"/>
      <w:marRight w:val="0"/>
      <w:marTop w:val="0"/>
      <w:marBottom w:val="0"/>
      <w:divBdr>
        <w:top w:val="none" w:sz="0" w:space="0" w:color="auto"/>
        <w:left w:val="none" w:sz="0" w:space="0" w:color="auto"/>
        <w:bottom w:val="none" w:sz="0" w:space="0" w:color="auto"/>
        <w:right w:val="none" w:sz="0" w:space="0" w:color="auto"/>
      </w:divBdr>
    </w:div>
    <w:div w:id="1675493690">
      <w:bodyDiv w:val="1"/>
      <w:marLeft w:val="0"/>
      <w:marRight w:val="0"/>
      <w:marTop w:val="0"/>
      <w:marBottom w:val="0"/>
      <w:divBdr>
        <w:top w:val="none" w:sz="0" w:space="0" w:color="auto"/>
        <w:left w:val="none" w:sz="0" w:space="0" w:color="auto"/>
        <w:bottom w:val="none" w:sz="0" w:space="0" w:color="auto"/>
        <w:right w:val="none" w:sz="0" w:space="0" w:color="auto"/>
      </w:divBdr>
      <w:divsChild>
        <w:div w:id="1144855313">
          <w:marLeft w:val="0"/>
          <w:marRight w:val="0"/>
          <w:marTop w:val="0"/>
          <w:marBottom w:val="0"/>
          <w:divBdr>
            <w:top w:val="none" w:sz="0" w:space="0" w:color="auto"/>
            <w:left w:val="none" w:sz="0" w:space="0" w:color="auto"/>
            <w:bottom w:val="none" w:sz="0" w:space="0" w:color="auto"/>
            <w:right w:val="none" w:sz="0" w:space="0" w:color="auto"/>
          </w:divBdr>
          <w:divsChild>
            <w:div w:id="745999896">
              <w:marLeft w:val="0"/>
              <w:marRight w:val="0"/>
              <w:marTop w:val="0"/>
              <w:marBottom w:val="0"/>
              <w:divBdr>
                <w:top w:val="none" w:sz="0" w:space="0" w:color="auto"/>
                <w:left w:val="none" w:sz="0" w:space="0" w:color="auto"/>
                <w:bottom w:val="none" w:sz="0" w:space="0" w:color="auto"/>
                <w:right w:val="none" w:sz="0" w:space="0" w:color="auto"/>
              </w:divBdr>
            </w:div>
            <w:div w:id="767458493">
              <w:marLeft w:val="0"/>
              <w:marRight w:val="0"/>
              <w:marTop w:val="0"/>
              <w:marBottom w:val="0"/>
              <w:divBdr>
                <w:top w:val="none" w:sz="0" w:space="0" w:color="auto"/>
                <w:left w:val="none" w:sz="0" w:space="0" w:color="auto"/>
                <w:bottom w:val="none" w:sz="0" w:space="0" w:color="auto"/>
                <w:right w:val="none" w:sz="0" w:space="0" w:color="auto"/>
              </w:divBdr>
            </w:div>
            <w:div w:id="87236144">
              <w:marLeft w:val="0"/>
              <w:marRight w:val="0"/>
              <w:marTop w:val="0"/>
              <w:marBottom w:val="0"/>
              <w:divBdr>
                <w:top w:val="none" w:sz="0" w:space="0" w:color="auto"/>
                <w:left w:val="none" w:sz="0" w:space="0" w:color="auto"/>
                <w:bottom w:val="none" w:sz="0" w:space="0" w:color="auto"/>
                <w:right w:val="none" w:sz="0" w:space="0" w:color="auto"/>
              </w:divBdr>
            </w:div>
            <w:div w:id="830221976">
              <w:marLeft w:val="0"/>
              <w:marRight w:val="0"/>
              <w:marTop w:val="0"/>
              <w:marBottom w:val="0"/>
              <w:divBdr>
                <w:top w:val="none" w:sz="0" w:space="0" w:color="auto"/>
                <w:left w:val="none" w:sz="0" w:space="0" w:color="auto"/>
                <w:bottom w:val="none" w:sz="0" w:space="0" w:color="auto"/>
                <w:right w:val="none" w:sz="0" w:space="0" w:color="auto"/>
              </w:divBdr>
            </w:div>
            <w:div w:id="144443736">
              <w:marLeft w:val="0"/>
              <w:marRight w:val="0"/>
              <w:marTop w:val="0"/>
              <w:marBottom w:val="0"/>
              <w:divBdr>
                <w:top w:val="none" w:sz="0" w:space="0" w:color="auto"/>
                <w:left w:val="none" w:sz="0" w:space="0" w:color="auto"/>
                <w:bottom w:val="none" w:sz="0" w:space="0" w:color="auto"/>
                <w:right w:val="none" w:sz="0" w:space="0" w:color="auto"/>
              </w:divBdr>
            </w:div>
            <w:div w:id="146822999">
              <w:marLeft w:val="0"/>
              <w:marRight w:val="0"/>
              <w:marTop w:val="0"/>
              <w:marBottom w:val="0"/>
              <w:divBdr>
                <w:top w:val="none" w:sz="0" w:space="0" w:color="auto"/>
                <w:left w:val="none" w:sz="0" w:space="0" w:color="auto"/>
                <w:bottom w:val="none" w:sz="0" w:space="0" w:color="auto"/>
                <w:right w:val="none" w:sz="0" w:space="0" w:color="auto"/>
              </w:divBdr>
            </w:div>
            <w:div w:id="1171531761">
              <w:marLeft w:val="0"/>
              <w:marRight w:val="0"/>
              <w:marTop w:val="0"/>
              <w:marBottom w:val="0"/>
              <w:divBdr>
                <w:top w:val="none" w:sz="0" w:space="0" w:color="auto"/>
                <w:left w:val="none" w:sz="0" w:space="0" w:color="auto"/>
                <w:bottom w:val="none" w:sz="0" w:space="0" w:color="auto"/>
                <w:right w:val="none" w:sz="0" w:space="0" w:color="auto"/>
              </w:divBdr>
            </w:div>
            <w:div w:id="1636519926">
              <w:marLeft w:val="0"/>
              <w:marRight w:val="0"/>
              <w:marTop w:val="0"/>
              <w:marBottom w:val="0"/>
              <w:divBdr>
                <w:top w:val="none" w:sz="0" w:space="0" w:color="auto"/>
                <w:left w:val="none" w:sz="0" w:space="0" w:color="auto"/>
                <w:bottom w:val="none" w:sz="0" w:space="0" w:color="auto"/>
                <w:right w:val="none" w:sz="0" w:space="0" w:color="auto"/>
              </w:divBdr>
            </w:div>
            <w:div w:id="885488209">
              <w:marLeft w:val="0"/>
              <w:marRight w:val="0"/>
              <w:marTop w:val="0"/>
              <w:marBottom w:val="0"/>
              <w:divBdr>
                <w:top w:val="none" w:sz="0" w:space="0" w:color="auto"/>
                <w:left w:val="none" w:sz="0" w:space="0" w:color="auto"/>
                <w:bottom w:val="none" w:sz="0" w:space="0" w:color="auto"/>
                <w:right w:val="none" w:sz="0" w:space="0" w:color="auto"/>
              </w:divBdr>
            </w:div>
            <w:div w:id="700938514">
              <w:marLeft w:val="0"/>
              <w:marRight w:val="0"/>
              <w:marTop w:val="0"/>
              <w:marBottom w:val="0"/>
              <w:divBdr>
                <w:top w:val="none" w:sz="0" w:space="0" w:color="auto"/>
                <w:left w:val="none" w:sz="0" w:space="0" w:color="auto"/>
                <w:bottom w:val="none" w:sz="0" w:space="0" w:color="auto"/>
                <w:right w:val="none" w:sz="0" w:space="0" w:color="auto"/>
              </w:divBdr>
            </w:div>
            <w:div w:id="1583367257">
              <w:marLeft w:val="0"/>
              <w:marRight w:val="0"/>
              <w:marTop w:val="0"/>
              <w:marBottom w:val="0"/>
              <w:divBdr>
                <w:top w:val="none" w:sz="0" w:space="0" w:color="auto"/>
                <w:left w:val="none" w:sz="0" w:space="0" w:color="auto"/>
                <w:bottom w:val="none" w:sz="0" w:space="0" w:color="auto"/>
                <w:right w:val="none" w:sz="0" w:space="0" w:color="auto"/>
              </w:divBdr>
            </w:div>
            <w:div w:id="482430860">
              <w:marLeft w:val="0"/>
              <w:marRight w:val="0"/>
              <w:marTop w:val="0"/>
              <w:marBottom w:val="0"/>
              <w:divBdr>
                <w:top w:val="none" w:sz="0" w:space="0" w:color="auto"/>
                <w:left w:val="none" w:sz="0" w:space="0" w:color="auto"/>
                <w:bottom w:val="none" w:sz="0" w:space="0" w:color="auto"/>
                <w:right w:val="none" w:sz="0" w:space="0" w:color="auto"/>
              </w:divBdr>
            </w:div>
            <w:div w:id="1341934003">
              <w:marLeft w:val="0"/>
              <w:marRight w:val="0"/>
              <w:marTop w:val="0"/>
              <w:marBottom w:val="0"/>
              <w:divBdr>
                <w:top w:val="none" w:sz="0" w:space="0" w:color="auto"/>
                <w:left w:val="none" w:sz="0" w:space="0" w:color="auto"/>
                <w:bottom w:val="none" w:sz="0" w:space="0" w:color="auto"/>
                <w:right w:val="none" w:sz="0" w:space="0" w:color="auto"/>
              </w:divBdr>
            </w:div>
            <w:div w:id="2050493627">
              <w:marLeft w:val="0"/>
              <w:marRight w:val="0"/>
              <w:marTop w:val="0"/>
              <w:marBottom w:val="0"/>
              <w:divBdr>
                <w:top w:val="none" w:sz="0" w:space="0" w:color="auto"/>
                <w:left w:val="none" w:sz="0" w:space="0" w:color="auto"/>
                <w:bottom w:val="none" w:sz="0" w:space="0" w:color="auto"/>
                <w:right w:val="none" w:sz="0" w:space="0" w:color="auto"/>
              </w:divBdr>
            </w:div>
            <w:div w:id="1742173595">
              <w:marLeft w:val="0"/>
              <w:marRight w:val="0"/>
              <w:marTop w:val="0"/>
              <w:marBottom w:val="0"/>
              <w:divBdr>
                <w:top w:val="none" w:sz="0" w:space="0" w:color="auto"/>
                <w:left w:val="none" w:sz="0" w:space="0" w:color="auto"/>
                <w:bottom w:val="none" w:sz="0" w:space="0" w:color="auto"/>
                <w:right w:val="none" w:sz="0" w:space="0" w:color="auto"/>
              </w:divBdr>
            </w:div>
            <w:div w:id="1565145879">
              <w:marLeft w:val="0"/>
              <w:marRight w:val="0"/>
              <w:marTop w:val="0"/>
              <w:marBottom w:val="0"/>
              <w:divBdr>
                <w:top w:val="none" w:sz="0" w:space="0" w:color="auto"/>
                <w:left w:val="none" w:sz="0" w:space="0" w:color="auto"/>
                <w:bottom w:val="none" w:sz="0" w:space="0" w:color="auto"/>
                <w:right w:val="none" w:sz="0" w:space="0" w:color="auto"/>
              </w:divBdr>
            </w:div>
            <w:div w:id="1965503776">
              <w:marLeft w:val="0"/>
              <w:marRight w:val="0"/>
              <w:marTop w:val="0"/>
              <w:marBottom w:val="0"/>
              <w:divBdr>
                <w:top w:val="none" w:sz="0" w:space="0" w:color="auto"/>
                <w:left w:val="none" w:sz="0" w:space="0" w:color="auto"/>
                <w:bottom w:val="none" w:sz="0" w:space="0" w:color="auto"/>
                <w:right w:val="none" w:sz="0" w:space="0" w:color="auto"/>
              </w:divBdr>
            </w:div>
            <w:div w:id="659847417">
              <w:marLeft w:val="0"/>
              <w:marRight w:val="0"/>
              <w:marTop w:val="0"/>
              <w:marBottom w:val="0"/>
              <w:divBdr>
                <w:top w:val="none" w:sz="0" w:space="0" w:color="auto"/>
                <w:left w:val="none" w:sz="0" w:space="0" w:color="auto"/>
                <w:bottom w:val="none" w:sz="0" w:space="0" w:color="auto"/>
                <w:right w:val="none" w:sz="0" w:space="0" w:color="auto"/>
              </w:divBdr>
            </w:div>
            <w:div w:id="508326369">
              <w:marLeft w:val="0"/>
              <w:marRight w:val="0"/>
              <w:marTop w:val="0"/>
              <w:marBottom w:val="0"/>
              <w:divBdr>
                <w:top w:val="none" w:sz="0" w:space="0" w:color="auto"/>
                <w:left w:val="none" w:sz="0" w:space="0" w:color="auto"/>
                <w:bottom w:val="none" w:sz="0" w:space="0" w:color="auto"/>
                <w:right w:val="none" w:sz="0" w:space="0" w:color="auto"/>
              </w:divBdr>
            </w:div>
            <w:div w:id="2020503962">
              <w:marLeft w:val="0"/>
              <w:marRight w:val="0"/>
              <w:marTop w:val="0"/>
              <w:marBottom w:val="0"/>
              <w:divBdr>
                <w:top w:val="none" w:sz="0" w:space="0" w:color="auto"/>
                <w:left w:val="none" w:sz="0" w:space="0" w:color="auto"/>
                <w:bottom w:val="none" w:sz="0" w:space="0" w:color="auto"/>
                <w:right w:val="none" w:sz="0" w:space="0" w:color="auto"/>
              </w:divBdr>
            </w:div>
            <w:div w:id="1433892036">
              <w:marLeft w:val="0"/>
              <w:marRight w:val="0"/>
              <w:marTop w:val="0"/>
              <w:marBottom w:val="0"/>
              <w:divBdr>
                <w:top w:val="none" w:sz="0" w:space="0" w:color="auto"/>
                <w:left w:val="none" w:sz="0" w:space="0" w:color="auto"/>
                <w:bottom w:val="none" w:sz="0" w:space="0" w:color="auto"/>
                <w:right w:val="none" w:sz="0" w:space="0" w:color="auto"/>
              </w:divBdr>
            </w:div>
            <w:div w:id="846796648">
              <w:marLeft w:val="0"/>
              <w:marRight w:val="0"/>
              <w:marTop w:val="0"/>
              <w:marBottom w:val="0"/>
              <w:divBdr>
                <w:top w:val="none" w:sz="0" w:space="0" w:color="auto"/>
                <w:left w:val="none" w:sz="0" w:space="0" w:color="auto"/>
                <w:bottom w:val="none" w:sz="0" w:space="0" w:color="auto"/>
                <w:right w:val="none" w:sz="0" w:space="0" w:color="auto"/>
              </w:divBdr>
            </w:div>
            <w:div w:id="75714979">
              <w:marLeft w:val="0"/>
              <w:marRight w:val="0"/>
              <w:marTop w:val="0"/>
              <w:marBottom w:val="0"/>
              <w:divBdr>
                <w:top w:val="none" w:sz="0" w:space="0" w:color="auto"/>
                <w:left w:val="none" w:sz="0" w:space="0" w:color="auto"/>
                <w:bottom w:val="none" w:sz="0" w:space="0" w:color="auto"/>
                <w:right w:val="none" w:sz="0" w:space="0" w:color="auto"/>
              </w:divBdr>
            </w:div>
            <w:div w:id="2140145849">
              <w:marLeft w:val="0"/>
              <w:marRight w:val="0"/>
              <w:marTop w:val="0"/>
              <w:marBottom w:val="0"/>
              <w:divBdr>
                <w:top w:val="none" w:sz="0" w:space="0" w:color="auto"/>
                <w:left w:val="none" w:sz="0" w:space="0" w:color="auto"/>
                <w:bottom w:val="none" w:sz="0" w:space="0" w:color="auto"/>
                <w:right w:val="none" w:sz="0" w:space="0" w:color="auto"/>
              </w:divBdr>
            </w:div>
            <w:div w:id="894194150">
              <w:marLeft w:val="0"/>
              <w:marRight w:val="0"/>
              <w:marTop w:val="0"/>
              <w:marBottom w:val="0"/>
              <w:divBdr>
                <w:top w:val="none" w:sz="0" w:space="0" w:color="auto"/>
                <w:left w:val="none" w:sz="0" w:space="0" w:color="auto"/>
                <w:bottom w:val="none" w:sz="0" w:space="0" w:color="auto"/>
                <w:right w:val="none" w:sz="0" w:space="0" w:color="auto"/>
              </w:divBdr>
            </w:div>
            <w:div w:id="325402278">
              <w:marLeft w:val="0"/>
              <w:marRight w:val="0"/>
              <w:marTop w:val="0"/>
              <w:marBottom w:val="0"/>
              <w:divBdr>
                <w:top w:val="none" w:sz="0" w:space="0" w:color="auto"/>
                <w:left w:val="none" w:sz="0" w:space="0" w:color="auto"/>
                <w:bottom w:val="none" w:sz="0" w:space="0" w:color="auto"/>
                <w:right w:val="none" w:sz="0" w:space="0" w:color="auto"/>
              </w:divBdr>
            </w:div>
            <w:div w:id="219022970">
              <w:marLeft w:val="0"/>
              <w:marRight w:val="0"/>
              <w:marTop w:val="0"/>
              <w:marBottom w:val="0"/>
              <w:divBdr>
                <w:top w:val="none" w:sz="0" w:space="0" w:color="auto"/>
                <w:left w:val="none" w:sz="0" w:space="0" w:color="auto"/>
                <w:bottom w:val="none" w:sz="0" w:space="0" w:color="auto"/>
                <w:right w:val="none" w:sz="0" w:space="0" w:color="auto"/>
              </w:divBdr>
            </w:div>
            <w:div w:id="44842192">
              <w:marLeft w:val="0"/>
              <w:marRight w:val="0"/>
              <w:marTop w:val="0"/>
              <w:marBottom w:val="0"/>
              <w:divBdr>
                <w:top w:val="none" w:sz="0" w:space="0" w:color="auto"/>
                <w:left w:val="none" w:sz="0" w:space="0" w:color="auto"/>
                <w:bottom w:val="none" w:sz="0" w:space="0" w:color="auto"/>
                <w:right w:val="none" w:sz="0" w:space="0" w:color="auto"/>
              </w:divBdr>
            </w:div>
            <w:div w:id="496379841">
              <w:marLeft w:val="0"/>
              <w:marRight w:val="0"/>
              <w:marTop w:val="0"/>
              <w:marBottom w:val="0"/>
              <w:divBdr>
                <w:top w:val="none" w:sz="0" w:space="0" w:color="auto"/>
                <w:left w:val="none" w:sz="0" w:space="0" w:color="auto"/>
                <w:bottom w:val="none" w:sz="0" w:space="0" w:color="auto"/>
                <w:right w:val="none" w:sz="0" w:space="0" w:color="auto"/>
              </w:divBdr>
            </w:div>
            <w:div w:id="820659012">
              <w:marLeft w:val="0"/>
              <w:marRight w:val="0"/>
              <w:marTop w:val="0"/>
              <w:marBottom w:val="0"/>
              <w:divBdr>
                <w:top w:val="none" w:sz="0" w:space="0" w:color="auto"/>
                <w:left w:val="none" w:sz="0" w:space="0" w:color="auto"/>
                <w:bottom w:val="none" w:sz="0" w:space="0" w:color="auto"/>
                <w:right w:val="none" w:sz="0" w:space="0" w:color="auto"/>
              </w:divBdr>
            </w:div>
            <w:div w:id="610358295">
              <w:marLeft w:val="0"/>
              <w:marRight w:val="0"/>
              <w:marTop w:val="0"/>
              <w:marBottom w:val="0"/>
              <w:divBdr>
                <w:top w:val="none" w:sz="0" w:space="0" w:color="auto"/>
                <w:left w:val="none" w:sz="0" w:space="0" w:color="auto"/>
                <w:bottom w:val="none" w:sz="0" w:space="0" w:color="auto"/>
                <w:right w:val="none" w:sz="0" w:space="0" w:color="auto"/>
              </w:divBdr>
            </w:div>
            <w:div w:id="274676422">
              <w:marLeft w:val="0"/>
              <w:marRight w:val="0"/>
              <w:marTop w:val="0"/>
              <w:marBottom w:val="0"/>
              <w:divBdr>
                <w:top w:val="none" w:sz="0" w:space="0" w:color="auto"/>
                <w:left w:val="none" w:sz="0" w:space="0" w:color="auto"/>
                <w:bottom w:val="none" w:sz="0" w:space="0" w:color="auto"/>
                <w:right w:val="none" w:sz="0" w:space="0" w:color="auto"/>
              </w:divBdr>
            </w:div>
            <w:div w:id="1178933767">
              <w:marLeft w:val="0"/>
              <w:marRight w:val="0"/>
              <w:marTop w:val="0"/>
              <w:marBottom w:val="0"/>
              <w:divBdr>
                <w:top w:val="none" w:sz="0" w:space="0" w:color="auto"/>
                <w:left w:val="none" w:sz="0" w:space="0" w:color="auto"/>
                <w:bottom w:val="none" w:sz="0" w:space="0" w:color="auto"/>
                <w:right w:val="none" w:sz="0" w:space="0" w:color="auto"/>
              </w:divBdr>
            </w:div>
            <w:div w:id="204177193">
              <w:marLeft w:val="0"/>
              <w:marRight w:val="0"/>
              <w:marTop w:val="0"/>
              <w:marBottom w:val="0"/>
              <w:divBdr>
                <w:top w:val="none" w:sz="0" w:space="0" w:color="auto"/>
                <w:left w:val="none" w:sz="0" w:space="0" w:color="auto"/>
                <w:bottom w:val="none" w:sz="0" w:space="0" w:color="auto"/>
                <w:right w:val="none" w:sz="0" w:space="0" w:color="auto"/>
              </w:divBdr>
            </w:div>
            <w:div w:id="2124574057">
              <w:marLeft w:val="0"/>
              <w:marRight w:val="0"/>
              <w:marTop w:val="0"/>
              <w:marBottom w:val="0"/>
              <w:divBdr>
                <w:top w:val="none" w:sz="0" w:space="0" w:color="auto"/>
                <w:left w:val="none" w:sz="0" w:space="0" w:color="auto"/>
                <w:bottom w:val="none" w:sz="0" w:space="0" w:color="auto"/>
                <w:right w:val="none" w:sz="0" w:space="0" w:color="auto"/>
              </w:divBdr>
            </w:div>
            <w:div w:id="2047290329">
              <w:marLeft w:val="0"/>
              <w:marRight w:val="0"/>
              <w:marTop w:val="0"/>
              <w:marBottom w:val="0"/>
              <w:divBdr>
                <w:top w:val="none" w:sz="0" w:space="0" w:color="auto"/>
                <w:left w:val="none" w:sz="0" w:space="0" w:color="auto"/>
                <w:bottom w:val="none" w:sz="0" w:space="0" w:color="auto"/>
                <w:right w:val="none" w:sz="0" w:space="0" w:color="auto"/>
              </w:divBdr>
            </w:div>
            <w:div w:id="1069114163">
              <w:marLeft w:val="0"/>
              <w:marRight w:val="0"/>
              <w:marTop w:val="0"/>
              <w:marBottom w:val="0"/>
              <w:divBdr>
                <w:top w:val="none" w:sz="0" w:space="0" w:color="auto"/>
                <w:left w:val="none" w:sz="0" w:space="0" w:color="auto"/>
                <w:bottom w:val="none" w:sz="0" w:space="0" w:color="auto"/>
                <w:right w:val="none" w:sz="0" w:space="0" w:color="auto"/>
              </w:divBdr>
            </w:div>
            <w:div w:id="1267546012">
              <w:marLeft w:val="0"/>
              <w:marRight w:val="0"/>
              <w:marTop w:val="0"/>
              <w:marBottom w:val="0"/>
              <w:divBdr>
                <w:top w:val="none" w:sz="0" w:space="0" w:color="auto"/>
                <w:left w:val="none" w:sz="0" w:space="0" w:color="auto"/>
                <w:bottom w:val="none" w:sz="0" w:space="0" w:color="auto"/>
                <w:right w:val="none" w:sz="0" w:space="0" w:color="auto"/>
              </w:divBdr>
            </w:div>
            <w:div w:id="1849832481">
              <w:marLeft w:val="0"/>
              <w:marRight w:val="0"/>
              <w:marTop w:val="0"/>
              <w:marBottom w:val="0"/>
              <w:divBdr>
                <w:top w:val="none" w:sz="0" w:space="0" w:color="auto"/>
                <w:left w:val="none" w:sz="0" w:space="0" w:color="auto"/>
                <w:bottom w:val="none" w:sz="0" w:space="0" w:color="auto"/>
                <w:right w:val="none" w:sz="0" w:space="0" w:color="auto"/>
              </w:divBdr>
            </w:div>
            <w:div w:id="1578393965">
              <w:marLeft w:val="0"/>
              <w:marRight w:val="0"/>
              <w:marTop w:val="0"/>
              <w:marBottom w:val="0"/>
              <w:divBdr>
                <w:top w:val="none" w:sz="0" w:space="0" w:color="auto"/>
                <w:left w:val="none" w:sz="0" w:space="0" w:color="auto"/>
                <w:bottom w:val="none" w:sz="0" w:space="0" w:color="auto"/>
                <w:right w:val="none" w:sz="0" w:space="0" w:color="auto"/>
              </w:divBdr>
            </w:div>
            <w:div w:id="833104148">
              <w:marLeft w:val="0"/>
              <w:marRight w:val="0"/>
              <w:marTop w:val="0"/>
              <w:marBottom w:val="0"/>
              <w:divBdr>
                <w:top w:val="none" w:sz="0" w:space="0" w:color="auto"/>
                <w:left w:val="none" w:sz="0" w:space="0" w:color="auto"/>
                <w:bottom w:val="none" w:sz="0" w:space="0" w:color="auto"/>
                <w:right w:val="none" w:sz="0" w:space="0" w:color="auto"/>
              </w:divBdr>
            </w:div>
            <w:div w:id="1873418885">
              <w:marLeft w:val="0"/>
              <w:marRight w:val="0"/>
              <w:marTop w:val="0"/>
              <w:marBottom w:val="0"/>
              <w:divBdr>
                <w:top w:val="none" w:sz="0" w:space="0" w:color="auto"/>
                <w:left w:val="none" w:sz="0" w:space="0" w:color="auto"/>
                <w:bottom w:val="none" w:sz="0" w:space="0" w:color="auto"/>
                <w:right w:val="none" w:sz="0" w:space="0" w:color="auto"/>
              </w:divBdr>
            </w:div>
            <w:div w:id="2001881111">
              <w:marLeft w:val="0"/>
              <w:marRight w:val="0"/>
              <w:marTop w:val="0"/>
              <w:marBottom w:val="0"/>
              <w:divBdr>
                <w:top w:val="none" w:sz="0" w:space="0" w:color="auto"/>
                <w:left w:val="none" w:sz="0" w:space="0" w:color="auto"/>
                <w:bottom w:val="none" w:sz="0" w:space="0" w:color="auto"/>
                <w:right w:val="none" w:sz="0" w:space="0" w:color="auto"/>
              </w:divBdr>
            </w:div>
            <w:div w:id="852957168">
              <w:marLeft w:val="0"/>
              <w:marRight w:val="0"/>
              <w:marTop w:val="0"/>
              <w:marBottom w:val="0"/>
              <w:divBdr>
                <w:top w:val="none" w:sz="0" w:space="0" w:color="auto"/>
                <w:left w:val="none" w:sz="0" w:space="0" w:color="auto"/>
                <w:bottom w:val="none" w:sz="0" w:space="0" w:color="auto"/>
                <w:right w:val="none" w:sz="0" w:space="0" w:color="auto"/>
              </w:divBdr>
            </w:div>
            <w:div w:id="1759866403">
              <w:marLeft w:val="0"/>
              <w:marRight w:val="0"/>
              <w:marTop w:val="0"/>
              <w:marBottom w:val="0"/>
              <w:divBdr>
                <w:top w:val="none" w:sz="0" w:space="0" w:color="auto"/>
                <w:left w:val="none" w:sz="0" w:space="0" w:color="auto"/>
                <w:bottom w:val="none" w:sz="0" w:space="0" w:color="auto"/>
                <w:right w:val="none" w:sz="0" w:space="0" w:color="auto"/>
              </w:divBdr>
            </w:div>
            <w:div w:id="1701708532">
              <w:marLeft w:val="0"/>
              <w:marRight w:val="0"/>
              <w:marTop w:val="0"/>
              <w:marBottom w:val="0"/>
              <w:divBdr>
                <w:top w:val="none" w:sz="0" w:space="0" w:color="auto"/>
                <w:left w:val="none" w:sz="0" w:space="0" w:color="auto"/>
                <w:bottom w:val="none" w:sz="0" w:space="0" w:color="auto"/>
                <w:right w:val="none" w:sz="0" w:space="0" w:color="auto"/>
              </w:divBdr>
            </w:div>
            <w:div w:id="144306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1167">
      <w:bodyDiv w:val="1"/>
      <w:marLeft w:val="0"/>
      <w:marRight w:val="0"/>
      <w:marTop w:val="0"/>
      <w:marBottom w:val="0"/>
      <w:divBdr>
        <w:top w:val="none" w:sz="0" w:space="0" w:color="auto"/>
        <w:left w:val="none" w:sz="0" w:space="0" w:color="auto"/>
        <w:bottom w:val="none" w:sz="0" w:space="0" w:color="auto"/>
        <w:right w:val="none" w:sz="0" w:space="0" w:color="auto"/>
      </w:divBdr>
      <w:divsChild>
        <w:div w:id="1923949973">
          <w:marLeft w:val="0"/>
          <w:marRight w:val="0"/>
          <w:marTop w:val="0"/>
          <w:marBottom w:val="0"/>
          <w:divBdr>
            <w:top w:val="none" w:sz="0" w:space="0" w:color="auto"/>
            <w:left w:val="none" w:sz="0" w:space="0" w:color="auto"/>
            <w:bottom w:val="none" w:sz="0" w:space="0" w:color="auto"/>
            <w:right w:val="none" w:sz="0" w:space="0" w:color="auto"/>
          </w:divBdr>
          <w:divsChild>
            <w:div w:id="221865545">
              <w:marLeft w:val="0"/>
              <w:marRight w:val="0"/>
              <w:marTop w:val="0"/>
              <w:marBottom w:val="0"/>
              <w:divBdr>
                <w:top w:val="none" w:sz="0" w:space="0" w:color="auto"/>
                <w:left w:val="none" w:sz="0" w:space="0" w:color="auto"/>
                <w:bottom w:val="none" w:sz="0" w:space="0" w:color="auto"/>
                <w:right w:val="none" w:sz="0" w:space="0" w:color="auto"/>
              </w:divBdr>
            </w:div>
            <w:div w:id="393702268">
              <w:marLeft w:val="0"/>
              <w:marRight w:val="0"/>
              <w:marTop w:val="0"/>
              <w:marBottom w:val="0"/>
              <w:divBdr>
                <w:top w:val="none" w:sz="0" w:space="0" w:color="auto"/>
                <w:left w:val="none" w:sz="0" w:space="0" w:color="auto"/>
                <w:bottom w:val="none" w:sz="0" w:space="0" w:color="auto"/>
                <w:right w:val="none" w:sz="0" w:space="0" w:color="auto"/>
              </w:divBdr>
            </w:div>
            <w:div w:id="720135719">
              <w:marLeft w:val="0"/>
              <w:marRight w:val="0"/>
              <w:marTop w:val="0"/>
              <w:marBottom w:val="0"/>
              <w:divBdr>
                <w:top w:val="none" w:sz="0" w:space="0" w:color="auto"/>
                <w:left w:val="none" w:sz="0" w:space="0" w:color="auto"/>
                <w:bottom w:val="none" w:sz="0" w:space="0" w:color="auto"/>
                <w:right w:val="none" w:sz="0" w:space="0" w:color="auto"/>
              </w:divBdr>
            </w:div>
            <w:div w:id="276179533">
              <w:marLeft w:val="0"/>
              <w:marRight w:val="0"/>
              <w:marTop w:val="0"/>
              <w:marBottom w:val="0"/>
              <w:divBdr>
                <w:top w:val="none" w:sz="0" w:space="0" w:color="auto"/>
                <w:left w:val="none" w:sz="0" w:space="0" w:color="auto"/>
                <w:bottom w:val="none" w:sz="0" w:space="0" w:color="auto"/>
                <w:right w:val="none" w:sz="0" w:space="0" w:color="auto"/>
              </w:divBdr>
            </w:div>
            <w:div w:id="1835879626">
              <w:marLeft w:val="0"/>
              <w:marRight w:val="0"/>
              <w:marTop w:val="0"/>
              <w:marBottom w:val="0"/>
              <w:divBdr>
                <w:top w:val="none" w:sz="0" w:space="0" w:color="auto"/>
                <w:left w:val="none" w:sz="0" w:space="0" w:color="auto"/>
                <w:bottom w:val="none" w:sz="0" w:space="0" w:color="auto"/>
                <w:right w:val="none" w:sz="0" w:space="0" w:color="auto"/>
              </w:divBdr>
            </w:div>
            <w:div w:id="301077783">
              <w:marLeft w:val="0"/>
              <w:marRight w:val="0"/>
              <w:marTop w:val="0"/>
              <w:marBottom w:val="0"/>
              <w:divBdr>
                <w:top w:val="none" w:sz="0" w:space="0" w:color="auto"/>
                <w:left w:val="none" w:sz="0" w:space="0" w:color="auto"/>
                <w:bottom w:val="none" w:sz="0" w:space="0" w:color="auto"/>
                <w:right w:val="none" w:sz="0" w:space="0" w:color="auto"/>
              </w:divBdr>
            </w:div>
            <w:div w:id="550844077">
              <w:marLeft w:val="0"/>
              <w:marRight w:val="0"/>
              <w:marTop w:val="0"/>
              <w:marBottom w:val="0"/>
              <w:divBdr>
                <w:top w:val="none" w:sz="0" w:space="0" w:color="auto"/>
                <w:left w:val="none" w:sz="0" w:space="0" w:color="auto"/>
                <w:bottom w:val="none" w:sz="0" w:space="0" w:color="auto"/>
                <w:right w:val="none" w:sz="0" w:space="0" w:color="auto"/>
              </w:divBdr>
            </w:div>
            <w:div w:id="613681220">
              <w:marLeft w:val="0"/>
              <w:marRight w:val="0"/>
              <w:marTop w:val="0"/>
              <w:marBottom w:val="0"/>
              <w:divBdr>
                <w:top w:val="none" w:sz="0" w:space="0" w:color="auto"/>
                <w:left w:val="none" w:sz="0" w:space="0" w:color="auto"/>
                <w:bottom w:val="none" w:sz="0" w:space="0" w:color="auto"/>
                <w:right w:val="none" w:sz="0" w:space="0" w:color="auto"/>
              </w:divBdr>
            </w:div>
            <w:div w:id="896862123">
              <w:marLeft w:val="0"/>
              <w:marRight w:val="0"/>
              <w:marTop w:val="0"/>
              <w:marBottom w:val="0"/>
              <w:divBdr>
                <w:top w:val="none" w:sz="0" w:space="0" w:color="auto"/>
                <w:left w:val="none" w:sz="0" w:space="0" w:color="auto"/>
                <w:bottom w:val="none" w:sz="0" w:space="0" w:color="auto"/>
                <w:right w:val="none" w:sz="0" w:space="0" w:color="auto"/>
              </w:divBdr>
            </w:div>
            <w:div w:id="694044805">
              <w:marLeft w:val="0"/>
              <w:marRight w:val="0"/>
              <w:marTop w:val="0"/>
              <w:marBottom w:val="0"/>
              <w:divBdr>
                <w:top w:val="none" w:sz="0" w:space="0" w:color="auto"/>
                <w:left w:val="none" w:sz="0" w:space="0" w:color="auto"/>
                <w:bottom w:val="none" w:sz="0" w:space="0" w:color="auto"/>
                <w:right w:val="none" w:sz="0" w:space="0" w:color="auto"/>
              </w:divBdr>
            </w:div>
            <w:div w:id="1045983965">
              <w:marLeft w:val="0"/>
              <w:marRight w:val="0"/>
              <w:marTop w:val="0"/>
              <w:marBottom w:val="0"/>
              <w:divBdr>
                <w:top w:val="none" w:sz="0" w:space="0" w:color="auto"/>
                <w:left w:val="none" w:sz="0" w:space="0" w:color="auto"/>
                <w:bottom w:val="none" w:sz="0" w:space="0" w:color="auto"/>
                <w:right w:val="none" w:sz="0" w:space="0" w:color="auto"/>
              </w:divBdr>
            </w:div>
            <w:div w:id="968507687">
              <w:marLeft w:val="0"/>
              <w:marRight w:val="0"/>
              <w:marTop w:val="0"/>
              <w:marBottom w:val="0"/>
              <w:divBdr>
                <w:top w:val="none" w:sz="0" w:space="0" w:color="auto"/>
                <w:left w:val="none" w:sz="0" w:space="0" w:color="auto"/>
                <w:bottom w:val="none" w:sz="0" w:space="0" w:color="auto"/>
                <w:right w:val="none" w:sz="0" w:space="0" w:color="auto"/>
              </w:divBdr>
            </w:div>
            <w:div w:id="541870520">
              <w:marLeft w:val="0"/>
              <w:marRight w:val="0"/>
              <w:marTop w:val="0"/>
              <w:marBottom w:val="0"/>
              <w:divBdr>
                <w:top w:val="none" w:sz="0" w:space="0" w:color="auto"/>
                <w:left w:val="none" w:sz="0" w:space="0" w:color="auto"/>
                <w:bottom w:val="none" w:sz="0" w:space="0" w:color="auto"/>
                <w:right w:val="none" w:sz="0" w:space="0" w:color="auto"/>
              </w:divBdr>
            </w:div>
            <w:div w:id="598951835">
              <w:marLeft w:val="0"/>
              <w:marRight w:val="0"/>
              <w:marTop w:val="0"/>
              <w:marBottom w:val="0"/>
              <w:divBdr>
                <w:top w:val="none" w:sz="0" w:space="0" w:color="auto"/>
                <w:left w:val="none" w:sz="0" w:space="0" w:color="auto"/>
                <w:bottom w:val="none" w:sz="0" w:space="0" w:color="auto"/>
                <w:right w:val="none" w:sz="0" w:space="0" w:color="auto"/>
              </w:divBdr>
            </w:div>
            <w:div w:id="579096066">
              <w:marLeft w:val="0"/>
              <w:marRight w:val="0"/>
              <w:marTop w:val="0"/>
              <w:marBottom w:val="0"/>
              <w:divBdr>
                <w:top w:val="none" w:sz="0" w:space="0" w:color="auto"/>
                <w:left w:val="none" w:sz="0" w:space="0" w:color="auto"/>
                <w:bottom w:val="none" w:sz="0" w:space="0" w:color="auto"/>
                <w:right w:val="none" w:sz="0" w:space="0" w:color="auto"/>
              </w:divBdr>
            </w:div>
            <w:div w:id="858466821">
              <w:marLeft w:val="0"/>
              <w:marRight w:val="0"/>
              <w:marTop w:val="0"/>
              <w:marBottom w:val="0"/>
              <w:divBdr>
                <w:top w:val="none" w:sz="0" w:space="0" w:color="auto"/>
                <w:left w:val="none" w:sz="0" w:space="0" w:color="auto"/>
                <w:bottom w:val="none" w:sz="0" w:space="0" w:color="auto"/>
                <w:right w:val="none" w:sz="0" w:space="0" w:color="auto"/>
              </w:divBdr>
            </w:div>
            <w:div w:id="346374602">
              <w:marLeft w:val="0"/>
              <w:marRight w:val="0"/>
              <w:marTop w:val="0"/>
              <w:marBottom w:val="0"/>
              <w:divBdr>
                <w:top w:val="none" w:sz="0" w:space="0" w:color="auto"/>
                <w:left w:val="none" w:sz="0" w:space="0" w:color="auto"/>
                <w:bottom w:val="none" w:sz="0" w:space="0" w:color="auto"/>
                <w:right w:val="none" w:sz="0" w:space="0" w:color="auto"/>
              </w:divBdr>
            </w:div>
            <w:div w:id="35814162">
              <w:marLeft w:val="0"/>
              <w:marRight w:val="0"/>
              <w:marTop w:val="0"/>
              <w:marBottom w:val="0"/>
              <w:divBdr>
                <w:top w:val="none" w:sz="0" w:space="0" w:color="auto"/>
                <w:left w:val="none" w:sz="0" w:space="0" w:color="auto"/>
                <w:bottom w:val="none" w:sz="0" w:space="0" w:color="auto"/>
                <w:right w:val="none" w:sz="0" w:space="0" w:color="auto"/>
              </w:divBdr>
            </w:div>
            <w:div w:id="264922697">
              <w:marLeft w:val="0"/>
              <w:marRight w:val="0"/>
              <w:marTop w:val="0"/>
              <w:marBottom w:val="0"/>
              <w:divBdr>
                <w:top w:val="none" w:sz="0" w:space="0" w:color="auto"/>
                <w:left w:val="none" w:sz="0" w:space="0" w:color="auto"/>
                <w:bottom w:val="none" w:sz="0" w:space="0" w:color="auto"/>
                <w:right w:val="none" w:sz="0" w:space="0" w:color="auto"/>
              </w:divBdr>
            </w:div>
            <w:div w:id="565994662">
              <w:marLeft w:val="0"/>
              <w:marRight w:val="0"/>
              <w:marTop w:val="0"/>
              <w:marBottom w:val="0"/>
              <w:divBdr>
                <w:top w:val="none" w:sz="0" w:space="0" w:color="auto"/>
                <w:left w:val="none" w:sz="0" w:space="0" w:color="auto"/>
                <w:bottom w:val="none" w:sz="0" w:space="0" w:color="auto"/>
                <w:right w:val="none" w:sz="0" w:space="0" w:color="auto"/>
              </w:divBdr>
            </w:div>
            <w:div w:id="1784612192">
              <w:marLeft w:val="0"/>
              <w:marRight w:val="0"/>
              <w:marTop w:val="0"/>
              <w:marBottom w:val="0"/>
              <w:divBdr>
                <w:top w:val="none" w:sz="0" w:space="0" w:color="auto"/>
                <w:left w:val="none" w:sz="0" w:space="0" w:color="auto"/>
                <w:bottom w:val="none" w:sz="0" w:space="0" w:color="auto"/>
                <w:right w:val="none" w:sz="0" w:space="0" w:color="auto"/>
              </w:divBdr>
            </w:div>
            <w:div w:id="862787518">
              <w:marLeft w:val="0"/>
              <w:marRight w:val="0"/>
              <w:marTop w:val="0"/>
              <w:marBottom w:val="0"/>
              <w:divBdr>
                <w:top w:val="none" w:sz="0" w:space="0" w:color="auto"/>
                <w:left w:val="none" w:sz="0" w:space="0" w:color="auto"/>
                <w:bottom w:val="none" w:sz="0" w:space="0" w:color="auto"/>
                <w:right w:val="none" w:sz="0" w:space="0" w:color="auto"/>
              </w:divBdr>
            </w:div>
            <w:div w:id="1574507386">
              <w:marLeft w:val="0"/>
              <w:marRight w:val="0"/>
              <w:marTop w:val="0"/>
              <w:marBottom w:val="0"/>
              <w:divBdr>
                <w:top w:val="none" w:sz="0" w:space="0" w:color="auto"/>
                <w:left w:val="none" w:sz="0" w:space="0" w:color="auto"/>
                <w:bottom w:val="none" w:sz="0" w:space="0" w:color="auto"/>
                <w:right w:val="none" w:sz="0" w:space="0" w:color="auto"/>
              </w:divBdr>
            </w:div>
            <w:div w:id="900822804">
              <w:marLeft w:val="0"/>
              <w:marRight w:val="0"/>
              <w:marTop w:val="0"/>
              <w:marBottom w:val="0"/>
              <w:divBdr>
                <w:top w:val="none" w:sz="0" w:space="0" w:color="auto"/>
                <w:left w:val="none" w:sz="0" w:space="0" w:color="auto"/>
                <w:bottom w:val="none" w:sz="0" w:space="0" w:color="auto"/>
                <w:right w:val="none" w:sz="0" w:space="0" w:color="auto"/>
              </w:divBdr>
            </w:div>
            <w:div w:id="1414937810">
              <w:marLeft w:val="0"/>
              <w:marRight w:val="0"/>
              <w:marTop w:val="0"/>
              <w:marBottom w:val="0"/>
              <w:divBdr>
                <w:top w:val="none" w:sz="0" w:space="0" w:color="auto"/>
                <w:left w:val="none" w:sz="0" w:space="0" w:color="auto"/>
                <w:bottom w:val="none" w:sz="0" w:space="0" w:color="auto"/>
                <w:right w:val="none" w:sz="0" w:space="0" w:color="auto"/>
              </w:divBdr>
            </w:div>
            <w:div w:id="1490168507">
              <w:marLeft w:val="0"/>
              <w:marRight w:val="0"/>
              <w:marTop w:val="0"/>
              <w:marBottom w:val="0"/>
              <w:divBdr>
                <w:top w:val="none" w:sz="0" w:space="0" w:color="auto"/>
                <w:left w:val="none" w:sz="0" w:space="0" w:color="auto"/>
                <w:bottom w:val="none" w:sz="0" w:space="0" w:color="auto"/>
                <w:right w:val="none" w:sz="0" w:space="0" w:color="auto"/>
              </w:divBdr>
            </w:div>
            <w:div w:id="1668174061">
              <w:marLeft w:val="0"/>
              <w:marRight w:val="0"/>
              <w:marTop w:val="0"/>
              <w:marBottom w:val="0"/>
              <w:divBdr>
                <w:top w:val="none" w:sz="0" w:space="0" w:color="auto"/>
                <w:left w:val="none" w:sz="0" w:space="0" w:color="auto"/>
                <w:bottom w:val="none" w:sz="0" w:space="0" w:color="auto"/>
                <w:right w:val="none" w:sz="0" w:space="0" w:color="auto"/>
              </w:divBdr>
            </w:div>
            <w:div w:id="606889469">
              <w:marLeft w:val="0"/>
              <w:marRight w:val="0"/>
              <w:marTop w:val="0"/>
              <w:marBottom w:val="0"/>
              <w:divBdr>
                <w:top w:val="none" w:sz="0" w:space="0" w:color="auto"/>
                <w:left w:val="none" w:sz="0" w:space="0" w:color="auto"/>
                <w:bottom w:val="none" w:sz="0" w:space="0" w:color="auto"/>
                <w:right w:val="none" w:sz="0" w:space="0" w:color="auto"/>
              </w:divBdr>
            </w:div>
            <w:div w:id="835878292">
              <w:marLeft w:val="0"/>
              <w:marRight w:val="0"/>
              <w:marTop w:val="0"/>
              <w:marBottom w:val="0"/>
              <w:divBdr>
                <w:top w:val="none" w:sz="0" w:space="0" w:color="auto"/>
                <w:left w:val="none" w:sz="0" w:space="0" w:color="auto"/>
                <w:bottom w:val="none" w:sz="0" w:space="0" w:color="auto"/>
                <w:right w:val="none" w:sz="0" w:space="0" w:color="auto"/>
              </w:divBdr>
            </w:div>
            <w:div w:id="982152177">
              <w:marLeft w:val="0"/>
              <w:marRight w:val="0"/>
              <w:marTop w:val="0"/>
              <w:marBottom w:val="0"/>
              <w:divBdr>
                <w:top w:val="none" w:sz="0" w:space="0" w:color="auto"/>
                <w:left w:val="none" w:sz="0" w:space="0" w:color="auto"/>
                <w:bottom w:val="none" w:sz="0" w:space="0" w:color="auto"/>
                <w:right w:val="none" w:sz="0" w:space="0" w:color="auto"/>
              </w:divBdr>
            </w:div>
            <w:div w:id="300306471">
              <w:marLeft w:val="0"/>
              <w:marRight w:val="0"/>
              <w:marTop w:val="0"/>
              <w:marBottom w:val="0"/>
              <w:divBdr>
                <w:top w:val="none" w:sz="0" w:space="0" w:color="auto"/>
                <w:left w:val="none" w:sz="0" w:space="0" w:color="auto"/>
                <w:bottom w:val="none" w:sz="0" w:space="0" w:color="auto"/>
                <w:right w:val="none" w:sz="0" w:space="0" w:color="auto"/>
              </w:divBdr>
            </w:div>
            <w:div w:id="10188909">
              <w:marLeft w:val="0"/>
              <w:marRight w:val="0"/>
              <w:marTop w:val="0"/>
              <w:marBottom w:val="0"/>
              <w:divBdr>
                <w:top w:val="none" w:sz="0" w:space="0" w:color="auto"/>
                <w:left w:val="none" w:sz="0" w:space="0" w:color="auto"/>
                <w:bottom w:val="none" w:sz="0" w:space="0" w:color="auto"/>
                <w:right w:val="none" w:sz="0" w:space="0" w:color="auto"/>
              </w:divBdr>
            </w:div>
            <w:div w:id="692732530">
              <w:marLeft w:val="0"/>
              <w:marRight w:val="0"/>
              <w:marTop w:val="0"/>
              <w:marBottom w:val="0"/>
              <w:divBdr>
                <w:top w:val="none" w:sz="0" w:space="0" w:color="auto"/>
                <w:left w:val="none" w:sz="0" w:space="0" w:color="auto"/>
                <w:bottom w:val="none" w:sz="0" w:space="0" w:color="auto"/>
                <w:right w:val="none" w:sz="0" w:space="0" w:color="auto"/>
              </w:divBdr>
            </w:div>
            <w:div w:id="814377031">
              <w:marLeft w:val="0"/>
              <w:marRight w:val="0"/>
              <w:marTop w:val="0"/>
              <w:marBottom w:val="0"/>
              <w:divBdr>
                <w:top w:val="none" w:sz="0" w:space="0" w:color="auto"/>
                <w:left w:val="none" w:sz="0" w:space="0" w:color="auto"/>
                <w:bottom w:val="none" w:sz="0" w:space="0" w:color="auto"/>
                <w:right w:val="none" w:sz="0" w:space="0" w:color="auto"/>
              </w:divBdr>
            </w:div>
            <w:div w:id="80299344">
              <w:marLeft w:val="0"/>
              <w:marRight w:val="0"/>
              <w:marTop w:val="0"/>
              <w:marBottom w:val="0"/>
              <w:divBdr>
                <w:top w:val="none" w:sz="0" w:space="0" w:color="auto"/>
                <w:left w:val="none" w:sz="0" w:space="0" w:color="auto"/>
                <w:bottom w:val="none" w:sz="0" w:space="0" w:color="auto"/>
                <w:right w:val="none" w:sz="0" w:space="0" w:color="auto"/>
              </w:divBdr>
            </w:div>
            <w:div w:id="877470564">
              <w:marLeft w:val="0"/>
              <w:marRight w:val="0"/>
              <w:marTop w:val="0"/>
              <w:marBottom w:val="0"/>
              <w:divBdr>
                <w:top w:val="none" w:sz="0" w:space="0" w:color="auto"/>
                <w:left w:val="none" w:sz="0" w:space="0" w:color="auto"/>
                <w:bottom w:val="none" w:sz="0" w:space="0" w:color="auto"/>
                <w:right w:val="none" w:sz="0" w:space="0" w:color="auto"/>
              </w:divBdr>
            </w:div>
            <w:div w:id="1347752054">
              <w:marLeft w:val="0"/>
              <w:marRight w:val="0"/>
              <w:marTop w:val="0"/>
              <w:marBottom w:val="0"/>
              <w:divBdr>
                <w:top w:val="none" w:sz="0" w:space="0" w:color="auto"/>
                <w:left w:val="none" w:sz="0" w:space="0" w:color="auto"/>
                <w:bottom w:val="none" w:sz="0" w:space="0" w:color="auto"/>
                <w:right w:val="none" w:sz="0" w:space="0" w:color="auto"/>
              </w:divBdr>
            </w:div>
            <w:div w:id="59447170">
              <w:marLeft w:val="0"/>
              <w:marRight w:val="0"/>
              <w:marTop w:val="0"/>
              <w:marBottom w:val="0"/>
              <w:divBdr>
                <w:top w:val="none" w:sz="0" w:space="0" w:color="auto"/>
                <w:left w:val="none" w:sz="0" w:space="0" w:color="auto"/>
                <w:bottom w:val="none" w:sz="0" w:space="0" w:color="auto"/>
                <w:right w:val="none" w:sz="0" w:space="0" w:color="auto"/>
              </w:divBdr>
            </w:div>
            <w:div w:id="1724060750">
              <w:marLeft w:val="0"/>
              <w:marRight w:val="0"/>
              <w:marTop w:val="0"/>
              <w:marBottom w:val="0"/>
              <w:divBdr>
                <w:top w:val="none" w:sz="0" w:space="0" w:color="auto"/>
                <w:left w:val="none" w:sz="0" w:space="0" w:color="auto"/>
                <w:bottom w:val="none" w:sz="0" w:space="0" w:color="auto"/>
                <w:right w:val="none" w:sz="0" w:space="0" w:color="auto"/>
              </w:divBdr>
            </w:div>
            <w:div w:id="161046026">
              <w:marLeft w:val="0"/>
              <w:marRight w:val="0"/>
              <w:marTop w:val="0"/>
              <w:marBottom w:val="0"/>
              <w:divBdr>
                <w:top w:val="none" w:sz="0" w:space="0" w:color="auto"/>
                <w:left w:val="none" w:sz="0" w:space="0" w:color="auto"/>
                <w:bottom w:val="none" w:sz="0" w:space="0" w:color="auto"/>
                <w:right w:val="none" w:sz="0" w:space="0" w:color="auto"/>
              </w:divBdr>
            </w:div>
            <w:div w:id="1519391235">
              <w:marLeft w:val="0"/>
              <w:marRight w:val="0"/>
              <w:marTop w:val="0"/>
              <w:marBottom w:val="0"/>
              <w:divBdr>
                <w:top w:val="none" w:sz="0" w:space="0" w:color="auto"/>
                <w:left w:val="none" w:sz="0" w:space="0" w:color="auto"/>
                <w:bottom w:val="none" w:sz="0" w:space="0" w:color="auto"/>
                <w:right w:val="none" w:sz="0" w:space="0" w:color="auto"/>
              </w:divBdr>
            </w:div>
            <w:div w:id="2121341900">
              <w:marLeft w:val="0"/>
              <w:marRight w:val="0"/>
              <w:marTop w:val="0"/>
              <w:marBottom w:val="0"/>
              <w:divBdr>
                <w:top w:val="none" w:sz="0" w:space="0" w:color="auto"/>
                <w:left w:val="none" w:sz="0" w:space="0" w:color="auto"/>
                <w:bottom w:val="none" w:sz="0" w:space="0" w:color="auto"/>
                <w:right w:val="none" w:sz="0" w:space="0" w:color="auto"/>
              </w:divBdr>
            </w:div>
            <w:div w:id="20221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0803">
      <w:bodyDiv w:val="1"/>
      <w:marLeft w:val="0"/>
      <w:marRight w:val="0"/>
      <w:marTop w:val="0"/>
      <w:marBottom w:val="0"/>
      <w:divBdr>
        <w:top w:val="none" w:sz="0" w:space="0" w:color="auto"/>
        <w:left w:val="none" w:sz="0" w:space="0" w:color="auto"/>
        <w:bottom w:val="none" w:sz="0" w:space="0" w:color="auto"/>
        <w:right w:val="none" w:sz="0" w:space="0" w:color="auto"/>
      </w:divBdr>
      <w:divsChild>
        <w:div w:id="304088791">
          <w:marLeft w:val="0"/>
          <w:marRight w:val="0"/>
          <w:marTop w:val="0"/>
          <w:marBottom w:val="0"/>
          <w:divBdr>
            <w:top w:val="none" w:sz="0" w:space="0" w:color="auto"/>
            <w:left w:val="none" w:sz="0" w:space="0" w:color="auto"/>
            <w:bottom w:val="none" w:sz="0" w:space="0" w:color="auto"/>
            <w:right w:val="none" w:sz="0" w:space="0" w:color="auto"/>
          </w:divBdr>
          <w:divsChild>
            <w:div w:id="1056272909">
              <w:marLeft w:val="0"/>
              <w:marRight w:val="0"/>
              <w:marTop w:val="0"/>
              <w:marBottom w:val="0"/>
              <w:divBdr>
                <w:top w:val="none" w:sz="0" w:space="0" w:color="auto"/>
                <w:left w:val="none" w:sz="0" w:space="0" w:color="auto"/>
                <w:bottom w:val="none" w:sz="0" w:space="0" w:color="auto"/>
                <w:right w:val="none" w:sz="0" w:space="0" w:color="auto"/>
              </w:divBdr>
            </w:div>
            <w:div w:id="354237602">
              <w:marLeft w:val="0"/>
              <w:marRight w:val="0"/>
              <w:marTop w:val="0"/>
              <w:marBottom w:val="0"/>
              <w:divBdr>
                <w:top w:val="none" w:sz="0" w:space="0" w:color="auto"/>
                <w:left w:val="none" w:sz="0" w:space="0" w:color="auto"/>
                <w:bottom w:val="none" w:sz="0" w:space="0" w:color="auto"/>
                <w:right w:val="none" w:sz="0" w:space="0" w:color="auto"/>
              </w:divBdr>
            </w:div>
            <w:div w:id="599727656">
              <w:marLeft w:val="0"/>
              <w:marRight w:val="0"/>
              <w:marTop w:val="0"/>
              <w:marBottom w:val="0"/>
              <w:divBdr>
                <w:top w:val="none" w:sz="0" w:space="0" w:color="auto"/>
                <w:left w:val="none" w:sz="0" w:space="0" w:color="auto"/>
                <w:bottom w:val="none" w:sz="0" w:space="0" w:color="auto"/>
                <w:right w:val="none" w:sz="0" w:space="0" w:color="auto"/>
              </w:divBdr>
            </w:div>
            <w:div w:id="2020544136">
              <w:marLeft w:val="0"/>
              <w:marRight w:val="0"/>
              <w:marTop w:val="0"/>
              <w:marBottom w:val="0"/>
              <w:divBdr>
                <w:top w:val="none" w:sz="0" w:space="0" w:color="auto"/>
                <w:left w:val="none" w:sz="0" w:space="0" w:color="auto"/>
                <w:bottom w:val="none" w:sz="0" w:space="0" w:color="auto"/>
                <w:right w:val="none" w:sz="0" w:space="0" w:color="auto"/>
              </w:divBdr>
            </w:div>
            <w:div w:id="301809711">
              <w:marLeft w:val="0"/>
              <w:marRight w:val="0"/>
              <w:marTop w:val="0"/>
              <w:marBottom w:val="0"/>
              <w:divBdr>
                <w:top w:val="none" w:sz="0" w:space="0" w:color="auto"/>
                <w:left w:val="none" w:sz="0" w:space="0" w:color="auto"/>
                <w:bottom w:val="none" w:sz="0" w:space="0" w:color="auto"/>
                <w:right w:val="none" w:sz="0" w:space="0" w:color="auto"/>
              </w:divBdr>
            </w:div>
            <w:div w:id="1772780583">
              <w:marLeft w:val="0"/>
              <w:marRight w:val="0"/>
              <w:marTop w:val="0"/>
              <w:marBottom w:val="0"/>
              <w:divBdr>
                <w:top w:val="none" w:sz="0" w:space="0" w:color="auto"/>
                <w:left w:val="none" w:sz="0" w:space="0" w:color="auto"/>
                <w:bottom w:val="none" w:sz="0" w:space="0" w:color="auto"/>
                <w:right w:val="none" w:sz="0" w:space="0" w:color="auto"/>
              </w:divBdr>
            </w:div>
            <w:div w:id="389886293">
              <w:marLeft w:val="0"/>
              <w:marRight w:val="0"/>
              <w:marTop w:val="0"/>
              <w:marBottom w:val="0"/>
              <w:divBdr>
                <w:top w:val="none" w:sz="0" w:space="0" w:color="auto"/>
                <w:left w:val="none" w:sz="0" w:space="0" w:color="auto"/>
                <w:bottom w:val="none" w:sz="0" w:space="0" w:color="auto"/>
                <w:right w:val="none" w:sz="0" w:space="0" w:color="auto"/>
              </w:divBdr>
            </w:div>
            <w:div w:id="573049216">
              <w:marLeft w:val="0"/>
              <w:marRight w:val="0"/>
              <w:marTop w:val="0"/>
              <w:marBottom w:val="0"/>
              <w:divBdr>
                <w:top w:val="none" w:sz="0" w:space="0" w:color="auto"/>
                <w:left w:val="none" w:sz="0" w:space="0" w:color="auto"/>
                <w:bottom w:val="none" w:sz="0" w:space="0" w:color="auto"/>
                <w:right w:val="none" w:sz="0" w:space="0" w:color="auto"/>
              </w:divBdr>
            </w:div>
            <w:div w:id="56513523">
              <w:marLeft w:val="0"/>
              <w:marRight w:val="0"/>
              <w:marTop w:val="0"/>
              <w:marBottom w:val="0"/>
              <w:divBdr>
                <w:top w:val="none" w:sz="0" w:space="0" w:color="auto"/>
                <w:left w:val="none" w:sz="0" w:space="0" w:color="auto"/>
                <w:bottom w:val="none" w:sz="0" w:space="0" w:color="auto"/>
                <w:right w:val="none" w:sz="0" w:space="0" w:color="auto"/>
              </w:divBdr>
            </w:div>
            <w:div w:id="733308700">
              <w:marLeft w:val="0"/>
              <w:marRight w:val="0"/>
              <w:marTop w:val="0"/>
              <w:marBottom w:val="0"/>
              <w:divBdr>
                <w:top w:val="none" w:sz="0" w:space="0" w:color="auto"/>
                <w:left w:val="none" w:sz="0" w:space="0" w:color="auto"/>
                <w:bottom w:val="none" w:sz="0" w:space="0" w:color="auto"/>
                <w:right w:val="none" w:sz="0" w:space="0" w:color="auto"/>
              </w:divBdr>
            </w:div>
            <w:div w:id="1311637836">
              <w:marLeft w:val="0"/>
              <w:marRight w:val="0"/>
              <w:marTop w:val="0"/>
              <w:marBottom w:val="0"/>
              <w:divBdr>
                <w:top w:val="none" w:sz="0" w:space="0" w:color="auto"/>
                <w:left w:val="none" w:sz="0" w:space="0" w:color="auto"/>
                <w:bottom w:val="none" w:sz="0" w:space="0" w:color="auto"/>
                <w:right w:val="none" w:sz="0" w:space="0" w:color="auto"/>
              </w:divBdr>
            </w:div>
            <w:div w:id="1350833508">
              <w:marLeft w:val="0"/>
              <w:marRight w:val="0"/>
              <w:marTop w:val="0"/>
              <w:marBottom w:val="0"/>
              <w:divBdr>
                <w:top w:val="none" w:sz="0" w:space="0" w:color="auto"/>
                <w:left w:val="none" w:sz="0" w:space="0" w:color="auto"/>
                <w:bottom w:val="none" w:sz="0" w:space="0" w:color="auto"/>
                <w:right w:val="none" w:sz="0" w:space="0" w:color="auto"/>
              </w:divBdr>
            </w:div>
            <w:div w:id="917204528">
              <w:marLeft w:val="0"/>
              <w:marRight w:val="0"/>
              <w:marTop w:val="0"/>
              <w:marBottom w:val="0"/>
              <w:divBdr>
                <w:top w:val="none" w:sz="0" w:space="0" w:color="auto"/>
                <w:left w:val="none" w:sz="0" w:space="0" w:color="auto"/>
                <w:bottom w:val="none" w:sz="0" w:space="0" w:color="auto"/>
                <w:right w:val="none" w:sz="0" w:space="0" w:color="auto"/>
              </w:divBdr>
            </w:div>
            <w:div w:id="1053233672">
              <w:marLeft w:val="0"/>
              <w:marRight w:val="0"/>
              <w:marTop w:val="0"/>
              <w:marBottom w:val="0"/>
              <w:divBdr>
                <w:top w:val="none" w:sz="0" w:space="0" w:color="auto"/>
                <w:left w:val="none" w:sz="0" w:space="0" w:color="auto"/>
                <w:bottom w:val="none" w:sz="0" w:space="0" w:color="auto"/>
                <w:right w:val="none" w:sz="0" w:space="0" w:color="auto"/>
              </w:divBdr>
            </w:div>
            <w:div w:id="1429346711">
              <w:marLeft w:val="0"/>
              <w:marRight w:val="0"/>
              <w:marTop w:val="0"/>
              <w:marBottom w:val="0"/>
              <w:divBdr>
                <w:top w:val="none" w:sz="0" w:space="0" w:color="auto"/>
                <w:left w:val="none" w:sz="0" w:space="0" w:color="auto"/>
                <w:bottom w:val="none" w:sz="0" w:space="0" w:color="auto"/>
                <w:right w:val="none" w:sz="0" w:space="0" w:color="auto"/>
              </w:divBdr>
            </w:div>
            <w:div w:id="1103114649">
              <w:marLeft w:val="0"/>
              <w:marRight w:val="0"/>
              <w:marTop w:val="0"/>
              <w:marBottom w:val="0"/>
              <w:divBdr>
                <w:top w:val="none" w:sz="0" w:space="0" w:color="auto"/>
                <w:left w:val="none" w:sz="0" w:space="0" w:color="auto"/>
                <w:bottom w:val="none" w:sz="0" w:space="0" w:color="auto"/>
                <w:right w:val="none" w:sz="0" w:space="0" w:color="auto"/>
              </w:divBdr>
            </w:div>
            <w:div w:id="1449080675">
              <w:marLeft w:val="0"/>
              <w:marRight w:val="0"/>
              <w:marTop w:val="0"/>
              <w:marBottom w:val="0"/>
              <w:divBdr>
                <w:top w:val="none" w:sz="0" w:space="0" w:color="auto"/>
                <w:left w:val="none" w:sz="0" w:space="0" w:color="auto"/>
                <w:bottom w:val="none" w:sz="0" w:space="0" w:color="auto"/>
                <w:right w:val="none" w:sz="0" w:space="0" w:color="auto"/>
              </w:divBdr>
            </w:div>
            <w:div w:id="1492327695">
              <w:marLeft w:val="0"/>
              <w:marRight w:val="0"/>
              <w:marTop w:val="0"/>
              <w:marBottom w:val="0"/>
              <w:divBdr>
                <w:top w:val="none" w:sz="0" w:space="0" w:color="auto"/>
                <w:left w:val="none" w:sz="0" w:space="0" w:color="auto"/>
                <w:bottom w:val="none" w:sz="0" w:space="0" w:color="auto"/>
                <w:right w:val="none" w:sz="0" w:space="0" w:color="auto"/>
              </w:divBdr>
            </w:div>
            <w:div w:id="1761564486">
              <w:marLeft w:val="0"/>
              <w:marRight w:val="0"/>
              <w:marTop w:val="0"/>
              <w:marBottom w:val="0"/>
              <w:divBdr>
                <w:top w:val="none" w:sz="0" w:space="0" w:color="auto"/>
                <w:left w:val="none" w:sz="0" w:space="0" w:color="auto"/>
                <w:bottom w:val="none" w:sz="0" w:space="0" w:color="auto"/>
                <w:right w:val="none" w:sz="0" w:space="0" w:color="auto"/>
              </w:divBdr>
            </w:div>
            <w:div w:id="1180045720">
              <w:marLeft w:val="0"/>
              <w:marRight w:val="0"/>
              <w:marTop w:val="0"/>
              <w:marBottom w:val="0"/>
              <w:divBdr>
                <w:top w:val="none" w:sz="0" w:space="0" w:color="auto"/>
                <w:left w:val="none" w:sz="0" w:space="0" w:color="auto"/>
                <w:bottom w:val="none" w:sz="0" w:space="0" w:color="auto"/>
                <w:right w:val="none" w:sz="0" w:space="0" w:color="auto"/>
              </w:divBdr>
            </w:div>
            <w:div w:id="2036996988">
              <w:marLeft w:val="0"/>
              <w:marRight w:val="0"/>
              <w:marTop w:val="0"/>
              <w:marBottom w:val="0"/>
              <w:divBdr>
                <w:top w:val="none" w:sz="0" w:space="0" w:color="auto"/>
                <w:left w:val="none" w:sz="0" w:space="0" w:color="auto"/>
                <w:bottom w:val="none" w:sz="0" w:space="0" w:color="auto"/>
                <w:right w:val="none" w:sz="0" w:space="0" w:color="auto"/>
              </w:divBdr>
            </w:div>
            <w:div w:id="1707829169">
              <w:marLeft w:val="0"/>
              <w:marRight w:val="0"/>
              <w:marTop w:val="0"/>
              <w:marBottom w:val="0"/>
              <w:divBdr>
                <w:top w:val="none" w:sz="0" w:space="0" w:color="auto"/>
                <w:left w:val="none" w:sz="0" w:space="0" w:color="auto"/>
                <w:bottom w:val="none" w:sz="0" w:space="0" w:color="auto"/>
                <w:right w:val="none" w:sz="0" w:space="0" w:color="auto"/>
              </w:divBdr>
            </w:div>
            <w:div w:id="661352243">
              <w:marLeft w:val="0"/>
              <w:marRight w:val="0"/>
              <w:marTop w:val="0"/>
              <w:marBottom w:val="0"/>
              <w:divBdr>
                <w:top w:val="none" w:sz="0" w:space="0" w:color="auto"/>
                <w:left w:val="none" w:sz="0" w:space="0" w:color="auto"/>
                <w:bottom w:val="none" w:sz="0" w:space="0" w:color="auto"/>
                <w:right w:val="none" w:sz="0" w:space="0" w:color="auto"/>
              </w:divBdr>
            </w:div>
            <w:div w:id="787316205">
              <w:marLeft w:val="0"/>
              <w:marRight w:val="0"/>
              <w:marTop w:val="0"/>
              <w:marBottom w:val="0"/>
              <w:divBdr>
                <w:top w:val="none" w:sz="0" w:space="0" w:color="auto"/>
                <w:left w:val="none" w:sz="0" w:space="0" w:color="auto"/>
                <w:bottom w:val="none" w:sz="0" w:space="0" w:color="auto"/>
                <w:right w:val="none" w:sz="0" w:space="0" w:color="auto"/>
              </w:divBdr>
            </w:div>
            <w:div w:id="767695341">
              <w:marLeft w:val="0"/>
              <w:marRight w:val="0"/>
              <w:marTop w:val="0"/>
              <w:marBottom w:val="0"/>
              <w:divBdr>
                <w:top w:val="none" w:sz="0" w:space="0" w:color="auto"/>
                <w:left w:val="none" w:sz="0" w:space="0" w:color="auto"/>
                <w:bottom w:val="none" w:sz="0" w:space="0" w:color="auto"/>
                <w:right w:val="none" w:sz="0" w:space="0" w:color="auto"/>
              </w:divBdr>
            </w:div>
            <w:div w:id="702558063">
              <w:marLeft w:val="0"/>
              <w:marRight w:val="0"/>
              <w:marTop w:val="0"/>
              <w:marBottom w:val="0"/>
              <w:divBdr>
                <w:top w:val="none" w:sz="0" w:space="0" w:color="auto"/>
                <w:left w:val="none" w:sz="0" w:space="0" w:color="auto"/>
                <w:bottom w:val="none" w:sz="0" w:space="0" w:color="auto"/>
                <w:right w:val="none" w:sz="0" w:space="0" w:color="auto"/>
              </w:divBdr>
            </w:div>
            <w:div w:id="1512834233">
              <w:marLeft w:val="0"/>
              <w:marRight w:val="0"/>
              <w:marTop w:val="0"/>
              <w:marBottom w:val="0"/>
              <w:divBdr>
                <w:top w:val="none" w:sz="0" w:space="0" w:color="auto"/>
                <w:left w:val="none" w:sz="0" w:space="0" w:color="auto"/>
                <w:bottom w:val="none" w:sz="0" w:space="0" w:color="auto"/>
                <w:right w:val="none" w:sz="0" w:space="0" w:color="auto"/>
              </w:divBdr>
            </w:div>
            <w:div w:id="1061638533">
              <w:marLeft w:val="0"/>
              <w:marRight w:val="0"/>
              <w:marTop w:val="0"/>
              <w:marBottom w:val="0"/>
              <w:divBdr>
                <w:top w:val="none" w:sz="0" w:space="0" w:color="auto"/>
                <w:left w:val="none" w:sz="0" w:space="0" w:color="auto"/>
                <w:bottom w:val="none" w:sz="0" w:space="0" w:color="auto"/>
                <w:right w:val="none" w:sz="0" w:space="0" w:color="auto"/>
              </w:divBdr>
            </w:div>
            <w:div w:id="1764497566">
              <w:marLeft w:val="0"/>
              <w:marRight w:val="0"/>
              <w:marTop w:val="0"/>
              <w:marBottom w:val="0"/>
              <w:divBdr>
                <w:top w:val="none" w:sz="0" w:space="0" w:color="auto"/>
                <w:left w:val="none" w:sz="0" w:space="0" w:color="auto"/>
                <w:bottom w:val="none" w:sz="0" w:space="0" w:color="auto"/>
                <w:right w:val="none" w:sz="0" w:space="0" w:color="auto"/>
              </w:divBdr>
            </w:div>
            <w:div w:id="3945807">
              <w:marLeft w:val="0"/>
              <w:marRight w:val="0"/>
              <w:marTop w:val="0"/>
              <w:marBottom w:val="0"/>
              <w:divBdr>
                <w:top w:val="none" w:sz="0" w:space="0" w:color="auto"/>
                <w:left w:val="none" w:sz="0" w:space="0" w:color="auto"/>
                <w:bottom w:val="none" w:sz="0" w:space="0" w:color="auto"/>
                <w:right w:val="none" w:sz="0" w:space="0" w:color="auto"/>
              </w:divBdr>
            </w:div>
            <w:div w:id="778796694">
              <w:marLeft w:val="0"/>
              <w:marRight w:val="0"/>
              <w:marTop w:val="0"/>
              <w:marBottom w:val="0"/>
              <w:divBdr>
                <w:top w:val="none" w:sz="0" w:space="0" w:color="auto"/>
                <w:left w:val="none" w:sz="0" w:space="0" w:color="auto"/>
                <w:bottom w:val="none" w:sz="0" w:space="0" w:color="auto"/>
                <w:right w:val="none" w:sz="0" w:space="0" w:color="auto"/>
              </w:divBdr>
            </w:div>
            <w:div w:id="1872567329">
              <w:marLeft w:val="0"/>
              <w:marRight w:val="0"/>
              <w:marTop w:val="0"/>
              <w:marBottom w:val="0"/>
              <w:divBdr>
                <w:top w:val="none" w:sz="0" w:space="0" w:color="auto"/>
                <w:left w:val="none" w:sz="0" w:space="0" w:color="auto"/>
                <w:bottom w:val="none" w:sz="0" w:space="0" w:color="auto"/>
                <w:right w:val="none" w:sz="0" w:space="0" w:color="auto"/>
              </w:divBdr>
            </w:div>
            <w:div w:id="839808336">
              <w:marLeft w:val="0"/>
              <w:marRight w:val="0"/>
              <w:marTop w:val="0"/>
              <w:marBottom w:val="0"/>
              <w:divBdr>
                <w:top w:val="none" w:sz="0" w:space="0" w:color="auto"/>
                <w:left w:val="none" w:sz="0" w:space="0" w:color="auto"/>
                <w:bottom w:val="none" w:sz="0" w:space="0" w:color="auto"/>
                <w:right w:val="none" w:sz="0" w:space="0" w:color="auto"/>
              </w:divBdr>
            </w:div>
            <w:div w:id="517701297">
              <w:marLeft w:val="0"/>
              <w:marRight w:val="0"/>
              <w:marTop w:val="0"/>
              <w:marBottom w:val="0"/>
              <w:divBdr>
                <w:top w:val="none" w:sz="0" w:space="0" w:color="auto"/>
                <w:left w:val="none" w:sz="0" w:space="0" w:color="auto"/>
                <w:bottom w:val="none" w:sz="0" w:space="0" w:color="auto"/>
                <w:right w:val="none" w:sz="0" w:space="0" w:color="auto"/>
              </w:divBdr>
            </w:div>
            <w:div w:id="15543493">
              <w:marLeft w:val="0"/>
              <w:marRight w:val="0"/>
              <w:marTop w:val="0"/>
              <w:marBottom w:val="0"/>
              <w:divBdr>
                <w:top w:val="none" w:sz="0" w:space="0" w:color="auto"/>
                <w:left w:val="none" w:sz="0" w:space="0" w:color="auto"/>
                <w:bottom w:val="none" w:sz="0" w:space="0" w:color="auto"/>
                <w:right w:val="none" w:sz="0" w:space="0" w:color="auto"/>
              </w:divBdr>
            </w:div>
            <w:div w:id="662665095">
              <w:marLeft w:val="0"/>
              <w:marRight w:val="0"/>
              <w:marTop w:val="0"/>
              <w:marBottom w:val="0"/>
              <w:divBdr>
                <w:top w:val="none" w:sz="0" w:space="0" w:color="auto"/>
                <w:left w:val="none" w:sz="0" w:space="0" w:color="auto"/>
                <w:bottom w:val="none" w:sz="0" w:space="0" w:color="auto"/>
                <w:right w:val="none" w:sz="0" w:space="0" w:color="auto"/>
              </w:divBdr>
            </w:div>
            <w:div w:id="303436908">
              <w:marLeft w:val="0"/>
              <w:marRight w:val="0"/>
              <w:marTop w:val="0"/>
              <w:marBottom w:val="0"/>
              <w:divBdr>
                <w:top w:val="none" w:sz="0" w:space="0" w:color="auto"/>
                <w:left w:val="none" w:sz="0" w:space="0" w:color="auto"/>
                <w:bottom w:val="none" w:sz="0" w:space="0" w:color="auto"/>
                <w:right w:val="none" w:sz="0" w:space="0" w:color="auto"/>
              </w:divBdr>
            </w:div>
            <w:div w:id="2101365957">
              <w:marLeft w:val="0"/>
              <w:marRight w:val="0"/>
              <w:marTop w:val="0"/>
              <w:marBottom w:val="0"/>
              <w:divBdr>
                <w:top w:val="none" w:sz="0" w:space="0" w:color="auto"/>
                <w:left w:val="none" w:sz="0" w:space="0" w:color="auto"/>
                <w:bottom w:val="none" w:sz="0" w:space="0" w:color="auto"/>
                <w:right w:val="none" w:sz="0" w:space="0" w:color="auto"/>
              </w:divBdr>
            </w:div>
            <w:div w:id="1227913598">
              <w:marLeft w:val="0"/>
              <w:marRight w:val="0"/>
              <w:marTop w:val="0"/>
              <w:marBottom w:val="0"/>
              <w:divBdr>
                <w:top w:val="none" w:sz="0" w:space="0" w:color="auto"/>
                <w:left w:val="none" w:sz="0" w:space="0" w:color="auto"/>
                <w:bottom w:val="none" w:sz="0" w:space="0" w:color="auto"/>
                <w:right w:val="none" w:sz="0" w:space="0" w:color="auto"/>
              </w:divBdr>
            </w:div>
            <w:div w:id="1948273794">
              <w:marLeft w:val="0"/>
              <w:marRight w:val="0"/>
              <w:marTop w:val="0"/>
              <w:marBottom w:val="0"/>
              <w:divBdr>
                <w:top w:val="none" w:sz="0" w:space="0" w:color="auto"/>
                <w:left w:val="none" w:sz="0" w:space="0" w:color="auto"/>
                <w:bottom w:val="none" w:sz="0" w:space="0" w:color="auto"/>
                <w:right w:val="none" w:sz="0" w:space="0" w:color="auto"/>
              </w:divBdr>
            </w:div>
            <w:div w:id="1030180076">
              <w:marLeft w:val="0"/>
              <w:marRight w:val="0"/>
              <w:marTop w:val="0"/>
              <w:marBottom w:val="0"/>
              <w:divBdr>
                <w:top w:val="none" w:sz="0" w:space="0" w:color="auto"/>
                <w:left w:val="none" w:sz="0" w:space="0" w:color="auto"/>
                <w:bottom w:val="none" w:sz="0" w:space="0" w:color="auto"/>
                <w:right w:val="none" w:sz="0" w:space="0" w:color="auto"/>
              </w:divBdr>
            </w:div>
            <w:div w:id="402144580">
              <w:marLeft w:val="0"/>
              <w:marRight w:val="0"/>
              <w:marTop w:val="0"/>
              <w:marBottom w:val="0"/>
              <w:divBdr>
                <w:top w:val="none" w:sz="0" w:space="0" w:color="auto"/>
                <w:left w:val="none" w:sz="0" w:space="0" w:color="auto"/>
                <w:bottom w:val="none" w:sz="0" w:space="0" w:color="auto"/>
                <w:right w:val="none" w:sz="0" w:space="0" w:color="auto"/>
              </w:divBdr>
            </w:div>
            <w:div w:id="1711957565">
              <w:marLeft w:val="0"/>
              <w:marRight w:val="0"/>
              <w:marTop w:val="0"/>
              <w:marBottom w:val="0"/>
              <w:divBdr>
                <w:top w:val="none" w:sz="0" w:space="0" w:color="auto"/>
                <w:left w:val="none" w:sz="0" w:space="0" w:color="auto"/>
                <w:bottom w:val="none" w:sz="0" w:space="0" w:color="auto"/>
                <w:right w:val="none" w:sz="0" w:space="0" w:color="auto"/>
              </w:divBdr>
            </w:div>
            <w:div w:id="1564215671">
              <w:marLeft w:val="0"/>
              <w:marRight w:val="0"/>
              <w:marTop w:val="0"/>
              <w:marBottom w:val="0"/>
              <w:divBdr>
                <w:top w:val="none" w:sz="0" w:space="0" w:color="auto"/>
                <w:left w:val="none" w:sz="0" w:space="0" w:color="auto"/>
                <w:bottom w:val="none" w:sz="0" w:space="0" w:color="auto"/>
                <w:right w:val="none" w:sz="0" w:space="0" w:color="auto"/>
              </w:divBdr>
            </w:div>
            <w:div w:id="441923940">
              <w:marLeft w:val="0"/>
              <w:marRight w:val="0"/>
              <w:marTop w:val="0"/>
              <w:marBottom w:val="0"/>
              <w:divBdr>
                <w:top w:val="none" w:sz="0" w:space="0" w:color="auto"/>
                <w:left w:val="none" w:sz="0" w:space="0" w:color="auto"/>
                <w:bottom w:val="none" w:sz="0" w:space="0" w:color="auto"/>
                <w:right w:val="none" w:sz="0" w:space="0" w:color="auto"/>
              </w:divBdr>
            </w:div>
            <w:div w:id="953096097">
              <w:marLeft w:val="0"/>
              <w:marRight w:val="0"/>
              <w:marTop w:val="0"/>
              <w:marBottom w:val="0"/>
              <w:divBdr>
                <w:top w:val="none" w:sz="0" w:space="0" w:color="auto"/>
                <w:left w:val="none" w:sz="0" w:space="0" w:color="auto"/>
                <w:bottom w:val="none" w:sz="0" w:space="0" w:color="auto"/>
                <w:right w:val="none" w:sz="0" w:space="0" w:color="auto"/>
              </w:divBdr>
            </w:div>
            <w:div w:id="16273457">
              <w:marLeft w:val="0"/>
              <w:marRight w:val="0"/>
              <w:marTop w:val="0"/>
              <w:marBottom w:val="0"/>
              <w:divBdr>
                <w:top w:val="none" w:sz="0" w:space="0" w:color="auto"/>
                <w:left w:val="none" w:sz="0" w:space="0" w:color="auto"/>
                <w:bottom w:val="none" w:sz="0" w:space="0" w:color="auto"/>
                <w:right w:val="none" w:sz="0" w:space="0" w:color="auto"/>
              </w:divBdr>
            </w:div>
            <w:div w:id="2074305845">
              <w:marLeft w:val="0"/>
              <w:marRight w:val="0"/>
              <w:marTop w:val="0"/>
              <w:marBottom w:val="0"/>
              <w:divBdr>
                <w:top w:val="none" w:sz="0" w:space="0" w:color="auto"/>
                <w:left w:val="none" w:sz="0" w:space="0" w:color="auto"/>
                <w:bottom w:val="none" w:sz="0" w:space="0" w:color="auto"/>
                <w:right w:val="none" w:sz="0" w:space="0" w:color="auto"/>
              </w:divBdr>
            </w:div>
            <w:div w:id="1031109027">
              <w:marLeft w:val="0"/>
              <w:marRight w:val="0"/>
              <w:marTop w:val="0"/>
              <w:marBottom w:val="0"/>
              <w:divBdr>
                <w:top w:val="none" w:sz="0" w:space="0" w:color="auto"/>
                <w:left w:val="none" w:sz="0" w:space="0" w:color="auto"/>
                <w:bottom w:val="none" w:sz="0" w:space="0" w:color="auto"/>
                <w:right w:val="none" w:sz="0" w:space="0" w:color="auto"/>
              </w:divBdr>
            </w:div>
            <w:div w:id="450129090">
              <w:marLeft w:val="0"/>
              <w:marRight w:val="0"/>
              <w:marTop w:val="0"/>
              <w:marBottom w:val="0"/>
              <w:divBdr>
                <w:top w:val="none" w:sz="0" w:space="0" w:color="auto"/>
                <w:left w:val="none" w:sz="0" w:space="0" w:color="auto"/>
                <w:bottom w:val="none" w:sz="0" w:space="0" w:color="auto"/>
                <w:right w:val="none" w:sz="0" w:space="0" w:color="auto"/>
              </w:divBdr>
            </w:div>
            <w:div w:id="1982609920">
              <w:marLeft w:val="0"/>
              <w:marRight w:val="0"/>
              <w:marTop w:val="0"/>
              <w:marBottom w:val="0"/>
              <w:divBdr>
                <w:top w:val="none" w:sz="0" w:space="0" w:color="auto"/>
                <w:left w:val="none" w:sz="0" w:space="0" w:color="auto"/>
                <w:bottom w:val="none" w:sz="0" w:space="0" w:color="auto"/>
                <w:right w:val="none" w:sz="0" w:space="0" w:color="auto"/>
              </w:divBdr>
            </w:div>
            <w:div w:id="81888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7200">
      <w:bodyDiv w:val="1"/>
      <w:marLeft w:val="0"/>
      <w:marRight w:val="0"/>
      <w:marTop w:val="0"/>
      <w:marBottom w:val="0"/>
      <w:divBdr>
        <w:top w:val="none" w:sz="0" w:space="0" w:color="auto"/>
        <w:left w:val="none" w:sz="0" w:space="0" w:color="auto"/>
        <w:bottom w:val="none" w:sz="0" w:space="0" w:color="auto"/>
        <w:right w:val="none" w:sz="0" w:space="0" w:color="auto"/>
      </w:divBdr>
    </w:div>
    <w:div w:id="1791435568">
      <w:bodyDiv w:val="1"/>
      <w:marLeft w:val="0"/>
      <w:marRight w:val="0"/>
      <w:marTop w:val="0"/>
      <w:marBottom w:val="0"/>
      <w:divBdr>
        <w:top w:val="none" w:sz="0" w:space="0" w:color="auto"/>
        <w:left w:val="none" w:sz="0" w:space="0" w:color="auto"/>
        <w:bottom w:val="none" w:sz="0" w:space="0" w:color="auto"/>
        <w:right w:val="none" w:sz="0" w:space="0" w:color="auto"/>
      </w:divBdr>
      <w:divsChild>
        <w:div w:id="144123789">
          <w:marLeft w:val="0"/>
          <w:marRight w:val="0"/>
          <w:marTop w:val="0"/>
          <w:marBottom w:val="0"/>
          <w:divBdr>
            <w:top w:val="none" w:sz="0" w:space="0" w:color="auto"/>
            <w:left w:val="none" w:sz="0" w:space="0" w:color="auto"/>
            <w:bottom w:val="none" w:sz="0" w:space="0" w:color="auto"/>
            <w:right w:val="none" w:sz="0" w:space="0" w:color="auto"/>
          </w:divBdr>
          <w:divsChild>
            <w:div w:id="929042900">
              <w:marLeft w:val="0"/>
              <w:marRight w:val="0"/>
              <w:marTop w:val="0"/>
              <w:marBottom w:val="0"/>
              <w:divBdr>
                <w:top w:val="none" w:sz="0" w:space="0" w:color="auto"/>
                <w:left w:val="none" w:sz="0" w:space="0" w:color="auto"/>
                <w:bottom w:val="none" w:sz="0" w:space="0" w:color="auto"/>
                <w:right w:val="none" w:sz="0" w:space="0" w:color="auto"/>
              </w:divBdr>
            </w:div>
            <w:div w:id="18313567">
              <w:marLeft w:val="0"/>
              <w:marRight w:val="0"/>
              <w:marTop w:val="0"/>
              <w:marBottom w:val="0"/>
              <w:divBdr>
                <w:top w:val="none" w:sz="0" w:space="0" w:color="auto"/>
                <w:left w:val="none" w:sz="0" w:space="0" w:color="auto"/>
                <w:bottom w:val="none" w:sz="0" w:space="0" w:color="auto"/>
                <w:right w:val="none" w:sz="0" w:space="0" w:color="auto"/>
              </w:divBdr>
            </w:div>
            <w:div w:id="1736121425">
              <w:marLeft w:val="0"/>
              <w:marRight w:val="0"/>
              <w:marTop w:val="0"/>
              <w:marBottom w:val="0"/>
              <w:divBdr>
                <w:top w:val="none" w:sz="0" w:space="0" w:color="auto"/>
                <w:left w:val="none" w:sz="0" w:space="0" w:color="auto"/>
                <w:bottom w:val="none" w:sz="0" w:space="0" w:color="auto"/>
                <w:right w:val="none" w:sz="0" w:space="0" w:color="auto"/>
              </w:divBdr>
            </w:div>
            <w:div w:id="1904484690">
              <w:marLeft w:val="0"/>
              <w:marRight w:val="0"/>
              <w:marTop w:val="0"/>
              <w:marBottom w:val="0"/>
              <w:divBdr>
                <w:top w:val="none" w:sz="0" w:space="0" w:color="auto"/>
                <w:left w:val="none" w:sz="0" w:space="0" w:color="auto"/>
                <w:bottom w:val="none" w:sz="0" w:space="0" w:color="auto"/>
                <w:right w:val="none" w:sz="0" w:space="0" w:color="auto"/>
              </w:divBdr>
            </w:div>
            <w:div w:id="1175194620">
              <w:marLeft w:val="0"/>
              <w:marRight w:val="0"/>
              <w:marTop w:val="0"/>
              <w:marBottom w:val="0"/>
              <w:divBdr>
                <w:top w:val="none" w:sz="0" w:space="0" w:color="auto"/>
                <w:left w:val="none" w:sz="0" w:space="0" w:color="auto"/>
                <w:bottom w:val="none" w:sz="0" w:space="0" w:color="auto"/>
                <w:right w:val="none" w:sz="0" w:space="0" w:color="auto"/>
              </w:divBdr>
            </w:div>
            <w:div w:id="1161120643">
              <w:marLeft w:val="0"/>
              <w:marRight w:val="0"/>
              <w:marTop w:val="0"/>
              <w:marBottom w:val="0"/>
              <w:divBdr>
                <w:top w:val="none" w:sz="0" w:space="0" w:color="auto"/>
                <w:left w:val="none" w:sz="0" w:space="0" w:color="auto"/>
                <w:bottom w:val="none" w:sz="0" w:space="0" w:color="auto"/>
                <w:right w:val="none" w:sz="0" w:space="0" w:color="auto"/>
              </w:divBdr>
            </w:div>
            <w:div w:id="22561333">
              <w:marLeft w:val="0"/>
              <w:marRight w:val="0"/>
              <w:marTop w:val="0"/>
              <w:marBottom w:val="0"/>
              <w:divBdr>
                <w:top w:val="none" w:sz="0" w:space="0" w:color="auto"/>
                <w:left w:val="none" w:sz="0" w:space="0" w:color="auto"/>
                <w:bottom w:val="none" w:sz="0" w:space="0" w:color="auto"/>
                <w:right w:val="none" w:sz="0" w:space="0" w:color="auto"/>
              </w:divBdr>
            </w:div>
            <w:div w:id="2080403230">
              <w:marLeft w:val="0"/>
              <w:marRight w:val="0"/>
              <w:marTop w:val="0"/>
              <w:marBottom w:val="0"/>
              <w:divBdr>
                <w:top w:val="none" w:sz="0" w:space="0" w:color="auto"/>
                <w:left w:val="none" w:sz="0" w:space="0" w:color="auto"/>
                <w:bottom w:val="none" w:sz="0" w:space="0" w:color="auto"/>
                <w:right w:val="none" w:sz="0" w:space="0" w:color="auto"/>
              </w:divBdr>
            </w:div>
            <w:div w:id="60712791">
              <w:marLeft w:val="0"/>
              <w:marRight w:val="0"/>
              <w:marTop w:val="0"/>
              <w:marBottom w:val="0"/>
              <w:divBdr>
                <w:top w:val="none" w:sz="0" w:space="0" w:color="auto"/>
                <w:left w:val="none" w:sz="0" w:space="0" w:color="auto"/>
                <w:bottom w:val="none" w:sz="0" w:space="0" w:color="auto"/>
                <w:right w:val="none" w:sz="0" w:space="0" w:color="auto"/>
              </w:divBdr>
            </w:div>
            <w:div w:id="460390970">
              <w:marLeft w:val="0"/>
              <w:marRight w:val="0"/>
              <w:marTop w:val="0"/>
              <w:marBottom w:val="0"/>
              <w:divBdr>
                <w:top w:val="none" w:sz="0" w:space="0" w:color="auto"/>
                <w:left w:val="none" w:sz="0" w:space="0" w:color="auto"/>
                <w:bottom w:val="none" w:sz="0" w:space="0" w:color="auto"/>
                <w:right w:val="none" w:sz="0" w:space="0" w:color="auto"/>
              </w:divBdr>
            </w:div>
            <w:div w:id="1966810891">
              <w:marLeft w:val="0"/>
              <w:marRight w:val="0"/>
              <w:marTop w:val="0"/>
              <w:marBottom w:val="0"/>
              <w:divBdr>
                <w:top w:val="none" w:sz="0" w:space="0" w:color="auto"/>
                <w:left w:val="none" w:sz="0" w:space="0" w:color="auto"/>
                <w:bottom w:val="none" w:sz="0" w:space="0" w:color="auto"/>
                <w:right w:val="none" w:sz="0" w:space="0" w:color="auto"/>
              </w:divBdr>
            </w:div>
            <w:div w:id="1408501611">
              <w:marLeft w:val="0"/>
              <w:marRight w:val="0"/>
              <w:marTop w:val="0"/>
              <w:marBottom w:val="0"/>
              <w:divBdr>
                <w:top w:val="none" w:sz="0" w:space="0" w:color="auto"/>
                <w:left w:val="none" w:sz="0" w:space="0" w:color="auto"/>
                <w:bottom w:val="none" w:sz="0" w:space="0" w:color="auto"/>
                <w:right w:val="none" w:sz="0" w:space="0" w:color="auto"/>
              </w:divBdr>
            </w:div>
            <w:div w:id="420225608">
              <w:marLeft w:val="0"/>
              <w:marRight w:val="0"/>
              <w:marTop w:val="0"/>
              <w:marBottom w:val="0"/>
              <w:divBdr>
                <w:top w:val="none" w:sz="0" w:space="0" w:color="auto"/>
                <w:left w:val="none" w:sz="0" w:space="0" w:color="auto"/>
                <w:bottom w:val="none" w:sz="0" w:space="0" w:color="auto"/>
                <w:right w:val="none" w:sz="0" w:space="0" w:color="auto"/>
              </w:divBdr>
            </w:div>
            <w:div w:id="727607152">
              <w:marLeft w:val="0"/>
              <w:marRight w:val="0"/>
              <w:marTop w:val="0"/>
              <w:marBottom w:val="0"/>
              <w:divBdr>
                <w:top w:val="none" w:sz="0" w:space="0" w:color="auto"/>
                <w:left w:val="none" w:sz="0" w:space="0" w:color="auto"/>
                <w:bottom w:val="none" w:sz="0" w:space="0" w:color="auto"/>
                <w:right w:val="none" w:sz="0" w:space="0" w:color="auto"/>
              </w:divBdr>
            </w:div>
            <w:div w:id="1737699561">
              <w:marLeft w:val="0"/>
              <w:marRight w:val="0"/>
              <w:marTop w:val="0"/>
              <w:marBottom w:val="0"/>
              <w:divBdr>
                <w:top w:val="none" w:sz="0" w:space="0" w:color="auto"/>
                <w:left w:val="none" w:sz="0" w:space="0" w:color="auto"/>
                <w:bottom w:val="none" w:sz="0" w:space="0" w:color="auto"/>
                <w:right w:val="none" w:sz="0" w:space="0" w:color="auto"/>
              </w:divBdr>
            </w:div>
            <w:div w:id="1742485387">
              <w:marLeft w:val="0"/>
              <w:marRight w:val="0"/>
              <w:marTop w:val="0"/>
              <w:marBottom w:val="0"/>
              <w:divBdr>
                <w:top w:val="none" w:sz="0" w:space="0" w:color="auto"/>
                <w:left w:val="none" w:sz="0" w:space="0" w:color="auto"/>
                <w:bottom w:val="none" w:sz="0" w:space="0" w:color="auto"/>
                <w:right w:val="none" w:sz="0" w:space="0" w:color="auto"/>
              </w:divBdr>
            </w:div>
            <w:div w:id="1625425747">
              <w:marLeft w:val="0"/>
              <w:marRight w:val="0"/>
              <w:marTop w:val="0"/>
              <w:marBottom w:val="0"/>
              <w:divBdr>
                <w:top w:val="none" w:sz="0" w:space="0" w:color="auto"/>
                <w:left w:val="none" w:sz="0" w:space="0" w:color="auto"/>
                <w:bottom w:val="none" w:sz="0" w:space="0" w:color="auto"/>
                <w:right w:val="none" w:sz="0" w:space="0" w:color="auto"/>
              </w:divBdr>
            </w:div>
            <w:div w:id="145976411">
              <w:marLeft w:val="0"/>
              <w:marRight w:val="0"/>
              <w:marTop w:val="0"/>
              <w:marBottom w:val="0"/>
              <w:divBdr>
                <w:top w:val="none" w:sz="0" w:space="0" w:color="auto"/>
                <w:left w:val="none" w:sz="0" w:space="0" w:color="auto"/>
                <w:bottom w:val="none" w:sz="0" w:space="0" w:color="auto"/>
                <w:right w:val="none" w:sz="0" w:space="0" w:color="auto"/>
              </w:divBdr>
            </w:div>
            <w:div w:id="2129930268">
              <w:marLeft w:val="0"/>
              <w:marRight w:val="0"/>
              <w:marTop w:val="0"/>
              <w:marBottom w:val="0"/>
              <w:divBdr>
                <w:top w:val="none" w:sz="0" w:space="0" w:color="auto"/>
                <w:left w:val="none" w:sz="0" w:space="0" w:color="auto"/>
                <w:bottom w:val="none" w:sz="0" w:space="0" w:color="auto"/>
                <w:right w:val="none" w:sz="0" w:space="0" w:color="auto"/>
              </w:divBdr>
            </w:div>
            <w:div w:id="1063406237">
              <w:marLeft w:val="0"/>
              <w:marRight w:val="0"/>
              <w:marTop w:val="0"/>
              <w:marBottom w:val="0"/>
              <w:divBdr>
                <w:top w:val="none" w:sz="0" w:space="0" w:color="auto"/>
                <w:left w:val="none" w:sz="0" w:space="0" w:color="auto"/>
                <w:bottom w:val="none" w:sz="0" w:space="0" w:color="auto"/>
                <w:right w:val="none" w:sz="0" w:space="0" w:color="auto"/>
              </w:divBdr>
            </w:div>
            <w:div w:id="2119253195">
              <w:marLeft w:val="0"/>
              <w:marRight w:val="0"/>
              <w:marTop w:val="0"/>
              <w:marBottom w:val="0"/>
              <w:divBdr>
                <w:top w:val="none" w:sz="0" w:space="0" w:color="auto"/>
                <w:left w:val="none" w:sz="0" w:space="0" w:color="auto"/>
                <w:bottom w:val="none" w:sz="0" w:space="0" w:color="auto"/>
                <w:right w:val="none" w:sz="0" w:space="0" w:color="auto"/>
              </w:divBdr>
            </w:div>
            <w:div w:id="1147211871">
              <w:marLeft w:val="0"/>
              <w:marRight w:val="0"/>
              <w:marTop w:val="0"/>
              <w:marBottom w:val="0"/>
              <w:divBdr>
                <w:top w:val="none" w:sz="0" w:space="0" w:color="auto"/>
                <w:left w:val="none" w:sz="0" w:space="0" w:color="auto"/>
                <w:bottom w:val="none" w:sz="0" w:space="0" w:color="auto"/>
                <w:right w:val="none" w:sz="0" w:space="0" w:color="auto"/>
              </w:divBdr>
            </w:div>
            <w:div w:id="495416610">
              <w:marLeft w:val="0"/>
              <w:marRight w:val="0"/>
              <w:marTop w:val="0"/>
              <w:marBottom w:val="0"/>
              <w:divBdr>
                <w:top w:val="none" w:sz="0" w:space="0" w:color="auto"/>
                <w:left w:val="none" w:sz="0" w:space="0" w:color="auto"/>
                <w:bottom w:val="none" w:sz="0" w:space="0" w:color="auto"/>
                <w:right w:val="none" w:sz="0" w:space="0" w:color="auto"/>
              </w:divBdr>
            </w:div>
            <w:div w:id="1170831054">
              <w:marLeft w:val="0"/>
              <w:marRight w:val="0"/>
              <w:marTop w:val="0"/>
              <w:marBottom w:val="0"/>
              <w:divBdr>
                <w:top w:val="none" w:sz="0" w:space="0" w:color="auto"/>
                <w:left w:val="none" w:sz="0" w:space="0" w:color="auto"/>
                <w:bottom w:val="none" w:sz="0" w:space="0" w:color="auto"/>
                <w:right w:val="none" w:sz="0" w:space="0" w:color="auto"/>
              </w:divBdr>
            </w:div>
            <w:div w:id="1774518691">
              <w:marLeft w:val="0"/>
              <w:marRight w:val="0"/>
              <w:marTop w:val="0"/>
              <w:marBottom w:val="0"/>
              <w:divBdr>
                <w:top w:val="none" w:sz="0" w:space="0" w:color="auto"/>
                <w:left w:val="none" w:sz="0" w:space="0" w:color="auto"/>
                <w:bottom w:val="none" w:sz="0" w:space="0" w:color="auto"/>
                <w:right w:val="none" w:sz="0" w:space="0" w:color="auto"/>
              </w:divBdr>
            </w:div>
            <w:div w:id="1654871202">
              <w:marLeft w:val="0"/>
              <w:marRight w:val="0"/>
              <w:marTop w:val="0"/>
              <w:marBottom w:val="0"/>
              <w:divBdr>
                <w:top w:val="none" w:sz="0" w:space="0" w:color="auto"/>
                <w:left w:val="none" w:sz="0" w:space="0" w:color="auto"/>
                <w:bottom w:val="none" w:sz="0" w:space="0" w:color="auto"/>
                <w:right w:val="none" w:sz="0" w:space="0" w:color="auto"/>
              </w:divBdr>
            </w:div>
            <w:div w:id="1752435352">
              <w:marLeft w:val="0"/>
              <w:marRight w:val="0"/>
              <w:marTop w:val="0"/>
              <w:marBottom w:val="0"/>
              <w:divBdr>
                <w:top w:val="none" w:sz="0" w:space="0" w:color="auto"/>
                <w:left w:val="none" w:sz="0" w:space="0" w:color="auto"/>
                <w:bottom w:val="none" w:sz="0" w:space="0" w:color="auto"/>
                <w:right w:val="none" w:sz="0" w:space="0" w:color="auto"/>
              </w:divBdr>
            </w:div>
            <w:div w:id="1682009267">
              <w:marLeft w:val="0"/>
              <w:marRight w:val="0"/>
              <w:marTop w:val="0"/>
              <w:marBottom w:val="0"/>
              <w:divBdr>
                <w:top w:val="none" w:sz="0" w:space="0" w:color="auto"/>
                <w:left w:val="none" w:sz="0" w:space="0" w:color="auto"/>
                <w:bottom w:val="none" w:sz="0" w:space="0" w:color="auto"/>
                <w:right w:val="none" w:sz="0" w:space="0" w:color="auto"/>
              </w:divBdr>
            </w:div>
            <w:div w:id="1020930882">
              <w:marLeft w:val="0"/>
              <w:marRight w:val="0"/>
              <w:marTop w:val="0"/>
              <w:marBottom w:val="0"/>
              <w:divBdr>
                <w:top w:val="none" w:sz="0" w:space="0" w:color="auto"/>
                <w:left w:val="none" w:sz="0" w:space="0" w:color="auto"/>
                <w:bottom w:val="none" w:sz="0" w:space="0" w:color="auto"/>
                <w:right w:val="none" w:sz="0" w:space="0" w:color="auto"/>
              </w:divBdr>
            </w:div>
            <w:div w:id="249196373">
              <w:marLeft w:val="0"/>
              <w:marRight w:val="0"/>
              <w:marTop w:val="0"/>
              <w:marBottom w:val="0"/>
              <w:divBdr>
                <w:top w:val="none" w:sz="0" w:space="0" w:color="auto"/>
                <w:left w:val="none" w:sz="0" w:space="0" w:color="auto"/>
                <w:bottom w:val="none" w:sz="0" w:space="0" w:color="auto"/>
                <w:right w:val="none" w:sz="0" w:space="0" w:color="auto"/>
              </w:divBdr>
            </w:div>
            <w:div w:id="1119835189">
              <w:marLeft w:val="0"/>
              <w:marRight w:val="0"/>
              <w:marTop w:val="0"/>
              <w:marBottom w:val="0"/>
              <w:divBdr>
                <w:top w:val="none" w:sz="0" w:space="0" w:color="auto"/>
                <w:left w:val="none" w:sz="0" w:space="0" w:color="auto"/>
                <w:bottom w:val="none" w:sz="0" w:space="0" w:color="auto"/>
                <w:right w:val="none" w:sz="0" w:space="0" w:color="auto"/>
              </w:divBdr>
            </w:div>
            <w:div w:id="219287485">
              <w:marLeft w:val="0"/>
              <w:marRight w:val="0"/>
              <w:marTop w:val="0"/>
              <w:marBottom w:val="0"/>
              <w:divBdr>
                <w:top w:val="none" w:sz="0" w:space="0" w:color="auto"/>
                <w:left w:val="none" w:sz="0" w:space="0" w:color="auto"/>
                <w:bottom w:val="none" w:sz="0" w:space="0" w:color="auto"/>
                <w:right w:val="none" w:sz="0" w:space="0" w:color="auto"/>
              </w:divBdr>
            </w:div>
            <w:div w:id="1590578348">
              <w:marLeft w:val="0"/>
              <w:marRight w:val="0"/>
              <w:marTop w:val="0"/>
              <w:marBottom w:val="0"/>
              <w:divBdr>
                <w:top w:val="none" w:sz="0" w:space="0" w:color="auto"/>
                <w:left w:val="none" w:sz="0" w:space="0" w:color="auto"/>
                <w:bottom w:val="none" w:sz="0" w:space="0" w:color="auto"/>
                <w:right w:val="none" w:sz="0" w:space="0" w:color="auto"/>
              </w:divBdr>
            </w:div>
            <w:div w:id="125121421">
              <w:marLeft w:val="0"/>
              <w:marRight w:val="0"/>
              <w:marTop w:val="0"/>
              <w:marBottom w:val="0"/>
              <w:divBdr>
                <w:top w:val="none" w:sz="0" w:space="0" w:color="auto"/>
                <w:left w:val="none" w:sz="0" w:space="0" w:color="auto"/>
                <w:bottom w:val="none" w:sz="0" w:space="0" w:color="auto"/>
                <w:right w:val="none" w:sz="0" w:space="0" w:color="auto"/>
              </w:divBdr>
            </w:div>
            <w:div w:id="797189166">
              <w:marLeft w:val="0"/>
              <w:marRight w:val="0"/>
              <w:marTop w:val="0"/>
              <w:marBottom w:val="0"/>
              <w:divBdr>
                <w:top w:val="none" w:sz="0" w:space="0" w:color="auto"/>
                <w:left w:val="none" w:sz="0" w:space="0" w:color="auto"/>
                <w:bottom w:val="none" w:sz="0" w:space="0" w:color="auto"/>
                <w:right w:val="none" w:sz="0" w:space="0" w:color="auto"/>
              </w:divBdr>
            </w:div>
            <w:div w:id="6371136">
              <w:marLeft w:val="0"/>
              <w:marRight w:val="0"/>
              <w:marTop w:val="0"/>
              <w:marBottom w:val="0"/>
              <w:divBdr>
                <w:top w:val="none" w:sz="0" w:space="0" w:color="auto"/>
                <w:left w:val="none" w:sz="0" w:space="0" w:color="auto"/>
                <w:bottom w:val="none" w:sz="0" w:space="0" w:color="auto"/>
                <w:right w:val="none" w:sz="0" w:space="0" w:color="auto"/>
              </w:divBdr>
            </w:div>
            <w:div w:id="614290359">
              <w:marLeft w:val="0"/>
              <w:marRight w:val="0"/>
              <w:marTop w:val="0"/>
              <w:marBottom w:val="0"/>
              <w:divBdr>
                <w:top w:val="none" w:sz="0" w:space="0" w:color="auto"/>
                <w:left w:val="none" w:sz="0" w:space="0" w:color="auto"/>
                <w:bottom w:val="none" w:sz="0" w:space="0" w:color="auto"/>
                <w:right w:val="none" w:sz="0" w:space="0" w:color="auto"/>
              </w:divBdr>
            </w:div>
            <w:div w:id="989555692">
              <w:marLeft w:val="0"/>
              <w:marRight w:val="0"/>
              <w:marTop w:val="0"/>
              <w:marBottom w:val="0"/>
              <w:divBdr>
                <w:top w:val="none" w:sz="0" w:space="0" w:color="auto"/>
                <w:left w:val="none" w:sz="0" w:space="0" w:color="auto"/>
                <w:bottom w:val="none" w:sz="0" w:space="0" w:color="auto"/>
                <w:right w:val="none" w:sz="0" w:space="0" w:color="auto"/>
              </w:divBdr>
            </w:div>
            <w:div w:id="1778520682">
              <w:marLeft w:val="0"/>
              <w:marRight w:val="0"/>
              <w:marTop w:val="0"/>
              <w:marBottom w:val="0"/>
              <w:divBdr>
                <w:top w:val="none" w:sz="0" w:space="0" w:color="auto"/>
                <w:left w:val="none" w:sz="0" w:space="0" w:color="auto"/>
                <w:bottom w:val="none" w:sz="0" w:space="0" w:color="auto"/>
                <w:right w:val="none" w:sz="0" w:space="0" w:color="auto"/>
              </w:divBdr>
            </w:div>
            <w:div w:id="56975138">
              <w:marLeft w:val="0"/>
              <w:marRight w:val="0"/>
              <w:marTop w:val="0"/>
              <w:marBottom w:val="0"/>
              <w:divBdr>
                <w:top w:val="none" w:sz="0" w:space="0" w:color="auto"/>
                <w:left w:val="none" w:sz="0" w:space="0" w:color="auto"/>
                <w:bottom w:val="none" w:sz="0" w:space="0" w:color="auto"/>
                <w:right w:val="none" w:sz="0" w:space="0" w:color="auto"/>
              </w:divBdr>
            </w:div>
            <w:div w:id="1351178930">
              <w:marLeft w:val="0"/>
              <w:marRight w:val="0"/>
              <w:marTop w:val="0"/>
              <w:marBottom w:val="0"/>
              <w:divBdr>
                <w:top w:val="none" w:sz="0" w:space="0" w:color="auto"/>
                <w:left w:val="none" w:sz="0" w:space="0" w:color="auto"/>
                <w:bottom w:val="none" w:sz="0" w:space="0" w:color="auto"/>
                <w:right w:val="none" w:sz="0" w:space="0" w:color="auto"/>
              </w:divBdr>
            </w:div>
            <w:div w:id="78065423">
              <w:marLeft w:val="0"/>
              <w:marRight w:val="0"/>
              <w:marTop w:val="0"/>
              <w:marBottom w:val="0"/>
              <w:divBdr>
                <w:top w:val="none" w:sz="0" w:space="0" w:color="auto"/>
                <w:left w:val="none" w:sz="0" w:space="0" w:color="auto"/>
                <w:bottom w:val="none" w:sz="0" w:space="0" w:color="auto"/>
                <w:right w:val="none" w:sz="0" w:space="0" w:color="auto"/>
              </w:divBdr>
            </w:div>
            <w:div w:id="1715352362">
              <w:marLeft w:val="0"/>
              <w:marRight w:val="0"/>
              <w:marTop w:val="0"/>
              <w:marBottom w:val="0"/>
              <w:divBdr>
                <w:top w:val="none" w:sz="0" w:space="0" w:color="auto"/>
                <w:left w:val="none" w:sz="0" w:space="0" w:color="auto"/>
                <w:bottom w:val="none" w:sz="0" w:space="0" w:color="auto"/>
                <w:right w:val="none" w:sz="0" w:space="0" w:color="auto"/>
              </w:divBdr>
            </w:div>
            <w:div w:id="1528981235">
              <w:marLeft w:val="0"/>
              <w:marRight w:val="0"/>
              <w:marTop w:val="0"/>
              <w:marBottom w:val="0"/>
              <w:divBdr>
                <w:top w:val="none" w:sz="0" w:space="0" w:color="auto"/>
                <w:left w:val="none" w:sz="0" w:space="0" w:color="auto"/>
                <w:bottom w:val="none" w:sz="0" w:space="0" w:color="auto"/>
                <w:right w:val="none" w:sz="0" w:space="0" w:color="auto"/>
              </w:divBdr>
            </w:div>
            <w:div w:id="742411806">
              <w:marLeft w:val="0"/>
              <w:marRight w:val="0"/>
              <w:marTop w:val="0"/>
              <w:marBottom w:val="0"/>
              <w:divBdr>
                <w:top w:val="none" w:sz="0" w:space="0" w:color="auto"/>
                <w:left w:val="none" w:sz="0" w:space="0" w:color="auto"/>
                <w:bottom w:val="none" w:sz="0" w:space="0" w:color="auto"/>
                <w:right w:val="none" w:sz="0" w:space="0" w:color="auto"/>
              </w:divBdr>
            </w:div>
            <w:div w:id="1689139073">
              <w:marLeft w:val="0"/>
              <w:marRight w:val="0"/>
              <w:marTop w:val="0"/>
              <w:marBottom w:val="0"/>
              <w:divBdr>
                <w:top w:val="none" w:sz="0" w:space="0" w:color="auto"/>
                <w:left w:val="none" w:sz="0" w:space="0" w:color="auto"/>
                <w:bottom w:val="none" w:sz="0" w:space="0" w:color="auto"/>
                <w:right w:val="none" w:sz="0" w:space="0" w:color="auto"/>
              </w:divBdr>
            </w:div>
            <w:div w:id="1690057468">
              <w:marLeft w:val="0"/>
              <w:marRight w:val="0"/>
              <w:marTop w:val="0"/>
              <w:marBottom w:val="0"/>
              <w:divBdr>
                <w:top w:val="none" w:sz="0" w:space="0" w:color="auto"/>
                <w:left w:val="none" w:sz="0" w:space="0" w:color="auto"/>
                <w:bottom w:val="none" w:sz="0" w:space="0" w:color="auto"/>
                <w:right w:val="none" w:sz="0" w:space="0" w:color="auto"/>
              </w:divBdr>
            </w:div>
            <w:div w:id="1624579951">
              <w:marLeft w:val="0"/>
              <w:marRight w:val="0"/>
              <w:marTop w:val="0"/>
              <w:marBottom w:val="0"/>
              <w:divBdr>
                <w:top w:val="none" w:sz="0" w:space="0" w:color="auto"/>
                <w:left w:val="none" w:sz="0" w:space="0" w:color="auto"/>
                <w:bottom w:val="none" w:sz="0" w:space="0" w:color="auto"/>
                <w:right w:val="none" w:sz="0" w:space="0" w:color="auto"/>
              </w:divBdr>
            </w:div>
            <w:div w:id="2018802299">
              <w:marLeft w:val="0"/>
              <w:marRight w:val="0"/>
              <w:marTop w:val="0"/>
              <w:marBottom w:val="0"/>
              <w:divBdr>
                <w:top w:val="none" w:sz="0" w:space="0" w:color="auto"/>
                <w:left w:val="none" w:sz="0" w:space="0" w:color="auto"/>
                <w:bottom w:val="none" w:sz="0" w:space="0" w:color="auto"/>
                <w:right w:val="none" w:sz="0" w:space="0" w:color="auto"/>
              </w:divBdr>
            </w:div>
            <w:div w:id="17561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9479">
      <w:bodyDiv w:val="1"/>
      <w:marLeft w:val="0"/>
      <w:marRight w:val="0"/>
      <w:marTop w:val="0"/>
      <w:marBottom w:val="0"/>
      <w:divBdr>
        <w:top w:val="none" w:sz="0" w:space="0" w:color="auto"/>
        <w:left w:val="none" w:sz="0" w:space="0" w:color="auto"/>
        <w:bottom w:val="none" w:sz="0" w:space="0" w:color="auto"/>
        <w:right w:val="none" w:sz="0" w:space="0" w:color="auto"/>
      </w:divBdr>
      <w:divsChild>
        <w:div w:id="2054843182">
          <w:marLeft w:val="0"/>
          <w:marRight w:val="0"/>
          <w:marTop w:val="0"/>
          <w:marBottom w:val="0"/>
          <w:divBdr>
            <w:top w:val="none" w:sz="0" w:space="0" w:color="auto"/>
            <w:left w:val="none" w:sz="0" w:space="0" w:color="auto"/>
            <w:bottom w:val="none" w:sz="0" w:space="0" w:color="auto"/>
            <w:right w:val="none" w:sz="0" w:space="0" w:color="auto"/>
          </w:divBdr>
          <w:divsChild>
            <w:div w:id="19207232">
              <w:marLeft w:val="0"/>
              <w:marRight w:val="0"/>
              <w:marTop w:val="0"/>
              <w:marBottom w:val="0"/>
              <w:divBdr>
                <w:top w:val="none" w:sz="0" w:space="0" w:color="auto"/>
                <w:left w:val="none" w:sz="0" w:space="0" w:color="auto"/>
                <w:bottom w:val="none" w:sz="0" w:space="0" w:color="auto"/>
                <w:right w:val="none" w:sz="0" w:space="0" w:color="auto"/>
              </w:divBdr>
            </w:div>
            <w:div w:id="22752398">
              <w:marLeft w:val="0"/>
              <w:marRight w:val="0"/>
              <w:marTop w:val="0"/>
              <w:marBottom w:val="0"/>
              <w:divBdr>
                <w:top w:val="none" w:sz="0" w:space="0" w:color="auto"/>
                <w:left w:val="none" w:sz="0" w:space="0" w:color="auto"/>
                <w:bottom w:val="none" w:sz="0" w:space="0" w:color="auto"/>
                <w:right w:val="none" w:sz="0" w:space="0" w:color="auto"/>
              </w:divBdr>
            </w:div>
            <w:div w:id="24715118">
              <w:marLeft w:val="0"/>
              <w:marRight w:val="0"/>
              <w:marTop w:val="0"/>
              <w:marBottom w:val="0"/>
              <w:divBdr>
                <w:top w:val="none" w:sz="0" w:space="0" w:color="auto"/>
                <w:left w:val="none" w:sz="0" w:space="0" w:color="auto"/>
                <w:bottom w:val="none" w:sz="0" w:space="0" w:color="auto"/>
                <w:right w:val="none" w:sz="0" w:space="0" w:color="auto"/>
              </w:divBdr>
            </w:div>
            <w:div w:id="80564526">
              <w:marLeft w:val="0"/>
              <w:marRight w:val="0"/>
              <w:marTop w:val="0"/>
              <w:marBottom w:val="0"/>
              <w:divBdr>
                <w:top w:val="none" w:sz="0" w:space="0" w:color="auto"/>
                <w:left w:val="none" w:sz="0" w:space="0" w:color="auto"/>
                <w:bottom w:val="none" w:sz="0" w:space="0" w:color="auto"/>
                <w:right w:val="none" w:sz="0" w:space="0" w:color="auto"/>
              </w:divBdr>
            </w:div>
            <w:div w:id="91973438">
              <w:marLeft w:val="0"/>
              <w:marRight w:val="0"/>
              <w:marTop w:val="0"/>
              <w:marBottom w:val="0"/>
              <w:divBdr>
                <w:top w:val="none" w:sz="0" w:space="0" w:color="auto"/>
                <w:left w:val="none" w:sz="0" w:space="0" w:color="auto"/>
                <w:bottom w:val="none" w:sz="0" w:space="0" w:color="auto"/>
                <w:right w:val="none" w:sz="0" w:space="0" w:color="auto"/>
              </w:divBdr>
            </w:div>
            <w:div w:id="177624668">
              <w:marLeft w:val="0"/>
              <w:marRight w:val="0"/>
              <w:marTop w:val="0"/>
              <w:marBottom w:val="0"/>
              <w:divBdr>
                <w:top w:val="none" w:sz="0" w:space="0" w:color="auto"/>
                <w:left w:val="none" w:sz="0" w:space="0" w:color="auto"/>
                <w:bottom w:val="none" w:sz="0" w:space="0" w:color="auto"/>
                <w:right w:val="none" w:sz="0" w:space="0" w:color="auto"/>
              </w:divBdr>
            </w:div>
            <w:div w:id="218252210">
              <w:marLeft w:val="0"/>
              <w:marRight w:val="0"/>
              <w:marTop w:val="0"/>
              <w:marBottom w:val="0"/>
              <w:divBdr>
                <w:top w:val="none" w:sz="0" w:space="0" w:color="auto"/>
                <w:left w:val="none" w:sz="0" w:space="0" w:color="auto"/>
                <w:bottom w:val="none" w:sz="0" w:space="0" w:color="auto"/>
                <w:right w:val="none" w:sz="0" w:space="0" w:color="auto"/>
              </w:divBdr>
            </w:div>
            <w:div w:id="221406193">
              <w:marLeft w:val="0"/>
              <w:marRight w:val="0"/>
              <w:marTop w:val="0"/>
              <w:marBottom w:val="0"/>
              <w:divBdr>
                <w:top w:val="none" w:sz="0" w:space="0" w:color="auto"/>
                <w:left w:val="none" w:sz="0" w:space="0" w:color="auto"/>
                <w:bottom w:val="none" w:sz="0" w:space="0" w:color="auto"/>
                <w:right w:val="none" w:sz="0" w:space="0" w:color="auto"/>
              </w:divBdr>
            </w:div>
            <w:div w:id="224993076">
              <w:marLeft w:val="0"/>
              <w:marRight w:val="0"/>
              <w:marTop w:val="0"/>
              <w:marBottom w:val="0"/>
              <w:divBdr>
                <w:top w:val="none" w:sz="0" w:space="0" w:color="auto"/>
                <w:left w:val="none" w:sz="0" w:space="0" w:color="auto"/>
                <w:bottom w:val="none" w:sz="0" w:space="0" w:color="auto"/>
                <w:right w:val="none" w:sz="0" w:space="0" w:color="auto"/>
              </w:divBdr>
            </w:div>
            <w:div w:id="228463088">
              <w:marLeft w:val="0"/>
              <w:marRight w:val="0"/>
              <w:marTop w:val="0"/>
              <w:marBottom w:val="0"/>
              <w:divBdr>
                <w:top w:val="none" w:sz="0" w:space="0" w:color="auto"/>
                <w:left w:val="none" w:sz="0" w:space="0" w:color="auto"/>
                <w:bottom w:val="none" w:sz="0" w:space="0" w:color="auto"/>
                <w:right w:val="none" w:sz="0" w:space="0" w:color="auto"/>
              </w:divBdr>
            </w:div>
            <w:div w:id="365377734">
              <w:marLeft w:val="0"/>
              <w:marRight w:val="0"/>
              <w:marTop w:val="0"/>
              <w:marBottom w:val="0"/>
              <w:divBdr>
                <w:top w:val="none" w:sz="0" w:space="0" w:color="auto"/>
                <w:left w:val="none" w:sz="0" w:space="0" w:color="auto"/>
                <w:bottom w:val="none" w:sz="0" w:space="0" w:color="auto"/>
                <w:right w:val="none" w:sz="0" w:space="0" w:color="auto"/>
              </w:divBdr>
            </w:div>
            <w:div w:id="401100825">
              <w:marLeft w:val="0"/>
              <w:marRight w:val="0"/>
              <w:marTop w:val="0"/>
              <w:marBottom w:val="0"/>
              <w:divBdr>
                <w:top w:val="none" w:sz="0" w:space="0" w:color="auto"/>
                <w:left w:val="none" w:sz="0" w:space="0" w:color="auto"/>
                <w:bottom w:val="none" w:sz="0" w:space="0" w:color="auto"/>
                <w:right w:val="none" w:sz="0" w:space="0" w:color="auto"/>
              </w:divBdr>
            </w:div>
            <w:div w:id="424032269">
              <w:marLeft w:val="0"/>
              <w:marRight w:val="0"/>
              <w:marTop w:val="0"/>
              <w:marBottom w:val="0"/>
              <w:divBdr>
                <w:top w:val="none" w:sz="0" w:space="0" w:color="auto"/>
                <w:left w:val="none" w:sz="0" w:space="0" w:color="auto"/>
                <w:bottom w:val="none" w:sz="0" w:space="0" w:color="auto"/>
                <w:right w:val="none" w:sz="0" w:space="0" w:color="auto"/>
              </w:divBdr>
            </w:div>
            <w:div w:id="544365373">
              <w:marLeft w:val="0"/>
              <w:marRight w:val="0"/>
              <w:marTop w:val="0"/>
              <w:marBottom w:val="0"/>
              <w:divBdr>
                <w:top w:val="none" w:sz="0" w:space="0" w:color="auto"/>
                <w:left w:val="none" w:sz="0" w:space="0" w:color="auto"/>
                <w:bottom w:val="none" w:sz="0" w:space="0" w:color="auto"/>
                <w:right w:val="none" w:sz="0" w:space="0" w:color="auto"/>
              </w:divBdr>
            </w:div>
            <w:div w:id="602567476">
              <w:marLeft w:val="0"/>
              <w:marRight w:val="0"/>
              <w:marTop w:val="0"/>
              <w:marBottom w:val="0"/>
              <w:divBdr>
                <w:top w:val="none" w:sz="0" w:space="0" w:color="auto"/>
                <w:left w:val="none" w:sz="0" w:space="0" w:color="auto"/>
                <w:bottom w:val="none" w:sz="0" w:space="0" w:color="auto"/>
                <w:right w:val="none" w:sz="0" w:space="0" w:color="auto"/>
              </w:divBdr>
            </w:div>
            <w:div w:id="623585341">
              <w:marLeft w:val="0"/>
              <w:marRight w:val="0"/>
              <w:marTop w:val="0"/>
              <w:marBottom w:val="0"/>
              <w:divBdr>
                <w:top w:val="none" w:sz="0" w:space="0" w:color="auto"/>
                <w:left w:val="none" w:sz="0" w:space="0" w:color="auto"/>
                <w:bottom w:val="none" w:sz="0" w:space="0" w:color="auto"/>
                <w:right w:val="none" w:sz="0" w:space="0" w:color="auto"/>
              </w:divBdr>
            </w:div>
            <w:div w:id="647901645">
              <w:marLeft w:val="0"/>
              <w:marRight w:val="0"/>
              <w:marTop w:val="0"/>
              <w:marBottom w:val="0"/>
              <w:divBdr>
                <w:top w:val="none" w:sz="0" w:space="0" w:color="auto"/>
                <w:left w:val="none" w:sz="0" w:space="0" w:color="auto"/>
                <w:bottom w:val="none" w:sz="0" w:space="0" w:color="auto"/>
                <w:right w:val="none" w:sz="0" w:space="0" w:color="auto"/>
              </w:divBdr>
            </w:div>
            <w:div w:id="657729121">
              <w:marLeft w:val="0"/>
              <w:marRight w:val="0"/>
              <w:marTop w:val="0"/>
              <w:marBottom w:val="0"/>
              <w:divBdr>
                <w:top w:val="none" w:sz="0" w:space="0" w:color="auto"/>
                <w:left w:val="none" w:sz="0" w:space="0" w:color="auto"/>
                <w:bottom w:val="none" w:sz="0" w:space="0" w:color="auto"/>
                <w:right w:val="none" w:sz="0" w:space="0" w:color="auto"/>
              </w:divBdr>
            </w:div>
            <w:div w:id="770317955">
              <w:marLeft w:val="0"/>
              <w:marRight w:val="0"/>
              <w:marTop w:val="0"/>
              <w:marBottom w:val="0"/>
              <w:divBdr>
                <w:top w:val="none" w:sz="0" w:space="0" w:color="auto"/>
                <w:left w:val="none" w:sz="0" w:space="0" w:color="auto"/>
                <w:bottom w:val="none" w:sz="0" w:space="0" w:color="auto"/>
                <w:right w:val="none" w:sz="0" w:space="0" w:color="auto"/>
              </w:divBdr>
            </w:div>
            <w:div w:id="796025123">
              <w:marLeft w:val="0"/>
              <w:marRight w:val="0"/>
              <w:marTop w:val="0"/>
              <w:marBottom w:val="0"/>
              <w:divBdr>
                <w:top w:val="none" w:sz="0" w:space="0" w:color="auto"/>
                <w:left w:val="none" w:sz="0" w:space="0" w:color="auto"/>
                <w:bottom w:val="none" w:sz="0" w:space="0" w:color="auto"/>
                <w:right w:val="none" w:sz="0" w:space="0" w:color="auto"/>
              </w:divBdr>
            </w:div>
            <w:div w:id="805586415">
              <w:marLeft w:val="0"/>
              <w:marRight w:val="0"/>
              <w:marTop w:val="0"/>
              <w:marBottom w:val="0"/>
              <w:divBdr>
                <w:top w:val="none" w:sz="0" w:space="0" w:color="auto"/>
                <w:left w:val="none" w:sz="0" w:space="0" w:color="auto"/>
                <w:bottom w:val="none" w:sz="0" w:space="0" w:color="auto"/>
                <w:right w:val="none" w:sz="0" w:space="0" w:color="auto"/>
              </w:divBdr>
            </w:div>
            <w:div w:id="843130805">
              <w:marLeft w:val="0"/>
              <w:marRight w:val="0"/>
              <w:marTop w:val="0"/>
              <w:marBottom w:val="0"/>
              <w:divBdr>
                <w:top w:val="none" w:sz="0" w:space="0" w:color="auto"/>
                <w:left w:val="none" w:sz="0" w:space="0" w:color="auto"/>
                <w:bottom w:val="none" w:sz="0" w:space="0" w:color="auto"/>
                <w:right w:val="none" w:sz="0" w:space="0" w:color="auto"/>
              </w:divBdr>
            </w:div>
            <w:div w:id="867528658">
              <w:marLeft w:val="0"/>
              <w:marRight w:val="0"/>
              <w:marTop w:val="0"/>
              <w:marBottom w:val="0"/>
              <w:divBdr>
                <w:top w:val="none" w:sz="0" w:space="0" w:color="auto"/>
                <w:left w:val="none" w:sz="0" w:space="0" w:color="auto"/>
                <w:bottom w:val="none" w:sz="0" w:space="0" w:color="auto"/>
                <w:right w:val="none" w:sz="0" w:space="0" w:color="auto"/>
              </w:divBdr>
            </w:div>
            <w:div w:id="1026980116">
              <w:marLeft w:val="0"/>
              <w:marRight w:val="0"/>
              <w:marTop w:val="0"/>
              <w:marBottom w:val="0"/>
              <w:divBdr>
                <w:top w:val="none" w:sz="0" w:space="0" w:color="auto"/>
                <w:left w:val="none" w:sz="0" w:space="0" w:color="auto"/>
                <w:bottom w:val="none" w:sz="0" w:space="0" w:color="auto"/>
                <w:right w:val="none" w:sz="0" w:space="0" w:color="auto"/>
              </w:divBdr>
            </w:div>
            <w:div w:id="1159031990">
              <w:marLeft w:val="0"/>
              <w:marRight w:val="0"/>
              <w:marTop w:val="0"/>
              <w:marBottom w:val="0"/>
              <w:divBdr>
                <w:top w:val="none" w:sz="0" w:space="0" w:color="auto"/>
                <w:left w:val="none" w:sz="0" w:space="0" w:color="auto"/>
                <w:bottom w:val="none" w:sz="0" w:space="0" w:color="auto"/>
                <w:right w:val="none" w:sz="0" w:space="0" w:color="auto"/>
              </w:divBdr>
            </w:div>
            <w:div w:id="1178888243">
              <w:marLeft w:val="0"/>
              <w:marRight w:val="0"/>
              <w:marTop w:val="0"/>
              <w:marBottom w:val="0"/>
              <w:divBdr>
                <w:top w:val="none" w:sz="0" w:space="0" w:color="auto"/>
                <w:left w:val="none" w:sz="0" w:space="0" w:color="auto"/>
                <w:bottom w:val="none" w:sz="0" w:space="0" w:color="auto"/>
                <w:right w:val="none" w:sz="0" w:space="0" w:color="auto"/>
              </w:divBdr>
            </w:div>
            <w:div w:id="1296064385">
              <w:marLeft w:val="0"/>
              <w:marRight w:val="0"/>
              <w:marTop w:val="0"/>
              <w:marBottom w:val="0"/>
              <w:divBdr>
                <w:top w:val="none" w:sz="0" w:space="0" w:color="auto"/>
                <w:left w:val="none" w:sz="0" w:space="0" w:color="auto"/>
                <w:bottom w:val="none" w:sz="0" w:space="0" w:color="auto"/>
                <w:right w:val="none" w:sz="0" w:space="0" w:color="auto"/>
              </w:divBdr>
            </w:div>
            <w:div w:id="1313296700">
              <w:marLeft w:val="0"/>
              <w:marRight w:val="0"/>
              <w:marTop w:val="0"/>
              <w:marBottom w:val="0"/>
              <w:divBdr>
                <w:top w:val="none" w:sz="0" w:space="0" w:color="auto"/>
                <w:left w:val="none" w:sz="0" w:space="0" w:color="auto"/>
                <w:bottom w:val="none" w:sz="0" w:space="0" w:color="auto"/>
                <w:right w:val="none" w:sz="0" w:space="0" w:color="auto"/>
              </w:divBdr>
            </w:div>
            <w:div w:id="1356689430">
              <w:marLeft w:val="0"/>
              <w:marRight w:val="0"/>
              <w:marTop w:val="0"/>
              <w:marBottom w:val="0"/>
              <w:divBdr>
                <w:top w:val="none" w:sz="0" w:space="0" w:color="auto"/>
                <w:left w:val="none" w:sz="0" w:space="0" w:color="auto"/>
                <w:bottom w:val="none" w:sz="0" w:space="0" w:color="auto"/>
                <w:right w:val="none" w:sz="0" w:space="0" w:color="auto"/>
              </w:divBdr>
            </w:div>
            <w:div w:id="1406340892">
              <w:marLeft w:val="0"/>
              <w:marRight w:val="0"/>
              <w:marTop w:val="0"/>
              <w:marBottom w:val="0"/>
              <w:divBdr>
                <w:top w:val="none" w:sz="0" w:space="0" w:color="auto"/>
                <w:left w:val="none" w:sz="0" w:space="0" w:color="auto"/>
                <w:bottom w:val="none" w:sz="0" w:space="0" w:color="auto"/>
                <w:right w:val="none" w:sz="0" w:space="0" w:color="auto"/>
              </w:divBdr>
            </w:div>
            <w:div w:id="1534032855">
              <w:marLeft w:val="0"/>
              <w:marRight w:val="0"/>
              <w:marTop w:val="0"/>
              <w:marBottom w:val="0"/>
              <w:divBdr>
                <w:top w:val="none" w:sz="0" w:space="0" w:color="auto"/>
                <w:left w:val="none" w:sz="0" w:space="0" w:color="auto"/>
                <w:bottom w:val="none" w:sz="0" w:space="0" w:color="auto"/>
                <w:right w:val="none" w:sz="0" w:space="0" w:color="auto"/>
              </w:divBdr>
            </w:div>
            <w:div w:id="1538547264">
              <w:marLeft w:val="0"/>
              <w:marRight w:val="0"/>
              <w:marTop w:val="0"/>
              <w:marBottom w:val="0"/>
              <w:divBdr>
                <w:top w:val="none" w:sz="0" w:space="0" w:color="auto"/>
                <w:left w:val="none" w:sz="0" w:space="0" w:color="auto"/>
                <w:bottom w:val="none" w:sz="0" w:space="0" w:color="auto"/>
                <w:right w:val="none" w:sz="0" w:space="0" w:color="auto"/>
              </w:divBdr>
            </w:div>
            <w:div w:id="1688942416">
              <w:marLeft w:val="0"/>
              <w:marRight w:val="0"/>
              <w:marTop w:val="0"/>
              <w:marBottom w:val="0"/>
              <w:divBdr>
                <w:top w:val="none" w:sz="0" w:space="0" w:color="auto"/>
                <w:left w:val="none" w:sz="0" w:space="0" w:color="auto"/>
                <w:bottom w:val="none" w:sz="0" w:space="0" w:color="auto"/>
                <w:right w:val="none" w:sz="0" w:space="0" w:color="auto"/>
              </w:divBdr>
            </w:div>
            <w:div w:id="1702971331">
              <w:marLeft w:val="0"/>
              <w:marRight w:val="0"/>
              <w:marTop w:val="0"/>
              <w:marBottom w:val="0"/>
              <w:divBdr>
                <w:top w:val="none" w:sz="0" w:space="0" w:color="auto"/>
                <w:left w:val="none" w:sz="0" w:space="0" w:color="auto"/>
                <w:bottom w:val="none" w:sz="0" w:space="0" w:color="auto"/>
                <w:right w:val="none" w:sz="0" w:space="0" w:color="auto"/>
              </w:divBdr>
            </w:div>
            <w:div w:id="1715040971">
              <w:marLeft w:val="0"/>
              <w:marRight w:val="0"/>
              <w:marTop w:val="0"/>
              <w:marBottom w:val="0"/>
              <w:divBdr>
                <w:top w:val="none" w:sz="0" w:space="0" w:color="auto"/>
                <w:left w:val="none" w:sz="0" w:space="0" w:color="auto"/>
                <w:bottom w:val="none" w:sz="0" w:space="0" w:color="auto"/>
                <w:right w:val="none" w:sz="0" w:space="0" w:color="auto"/>
              </w:divBdr>
            </w:div>
            <w:div w:id="1846895289">
              <w:marLeft w:val="0"/>
              <w:marRight w:val="0"/>
              <w:marTop w:val="0"/>
              <w:marBottom w:val="0"/>
              <w:divBdr>
                <w:top w:val="none" w:sz="0" w:space="0" w:color="auto"/>
                <w:left w:val="none" w:sz="0" w:space="0" w:color="auto"/>
                <w:bottom w:val="none" w:sz="0" w:space="0" w:color="auto"/>
                <w:right w:val="none" w:sz="0" w:space="0" w:color="auto"/>
              </w:divBdr>
            </w:div>
            <w:div w:id="1959481307">
              <w:marLeft w:val="0"/>
              <w:marRight w:val="0"/>
              <w:marTop w:val="0"/>
              <w:marBottom w:val="0"/>
              <w:divBdr>
                <w:top w:val="none" w:sz="0" w:space="0" w:color="auto"/>
                <w:left w:val="none" w:sz="0" w:space="0" w:color="auto"/>
                <w:bottom w:val="none" w:sz="0" w:space="0" w:color="auto"/>
                <w:right w:val="none" w:sz="0" w:space="0" w:color="auto"/>
              </w:divBdr>
            </w:div>
            <w:div w:id="1971281148">
              <w:marLeft w:val="0"/>
              <w:marRight w:val="0"/>
              <w:marTop w:val="0"/>
              <w:marBottom w:val="0"/>
              <w:divBdr>
                <w:top w:val="none" w:sz="0" w:space="0" w:color="auto"/>
                <w:left w:val="none" w:sz="0" w:space="0" w:color="auto"/>
                <w:bottom w:val="none" w:sz="0" w:space="0" w:color="auto"/>
                <w:right w:val="none" w:sz="0" w:space="0" w:color="auto"/>
              </w:divBdr>
            </w:div>
            <w:div w:id="2037653572">
              <w:marLeft w:val="0"/>
              <w:marRight w:val="0"/>
              <w:marTop w:val="0"/>
              <w:marBottom w:val="0"/>
              <w:divBdr>
                <w:top w:val="none" w:sz="0" w:space="0" w:color="auto"/>
                <w:left w:val="none" w:sz="0" w:space="0" w:color="auto"/>
                <w:bottom w:val="none" w:sz="0" w:space="0" w:color="auto"/>
                <w:right w:val="none" w:sz="0" w:space="0" w:color="auto"/>
              </w:divBdr>
            </w:div>
            <w:div w:id="207979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7662">
      <w:bodyDiv w:val="1"/>
      <w:marLeft w:val="0"/>
      <w:marRight w:val="0"/>
      <w:marTop w:val="0"/>
      <w:marBottom w:val="0"/>
      <w:divBdr>
        <w:top w:val="none" w:sz="0" w:space="0" w:color="auto"/>
        <w:left w:val="none" w:sz="0" w:space="0" w:color="auto"/>
        <w:bottom w:val="none" w:sz="0" w:space="0" w:color="auto"/>
        <w:right w:val="none" w:sz="0" w:space="0" w:color="auto"/>
      </w:divBdr>
      <w:divsChild>
        <w:div w:id="1060399381">
          <w:marLeft w:val="0"/>
          <w:marRight w:val="0"/>
          <w:marTop w:val="0"/>
          <w:marBottom w:val="0"/>
          <w:divBdr>
            <w:top w:val="none" w:sz="0" w:space="0" w:color="auto"/>
            <w:left w:val="none" w:sz="0" w:space="0" w:color="auto"/>
            <w:bottom w:val="none" w:sz="0" w:space="0" w:color="auto"/>
            <w:right w:val="none" w:sz="0" w:space="0" w:color="auto"/>
          </w:divBdr>
          <w:divsChild>
            <w:div w:id="123811934">
              <w:marLeft w:val="0"/>
              <w:marRight w:val="0"/>
              <w:marTop w:val="0"/>
              <w:marBottom w:val="0"/>
              <w:divBdr>
                <w:top w:val="none" w:sz="0" w:space="0" w:color="auto"/>
                <w:left w:val="none" w:sz="0" w:space="0" w:color="auto"/>
                <w:bottom w:val="none" w:sz="0" w:space="0" w:color="auto"/>
                <w:right w:val="none" w:sz="0" w:space="0" w:color="auto"/>
              </w:divBdr>
            </w:div>
            <w:div w:id="189337179">
              <w:marLeft w:val="0"/>
              <w:marRight w:val="0"/>
              <w:marTop w:val="0"/>
              <w:marBottom w:val="0"/>
              <w:divBdr>
                <w:top w:val="none" w:sz="0" w:space="0" w:color="auto"/>
                <w:left w:val="none" w:sz="0" w:space="0" w:color="auto"/>
                <w:bottom w:val="none" w:sz="0" w:space="0" w:color="auto"/>
                <w:right w:val="none" w:sz="0" w:space="0" w:color="auto"/>
              </w:divBdr>
            </w:div>
            <w:div w:id="283003203">
              <w:marLeft w:val="0"/>
              <w:marRight w:val="0"/>
              <w:marTop w:val="0"/>
              <w:marBottom w:val="0"/>
              <w:divBdr>
                <w:top w:val="none" w:sz="0" w:space="0" w:color="auto"/>
                <w:left w:val="none" w:sz="0" w:space="0" w:color="auto"/>
                <w:bottom w:val="none" w:sz="0" w:space="0" w:color="auto"/>
                <w:right w:val="none" w:sz="0" w:space="0" w:color="auto"/>
              </w:divBdr>
            </w:div>
            <w:div w:id="310334466">
              <w:marLeft w:val="0"/>
              <w:marRight w:val="0"/>
              <w:marTop w:val="0"/>
              <w:marBottom w:val="0"/>
              <w:divBdr>
                <w:top w:val="none" w:sz="0" w:space="0" w:color="auto"/>
                <w:left w:val="none" w:sz="0" w:space="0" w:color="auto"/>
                <w:bottom w:val="none" w:sz="0" w:space="0" w:color="auto"/>
                <w:right w:val="none" w:sz="0" w:space="0" w:color="auto"/>
              </w:divBdr>
            </w:div>
            <w:div w:id="350373957">
              <w:marLeft w:val="0"/>
              <w:marRight w:val="0"/>
              <w:marTop w:val="0"/>
              <w:marBottom w:val="0"/>
              <w:divBdr>
                <w:top w:val="none" w:sz="0" w:space="0" w:color="auto"/>
                <w:left w:val="none" w:sz="0" w:space="0" w:color="auto"/>
                <w:bottom w:val="none" w:sz="0" w:space="0" w:color="auto"/>
                <w:right w:val="none" w:sz="0" w:space="0" w:color="auto"/>
              </w:divBdr>
            </w:div>
            <w:div w:id="573008880">
              <w:marLeft w:val="0"/>
              <w:marRight w:val="0"/>
              <w:marTop w:val="0"/>
              <w:marBottom w:val="0"/>
              <w:divBdr>
                <w:top w:val="none" w:sz="0" w:space="0" w:color="auto"/>
                <w:left w:val="none" w:sz="0" w:space="0" w:color="auto"/>
                <w:bottom w:val="none" w:sz="0" w:space="0" w:color="auto"/>
                <w:right w:val="none" w:sz="0" w:space="0" w:color="auto"/>
              </w:divBdr>
            </w:div>
            <w:div w:id="631249129">
              <w:marLeft w:val="0"/>
              <w:marRight w:val="0"/>
              <w:marTop w:val="0"/>
              <w:marBottom w:val="0"/>
              <w:divBdr>
                <w:top w:val="none" w:sz="0" w:space="0" w:color="auto"/>
                <w:left w:val="none" w:sz="0" w:space="0" w:color="auto"/>
                <w:bottom w:val="none" w:sz="0" w:space="0" w:color="auto"/>
                <w:right w:val="none" w:sz="0" w:space="0" w:color="auto"/>
              </w:divBdr>
            </w:div>
            <w:div w:id="640118136">
              <w:marLeft w:val="0"/>
              <w:marRight w:val="0"/>
              <w:marTop w:val="0"/>
              <w:marBottom w:val="0"/>
              <w:divBdr>
                <w:top w:val="none" w:sz="0" w:space="0" w:color="auto"/>
                <w:left w:val="none" w:sz="0" w:space="0" w:color="auto"/>
                <w:bottom w:val="none" w:sz="0" w:space="0" w:color="auto"/>
                <w:right w:val="none" w:sz="0" w:space="0" w:color="auto"/>
              </w:divBdr>
            </w:div>
            <w:div w:id="720401131">
              <w:marLeft w:val="0"/>
              <w:marRight w:val="0"/>
              <w:marTop w:val="0"/>
              <w:marBottom w:val="0"/>
              <w:divBdr>
                <w:top w:val="none" w:sz="0" w:space="0" w:color="auto"/>
                <w:left w:val="none" w:sz="0" w:space="0" w:color="auto"/>
                <w:bottom w:val="none" w:sz="0" w:space="0" w:color="auto"/>
                <w:right w:val="none" w:sz="0" w:space="0" w:color="auto"/>
              </w:divBdr>
            </w:div>
            <w:div w:id="742024326">
              <w:marLeft w:val="0"/>
              <w:marRight w:val="0"/>
              <w:marTop w:val="0"/>
              <w:marBottom w:val="0"/>
              <w:divBdr>
                <w:top w:val="none" w:sz="0" w:space="0" w:color="auto"/>
                <w:left w:val="none" w:sz="0" w:space="0" w:color="auto"/>
                <w:bottom w:val="none" w:sz="0" w:space="0" w:color="auto"/>
                <w:right w:val="none" w:sz="0" w:space="0" w:color="auto"/>
              </w:divBdr>
            </w:div>
            <w:div w:id="827671723">
              <w:marLeft w:val="0"/>
              <w:marRight w:val="0"/>
              <w:marTop w:val="0"/>
              <w:marBottom w:val="0"/>
              <w:divBdr>
                <w:top w:val="none" w:sz="0" w:space="0" w:color="auto"/>
                <w:left w:val="none" w:sz="0" w:space="0" w:color="auto"/>
                <w:bottom w:val="none" w:sz="0" w:space="0" w:color="auto"/>
                <w:right w:val="none" w:sz="0" w:space="0" w:color="auto"/>
              </w:divBdr>
            </w:div>
            <w:div w:id="857307086">
              <w:marLeft w:val="0"/>
              <w:marRight w:val="0"/>
              <w:marTop w:val="0"/>
              <w:marBottom w:val="0"/>
              <w:divBdr>
                <w:top w:val="none" w:sz="0" w:space="0" w:color="auto"/>
                <w:left w:val="none" w:sz="0" w:space="0" w:color="auto"/>
                <w:bottom w:val="none" w:sz="0" w:space="0" w:color="auto"/>
                <w:right w:val="none" w:sz="0" w:space="0" w:color="auto"/>
              </w:divBdr>
            </w:div>
            <w:div w:id="938294810">
              <w:marLeft w:val="0"/>
              <w:marRight w:val="0"/>
              <w:marTop w:val="0"/>
              <w:marBottom w:val="0"/>
              <w:divBdr>
                <w:top w:val="none" w:sz="0" w:space="0" w:color="auto"/>
                <w:left w:val="none" w:sz="0" w:space="0" w:color="auto"/>
                <w:bottom w:val="none" w:sz="0" w:space="0" w:color="auto"/>
                <w:right w:val="none" w:sz="0" w:space="0" w:color="auto"/>
              </w:divBdr>
            </w:div>
            <w:div w:id="966473524">
              <w:marLeft w:val="0"/>
              <w:marRight w:val="0"/>
              <w:marTop w:val="0"/>
              <w:marBottom w:val="0"/>
              <w:divBdr>
                <w:top w:val="none" w:sz="0" w:space="0" w:color="auto"/>
                <w:left w:val="none" w:sz="0" w:space="0" w:color="auto"/>
                <w:bottom w:val="none" w:sz="0" w:space="0" w:color="auto"/>
                <w:right w:val="none" w:sz="0" w:space="0" w:color="auto"/>
              </w:divBdr>
            </w:div>
            <w:div w:id="989481547">
              <w:marLeft w:val="0"/>
              <w:marRight w:val="0"/>
              <w:marTop w:val="0"/>
              <w:marBottom w:val="0"/>
              <w:divBdr>
                <w:top w:val="none" w:sz="0" w:space="0" w:color="auto"/>
                <w:left w:val="none" w:sz="0" w:space="0" w:color="auto"/>
                <w:bottom w:val="none" w:sz="0" w:space="0" w:color="auto"/>
                <w:right w:val="none" w:sz="0" w:space="0" w:color="auto"/>
              </w:divBdr>
            </w:div>
            <w:div w:id="1008485523">
              <w:marLeft w:val="0"/>
              <w:marRight w:val="0"/>
              <w:marTop w:val="0"/>
              <w:marBottom w:val="0"/>
              <w:divBdr>
                <w:top w:val="none" w:sz="0" w:space="0" w:color="auto"/>
                <w:left w:val="none" w:sz="0" w:space="0" w:color="auto"/>
                <w:bottom w:val="none" w:sz="0" w:space="0" w:color="auto"/>
                <w:right w:val="none" w:sz="0" w:space="0" w:color="auto"/>
              </w:divBdr>
            </w:div>
            <w:div w:id="1028290730">
              <w:marLeft w:val="0"/>
              <w:marRight w:val="0"/>
              <w:marTop w:val="0"/>
              <w:marBottom w:val="0"/>
              <w:divBdr>
                <w:top w:val="none" w:sz="0" w:space="0" w:color="auto"/>
                <w:left w:val="none" w:sz="0" w:space="0" w:color="auto"/>
                <w:bottom w:val="none" w:sz="0" w:space="0" w:color="auto"/>
                <w:right w:val="none" w:sz="0" w:space="0" w:color="auto"/>
              </w:divBdr>
            </w:div>
            <w:div w:id="1156531716">
              <w:marLeft w:val="0"/>
              <w:marRight w:val="0"/>
              <w:marTop w:val="0"/>
              <w:marBottom w:val="0"/>
              <w:divBdr>
                <w:top w:val="none" w:sz="0" w:space="0" w:color="auto"/>
                <w:left w:val="none" w:sz="0" w:space="0" w:color="auto"/>
                <w:bottom w:val="none" w:sz="0" w:space="0" w:color="auto"/>
                <w:right w:val="none" w:sz="0" w:space="0" w:color="auto"/>
              </w:divBdr>
            </w:div>
            <w:div w:id="1222329175">
              <w:marLeft w:val="0"/>
              <w:marRight w:val="0"/>
              <w:marTop w:val="0"/>
              <w:marBottom w:val="0"/>
              <w:divBdr>
                <w:top w:val="none" w:sz="0" w:space="0" w:color="auto"/>
                <w:left w:val="none" w:sz="0" w:space="0" w:color="auto"/>
                <w:bottom w:val="none" w:sz="0" w:space="0" w:color="auto"/>
                <w:right w:val="none" w:sz="0" w:space="0" w:color="auto"/>
              </w:divBdr>
            </w:div>
            <w:div w:id="1278173894">
              <w:marLeft w:val="0"/>
              <w:marRight w:val="0"/>
              <w:marTop w:val="0"/>
              <w:marBottom w:val="0"/>
              <w:divBdr>
                <w:top w:val="none" w:sz="0" w:space="0" w:color="auto"/>
                <w:left w:val="none" w:sz="0" w:space="0" w:color="auto"/>
                <w:bottom w:val="none" w:sz="0" w:space="0" w:color="auto"/>
                <w:right w:val="none" w:sz="0" w:space="0" w:color="auto"/>
              </w:divBdr>
            </w:div>
            <w:div w:id="1349404297">
              <w:marLeft w:val="0"/>
              <w:marRight w:val="0"/>
              <w:marTop w:val="0"/>
              <w:marBottom w:val="0"/>
              <w:divBdr>
                <w:top w:val="none" w:sz="0" w:space="0" w:color="auto"/>
                <w:left w:val="none" w:sz="0" w:space="0" w:color="auto"/>
                <w:bottom w:val="none" w:sz="0" w:space="0" w:color="auto"/>
                <w:right w:val="none" w:sz="0" w:space="0" w:color="auto"/>
              </w:divBdr>
            </w:div>
            <w:div w:id="1351224670">
              <w:marLeft w:val="0"/>
              <w:marRight w:val="0"/>
              <w:marTop w:val="0"/>
              <w:marBottom w:val="0"/>
              <w:divBdr>
                <w:top w:val="none" w:sz="0" w:space="0" w:color="auto"/>
                <w:left w:val="none" w:sz="0" w:space="0" w:color="auto"/>
                <w:bottom w:val="none" w:sz="0" w:space="0" w:color="auto"/>
                <w:right w:val="none" w:sz="0" w:space="0" w:color="auto"/>
              </w:divBdr>
            </w:div>
            <w:div w:id="1393238137">
              <w:marLeft w:val="0"/>
              <w:marRight w:val="0"/>
              <w:marTop w:val="0"/>
              <w:marBottom w:val="0"/>
              <w:divBdr>
                <w:top w:val="none" w:sz="0" w:space="0" w:color="auto"/>
                <w:left w:val="none" w:sz="0" w:space="0" w:color="auto"/>
                <w:bottom w:val="none" w:sz="0" w:space="0" w:color="auto"/>
                <w:right w:val="none" w:sz="0" w:space="0" w:color="auto"/>
              </w:divBdr>
            </w:div>
            <w:div w:id="1394964213">
              <w:marLeft w:val="0"/>
              <w:marRight w:val="0"/>
              <w:marTop w:val="0"/>
              <w:marBottom w:val="0"/>
              <w:divBdr>
                <w:top w:val="none" w:sz="0" w:space="0" w:color="auto"/>
                <w:left w:val="none" w:sz="0" w:space="0" w:color="auto"/>
                <w:bottom w:val="none" w:sz="0" w:space="0" w:color="auto"/>
                <w:right w:val="none" w:sz="0" w:space="0" w:color="auto"/>
              </w:divBdr>
            </w:div>
            <w:div w:id="1458455430">
              <w:marLeft w:val="0"/>
              <w:marRight w:val="0"/>
              <w:marTop w:val="0"/>
              <w:marBottom w:val="0"/>
              <w:divBdr>
                <w:top w:val="none" w:sz="0" w:space="0" w:color="auto"/>
                <w:left w:val="none" w:sz="0" w:space="0" w:color="auto"/>
                <w:bottom w:val="none" w:sz="0" w:space="0" w:color="auto"/>
                <w:right w:val="none" w:sz="0" w:space="0" w:color="auto"/>
              </w:divBdr>
            </w:div>
            <w:div w:id="1458525773">
              <w:marLeft w:val="0"/>
              <w:marRight w:val="0"/>
              <w:marTop w:val="0"/>
              <w:marBottom w:val="0"/>
              <w:divBdr>
                <w:top w:val="none" w:sz="0" w:space="0" w:color="auto"/>
                <w:left w:val="none" w:sz="0" w:space="0" w:color="auto"/>
                <w:bottom w:val="none" w:sz="0" w:space="0" w:color="auto"/>
                <w:right w:val="none" w:sz="0" w:space="0" w:color="auto"/>
              </w:divBdr>
            </w:div>
            <w:div w:id="1459492023">
              <w:marLeft w:val="0"/>
              <w:marRight w:val="0"/>
              <w:marTop w:val="0"/>
              <w:marBottom w:val="0"/>
              <w:divBdr>
                <w:top w:val="none" w:sz="0" w:space="0" w:color="auto"/>
                <w:left w:val="none" w:sz="0" w:space="0" w:color="auto"/>
                <w:bottom w:val="none" w:sz="0" w:space="0" w:color="auto"/>
                <w:right w:val="none" w:sz="0" w:space="0" w:color="auto"/>
              </w:divBdr>
            </w:div>
            <w:div w:id="1471904268">
              <w:marLeft w:val="0"/>
              <w:marRight w:val="0"/>
              <w:marTop w:val="0"/>
              <w:marBottom w:val="0"/>
              <w:divBdr>
                <w:top w:val="none" w:sz="0" w:space="0" w:color="auto"/>
                <w:left w:val="none" w:sz="0" w:space="0" w:color="auto"/>
                <w:bottom w:val="none" w:sz="0" w:space="0" w:color="auto"/>
                <w:right w:val="none" w:sz="0" w:space="0" w:color="auto"/>
              </w:divBdr>
            </w:div>
            <w:div w:id="1479762296">
              <w:marLeft w:val="0"/>
              <w:marRight w:val="0"/>
              <w:marTop w:val="0"/>
              <w:marBottom w:val="0"/>
              <w:divBdr>
                <w:top w:val="none" w:sz="0" w:space="0" w:color="auto"/>
                <w:left w:val="none" w:sz="0" w:space="0" w:color="auto"/>
                <w:bottom w:val="none" w:sz="0" w:space="0" w:color="auto"/>
                <w:right w:val="none" w:sz="0" w:space="0" w:color="auto"/>
              </w:divBdr>
            </w:div>
            <w:div w:id="1491173093">
              <w:marLeft w:val="0"/>
              <w:marRight w:val="0"/>
              <w:marTop w:val="0"/>
              <w:marBottom w:val="0"/>
              <w:divBdr>
                <w:top w:val="none" w:sz="0" w:space="0" w:color="auto"/>
                <w:left w:val="none" w:sz="0" w:space="0" w:color="auto"/>
                <w:bottom w:val="none" w:sz="0" w:space="0" w:color="auto"/>
                <w:right w:val="none" w:sz="0" w:space="0" w:color="auto"/>
              </w:divBdr>
            </w:div>
            <w:div w:id="1535925186">
              <w:marLeft w:val="0"/>
              <w:marRight w:val="0"/>
              <w:marTop w:val="0"/>
              <w:marBottom w:val="0"/>
              <w:divBdr>
                <w:top w:val="none" w:sz="0" w:space="0" w:color="auto"/>
                <w:left w:val="none" w:sz="0" w:space="0" w:color="auto"/>
                <w:bottom w:val="none" w:sz="0" w:space="0" w:color="auto"/>
                <w:right w:val="none" w:sz="0" w:space="0" w:color="auto"/>
              </w:divBdr>
            </w:div>
            <w:div w:id="1555463472">
              <w:marLeft w:val="0"/>
              <w:marRight w:val="0"/>
              <w:marTop w:val="0"/>
              <w:marBottom w:val="0"/>
              <w:divBdr>
                <w:top w:val="none" w:sz="0" w:space="0" w:color="auto"/>
                <w:left w:val="none" w:sz="0" w:space="0" w:color="auto"/>
                <w:bottom w:val="none" w:sz="0" w:space="0" w:color="auto"/>
                <w:right w:val="none" w:sz="0" w:space="0" w:color="auto"/>
              </w:divBdr>
            </w:div>
            <w:div w:id="1556310212">
              <w:marLeft w:val="0"/>
              <w:marRight w:val="0"/>
              <w:marTop w:val="0"/>
              <w:marBottom w:val="0"/>
              <w:divBdr>
                <w:top w:val="none" w:sz="0" w:space="0" w:color="auto"/>
                <w:left w:val="none" w:sz="0" w:space="0" w:color="auto"/>
                <w:bottom w:val="none" w:sz="0" w:space="0" w:color="auto"/>
                <w:right w:val="none" w:sz="0" w:space="0" w:color="auto"/>
              </w:divBdr>
            </w:div>
            <w:div w:id="1595435023">
              <w:marLeft w:val="0"/>
              <w:marRight w:val="0"/>
              <w:marTop w:val="0"/>
              <w:marBottom w:val="0"/>
              <w:divBdr>
                <w:top w:val="none" w:sz="0" w:space="0" w:color="auto"/>
                <w:left w:val="none" w:sz="0" w:space="0" w:color="auto"/>
                <w:bottom w:val="none" w:sz="0" w:space="0" w:color="auto"/>
                <w:right w:val="none" w:sz="0" w:space="0" w:color="auto"/>
              </w:divBdr>
            </w:div>
            <w:div w:id="1596396762">
              <w:marLeft w:val="0"/>
              <w:marRight w:val="0"/>
              <w:marTop w:val="0"/>
              <w:marBottom w:val="0"/>
              <w:divBdr>
                <w:top w:val="none" w:sz="0" w:space="0" w:color="auto"/>
                <w:left w:val="none" w:sz="0" w:space="0" w:color="auto"/>
                <w:bottom w:val="none" w:sz="0" w:space="0" w:color="auto"/>
                <w:right w:val="none" w:sz="0" w:space="0" w:color="auto"/>
              </w:divBdr>
            </w:div>
            <w:div w:id="1649044914">
              <w:marLeft w:val="0"/>
              <w:marRight w:val="0"/>
              <w:marTop w:val="0"/>
              <w:marBottom w:val="0"/>
              <w:divBdr>
                <w:top w:val="none" w:sz="0" w:space="0" w:color="auto"/>
                <w:left w:val="none" w:sz="0" w:space="0" w:color="auto"/>
                <w:bottom w:val="none" w:sz="0" w:space="0" w:color="auto"/>
                <w:right w:val="none" w:sz="0" w:space="0" w:color="auto"/>
              </w:divBdr>
            </w:div>
            <w:div w:id="1686244405">
              <w:marLeft w:val="0"/>
              <w:marRight w:val="0"/>
              <w:marTop w:val="0"/>
              <w:marBottom w:val="0"/>
              <w:divBdr>
                <w:top w:val="none" w:sz="0" w:space="0" w:color="auto"/>
                <w:left w:val="none" w:sz="0" w:space="0" w:color="auto"/>
                <w:bottom w:val="none" w:sz="0" w:space="0" w:color="auto"/>
                <w:right w:val="none" w:sz="0" w:space="0" w:color="auto"/>
              </w:divBdr>
            </w:div>
            <w:div w:id="1724333190">
              <w:marLeft w:val="0"/>
              <w:marRight w:val="0"/>
              <w:marTop w:val="0"/>
              <w:marBottom w:val="0"/>
              <w:divBdr>
                <w:top w:val="none" w:sz="0" w:space="0" w:color="auto"/>
                <w:left w:val="none" w:sz="0" w:space="0" w:color="auto"/>
                <w:bottom w:val="none" w:sz="0" w:space="0" w:color="auto"/>
                <w:right w:val="none" w:sz="0" w:space="0" w:color="auto"/>
              </w:divBdr>
            </w:div>
            <w:div w:id="1833789046">
              <w:marLeft w:val="0"/>
              <w:marRight w:val="0"/>
              <w:marTop w:val="0"/>
              <w:marBottom w:val="0"/>
              <w:divBdr>
                <w:top w:val="none" w:sz="0" w:space="0" w:color="auto"/>
                <w:left w:val="none" w:sz="0" w:space="0" w:color="auto"/>
                <w:bottom w:val="none" w:sz="0" w:space="0" w:color="auto"/>
                <w:right w:val="none" w:sz="0" w:space="0" w:color="auto"/>
              </w:divBdr>
            </w:div>
            <w:div w:id="1893151376">
              <w:marLeft w:val="0"/>
              <w:marRight w:val="0"/>
              <w:marTop w:val="0"/>
              <w:marBottom w:val="0"/>
              <w:divBdr>
                <w:top w:val="none" w:sz="0" w:space="0" w:color="auto"/>
                <w:left w:val="none" w:sz="0" w:space="0" w:color="auto"/>
                <w:bottom w:val="none" w:sz="0" w:space="0" w:color="auto"/>
                <w:right w:val="none" w:sz="0" w:space="0" w:color="auto"/>
              </w:divBdr>
            </w:div>
            <w:div w:id="1920168502">
              <w:marLeft w:val="0"/>
              <w:marRight w:val="0"/>
              <w:marTop w:val="0"/>
              <w:marBottom w:val="0"/>
              <w:divBdr>
                <w:top w:val="none" w:sz="0" w:space="0" w:color="auto"/>
                <w:left w:val="none" w:sz="0" w:space="0" w:color="auto"/>
                <w:bottom w:val="none" w:sz="0" w:space="0" w:color="auto"/>
                <w:right w:val="none" w:sz="0" w:space="0" w:color="auto"/>
              </w:divBdr>
            </w:div>
            <w:div w:id="1954247680">
              <w:marLeft w:val="0"/>
              <w:marRight w:val="0"/>
              <w:marTop w:val="0"/>
              <w:marBottom w:val="0"/>
              <w:divBdr>
                <w:top w:val="none" w:sz="0" w:space="0" w:color="auto"/>
                <w:left w:val="none" w:sz="0" w:space="0" w:color="auto"/>
                <w:bottom w:val="none" w:sz="0" w:space="0" w:color="auto"/>
                <w:right w:val="none" w:sz="0" w:space="0" w:color="auto"/>
              </w:divBdr>
            </w:div>
            <w:div w:id="1956598469">
              <w:marLeft w:val="0"/>
              <w:marRight w:val="0"/>
              <w:marTop w:val="0"/>
              <w:marBottom w:val="0"/>
              <w:divBdr>
                <w:top w:val="none" w:sz="0" w:space="0" w:color="auto"/>
                <w:left w:val="none" w:sz="0" w:space="0" w:color="auto"/>
                <w:bottom w:val="none" w:sz="0" w:space="0" w:color="auto"/>
                <w:right w:val="none" w:sz="0" w:space="0" w:color="auto"/>
              </w:divBdr>
            </w:div>
            <w:div w:id="1958557893">
              <w:marLeft w:val="0"/>
              <w:marRight w:val="0"/>
              <w:marTop w:val="0"/>
              <w:marBottom w:val="0"/>
              <w:divBdr>
                <w:top w:val="none" w:sz="0" w:space="0" w:color="auto"/>
                <w:left w:val="none" w:sz="0" w:space="0" w:color="auto"/>
                <w:bottom w:val="none" w:sz="0" w:space="0" w:color="auto"/>
                <w:right w:val="none" w:sz="0" w:space="0" w:color="auto"/>
              </w:divBdr>
            </w:div>
            <w:div w:id="2082561160">
              <w:marLeft w:val="0"/>
              <w:marRight w:val="0"/>
              <w:marTop w:val="0"/>
              <w:marBottom w:val="0"/>
              <w:divBdr>
                <w:top w:val="none" w:sz="0" w:space="0" w:color="auto"/>
                <w:left w:val="none" w:sz="0" w:space="0" w:color="auto"/>
                <w:bottom w:val="none" w:sz="0" w:space="0" w:color="auto"/>
                <w:right w:val="none" w:sz="0" w:space="0" w:color="auto"/>
              </w:divBdr>
            </w:div>
            <w:div w:id="2126843121">
              <w:marLeft w:val="0"/>
              <w:marRight w:val="0"/>
              <w:marTop w:val="0"/>
              <w:marBottom w:val="0"/>
              <w:divBdr>
                <w:top w:val="none" w:sz="0" w:space="0" w:color="auto"/>
                <w:left w:val="none" w:sz="0" w:space="0" w:color="auto"/>
                <w:bottom w:val="none" w:sz="0" w:space="0" w:color="auto"/>
                <w:right w:val="none" w:sz="0" w:space="0" w:color="auto"/>
              </w:divBdr>
            </w:div>
            <w:div w:id="2134397593">
              <w:marLeft w:val="0"/>
              <w:marRight w:val="0"/>
              <w:marTop w:val="0"/>
              <w:marBottom w:val="0"/>
              <w:divBdr>
                <w:top w:val="none" w:sz="0" w:space="0" w:color="auto"/>
                <w:left w:val="none" w:sz="0" w:space="0" w:color="auto"/>
                <w:bottom w:val="none" w:sz="0" w:space="0" w:color="auto"/>
                <w:right w:val="none" w:sz="0" w:space="0" w:color="auto"/>
              </w:divBdr>
            </w:div>
            <w:div w:id="2142308913">
              <w:marLeft w:val="0"/>
              <w:marRight w:val="0"/>
              <w:marTop w:val="0"/>
              <w:marBottom w:val="0"/>
              <w:divBdr>
                <w:top w:val="none" w:sz="0" w:space="0" w:color="auto"/>
                <w:left w:val="none" w:sz="0" w:space="0" w:color="auto"/>
                <w:bottom w:val="none" w:sz="0" w:space="0" w:color="auto"/>
                <w:right w:val="none" w:sz="0" w:space="0" w:color="auto"/>
              </w:divBdr>
            </w:div>
            <w:div w:id="214291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70338">
      <w:bodyDiv w:val="1"/>
      <w:marLeft w:val="0"/>
      <w:marRight w:val="0"/>
      <w:marTop w:val="0"/>
      <w:marBottom w:val="0"/>
      <w:divBdr>
        <w:top w:val="none" w:sz="0" w:space="0" w:color="auto"/>
        <w:left w:val="none" w:sz="0" w:space="0" w:color="auto"/>
        <w:bottom w:val="none" w:sz="0" w:space="0" w:color="auto"/>
        <w:right w:val="none" w:sz="0" w:space="0" w:color="auto"/>
      </w:divBdr>
      <w:divsChild>
        <w:div w:id="500901036">
          <w:marLeft w:val="0"/>
          <w:marRight w:val="0"/>
          <w:marTop w:val="0"/>
          <w:marBottom w:val="0"/>
          <w:divBdr>
            <w:top w:val="none" w:sz="0" w:space="0" w:color="auto"/>
            <w:left w:val="none" w:sz="0" w:space="0" w:color="auto"/>
            <w:bottom w:val="none" w:sz="0" w:space="0" w:color="auto"/>
            <w:right w:val="none" w:sz="0" w:space="0" w:color="auto"/>
          </w:divBdr>
          <w:divsChild>
            <w:div w:id="2099475323">
              <w:marLeft w:val="0"/>
              <w:marRight w:val="0"/>
              <w:marTop w:val="0"/>
              <w:marBottom w:val="0"/>
              <w:divBdr>
                <w:top w:val="none" w:sz="0" w:space="0" w:color="auto"/>
                <w:left w:val="none" w:sz="0" w:space="0" w:color="auto"/>
                <w:bottom w:val="none" w:sz="0" w:space="0" w:color="auto"/>
                <w:right w:val="none" w:sz="0" w:space="0" w:color="auto"/>
              </w:divBdr>
            </w:div>
            <w:div w:id="1446342622">
              <w:marLeft w:val="0"/>
              <w:marRight w:val="0"/>
              <w:marTop w:val="0"/>
              <w:marBottom w:val="0"/>
              <w:divBdr>
                <w:top w:val="none" w:sz="0" w:space="0" w:color="auto"/>
                <w:left w:val="none" w:sz="0" w:space="0" w:color="auto"/>
                <w:bottom w:val="none" w:sz="0" w:space="0" w:color="auto"/>
                <w:right w:val="none" w:sz="0" w:space="0" w:color="auto"/>
              </w:divBdr>
            </w:div>
            <w:div w:id="1367758945">
              <w:marLeft w:val="0"/>
              <w:marRight w:val="0"/>
              <w:marTop w:val="0"/>
              <w:marBottom w:val="0"/>
              <w:divBdr>
                <w:top w:val="none" w:sz="0" w:space="0" w:color="auto"/>
                <w:left w:val="none" w:sz="0" w:space="0" w:color="auto"/>
                <w:bottom w:val="none" w:sz="0" w:space="0" w:color="auto"/>
                <w:right w:val="none" w:sz="0" w:space="0" w:color="auto"/>
              </w:divBdr>
            </w:div>
            <w:div w:id="619848670">
              <w:marLeft w:val="0"/>
              <w:marRight w:val="0"/>
              <w:marTop w:val="0"/>
              <w:marBottom w:val="0"/>
              <w:divBdr>
                <w:top w:val="none" w:sz="0" w:space="0" w:color="auto"/>
                <w:left w:val="none" w:sz="0" w:space="0" w:color="auto"/>
                <w:bottom w:val="none" w:sz="0" w:space="0" w:color="auto"/>
                <w:right w:val="none" w:sz="0" w:space="0" w:color="auto"/>
              </w:divBdr>
            </w:div>
            <w:div w:id="530152116">
              <w:marLeft w:val="0"/>
              <w:marRight w:val="0"/>
              <w:marTop w:val="0"/>
              <w:marBottom w:val="0"/>
              <w:divBdr>
                <w:top w:val="none" w:sz="0" w:space="0" w:color="auto"/>
                <w:left w:val="none" w:sz="0" w:space="0" w:color="auto"/>
                <w:bottom w:val="none" w:sz="0" w:space="0" w:color="auto"/>
                <w:right w:val="none" w:sz="0" w:space="0" w:color="auto"/>
              </w:divBdr>
            </w:div>
            <w:div w:id="1752585762">
              <w:marLeft w:val="0"/>
              <w:marRight w:val="0"/>
              <w:marTop w:val="0"/>
              <w:marBottom w:val="0"/>
              <w:divBdr>
                <w:top w:val="none" w:sz="0" w:space="0" w:color="auto"/>
                <w:left w:val="none" w:sz="0" w:space="0" w:color="auto"/>
                <w:bottom w:val="none" w:sz="0" w:space="0" w:color="auto"/>
                <w:right w:val="none" w:sz="0" w:space="0" w:color="auto"/>
              </w:divBdr>
            </w:div>
            <w:div w:id="2114812327">
              <w:marLeft w:val="0"/>
              <w:marRight w:val="0"/>
              <w:marTop w:val="0"/>
              <w:marBottom w:val="0"/>
              <w:divBdr>
                <w:top w:val="none" w:sz="0" w:space="0" w:color="auto"/>
                <w:left w:val="none" w:sz="0" w:space="0" w:color="auto"/>
                <w:bottom w:val="none" w:sz="0" w:space="0" w:color="auto"/>
                <w:right w:val="none" w:sz="0" w:space="0" w:color="auto"/>
              </w:divBdr>
            </w:div>
            <w:div w:id="870728395">
              <w:marLeft w:val="0"/>
              <w:marRight w:val="0"/>
              <w:marTop w:val="0"/>
              <w:marBottom w:val="0"/>
              <w:divBdr>
                <w:top w:val="none" w:sz="0" w:space="0" w:color="auto"/>
                <w:left w:val="none" w:sz="0" w:space="0" w:color="auto"/>
                <w:bottom w:val="none" w:sz="0" w:space="0" w:color="auto"/>
                <w:right w:val="none" w:sz="0" w:space="0" w:color="auto"/>
              </w:divBdr>
            </w:div>
            <w:div w:id="2048218774">
              <w:marLeft w:val="0"/>
              <w:marRight w:val="0"/>
              <w:marTop w:val="0"/>
              <w:marBottom w:val="0"/>
              <w:divBdr>
                <w:top w:val="none" w:sz="0" w:space="0" w:color="auto"/>
                <w:left w:val="none" w:sz="0" w:space="0" w:color="auto"/>
                <w:bottom w:val="none" w:sz="0" w:space="0" w:color="auto"/>
                <w:right w:val="none" w:sz="0" w:space="0" w:color="auto"/>
              </w:divBdr>
            </w:div>
            <w:div w:id="1349218155">
              <w:marLeft w:val="0"/>
              <w:marRight w:val="0"/>
              <w:marTop w:val="0"/>
              <w:marBottom w:val="0"/>
              <w:divBdr>
                <w:top w:val="none" w:sz="0" w:space="0" w:color="auto"/>
                <w:left w:val="none" w:sz="0" w:space="0" w:color="auto"/>
                <w:bottom w:val="none" w:sz="0" w:space="0" w:color="auto"/>
                <w:right w:val="none" w:sz="0" w:space="0" w:color="auto"/>
              </w:divBdr>
            </w:div>
            <w:div w:id="318964266">
              <w:marLeft w:val="0"/>
              <w:marRight w:val="0"/>
              <w:marTop w:val="0"/>
              <w:marBottom w:val="0"/>
              <w:divBdr>
                <w:top w:val="none" w:sz="0" w:space="0" w:color="auto"/>
                <w:left w:val="none" w:sz="0" w:space="0" w:color="auto"/>
                <w:bottom w:val="none" w:sz="0" w:space="0" w:color="auto"/>
                <w:right w:val="none" w:sz="0" w:space="0" w:color="auto"/>
              </w:divBdr>
            </w:div>
            <w:div w:id="2139183784">
              <w:marLeft w:val="0"/>
              <w:marRight w:val="0"/>
              <w:marTop w:val="0"/>
              <w:marBottom w:val="0"/>
              <w:divBdr>
                <w:top w:val="none" w:sz="0" w:space="0" w:color="auto"/>
                <w:left w:val="none" w:sz="0" w:space="0" w:color="auto"/>
                <w:bottom w:val="none" w:sz="0" w:space="0" w:color="auto"/>
                <w:right w:val="none" w:sz="0" w:space="0" w:color="auto"/>
              </w:divBdr>
            </w:div>
            <w:div w:id="9306270">
              <w:marLeft w:val="0"/>
              <w:marRight w:val="0"/>
              <w:marTop w:val="0"/>
              <w:marBottom w:val="0"/>
              <w:divBdr>
                <w:top w:val="none" w:sz="0" w:space="0" w:color="auto"/>
                <w:left w:val="none" w:sz="0" w:space="0" w:color="auto"/>
                <w:bottom w:val="none" w:sz="0" w:space="0" w:color="auto"/>
                <w:right w:val="none" w:sz="0" w:space="0" w:color="auto"/>
              </w:divBdr>
            </w:div>
            <w:div w:id="919295345">
              <w:marLeft w:val="0"/>
              <w:marRight w:val="0"/>
              <w:marTop w:val="0"/>
              <w:marBottom w:val="0"/>
              <w:divBdr>
                <w:top w:val="none" w:sz="0" w:space="0" w:color="auto"/>
                <w:left w:val="none" w:sz="0" w:space="0" w:color="auto"/>
                <w:bottom w:val="none" w:sz="0" w:space="0" w:color="auto"/>
                <w:right w:val="none" w:sz="0" w:space="0" w:color="auto"/>
              </w:divBdr>
            </w:div>
            <w:div w:id="1776249889">
              <w:marLeft w:val="0"/>
              <w:marRight w:val="0"/>
              <w:marTop w:val="0"/>
              <w:marBottom w:val="0"/>
              <w:divBdr>
                <w:top w:val="none" w:sz="0" w:space="0" w:color="auto"/>
                <w:left w:val="none" w:sz="0" w:space="0" w:color="auto"/>
                <w:bottom w:val="none" w:sz="0" w:space="0" w:color="auto"/>
                <w:right w:val="none" w:sz="0" w:space="0" w:color="auto"/>
              </w:divBdr>
            </w:div>
            <w:div w:id="1224683961">
              <w:marLeft w:val="0"/>
              <w:marRight w:val="0"/>
              <w:marTop w:val="0"/>
              <w:marBottom w:val="0"/>
              <w:divBdr>
                <w:top w:val="none" w:sz="0" w:space="0" w:color="auto"/>
                <w:left w:val="none" w:sz="0" w:space="0" w:color="auto"/>
                <w:bottom w:val="none" w:sz="0" w:space="0" w:color="auto"/>
                <w:right w:val="none" w:sz="0" w:space="0" w:color="auto"/>
              </w:divBdr>
            </w:div>
            <w:div w:id="205799644">
              <w:marLeft w:val="0"/>
              <w:marRight w:val="0"/>
              <w:marTop w:val="0"/>
              <w:marBottom w:val="0"/>
              <w:divBdr>
                <w:top w:val="none" w:sz="0" w:space="0" w:color="auto"/>
                <w:left w:val="none" w:sz="0" w:space="0" w:color="auto"/>
                <w:bottom w:val="none" w:sz="0" w:space="0" w:color="auto"/>
                <w:right w:val="none" w:sz="0" w:space="0" w:color="auto"/>
              </w:divBdr>
            </w:div>
            <w:div w:id="1461024451">
              <w:marLeft w:val="0"/>
              <w:marRight w:val="0"/>
              <w:marTop w:val="0"/>
              <w:marBottom w:val="0"/>
              <w:divBdr>
                <w:top w:val="none" w:sz="0" w:space="0" w:color="auto"/>
                <w:left w:val="none" w:sz="0" w:space="0" w:color="auto"/>
                <w:bottom w:val="none" w:sz="0" w:space="0" w:color="auto"/>
                <w:right w:val="none" w:sz="0" w:space="0" w:color="auto"/>
              </w:divBdr>
            </w:div>
            <w:div w:id="1173110516">
              <w:marLeft w:val="0"/>
              <w:marRight w:val="0"/>
              <w:marTop w:val="0"/>
              <w:marBottom w:val="0"/>
              <w:divBdr>
                <w:top w:val="none" w:sz="0" w:space="0" w:color="auto"/>
                <w:left w:val="none" w:sz="0" w:space="0" w:color="auto"/>
                <w:bottom w:val="none" w:sz="0" w:space="0" w:color="auto"/>
                <w:right w:val="none" w:sz="0" w:space="0" w:color="auto"/>
              </w:divBdr>
            </w:div>
            <w:div w:id="796604213">
              <w:marLeft w:val="0"/>
              <w:marRight w:val="0"/>
              <w:marTop w:val="0"/>
              <w:marBottom w:val="0"/>
              <w:divBdr>
                <w:top w:val="none" w:sz="0" w:space="0" w:color="auto"/>
                <w:left w:val="none" w:sz="0" w:space="0" w:color="auto"/>
                <w:bottom w:val="none" w:sz="0" w:space="0" w:color="auto"/>
                <w:right w:val="none" w:sz="0" w:space="0" w:color="auto"/>
              </w:divBdr>
            </w:div>
            <w:div w:id="1922567786">
              <w:marLeft w:val="0"/>
              <w:marRight w:val="0"/>
              <w:marTop w:val="0"/>
              <w:marBottom w:val="0"/>
              <w:divBdr>
                <w:top w:val="none" w:sz="0" w:space="0" w:color="auto"/>
                <w:left w:val="none" w:sz="0" w:space="0" w:color="auto"/>
                <w:bottom w:val="none" w:sz="0" w:space="0" w:color="auto"/>
                <w:right w:val="none" w:sz="0" w:space="0" w:color="auto"/>
              </w:divBdr>
            </w:div>
            <w:div w:id="160243552">
              <w:marLeft w:val="0"/>
              <w:marRight w:val="0"/>
              <w:marTop w:val="0"/>
              <w:marBottom w:val="0"/>
              <w:divBdr>
                <w:top w:val="none" w:sz="0" w:space="0" w:color="auto"/>
                <w:left w:val="none" w:sz="0" w:space="0" w:color="auto"/>
                <w:bottom w:val="none" w:sz="0" w:space="0" w:color="auto"/>
                <w:right w:val="none" w:sz="0" w:space="0" w:color="auto"/>
              </w:divBdr>
            </w:div>
            <w:div w:id="933898279">
              <w:marLeft w:val="0"/>
              <w:marRight w:val="0"/>
              <w:marTop w:val="0"/>
              <w:marBottom w:val="0"/>
              <w:divBdr>
                <w:top w:val="none" w:sz="0" w:space="0" w:color="auto"/>
                <w:left w:val="none" w:sz="0" w:space="0" w:color="auto"/>
                <w:bottom w:val="none" w:sz="0" w:space="0" w:color="auto"/>
                <w:right w:val="none" w:sz="0" w:space="0" w:color="auto"/>
              </w:divBdr>
            </w:div>
            <w:div w:id="2133136050">
              <w:marLeft w:val="0"/>
              <w:marRight w:val="0"/>
              <w:marTop w:val="0"/>
              <w:marBottom w:val="0"/>
              <w:divBdr>
                <w:top w:val="none" w:sz="0" w:space="0" w:color="auto"/>
                <w:left w:val="none" w:sz="0" w:space="0" w:color="auto"/>
                <w:bottom w:val="none" w:sz="0" w:space="0" w:color="auto"/>
                <w:right w:val="none" w:sz="0" w:space="0" w:color="auto"/>
              </w:divBdr>
            </w:div>
            <w:div w:id="1174102219">
              <w:marLeft w:val="0"/>
              <w:marRight w:val="0"/>
              <w:marTop w:val="0"/>
              <w:marBottom w:val="0"/>
              <w:divBdr>
                <w:top w:val="none" w:sz="0" w:space="0" w:color="auto"/>
                <w:left w:val="none" w:sz="0" w:space="0" w:color="auto"/>
                <w:bottom w:val="none" w:sz="0" w:space="0" w:color="auto"/>
                <w:right w:val="none" w:sz="0" w:space="0" w:color="auto"/>
              </w:divBdr>
            </w:div>
            <w:div w:id="1687828255">
              <w:marLeft w:val="0"/>
              <w:marRight w:val="0"/>
              <w:marTop w:val="0"/>
              <w:marBottom w:val="0"/>
              <w:divBdr>
                <w:top w:val="none" w:sz="0" w:space="0" w:color="auto"/>
                <w:left w:val="none" w:sz="0" w:space="0" w:color="auto"/>
                <w:bottom w:val="none" w:sz="0" w:space="0" w:color="auto"/>
                <w:right w:val="none" w:sz="0" w:space="0" w:color="auto"/>
              </w:divBdr>
            </w:div>
            <w:div w:id="690761706">
              <w:marLeft w:val="0"/>
              <w:marRight w:val="0"/>
              <w:marTop w:val="0"/>
              <w:marBottom w:val="0"/>
              <w:divBdr>
                <w:top w:val="none" w:sz="0" w:space="0" w:color="auto"/>
                <w:left w:val="none" w:sz="0" w:space="0" w:color="auto"/>
                <w:bottom w:val="none" w:sz="0" w:space="0" w:color="auto"/>
                <w:right w:val="none" w:sz="0" w:space="0" w:color="auto"/>
              </w:divBdr>
            </w:div>
            <w:div w:id="1097021727">
              <w:marLeft w:val="0"/>
              <w:marRight w:val="0"/>
              <w:marTop w:val="0"/>
              <w:marBottom w:val="0"/>
              <w:divBdr>
                <w:top w:val="none" w:sz="0" w:space="0" w:color="auto"/>
                <w:left w:val="none" w:sz="0" w:space="0" w:color="auto"/>
                <w:bottom w:val="none" w:sz="0" w:space="0" w:color="auto"/>
                <w:right w:val="none" w:sz="0" w:space="0" w:color="auto"/>
              </w:divBdr>
            </w:div>
            <w:div w:id="1794591433">
              <w:marLeft w:val="0"/>
              <w:marRight w:val="0"/>
              <w:marTop w:val="0"/>
              <w:marBottom w:val="0"/>
              <w:divBdr>
                <w:top w:val="none" w:sz="0" w:space="0" w:color="auto"/>
                <w:left w:val="none" w:sz="0" w:space="0" w:color="auto"/>
                <w:bottom w:val="none" w:sz="0" w:space="0" w:color="auto"/>
                <w:right w:val="none" w:sz="0" w:space="0" w:color="auto"/>
              </w:divBdr>
            </w:div>
            <w:div w:id="718474458">
              <w:marLeft w:val="0"/>
              <w:marRight w:val="0"/>
              <w:marTop w:val="0"/>
              <w:marBottom w:val="0"/>
              <w:divBdr>
                <w:top w:val="none" w:sz="0" w:space="0" w:color="auto"/>
                <w:left w:val="none" w:sz="0" w:space="0" w:color="auto"/>
                <w:bottom w:val="none" w:sz="0" w:space="0" w:color="auto"/>
                <w:right w:val="none" w:sz="0" w:space="0" w:color="auto"/>
              </w:divBdr>
            </w:div>
            <w:div w:id="418212806">
              <w:marLeft w:val="0"/>
              <w:marRight w:val="0"/>
              <w:marTop w:val="0"/>
              <w:marBottom w:val="0"/>
              <w:divBdr>
                <w:top w:val="none" w:sz="0" w:space="0" w:color="auto"/>
                <w:left w:val="none" w:sz="0" w:space="0" w:color="auto"/>
                <w:bottom w:val="none" w:sz="0" w:space="0" w:color="auto"/>
                <w:right w:val="none" w:sz="0" w:space="0" w:color="auto"/>
              </w:divBdr>
            </w:div>
            <w:div w:id="1061750109">
              <w:marLeft w:val="0"/>
              <w:marRight w:val="0"/>
              <w:marTop w:val="0"/>
              <w:marBottom w:val="0"/>
              <w:divBdr>
                <w:top w:val="none" w:sz="0" w:space="0" w:color="auto"/>
                <w:left w:val="none" w:sz="0" w:space="0" w:color="auto"/>
                <w:bottom w:val="none" w:sz="0" w:space="0" w:color="auto"/>
                <w:right w:val="none" w:sz="0" w:space="0" w:color="auto"/>
              </w:divBdr>
            </w:div>
            <w:div w:id="955139045">
              <w:marLeft w:val="0"/>
              <w:marRight w:val="0"/>
              <w:marTop w:val="0"/>
              <w:marBottom w:val="0"/>
              <w:divBdr>
                <w:top w:val="none" w:sz="0" w:space="0" w:color="auto"/>
                <w:left w:val="none" w:sz="0" w:space="0" w:color="auto"/>
                <w:bottom w:val="none" w:sz="0" w:space="0" w:color="auto"/>
                <w:right w:val="none" w:sz="0" w:space="0" w:color="auto"/>
              </w:divBdr>
            </w:div>
            <w:div w:id="1131435651">
              <w:marLeft w:val="0"/>
              <w:marRight w:val="0"/>
              <w:marTop w:val="0"/>
              <w:marBottom w:val="0"/>
              <w:divBdr>
                <w:top w:val="none" w:sz="0" w:space="0" w:color="auto"/>
                <w:left w:val="none" w:sz="0" w:space="0" w:color="auto"/>
                <w:bottom w:val="none" w:sz="0" w:space="0" w:color="auto"/>
                <w:right w:val="none" w:sz="0" w:space="0" w:color="auto"/>
              </w:divBdr>
            </w:div>
            <w:div w:id="192306489">
              <w:marLeft w:val="0"/>
              <w:marRight w:val="0"/>
              <w:marTop w:val="0"/>
              <w:marBottom w:val="0"/>
              <w:divBdr>
                <w:top w:val="none" w:sz="0" w:space="0" w:color="auto"/>
                <w:left w:val="none" w:sz="0" w:space="0" w:color="auto"/>
                <w:bottom w:val="none" w:sz="0" w:space="0" w:color="auto"/>
                <w:right w:val="none" w:sz="0" w:space="0" w:color="auto"/>
              </w:divBdr>
            </w:div>
            <w:div w:id="153767883">
              <w:marLeft w:val="0"/>
              <w:marRight w:val="0"/>
              <w:marTop w:val="0"/>
              <w:marBottom w:val="0"/>
              <w:divBdr>
                <w:top w:val="none" w:sz="0" w:space="0" w:color="auto"/>
                <w:left w:val="none" w:sz="0" w:space="0" w:color="auto"/>
                <w:bottom w:val="none" w:sz="0" w:space="0" w:color="auto"/>
                <w:right w:val="none" w:sz="0" w:space="0" w:color="auto"/>
              </w:divBdr>
            </w:div>
            <w:div w:id="1045637303">
              <w:marLeft w:val="0"/>
              <w:marRight w:val="0"/>
              <w:marTop w:val="0"/>
              <w:marBottom w:val="0"/>
              <w:divBdr>
                <w:top w:val="none" w:sz="0" w:space="0" w:color="auto"/>
                <w:left w:val="none" w:sz="0" w:space="0" w:color="auto"/>
                <w:bottom w:val="none" w:sz="0" w:space="0" w:color="auto"/>
                <w:right w:val="none" w:sz="0" w:space="0" w:color="auto"/>
              </w:divBdr>
            </w:div>
            <w:div w:id="100616715">
              <w:marLeft w:val="0"/>
              <w:marRight w:val="0"/>
              <w:marTop w:val="0"/>
              <w:marBottom w:val="0"/>
              <w:divBdr>
                <w:top w:val="none" w:sz="0" w:space="0" w:color="auto"/>
                <w:left w:val="none" w:sz="0" w:space="0" w:color="auto"/>
                <w:bottom w:val="none" w:sz="0" w:space="0" w:color="auto"/>
                <w:right w:val="none" w:sz="0" w:space="0" w:color="auto"/>
              </w:divBdr>
            </w:div>
            <w:div w:id="827212128">
              <w:marLeft w:val="0"/>
              <w:marRight w:val="0"/>
              <w:marTop w:val="0"/>
              <w:marBottom w:val="0"/>
              <w:divBdr>
                <w:top w:val="none" w:sz="0" w:space="0" w:color="auto"/>
                <w:left w:val="none" w:sz="0" w:space="0" w:color="auto"/>
                <w:bottom w:val="none" w:sz="0" w:space="0" w:color="auto"/>
                <w:right w:val="none" w:sz="0" w:space="0" w:color="auto"/>
              </w:divBdr>
            </w:div>
            <w:div w:id="458692882">
              <w:marLeft w:val="0"/>
              <w:marRight w:val="0"/>
              <w:marTop w:val="0"/>
              <w:marBottom w:val="0"/>
              <w:divBdr>
                <w:top w:val="none" w:sz="0" w:space="0" w:color="auto"/>
                <w:left w:val="none" w:sz="0" w:space="0" w:color="auto"/>
                <w:bottom w:val="none" w:sz="0" w:space="0" w:color="auto"/>
                <w:right w:val="none" w:sz="0" w:space="0" w:color="auto"/>
              </w:divBdr>
            </w:div>
            <w:div w:id="1556892328">
              <w:marLeft w:val="0"/>
              <w:marRight w:val="0"/>
              <w:marTop w:val="0"/>
              <w:marBottom w:val="0"/>
              <w:divBdr>
                <w:top w:val="none" w:sz="0" w:space="0" w:color="auto"/>
                <w:left w:val="none" w:sz="0" w:space="0" w:color="auto"/>
                <w:bottom w:val="none" w:sz="0" w:space="0" w:color="auto"/>
                <w:right w:val="none" w:sz="0" w:space="0" w:color="auto"/>
              </w:divBdr>
            </w:div>
            <w:div w:id="488522731">
              <w:marLeft w:val="0"/>
              <w:marRight w:val="0"/>
              <w:marTop w:val="0"/>
              <w:marBottom w:val="0"/>
              <w:divBdr>
                <w:top w:val="none" w:sz="0" w:space="0" w:color="auto"/>
                <w:left w:val="none" w:sz="0" w:space="0" w:color="auto"/>
                <w:bottom w:val="none" w:sz="0" w:space="0" w:color="auto"/>
                <w:right w:val="none" w:sz="0" w:space="0" w:color="auto"/>
              </w:divBdr>
            </w:div>
            <w:div w:id="748382001">
              <w:marLeft w:val="0"/>
              <w:marRight w:val="0"/>
              <w:marTop w:val="0"/>
              <w:marBottom w:val="0"/>
              <w:divBdr>
                <w:top w:val="none" w:sz="0" w:space="0" w:color="auto"/>
                <w:left w:val="none" w:sz="0" w:space="0" w:color="auto"/>
                <w:bottom w:val="none" w:sz="0" w:space="0" w:color="auto"/>
                <w:right w:val="none" w:sz="0" w:space="0" w:color="auto"/>
              </w:divBdr>
            </w:div>
            <w:div w:id="1619216629">
              <w:marLeft w:val="0"/>
              <w:marRight w:val="0"/>
              <w:marTop w:val="0"/>
              <w:marBottom w:val="0"/>
              <w:divBdr>
                <w:top w:val="none" w:sz="0" w:space="0" w:color="auto"/>
                <w:left w:val="none" w:sz="0" w:space="0" w:color="auto"/>
                <w:bottom w:val="none" w:sz="0" w:space="0" w:color="auto"/>
                <w:right w:val="none" w:sz="0" w:space="0" w:color="auto"/>
              </w:divBdr>
            </w:div>
            <w:div w:id="2106412318">
              <w:marLeft w:val="0"/>
              <w:marRight w:val="0"/>
              <w:marTop w:val="0"/>
              <w:marBottom w:val="0"/>
              <w:divBdr>
                <w:top w:val="none" w:sz="0" w:space="0" w:color="auto"/>
                <w:left w:val="none" w:sz="0" w:space="0" w:color="auto"/>
                <w:bottom w:val="none" w:sz="0" w:space="0" w:color="auto"/>
                <w:right w:val="none" w:sz="0" w:space="0" w:color="auto"/>
              </w:divBdr>
            </w:div>
            <w:div w:id="111635720">
              <w:marLeft w:val="0"/>
              <w:marRight w:val="0"/>
              <w:marTop w:val="0"/>
              <w:marBottom w:val="0"/>
              <w:divBdr>
                <w:top w:val="none" w:sz="0" w:space="0" w:color="auto"/>
                <w:left w:val="none" w:sz="0" w:space="0" w:color="auto"/>
                <w:bottom w:val="none" w:sz="0" w:space="0" w:color="auto"/>
                <w:right w:val="none" w:sz="0" w:space="0" w:color="auto"/>
              </w:divBdr>
            </w:div>
            <w:div w:id="1712655947">
              <w:marLeft w:val="0"/>
              <w:marRight w:val="0"/>
              <w:marTop w:val="0"/>
              <w:marBottom w:val="0"/>
              <w:divBdr>
                <w:top w:val="none" w:sz="0" w:space="0" w:color="auto"/>
                <w:left w:val="none" w:sz="0" w:space="0" w:color="auto"/>
                <w:bottom w:val="none" w:sz="0" w:space="0" w:color="auto"/>
                <w:right w:val="none" w:sz="0" w:space="0" w:color="auto"/>
              </w:divBdr>
            </w:div>
            <w:div w:id="1447656887">
              <w:marLeft w:val="0"/>
              <w:marRight w:val="0"/>
              <w:marTop w:val="0"/>
              <w:marBottom w:val="0"/>
              <w:divBdr>
                <w:top w:val="none" w:sz="0" w:space="0" w:color="auto"/>
                <w:left w:val="none" w:sz="0" w:space="0" w:color="auto"/>
                <w:bottom w:val="none" w:sz="0" w:space="0" w:color="auto"/>
                <w:right w:val="none" w:sz="0" w:space="0" w:color="auto"/>
              </w:divBdr>
            </w:div>
            <w:div w:id="194264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3193">
      <w:bodyDiv w:val="1"/>
      <w:marLeft w:val="0"/>
      <w:marRight w:val="0"/>
      <w:marTop w:val="0"/>
      <w:marBottom w:val="0"/>
      <w:divBdr>
        <w:top w:val="none" w:sz="0" w:space="0" w:color="auto"/>
        <w:left w:val="none" w:sz="0" w:space="0" w:color="auto"/>
        <w:bottom w:val="none" w:sz="0" w:space="0" w:color="auto"/>
        <w:right w:val="none" w:sz="0" w:space="0" w:color="auto"/>
      </w:divBdr>
      <w:divsChild>
        <w:div w:id="288056326">
          <w:marLeft w:val="0"/>
          <w:marRight w:val="0"/>
          <w:marTop w:val="0"/>
          <w:marBottom w:val="0"/>
          <w:divBdr>
            <w:top w:val="none" w:sz="0" w:space="0" w:color="auto"/>
            <w:left w:val="none" w:sz="0" w:space="0" w:color="auto"/>
            <w:bottom w:val="none" w:sz="0" w:space="0" w:color="auto"/>
            <w:right w:val="none" w:sz="0" w:space="0" w:color="auto"/>
          </w:divBdr>
          <w:divsChild>
            <w:div w:id="7758628">
              <w:marLeft w:val="0"/>
              <w:marRight w:val="0"/>
              <w:marTop w:val="0"/>
              <w:marBottom w:val="0"/>
              <w:divBdr>
                <w:top w:val="none" w:sz="0" w:space="0" w:color="auto"/>
                <w:left w:val="none" w:sz="0" w:space="0" w:color="auto"/>
                <w:bottom w:val="none" w:sz="0" w:space="0" w:color="auto"/>
                <w:right w:val="none" w:sz="0" w:space="0" w:color="auto"/>
              </w:divBdr>
            </w:div>
            <w:div w:id="39943380">
              <w:marLeft w:val="0"/>
              <w:marRight w:val="0"/>
              <w:marTop w:val="0"/>
              <w:marBottom w:val="0"/>
              <w:divBdr>
                <w:top w:val="none" w:sz="0" w:space="0" w:color="auto"/>
                <w:left w:val="none" w:sz="0" w:space="0" w:color="auto"/>
                <w:bottom w:val="none" w:sz="0" w:space="0" w:color="auto"/>
                <w:right w:val="none" w:sz="0" w:space="0" w:color="auto"/>
              </w:divBdr>
            </w:div>
            <w:div w:id="107049890">
              <w:marLeft w:val="0"/>
              <w:marRight w:val="0"/>
              <w:marTop w:val="0"/>
              <w:marBottom w:val="0"/>
              <w:divBdr>
                <w:top w:val="none" w:sz="0" w:space="0" w:color="auto"/>
                <w:left w:val="none" w:sz="0" w:space="0" w:color="auto"/>
                <w:bottom w:val="none" w:sz="0" w:space="0" w:color="auto"/>
                <w:right w:val="none" w:sz="0" w:space="0" w:color="auto"/>
              </w:divBdr>
            </w:div>
            <w:div w:id="109982050">
              <w:marLeft w:val="0"/>
              <w:marRight w:val="0"/>
              <w:marTop w:val="0"/>
              <w:marBottom w:val="0"/>
              <w:divBdr>
                <w:top w:val="none" w:sz="0" w:space="0" w:color="auto"/>
                <w:left w:val="none" w:sz="0" w:space="0" w:color="auto"/>
                <w:bottom w:val="none" w:sz="0" w:space="0" w:color="auto"/>
                <w:right w:val="none" w:sz="0" w:space="0" w:color="auto"/>
              </w:divBdr>
            </w:div>
            <w:div w:id="115948170">
              <w:marLeft w:val="0"/>
              <w:marRight w:val="0"/>
              <w:marTop w:val="0"/>
              <w:marBottom w:val="0"/>
              <w:divBdr>
                <w:top w:val="none" w:sz="0" w:space="0" w:color="auto"/>
                <w:left w:val="none" w:sz="0" w:space="0" w:color="auto"/>
                <w:bottom w:val="none" w:sz="0" w:space="0" w:color="auto"/>
                <w:right w:val="none" w:sz="0" w:space="0" w:color="auto"/>
              </w:divBdr>
            </w:div>
            <w:div w:id="134765813">
              <w:marLeft w:val="0"/>
              <w:marRight w:val="0"/>
              <w:marTop w:val="0"/>
              <w:marBottom w:val="0"/>
              <w:divBdr>
                <w:top w:val="none" w:sz="0" w:space="0" w:color="auto"/>
                <w:left w:val="none" w:sz="0" w:space="0" w:color="auto"/>
                <w:bottom w:val="none" w:sz="0" w:space="0" w:color="auto"/>
                <w:right w:val="none" w:sz="0" w:space="0" w:color="auto"/>
              </w:divBdr>
            </w:div>
            <w:div w:id="145167695">
              <w:marLeft w:val="0"/>
              <w:marRight w:val="0"/>
              <w:marTop w:val="0"/>
              <w:marBottom w:val="0"/>
              <w:divBdr>
                <w:top w:val="none" w:sz="0" w:space="0" w:color="auto"/>
                <w:left w:val="none" w:sz="0" w:space="0" w:color="auto"/>
                <w:bottom w:val="none" w:sz="0" w:space="0" w:color="auto"/>
                <w:right w:val="none" w:sz="0" w:space="0" w:color="auto"/>
              </w:divBdr>
            </w:div>
            <w:div w:id="148863500">
              <w:marLeft w:val="0"/>
              <w:marRight w:val="0"/>
              <w:marTop w:val="0"/>
              <w:marBottom w:val="0"/>
              <w:divBdr>
                <w:top w:val="none" w:sz="0" w:space="0" w:color="auto"/>
                <w:left w:val="none" w:sz="0" w:space="0" w:color="auto"/>
                <w:bottom w:val="none" w:sz="0" w:space="0" w:color="auto"/>
                <w:right w:val="none" w:sz="0" w:space="0" w:color="auto"/>
              </w:divBdr>
            </w:div>
            <w:div w:id="149182109">
              <w:marLeft w:val="0"/>
              <w:marRight w:val="0"/>
              <w:marTop w:val="0"/>
              <w:marBottom w:val="0"/>
              <w:divBdr>
                <w:top w:val="none" w:sz="0" w:space="0" w:color="auto"/>
                <w:left w:val="none" w:sz="0" w:space="0" w:color="auto"/>
                <w:bottom w:val="none" w:sz="0" w:space="0" w:color="auto"/>
                <w:right w:val="none" w:sz="0" w:space="0" w:color="auto"/>
              </w:divBdr>
            </w:div>
            <w:div w:id="173762873">
              <w:marLeft w:val="0"/>
              <w:marRight w:val="0"/>
              <w:marTop w:val="0"/>
              <w:marBottom w:val="0"/>
              <w:divBdr>
                <w:top w:val="none" w:sz="0" w:space="0" w:color="auto"/>
                <w:left w:val="none" w:sz="0" w:space="0" w:color="auto"/>
                <w:bottom w:val="none" w:sz="0" w:space="0" w:color="auto"/>
                <w:right w:val="none" w:sz="0" w:space="0" w:color="auto"/>
              </w:divBdr>
            </w:div>
            <w:div w:id="214700889">
              <w:marLeft w:val="0"/>
              <w:marRight w:val="0"/>
              <w:marTop w:val="0"/>
              <w:marBottom w:val="0"/>
              <w:divBdr>
                <w:top w:val="none" w:sz="0" w:space="0" w:color="auto"/>
                <w:left w:val="none" w:sz="0" w:space="0" w:color="auto"/>
                <w:bottom w:val="none" w:sz="0" w:space="0" w:color="auto"/>
                <w:right w:val="none" w:sz="0" w:space="0" w:color="auto"/>
              </w:divBdr>
            </w:div>
            <w:div w:id="224027936">
              <w:marLeft w:val="0"/>
              <w:marRight w:val="0"/>
              <w:marTop w:val="0"/>
              <w:marBottom w:val="0"/>
              <w:divBdr>
                <w:top w:val="none" w:sz="0" w:space="0" w:color="auto"/>
                <w:left w:val="none" w:sz="0" w:space="0" w:color="auto"/>
                <w:bottom w:val="none" w:sz="0" w:space="0" w:color="auto"/>
                <w:right w:val="none" w:sz="0" w:space="0" w:color="auto"/>
              </w:divBdr>
            </w:div>
            <w:div w:id="297489849">
              <w:marLeft w:val="0"/>
              <w:marRight w:val="0"/>
              <w:marTop w:val="0"/>
              <w:marBottom w:val="0"/>
              <w:divBdr>
                <w:top w:val="none" w:sz="0" w:space="0" w:color="auto"/>
                <w:left w:val="none" w:sz="0" w:space="0" w:color="auto"/>
                <w:bottom w:val="none" w:sz="0" w:space="0" w:color="auto"/>
                <w:right w:val="none" w:sz="0" w:space="0" w:color="auto"/>
              </w:divBdr>
            </w:div>
            <w:div w:id="332882018">
              <w:marLeft w:val="0"/>
              <w:marRight w:val="0"/>
              <w:marTop w:val="0"/>
              <w:marBottom w:val="0"/>
              <w:divBdr>
                <w:top w:val="none" w:sz="0" w:space="0" w:color="auto"/>
                <w:left w:val="none" w:sz="0" w:space="0" w:color="auto"/>
                <w:bottom w:val="none" w:sz="0" w:space="0" w:color="auto"/>
                <w:right w:val="none" w:sz="0" w:space="0" w:color="auto"/>
              </w:divBdr>
            </w:div>
            <w:div w:id="337120753">
              <w:marLeft w:val="0"/>
              <w:marRight w:val="0"/>
              <w:marTop w:val="0"/>
              <w:marBottom w:val="0"/>
              <w:divBdr>
                <w:top w:val="none" w:sz="0" w:space="0" w:color="auto"/>
                <w:left w:val="none" w:sz="0" w:space="0" w:color="auto"/>
                <w:bottom w:val="none" w:sz="0" w:space="0" w:color="auto"/>
                <w:right w:val="none" w:sz="0" w:space="0" w:color="auto"/>
              </w:divBdr>
            </w:div>
            <w:div w:id="342511042">
              <w:marLeft w:val="0"/>
              <w:marRight w:val="0"/>
              <w:marTop w:val="0"/>
              <w:marBottom w:val="0"/>
              <w:divBdr>
                <w:top w:val="none" w:sz="0" w:space="0" w:color="auto"/>
                <w:left w:val="none" w:sz="0" w:space="0" w:color="auto"/>
                <w:bottom w:val="none" w:sz="0" w:space="0" w:color="auto"/>
                <w:right w:val="none" w:sz="0" w:space="0" w:color="auto"/>
              </w:divBdr>
            </w:div>
            <w:div w:id="346752411">
              <w:marLeft w:val="0"/>
              <w:marRight w:val="0"/>
              <w:marTop w:val="0"/>
              <w:marBottom w:val="0"/>
              <w:divBdr>
                <w:top w:val="none" w:sz="0" w:space="0" w:color="auto"/>
                <w:left w:val="none" w:sz="0" w:space="0" w:color="auto"/>
                <w:bottom w:val="none" w:sz="0" w:space="0" w:color="auto"/>
                <w:right w:val="none" w:sz="0" w:space="0" w:color="auto"/>
              </w:divBdr>
            </w:div>
            <w:div w:id="358238500">
              <w:marLeft w:val="0"/>
              <w:marRight w:val="0"/>
              <w:marTop w:val="0"/>
              <w:marBottom w:val="0"/>
              <w:divBdr>
                <w:top w:val="none" w:sz="0" w:space="0" w:color="auto"/>
                <w:left w:val="none" w:sz="0" w:space="0" w:color="auto"/>
                <w:bottom w:val="none" w:sz="0" w:space="0" w:color="auto"/>
                <w:right w:val="none" w:sz="0" w:space="0" w:color="auto"/>
              </w:divBdr>
            </w:div>
            <w:div w:id="370035631">
              <w:marLeft w:val="0"/>
              <w:marRight w:val="0"/>
              <w:marTop w:val="0"/>
              <w:marBottom w:val="0"/>
              <w:divBdr>
                <w:top w:val="none" w:sz="0" w:space="0" w:color="auto"/>
                <w:left w:val="none" w:sz="0" w:space="0" w:color="auto"/>
                <w:bottom w:val="none" w:sz="0" w:space="0" w:color="auto"/>
                <w:right w:val="none" w:sz="0" w:space="0" w:color="auto"/>
              </w:divBdr>
            </w:div>
            <w:div w:id="379015663">
              <w:marLeft w:val="0"/>
              <w:marRight w:val="0"/>
              <w:marTop w:val="0"/>
              <w:marBottom w:val="0"/>
              <w:divBdr>
                <w:top w:val="none" w:sz="0" w:space="0" w:color="auto"/>
                <w:left w:val="none" w:sz="0" w:space="0" w:color="auto"/>
                <w:bottom w:val="none" w:sz="0" w:space="0" w:color="auto"/>
                <w:right w:val="none" w:sz="0" w:space="0" w:color="auto"/>
              </w:divBdr>
            </w:div>
            <w:div w:id="415715150">
              <w:marLeft w:val="0"/>
              <w:marRight w:val="0"/>
              <w:marTop w:val="0"/>
              <w:marBottom w:val="0"/>
              <w:divBdr>
                <w:top w:val="none" w:sz="0" w:space="0" w:color="auto"/>
                <w:left w:val="none" w:sz="0" w:space="0" w:color="auto"/>
                <w:bottom w:val="none" w:sz="0" w:space="0" w:color="auto"/>
                <w:right w:val="none" w:sz="0" w:space="0" w:color="auto"/>
              </w:divBdr>
            </w:div>
            <w:div w:id="434713544">
              <w:marLeft w:val="0"/>
              <w:marRight w:val="0"/>
              <w:marTop w:val="0"/>
              <w:marBottom w:val="0"/>
              <w:divBdr>
                <w:top w:val="none" w:sz="0" w:space="0" w:color="auto"/>
                <w:left w:val="none" w:sz="0" w:space="0" w:color="auto"/>
                <w:bottom w:val="none" w:sz="0" w:space="0" w:color="auto"/>
                <w:right w:val="none" w:sz="0" w:space="0" w:color="auto"/>
              </w:divBdr>
            </w:div>
            <w:div w:id="482743584">
              <w:marLeft w:val="0"/>
              <w:marRight w:val="0"/>
              <w:marTop w:val="0"/>
              <w:marBottom w:val="0"/>
              <w:divBdr>
                <w:top w:val="none" w:sz="0" w:space="0" w:color="auto"/>
                <w:left w:val="none" w:sz="0" w:space="0" w:color="auto"/>
                <w:bottom w:val="none" w:sz="0" w:space="0" w:color="auto"/>
                <w:right w:val="none" w:sz="0" w:space="0" w:color="auto"/>
              </w:divBdr>
            </w:div>
            <w:div w:id="509881149">
              <w:marLeft w:val="0"/>
              <w:marRight w:val="0"/>
              <w:marTop w:val="0"/>
              <w:marBottom w:val="0"/>
              <w:divBdr>
                <w:top w:val="none" w:sz="0" w:space="0" w:color="auto"/>
                <w:left w:val="none" w:sz="0" w:space="0" w:color="auto"/>
                <w:bottom w:val="none" w:sz="0" w:space="0" w:color="auto"/>
                <w:right w:val="none" w:sz="0" w:space="0" w:color="auto"/>
              </w:divBdr>
            </w:div>
            <w:div w:id="511146146">
              <w:marLeft w:val="0"/>
              <w:marRight w:val="0"/>
              <w:marTop w:val="0"/>
              <w:marBottom w:val="0"/>
              <w:divBdr>
                <w:top w:val="none" w:sz="0" w:space="0" w:color="auto"/>
                <w:left w:val="none" w:sz="0" w:space="0" w:color="auto"/>
                <w:bottom w:val="none" w:sz="0" w:space="0" w:color="auto"/>
                <w:right w:val="none" w:sz="0" w:space="0" w:color="auto"/>
              </w:divBdr>
            </w:div>
            <w:div w:id="650987191">
              <w:marLeft w:val="0"/>
              <w:marRight w:val="0"/>
              <w:marTop w:val="0"/>
              <w:marBottom w:val="0"/>
              <w:divBdr>
                <w:top w:val="none" w:sz="0" w:space="0" w:color="auto"/>
                <w:left w:val="none" w:sz="0" w:space="0" w:color="auto"/>
                <w:bottom w:val="none" w:sz="0" w:space="0" w:color="auto"/>
                <w:right w:val="none" w:sz="0" w:space="0" w:color="auto"/>
              </w:divBdr>
            </w:div>
            <w:div w:id="662008233">
              <w:marLeft w:val="0"/>
              <w:marRight w:val="0"/>
              <w:marTop w:val="0"/>
              <w:marBottom w:val="0"/>
              <w:divBdr>
                <w:top w:val="none" w:sz="0" w:space="0" w:color="auto"/>
                <w:left w:val="none" w:sz="0" w:space="0" w:color="auto"/>
                <w:bottom w:val="none" w:sz="0" w:space="0" w:color="auto"/>
                <w:right w:val="none" w:sz="0" w:space="0" w:color="auto"/>
              </w:divBdr>
            </w:div>
            <w:div w:id="674259458">
              <w:marLeft w:val="0"/>
              <w:marRight w:val="0"/>
              <w:marTop w:val="0"/>
              <w:marBottom w:val="0"/>
              <w:divBdr>
                <w:top w:val="none" w:sz="0" w:space="0" w:color="auto"/>
                <w:left w:val="none" w:sz="0" w:space="0" w:color="auto"/>
                <w:bottom w:val="none" w:sz="0" w:space="0" w:color="auto"/>
                <w:right w:val="none" w:sz="0" w:space="0" w:color="auto"/>
              </w:divBdr>
            </w:div>
            <w:div w:id="691106753">
              <w:marLeft w:val="0"/>
              <w:marRight w:val="0"/>
              <w:marTop w:val="0"/>
              <w:marBottom w:val="0"/>
              <w:divBdr>
                <w:top w:val="none" w:sz="0" w:space="0" w:color="auto"/>
                <w:left w:val="none" w:sz="0" w:space="0" w:color="auto"/>
                <w:bottom w:val="none" w:sz="0" w:space="0" w:color="auto"/>
                <w:right w:val="none" w:sz="0" w:space="0" w:color="auto"/>
              </w:divBdr>
            </w:div>
            <w:div w:id="715473114">
              <w:marLeft w:val="0"/>
              <w:marRight w:val="0"/>
              <w:marTop w:val="0"/>
              <w:marBottom w:val="0"/>
              <w:divBdr>
                <w:top w:val="none" w:sz="0" w:space="0" w:color="auto"/>
                <w:left w:val="none" w:sz="0" w:space="0" w:color="auto"/>
                <w:bottom w:val="none" w:sz="0" w:space="0" w:color="auto"/>
                <w:right w:val="none" w:sz="0" w:space="0" w:color="auto"/>
              </w:divBdr>
            </w:div>
            <w:div w:id="730005816">
              <w:marLeft w:val="0"/>
              <w:marRight w:val="0"/>
              <w:marTop w:val="0"/>
              <w:marBottom w:val="0"/>
              <w:divBdr>
                <w:top w:val="none" w:sz="0" w:space="0" w:color="auto"/>
                <w:left w:val="none" w:sz="0" w:space="0" w:color="auto"/>
                <w:bottom w:val="none" w:sz="0" w:space="0" w:color="auto"/>
                <w:right w:val="none" w:sz="0" w:space="0" w:color="auto"/>
              </w:divBdr>
            </w:div>
            <w:div w:id="753280651">
              <w:marLeft w:val="0"/>
              <w:marRight w:val="0"/>
              <w:marTop w:val="0"/>
              <w:marBottom w:val="0"/>
              <w:divBdr>
                <w:top w:val="none" w:sz="0" w:space="0" w:color="auto"/>
                <w:left w:val="none" w:sz="0" w:space="0" w:color="auto"/>
                <w:bottom w:val="none" w:sz="0" w:space="0" w:color="auto"/>
                <w:right w:val="none" w:sz="0" w:space="0" w:color="auto"/>
              </w:divBdr>
            </w:div>
            <w:div w:id="778528691">
              <w:marLeft w:val="0"/>
              <w:marRight w:val="0"/>
              <w:marTop w:val="0"/>
              <w:marBottom w:val="0"/>
              <w:divBdr>
                <w:top w:val="none" w:sz="0" w:space="0" w:color="auto"/>
                <w:left w:val="none" w:sz="0" w:space="0" w:color="auto"/>
                <w:bottom w:val="none" w:sz="0" w:space="0" w:color="auto"/>
                <w:right w:val="none" w:sz="0" w:space="0" w:color="auto"/>
              </w:divBdr>
            </w:div>
            <w:div w:id="779110305">
              <w:marLeft w:val="0"/>
              <w:marRight w:val="0"/>
              <w:marTop w:val="0"/>
              <w:marBottom w:val="0"/>
              <w:divBdr>
                <w:top w:val="none" w:sz="0" w:space="0" w:color="auto"/>
                <w:left w:val="none" w:sz="0" w:space="0" w:color="auto"/>
                <w:bottom w:val="none" w:sz="0" w:space="0" w:color="auto"/>
                <w:right w:val="none" w:sz="0" w:space="0" w:color="auto"/>
              </w:divBdr>
            </w:div>
            <w:div w:id="799224786">
              <w:marLeft w:val="0"/>
              <w:marRight w:val="0"/>
              <w:marTop w:val="0"/>
              <w:marBottom w:val="0"/>
              <w:divBdr>
                <w:top w:val="none" w:sz="0" w:space="0" w:color="auto"/>
                <w:left w:val="none" w:sz="0" w:space="0" w:color="auto"/>
                <w:bottom w:val="none" w:sz="0" w:space="0" w:color="auto"/>
                <w:right w:val="none" w:sz="0" w:space="0" w:color="auto"/>
              </w:divBdr>
            </w:div>
            <w:div w:id="854879004">
              <w:marLeft w:val="0"/>
              <w:marRight w:val="0"/>
              <w:marTop w:val="0"/>
              <w:marBottom w:val="0"/>
              <w:divBdr>
                <w:top w:val="none" w:sz="0" w:space="0" w:color="auto"/>
                <w:left w:val="none" w:sz="0" w:space="0" w:color="auto"/>
                <w:bottom w:val="none" w:sz="0" w:space="0" w:color="auto"/>
                <w:right w:val="none" w:sz="0" w:space="0" w:color="auto"/>
              </w:divBdr>
            </w:div>
            <w:div w:id="872302077">
              <w:marLeft w:val="0"/>
              <w:marRight w:val="0"/>
              <w:marTop w:val="0"/>
              <w:marBottom w:val="0"/>
              <w:divBdr>
                <w:top w:val="none" w:sz="0" w:space="0" w:color="auto"/>
                <w:left w:val="none" w:sz="0" w:space="0" w:color="auto"/>
                <w:bottom w:val="none" w:sz="0" w:space="0" w:color="auto"/>
                <w:right w:val="none" w:sz="0" w:space="0" w:color="auto"/>
              </w:divBdr>
            </w:div>
            <w:div w:id="929116241">
              <w:marLeft w:val="0"/>
              <w:marRight w:val="0"/>
              <w:marTop w:val="0"/>
              <w:marBottom w:val="0"/>
              <w:divBdr>
                <w:top w:val="none" w:sz="0" w:space="0" w:color="auto"/>
                <w:left w:val="none" w:sz="0" w:space="0" w:color="auto"/>
                <w:bottom w:val="none" w:sz="0" w:space="0" w:color="auto"/>
                <w:right w:val="none" w:sz="0" w:space="0" w:color="auto"/>
              </w:divBdr>
            </w:div>
            <w:div w:id="955136028">
              <w:marLeft w:val="0"/>
              <w:marRight w:val="0"/>
              <w:marTop w:val="0"/>
              <w:marBottom w:val="0"/>
              <w:divBdr>
                <w:top w:val="none" w:sz="0" w:space="0" w:color="auto"/>
                <w:left w:val="none" w:sz="0" w:space="0" w:color="auto"/>
                <w:bottom w:val="none" w:sz="0" w:space="0" w:color="auto"/>
                <w:right w:val="none" w:sz="0" w:space="0" w:color="auto"/>
              </w:divBdr>
            </w:div>
            <w:div w:id="959918300">
              <w:marLeft w:val="0"/>
              <w:marRight w:val="0"/>
              <w:marTop w:val="0"/>
              <w:marBottom w:val="0"/>
              <w:divBdr>
                <w:top w:val="none" w:sz="0" w:space="0" w:color="auto"/>
                <w:left w:val="none" w:sz="0" w:space="0" w:color="auto"/>
                <w:bottom w:val="none" w:sz="0" w:space="0" w:color="auto"/>
                <w:right w:val="none" w:sz="0" w:space="0" w:color="auto"/>
              </w:divBdr>
            </w:div>
            <w:div w:id="959989978">
              <w:marLeft w:val="0"/>
              <w:marRight w:val="0"/>
              <w:marTop w:val="0"/>
              <w:marBottom w:val="0"/>
              <w:divBdr>
                <w:top w:val="none" w:sz="0" w:space="0" w:color="auto"/>
                <w:left w:val="none" w:sz="0" w:space="0" w:color="auto"/>
                <w:bottom w:val="none" w:sz="0" w:space="0" w:color="auto"/>
                <w:right w:val="none" w:sz="0" w:space="0" w:color="auto"/>
              </w:divBdr>
            </w:div>
            <w:div w:id="960502820">
              <w:marLeft w:val="0"/>
              <w:marRight w:val="0"/>
              <w:marTop w:val="0"/>
              <w:marBottom w:val="0"/>
              <w:divBdr>
                <w:top w:val="none" w:sz="0" w:space="0" w:color="auto"/>
                <w:left w:val="none" w:sz="0" w:space="0" w:color="auto"/>
                <w:bottom w:val="none" w:sz="0" w:space="0" w:color="auto"/>
                <w:right w:val="none" w:sz="0" w:space="0" w:color="auto"/>
              </w:divBdr>
            </w:div>
            <w:div w:id="978531868">
              <w:marLeft w:val="0"/>
              <w:marRight w:val="0"/>
              <w:marTop w:val="0"/>
              <w:marBottom w:val="0"/>
              <w:divBdr>
                <w:top w:val="none" w:sz="0" w:space="0" w:color="auto"/>
                <w:left w:val="none" w:sz="0" w:space="0" w:color="auto"/>
                <w:bottom w:val="none" w:sz="0" w:space="0" w:color="auto"/>
                <w:right w:val="none" w:sz="0" w:space="0" w:color="auto"/>
              </w:divBdr>
            </w:div>
            <w:div w:id="990521296">
              <w:marLeft w:val="0"/>
              <w:marRight w:val="0"/>
              <w:marTop w:val="0"/>
              <w:marBottom w:val="0"/>
              <w:divBdr>
                <w:top w:val="none" w:sz="0" w:space="0" w:color="auto"/>
                <w:left w:val="none" w:sz="0" w:space="0" w:color="auto"/>
                <w:bottom w:val="none" w:sz="0" w:space="0" w:color="auto"/>
                <w:right w:val="none" w:sz="0" w:space="0" w:color="auto"/>
              </w:divBdr>
            </w:div>
            <w:div w:id="1011033450">
              <w:marLeft w:val="0"/>
              <w:marRight w:val="0"/>
              <w:marTop w:val="0"/>
              <w:marBottom w:val="0"/>
              <w:divBdr>
                <w:top w:val="none" w:sz="0" w:space="0" w:color="auto"/>
                <w:left w:val="none" w:sz="0" w:space="0" w:color="auto"/>
                <w:bottom w:val="none" w:sz="0" w:space="0" w:color="auto"/>
                <w:right w:val="none" w:sz="0" w:space="0" w:color="auto"/>
              </w:divBdr>
            </w:div>
            <w:div w:id="1094208370">
              <w:marLeft w:val="0"/>
              <w:marRight w:val="0"/>
              <w:marTop w:val="0"/>
              <w:marBottom w:val="0"/>
              <w:divBdr>
                <w:top w:val="none" w:sz="0" w:space="0" w:color="auto"/>
                <w:left w:val="none" w:sz="0" w:space="0" w:color="auto"/>
                <w:bottom w:val="none" w:sz="0" w:space="0" w:color="auto"/>
                <w:right w:val="none" w:sz="0" w:space="0" w:color="auto"/>
              </w:divBdr>
            </w:div>
            <w:div w:id="1109619999">
              <w:marLeft w:val="0"/>
              <w:marRight w:val="0"/>
              <w:marTop w:val="0"/>
              <w:marBottom w:val="0"/>
              <w:divBdr>
                <w:top w:val="none" w:sz="0" w:space="0" w:color="auto"/>
                <w:left w:val="none" w:sz="0" w:space="0" w:color="auto"/>
                <w:bottom w:val="none" w:sz="0" w:space="0" w:color="auto"/>
                <w:right w:val="none" w:sz="0" w:space="0" w:color="auto"/>
              </w:divBdr>
            </w:div>
            <w:div w:id="1178693936">
              <w:marLeft w:val="0"/>
              <w:marRight w:val="0"/>
              <w:marTop w:val="0"/>
              <w:marBottom w:val="0"/>
              <w:divBdr>
                <w:top w:val="none" w:sz="0" w:space="0" w:color="auto"/>
                <w:left w:val="none" w:sz="0" w:space="0" w:color="auto"/>
                <w:bottom w:val="none" w:sz="0" w:space="0" w:color="auto"/>
                <w:right w:val="none" w:sz="0" w:space="0" w:color="auto"/>
              </w:divBdr>
            </w:div>
            <w:div w:id="1187908619">
              <w:marLeft w:val="0"/>
              <w:marRight w:val="0"/>
              <w:marTop w:val="0"/>
              <w:marBottom w:val="0"/>
              <w:divBdr>
                <w:top w:val="none" w:sz="0" w:space="0" w:color="auto"/>
                <w:left w:val="none" w:sz="0" w:space="0" w:color="auto"/>
                <w:bottom w:val="none" w:sz="0" w:space="0" w:color="auto"/>
                <w:right w:val="none" w:sz="0" w:space="0" w:color="auto"/>
              </w:divBdr>
            </w:div>
            <w:div w:id="1194077172">
              <w:marLeft w:val="0"/>
              <w:marRight w:val="0"/>
              <w:marTop w:val="0"/>
              <w:marBottom w:val="0"/>
              <w:divBdr>
                <w:top w:val="none" w:sz="0" w:space="0" w:color="auto"/>
                <w:left w:val="none" w:sz="0" w:space="0" w:color="auto"/>
                <w:bottom w:val="none" w:sz="0" w:space="0" w:color="auto"/>
                <w:right w:val="none" w:sz="0" w:space="0" w:color="auto"/>
              </w:divBdr>
            </w:div>
            <w:div w:id="1237133026">
              <w:marLeft w:val="0"/>
              <w:marRight w:val="0"/>
              <w:marTop w:val="0"/>
              <w:marBottom w:val="0"/>
              <w:divBdr>
                <w:top w:val="none" w:sz="0" w:space="0" w:color="auto"/>
                <w:left w:val="none" w:sz="0" w:space="0" w:color="auto"/>
                <w:bottom w:val="none" w:sz="0" w:space="0" w:color="auto"/>
                <w:right w:val="none" w:sz="0" w:space="0" w:color="auto"/>
              </w:divBdr>
            </w:div>
            <w:div w:id="1238704991">
              <w:marLeft w:val="0"/>
              <w:marRight w:val="0"/>
              <w:marTop w:val="0"/>
              <w:marBottom w:val="0"/>
              <w:divBdr>
                <w:top w:val="none" w:sz="0" w:space="0" w:color="auto"/>
                <w:left w:val="none" w:sz="0" w:space="0" w:color="auto"/>
                <w:bottom w:val="none" w:sz="0" w:space="0" w:color="auto"/>
                <w:right w:val="none" w:sz="0" w:space="0" w:color="auto"/>
              </w:divBdr>
            </w:div>
            <w:div w:id="1247959955">
              <w:marLeft w:val="0"/>
              <w:marRight w:val="0"/>
              <w:marTop w:val="0"/>
              <w:marBottom w:val="0"/>
              <w:divBdr>
                <w:top w:val="none" w:sz="0" w:space="0" w:color="auto"/>
                <w:left w:val="none" w:sz="0" w:space="0" w:color="auto"/>
                <w:bottom w:val="none" w:sz="0" w:space="0" w:color="auto"/>
                <w:right w:val="none" w:sz="0" w:space="0" w:color="auto"/>
              </w:divBdr>
            </w:div>
            <w:div w:id="1257985653">
              <w:marLeft w:val="0"/>
              <w:marRight w:val="0"/>
              <w:marTop w:val="0"/>
              <w:marBottom w:val="0"/>
              <w:divBdr>
                <w:top w:val="none" w:sz="0" w:space="0" w:color="auto"/>
                <w:left w:val="none" w:sz="0" w:space="0" w:color="auto"/>
                <w:bottom w:val="none" w:sz="0" w:space="0" w:color="auto"/>
                <w:right w:val="none" w:sz="0" w:space="0" w:color="auto"/>
              </w:divBdr>
            </w:div>
            <w:div w:id="1275095844">
              <w:marLeft w:val="0"/>
              <w:marRight w:val="0"/>
              <w:marTop w:val="0"/>
              <w:marBottom w:val="0"/>
              <w:divBdr>
                <w:top w:val="none" w:sz="0" w:space="0" w:color="auto"/>
                <w:left w:val="none" w:sz="0" w:space="0" w:color="auto"/>
                <w:bottom w:val="none" w:sz="0" w:space="0" w:color="auto"/>
                <w:right w:val="none" w:sz="0" w:space="0" w:color="auto"/>
              </w:divBdr>
            </w:div>
            <w:div w:id="1280070070">
              <w:marLeft w:val="0"/>
              <w:marRight w:val="0"/>
              <w:marTop w:val="0"/>
              <w:marBottom w:val="0"/>
              <w:divBdr>
                <w:top w:val="none" w:sz="0" w:space="0" w:color="auto"/>
                <w:left w:val="none" w:sz="0" w:space="0" w:color="auto"/>
                <w:bottom w:val="none" w:sz="0" w:space="0" w:color="auto"/>
                <w:right w:val="none" w:sz="0" w:space="0" w:color="auto"/>
              </w:divBdr>
            </w:div>
            <w:div w:id="1299994225">
              <w:marLeft w:val="0"/>
              <w:marRight w:val="0"/>
              <w:marTop w:val="0"/>
              <w:marBottom w:val="0"/>
              <w:divBdr>
                <w:top w:val="none" w:sz="0" w:space="0" w:color="auto"/>
                <w:left w:val="none" w:sz="0" w:space="0" w:color="auto"/>
                <w:bottom w:val="none" w:sz="0" w:space="0" w:color="auto"/>
                <w:right w:val="none" w:sz="0" w:space="0" w:color="auto"/>
              </w:divBdr>
            </w:div>
            <w:div w:id="1301420691">
              <w:marLeft w:val="0"/>
              <w:marRight w:val="0"/>
              <w:marTop w:val="0"/>
              <w:marBottom w:val="0"/>
              <w:divBdr>
                <w:top w:val="none" w:sz="0" w:space="0" w:color="auto"/>
                <w:left w:val="none" w:sz="0" w:space="0" w:color="auto"/>
                <w:bottom w:val="none" w:sz="0" w:space="0" w:color="auto"/>
                <w:right w:val="none" w:sz="0" w:space="0" w:color="auto"/>
              </w:divBdr>
            </w:div>
            <w:div w:id="1302685689">
              <w:marLeft w:val="0"/>
              <w:marRight w:val="0"/>
              <w:marTop w:val="0"/>
              <w:marBottom w:val="0"/>
              <w:divBdr>
                <w:top w:val="none" w:sz="0" w:space="0" w:color="auto"/>
                <w:left w:val="none" w:sz="0" w:space="0" w:color="auto"/>
                <w:bottom w:val="none" w:sz="0" w:space="0" w:color="auto"/>
                <w:right w:val="none" w:sz="0" w:space="0" w:color="auto"/>
              </w:divBdr>
            </w:div>
            <w:div w:id="1318151361">
              <w:marLeft w:val="0"/>
              <w:marRight w:val="0"/>
              <w:marTop w:val="0"/>
              <w:marBottom w:val="0"/>
              <w:divBdr>
                <w:top w:val="none" w:sz="0" w:space="0" w:color="auto"/>
                <w:left w:val="none" w:sz="0" w:space="0" w:color="auto"/>
                <w:bottom w:val="none" w:sz="0" w:space="0" w:color="auto"/>
                <w:right w:val="none" w:sz="0" w:space="0" w:color="auto"/>
              </w:divBdr>
            </w:div>
            <w:div w:id="1436829915">
              <w:marLeft w:val="0"/>
              <w:marRight w:val="0"/>
              <w:marTop w:val="0"/>
              <w:marBottom w:val="0"/>
              <w:divBdr>
                <w:top w:val="none" w:sz="0" w:space="0" w:color="auto"/>
                <w:left w:val="none" w:sz="0" w:space="0" w:color="auto"/>
                <w:bottom w:val="none" w:sz="0" w:space="0" w:color="auto"/>
                <w:right w:val="none" w:sz="0" w:space="0" w:color="auto"/>
              </w:divBdr>
            </w:div>
            <w:div w:id="1456751747">
              <w:marLeft w:val="0"/>
              <w:marRight w:val="0"/>
              <w:marTop w:val="0"/>
              <w:marBottom w:val="0"/>
              <w:divBdr>
                <w:top w:val="none" w:sz="0" w:space="0" w:color="auto"/>
                <w:left w:val="none" w:sz="0" w:space="0" w:color="auto"/>
                <w:bottom w:val="none" w:sz="0" w:space="0" w:color="auto"/>
                <w:right w:val="none" w:sz="0" w:space="0" w:color="auto"/>
              </w:divBdr>
            </w:div>
            <w:div w:id="1500120190">
              <w:marLeft w:val="0"/>
              <w:marRight w:val="0"/>
              <w:marTop w:val="0"/>
              <w:marBottom w:val="0"/>
              <w:divBdr>
                <w:top w:val="none" w:sz="0" w:space="0" w:color="auto"/>
                <w:left w:val="none" w:sz="0" w:space="0" w:color="auto"/>
                <w:bottom w:val="none" w:sz="0" w:space="0" w:color="auto"/>
                <w:right w:val="none" w:sz="0" w:space="0" w:color="auto"/>
              </w:divBdr>
            </w:div>
            <w:div w:id="1505591097">
              <w:marLeft w:val="0"/>
              <w:marRight w:val="0"/>
              <w:marTop w:val="0"/>
              <w:marBottom w:val="0"/>
              <w:divBdr>
                <w:top w:val="none" w:sz="0" w:space="0" w:color="auto"/>
                <w:left w:val="none" w:sz="0" w:space="0" w:color="auto"/>
                <w:bottom w:val="none" w:sz="0" w:space="0" w:color="auto"/>
                <w:right w:val="none" w:sz="0" w:space="0" w:color="auto"/>
              </w:divBdr>
            </w:div>
            <w:div w:id="1507817791">
              <w:marLeft w:val="0"/>
              <w:marRight w:val="0"/>
              <w:marTop w:val="0"/>
              <w:marBottom w:val="0"/>
              <w:divBdr>
                <w:top w:val="none" w:sz="0" w:space="0" w:color="auto"/>
                <w:left w:val="none" w:sz="0" w:space="0" w:color="auto"/>
                <w:bottom w:val="none" w:sz="0" w:space="0" w:color="auto"/>
                <w:right w:val="none" w:sz="0" w:space="0" w:color="auto"/>
              </w:divBdr>
            </w:div>
            <w:div w:id="1510213989">
              <w:marLeft w:val="0"/>
              <w:marRight w:val="0"/>
              <w:marTop w:val="0"/>
              <w:marBottom w:val="0"/>
              <w:divBdr>
                <w:top w:val="none" w:sz="0" w:space="0" w:color="auto"/>
                <w:left w:val="none" w:sz="0" w:space="0" w:color="auto"/>
                <w:bottom w:val="none" w:sz="0" w:space="0" w:color="auto"/>
                <w:right w:val="none" w:sz="0" w:space="0" w:color="auto"/>
              </w:divBdr>
            </w:div>
            <w:div w:id="1530945641">
              <w:marLeft w:val="0"/>
              <w:marRight w:val="0"/>
              <w:marTop w:val="0"/>
              <w:marBottom w:val="0"/>
              <w:divBdr>
                <w:top w:val="none" w:sz="0" w:space="0" w:color="auto"/>
                <w:left w:val="none" w:sz="0" w:space="0" w:color="auto"/>
                <w:bottom w:val="none" w:sz="0" w:space="0" w:color="auto"/>
                <w:right w:val="none" w:sz="0" w:space="0" w:color="auto"/>
              </w:divBdr>
            </w:div>
            <w:div w:id="1589536279">
              <w:marLeft w:val="0"/>
              <w:marRight w:val="0"/>
              <w:marTop w:val="0"/>
              <w:marBottom w:val="0"/>
              <w:divBdr>
                <w:top w:val="none" w:sz="0" w:space="0" w:color="auto"/>
                <w:left w:val="none" w:sz="0" w:space="0" w:color="auto"/>
                <w:bottom w:val="none" w:sz="0" w:space="0" w:color="auto"/>
                <w:right w:val="none" w:sz="0" w:space="0" w:color="auto"/>
              </w:divBdr>
            </w:div>
            <w:div w:id="1624652556">
              <w:marLeft w:val="0"/>
              <w:marRight w:val="0"/>
              <w:marTop w:val="0"/>
              <w:marBottom w:val="0"/>
              <w:divBdr>
                <w:top w:val="none" w:sz="0" w:space="0" w:color="auto"/>
                <w:left w:val="none" w:sz="0" w:space="0" w:color="auto"/>
                <w:bottom w:val="none" w:sz="0" w:space="0" w:color="auto"/>
                <w:right w:val="none" w:sz="0" w:space="0" w:color="auto"/>
              </w:divBdr>
            </w:div>
            <w:div w:id="1642077413">
              <w:marLeft w:val="0"/>
              <w:marRight w:val="0"/>
              <w:marTop w:val="0"/>
              <w:marBottom w:val="0"/>
              <w:divBdr>
                <w:top w:val="none" w:sz="0" w:space="0" w:color="auto"/>
                <w:left w:val="none" w:sz="0" w:space="0" w:color="auto"/>
                <w:bottom w:val="none" w:sz="0" w:space="0" w:color="auto"/>
                <w:right w:val="none" w:sz="0" w:space="0" w:color="auto"/>
              </w:divBdr>
            </w:div>
            <w:div w:id="1643194799">
              <w:marLeft w:val="0"/>
              <w:marRight w:val="0"/>
              <w:marTop w:val="0"/>
              <w:marBottom w:val="0"/>
              <w:divBdr>
                <w:top w:val="none" w:sz="0" w:space="0" w:color="auto"/>
                <w:left w:val="none" w:sz="0" w:space="0" w:color="auto"/>
                <w:bottom w:val="none" w:sz="0" w:space="0" w:color="auto"/>
                <w:right w:val="none" w:sz="0" w:space="0" w:color="auto"/>
              </w:divBdr>
            </w:div>
            <w:div w:id="1679043863">
              <w:marLeft w:val="0"/>
              <w:marRight w:val="0"/>
              <w:marTop w:val="0"/>
              <w:marBottom w:val="0"/>
              <w:divBdr>
                <w:top w:val="none" w:sz="0" w:space="0" w:color="auto"/>
                <w:left w:val="none" w:sz="0" w:space="0" w:color="auto"/>
                <w:bottom w:val="none" w:sz="0" w:space="0" w:color="auto"/>
                <w:right w:val="none" w:sz="0" w:space="0" w:color="auto"/>
              </w:divBdr>
            </w:div>
            <w:div w:id="1742673207">
              <w:marLeft w:val="0"/>
              <w:marRight w:val="0"/>
              <w:marTop w:val="0"/>
              <w:marBottom w:val="0"/>
              <w:divBdr>
                <w:top w:val="none" w:sz="0" w:space="0" w:color="auto"/>
                <w:left w:val="none" w:sz="0" w:space="0" w:color="auto"/>
                <w:bottom w:val="none" w:sz="0" w:space="0" w:color="auto"/>
                <w:right w:val="none" w:sz="0" w:space="0" w:color="auto"/>
              </w:divBdr>
            </w:div>
            <w:div w:id="1744985086">
              <w:marLeft w:val="0"/>
              <w:marRight w:val="0"/>
              <w:marTop w:val="0"/>
              <w:marBottom w:val="0"/>
              <w:divBdr>
                <w:top w:val="none" w:sz="0" w:space="0" w:color="auto"/>
                <w:left w:val="none" w:sz="0" w:space="0" w:color="auto"/>
                <w:bottom w:val="none" w:sz="0" w:space="0" w:color="auto"/>
                <w:right w:val="none" w:sz="0" w:space="0" w:color="auto"/>
              </w:divBdr>
            </w:div>
            <w:div w:id="1750034547">
              <w:marLeft w:val="0"/>
              <w:marRight w:val="0"/>
              <w:marTop w:val="0"/>
              <w:marBottom w:val="0"/>
              <w:divBdr>
                <w:top w:val="none" w:sz="0" w:space="0" w:color="auto"/>
                <w:left w:val="none" w:sz="0" w:space="0" w:color="auto"/>
                <w:bottom w:val="none" w:sz="0" w:space="0" w:color="auto"/>
                <w:right w:val="none" w:sz="0" w:space="0" w:color="auto"/>
              </w:divBdr>
            </w:div>
            <w:div w:id="1770613520">
              <w:marLeft w:val="0"/>
              <w:marRight w:val="0"/>
              <w:marTop w:val="0"/>
              <w:marBottom w:val="0"/>
              <w:divBdr>
                <w:top w:val="none" w:sz="0" w:space="0" w:color="auto"/>
                <w:left w:val="none" w:sz="0" w:space="0" w:color="auto"/>
                <w:bottom w:val="none" w:sz="0" w:space="0" w:color="auto"/>
                <w:right w:val="none" w:sz="0" w:space="0" w:color="auto"/>
              </w:divBdr>
            </w:div>
            <w:div w:id="1797914831">
              <w:marLeft w:val="0"/>
              <w:marRight w:val="0"/>
              <w:marTop w:val="0"/>
              <w:marBottom w:val="0"/>
              <w:divBdr>
                <w:top w:val="none" w:sz="0" w:space="0" w:color="auto"/>
                <w:left w:val="none" w:sz="0" w:space="0" w:color="auto"/>
                <w:bottom w:val="none" w:sz="0" w:space="0" w:color="auto"/>
                <w:right w:val="none" w:sz="0" w:space="0" w:color="auto"/>
              </w:divBdr>
            </w:div>
            <w:div w:id="1818720919">
              <w:marLeft w:val="0"/>
              <w:marRight w:val="0"/>
              <w:marTop w:val="0"/>
              <w:marBottom w:val="0"/>
              <w:divBdr>
                <w:top w:val="none" w:sz="0" w:space="0" w:color="auto"/>
                <w:left w:val="none" w:sz="0" w:space="0" w:color="auto"/>
                <w:bottom w:val="none" w:sz="0" w:space="0" w:color="auto"/>
                <w:right w:val="none" w:sz="0" w:space="0" w:color="auto"/>
              </w:divBdr>
            </w:div>
            <w:div w:id="1832210797">
              <w:marLeft w:val="0"/>
              <w:marRight w:val="0"/>
              <w:marTop w:val="0"/>
              <w:marBottom w:val="0"/>
              <w:divBdr>
                <w:top w:val="none" w:sz="0" w:space="0" w:color="auto"/>
                <w:left w:val="none" w:sz="0" w:space="0" w:color="auto"/>
                <w:bottom w:val="none" w:sz="0" w:space="0" w:color="auto"/>
                <w:right w:val="none" w:sz="0" w:space="0" w:color="auto"/>
              </w:divBdr>
            </w:div>
            <w:div w:id="1834057577">
              <w:marLeft w:val="0"/>
              <w:marRight w:val="0"/>
              <w:marTop w:val="0"/>
              <w:marBottom w:val="0"/>
              <w:divBdr>
                <w:top w:val="none" w:sz="0" w:space="0" w:color="auto"/>
                <w:left w:val="none" w:sz="0" w:space="0" w:color="auto"/>
                <w:bottom w:val="none" w:sz="0" w:space="0" w:color="auto"/>
                <w:right w:val="none" w:sz="0" w:space="0" w:color="auto"/>
              </w:divBdr>
            </w:div>
            <w:div w:id="1836795752">
              <w:marLeft w:val="0"/>
              <w:marRight w:val="0"/>
              <w:marTop w:val="0"/>
              <w:marBottom w:val="0"/>
              <w:divBdr>
                <w:top w:val="none" w:sz="0" w:space="0" w:color="auto"/>
                <w:left w:val="none" w:sz="0" w:space="0" w:color="auto"/>
                <w:bottom w:val="none" w:sz="0" w:space="0" w:color="auto"/>
                <w:right w:val="none" w:sz="0" w:space="0" w:color="auto"/>
              </w:divBdr>
            </w:div>
            <w:div w:id="1848246557">
              <w:marLeft w:val="0"/>
              <w:marRight w:val="0"/>
              <w:marTop w:val="0"/>
              <w:marBottom w:val="0"/>
              <w:divBdr>
                <w:top w:val="none" w:sz="0" w:space="0" w:color="auto"/>
                <w:left w:val="none" w:sz="0" w:space="0" w:color="auto"/>
                <w:bottom w:val="none" w:sz="0" w:space="0" w:color="auto"/>
                <w:right w:val="none" w:sz="0" w:space="0" w:color="auto"/>
              </w:divBdr>
            </w:div>
            <w:div w:id="1867670843">
              <w:marLeft w:val="0"/>
              <w:marRight w:val="0"/>
              <w:marTop w:val="0"/>
              <w:marBottom w:val="0"/>
              <w:divBdr>
                <w:top w:val="none" w:sz="0" w:space="0" w:color="auto"/>
                <w:left w:val="none" w:sz="0" w:space="0" w:color="auto"/>
                <w:bottom w:val="none" w:sz="0" w:space="0" w:color="auto"/>
                <w:right w:val="none" w:sz="0" w:space="0" w:color="auto"/>
              </w:divBdr>
            </w:div>
            <w:div w:id="1882090026">
              <w:marLeft w:val="0"/>
              <w:marRight w:val="0"/>
              <w:marTop w:val="0"/>
              <w:marBottom w:val="0"/>
              <w:divBdr>
                <w:top w:val="none" w:sz="0" w:space="0" w:color="auto"/>
                <w:left w:val="none" w:sz="0" w:space="0" w:color="auto"/>
                <w:bottom w:val="none" w:sz="0" w:space="0" w:color="auto"/>
                <w:right w:val="none" w:sz="0" w:space="0" w:color="auto"/>
              </w:divBdr>
            </w:div>
            <w:div w:id="1895653361">
              <w:marLeft w:val="0"/>
              <w:marRight w:val="0"/>
              <w:marTop w:val="0"/>
              <w:marBottom w:val="0"/>
              <w:divBdr>
                <w:top w:val="none" w:sz="0" w:space="0" w:color="auto"/>
                <w:left w:val="none" w:sz="0" w:space="0" w:color="auto"/>
                <w:bottom w:val="none" w:sz="0" w:space="0" w:color="auto"/>
                <w:right w:val="none" w:sz="0" w:space="0" w:color="auto"/>
              </w:divBdr>
            </w:div>
            <w:div w:id="1895656561">
              <w:marLeft w:val="0"/>
              <w:marRight w:val="0"/>
              <w:marTop w:val="0"/>
              <w:marBottom w:val="0"/>
              <w:divBdr>
                <w:top w:val="none" w:sz="0" w:space="0" w:color="auto"/>
                <w:left w:val="none" w:sz="0" w:space="0" w:color="auto"/>
                <w:bottom w:val="none" w:sz="0" w:space="0" w:color="auto"/>
                <w:right w:val="none" w:sz="0" w:space="0" w:color="auto"/>
              </w:divBdr>
            </w:div>
            <w:div w:id="1901164762">
              <w:marLeft w:val="0"/>
              <w:marRight w:val="0"/>
              <w:marTop w:val="0"/>
              <w:marBottom w:val="0"/>
              <w:divBdr>
                <w:top w:val="none" w:sz="0" w:space="0" w:color="auto"/>
                <w:left w:val="none" w:sz="0" w:space="0" w:color="auto"/>
                <w:bottom w:val="none" w:sz="0" w:space="0" w:color="auto"/>
                <w:right w:val="none" w:sz="0" w:space="0" w:color="auto"/>
              </w:divBdr>
            </w:div>
            <w:div w:id="1920747550">
              <w:marLeft w:val="0"/>
              <w:marRight w:val="0"/>
              <w:marTop w:val="0"/>
              <w:marBottom w:val="0"/>
              <w:divBdr>
                <w:top w:val="none" w:sz="0" w:space="0" w:color="auto"/>
                <w:left w:val="none" w:sz="0" w:space="0" w:color="auto"/>
                <w:bottom w:val="none" w:sz="0" w:space="0" w:color="auto"/>
                <w:right w:val="none" w:sz="0" w:space="0" w:color="auto"/>
              </w:divBdr>
            </w:div>
            <w:div w:id="1937903736">
              <w:marLeft w:val="0"/>
              <w:marRight w:val="0"/>
              <w:marTop w:val="0"/>
              <w:marBottom w:val="0"/>
              <w:divBdr>
                <w:top w:val="none" w:sz="0" w:space="0" w:color="auto"/>
                <w:left w:val="none" w:sz="0" w:space="0" w:color="auto"/>
                <w:bottom w:val="none" w:sz="0" w:space="0" w:color="auto"/>
                <w:right w:val="none" w:sz="0" w:space="0" w:color="auto"/>
              </w:divBdr>
            </w:div>
            <w:div w:id="1949503895">
              <w:marLeft w:val="0"/>
              <w:marRight w:val="0"/>
              <w:marTop w:val="0"/>
              <w:marBottom w:val="0"/>
              <w:divBdr>
                <w:top w:val="none" w:sz="0" w:space="0" w:color="auto"/>
                <w:left w:val="none" w:sz="0" w:space="0" w:color="auto"/>
                <w:bottom w:val="none" w:sz="0" w:space="0" w:color="auto"/>
                <w:right w:val="none" w:sz="0" w:space="0" w:color="auto"/>
              </w:divBdr>
            </w:div>
            <w:div w:id="1968008169">
              <w:marLeft w:val="0"/>
              <w:marRight w:val="0"/>
              <w:marTop w:val="0"/>
              <w:marBottom w:val="0"/>
              <w:divBdr>
                <w:top w:val="none" w:sz="0" w:space="0" w:color="auto"/>
                <w:left w:val="none" w:sz="0" w:space="0" w:color="auto"/>
                <w:bottom w:val="none" w:sz="0" w:space="0" w:color="auto"/>
                <w:right w:val="none" w:sz="0" w:space="0" w:color="auto"/>
              </w:divBdr>
            </w:div>
            <w:div w:id="1995179463">
              <w:marLeft w:val="0"/>
              <w:marRight w:val="0"/>
              <w:marTop w:val="0"/>
              <w:marBottom w:val="0"/>
              <w:divBdr>
                <w:top w:val="none" w:sz="0" w:space="0" w:color="auto"/>
                <w:left w:val="none" w:sz="0" w:space="0" w:color="auto"/>
                <w:bottom w:val="none" w:sz="0" w:space="0" w:color="auto"/>
                <w:right w:val="none" w:sz="0" w:space="0" w:color="auto"/>
              </w:divBdr>
            </w:div>
            <w:div w:id="2010407699">
              <w:marLeft w:val="0"/>
              <w:marRight w:val="0"/>
              <w:marTop w:val="0"/>
              <w:marBottom w:val="0"/>
              <w:divBdr>
                <w:top w:val="none" w:sz="0" w:space="0" w:color="auto"/>
                <w:left w:val="none" w:sz="0" w:space="0" w:color="auto"/>
                <w:bottom w:val="none" w:sz="0" w:space="0" w:color="auto"/>
                <w:right w:val="none" w:sz="0" w:space="0" w:color="auto"/>
              </w:divBdr>
            </w:div>
            <w:div w:id="2054765680">
              <w:marLeft w:val="0"/>
              <w:marRight w:val="0"/>
              <w:marTop w:val="0"/>
              <w:marBottom w:val="0"/>
              <w:divBdr>
                <w:top w:val="none" w:sz="0" w:space="0" w:color="auto"/>
                <w:left w:val="none" w:sz="0" w:space="0" w:color="auto"/>
                <w:bottom w:val="none" w:sz="0" w:space="0" w:color="auto"/>
                <w:right w:val="none" w:sz="0" w:space="0" w:color="auto"/>
              </w:divBdr>
            </w:div>
            <w:div w:id="2063629378">
              <w:marLeft w:val="0"/>
              <w:marRight w:val="0"/>
              <w:marTop w:val="0"/>
              <w:marBottom w:val="0"/>
              <w:divBdr>
                <w:top w:val="none" w:sz="0" w:space="0" w:color="auto"/>
                <w:left w:val="none" w:sz="0" w:space="0" w:color="auto"/>
                <w:bottom w:val="none" w:sz="0" w:space="0" w:color="auto"/>
                <w:right w:val="none" w:sz="0" w:space="0" w:color="auto"/>
              </w:divBdr>
            </w:div>
            <w:div w:id="2079018106">
              <w:marLeft w:val="0"/>
              <w:marRight w:val="0"/>
              <w:marTop w:val="0"/>
              <w:marBottom w:val="0"/>
              <w:divBdr>
                <w:top w:val="none" w:sz="0" w:space="0" w:color="auto"/>
                <w:left w:val="none" w:sz="0" w:space="0" w:color="auto"/>
                <w:bottom w:val="none" w:sz="0" w:space="0" w:color="auto"/>
                <w:right w:val="none" w:sz="0" w:space="0" w:color="auto"/>
              </w:divBdr>
            </w:div>
            <w:div w:id="2123302959">
              <w:marLeft w:val="0"/>
              <w:marRight w:val="0"/>
              <w:marTop w:val="0"/>
              <w:marBottom w:val="0"/>
              <w:divBdr>
                <w:top w:val="none" w:sz="0" w:space="0" w:color="auto"/>
                <w:left w:val="none" w:sz="0" w:space="0" w:color="auto"/>
                <w:bottom w:val="none" w:sz="0" w:space="0" w:color="auto"/>
                <w:right w:val="none" w:sz="0" w:space="0" w:color="auto"/>
              </w:divBdr>
            </w:div>
            <w:div w:id="2127658099">
              <w:marLeft w:val="0"/>
              <w:marRight w:val="0"/>
              <w:marTop w:val="0"/>
              <w:marBottom w:val="0"/>
              <w:divBdr>
                <w:top w:val="none" w:sz="0" w:space="0" w:color="auto"/>
                <w:left w:val="none" w:sz="0" w:space="0" w:color="auto"/>
                <w:bottom w:val="none" w:sz="0" w:space="0" w:color="auto"/>
                <w:right w:val="none" w:sz="0" w:space="0" w:color="auto"/>
              </w:divBdr>
            </w:div>
            <w:div w:id="2137597609">
              <w:marLeft w:val="0"/>
              <w:marRight w:val="0"/>
              <w:marTop w:val="0"/>
              <w:marBottom w:val="0"/>
              <w:divBdr>
                <w:top w:val="none" w:sz="0" w:space="0" w:color="auto"/>
                <w:left w:val="none" w:sz="0" w:space="0" w:color="auto"/>
                <w:bottom w:val="none" w:sz="0" w:space="0" w:color="auto"/>
                <w:right w:val="none" w:sz="0" w:space="0" w:color="auto"/>
              </w:divBdr>
            </w:div>
            <w:div w:id="214580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4931">
      <w:bodyDiv w:val="1"/>
      <w:marLeft w:val="0"/>
      <w:marRight w:val="0"/>
      <w:marTop w:val="0"/>
      <w:marBottom w:val="0"/>
      <w:divBdr>
        <w:top w:val="none" w:sz="0" w:space="0" w:color="auto"/>
        <w:left w:val="none" w:sz="0" w:space="0" w:color="auto"/>
        <w:bottom w:val="none" w:sz="0" w:space="0" w:color="auto"/>
        <w:right w:val="none" w:sz="0" w:space="0" w:color="auto"/>
      </w:divBdr>
      <w:divsChild>
        <w:div w:id="343753535">
          <w:marLeft w:val="0"/>
          <w:marRight w:val="0"/>
          <w:marTop w:val="0"/>
          <w:marBottom w:val="0"/>
          <w:divBdr>
            <w:top w:val="none" w:sz="0" w:space="0" w:color="auto"/>
            <w:left w:val="none" w:sz="0" w:space="0" w:color="auto"/>
            <w:bottom w:val="none" w:sz="0" w:space="0" w:color="auto"/>
            <w:right w:val="none" w:sz="0" w:space="0" w:color="auto"/>
          </w:divBdr>
          <w:divsChild>
            <w:div w:id="546836370">
              <w:marLeft w:val="0"/>
              <w:marRight w:val="0"/>
              <w:marTop w:val="0"/>
              <w:marBottom w:val="0"/>
              <w:divBdr>
                <w:top w:val="none" w:sz="0" w:space="0" w:color="auto"/>
                <w:left w:val="none" w:sz="0" w:space="0" w:color="auto"/>
                <w:bottom w:val="none" w:sz="0" w:space="0" w:color="auto"/>
                <w:right w:val="none" w:sz="0" w:space="0" w:color="auto"/>
              </w:divBdr>
            </w:div>
            <w:div w:id="1870951064">
              <w:marLeft w:val="0"/>
              <w:marRight w:val="0"/>
              <w:marTop w:val="0"/>
              <w:marBottom w:val="0"/>
              <w:divBdr>
                <w:top w:val="none" w:sz="0" w:space="0" w:color="auto"/>
                <w:left w:val="none" w:sz="0" w:space="0" w:color="auto"/>
                <w:bottom w:val="none" w:sz="0" w:space="0" w:color="auto"/>
                <w:right w:val="none" w:sz="0" w:space="0" w:color="auto"/>
              </w:divBdr>
            </w:div>
            <w:div w:id="1523082310">
              <w:marLeft w:val="0"/>
              <w:marRight w:val="0"/>
              <w:marTop w:val="0"/>
              <w:marBottom w:val="0"/>
              <w:divBdr>
                <w:top w:val="none" w:sz="0" w:space="0" w:color="auto"/>
                <w:left w:val="none" w:sz="0" w:space="0" w:color="auto"/>
                <w:bottom w:val="none" w:sz="0" w:space="0" w:color="auto"/>
                <w:right w:val="none" w:sz="0" w:space="0" w:color="auto"/>
              </w:divBdr>
            </w:div>
            <w:div w:id="2087223118">
              <w:marLeft w:val="0"/>
              <w:marRight w:val="0"/>
              <w:marTop w:val="0"/>
              <w:marBottom w:val="0"/>
              <w:divBdr>
                <w:top w:val="none" w:sz="0" w:space="0" w:color="auto"/>
                <w:left w:val="none" w:sz="0" w:space="0" w:color="auto"/>
                <w:bottom w:val="none" w:sz="0" w:space="0" w:color="auto"/>
                <w:right w:val="none" w:sz="0" w:space="0" w:color="auto"/>
              </w:divBdr>
            </w:div>
            <w:div w:id="1925456817">
              <w:marLeft w:val="0"/>
              <w:marRight w:val="0"/>
              <w:marTop w:val="0"/>
              <w:marBottom w:val="0"/>
              <w:divBdr>
                <w:top w:val="none" w:sz="0" w:space="0" w:color="auto"/>
                <w:left w:val="none" w:sz="0" w:space="0" w:color="auto"/>
                <w:bottom w:val="none" w:sz="0" w:space="0" w:color="auto"/>
                <w:right w:val="none" w:sz="0" w:space="0" w:color="auto"/>
              </w:divBdr>
            </w:div>
            <w:div w:id="1429693402">
              <w:marLeft w:val="0"/>
              <w:marRight w:val="0"/>
              <w:marTop w:val="0"/>
              <w:marBottom w:val="0"/>
              <w:divBdr>
                <w:top w:val="none" w:sz="0" w:space="0" w:color="auto"/>
                <w:left w:val="none" w:sz="0" w:space="0" w:color="auto"/>
                <w:bottom w:val="none" w:sz="0" w:space="0" w:color="auto"/>
                <w:right w:val="none" w:sz="0" w:space="0" w:color="auto"/>
              </w:divBdr>
            </w:div>
            <w:div w:id="1481538939">
              <w:marLeft w:val="0"/>
              <w:marRight w:val="0"/>
              <w:marTop w:val="0"/>
              <w:marBottom w:val="0"/>
              <w:divBdr>
                <w:top w:val="none" w:sz="0" w:space="0" w:color="auto"/>
                <w:left w:val="none" w:sz="0" w:space="0" w:color="auto"/>
                <w:bottom w:val="none" w:sz="0" w:space="0" w:color="auto"/>
                <w:right w:val="none" w:sz="0" w:space="0" w:color="auto"/>
              </w:divBdr>
            </w:div>
            <w:div w:id="279146706">
              <w:marLeft w:val="0"/>
              <w:marRight w:val="0"/>
              <w:marTop w:val="0"/>
              <w:marBottom w:val="0"/>
              <w:divBdr>
                <w:top w:val="none" w:sz="0" w:space="0" w:color="auto"/>
                <w:left w:val="none" w:sz="0" w:space="0" w:color="auto"/>
                <w:bottom w:val="none" w:sz="0" w:space="0" w:color="auto"/>
                <w:right w:val="none" w:sz="0" w:space="0" w:color="auto"/>
              </w:divBdr>
            </w:div>
            <w:div w:id="1460684489">
              <w:marLeft w:val="0"/>
              <w:marRight w:val="0"/>
              <w:marTop w:val="0"/>
              <w:marBottom w:val="0"/>
              <w:divBdr>
                <w:top w:val="none" w:sz="0" w:space="0" w:color="auto"/>
                <w:left w:val="none" w:sz="0" w:space="0" w:color="auto"/>
                <w:bottom w:val="none" w:sz="0" w:space="0" w:color="auto"/>
                <w:right w:val="none" w:sz="0" w:space="0" w:color="auto"/>
              </w:divBdr>
            </w:div>
            <w:div w:id="515920420">
              <w:marLeft w:val="0"/>
              <w:marRight w:val="0"/>
              <w:marTop w:val="0"/>
              <w:marBottom w:val="0"/>
              <w:divBdr>
                <w:top w:val="none" w:sz="0" w:space="0" w:color="auto"/>
                <w:left w:val="none" w:sz="0" w:space="0" w:color="auto"/>
                <w:bottom w:val="none" w:sz="0" w:space="0" w:color="auto"/>
                <w:right w:val="none" w:sz="0" w:space="0" w:color="auto"/>
              </w:divBdr>
            </w:div>
            <w:div w:id="1534808820">
              <w:marLeft w:val="0"/>
              <w:marRight w:val="0"/>
              <w:marTop w:val="0"/>
              <w:marBottom w:val="0"/>
              <w:divBdr>
                <w:top w:val="none" w:sz="0" w:space="0" w:color="auto"/>
                <w:left w:val="none" w:sz="0" w:space="0" w:color="auto"/>
                <w:bottom w:val="none" w:sz="0" w:space="0" w:color="auto"/>
                <w:right w:val="none" w:sz="0" w:space="0" w:color="auto"/>
              </w:divBdr>
            </w:div>
            <w:div w:id="1972784027">
              <w:marLeft w:val="0"/>
              <w:marRight w:val="0"/>
              <w:marTop w:val="0"/>
              <w:marBottom w:val="0"/>
              <w:divBdr>
                <w:top w:val="none" w:sz="0" w:space="0" w:color="auto"/>
                <w:left w:val="none" w:sz="0" w:space="0" w:color="auto"/>
                <w:bottom w:val="none" w:sz="0" w:space="0" w:color="auto"/>
                <w:right w:val="none" w:sz="0" w:space="0" w:color="auto"/>
              </w:divBdr>
            </w:div>
            <w:div w:id="632712081">
              <w:marLeft w:val="0"/>
              <w:marRight w:val="0"/>
              <w:marTop w:val="0"/>
              <w:marBottom w:val="0"/>
              <w:divBdr>
                <w:top w:val="none" w:sz="0" w:space="0" w:color="auto"/>
                <w:left w:val="none" w:sz="0" w:space="0" w:color="auto"/>
                <w:bottom w:val="none" w:sz="0" w:space="0" w:color="auto"/>
                <w:right w:val="none" w:sz="0" w:space="0" w:color="auto"/>
              </w:divBdr>
            </w:div>
            <w:div w:id="787361387">
              <w:marLeft w:val="0"/>
              <w:marRight w:val="0"/>
              <w:marTop w:val="0"/>
              <w:marBottom w:val="0"/>
              <w:divBdr>
                <w:top w:val="none" w:sz="0" w:space="0" w:color="auto"/>
                <w:left w:val="none" w:sz="0" w:space="0" w:color="auto"/>
                <w:bottom w:val="none" w:sz="0" w:space="0" w:color="auto"/>
                <w:right w:val="none" w:sz="0" w:space="0" w:color="auto"/>
              </w:divBdr>
            </w:div>
            <w:div w:id="1315454677">
              <w:marLeft w:val="0"/>
              <w:marRight w:val="0"/>
              <w:marTop w:val="0"/>
              <w:marBottom w:val="0"/>
              <w:divBdr>
                <w:top w:val="none" w:sz="0" w:space="0" w:color="auto"/>
                <w:left w:val="none" w:sz="0" w:space="0" w:color="auto"/>
                <w:bottom w:val="none" w:sz="0" w:space="0" w:color="auto"/>
                <w:right w:val="none" w:sz="0" w:space="0" w:color="auto"/>
              </w:divBdr>
            </w:div>
            <w:div w:id="499741082">
              <w:marLeft w:val="0"/>
              <w:marRight w:val="0"/>
              <w:marTop w:val="0"/>
              <w:marBottom w:val="0"/>
              <w:divBdr>
                <w:top w:val="none" w:sz="0" w:space="0" w:color="auto"/>
                <w:left w:val="none" w:sz="0" w:space="0" w:color="auto"/>
                <w:bottom w:val="none" w:sz="0" w:space="0" w:color="auto"/>
                <w:right w:val="none" w:sz="0" w:space="0" w:color="auto"/>
              </w:divBdr>
            </w:div>
            <w:div w:id="1519541093">
              <w:marLeft w:val="0"/>
              <w:marRight w:val="0"/>
              <w:marTop w:val="0"/>
              <w:marBottom w:val="0"/>
              <w:divBdr>
                <w:top w:val="none" w:sz="0" w:space="0" w:color="auto"/>
                <w:left w:val="none" w:sz="0" w:space="0" w:color="auto"/>
                <w:bottom w:val="none" w:sz="0" w:space="0" w:color="auto"/>
                <w:right w:val="none" w:sz="0" w:space="0" w:color="auto"/>
              </w:divBdr>
            </w:div>
            <w:div w:id="1181166209">
              <w:marLeft w:val="0"/>
              <w:marRight w:val="0"/>
              <w:marTop w:val="0"/>
              <w:marBottom w:val="0"/>
              <w:divBdr>
                <w:top w:val="none" w:sz="0" w:space="0" w:color="auto"/>
                <w:left w:val="none" w:sz="0" w:space="0" w:color="auto"/>
                <w:bottom w:val="none" w:sz="0" w:space="0" w:color="auto"/>
                <w:right w:val="none" w:sz="0" w:space="0" w:color="auto"/>
              </w:divBdr>
            </w:div>
            <w:div w:id="693966126">
              <w:marLeft w:val="0"/>
              <w:marRight w:val="0"/>
              <w:marTop w:val="0"/>
              <w:marBottom w:val="0"/>
              <w:divBdr>
                <w:top w:val="none" w:sz="0" w:space="0" w:color="auto"/>
                <w:left w:val="none" w:sz="0" w:space="0" w:color="auto"/>
                <w:bottom w:val="none" w:sz="0" w:space="0" w:color="auto"/>
                <w:right w:val="none" w:sz="0" w:space="0" w:color="auto"/>
              </w:divBdr>
            </w:div>
            <w:div w:id="557016557">
              <w:marLeft w:val="0"/>
              <w:marRight w:val="0"/>
              <w:marTop w:val="0"/>
              <w:marBottom w:val="0"/>
              <w:divBdr>
                <w:top w:val="none" w:sz="0" w:space="0" w:color="auto"/>
                <w:left w:val="none" w:sz="0" w:space="0" w:color="auto"/>
                <w:bottom w:val="none" w:sz="0" w:space="0" w:color="auto"/>
                <w:right w:val="none" w:sz="0" w:space="0" w:color="auto"/>
              </w:divBdr>
            </w:div>
            <w:div w:id="1387148594">
              <w:marLeft w:val="0"/>
              <w:marRight w:val="0"/>
              <w:marTop w:val="0"/>
              <w:marBottom w:val="0"/>
              <w:divBdr>
                <w:top w:val="none" w:sz="0" w:space="0" w:color="auto"/>
                <w:left w:val="none" w:sz="0" w:space="0" w:color="auto"/>
                <w:bottom w:val="none" w:sz="0" w:space="0" w:color="auto"/>
                <w:right w:val="none" w:sz="0" w:space="0" w:color="auto"/>
              </w:divBdr>
            </w:div>
            <w:div w:id="1385786302">
              <w:marLeft w:val="0"/>
              <w:marRight w:val="0"/>
              <w:marTop w:val="0"/>
              <w:marBottom w:val="0"/>
              <w:divBdr>
                <w:top w:val="none" w:sz="0" w:space="0" w:color="auto"/>
                <w:left w:val="none" w:sz="0" w:space="0" w:color="auto"/>
                <w:bottom w:val="none" w:sz="0" w:space="0" w:color="auto"/>
                <w:right w:val="none" w:sz="0" w:space="0" w:color="auto"/>
              </w:divBdr>
            </w:div>
            <w:div w:id="2122993265">
              <w:marLeft w:val="0"/>
              <w:marRight w:val="0"/>
              <w:marTop w:val="0"/>
              <w:marBottom w:val="0"/>
              <w:divBdr>
                <w:top w:val="none" w:sz="0" w:space="0" w:color="auto"/>
                <w:left w:val="none" w:sz="0" w:space="0" w:color="auto"/>
                <w:bottom w:val="none" w:sz="0" w:space="0" w:color="auto"/>
                <w:right w:val="none" w:sz="0" w:space="0" w:color="auto"/>
              </w:divBdr>
            </w:div>
            <w:div w:id="1512912394">
              <w:marLeft w:val="0"/>
              <w:marRight w:val="0"/>
              <w:marTop w:val="0"/>
              <w:marBottom w:val="0"/>
              <w:divBdr>
                <w:top w:val="none" w:sz="0" w:space="0" w:color="auto"/>
                <w:left w:val="none" w:sz="0" w:space="0" w:color="auto"/>
                <w:bottom w:val="none" w:sz="0" w:space="0" w:color="auto"/>
                <w:right w:val="none" w:sz="0" w:space="0" w:color="auto"/>
              </w:divBdr>
            </w:div>
            <w:div w:id="648093694">
              <w:marLeft w:val="0"/>
              <w:marRight w:val="0"/>
              <w:marTop w:val="0"/>
              <w:marBottom w:val="0"/>
              <w:divBdr>
                <w:top w:val="none" w:sz="0" w:space="0" w:color="auto"/>
                <w:left w:val="none" w:sz="0" w:space="0" w:color="auto"/>
                <w:bottom w:val="none" w:sz="0" w:space="0" w:color="auto"/>
                <w:right w:val="none" w:sz="0" w:space="0" w:color="auto"/>
              </w:divBdr>
            </w:div>
            <w:div w:id="1466703543">
              <w:marLeft w:val="0"/>
              <w:marRight w:val="0"/>
              <w:marTop w:val="0"/>
              <w:marBottom w:val="0"/>
              <w:divBdr>
                <w:top w:val="none" w:sz="0" w:space="0" w:color="auto"/>
                <w:left w:val="none" w:sz="0" w:space="0" w:color="auto"/>
                <w:bottom w:val="none" w:sz="0" w:space="0" w:color="auto"/>
                <w:right w:val="none" w:sz="0" w:space="0" w:color="auto"/>
              </w:divBdr>
            </w:div>
            <w:div w:id="1541285452">
              <w:marLeft w:val="0"/>
              <w:marRight w:val="0"/>
              <w:marTop w:val="0"/>
              <w:marBottom w:val="0"/>
              <w:divBdr>
                <w:top w:val="none" w:sz="0" w:space="0" w:color="auto"/>
                <w:left w:val="none" w:sz="0" w:space="0" w:color="auto"/>
                <w:bottom w:val="none" w:sz="0" w:space="0" w:color="auto"/>
                <w:right w:val="none" w:sz="0" w:space="0" w:color="auto"/>
              </w:divBdr>
            </w:div>
            <w:div w:id="1165321055">
              <w:marLeft w:val="0"/>
              <w:marRight w:val="0"/>
              <w:marTop w:val="0"/>
              <w:marBottom w:val="0"/>
              <w:divBdr>
                <w:top w:val="none" w:sz="0" w:space="0" w:color="auto"/>
                <w:left w:val="none" w:sz="0" w:space="0" w:color="auto"/>
                <w:bottom w:val="none" w:sz="0" w:space="0" w:color="auto"/>
                <w:right w:val="none" w:sz="0" w:space="0" w:color="auto"/>
              </w:divBdr>
            </w:div>
            <w:div w:id="1795443034">
              <w:marLeft w:val="0"/>
              <w:marRight w:val="0"/>
              <w:marTop w:val="0"/>
              <w:marBottom w:val="0"/>
              <w:divBdr>
                <w:top w:val="none" w:sz="0" w:space="0" w:color="auto"/>
                <w:left w:val="none" w:sz="0" w:space="0" w:color="auto"/>
                <w:bottom w:val="none" w:sz="0" w:space="0" w:color="auto"/>
                <w:right w:val="none" w:sz="0" w:space="0" w:color="auto"/>
              </w:divBdr>
            </w:div>
            <w:div w:id="669067668">
              <w:marLeft w:val="0"/>
              <w:marRight w:val="0"/>
              <w:marTop w:val="0"/>
              <w:marBottom w:val="0"/>
              <w:divBdr>
                <w:top w:val="none" w:sz="0" w:space="0" w:color="auto"/>
                <w:left w:val="none" w:sz="0" w:space="0" w:color="auto"/>
                <w:bottom w:val="none" w:sz="0" w:space="0" w:color="auto"/>
                <w:right w:val="none" w:sz="0" w:space="0" w:color="auto"/>
              </w:divBdr>
            </w:div>
            <w:div w:id="483009360">
              <w:marLeft w:val="0"/>
              <w:marRight w:val="0"/>
              <w:marTop w:val="0"/>
              <w:marBottom w:val="0"/>
              <w:divBdr>
                <w:top w:val="none" w:sz="0" w:space="0" w:color="auto"/>
                <w:left w:val="none" w:sz="0" w:space="0" w:color="auto"/>
                <w:bottom w:val="none" w:sz="0" w:space="0" w:color="auto"/>
                <w:right w:val="none" w:sz="0" w:space="0" w:color="auto"/>
              </w:divBdr>
            </w:div>
            <w:div w:id="1293245734">
              <w:marLeft w:val="0"/>
              <w:marRight w:val="0"/>
              <w:marTop w:val="0"/>
              <w:marBottom w:val="0"/>
              <w:divBdr>
                <w:top w:val="none" w:sz="0" w:space="0" w:color="auto"/>
                <w:left w:val="none" w:sz="0" w:space="0" w:color="auto"/>
                <w:bottom w:val="none" w:sz="0" w:space="0" w:color="auto"/>
                <w:right w:val="none" w:sz="0" w:space="0" w:color="auto"/>
              </w:divBdr>
            </w:div>
            <w:div w:id="388962739">
              <w:marLeft w:val="0"/>
              <w:marRight w:val="0"/>
              <w:marTop w:val="0"/>
              <w:marBottom w:val="0"/>
              <w:divBdr>
                <w:top w:val="none" w:sz="0" w:space="0" w:color="auto"/>
                <w:left w:val="none" w:sz="0" w:space="0" w:color="auto"/>
                <w:bottom w:val="none" w:sz="0" w:space="0" w:color="auto"/>
                <w:right w:val="none" w:sz="0" w:space="0" w:color="auto"/>
              </w:divBdr>
            </w:div>
            <w:div w:id="2146848971">
              <w:marLeft w:val="0"/>
              <w:marRight w:val="0"/>
              <w:marTop w:val="0"/>
              <w:marBottom w:val="0"/>
              <w:divBdr>
                <w:top w:val="none" w:sz="0" w:space="0" w:color="auto"/>
                <w:left w:val="none" w:sz="0" w:space="0" w:color="auto"/>
                <w:bottom w:val="none" w:sz="0" w:space="0" w:color="auto"/>
                <w:right w:val="none" w:sz="0" w:space="0" w:color="auto"/>
              </w:divBdr>
            </w:div>
            <w:div w:id="740063821">
              <w:marLeft w:val="0"/>
              <w:marRight w:val="0"/>
              <w:marTop w:val="0"/>
              <w:marBottom w:val="0"/>
              <w:divBdr>
                <w:top w:val="none" w:sz="0" w:space="0" w:color="auto"/>
                <w:left w:val="none" w:sz="0" w:space="0" w:color="auto"/>
                <w:bottom w:val="none" w:sz="0" w:space="0" w:color="auto"/>
                <w:right w:val="none" w:sz="0" w:space="0" w:color="auto"/>
              </w:divBdr>
            </w:div>
            <w:div w:id="412049563">
              <w:marLeft w:val="0"/>
              <w:marRight w:val="0"/>
              <w:marTop w:val="0"/>
              <w:marBottom w:val="0"/>
              <w:divBdr>
                <w:top w:val="none" w:sz="0" w:space="0" w:color="auto"/>
                <w:left w:val="none" w:sz="0" w:space="0" w:color="auto"/>
                <w:bottom w:val="none" w:sz="0" w:space="0" w:color="auto"/>
                <w:right w:val="none" w:sz="0" w:space="0" w:color="auto"/>
              </w:divBdr>
            </w:div>
            <w:div w:id="748114913">
              <w:marLeft w:val="0"/>
              <w:marRight w:val="0"/>
              <w:marTop w:val="0"/>
              <w:marBottom w:val="0"/>
              <w:divBdr>
                <w:top w:val="none" w:sz="0" w:space="0" w:color="auto"/>
                <w:left w:val="none" w:sz="0" w:space="0" w:color="auto"/>
                <w:bottom w:val="none" w:sz="0" w:space="0" w:color="auto"/>
                <w:right w:val="none" w:sz="0" w:space="0" w:color="auto"/>
              </w:divBdr>
            </w:div>
            <w:div w:id="274749259">
              <w:marLeft w:val="0"/>
              <w:marRight w:val="0"/>
              <w:marTop w:val="0"/>
              <w:marBottom w:val="0"/>
              <w:divBdr>
                <w:top w:val="none" w:sz="0" w:space="0" w:color="auto"/>
                <w:left w:val="none" w:sz="0" w:space="0" w:color="auto"/>
                <w:bottom w:val="none" w:sz="0" w:space="0" w:color="auto"/>
                <w:right w:val="none" w:sz="0" w:space="0" w:color="auto"/>
              </w:divBdr>
            </w:div>
            <w:div w:id="180364341">
              <w:marLeft w:val="0"/>
              <w:marRight w:val="0"/>
              <w:marTop w:val="0"/>
              <w:marBottom w:val="0"/>
              <w:divBdr>
                <w:top w:val="none" w:sz="0" w:space="0" w:color="auto"/>
                <w:left w:val="none" w:sz="0" w:space="0" w:color="auto"/>
                <w:bottom w:val="none" w:sz="0" w:space="0" w:color="auto"/>
                <w:right w:val="none" w:sz="0" w:space="0" w:color="auto"/>
              </w:divBdr>
            </w:div>
            <w:div w:id="61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13293">
      <w:bodyDiv w:val="1"/>
      <w:marLeft w:val="0"/>
      <w:marRight w:val="0"/>
      <w:marTop w:val="0"/>
      <w:marBottom w:val="0"/>
      <w:divBdr>
        <w:top w:val="none" w:sz="0" w:space="0" w:color="auto"/>
        <w:left w:val="none" w:sz="0" w:space="0" w:color="auto"/>
        <w:bottom w:val="none" w:sz="0" w:space="0" w:color="auto"/>
        <w:right w:val="none" w:sz="0" w:space="0" w:color="auto"/>
      </w:divBdr>
      <w:divsChild>
        <w:div w:id="356467676">
          <w:marLeft w:val="0"/>
          <w:marRight w:val="0"/>
          <w:marTop w:val="0"/>
          <w:marBottom w:val="0"/>
          <w:divBdr>
            <w:top w:val="none" w:sz="0" w:space="0" w:color="auto"/>
            <w:left w:val="none" w:sz="0" w:space="0" w:color="auto"/>
            <w:bottom w:val="none" w:sz="0" w:space="0" w:color="auto"/>
            <w:right w:val="none" w:sz="0" w:space="0" w:color="auto"/>
          </w:divBdr>
          <w:divsChild>
            <w:div w:id="128786647">
              <w:marLeft w:val="0"/>
              <w:marRight w:val="0"/>
              <w:marTop w:val="0"/>
              <w:marBottom w:val="0"/>
              <w:divBdr>
                <w:top w:val="none" w:sz="0" w:space="0" w:color="auto"/>
                <w:left w:val="none" w:sz="0" w:space="0" w:color="auto"/>
                <w:bottom w:val="none" w:sz="0" w:space="0" w:color="auto"/>
                <w:right w:val="none" w:sz="0" w:space="0" w:color="auto"/>
              </w:divBdr>
            </w:div>
            <w:div w:id="128984237">
              <w:marLeft w:val="0"/>
              <w:marRight w:val="0"/>
              <w:marTop w:val="0"/>
              <w:marBottom w:val="0"/>
              <w:divBdr>
                <w:top w:val="none" w:sz="0" w:space="0" w:color="auto"/>
                <w:left w:val="none" w:sz="0" w:space="0" w:color="auto"/>
                <w:bottom w:val="none" w:sz="0" w:space="0" w:color="auto"/>
                <w:right w:val="none" w:sz="0" w:space="0" w:color="auto"/>
              </w:divBdr>
            </w:div>
            <w:div w:id="173617876">
              <w:marLeft w:val="0"/>
              <w:marRight w:val="0"/>
              <w:marTop w:val="0"/>
              <w:marBottom w:val="0"/>
              <w:divBdr>
                <w:top w:val="none" w:sz="0" w:space="0" w:color="auto"/>
                <w:left w:val="none" w:sz="0" w:space="0" w:color="auto"/>
                <w:bottom w:val="none" w:sz="0" w:space="0" w:color="auto"/>
                <w:right w:val="none" w:sz="0" w:space="0" w:color="auto"/>
              </w:divBdr>
            </w:div>
            <w:div w:id="210965462">
              <w:marLeft w:val="0"/>
              <w:marRight w:val="0"/>
              <w:marTop w:val="0"/>
              <w:marBottom w:val="0"/>
              <w:divBdr>
                <w:top w:val="none" w:sz="0" w:space="0" w:color="auto"/>
                <w:left w:val="none" w:sz="0" w:space="0" w:color="auto"/>
                <w:bottom w:val="none" w:sz="0" w:space="0" w:color="auto"/>
                <w:right w:val="none" w:sz="0" w:space="0" w:color="auto"/>
              </w:divBdr>
            </w:div>
            <w:div w:id="218326676">
              <w:marLeft w:val="0"/>
              <w:marRight w:val="0"/>
              <w:marTop w:val="0"/>
              <w:marBottom w:val="0"/>
              <w:divBdr>
                <w:top w:val="none" w:sz="0" w:space="0" w:color="auto"/>
                <w:left w:val="none" w:sz="0" w:space="0" w:color="auto"/>
                <w:bottom w:val="none" w:sz="0" w:space="0" w:color="auto"/>
                <w:right w:val="none" w:sz="0" w:space="0" w:color="auto"/>
              </w:divBdr>
            </w:div>
            <w:div w:id="235289625">
              <w:marLeft w:val="0"/>
              <w:marRight w:val="0"/>
              <w:marTop w:val="0"/>
              <w:marBottom w:val="0"/>
              <w:divBdr>
                <w:top w:val="none" w:sz="0" w:space="0" w:color="auto"/>
                <w:left w:val="none" w:sz="0" w:space="0" w:color="auto"/>
                <w:bottom w:val="none" w:sz="0" w:space="0" w:color="auto"/>
                <w:right w:val="none" w:sz="0" w:space="0" w:color="auto"/>
              </w:divBdr>
            </w:div>
            <w:div w:id="269706361">
              <w:marLeft w:val="0"/>
              <w:marRight w:val="0"/>
              <w:marTop w:val="0"/>
              <w:marBottom w:val="0"/>
              <w:divBdr>
                <w:top w:val="none" w:sz="0" w:space="0" w:color="auto"/>
                <w:left w:val="none" w:sz="0" w:space="0" w:color="auto"/>
                <w:bottom w:val="none" w:sz="0" w:space="0" w:color="auto"/>
                <w:right w:val="none" w:sz="0" w:space="0" w:color="auto"/>
              </w:divBdr>
            </w:div>
            <w:div w:id="286475431">
              <w:marLeft w:val="0"/>
              <w:marRight w:val="0"/>
              <w:marTop w:val="0"/>
              <w:marBottom w:val="0"/>
              <w:divBdr>
                <w:top w:val="none" w:sz="0" w:space="0" w:color="auto"/>
                <w:left w:val="none" w:sz="0" w:space="0" w:color="auto"/>
                <w:bottom w:val="none" w:sz="0" w:space="0" w:color="auto"/>
                <w:right w:val="none" w:sz="0" w:space="0" w:color="auto"/>
              </w:divBdr>
            </w:div>
            <w:div w:id="289630274">
              <w:marLeft w:val="0"/>
              <w:marRight w:val="0"/>
              <w:marTop w:val="0"/>
              <w:marBottom w:val="0"/>
              <w:divBdr>
                <w:top w:val="none" w:sz="0" w:space="0" w:color="auto"/>
                <w:left w:val="none" w:sz="0" w:space="0" w:color="auto"/>
                <w:bottom w:val="none" w:sz="0" w:space="0" w:color="auto"/>
                <w:right w:val="none" w:sz="0" w:space="0" w:color="auto"/>
              </w:divBdr>
            </w:div>
            <w:div w:id="303504997">
              <w:marLeft w:val="0"/>
              <w:marRight w:val="0"/>
              <w:marTop w:val="0"/>
              <w:marBottom w:val="0"/>
              <w:divBdr>
                <w:top w:val="none" w:sz="0" w:space="0" w:color="auto"/>
                <w:left w:val="none" w:sz="0" w:space="0" w:color="auto"/>
                <w:bottom w:val="none" w:sz="0" w:space="0" w:color="auto"/>
                <w:right w:val="none" w:sz="0" w:space="0" w:color="auto"/>
              </w:divBdr>
            </w:div>
            <w:div w:id="335815135">
              <w:marLeft w:val="0"/>
              <w:marRight w:val="0"/>
              <w:marTop w:val="0"/>
              <w:marBottom w:val="0"/>
              <w:divBdr>
                <w:top w:val="none" w:sz="0" w:space="0" w:color="auto"/>
                <w:left w:val="none" w:sz="0" w:space="0" w:color="auto"/>
                <w:bottom w:val="none" w:sz="0" w:space="0" w:color="auto"/>
                <w:right w:val="none" w:sz="0" w:space="0" w:color="auto"/>
              </w:divBdr>
            </w:div>
            <w:div w:id="367805636">
              <w:marLeft w:val="0"/>
              <w:marRight w:val="0"/>
              <w:marTop w:val="0"/>
              <w:marBottom w:val="0"/>
              <w:divBdr>
                <w:top w:val="none" w:sz="0" w:space="0" w:color="auto"/>
                <w:left w:val="none" w:sz="0" w:space="0" w:color="auto"/>
                <w:bottom w:val="none" w:sz="0" w:space="0" w:color="auto"/>
                <w:right w:val="none" w:sz="0" w:space="0" w:color="auto"/>
              </w:divBdr>
            </w:div>
            <w:div w:id="457187862">
              <w:marLeft w:val="0"/>
              <w:marRight w:val="0"/>
              <w:marTop w:val="0"/>
              <w:marBottom w:val="0"/>
              <w:divBdr>
                <w:top w:val="none" w:sz="0" w:space="0" w:color="auto"/>
                <w:left w:val="none" w:sz="0" w:space="0" w:color="auto"/>
                <w:bottom w:val="none" w:sz="0" w:space="0" w:color="auto"/>
                <w:right w:val="none" w:sz="0" w:space="0" w:color="auto"/>
              </w:divBdr>
            </w:div>
            <w:div w:id="507717639">
              <w:marLeft w:val="0"/>
              <w:marRight w:val="0"/>
              <w:marTop w:val="0"/>
              <w:marBottom w:val="0"/>
              <w:divBdr>
                <w:top w:val="none" w:sz="0" w:space="0" w:color="auto"/>
                <w:left w:val="none" w:sz="0" w:space="0" w:color="auto"/>
                <w:bottom w:val="none" w:sz="0" w:space="0" w:color="auto"/>
                <w:right w:val="none" w:sz="0" w:space="0" w:color="auto"/>
              </w:divBdr>
            </w:div>
            <w:div w:id="658311152">
              <w:marLeft w:val="0"/>
              <w:marRight w:val="0"/>
              <w:marTop w:val="0"/>
              <w:marBottom w:val="0"/>
              <w:divBdr>
                <w:top w:val="none" w:sz="0" w:space="0" w:color="auto"/>
                <w:left w:val="none" w:sz="0" w:space="0" w:color="auto"/>
                <w:bottom w:val="none" w:sz="0" w:space="0" w:color="auto"/>
                <w:right w:val="none" w:sz="0" w:space="0" w:color="auto"/>
              </w:divBdr>
            </w:div>
            <w:div w:id="663361998">
              <w:marLeft w:val="0"/>
              <w:marRight w:val="0"/>
              <w:marTop w:val="0"/>
              <w:marBottom w:val="0"/>
              <w:divBdr>
                <w:top w:val="none" w:sz="0" w:space="0" w:color="auto"/>
                <w:left w:val="none" w:sz="0" w:space="0" w:color="auto"/>
                <w:bottom w:val="none" w:sz="0" w:space="0" w:color="auto"/>
                <w:right w:val="none" w:sz="0" w:space="0" w:color="auto"/>
              </w:divBdr>
            </w:div>
            <w:div w:id="683633621">
              <w:marLeft w:val="0"/>
              <w:marRight w:val="0"/>
              <w:marTop w:val="0"/>
              <w:marBottom w:val="0"/>
              <w:divBdr>
                <w:top w:val="none" w:sz="0" w:space="0" w:color="auto"/>
                <w:left w:val="none" w:sz="0" w:space="0" w:color="auto"/>
                <w:bottom w:val="none" w:sz="0" w:space="0" w:color="auto"/>
                <w:right w:val="none" w:sz="0" w:space="0" w:color="auto"/>
              </w:divBdr>
            </w:div>
            <w:div w:id="703481236">
              <w:marLeft w:val="0"/>
              <w:marRight w:val="0"/>
              <w:marTop w:val="0"/>
              <w:marBottom w:val="0"/>
              <w:divBdr>
                <w:top w:val="none" w:sz="0" w:space="0" w:color="auto"/>
                <w:left w:val="none" w:sz="0" w:space="0" w:color="auto"/>
                <w:bottom w:val="none" w:sz="0" w:space="0" w:color="auto"/>
                <w:right w:val="none" w:sz="0" w:space="0" w:color="auto"/>
              </w:divBdr>
            </w:div>
            <w:div w:id="704208309">
              <w:marLeft w:val="0"/>
              <w:marRight w:val="0"/>
              <w:marTop w:val="0"/>
              <w:marBottom w:val="0"/>
              <w:divBdr>
                <w:top w:val="none" w:sz="0" w:space="0" w:color="auto"/>
                <w:left w:val="none" w:sz="0" w:space="0" w:color="auto"/>
                <w:bottom w:val="none" w:sz="0" w:space="0" w:color="auto"/>
                <w:right w:val="none" w:sz="0" w:space="0" w:color="auto"/>
              </w:divBdr>
            </w:div>
            <w:div w:id="799765550">
              <w:marLeft w:val="0"/>
              <w:marRight w:val="0"/>
              <w:marTop w:val="0"/>
              <w:marBottom w:val="0"/>
              <w:divBdr>
                <w:top w:val="none" w:sz="0" w:space="0" w:color="auto"/>
                <w:left w:val="none" w:sz="0" w:space="0" w:color="auto"/>
                <w:bottom w:val="none" w:sz="0" w:space="0" w:color="auto"/>
                <w:right w:val="none" w:sz="0" w:space="0" w:color="auto"/>
              </w:divBdr>
            </w:div>
            <w:div w:id="835540047">
              <w:marLeft w:val="0"/>
              <w:marRight w:val="0"/>
              <w:marTop w:val="0"/>
              <w:marBottom w:val="0"/>
              <w:divBdr>
                <w:top w:val="none" w:sz="0" w:space="0" w:color="auto"/>
                <w:left w:val="none" w:sz="0" w:space="0" w:color="auto"/>
                <w:bottom w:val="none" w:sz="0" w:space="0" w:color="auto"/>
                <w:right w:val="none" w:sz="0" w:space="0" w:color="auto"/>
              </w:divBdr>
            </w:div>
            <w:div w:id="904677917">
              <w:marLeft w:val="0"/>
              <w:marRight w:val="0"/>
              <w:marTop w:val="0"/>
              <w:marBottom w:val="0"/>
              <w:divBdr>
                <w:top w:val="none" w:sz="0" w:space="0" w:color="auto"/>
                <w:left w:val="none" w:sz="0" w:space="0" w:color="auto"/>
                <w:bottom w:val="none" w:sz="0" w:space="0" w:color="auto"/>
                <w:right w:val="none" w:sz="0" w:space="0" w:color="auto"/>
              </w:divBdr>
            </w:div>
            <w:div w:id="911238476">
              <w:marLeft w:val="0"/>
              <w:marRight w:val="0"/>
              <w:marTop w:val="0"/>
              <w:marBottom w:val="0"/>
              <w:divBdr>
                <w:top w:val="none" w:sz="0" w:space="0" w:color="auto"/>
                <w:left w:val="none" w:sz="0" w:space="0" w:color="auto"/>
                <w:bottom w:val="none" w:sz="0" w:space="0" w:color="auto"/>
                <w:right w:val="none" w:sz="0" w:space="0" w:color="auto"/>
              </w:divBdr>
            </w:div>
            <w:div w:id="1021275406">
              <w:marLeft w:val="0"/>
              <w:marRight w:val="0"/>
              <w:marTop w:val="0"/>
              <w:marBottom w:val="0"/>
              <w:divBdr>
                <w:top w:val="none" w:sz="0" w:space="0" w:color="auto"/>
                <w:left w:val="none" w:sz="0" w:space="0" w:color="auto"/>
                <w:bottom w:val="none" w:sz="0" w:space="0" w:color="auto"/>
                <w:right w:val="none" w:sz="0" w:space="0" w:color="auto"/>
              </w:divBdr>
            </w:div>
            <w:div w:id="1094210398">
              <w:marLeft w:val="0"/>
              <w:marRight w:val="0"/>
              <w:marTop w:val="0"/>
              <w:marBottom w:val="0"/>
              <w:divBdr>
                <w:top w:val="none" w:sz="0" w:space="0" w:color="auto"/>
                <w:left w:val="none" w:sz="0" w:space="0" w:color="auto"/>
                <w:bottom w:val="none" w:sz="0" w:space="0" w:color="auto"/>
                <w:right w:val="none" w:sz="0" w:space="0" w:color="auto"/>
              </w:divBdr>
            </w:div>
            <w:div w:id="1166359112">
              <w:marLeft w:val="0"/>
              <w:marRight w:val="0"/>
              <w:marTop w:val="0"/>
              <w:marBottom w:val="0"/>
              <w:divBdr>
                <w:top w:val="none" w:sz="0" w:space="0" w:color="auto"/>
                <w:left w:val="none" w:sz="0" w:space="0" w:color="auto"/>
                <w:bottom w:val="none" w:sz="0" w:space="0" w:color="auto"/>
                <w:right w:val="none" w:sz="0" w:space="0" w:color="auto"/>
              </w:divBdr>
            </w:div>
            <w:div w:id="1190147634">
              <w:marLeft w:val="0"/>
              <w:marRight w:val="0"/>
              <w:marTop w:val="0"/>
              <w:marBottom w:val="0"/>
              <w:divBdr>
                <w:top w:val="none" w:sz="0" w:space="0" w:color="auto"/>
                <w:left w:val="none" w:sz="0" w:space="0" w:color="auto"/>
                <w:bottom w:val="none" w:sz="0" w:space="0" w:color="auto"/>
                <w:right w:val="none" w:sz="0" w:space="0" w:color="auto"/>
              </w:divBdr>
            </w:div>
            <w:div w:id="1214658116">
              <w:marLeft w:val="0"/>
              <w:marRight w:val="0"/>
              <w:marTop w:val="0"/>
              <w:marBottom w:val="0"/>
              <w:divBdr>
                <w:top w:val="none" w:sz="0" w:space="0" w:color="auto"/>
                <w:left w:val="none" w:sz="0" w:space="0" w:color="auto"/>
                <w:bottom w:val="none" w:sz="0" w:space="0" w:color="auto"/>
                <w:right w:val="none" w:sz="0" w:space="0" w:color="auto"/>
              </w:divBdr>
            </w:div>
            <w:div w:id="1327437351">
              <w:marLeft w:val="0"/>
              <w:marRight w:val="0"/>
              <w:marTop w:val="0"/>
              <w:marBottom w:val="0"/>
              <w:divBdr>
                <w:top w:val="none" w:sz="0" w:space="0" w:color="auto"/>
                <w:left w:val="none" w:sz="0" w:space="0" w:color="auto"/>
                <w:bottom w:val="none" w:sz="0" w:space="0" w:color="auto"/>
                <w:right w:val="none" w:sz="0" w:space="0" w:color="auto"/>
              </w:divBdr>
            </w:div>
            <w:div w:id="1374890190">
              <w:marLeft w:val="0"/>
              <w:marRight w:val="0"/>
              <w:marTop w:val="0"/>
              <w:marBottom w:val="0"/>
              <w:divBdr>
                <w:top w:val="none" w:sz="0" w:space="0" w:color="auto"/>
                <w:left w:val="none" w:sz="0" w:space="0" w:color="auto"/>
                <w:bottom w:val="none" w:sz="0" w:space="0" w:color="auto"/>
                <w:right w:val="none" w:sz="0" w:space="0" w:color="auto"/>
              </w:divBdr>
            </w:div>
            <w:div w:id="1384524739">
              <w:marLeft w:val="0"/>
              <w:marRight w:val="0"/>
              <w:marTop w:val="0"/>
              <w:marBottom w:val="0"/>
              <w:divBdr>
                <w:top w:val="none" w:sz="0" w:space="0" w:color="auto"/>
                <w:left w:val="none" w:sz="0" w:space="0" w:color="auto"/>
                <w:bottom w:val="none" w:sz="0" w:space="0" w:color="auto"/>
                <w:right w:val="none" w:sz="0" w:space="0" w:color="auto"/>
              </w:divBdr>
            </w:div>
            <w:div w:id="1443767359">
              <w:marLeft w:val="0"/>
              <w:marRight w:val="0"/>
              <w:marTop w:val="0"/>
              <w:marBottom w:val="0"/>
              <w:divBdr>
                <w:top w:val="none" w:sz="0" w:space="0" w:color="auto"/>
                <w:left w:val="none" w:sz="0" w:space="0" w:color="auto"/>
                <w:bottom w:val="none" w:sz="0" w:space="0" w:color="auto"/>
                <w:right w:val="none" w:sz="0" w:space="0" w:color="auto"/>
              </w:divBdr>
            </w:div>
            <w:div w:id="1458526567">
              <w:marLeft w:val="0"/>
              <w:marRight w:val="0"/>
              <w:marTop w:val="0"/>
              <w:marBottom w:val="0"/>
              <w:divBdr>
                <w:top w:val="none" w:sz="0" w:space="0" w:color="auto"/>
                <w:left w:val="none" w:sz="0" w:space="0" w:color="auto"/>
                <w:bottom w:val="none" w:sz="0" w:space="0" w:color="auto"/>
                <w:right w:val="none" w:sz="0" w:space="0" w:color="auto"/>
              </w:divBdr>
            </w:div>
            <w:div w:id="1496535033">
              <w:marLeft w:val="0"/>
              <w:marRight w:val="0"/>
              <w:marTop w:val="0"/>
              <w:marBottom w:val="0"/>
              <w:divBdr>
                <w:top w:val="none" w:sz="0" w:space="0" w:color="auto"/>
                <w:left w:val="none" w:sz="0" w:space="0" w:color="auto"/>
                <w:bottom w:val="none" w:sz="0" w:space="0" w:color="auto"/>
                <w:right w:val="none" w:sz="0" w:space="0" w:color="auto"/>
              </w:divBdr>
            </w:div>
            <w:div w:id="1535539792">
              <w:marLeft w:val="0"/>
              <w:marRight w:val="0"/>
              <w:marTop w:val="0"/>
              <w:marBottom w:val="0"/>
              <w:divBdr>
                <w:top w:val="none" w:sz="0" w:space="0" w:color="auto"/>
                <w:left w:val="none" w:sz="0" w:space="0" w:color="auto"/>
                <w:bottom w:val="none" w:sz="0" w:space="0" w:color="auto"/>
                <w:right w:val="none" w:sz="0" w:space="0" w:color="auto"/>
              </w:divBdr>
            </w:div>
            <w:div w:id="1553884669">
              <w:marLeft w:val="0"/>
              <w:marRight w:val="0"/>
              <w:marTop w:val="0"/>
              <w:marBottom w:val="0"/>
              <w:divBdr>
                <w:top w:val="none" w:sz="0" w:space="0" w:color="auto"/>
                <w:left w:val="none" w:sz="0" w:space="0" w:color="auto"/>
                <w:bottom w:val="none" w:sz="0" w:space="0" w:color="auto"/>
                <w:right w:val="none" w:sz="0" w:space="0" w:color="auto"/>
              </w:divBdr>
            </w:div>
            <w:div w:id="1578514385">
              <w:marLeft w:val="0"/>
              <w:marRight w:val="0"/>
              <w:marTop w:val="0"/>
              <w:marBottom w:val="0"/>
              <w:divBdr>
                <w:top w:val="none" w:sz="0" w:space="0" w:color="auto"/>
                <w:left w:val="none" w:sz="0" w:space="0" w:color="auto"/>
                <w:bottom w:val="none" w:sz="0" w:space="0" w:color="auto"/>
                <w:right w:val="none" w:sz="0" w:space="0" w:color="auto"/>
              </w:divBdr>
            </w:div>
            <w:div w:id="1759982893">
              <w:marLeft w:val="0"/>
              <w:marRight w:val="0"/>
              <w:marTop w:val="0"/>
              <w:marBottom w:val="0"/>
              <w:divBdr>
                <w:top w:val="none" w:sz="0" w:space="0" w:color="auto"/>
                <w:left w:val="none" w:sz="0" w:space="0" w:color="auto"/>
                <w:bottom w:val="none" w:sz="0" w:space="0" w:color="auto"/>
                <w:right w:val="none" w:sz="0" w:space="0" w:color="auto"/>
              </w:divBdr>
            </w:div>
            <w:div w:id="1763256816">
              <w:marLeft w:val="0"/>
              <w:marRight w:val="0"/>
              <w:marTop w:val="0"/>
              <w:marBottom w:val="0"/>
              <w:divBdr>
                <w:top w:val="none" w:sz="0" w:space="0" w:color="auto"/>
                <w:left w:val="none" w:sz="0" w:space="0" w:color="auto"/>
                <w:bottom w:val="none" w:sz="0" w:space="0" w:color="auto"/>
                <w:right w:val="none" w:sz="0" w:space="0" w:color="auto"/>
              </w:divBdr>
            </w:div>
            <w:div w:id="1785805984">
              <w:marLeft w:val="0"/>
              <w:marRight w:val="0"/>
              <w:marTop w:val="0"/>
              <w:marBottom w:val="0"/>
              <w:divBdr>
                <w:top w:val="none" w:sz="0" w:space="0" w:color="auto"/>
                <w:left w:val="none" w:sz="0" w:space="0" w:color="auto"/>
                <w:bottom w:val="none" w:sz="0" w:space="0" w:color="auto"/>
                <w:right w:val="none" w:sz="0" w:space="0" w:color="auto"/>
              </w:divBdr>
            </w:div>
            <w:div w:id="1826822681">
              <w:marLeft w:val="0"/>
              <w:marRight w:val="0"/>
              <w:marTop w:val="0"/>
              <w:marBottom w:val="0"/>
              <w:divBdr>
                <w:top w:val="none" w:sz="0" w:space="0" w:color="auto"/>
                <w:left w:val="none" w:sz="0" w:space="0" w:color="auto"/>
                <w:bottom w:val="none" w:sz="0" w:space="0" w:color="auto"/>
                <w:right w:val="none" w:sz="0" w:space="0" w:color="auto"/>
              </w:divBdr>
            </w:div>
            <w:div w:id="1846821633">
              <w:marLeft w:val="0"/>
              <w:marRight w:val="0"/>
              <w:marTop w:val="0"/>
              <w:marBottom w:val="0"/>
              <w:divBdr>
                <w:top w:val="none" w:sz="0" w:space="0" w:color="auto"/>
                <w:left w:val="none" w:sz="0" w:space="0" w:color="auto"/>
                <w:bottom w:val="none" w:sz="0" w:space="0" w:color="auto"/>
                <w:right w:val="none" w:sz="0" w:space="0" w:color="auto"/>
              </w:divBdr>
            </w:div>
            <w:div w:id="1847865851">
              <w:marLeft w:val="0"/>
              <w:marRight w:val="0"/>
              <w:marTop w:val="0"/>
              <w:marBottom w:val="0"/>
              <w:divBdr>
                <w:top w:val="none" w:sz="0" w:space="0" w:color="auto"/>
                <w:left w:val="none" w:sz="0" w:space="0" w:color="auto"/>
                <w:bottom w:val="none" w:sz="0" w:space="0" w:color="auto"/>
                <w:right w:val="none" w:sz="0" w:space="0" w:color="auto"/>
              </w:divBdr>
            </w:div>
            <w:div w:id="1854882904">
              <w:marLeft w:val="0"/>
              <w:marRight w:val="0"/>
              <w:marTop w:val="0"/>
              <w:marBottom w:val="0"/>
              <w:divBdr>
                <w:top w:val="none" w:sz="0" w:space="0" w:color="auto"/>
                <w:left w:val="none" w:sz="0" w:space="0" w:color="auto"/>
                <w:bottom w:val="none" w:sz="0" w:space="0" w:color="auto"/>
                <w:right w:val="none" w:sz="0" w:space="0" w:color="auto"/>
              </w:divBdr>
            </w:div>
            <w:div w:id="1908492794">
              <w:marLeft w:val="0"/>
              <w:marRight w:val="0"/>
              <w:marTop w:val="0"/>
              <w:marBottom w:val="0"/>
              <w:divBdr>
                <w:top w:val="none" w:sz="0" w:space="0" w:color="auto"/>
                <w:left w:val="none" w:sz="0" w:space="0" w:color="auto"/>
                <w:bottom w:val="none" w:sz="0" w:space="0" w:color="auto"/>
                <w:right w:val="none" w:sz="0" w:space="0" w:color="auto"/>
              </w:divBdr>
            </w:div>
            <w:div w:id="1914929131">
              <w:marLeft w:val="0"/>
              <w:marRight w:val="0"/>
              <w:marTop w:val="0"/>
              <w:marBottom w:val="0"/>
              <w:divBdr>
                <w:top w:val="none" w:sz="0" w:space="0" w:color="auto"/>
                <w:left w:val="none" w:sz="0" w:space="0" w:color="auto"/>
                <w:bottom w:val="none" w:sz="0" w:space="0" w:color="auto"/>
                <w:right w:val="none" w:sz="0" w:space="0" w:color="auto"/>
              </w:divBdr>
            </w:div>
            <w:div w:id="1921675909">
              <w:marLeft w:val="0"/>
              <w:marRight w:val="0"/>
              <w:marTop w:val="0"/>
              <w:marBottom w:val="0"/>
              <w:divBdr>
                <w:top w:val="none" w:sz="0" w:space="0" w:color="auto"/>
                <w:left w:val="none" w:sz="0" w:space="0" w:color="auto"/>
                <w:bottom w:val="none" w:sz="0" w:space="0" w:color="auto"/>
                <w:right w:val="none" w:sz="0" w:space="0" w:color="auto"/>
              </w:divBdr>
            </w:div>
            <w:div w:id="1945647085">
              <w:marLeft w:val="0"/>
              <w:marRight w:val="0"/>
              <w:marTop w:val="0"/>
              <w:marBottom w:val="0"/>
              <w:divBdr>
                <w:top w:val="none" w:sz="0" w:space="0" w:color="auto"/>
                <w:left w:val="none" w:sz="0" w:space="0" w:color="auto"/>
                <w:bottom w:val="none" w:sz="0" w:space="0" w:color="auto"/>
                <w:right w:val="none" w:sz="0" w:space="0" w:color="auto"/>
              </w:divBdr>
            </w:div>
            <w:div w:id="2063942990">
              <w:marLeft w:val="0"/>
              <w:marRight w:val="0"/>
              <w:marTop w:val="0"/>
              <w:marBottom w:val="0"/>
              <w:divBdr>
                <w:top w:val="none" w:sz="0" w:space="0" w:color="auto"/>
                <w:left w:val="none" w:sz="0" w:space="0" w:color="auto"/>
                <w:bottom w:val="none" w:sz="0" w:space="0" w:color="auto"/>
                <w:right w:val="none" w:sz="0" w:space="0" w:color="auto"/>
              </w:divBdr>
            </w:div>
            <w:div w:id="2071883856">
              <w:marLeft w:val="0"/>
              <w:marRight w:val="0"/>
              <w:marTop w:val="0"/>
              <w:marBottom w:val="0"/>
              <w:divBdr>
                <w:top w:val="none" w:sz="0" w:space="0" w:color="auto"/>
                <w:left w:val="none" w:sz="0" w:space="0" w:color="auto"/>
                <w:bottom w:val="none" w:sz="0" w:space="0" w:color="auto"/>
                <w:right w:val="none" w:sz="0" w:space="0" w:color="auto"/>
              </w:divBdr>
            </w:div>
            <w:div w:id="2087260933">
              <w:marLeft w:val="0"/>
              <w:marRight w:val="0"/>
              <w:marTop w:val="0"/>
              <w:marBottom w:val="0"/>
              <w:divBdr>
                <w:top w:val="none" w:sz="0" w:space="0" w:color="auto"/>
                <w:left w:val="none" w:sz="0" w:space="0" w:color="auto"/>
                <w:bottom w:val="none" w:sz="0" w:space="0" w:color="auto"/>
                <w:right w:val="none" w:sz="0" w:space="0" w:color="auto"/>
              </w:divBdr>
            </w:div>
            <w:div w:id="20975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35874">
      <w:bodyDiv w:val="1"/>
      <w:marLeft w:val="0"/>
      <w:marRight w:val="0"/>
      <w:marTop w:val="0"/>
      <w:marBottom w:val="0"/>
      <w:divBdr>
        <w:top w:val="none" w:sz="0" w:space="0" w:color="auto"/>
        <w:left w:val="none" w:sz="0" w:space="0" w:color="auto"/>
        <w:bottom w:val="none" w:sz="0" w:space="0" w:color="auto"/>
        <w:right w:val="none" w:sz="0" w:space="0" w:color="auto"/>
      </w:divBdr>
      <w:divsChild>
        <w:div w:id="1133013990">
          <w:marLeft w:val="0"/>
          <w:marRight w:val="0"/>
          <w:marTop w:val="0"/>
          <w:marBottom w:val="0"/>
          <w:divBdr>
            <w:top w:val="none" w:sz="0" w:space="0" w:color="auto"/>
            <w:left w:val="none" w:sz="0" w:space="0" w:color="auto"/>
            <w:bottom w:val="none" w:sz="0" w:space="0" w:color="auto"/>
            <w:right w:val="none" w:sz="0" w:space="0" w:color="auto"/>
          </w:divBdr>
          <w:divsChild>
            <w:div w:id="1105465409">
              <w:marLeft w:val="0"/>
              <w:marRight w:val="0"/>
              <w:marTop w:val="0"/>
              <w:marBottom w:val="0"/>
              <w:divBdr>
                <w:top w:val="none" w:sz="0" w:space="0" w:color="auto"/>
                <w:left w:val="none" w:sz="0" w:space="0" w:color="auto"/>
                <w:bottom w:val="none" w:sz="0" w:space="0" w:color="auto"/>
                <w:right w:val="none" w:sz="0" w:space="0" w:color="auto"/>
              </w:divBdr>
            </w:div>
            <w:div w:id="736247981">
              <w:marLeft w:val="0"/>
              <w:marRight w:val="0"/>
              <w:marTop w:val="0"/>
              <w:marBottom w:val="0"/>
              <w:divBdr>
                <w:top w:val="none" w:sz="0" w:space="0" w:color="auto"/>
                <w:left w:val="none" w:sz="0" w:space="0" w:color="auto"/>
                <w:bottom w:val="none" w:sz="0" w:space="0" w:color="auto"/>
                <w:right w:val="none" w:sz="0" w:space="0" w:color="auto"/>
              </w:divBdr>
            </w:div>
            <w:div w:id="1170558398">
              <w:marLeft w:val="0"/>
              <w:marRight w:val="0"/>
              <w:marTop w:val="0"/>
              <w:marBottom w:val="0"/>
              <w:divBdr>
                <w:top w:val="none" w:sz="0" w:space="0" w:color="auto"/>
                <w:left w:val="none" w:sz="0" w:space="0" w:color="auto"/>
                <w:bottom w:val="none" w:sz="0" w:space="0" w:color="auto"/>
                <w:right w:val="none" w:sz="0" w:space="0" w:color="auto"/>
              </w:divBdr>
            </w:div>
            <w:div w:id="309405071">
              <w:marLeft w:val="0"/>
              <w:marRight w:val="0"/>
              <w:marTop w:val="0"/>
              <w:marBottom w:val="0"/>
              <w:divBdr>
                <w:top w:val="none" w:sz="0" w:space="0" w:color="auto"/>
                <w:left w:val="none" w:sz="0" w:space="0" w:color="auto"/>
                <w:bottom w:val="none" w:sz="0" w:space="0" w:color="auto"/>
                <w:right w:val="none" w:sz="0" w:space="0" w:color="auto"/>
              </w:divBdr>
            </w:div>
            <w:div w:id="18287077">
              <w:marLeft w:val="0"/>
              <w:marRight w:val="0"/>
              <w:marTop w:val="0"/>
              <w:marBottom w:val="0"/>
              <w:divBdr>
                <w:top w:val="none" w:sz="0" w:space="0" w:color="auto"/>
                <w:left w:val="none" w:sz="0" w:space="0" w:color="auto"/>
                <w:bottom w:val="none" w:sz="0" w:space="0" w:color="auto"/>
                <w:right w:val="none" w:sz="0" w:space="0" w:color="auto"/>
              </w:divBdr>
            </w:div>
            <w:div w:id="272518288">
              <w:marLeft w:val="0"/>
              <w:marRight w:val="0"/>
              <w:marTop w:val="0"/>
              <w:marBottom w:val="0"/>
              <w:divBdr>
                <w:top w:val="none" w:sz="0" w:space="0" w:color="auto"/>
                <w:left w:val="none" w:sz="0" w:space="0" w:color="auto"/>
                <w:bottom w:val="none" w:sz="0" w:space="0" w:color="auto"/>
                <w:right w:val="none" w:sz="0" w:space="0" w:color="auto"/>
              </w:divBdr>
            </w:div>
            <w:div w:id="1397514878">
              <w:marLeft w:val="0"/>
              <w:marRight w:val="0"/>
              <w:marTop w:val="0"/>
              <w:marBottom w:val="0"/>
              <w:divBdr>
                <w:top w:val="none" w:sz="0" w:space="0" w:color="auto"/>
                <w:left w:val="none" w:sz="0" w:space="0" w:color="auto"/>
                <w:bottom w:val="none" w:sz="0" w:space="0" w:color="auto"/>
                <w:right w:val="none" w:sz="0" w:space="0" w:color="auto"/>
              </w:divBdr>
            </w:div>
            <w:div w:id="747658896">
              <w:marLeft w:val="0"/>
              <w:marRight w:val="0"/>
              <w:marTop w:val="0"/>
              <w:marBottom w:val="0"/>
              <w:divBdr>
                <w:top w:val="none" w:sz="0" w:space="0" w:color="auto"/>
                <w:left w:val="none" w:sz="0" w:space="0" w:color="auto"/>
                <w:bottom w:val="none" w:sz="0" w:space="0" w:color="auto"/>
                <w:right w:val="none" w:sz="0" w:space="0" w:color="auto"/>
              </w:divBdr>
            </w:div>
            <w:div w:id="1364793794">
              <w:marLeft w:val="0"/>
              <w:marRight w:val="0"/>
              <w:marTop w:val="0"/>
              <w:marBottom w:val="0"/>
              <w:divBdr>
                <w:top w:val="none" w:sz="0" w:space="0" w:color="auto"/>
                <w:left w:val="none" w:sz="0" w:space="0" w:color="auto"/>
                <w:bottom w:val="none" w:sz="0" w:space="0" w:color="auto"/>
                <w:right w:val="none" w:sz="0" w:space="0" w:color="auto"/>
              </w:divBdr>
            </w:div>
            <w:div w:id="964699518">
              <w:marLeft w:val="0"/>
              <w:marRight w:val="0"/>
              <w:marTop w:val="0"/>
              <w:marBottom w:val="0"/>
              <w:divBdr>
                <w:top w:val="none" w:sz="0" w:space="0" w:color="auto"/>
                <w:left w:val="none" w:sz="0" w:space="0" w:color="auto"/>
                <w:bottom w:val="none" w:sz="0" w:space="0" w:color="auto"/>
                <w:right w:val="none" w:sz="0" w:space="0" w:color="auto"/>
              </w:divBdr>
            </w:div>
            <w:div w:id="1769155403">
              <w:marLeft w:val="0"/>
              <w:marRight w:val="0"/>
              <w:marTop w:val="0"/>
              <w:marBottom w:val="0"/>
              <w:divBdr>
                <w:top w:val="none" w:sz="0" w:space="0" w:color="auto"/>
                <w:left w:val="none" w:sz="0" w:space="0" w:color="auto"/>
                <w:bottom w:val="none" w:sz="0" w:space="0" w:color="auto"/>
                <w:right w:val="none" w:sz="0" w:space="0" w:color="auto"/>
              </w:divBdr>
            </w:div>
            <w:div w:id="1738939140">
              <w:marLeft w:val="0"/>
              <w:marRight w:val="0"/>
              <w:marTop w:val="0"/>
              <w:marBottom w:val="0"/>
              <w:divBdr>
                <w:top w:val="none" w:sz="0" w:space="0" w:color="auto"/>
                <w:left w:val="none" w:sz="0" w:space="0" w:color="auto"/>
                <w:bottom w:val="none" w:sz="0" w:space="0" w:color="auto"/>
                <w:right w:val="none" w:sz="0" w:space="0" w:color="auto"/>
              </w:divBdr>
            </w:div>
            <w:div w:id="1775663140">
              <w:marLeft w:val="0"/>
              <w:marRight w:val="0"/>
              <w:marTop w:val="0"/>
              <w:marBottom w:val="0"/>
              <w:divBdr>
                <w:top w:val="none" w:sz="0" w:space="0" w:color="auto"/>
                <w:left w:val="none" w:sz="0" w:space="0" w:color="auto"/>
                <w:bottom w:val="none" w:sz="0" w:space="0" w:color="auto"/>
                <w:right w:val="none" w:sz="0" w:space="0" w:color="auto"/>
              </w:divBdr>
            </w:div>
            <w:div w:id="985744063">
              <w:marLeft w:val="0"/>
              <w:marRight w:val="0"/>
              <w:marTop w:val="0"/>
              <w:marBottom w:val="0"/>
              <w:divBdr>
                <w:top w:val="none" w:sz="0" w:space="0" w:color="auto"/>
                <w:left w:val="none" w:sz="0" w:space="0" w:color="auto"/>
                <w:bottom w:val="none" w:sz="0" w:space="0" w:color="auto"/>
                <w:right w:val="none" w:sz="0" w:space="0" w:color="auto"/>
              </w:divBdr>
            </w:div>
            <w:div w:id="731656047">
              <w:marLeft w:val="0"/>
              <w:marRight w:val="0"/>
              <w:marTop w:val="0"/>
              <w:marBottom w:val="0"/>
              <w:divBdr>
                <w:top w:val="none" w:sz="0" w:space="0" w:color="auto"/>
                <w:left w:val="none" w:sz="0" w:space="0" w:color="auto"/>
                <w:bottom w:val="none" w:sz="0" w:space="0" w:color="auto"/>
                <w:right w:val="none" w:sz="0" w:space="0" w:color="auto"/>
              </w:divBdr>
            </w:div>
            <w:div w:id="1223253133">
              <w:marLeft w:val="0"/>
              <w:marRight w:val="0"/>
              <w:marTop w:val="0"/>
              <w:marBottom w:val="0"/>
              <w:divBdr>
                <w:top w:val="none" w:sz="0" w:space="0" w:color="auto"/>
                <w:left w:val="none" w:sz="0" w:space="0" w:color="auto"/>
                <w:bottom w:val="none" w:sz="0" w:space="0" w:color="auto"/>
                <w:right w:val="none" w:sz="0" w:space="0" w:color="auto"/>
              </w:divBdr>
            </w:div>
            <w:div w:id="680083310">
              <w:marLeft w:val="0"/>
              <w:marRight w:val="0"/>
              <w:marTop w:val="0"/>
              <w:marBottom w:val="0"/>
              <w:divBdr>
                <w:top w:val="none" w:sz="0" w:space="0" w:color="auto"/>
                <w:left w:val="none" w:sz="0" w:space="0" w:color="auto"/>
                <w:bottom w:val="none" w:sz="0" w:space="0" w:color="auto"/>
                <w:right w:val="none" w:sz="0" w:space="0" w:color="auto"/>
              </w:divBdr>
            </w:div>
            <w:div w:id="1994794591">
              <w:marLeft w:val="0"/>
              <w:marRight w:val="0"/>
              <w:marTop w:val="0"/>
              <w:marBottom w:val="0"/>
              <w:divBdr>
                <w:top w:val="none" w:sz="0" w:space="0" w:color="auto"/>
                <w:left w:val="none" w:sz="0" w:space="0" w:color="auto"/>
                <w:bottom w:val="none" w:sz="0" w:space="0" w:color="auto"/>
                <w:right w:val="none" w:sz="0" w:space="0" w:color="auto"/>
              </w:divBdr>
            </w:div>
            <w:div w:id="268008115">
              <w:marLeft w:val="0"/>
              <w:marRight w:val="0"/>
              <w:marTop w:val="0"/>
              <w:marBottom w:val="0"/>
              <w:divBdr>
                <w:top w:val="none" w:sz="0" w:space="0" w:color="auto"/>
                <w:left w:val="none" w:sz="0" w:space="0" w:color="auto"/>
                <w:bottom w:val="none" w:sz="0" w:space="0" w:color="auto"/>
                <w:right w:val="none" w:sz="0" w:space="0" w:color="auto"/>
              </w:divBdr>
            </w:div>
            <w:div w:id="1184855833">
              <w:marLeft w:val="0"/>
              <w:marRight w:val="0"/>
              <w:marTop w:val="0"/>
              <w:marBottom w:val="0"/>
              <w:divBdr>
                <w:top w:val="none" w:sz="0" w:space="0" w:color="auto"/>
                <w:left w:val="none" w:sz="0" w:space="0" w:color="auto"/>
                <w:bottom w:val="none" w:sz="0" w:space="0" w:color="auto"/>
                <w:right w:val="none" w:sz="0" w:space="0" w:color="auto"/>
              </w:divBdr>
            </w:div>
            <w:div w:id="604465766">
              <w:marLeft w:val="0"/>
              <w:marRight w:val="0"/>
              <w:marTop w:val="0"/>
              <w:marBottom w:val="0"/>
              <w:divBdr>
                <w:top w:val="none" w:sz="0" w:space="0" w:color="auto"/>
                <w:left w:val="none" w:sz="0" w:space="0" w:color="auto"/>
                <w:bottom w:val="none" w:sz="0" w:space="0" w:color="auto"/>
                <w:right w:val="none" w:sz="0" w:space="0" w:color="auto"/>
              </w:divBdr>
            </w:div>
            <w:div w:id="1978484601">
              <w:marLeft w:val="0"/>
              <w:marRight w:val="0"/>
              <w:marTop w:val="0"/>
              <w:marBottom w:val="0"/>
              <w:divBdr>
                <w:top w:val="none" w:sz="0" w:space="0" w:color="auto"/>
                <w:left w:val="none" w:sz="0" w:space="0" w:color="auto"/>
                <w:bottom w:val="none" w:sz="0" w:space="0" w:color="auto"/>
                <w:right w:val="none" w:sz="0" w:space="0" w:color="auto"/>
              </w:divBdr>
            </w:div>
            <w:div w:id="255093246">
              <w:marLeft w:val="0"/>
              <w:marRight w:val="0"/>
              <w:marTop w:val="0"/>
              <w:marBottom w:val="0"/>
              <w:divBdr>
                <w:top w:val="none" w:sz="0" w:space="0" w:color="auto"/>
                <w:left w:val="none" w:sz="0" w:space="0" w:color="auto"/>
                <w:bottom w:val="none" w:sz="0" w:space="0" w:color="auto"/>
                <w:right w:val="none" w:sz="0" w:space="0" w:color="auto"/>
              </w:divBdr>
            </w:div>
            <w:div w:id="1870333841">
              <w:marLeft w:val="0"/>
              <w:marRight w:val="0"/>
              <w:marTop w:val="0"/>
              <w:marBottom w:val="0"/>
              <w:divBdr>
                <w:top w:val="none" w:sz="0" w:space="0" w:color="auto"/>
                <w:left w:val="none" w:sz="0" w:space="0" w:color="auto"/>
                <w:bottom w:val="none" w:sz="0" w:space="0" w:color="auto"/>
                <w:right w:val="none" w:sz="0" w:space="0" w:color="auto"/>
              </w:divBdr>
            </w:div>
            <w:div w:id="1073969941">
              <w:marLeft w:val="0"/>
              <w:marRight w:val="0"/>
              <w:marTop w:val="0"/>
              <w:marBottom w:val="0"/>
              <w:divBdr>
                <w:top w:val="none" w:sz="0" w:space="0" w:color="auto"/>
                <w:left w:val="none" w:sz="0" w:space="0" w:color="auto"/>
                <w:bottom w:val="none" w:sz="0" w:space="0" w:color="auto"/>
                <w:right w:val="none" w:sz="0" w:space="0" w:color="auto"/>
              </w:divBdr>
            </w:div>
            <w:div w:id="2067757541">
              <w:marLeft w:val="0"/>
              <w:marRight w:val="0"/>
              <w:marTop w:val="0"/>
              <w:marBottom w:val="0"/>
              <w:divBdr>
                <w:top w:val="none" w:sz="0" w:space="0" w:color="auto"/>
                <w:left w:val="none" w:sz="0" w:space="0" w:color="auto"/>
                <w:bottom w:val="none" w:sz="0" w:space="0" w:color="auto"/>
                <w:right w:val="none" w:sz="0" w:space="0" w:color="auto"/>
              </w:divBdr>
            </w:div>
            <w:div w:id="1862157057">
              <w:marLeft w:val="0"/>
              <w:marRight w:val="0"/>
              <w:marTop w:val="0"/>
              <w:marBottom w:val="0"/>
              <w:divBdr>
                <w:top w:val="none" w:sz="0" w:space="0" w:color="auto"/>
                <w:left w:val="none" w:sz="0" w:space="0" w:color="auto"/>
                <w:bottom w:val="none" w:sz="0" w:space="0" w:color="auto"/>
                <w:right w:val="none" w:sz="0" w:space="0" w:color="auto"/>
              </w:divBdr>
            </w:div>
            <w:div w:id="309411406">
              <w:marLeft w:val="0"/>
              <w:marRight w:val="0"/>
              <w:marTop w:val="0"/>
              <w:marBottom w:val="0"/>
              <w:divBdr>
                <w:top w:val="none" w:sz="0" w:space="0" w:color="auto"/>
                <w:left w:val="none" w:sz="0" w:space="0" w:color="auto"/>
                <w:bottom w:val="none" w:sz="0" w:space="0" w:color="auto"/>
                <w:right w:val="none" w:sz="0" w:space="0" w:color="auto"/>
              </w:divBdr>
            </w:div>
            <w:div w:id="1372456493">
              <w:marLeft w:val="0"/>
              <w:marRight w:val="0"/>
              <w:marTop w:val="0"/>
              <w:marBottom w:val="0"/>
              <w:divBdr>
                <w:top w:val="none" w:sz="0" w:space="0" w:color="auto"/>
                <w:left w:val="none" w:sz="0" w:space="0" w:color="auto"/>
                <w:bottom w:val="none" w:sz="0" w:space="0" w:color="auto"/>
                <w:right w:val="none" w:sz="0" w:space="0" w:color="auto"/>
              </w:divBdr>
            </w:div>
            <w:div w:id="1964967886">
              <w:marLeft w:val="0"/>
              <w:marRight w:val="0"/>
              <w:marTop w:val="0"/>
              <w:marBottom w:val="0"/>
              <w:divBdr>
                <w:top w:val="none" w:sz="0" w:space="0" w:color="auto"/>
                <w:left w:val="none" w:sz="0" w:space="0" w:color="auto"/>
                <w:bottom w:val="none" w:sz="0" w:space="0" w:color="auto"/>
                <w:right w:val="none" w:sz="0" w:space="0" w:color="auto"/>
              </w:divBdr>
            </w:div>
            <w:div w:id="1665354241">
              <w:marLeft w:val="0"/>
              <w:marRight w:val="0"/>
              <w:marTop w:val="0"/>
              <w:marBottom w:val="0"/>
              <w:divBdr>
                <w:top w:val="none" w:sz="0" w:space="0" w:color="auto"/>
                <w:left w:val="none" w:sz="0" w:space="0" w:color="auto"/>
                <w:bottom w:val="none" w:sz="0" w:space="0" w:color="auto"/>
                <w:right w:val="none" w:sz="0" w:space="0" w:color="auto"/>
              </w:divBdr>
            </w:div>
            <w:div w:id="869799340">
              <w:marLeft w:val="0"/>
              <w:marRight w:val="0"/>
              <w:marTop w:val="0"/>
              <w:marBottom w:val="0"/>
              <w:divBdr>
                <w:top w:val="none" w:sz="0" w:space="0" w:color="auto"/>
                <w:left w:val="none" w:sz="0" w:space="0" w:color="auto"/>
                <w:bottom w:val="none" w:sz="0" w:space="0" w:color="auto"/>
                <w:right w:val="none" w:sz="0" w:space="0" w:color="auto"/>
              </w:divBdr>
            </w:div>
            <w:div w:id="1787696790">
              <w:marLeft w:val="0"/>
              <w:marRight w:val="0"/>
              <w:marTop w:val="0"/>
              <w:marBottom w:val="0"/>
              <w:divBdr>
                <w:top w:val="none" w:sz="0" w:space="0" w:color="auto"/>
                <w:left w:val="none" w:sz="0" w:space="0" w:color="auto"/>
                <w:bottom w:val="none" w:sz="0" w:space="0" w:color="auto"/>
                <w:right w:val="none" w:sz="0" w:space="0" w:color="auto"/>
              </w:divBdr>
            </w:div>
            <w:div w:id="1993213701">
              <w:marLeft w:val="0"/>
              <w:marRight w:val="0"/>
              <w:marTop w:val="0"/>
              <w:marBottom w:val="0"/>
              <w:divBdr>
                <w:top w:val="none" w:sz="0" w:space="0" w:color="auto"/>
                <w:left w:val="none" w:sz="0" w:space="0" w:color="auto"/>
                <w:bottom w:val="none" w:sz="0" w:space="0" w:color="auto"/>
                <w:right w:val="none" w:sz="0" w:space="0" w:color="auto"/>
              </w:divBdr>
            </w:div>
            <w:div w:id="1316375868">
              <w:marLeft w:val="0"/>
              <w:marRight w:val="0"/>
              <w:marTop w:val="0"/>
              <w:marBottom w:val="0"/>
              <w:divBdr>
                <w:top w:val="none" w:sz="0" w:space="0" w:color="auto"/>
                <w:left w:val="none" w:sz="0" w:space="0" w:color="auto"/>
                <w:bottom w:val="none" w:sz="0" w:space="0" w:color="auto"/>
                <w:right w:val="none" w:sz="0" w:space="0" w:color="auto"/>
              </w:divBdr>
            </w:div>
            <w:div w:id="452527617">
              <w:marLeft w:val="0"/>
              <w:marRight w:val="0"/>
              <w:marTop w:val="0"/>
              <w:marBottom w:val="0"/>
              <w:divBdr>
                <w:top w:val="none" w:sz="0" w:space="0" w:color="auto"/>
                <w:left w:val="none" w:sz="0" w:space="0" w:color="auto"/>
                <w:bottom w:val="none" w:sz="0" w:space="0" w:color="auto"/>
                <w:right w:val="none" w:sz="0" w:space="0" w:color="auto"/>
              </w:divBdr>
            </w:div>
            <w:div w:id="1300257367">
              <w:marLeft w:val="0"/>
              <w:marRight w:val="0"/>
              <w:marTop w:val="0"/>
              <w:marBottom w:val="0"/>
              <w:divBdr>
                <w:top w:val="none" w:sz="0" w:space="0" w:color="auto"/>
                <w:left w:val="none" w:sz="0" w:space="0" w:color="auto"/>
                <w:bottom w:val="none" w:sz="0" w:space="0" w:color="auto"/>
                <w:right w:val="none" w:sz="0" w:space="0" w:color="auto"/>
              </w:divBdr>
            </w:div>
            <w:div w:id="1861704468">
              <w:marLeft w:val="0"/>
              <w:marRight w:val="0"/>
              <w:marTop w:val="0"/>
              <w:marBottom w:val="0"/>
              <w:divBdr>
                <w:top w:val="none" w:sz="0" w:space="0" w:color="auto"/>
                <w:left w:val="none" w:sz="0" w:space="0" w:color="auto"/>
                <w:bottom w:val="none" w:sz="0" w:space="0" w:color="auto"/>
                <w:right w:val="none" w:sz="0" w:space="0" w:color="auto"/>
              </w:divBdr>
            </w:div>
            <w:div w:id="906309311">
              <w:marLeft w:val="0"/>
              <w:marRight w:val="0"/>
              <w:marTop w:val="0"/>
              <w:marBottom w:val="0"/>
              <w:divBdr>
                <w:top w:val="none" w:sz="0" w:space="0" w:color="auto"/>
                <w:left w:val="none" w:sz="0" w:space="0" w:color="auto"/>
                <w:bottom w:val="none" w:sz="0" w:space="0" w:color="auto"/>
                <w:right w:val="none" w:sz="0" w:space="0" w:color="auto"/>
              </w:divBdr>
            </w:div>
            <w:div w:id="1726759118">
              <w:marLeft w:val="0"/>
              <w:marRight w:val="0"/>
              <w:marTop w:val="0"/>
              <w:marBottom w:val="0"/>
              <w:divBdr>
                <w:top w:val="none" w:sz="0" w:space="0" w:color="auto"/>
                <w:left w:val="none" w:sz="0" w:space="0" w:color="auto"/>
                <w:bottom w:val="none" w:sz="0" w:space="0" w:color="auto"/>
                <w:right w:val="none" w:sz="0" w:space="0" w:color="auto"/>
              </w:divBdr>
            </w:div>
            <w:div w:id="827745476">
              <w:marLeft w:val="0"/>
              <w:marRight w:val="0"/>
              <w:marTop w:val="0"/>
              <w:marBottom w:val="0"/>
              <w:divBdr>
                <w:top w:val="none" w:sz="0" w:space="0" w:color="auto"/>
                <w:left w:val="none" w:sz="0" w:space="0" w:color="auto"/>
                <w:bottom w:val="none" w:sz="0" w:space="0" w:color="auto"/>
                <w:right w:val="none" w:sz="0" w:space="0" w:color="auto"/>
              </w:divBdr>
            </w:div>
            <w:div w:id="1744402354">
              <w:marLeft w:val="0"/>
              <w:marRight w:val="0"/>
              <w:marTop w:val="0"/>
              <w:marBottom w:val="0"/>
              <w:divBdr>
                <w:top w:val="none" w:sz="0" w:space="0" w:color="auto"/>
                <w:left w:val="none" w:sz="0" w:space="0" w:color="auto"/>
                <w:bottom w:val="none" w:sz="0" w:space="0" w:color="auto"/>
                <w:right w:val="none" w:sz="0" w:space="0" w:color="auto"/>
              </w:divBdr>
            </w:div>
            <w:div w:id="635372669">
              <w:marLeft w:val="0"/>
              <w:marRight w:val="0"/>
              <w:marTop w:val="0"/>
              <w:marBottom w:val="0"/>
              <w:divBdr>
                <w:top w:val="none" w:sz="0" w:space="0" w:color="auto"/>
                <w:left w:val="none" w:sz="0" w:space="0" w:color="auto"/>
                <w:bottom w:val="none" w:sz="0" w:space="0" w:color="auto"/>
                <w:right w:val="none" w:sz="0" w:space="0" w:color="auto"/>
              </w:divBdr>
            </w:div>
            <w:div w:id="960457912">
              <w:marLeft w:val="0"/>
              <w:marRight w:val="0"/>
              <w:marTop w:val="0"/>
              <w:marBottom w:val="0"/>
              <w:divBdr>
                <w:top w:val="none" w:sz="0" w:space="0" w:color="auto"/>
                <w:left w:val="none" w:sz="0" w:space="0" w:color="auto"/>
                <w:bottom w:val="none" w:sz="0" w:space="0" w:color="auto"/>
                <w:right w:val="none" w:sz="0" w:space="0" w:color="auto"/>
              </w:divBdr>
            </w:div>
            <w:div w:id="98566944">
              <w:marLeft w:val="0"/>
              <w:marRight w:val="0"/>
              <w:marTop w:val="0"/>
              <w:marBottom w:val="0"/>
              <w:divBdr>
                <w:top w:val="none" w:sz="0" w:space="0" w:color="auto"/>
                <w:left w:val="none" w:sz="0" w:space="0" w:color="auto"/>
                <w:bottom w:val="none" w:sz="0" w:space="0" w:color="auto"/>
                <w:right w:val="none" w:sz="0" w:space="0" w:color="auto"/>
              </w:divBdr>
            </w:div>
            <w:div w:id="1739740227">
              <w:marLeft w:val="0"/>
              <w:marRight w:val="0"/>
              <w:marTop w:val="0"/>
              <w:marBottom w:val="0"/>
              <w:divBdr>
                <w:top w:val="none" w:sz="0" w:space="0" w:color="auto"/>
                <w:left w:val="none" w:sz="0" w:space="0" w:color="auto"/>
                <w:bottom w:val="none" w:sz="0" w:space="0" w:color="auto"/>
                <w:right w:val="none" w:sz="0" w:space="0" w:color="auto"/>
              </w:divBdr>
            </w:div>
            <w:div w:id="954487775">
              <w:marLeft w:val="0"/>
              <w:marRight w:val="0"/>
              <w:marTop w:val="0"/>
              <w:marBottom w:val="0"/>
              <w:divBdr>
                <w:top w:val="none" w:sz="0" w:space="0" w:color="auto"/>
                <w:left w:val="none" w:sz="0" w:space="0" w:color="auto"/>
                <w:bottom w:val="none" w:sz="0" w:space="0" w:color="auto"/>
                <w:right w:val="none" w:sz="0" w:space="0" w:color="auto"/>
              </w:divBdr>
            </w:div>
            <w:div w:id="713701138">
              <w:marLeft w:val="0"/>
              <w:marRight w:val="0"/>
              <w:marTop w:val="0"/>
              <w:marBottom w:val="0"/>
              <w:divBdr>
                <w:top w:val="none" w:sz="0" w:space="0" w:color="auto"/>
                <w:left w:val="none" w:sz="0" w:space="0" w:color="auto"/>
                <w:bottom w:val="none" w:sz="0" w:space="0" w:color="auto"/>
                <w:right w:val="none" w:sz="0" w:space="0" w:color="auto"/>
              </w:divBdr>
            </w:div>
            <w:div w:id="1141461983">
              <w:marLeft w:val="0"/>
              <w:marRight w:val="0"/>
              <w:marTop w:val="0"/>
              <w:marBottom w:val="0"/>
              <w:divBdr>
                <w:top w:val="none" w:sz="0" w:space="0" w:color="auto"/>
                <w:left w:val="none" w:sz="0" w:space="0" w:color="auto"/>
                <w:bottom w:val="none" w:sz="0" w:space="0" w:color="auto"/>
                <w:right w:val="none" w:sz="0" w:space="0" w:color="auto"/>
              </w:divBdr>
            </w:div>
            <w:div w:id="861552308">
              <w:marLeft w:val="0"/>
              <w:marRight w:val="0"/>
              <w:marTop w:val="0"/>
              <w:marBottom w:val="0"/>
              <w:divBdr>
                <w:top w:val="none" w:sz="0" w:space="0" w:color="auto"/>
                <w:left w:val="none" w:sz="0" w:space="0" w:color="auto"/>
                <w:bottom w:val="none" w:sz="0" w:space="0" w:color="auto"/>
                <w:right w:val="none" w:sz="0" w:space="0" w:color="auto"/>
              </w:divBdr>
            </w:div>
            <w:div w:id="490367002">
              <w:marLeft w:val="0"/>
              <w:marRight w:val="0"/>
              <w:marTop w:val="0"/>
              <w:marBottom w:val="0"/>
              <w:divBdr>
                <w:top w:val="none" w:sz="0" w:space="0" w:color="auto"/>
                <w:left w:val="none" w:sz="0" w:space="0" w:color="auto"/>
                <w:bottom w:val="none" w:sz="0" w:space="0" w:color="auto"/>
                <w:right w:val="none" w:sz="0" w:space="0" w:color="auto"/>
              </w:divBdr>
            </w:div>
            <w:div w:id="1617980414">
              <w:marLeft w:val="0"/>
              <w:marRight w:val="0"/>
              <w:marTop w:val="0"/>
              <w:marBottom w:val="0"/>
              <w:divBdr>
                <w:top w:val="none" w:sz="0" w:space="0" w:color="auto"/>
                <w:left w:val="none" w:sz="0" w:space="0" w:color="auto"/>
                <w:bottom w:val="none" w:sz="0" w:space="0" w:color="auto"/>
                <w:right w:val="none" w:sz="0" w:space="0" w:color="auto"/>
              </w:divBdr>
            </w:div>
            <w:div w:id="447698130">
              <w:marLeft w:val="0"/>
              <w:marRight w:val="0"/>
              <w:marTop w:val="0"/>
              <w:marBottom w:val="0"/>
              <w:divBdr>
                <w:top w:val="none" w:sz="0" w:space="0" w:color="auto"/>
                <w:left w:val="none" w:sz="0" w:space="0" w:color="auto"/>
                <w:bottom w:val="none" w:sz="0" w:space="0" w:color="auto"/>
                <w:right w:val="none" w:sz="0" w:space="0" w:color="auto"/>
              </w:divBdr>
            </w:div>
            <w:div w:id="717244444">
              <w:marLeft w:val="0"/>
              <w:marRight w:val="0"/>
              <w:marTop w:val="0"/>
              <w:marBottom w:val="0"/>
              <w:divBdr>
                <w:top w:val="none" w:sz="0" w:space="0" w:color="auto"/>
                <w:left w:val="none" w:sz="0" w:space="0" w:color="auto"/>
                <w:bottom w:val="none" w:sz="0" w:space="0" w:color="auto"/>
                <w:right w:val="none" w:sz="0" w:space="0" w:color="auto"/>
              </w:divBdr>
            </w:div>
            <w:div w:id="1701859787">
              <w:marLeft w:val="0"/>
              <w:marRight w:val="0"/>
              <w:marTop w:val="0"/>
              <w:marBottom w:val="0"/>
              <w:divBdr>
                <w:top w:val="none" w:sz="0" w:space="0" w:color="auto"/>
                <w:left w:val="none" w:sz="0" w:space="0" w:color="auto"/>
                <w:bottom w:val="none" w:sz="0" w:space="0" w:color="auto"/>
                <w:right w:val="none" w:sz="0" w:space="0" w:color="auto"/>
              </w:divBdr>
            </w:div>
            <w:div w:id="109322957">
              <w:marLeft w:val="0"/>
              <w:marRight w:val="0"/>
              <w:marTop w:val="0"/>
              <w:marBottom w:val="0"/>
              <w:divBdr>
                <w:top w:val="none" w:sz="0" w:space="0" w:color="auto"/>
                <w:left w:val="none" w:sz="0" w:space="0" w:color="auto"/>
                <w:bottom w:val="none" w:sz="0" w:space="0" w:color="auto"/>
                <w:right w:val="none" w:sz="0" w:space="0" w:color="auto"/>
              </w:divBdr>
            </w:div>
            <w:div w:id="421146193">
              <w:marLeft w:val="0"/>
              <w:marRight w:val="0"/>
              <w:marTop w:val="0"/>
              <w:marBottom w:val="0"/>
              <w:divBdr>
                <w:top w:val="none" w:sz="0" w:space="0" w:color="auto"/>
                <w:left w:val="none" w:sz="0" w:space="0" w:color="auto"/>
                <w:bottom w:val="none" w:sz="0" w:space="0" w:color="auto"/>
                <w:right w:val="none" w:sz="0" w:space="0" w:color="auto"/>
              </w:divBdr>
            </w:div>
            <w:div w:id="1551724845">
              <w:marLeft w:val="0"/>
              <w:marRight w:val="0"/>
              <w:marTop w:val="0"/>
              <w:marBottom w:val="0"/>
              <w:divBdr>
                <w:top w:val="none" w:sz="0" w:space="0" w:color="auto"/>
                <w:left w:val="none" w:sz="0" w:space="0" w:color="auto"/>
                <w:bottom w:val="none" w:sz="0" w:space="0" w:color="auto"/>
                <w:right w:val="none" w:sz="0" w:space="0" w:color="auto"/>
              </w:divBdr>
            </w:div>
            <w:div w:id="1700743926">
              <w:marLeft w:val="0"/>
              <w:marRight w:val="0"/>
              <w:marTop w:val="0"/>
              <w:marBottom w:val="0"/>
              <w:divBdr>
                <w:top w:val="none" w:sz="0" w:space="0" w:color="auto"/>
                <w:left w:val="none" w:sz="0" w:space="0" w:color="auto"/>
                <w:bottom w:val="none" w:sz="0" w:space="0" w:color="auto"/>
                <w:right w:val="none" w:sz="0" w:space="0" w:color="auto"/>
              </w:divBdr>
            </w:div>
            <w:div w:id="1798332622">
              <w:marLeft w:val="0"/>
              <w:marRight w:val="0"/>
              <w:marTop w:val="0"/>
              <w:marBottom w:val="0"/>
              <w:divBdr>
                <w:top w:val="none" w:sz="0" w:space="0" w:color="auto"/>
                <w:left w:val="none" w:sz="0" w:space="0" w:color="auto"/>
                <w:bottom w:val="none" w:sz="0" w:space="0" w:color="auto"/>
                <w:right w:val="none" w:sz="0" w:space="0" w:color="auto"/>
              </w:divBdr>
            </w:div>
            <w:div w:id="1598901951">
              <w:marLeft w:val="0"/>
              <w:marRight w:val="0"/>
              <w:marTop w:val="0"/>
              <w:marBottom w:val="0"/>
              <w:divBdr>
                <w:top w:val="none" w:sz="0" w:space="0" w:color="auto"/>
                <w:left w:val="none" w:sz="0" w:space="0" w:color="auto"/>
                <w:bottom w:val="none" w:sz="0" w:space="0" w:color="auto"/>
                <w:right w:val="none" w:sz="0" w:space="0" w:color="auto"/>
              </w:divBdr>
            </w:div>
            <w:div w:id="205726542">
              <w:marLeft w:val="0"/>
              <w:marRight w:val="0"/>
              <w:marTop w:val="0"/>
              <w:marBottom w:val="0"/>
              <w:divBdr>
                <w:top w:val="none" w:sz="0" w:space="0" w:color="auto"/>
                <w:left w:val="none" w:sz="0" w:space="0" w:color="auto"/>
                <w:bottom w:val="none" w:sz="0" w:space="0" w:color="auto"/>
                <w:right w:val="none" w:sz="0" w:space="0" w:color="auto"/>
              </w:divBdr>
            </w:div>
            <w:div w:id="153304856">
              <w:marLeft w:val="0"/>
              <w:marRight w:val="0"/>
              <w:marTop w:val="0"/>
              <w:marBottom w:val="0"/>
              <w:divBdr>
                <w:top w:val="none" w:sz="0" w:space="0" w:color="auto"/>
                <w:left w:val="none" w:sz="0" w:space="0" w:color="auto"/>
                <w:bottom w:val="none" w:sz="0" w:space="0" w:color="auto"/>
                <w:right w:val="none" w:sz="0" w:space="0" w:color="auto"/>
              </w:divBdr>
            </w:div>
            <w:div w:id="631984582">
              <w:marLeft w:val="0"/>
              <w:marRight w:val="0"/>
              <w:marTop w:val="0"/>
              <w:marBottom w:val="0"/>
              <w:divBdr>
                <w:top w:val="none" w:sz="0" w:space="0" w:color="auto"/>
                <w:left w:val="none" w:sz="0" w:space="0" w:color="auto"/>
                <w:bottom w:val="none" w:sz="0" w:space="0" w:color="auto"/>
                <w:right w:val="none" w:sz="0" w:space="0" w:color="auto"/>
              </w:divBdr>
            </w:div>
            <w:div w:id="1177698373">
              <w:marLeft w:val="0"/>
              <w:marRight w:val="0"/>
              <w:marTop w:val="0"/>
              <w:marBottom w:val="0"/>
              <w:divBdr>
                <w:top w:val="none" w:sz="0" w:space="0" w:color="auto"/>
                <w:left w:val="none" w:sz="0" w:space="0" w:color="auto"/>
                <w:bottom w:val="none" w:sz="0" w:space="0" w:color="auto"/>
                <w:right w:val="none" w:sz="0" w:space="0" w:color="auto"/>
              </w:divBdr>
            </w:div>
            <w:div w:id="827787782">
              <w:marLeft w:val="0"/>
              <w:marRight w:val="0"/>
              <w:marTop w:val="0"/>
              <w:marBottom w:val="0"/>
              <w:divBdr>
                <w:top w:val="none" w:sz="0" w:space="0" w:color="auto"/>
                <w:left w:val="none" w:sz="0" w:space="0" w:color="auto"/>
                <w:bottom w:val="none" w:sz="0" w:space="0" w:color="auto"/>
                <w:right w:val="none" w:sz="0" w:space="0" w:color="auto"/>
              </w:divBdr>
            </w:div>
            <w:div w:id="584414078">
              <w:marLeft w:val="0"/>
              <w:marRight w:val="0"/>
              <w:marTop w:val="0"/>
              <w:marBottom w:val="0"/>
              <w:divBdr>
                <w:top w:val="none" w:sz="0" w:space="0" w:color="auto"/>
                <w:left w:val="none" w:sz="0" w:space="0" w:color="auto"/>
                <w:bottom w:val="none" w:sz="0" w:space="0" w:color="auto"/>
                <w:right w:val="none" w:sz="0" w:space="0" w:color="auto"/>
              </w:divBdr>
            </w:div>
            <w:div w:id="1496144712">
              <w:marLeft w:val="0"/>
              <w:marRight w:val="0"/>
              <w:marTop w:val="0"/>
              <w:marBottom w:val="0"/>
              <w:divBdr>
                <w:top w:val="none" w:sz="0" w:space="0" w:color="auto"/>
                <w:left w:val="none" w:sz="0" w:space="0" w:color="auto"/>
                <w:bottom w:val="none" w:sz="0" w:space="0" w:color="auto"/>
                <w:right w:val="none" w:sz="0" w:space="0" w:color="auto"/>
              </w:divBdr>
            </w:div>
            <w:div w:id="1823080799">
              <w:marLeft w:val="0"/>
              <w:marRight w:val="0"/>
              <w:marTop w:val="0"/>
              <w:marBottom w:val="0"/>
              <w:divBdr>
                <w:top w:val="none" w:sz="0" w:space="0" w:color="auto"/>
                <w:left w:val="none" w:sz="0" w:space="0" w:color="auto"/>
                <w:bottom w:val="none" w:sz="0" w:space="0" w:color="auto"/>
                <w:right w:val="none" w:sz="0" w:space="0" w:color="auto"/>
              </w:divBdr>
            </w:div>
            <w:div w:id="849639993">
              <w:marLeft w:val="0"/>
              <w:marRight w:val="0"/>
              <w:marTop w:val="0"/>
              <w:marBottom w:val="0"/>
              <w:divBdr>
                <w:top w:val="none" w:sz="0" w:space="0" w:color="auto"/>
                <w:left w:val="none" w:sz="0" w:space="0" w:color="auto"/>
                <w:bottom w:val="none" w:sz="0" w:space="0" w:color="auto"/>
                <w:right w:val="none" w:sz="0" w:space="0" w:color="auto"/>
              </w:divBdr>
            </w:div>
            <w:div w:id="209928322">
              <w:marLeft w:val="0"/>
              <w:marRight w:val="0"/>
              <w:marTop w:val="0"/>
              <w:marBottom w:val="0"/>
              <w:divBdr>
                <w:top w:val="none" w:sz="0" w:space="0" w:color="auto"/>
                <w:left w:val="none" w:sz="0" w:space="0" w:color="auto"/>
                <w:bottom w:val="none" w:sz="0" w:space="0" w:color="auto"/>
                <w:right w:val="none" w:sz="0" w:space="0" w:color="auto"/>
              </w:divBdr>
            </w:div>
            <w:div w:id="1395352425">
              <w:marLeft w:val="0"/>
              <w:marRight w:val="0"/>
              <w:marTop w:val="0"/>
              <w:marBottom w:val="0"/>
              <w:divBdr>
                <w:top w:val="none" w:sz="0" w:space="0" w:color="auto"/>
                <w:left w:val="none" w:sz="0" w:space="0" w:color="auto"/>
                <w:bottom w:val="none" w:sz="0" w:space="0" w:color="auto"/>
                <w:right w:val="none" w:sz="0" w:space="0" w:color="auto"/>
              </w:divBdr>
            </w:div>
            <w:div w:id="1300497035">
              <w:marLeft w:val="0"/>
              <w:marRight w:val="0"/>
              <w:marTop w:val="0"/>
              <w:marBottom w:val="0"/>
              <w:divBdr>
                <w:top w:val="none" w:sz="0" w:space="0" w:color="auto"/>
                <w:left w:val="none" w:sz="0" w:space="0" w:color="auto"/>
                <w:bottom w:val="none" w:sz="0" w:space="0" w:color="auto"/>
                <w:right w:val="none" w:sz="0" w:space="0" w:color="auto"/>
              </w:divBdr>
            </w:div>
            <w:div w:id="424889650">
              <w:marLeft w:val="0"/>
              <w:marRight w:val="0"/>
              <w:marTop w:val="0"/>
              <w:marBottom w:val="0"/>
              <w:divBdr>
                <w:top w:val="none" w:sz="0" w:space="0" w:color="auto"/>
                <w:left w:val="none" w:sz="0" w:space="0" w:color="auto"/>
                <w:bottom w:val="none" w:sz="0" w:space="0" w:color="auto"/>
                <w:right w:val="none" w:sz="0" w:space="0" w:color="auto"/>
              </w:divBdr>
            </w:div>
            <w:div w:id="159003930">
              <w:marLeft w:val="0"/>
              <w:marRight w:val="0"/>
              <w:marTop w:val="0"/>
              <w:marBottom w:val="0"/>
              <w:divBdr>
                <w:top w:val="none" w:sz="0" w:space="0" w:color="auto"/>
                <w:left w:val="none" w:sz="0" w:space="0" w:color="auto"/>
                <w:bottom w:val="none" w:sz="0" w:space="0" w:color="auto"/>
                <w:right w:val="none" w:sz="0" w:space="0" w:color="auto"/>
              </w:divBdr>
            </w:div>
            <w:div w:id="836068272">
              <w:marLeft w:val="0"/>
              <w:marRight w:val="0"/>
              <w:marTop w:val="0"/>
              <w:marBottom w:val="0"/>
              <w:divBdr>
                <w:top w:val="none" w:sz="0" w:space="0" w:color="auto"/>
                <w:left w:val="none" w:sz="0" w:space="0" w:color="auto"/>
                <w:bottom w:val="none" w:sz="0" w:space="0" w:color="auto"/>
                <w:right w:val="none" w:sz="0" w:space="0" w:color="auto"/>
              </w:divBdr>
            </w:div>
            <w:div w:id="4746978">
              <w:marLeft w:val="0"/>
              <w:marRight w:val="0"/>
              <w:marTop w:val="0"/>
              <w:marBottom w:val="0"/>
              <w:divBdr>
                <w:top w:val="none" w:sz="0" w:space="0" w:color="auto"/>
                <w:left w:val="none" w:sz="0" w:space="0" w:color="auto"/>
                <w:bottom w:val="none" w:sz="0" w:space="0" w:color="auto"/>
                <w:right w:val="none" w:sz="0" w:space="0" w:color="auto"/>
              </w:divBdr>
            </w:div>
            <w:div w:id="206841323">
              <w:marLeft w:val="0"/>
              <w:marRight w:val="0"/>
              <w:marTop w:val="0"/>
              <w:marBottom w:val="0"/>
              <w:divBdr>
                <w:top w:val="none" w:sz="0" w:space="0" w:color="auto"/>
                <w:left w:val="none" w:sz="0" w:space="0" w:color="auto"/>
                <w:bottom w:val="none" w:sz="0" w:space="0" w:color="auto"/>
                <w:right w:val="none" w:sz="0" w:space="0" w:color="auto"/>
              </w:divBdr>
            </w:div>
            <w:div w:id="1044064284">
              <w:marLeft w:val="0"/>
              <w:marRight w:val="0"/>
              <w:marTop w:val="0"/>
              <w:marBottom w:val="0"/>
              <w:divBdr>
                <w:top w:val="none" w:sz="0" w:space="0" w:color="auto"/>
                <w:left w:val="none" w:sz="0" w:space="0" w:color="auto"/>
                <w:bottom w:val="none" w:sz="0" w:space="0" w:color="auto"/>
                <w:right w:val="none" w:sz="0" w:space="0" w:color="auto"/>
              </w:divBdr>
            </w:div>
            <w:div w:id="1553956624">
              <w:marLeft w:val="0"/>
              <w:marRight w:val="0"/>
              <w:marTop w:val="0"/>
              <w:marBottom w:val="0"/>
              <w:divBdr>
                <w:top w:val="none" w:sz="0" w:space="0" w:color="auto"/>
                <w:left w:val="none" w:sz="0" w:space="0" w:color="auto"/>
                <w:bottom w:val="none" w:sz="0" w:space="0" w:color="auto"/>
                <w:right w:val="none" w:sz="0" w:space="0" w:color="auto"/>
              </w:divBdr>
            </w:div>
            <w:div w:id="969631619">
              <w:marLeft w:val="0"/>
              <w:marRight w:val="0"/>
              <w:marTop w:val="0"/>
              <w:marBottom w:val="0"/>
              <w:divBdr>
                <w:top w:val="none" w:sz="0" w:space="0" w:color="auto"/>
                <w:left w:val="none" w:sz="0" w:space="0" w:color="auto"/>
                <w:bottom w:val="none" w:sz="0" w:space="0" w:color="auto"/>
                <w:right w:val="none" w:sz="0" w:space="0" w:color="auto"/>
              </w:divBdr>
            </w:div>
            <w:div w:id="847406856">
              <w:marLeft w:val="0"/>
              <w:marRight w:val="0"/>
              <w:marTop w:val="0"/>
              <w:marBottom w:val="0"/>
              <w:divBdr>
                <w:top w:val="none" w:sz="0" w:space="0" w:color="auto"/>
                <w:left w:val="none" w:sz="0" w:space="0" w:color="auto"/>
                <w:bottom w:val="none" w:sz="0" w:space="0" w:color="auto"/>
                <w:right w:val="none" w:sz="0" w:space="0" w:color="auto"/>
              </w:divBdr>
            </w:div>
            <w:div w:id="1132746814">
              <w:marLeft w:val="0"/>
              <w:marRight w:val="0"/>
              <w:marTop w:val="0"/>
              <w:marBottom w:val="0"/>
              <w:divBdr>
                <w:top w:val="none" w:sz="0" w:space="0" w:color="auto"/>
                <w:left w:val="none" w:sz="0" w:space="0" w:color="auto"/>
                <w:bottom w:val="none" w:sz="0" w:space="0" w:color="auto"/>
                <w:right w:val="none" w:sz="0" w:space="0" w:color="auto"/>
              </w:divBdr>
            </w:div>
            <w:div w:id="1416781420">
              <w:marLeft w:val="0"/>
              <w:marRight w:val="0"/>
              <w:marTop w:val="0"/>
              <w:marBottom w:val="0"/>
              <w:divBdr>
                <w:top w:val="none" w:sz="0" w:space="0" w:color="auto"/>
                <w:left w:val="none" w:sz="0" w:space="0" w:color="auto"/>
                <w:bottom w:val="none" w:sz="0" w:space="0" w:color="auto"/>
                <w:right w:val="none" w:sz="0" w:space="0" w:color="auto"/>
              </w:divBdr>
            </w:div>
            <w:div w:id="18845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23563">
      <w:bodyDiv w:val="1"/>
      <w:marLeft w:val="0"/>
      <w:marRight w:val="0"/>
      <w:marTop w:val="0"/>
      <w:marBottom w:val="0"/>
      <w:divBdr>
        <w:top w:val="none" w:sz="0" w:space="0" w:color="auto"/>
        <w:left w:val="none" w:sz="0" w:space="0" w:color="auto"/>
        <w:bottom w:val="none" w:sz="0" w:space="0" w:color="auto"/>
        <w:right w:val="none" w:sz="0" w:space="0" w:color="auto"/>
      </w:divBdr>
    </w:div>
    <w:div w:id="1981184562">
      <w:bodyDiv w:val="1"/>
      <w:marLeft w:val="0"/>
      <w:marRight w:val="0"/>
      <w:marTop w:val="0"/>
      <w:marBottom w:val="0"/>
      <w:divBdr>
        <w:top w:val="none" w:sz="0" w:space="0" w:color="auto"/>
        <w:left w:val="none" w:sz="0" w:space="0" w:color="auto"/>
        <w:bottom w:val="none" w:sz="0" w:space="0" w:color="auto"/>
        <w:right w:val="none" w:sz="0" w:space="0" w:color="auto"/>
      </w:divBdr>
    </w:div>
    <w:div w:id="1999261786">
      <w:bodyDiv w:val="1"/>
      <w:marLeft w:val="0"/>
      <w:marRight w:val="0"/>
      <w:marTop w:val="0"/>
      <w:marBottom w:val="0"/>
      <w:divBdr>
        <w:top w:val="none" w:sz="0" w:space="0" w:color="auto"/>
        <w:left w:val="none" w:sz="0" w:space="0" w:color="auto"/>
        <w:bottom w:val="none" w:sz="0" w:space="0" w:color="auto"/>
        <w:right w:val="none" w:sz="0" w:space="0" w:color="auto"/>
      </w:divBdr>
      <w:divsChild>
        <w:div w:id="1208684485">
          <w:marLeft w:val="0"/>
          <w:marRight w:val="0"/>
          <w:marTop w:val="0"/>
          <w:marBottom w:val="0"/>
          <w:divBdr>
            <w:top w:val="none" w:sz="0" w:space="0" w:color="auto"/>
            <w:left w:val="none" w:sz="0" w:space="0" w:color="auto"/>
            <w:bottom w:val="none" w:sz="0" w:space="0" w:color="auto"/>
            <w:right w:val="none" w:sz="0" w:space="0" w:color="auto"/>
          </w:divBdr>
          <w:divsChild>
            <w:div w:id="22052449">
              <w:marLeft w:val="0"/>
              <w:marRight w:val="0"/>
              <w:marTop w:val="0"/>
              <w:marBottom w:val="0"/>
              <w:divBdr>
                <w:top w:val="none" w:sz="0" w:space="0" w:color="auto"/>
                <w:left w:val="none" w:sz="0" w:space="0" w:color="auto"/>
                <w:bottom w:val="none" w:sz="0" w:space="0" w:color="auto"/>
                <w:right w:val="none" w:sz="0" w:space="0" w:color="auto"/>
              </w:divBdr>
            </w:div>
            <w:div w:id="109473534">
              <w:marLeft w:val="0"/>
              <w:marRight w:val="0"/>
              <w:marTop w:val="0"/>
              <w:marBottom w:val="0"/>
              <w:divBdr>
                <w:top w:val="none" w:sz="0" w:space="0" w:color="auto"/>
                <w:left w:val="none" w:sz="0" w:space="0" w:color="auto"/>
                <w:bottom w:val="none" w:sz="0" w:space="0" w:color="auto"/>
                <w:right w:val="none" w:sz="0" w:space="0" w:color="auto"/>
              </w:divBdr>
            </w:div>
            <w:div w:id="151799884">
              <w:marLeft w:val="0"/>
              <w:marRight w:val="0"/>
              <w:marTop w:val="0"/>
              <w:marBottom w:val="0"/>
              <w:divBdr>
                <w:top w:val="none" w:sz="0" w:space="0" w:color="auto"/>
                <w:left w:val="none" w:sz="0" w:space="0" w:color="auto"/>
                <w:bottom w:val="none" w:sz="0" w:space="0" w:color="auto"/>
                <w:right w:val="none" w:sz="0" w:space="0" w:color="auto"/>
              </w:divBdr>
            </w:div>
            <w:div w:id="168714879">
              <w:marLeft w:val="0"/>
              <w:marRight w:val="0"/>
              <w:marTop w:val="0"/>
              <w:marBottom w:val="0"/>
              <w:divBdr>
                <w:top w:val="none" w:sz="0" w:space="0" w:color="auto"/>
                <w:left w:val="none" w:sz="0" w:space="0" w:color="auto"/>
                <w:bottom w:val="none" w:sz="0" w:space="0" w:color="auto"/>
                <w:right w:val="none" w:sz="0" w:space="0" w:color="auto"/>
              </w:divBdr>
            </w:div>
            <w:div w:id="188419115">
              <w:marLeft w:val="0"/>
              <w:marRight w:val="0"/>
              <w:marTop w:val="0"/>
              <w:marBottom w:val="0"/>
              <w:divBdr>
                <w:top w:val="none" w:sz="0" w:space="0" w:color="auto"/>
                <w:left w:val="none" w:sz="0" w:space="0" w:color="auto"/>
                <w:bottom w:val="none" w:sz="0" w:space="0" w:color="auto"/>
                <w:right w:val="none" w:sz="0" w:space="0" w:color="auto"/>
              </w:divBdr>
            </w:div>
            <w:div w:id="195195962">
              <w:marLeft w:val="0"/>
              <w:marRight w:val="0"/>
              <w:marTop w:val="0"/>
              <w:marBottom w:val="0"/>
              <w:divBdr>
                <w:top w:val="none" w:sz="0" w:space="0" w:color="auto"/>
                <w:left w:val="none" w:sz="0" w:space="0" w:color="auto"/>
                <w:bottom w:val="none" w:sz="0" w:space="0" w:color="auto"/>
                <w:right w:val="none" w:sz="0" w:space="0" w:color="auto"/>
              </w:divBdr>
            </w:div>
            <w:div w:id="309791240">
              <w:marLeft w:val="0"/>
              <w:marRight w:val="0"/>
              <w:marTop w:val="0"/>
              <w:marBottom w:val="0"/>
              <w:divBdr>
                <w:top w:val="none" w:sz="0" w:space="0" w:color="auto"/>
                <w:left w:val="none" w:sz="0" w:space="0" w:color="auto"/>
                <w:bottom w:val="none" w:sz="0" w:space="0" w:color="auto"/>
                <w:right w:val="none" w:sz="0" w:space="0" w:color="auto"/>
              </w:divBdr>
            </w:div>
            <w:div w:id="336004291">
              <w:marLeft w:val="0"/>
              <w:marRight w:val="0"/>
              <w:marTop w:val="0"/>
              <w:marBottom w:val="0"/>
              <w:divBdr>
                <w:top w:val="none" w:sz="0" w:space="0" w:color="auto"/>
                <w:left w:val="none" w:sz="0" w:space="0" w:color="auto"/>
                <w:bottom w:val="none" w:sz="0" w:space="0" w:color="auto"/>
                <w:right w:val="none" w:sz="0" w:space="0" w:color="auto"/>
              </w:divBdr>
            </w:div>
            <w:div w:id="369185252">
              <w:marLeft w:val="0"/>
              <w:marRight w:val="0"/>
              <w:marTop w:val="0"/>
              <w:marBottom w:val="0"/>
              <w:divBdr>
                <w:top w:val="none" w:sz="0" w:space="0" w:color="auto"/>
                <w:left w:val="none" w:sz="0" w:space="0" w:color="auto"/>
                <w:bottom w:val="none" w:sz="0" w:space="0" w:color="auto"/>
                <w:right w:val="none" w:sz="0" w:space="0" w:color="auto"/>
              </w:divBdr>
            </w:div>
            <w:div w:id="403068117">
              <w:marLeft w:val="0"/>
              <w:marRight w:val="0"/>
              <w:marTop w:val="0"/>
              <w:marBottom w:val="0"/>
              <w:divBdr>
                <w:top w:val="none" w:sz="0" w:space="0" w:color="auto"/>
                <w:left w:val="none" w:sz="0" w:space="0" w:color="auto"/>
                <w:bottom w:val="none" w:sz="0" w:space="0" w:color="auto"/>
                <w:right w:val="none" w:sz="0" w:space="0" w:color="auto"/>
              </w:divBdr>
            </w:div>
            <w:div w:id="406610792">
              <w:marLeft w:val="0"/>
              <w:marRight w:val="0"/>
              <w:marTop w:val="0"/>
              <w:marBottom w:val="0"/>
              <w:divBdr>
                <w:top w:val="none" w:sz="0" w:space="0" w:color="auto"/>
                <w:left w:val="none" w:sz="0" w:space="0" w:color="auto"/>
                <w:bottom w:val="none" w:sz="0" w:space="0" w:color="auto"/>
                <w:right w:val="none" w:sz="0" w:space="0" w:color="auto"/>
              </w:divBdr>
            </w:div>
            <w:div w:id="436171821">
              <w:marLeft w:val="0"/>
              <w:marRight w:val="0"/>
              <w:marTop w:val="0"/>
              <w:marBottom w:val="0"/>
              <w:divBdr>
                <w:top w:val="none" w:sz="0" w:space="0" w:color="auto"/>
                <w:left w:val="none" w:sz="0" w:space="0" w:color="auto"/>
                <w:bottom w:val="none" w:sz="0" w:space="0" w:color="auto"/>
                <w:right w:val="none" w:sz="0" w:space="0" w:color="auto"/>
              </w:divBdr>
            </w:div>
            <w:div w:id="521477571">
              <w:marLeft w:val="0"/>
              <w:marRight w:val="0"/>
              <w:marTop w:val="0"/>
              <w:marBottom w:val="0"/>
              <w:divBdr>
                <w:top w:val="none" w:sz="0" w:space="0" w:color="auto"/>
                <w:left w:val="none" w:sz="0" w:space="0" w:color="auto"/>
                <w:bottom w:val="none" w:sz="0" w:space="0" w:color="auto"/>
                <w:right w:val="none" w:sz="0" w:space="0" w:color="auto"/>
              </w:divBdr>
            </w:div>
            <w:div w:id="547304465">
              <w:marLeft w:val="0"/>
              <w:marRight w:val="0"/>
              <w:marTop w:val="0"/>
              <w:marBottom w:val="0"/>
              <w:divBdr>
                <w:top w:val="none" w:sz="0" w:space="0" w:color="auto"/>
                <w:left w:val="none" w:sz="0" w:space="0" w:color="auto"/>
                <w:bottom w:val="none" w:sz="0" w:space="0" w:color="auto"/>
                <w:right w:val="none" w:sz="0" w:space="0" w:color="auto"/>
              </w:divBdr>
            </w:div>
            <w:div w:id="590552227">
              <w:marLeft w:val="0"/>
              <w:marRight w:val="0"/>
              <w:marTop w:val="0"/>
              <w:marBottom w:val="0"/>
              <w:divBdr>
                <w:top w:val="none" w:sz="0" w:space="0" w:color="auto"/>
                <w:left w:val="none" w:sz="0" w:space="0" w:color="auto"/>
                <w:bottom w:val="none" w:sz="0" w:space="0" w:color="auto"/>
                <w:right w:val="none" w:sz="0" w:space="0" w:color="auto"/>
              </w:divBdr>
            </w:div>
            <w:div w:id="664673384">
              <w:marLeft w:val="0"/>
              <w:marRight w:val="0"/>
              <w:marTop w:val="0"/>
              <w:marBottom w:val="0"/>
              <w:divBdr>
                <w:top w:val="none" w:sz="0" w:space="0" w:color="auto"/>
                <w:left w:val="none" w:sz="0" w:space="0" w:color="auto"/>
                <w:bottom w:val="none" w:sz="0" w:space="0" w:color="auto"/>
                <w:right w:val="none" w:sz="0" w:space="0" w:color="auto"/>
              </w:divBdr>
            </w:div>
            <w:div w:id="690376904">
              <w:marLeft w:val="0"/>
              <w:marRight w:val="0"/>
              <w:marTop w:val="0"/>
              <w:marBottom w:val="0"/>
              <w:divBdr>
                <w:top w:val="none" w:sz="0" w:space="0" w:color="auto"/>
                <w:left w:val="none" w:sz="0" w:space="0" w:color="auto"/>
                <w:bottom w:val="none" w:sz="0" w:space="0" w:color="auto"/>
                <w:right w:val="none" w:sz="0" w:space="0" w:color="auto"/>
              </w:divBdr>
            </w:div>
            <w:div w:id="720859356">
              <w:marLeft w:val="0"/>
              <w:marRight w:val="0"/>
              <w:marTop w:val="0"/>
              <w:marBottom w:val="0"/>
              <w:divBdr>
                <w:top w:val="none" w:sz="0" w:space="0" w:color="auto"/>
                <w:left w:val="none" w:sz="0" w:space="0" w:color="auto"/>
                <w:bottom w:val="none" w:sz="0" w:space="0" w:color="auto"/>
                <w:right w:val="none" w:sz="0" w:space="0" w:color="auto"/>
              </w:divBdr>
            </w:div>
            <w:div w:id="859121751">
              <w:marLeft w:val="0"/>
              <w:marRight w:val="0"/>
              <w:marTop w:val="0"/>
              <w:marBottom w:val="0"/>
              <w:divBdr>
                <w:top w:val="none" w:sz="0" w:space="0" w:color="auto"/>
                <w:left w:val="none" w:sz="0" w:space="0" w:color="auto"/>
                <w:bottom w:val="none" w:sz="0" w:space="0" w:color="auto"/>
                <w:right w:val="none" w:sz="0" w:space="0" w:color="auto"/>
              </w:divBdr>
            </w:div>
            <w:div w:id="871918661">
              <w:marLeft w:val="0"/>
              <w:marRight w:val="0"/>
              <w:marTop w:val="0"/>
              <w:marBottom w:val="0"/>
              <w:divBdr>
                <w:top w:val="none" w:sz="0" w:space="0" w:color="auto"/>
                <w:left w:val="none" w:sz="0" w:space="0" w:color="auto"/>
                <w:bottom w:val="none" w:sz="0" w:space="0" w:color="auto"/>
                <w:right w:val="none" w:sz="0" w:space="0" w:color="auto"/>
              </w:divBdr>
            </w:div>
            <w:div w:id="886113159">
              <w:marLeft w:val="0"/>
              <w:marRight w:val="0"/>
              <w:marTop w:val="0"/>
              <w:marBottom w:val="0"/>
              <w:divBdr>
                <w:top w:val="none" w:sz="0" w:space="0" w:color="auto"/>
                <w:left w:val="none" w:sz="0" w:space="0" w:color="auto"/>
                <w:bottom w:val="none" w:sz="0" w:space="0" w:color="auto"/>
                <w:right w:val="none" w:sz="0" w:space="0" w:color="auto"/>
              </w:divBdr>
            </w:div>
            <w:div w:id="893663900">
              <w:marLeft w:val="0"/>
              <w:marRight w:val="0"/>
              <w:marTop w:val="0"/>
              <w:marBottom w:val="0"/>
              <w:divBdr>
                <w:top w:val="none" w:sz="0" w:space="0" w:color="auto"/>
                <w:left w:val="none" w:sz="0" w:space="0" w:color="auto"/>
                <w:bottom w:val="none" w:sz="0" w:space="0" w:color="auto"/>
                <w:right w:val="none" w:sz="0" w:space="0" w:color="auto"/>
              </w:divBdr>
            </w:div>
            <w:div w:id="898170912">
              <w:marLeft w:val="0"/>
              <w:marRight w:val="0"/>
              <w:marTop w:val="0"/>
              <w:marBottom w:val="0"/>
              <w:divBdr>
                <w:top w:val="none" w:sz="0" w:space="0" w:color="auto"/>
                <w:left w:val="none" w:sz="0" w:space="0" w:color="auto"/>
                <w:bottom w:val="none" w:sz="0" w:space="0" w:color="auto"/>
                <w:right w:val="none" w:sz="0" w:space="0" w:color="auto"/>
              </w:divBdr>
            </w:div>
            <w:div w:id="946157166">
              <w:marLeft w:val="0"/>
              <w:marRight w:val="0"/>
              <w:marTop w:val="0"/>
              <w:marBottom w:val="0"/>
              <w:divBdr>
                <w:top w:val="none" w:sz="0" w:space="0" w:color="auto"/>
                <w:left w:val="none" w:sz="0" w:space="0" w:color="auto"/>
                <w:bottom w:val="none" w:sz="0" w:space="0" w:color="auto"/>
                <w:right w:val="none" w:sz="0" w:space="0" w:color="auto"/>
              </w:divBdr>
            </w:div>
            <w:div w:id="1008868313">
              <w:marLeft w:val="0"/>
              <w:marRight w:val="0"/>
              <w:marTop w:val="0"/>
              <w:marBottom w:val="0"/>
              <w:divBdr>
                <w:top w:val="none" w:sz="0" w:space="0" w:color="auto"/>
                <w:left w:val="none" w:sz="0" w:space="0" w:color="auto"/>
                <w:bottom w:val="none" w:sz="0" w:space="0" w:color="auto"/>
                <w:right w:val="none" w:sz="0" w:space="0" w:color="auto"/>
              </w:divBdr>
            </w:div>
            <w:div w:id="1020937438">
              <w:marLeft w:val="0"/>
              <w:marRight w:val="0"/>
              <w:marTop w:val="0"/>
              <w:marBottom w:val="0"/>
              <w:divBdr>
                <w:top w:val="none" w:sz="0" w:space="0" w:color="auto"/>
                <w:left w:val="none" w:sz="0" w:space="0" w:color="auto"/>
                <w:bottom w:val="none" w:sz="0" w:space="0" w:color="auto"/>
                <w:right w:val="none" w:sz="0" w:space="0" w:color="auto"/>
              </w:divBdr>
            </w:div>
            <w:div w:id="1061028193">
              <w:marLeft w:val="0"/>
              <w:marRight w:val="0"/>
              <w:marTop w:val="0"/>
              <w:marBottom w:val="0"/>
              <w:divBdr>
                <w:top w:val="none" w:sz="0" w:space="0" w:color="auto"/>
                <w:left w:val="none" w:sz="0" w:space="0" w:color="auto"/>
                <w:bottom w:val="none" w:sz="0" w:space="0" w:color="auto"/>
                <w:right w:val="none" w:sz="0" w:space="0" w:color="auto"/>
              </w:divBdr>
            </w:div>
            <w:div w:id="1063791728">
              <w:marLeft w:val="0"/>
              <w:marRight w:val="0"/>
              <w:marTop w:val="0"/>
              <w:marBottom w:val="0"/>
              <w:divBdr>
                <w:top w:val="none" w:sz="0" w:space="0" w:color="auto"/>
                <w:left w:val="none" w:sz="0" w:space="0" w:color="auto"/>
                <w:bottom w:val="none" w:sz="0" w:space="0" w:color="auto"/>
                <w:right w:val="none" w:sz="0" w:space="0" w:color="auto"/>
              </w:divBdr>
            </w:div>
            <w:div w:id="1286351964">
              <w:marLeft w:val="0"/>
              <w:marRight w:val="0"/>
              <w:marTop w:val="0"/>
              <w:marBottom w:val="0"/>
              <w:divBdr>
                <w:top w:val="none" w:sz="0" w:space="0" w:color="auto"/>
                <w:left w:val="none" w:sz="0" w:space="0" w:color="auto"/>
                <w:bottom w:val="none" w:sz="0" w:space="0" w:color="auto"/>
                <w:right w:val="none" w:sz="0" w:space="0" w:color="auto"/>
              </w:divBdr>
            </w:div>
            <w:div w:id="1334995278">
              <w:marLeft w:val="0"/>
              <w:marRight w:val="0"/>
              <w:marTop w:val="0"/>
              <w:marBottom w:val="0"/>
              <w:divBdr>
                <w:top w:val="none" w:sz="0" w:space="0" w:color="auto"/>
                <w:left w:val="none" w:sz="0" w:space="0" w:color="auto"/>
                <w:bottom w:val="none" w:sz="0" w:space="0" w:color="auto"/>
                <w:right w:val="none" w:sz="0" w:space="0" w:color="auto"/>
              </w:divBdr>
            </w:div>
            <w:div w:id="1460343236">
              <w:marLeft w:val="0"/>
              <w:marRight w:val="0"/>
              <w:marTop w:val="0"/>
              <w:marBottom w:val="0"/>
              <w:divBdr>
                <w:top w:val="none" w:sz="0" w:space="0" w:color="auto"/>
                <w:left w:val="none" w:sz="0" w:space="0" w:color="auto"/>
                <w:bottom w:val="none" w:sz="0" w:space="0" w:color="auto"/>
                <w:right w:val="none" w:sz="0" w:space="0" w:color="auto"/>
              </w:divBdr>
            </w:div>
            <w:div w:id="1510369480">
              <w:marLeft w:val="0"/>
              <w:marRight w:val="0"/>
              <w:marTop w:val="0"/>
              <w:marBottom w:val="0"/>
              <w:divBdr>
                <w:top w:val="none" w:sz="0" w:space="0" w:color="auto"/>
                <w:left w:val="none" w:sz="0" w:space="0" w:color="auto"/>
                <w:bottom w:val="none" w:sz="0" w:space="0" w:color="auto"/>
                <w:right w:val="none" w:sz="0" w:space="0" w:color="auto"/>
              </w:divBdr>
            </w:div>
            <w:div w:id="1512791356">
              <w:marLeft w:val="0"/>
              <w:marRight w:val="0"/>
              <w:marTop w:val="0"/>
              <w:marBottom w:val="0"/>
              <w:divBdr>
                <w:top w:val="none" w:sz="0" w:space="0" w:color="auto"/>
                <w:left w:val="none" w:sz="0" w:space="0" w:color="auto"/>
                <w:bottom w:val="none" w:sz="0" w:space="0" w:color="auto"/>
                <w:right w:val="none" w:sz="0" w:space="0" w:color="auto"/>
              </w:divBdr>
            </w:div>
            <w:div w:id="1537159156">
              <w:marLeft w:val="0"/>
              <w:marRight w:val="0"/>
              <w:marTop w:val="0"/>
              <w:marBottom w:val="0"/>
              <w:divBdr>
                <w:top w:val="none" w:sz="0" w:space="0" w:color="auto"/>
                <w:left w:val="none" w:sz="0" w:space="0" w:color="auto"/>
                <w:bottom w:val="none" w:sz="0" w:space="0" w:color="auto"/>
                <w:right w:val="none" w:sz="0" w:space="0" w:color="auto"/>
              </w:divBdr>
            </w:div>
            <w:div w:id="1585609751">
              <w:marLeft w:val="0"/>
              <w:marRight w:val="0"/>
              <w:marTop w:val="0"/>
              <w:marBottom w:val="0"/>
              <w:divBdr>
                <w:top w:val="none" w:sz="0" w:space="0" w:color="auto"/>
                <w:left w:val="none" w:sz="0" w:space="0" w:color="auto"/>
                <w:bottom w:val="none" w:sz="0" w:space="0" w:color="auto"/>
                <w:right w:val="none" w:sz="0" w:space="0" w:color="auto"/>
              </w:divBdr>
            </w:div>
            <w:div w:id="1603683239">
              <w:marLeft w:val="0"/>
              <w:marRight w:val="0"/>
              <w:marTop w:val="0"/>
              <w:marBottom w:val="0"/>
              <w:divBdr>
                <w:top w:val="none" w:sz="0" w:space="0" w:color="auto"/>
                <w:left w:val="none" w:sz="0" w:space="0" w:color="auto"/>
                <w:bottom w:val="none" w:sz="0" w:space="0" w:color="auto"/>
                <w:right w:val="none" w:sz="0" w:space="0" w:color="auto"/>
              </w:divBdr>
            </w:div>
            <w:div w:id="1629581130">
              <w:marLeft w:val="0"/>
              <w:marRight w:val="0"/>
              <w:marTop w:val="0"/>
              <w:marBottom w:val="0"/>
              <w:divBdr>
                <w:top w:val="none" w:sz="0" w:space="0" w:color="auto"/>
                <w:left w:val="none" w:sz="0" w:space="0" w:color="auto"/>
                <w:bottom w:val="none" w:sz="0" w:space="0" w:color="auto"/>
                <w:right w:val="none" w:sz="0" w:space="0" w:color="auto"/>
              </w:divBdr>
            </w:div>
            <w:div w:id="1671257357">
              <w:marLeft w:val="0"/>
              <w:marRight w:val="0"/>
              <w:marTop w:val="0"/>
              <w:marBottom w:val="0"/>
              <w:divBdr>
                <w:top w:val="none" w:sz="0" w:space="0" w:color="auto"/>
                <w:left w:val="none" w:sz="0" w:space="0" w:color="auto"/>
                <w:bottom w:val="none" w:sz="0" w:space="0" w:color="auto"/>
                <w:right w:val="none" w:sz="0" w:space="0" w:color="auto"/>
              </w:divBdr>
            </w:div>
            <w:div w:id="1694762803">
              <w:marLeft w:val="0"/>
              <w:marRight w:val="0"/>
              <w:marTop w:val="0"/>
              <w:marBottom w:val="0"/>
              <w:divBdr>
                <w:top w:val="none" w:sz="0" w:space="0" w:color="auto"/>
                <w:left w:val="none" w:sz="0" w:space="0" w:color="auto"/>
                <w:bottom w:val="none" w:sz="0" w:space="0" w:color="auto"/>
                <w:right w:val="none" w:sz="0" w:space="0" w:color="auto"/>
              </w:divBdr>
            </w:div>
            <w:div w:id="1753547007">
              <w:marLeft w:val="0"/>
              <w:marRight w:val="0"/>
              <w:marTop w:val="0"/>
              <w:marBottom w:val="0"/>
              <w:divBdr>
                <w:top w:val="none" w:sz="0" w:space="0" w:color="auto"/>
                <w:left w:val="none" w:sz="0" w:space="0" w:color="auto"/>
                <w:bottom w:val="none" w:sz="0" w:space="0" w:color="auto"/>
                <w:right w:val="none" w:sz="0" w:space="0" w:color="auto"/>
              </w:divBdr>
            </w:div>
            <w:div w:id="1794053865">
              <w:marLeft w:val="0"/>
              <w:marRight w:val="0"/>
              <w:marTop w:val="0"/>
              <w:marBottom w:val="0"/>
              <w:divBdr>
                <w:top w:val="none" w:sz="0" w:space="0" w:color="auto"/>
                <w:left w:val="none" w:sz="0" w:space="0" w:color="auto"/>
                <w:bottom w:val="none" w:sz="0" w:space="0" w:color="auto"/>
                <w:right w:val="none" w:sz="0" w:space="0" w:color="auto"/>
              </w:divBdr>
            </w:div>
            <w:div w:id="1814175597">
              <w:marLeft w:val="0"/>
              <w:marRight w:val="0"/>
              <w:marTop w:val="0"/>
              <w:marBottom w:val="0"/>
              <w:divBdr>
                <w:top w:val="none" w:sz="0" w:space="0" w:color="auto"/>
                <w:left w:val="none" w:sz="0" w:space="0" w:color="auto"/>
                <w:bottom w:val="none" w:sz="0" w:space="0" w:color="auto"/>
                <w:right w:val="none" w:sz="0" w:space="0" w:color="auto"/>
              </w:divBdr>
            </w:div>
            <w:div w:id="1895198606">
              <w:marLeft w:val="0"/>
              <w:marRight w:val="0"/>
              <w:marTop w:val="0"/>
              <w:marBottom w:val="0"/>
              <w:divBdr>
                <w:top w:val="none" w:sz="0" w:space="0" w:color="auto"/>
                <w:left w:val="none" w:sz="0" w:space="0" w:color="auto"/>
                <w:bottom w:val="none" w:sz="0" w:space="0" w:color="auto"/>
                <w:right w:val="none" w:sz="0" w:space="0" w:color="auto"/>
              </w:divBdr>
            </w:div>
            <w:div w:id="1976371056">
              <w:marLeft w:val="0"/>
              <w:marRight w:val="0"/>
              <w:marTop w:val="0"/>
              <w:marBottom w:val="0"/>
              <w:divBdr>
                <w:top w:val="none" w:sz="0" w:space="0" w:color="auto"/>
                <w:left w:val="none" w:sz="0" w:space="0" w:color="auto"/>
                <w:bottom w:val="none" w:sz="0" w:space="0" w:color="auto"/>
                <w:right w:val="none" w:sz="0" w:space="0" w:color="auto"/>
              </w:divBdr>
            </w:div>
            <w:div w:id="1994917039">
              <w:marLeft w:val="0"/>
              <w:marRight w:val="0"/>
              <w:marTop w:val="0"/>
              <w:marBottom w:val="0"/>
              <w:divBdr>
                <w:top w:val="none" w:sz="0" w:space="0" w:color="auto"/>
                <w:left w:val="none" w:sz="0" w:space="0" w:color="auto"/>
                <w:bottom w:val="none" w:sz="0" w:space="0" w:color="auto"/>
                <w:right w:val="none" w:sz="0" w:space="0" w:color="auto"/>
              </w:divBdr>
            </w:div>
            <w:div w:id="2038384542">
              <w:marLeft w:val="0"/>
              <w:marRight w:val="0"/>
              <w:marTop w:val="0"/>
              <w:marBottom w:val="0"/>
              <w:divBdr>
                <w:top w:val="none" w:sz="0" w:space="0" w:color="auto"/>
                <w:left w:val="none" w:sz="0" w:space="0" w:color="auto"/>
                <w:bottom w:val="none" w:sz="0" w:space="0" w:color="auto"/>
                <w:right w:val="none" w:sz="0" w:space="0" w:color="auto"/>
              </w:divBdr>
            </w:div>
            <w:div w:id="203869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21785">
      <w:bodyDiv w:val="1"/>
      <w:marLeft w:val="0"/>
      <w:marRight w:val="0"/>
      <w:marTop w:val="0"/>
      <w:marBottom w:val="0"/>
      <w:divBdr>
        <w:top w:val="none" w:sz="0" w:space="0" w:color="auto"/>
        <w:left w:val="none" w:sz="0" w:space="0" w:color="auto"/>
        <w:bottom w:val="none" w:sz="0" w:space="0" w:color="auto"/>
        <w:right w:val="none" w:sz="0" w:space="0" w:color="auto"/>
      </w:divBdr>
      <w:divsChild>
        <w:div w:id="1732390605">
          <w:marLeft w:val="0"/>
          <w:marRight w:val="0"/>
          <w:marTop w:val="0"/>
          <w:marBottom w:val="0"/>
          <w:divBdr>
            <w:top w:val="none" w:sz="0" w:space="0" w:color="auto"/>
            <w:left w:val="none" w:sz="0" w:space="0" w:color="auto"/>
            <w:bottom w:val="none" w:sz="0" w:space="0" w:color="auto"/>
            <w:right w:val="none" w:sz="0" w:space="0" w:color="auto"/>
          </w:divBdr>
          <w:divsChild>
            <w:div w:id="511917631">
              <w:marLeft w:val="0"/>
              <w:marRight w:val="0"/>
              <w:marTop w:val="0"/>
              <w:marBottom w:val="0"/>
              <w:divBdr>
                <w:top w:val="none" w:sz="0" w:space="0" w:color="auto"/>
                <w:left w:val="none" w:sz="0" w:space="0" w:color="auto"/>
                <w:bottom w:val="none" w:sz="0" w:space="0" w:color="auto"/>
                <w:right w:val="none" w:sz="0" w:space="0" w:color="auto"/>
              </w:divBdr>
            </w:div>
            <w:div w:id="467405450">
              <w:marLeft w:val="0"/>
              <w:marRight w:val="0"/>
              <w:marTop w:val="0"/>
              <w:marBottom w:val="0"/>
              <w:divBdr>
                <w:top w:val="none" w:sz="0" w:space="0" w:color="auto"/>
                <w:left w:val="none" w:sz="0" w:space="0" w:color="auto"/>
                <w:bottom w:val="none" w:sz="0" w:space="0" w:color="auto"/>
                <w:right w:val="none" w:sz="0" w:space="0" w:color="auto"/>
              </w:divBdr>
            </w:div>
            <w:div w:id="1723945617">
              <w:marLeft w:val="0"/>
              <w:marRight w:val="0"/>
              <w:marTop w:val="0"/>
              <w:marBottom w:val="0"/>
              <w:divBdr>
                <w:top w:val="none" w:sz="0" w:space="0" w:color="auto"/>
                <w:left w:val="none" w:sz="0" w:space="0" w:color="auto"/>
                <w:bottom w:val="none" w:sz="0" w:space="0" w:color="auto"/>
                <w:right w:val="none" w:sz="0" w:space="0" w:color="auto"/>
              </w:divBdr>
            </w:div>
            <w:div w:id="534851607">
              <w:marLeft w:val="0"/>
              <w:marRight w:val="0"/>
              <w:marTop w:val="0"/>
              <w:marBottom w:val="0"/>
              <w:divBdr>
                <w:top w:val="none" w:sz="0" w:space="0" w:color="auto"/>
                <w:left w:val="none" w:sz="0" w:space="0" w:color="auto"/>
                <w:bottom w:val="none" w:sz="0" w:space="0" w:color="auto"/>
                <w:right w:val="none" w:sz="0" w:space="0" w:color="auto"/>
              </w:divBdr>
            </w:div>
            <w:div w:id="1937058598">
              <w:marLeft w:val="0"/>
              <w:marRight w:val="0"/>
              <w:marTop w:val="0"/>
              <w:marBottom w:val="0"/>
              <w:divBdr>
                <w:top w:val="none" w:sz="0" w:space="0" w:color="auto"/>
                <w:left w:val="none" w:sz="0" w:space="0" w:color="auto"/>
                <w:bottom w:val="none" w:sz="0" w:space="0" w:color="auto"/>
                <w:right w:val="none" w:sz="0" w:space="0" w:color="auto"/>
              </w:divBdr>
            </w:div>
            <w:div w:id="1932858734">
              <w:marLeft w:val="0"/>
              <w:marRight w:val="0"/>
              <w:marTop w:val="0"/>
              <w:marBottom w:val="0"/>
              <w:divBdr>
                <w:top w:val="none" w:sz="0" w:space="0" w:color="auto"/>
                <w:left w:val="none" w:sz="0" w:space="0" w:color="auto"/>
                <w:bottom w:val="none" w:sz="0" w:space="0" w:color="auto"/>
                <w:right w:val="none" w:sz="0" w:space="0" w:color="auto"/>
              </w:divBdr>
            </w:div>
            <w:div w:id="498694883">
              <w:marLeft w:val="0"/>
              <w:marRight w:val="0"/>
              <w:marTop w:val="0"/>
              <w:marBottom w:val="0"/>
              <w:divBdr>
                <w:top w:val="none" w:sz="0" w:space="0" w:color="auto"/>
                <w:left w:val="none" w:sz="0" w:space="0" w:color="auto"/>
                <w:bottom w:val="none" w:sz="0" w:space="0" w:color="auto"/>
                <w:right w:val="none" w:sz="0" w:space="0" w:color="auto"/>
              </w:divBdr>
            </w:div>
            <w:div w:id="225652421">
              <w:marLeft w:val="0"/>
              <w:marRight w:val="0"/>
              <w:marTop w:val="0"/>
              <w:marBottom w:val="0"/>
              <w:divBdr>
                <w:top w:val="none" w:sz="0" w:space="0" w:color="auto"/>
                <w:left w:val="none" w:sz="0" w:space="0" w:color="auto"/>
                <w:bottom w:val="none" w:sz="0" w:space="0" w:color="auto"/>
                <w:right w:val="none" w:sz="0" w:space="0" w:color="auto"/>
              </w:divBdr>
            </w:div>
            <w:div w:id="1375036420">
              <w:marLeft w:val="0"/>
              <w:marRight w:val="0"/>
              <w:marTop w:val="0"/>
              <w:marBottom w:val="0"/>
              <w:divBdr>
                <w:top w:val="none" w:sz="0" w:space="0" w:color="auto"/>
                <w:left w:val="none" w:sz="0" w:space="0" w:color="auto"/>
                <w:bottom w:val="none" w:sz="0" w:space="0" w:color="auto"/>
                <w:right w:val="none" w:sz="0" w:space="0" w:color="auto"/>
              </w:divBdr>
            </w:div>
            <w:div w:id="424114646">
              <w:marLeft w:val="0"/>
              <w:marRight w:val="0"/>
              <w:marTop w:val="0"/>
              <w:marBottom w:val="0"/>
              <w:divBdr>
                <w:top w:val="none" w:sz="0" w:space="0" w:color="auto"/>
                <w:left w:val="none" w:sz="0" w:space="0" w:color="auto"/>
                <w:bottom w:val="none" w:sz="0" w:space="0" w:color="auto"/>
                <w:right w:val="none" w:sz="0" w:space="0" w:color="auto"/>
              </w:divBdr>
            </w:div>
            <w:div w:id="956060893">
              <w:marLeft w:val="0"/>
              <w:marRight w:val="0"/>
              <w:marTop w:val="0"/>
              <w:marBottom w:val="0"/>
              <w:divBdr>
                <w:top w:val="none" w:sz="0" w:space="0" w:color="auto"/>
                <w:left w:val="none" w:sz="0" w:space="0" w:color="auto"/>
                <w:bottom w:val="none" w:sz="0" w:space="0" w:color="auto"/>
                <w:right w:val="none" w:sz="0" w:space="0" w:color="auto"/>
              </w:divBdr>
            </w:div>
            <w:div w:id="959530512">
              <w:marLeft w:val="0"/>
              <w:marRight w:val="0"/>
              <w:marTop w:val="0"/>
              <w:marBottom w:val="0"/>
              <w:divBdr>
                <w:top w:val="none" w:sz="0" w:space="0" w:color="auto"/>
                <w:left w:val="none" w:sz="0" w:space="0" w:color="auto"/>
                <w:bottom w:val="none" w:sz="0" w:space="0" w:color="auto"/>
                <w:right w:val="none" w:sz="0" w:space="0" w:color="auto"/>
              </w:divBdr>
            </w:div>
            <w:div w:id="1962684966">
              <w:marLeft w:val="0"/>
              <w:marRight w:val="0"/>
              <w:marTop w:val="0"/>
              <w:marBottom w:val="0"/>
              <w:divBdr>
                <w:top w:val="none" w:sz="0" w:space="0" w:color="auto"/>
                <w:left w:val="none" w:sz="0" w:space="0" w:color="auto"/>
                <w:bottom w:val="none" w:sz="0" w:space="0" w:color="auto"/>
                <w:right w:val="none" w:sz="0" w:space="0" w:color="auto"/>
              </w:divBdr>
            </w:div>
            <w:div w:id="2131625291">
              <w:marLeft w:val="0"/>
              <w:marRight w:val="0"/>
              <w:marTop w:val="0"/>
              <w:marBottom w:val="0"/>
              <w:divBdr>
                <w:top w:val="none" w:sz="0" w:space="0" w:color="auto"/>
                <w:left w:val="none" w:sz="0" w:space="0" w:color="auto"/>
                <w:bottom w:val="none" w:sz="0" w:space="0" w:color="auto"/>
                <w:right w:val="none" w:sz="0" w:space="0" w:color="auto"/>
              </w:divBdr>
            </w:div>
            <w:div w:id="481848042">
              <w:marLeft w:val="0"/>
              <w:marRight w:val="0"/>
              <w:marTop w:val="0"/>
              <w:marBottom w:val="0"/>
              <w:divBdr>
                <w:top w:val="none" w:sz="0" w:space="0" w:color="auto"/>
                <w:left w:val="none" w:sz="0" w:space="0" w:color="auto"/>
                <w:bottom w:val="none" w:sz="0" w:space="0" w:color="auto"/>
                <w:right w:val="none" w:sz="0" w:space="0" w:color="auto"/>
              </w:divBdr>
            </w:div>
            <w:div w:id="806237900">
              <w:marLeft w:val="0"/>
              <w:marRight w:val="0"/>
              <w:marTop w:val="0"/>
              <w:marBottom w:val="0"/>
              <w:divBdr>
                <w:top w:val="none" w:sz="0" w:space="0" w:color="auto"/>
                <w:left w:val="none" w:sz="0" w:space="0" w:color="auto"/>
                <w:bottom w:val="none" w:sz="0" w:space="0" w:color="auto"/>
                <w:right w:val="none" w:sz="0" w:space="0" w:color="auto"/>
              </w:divBdr>
            </w:div>
            <w:div w:id="1286695918">
              <w:marLeft w:val="0"/>
              <w:marRight w:val="0"/>
              <w:marTop w:val="0"/>
              <w:marBottom w:val="0"/>
              <w:divBdr>
                <w:top w:val="none" w:sz="0" w:space="0" w:color="auto"/>
                <w:left w:val="none" w:sz="0" w:space="0" w:color="auto"/>
                <w:bottom w:val="none" w:sz="0" w:space="0" w:color="auto"/>
                <w:right w:val="none" w:sz="0" w:space="0" w:color="auto"/>
              </w:divBdr>
            </w:div>
            <w:div w:id="806971832">
              <w:marLeft w:val="0"/>
              <w:marRight w:val="0"/>
              <w:marTop w:val="0"/>
              <w:marBottom w:val="0"/>
              <w:divBdr>
                <w:top w:val="none" w:sz="0" w:space="0" w:color="auto"/>
                <w:left w:val="none" w:sz="0" w:space="0" w:color="auto"/>
                <w:bottom w:val="none" w:sz="0" w:space="0" w:color="auto"/>
                <w:right w:val="none" w:sz="0" w:space="0" w:color="auto"/>
              </w:divBdr>
            </w:div>
            <w:div w:id="1400518646">
              <w:marLeft w:val="0"/>
              <w:marRight w:val="0"/>
              <w:marTop w:val="0"/>
              <w:marBottom w:val="0"/>
              <w:divBdr>
                <w:top w:val="none" w:sz="0" w:space="0" w:color="auto"/>
                <w:left w:val="none" w:sz="0" w:space="0" w:color="auto"/>
                <w:bottom w:val="none" w:sz="0" w:space="0" w:color="auto"/>
                <w:right w:val="none" w:sz="0" w:space="0" w:color="auto"/>
              </w:divBdr>
            </w:div>
            <w:div w:id="1944992871">
              <w:marLeft w:val="0"/>
              <w:marRight w:val="0"/>
              <w:marTop w:val="0"/>
              <w:marBottom w:val="0"/>
              <w:divBdr>
                <w:top w:val="none" w:sz="0" w:space="0" w:color="auto"/>
                <w:left w:val="none" w:sz="0" w:space="0" w:color="auto"/>
                <w:bottom w:val="none" w:sz="0" w:space="0" w:color="auto"/>
                <w:right w:val="none" w:sz="0" w:space="0" w:color="auto"/>
              </w:divBdr>
            </w:div>
            <w:div w:id="1275553116">
              <w:marLeft w:val="0"/>
              <w:marRight w:val="0"/>
              <w:marTop w:val="0"/>
              <w:marBottom w:val="0"/>
              <w:divBdr>
                <w:top w:val="none" w:sz="0" w:space="0" w:color="auto"/>
                <w:left w:val="none" w:sz="0" w:space="0" w:color="auto"/>
                <w:bottom w:val="none" w:sz="0" w:space="0" w:color="auto"/>
                <w:right w:val="none" w:sz="0" w:space="0" w:color="auto"/>
              </w:divBdr>
            </w:div>
            <w:div w:id="797333581">
              <w:marLeft w:val="0"/>
              <w:marRight w:val="0"/>
              <w:marTop w:val="0"/>
              <w:marBottom w:val="0"/>
              <w:divBdr>
                <w:top w:val="none" w:sz="0" w:space="0" w:color="auto"/>
                <w:left w:val="none" w:sz="0" w:space="0" w:color="auto"/>
                <w:bottom w:val="none" w:sz="0" w:space="0" w:color="auto"/>
                <w:right w:val="none" w:sz="0" w:space="0" w:color="auto"/>
              </w:divBdr>
            </w:div>
            <w:div w:id="312950584">
              <w:marLeft w:val="0"/>
              <w:marRight w:val="0"/>
              <w:marTop w:val="0"/>
              <w:marBottom w:val="0"/>
              <w:divBdr>
                <w:top w:val="none" w:sz="0" w:space="0" w:color="auto"/>
                <w:left w:val="none" w:sz="0" w:space="0" w:color="auto"/>
                <w:bottom w:val="none" w:sz="0" w:space="0" w:color="auto"/>
                <w:right w:val="none" w:sz="0" w:space="0" w:color="auto"/>
              </w:divBdr>
            </w:div>
            <w:div w:id="1491867384">
              <w:marLeft w:val="0"/>
              <w:marRight w:val="0"/>
              <w:marTop w:val="0"/>
              <w:marBottom w:val="0"/>
              <w:divBdr>
                <w:top w:val="none" w:sz="0" w:space="0" w:color="auto"/>
                <w:left w:val="none" w:sz="0" w:space="0" w:color="auto"/>
                <w:bottom w:val="none" w:sz="0" w:space="0" w:color="auto"/>
                <w:right w:val="none" w:sz="0" w:space="0" w:color="auto"/>
              </w:divBdr>
            </w:div>
            <w:div w:id="922841922">
              <w:marLeft w:val="0"/>
              <w:marRight w:val="0"/>
              <w:marTop w:val="0"/>
              <w:marBottom w:val="0"/>
              <w:divBdr>
                <w:top w:val="none" w:sz="0" w:space="0" w:color="auto"/>
                <w:left w:val="none" w:sz="0" w:space="0" w:color="auto"/>
                <w:bottom w:val="none" w:sz="0" w:space="0" w:color="auto"/>
                <w:right w:val="none" w:sz="0" w:space="0" w:color="auto"/>
              </w:divBdr>
            </w:div>
            <w:div w:id="1521550981">
              <w:marLeft w:val="0"/>
              <w:marRight w:val="0"/>
              <w:marTop w:val="0"/>
              <w:marBottom w:val="0"/>
              <w:divBdr>
                <w:top w:val="none" w:sz="0" w:space="0" w:color="auto"/>
                <w:left w:val="none" w:sz="0" w:space="0" w:color="auto"/>
                <w:bottom w:val="none" w:sz="0" w:space="0" w:color="auto"/>
                <w:right w:val="none" w:sz="0" w:space="0" w:color="auto"/>
              </w:divBdr>
            </w:div>
            <w:div w:id="636645365">
              <w:marLeft w:val="0"/>
              <w:marRight w:val="0"/>
              <w:marTop w:val="0"/>
              <w:marBottom w:val="0"/>
              <w:divBdr>
                <w:top w:val="none" w:sz="0" w:space="0" w:color="auto"/>
                <w:left w:val="none" w:sz="0" w:space="0" w:color="auto"/>
                <w:bottom w:val="none" w:sz="0" w:space="0" w:color="auto"/>
                <w:right w:val="none" w:sz="0" w:space="0" w:color="auto"/>
              </w:divBdr>
            </w:div>
            <w:div w:id="613710059">
              <w:marLeft w:val="0"/>
              <w:marRight w:val="0"/>
              <w:marTop w:val="0"/>
              <w:marBottom w:val="0"/>
              <w:divBdr>
                <w:top w:val="none" w:sz="0" w:space="0" w:color="auto"/>
                <w:left w:val="none" w:sz="0" w:space="0" w:color="auto"/>
                <w:bottom w:val="none" w:sz="0" w:space="0" w:color="auto"/>
                <w:right w:val="none" w:sz="0" w:space="0" w:color="auto"/>
              </w:divBdr>
            </w:div>
            <w:div w:id="2136482364">
              <w:marLeft w:val="0"/>
              <w:marRight w:val="0"/>
              <w:marTop w:val="0"/>
              <w:marBottom w:val="0"/>
              <w:divBdr>
                <w:top w:val="none" w:sz="0" w:space="0" w:color="auto"/>
                <w:left w:val="none" w:sz="0" w:space="0" w:color="auto"/>
                <w:bottom w:val="none" w:sz="0" w:space="0" w:color="auto"/>
                <w:right w:val="none" w:sz="0" w:space="0" w:color="auto"/>
              </w:divBdr>
            </w:div>
            <w:div w:id="1899973382">
              <w:marLeft w:val="0"/>
              <w:marRight w:val="0"/>
              <w:marTop w:val="0"/>
              <w:marBottom w:val="0"/>
              <w:divBdr>
                <w:top w:val="none" w:sz="0" w:space="0" w:color="auto"/>
                <w:left w:val="none" w:sz="0" w:space="0" w:color="auto"/>
                <w:bottom w:val="none" w:sz="0" w:space="0" w:color="auto"/>
                <w:right w:val="none" w:sz="0" w:space="0" w:color="auto"/>
              </w:divBdr>
            </w:div>
            <w:div w:id="1410615756">
              <w:marLeft w:val="0"/>
              <w:marRight w:val="0"/>
              <w:marTop w:val="0"/>
              <w:marBottom w:val="0"/>
              <w:divBdr>
                <w:top w:val="none" w:sz="0" w:space="0" w:color="auto"/>
                <w:left w:val="none" w:sz="0" w:space="0" w:color="auto"/>
                <w:bottom w:val="none" w:sz="0" w:space="0" w:color="auto"/>
                <w:right w:val="none" w:sz="0" w:space="0" w:color="auto"/>
              </w:divBdr>
            </w:div>
            <w:div w:id="760755044">
              <w:marLeft w:val="0"/>
              <w:marRight w:val="0"/>
              <w:marTop w:val="0"/>
              <w:marBottom w:val="0"/>
              <w:divBdr>
                <w:top w:val="none" w:sz="0" w:space="0" w:color="auto"/>
                <w:left w:val="none" w:sz="0" w:space="0" w:color="auto"/>
                <w:bottom w:val="none" w:sz="0" w:space="0" w:color="auto"/>
                <w:right w:val="none" w:sz="0" w:space="0" w:color="auto"/>
              </w:divBdr>
            </w:div>
            <w:div w:id="396126703">
              <w:marLeft w:val="0"/>
              <w:marRight w:val="0"/>
              <w:marTop w:val="0"/>
              <w:marBottom w:val="0"/>
              <w:divBdr>
                <w:top w:val="none" w:sz="0" w:space="0" w:color="auto"/>
                <w:left w:val="none" w:sz="0" w:space="0" w:color="auto"/>
                <w:bottom w:val="none" w:sz="0" w:space="0" w:color="auto"/>
                <w:right w:val="none" w:sz="0" w:space="0" w:color="auto"/>
              </w:divBdr>
            </w:div>
            <w:div w:id="539513038">
              <w:marLeft w:val="0"/>
              <w:marRight w:val="0"/>
              <w:marTop w:val="0"/>
              <w:marBottom w:val="0"/>
              <w:divBdr>
                <w:top w:val="none" w:sz="0" w:space="0" w:color="auto"/>
                <w:left w:val="none" w:sz="0" w:space="0" w:color="auto"/>
                <w:bottom w:val="none" w:sz="0" w:space="0" w:color="auto"/>
                <w:right w:val="none" w:sz="0" w:space="0" w:color="auto"/>
              </w:divBdr>
            </w:div>
            <w:div w:id="2135907957">
              <w:marLeft w:val="0"/>
              <w:marRight w:val="0"/>
              <w:marTop w:val="0"/>
              <w:marBottom w:val="0"/>
              <w:divBdr>
                <w:top w:val="none" w:sz="0" w:space="0" w:color="auto"/>
                <w:left w:val="none" w:sz="0" w:space="0" w:color="auto"/>
                <w:bottom w:val="none" w:sz="0" w:space="0" w:color="auto"/>
                <w:right w:val="none" w:sz="0" w:space="0" w:color="auto"/>
              </w:divBdr>
            </w:div>
            <w:div w:id="1421946572">
              <w:marLeft w:val="0"/>
              <w:marRight w:val="0"/>
              <w:marTop w:val="0"/>
              <w:marBottom w:val="0"/>
              <w:divBdr>
                <w:top w:val="none" w:sz="0" w:space="0" w:color="auto"/>
                <w:left w:val="none" w:sz="0" w:space="0" w:color="auto"/>
                <w:bottom w:val="none" w:sz="0" w:space="0" w:color="auto"/>
                <w:right w:val="none" w:sz="0" w:space="0" w:color="auto"/>
              </w:divBdr>
            </w:div>
            <w:div w:id="1715808540">
              <w:marLeft w:val="0"/>
              <w:marRight w:val="0"/>
              <w:marTop w:val="0"/>
              <w:marBottom w:val="0"/>
              <w:divBdr>
                <w:top w:val="none" w:sz="0" w:space="0" w:color="auto"/>
                <w:left w:val="none" w:sz="0" w:space="0" w:color="auto"/>
                <w:bottom w:val="none" w:sz="0" w:space="0" w:color="auto"/>
                <w:right w:val="none" w:sz="0" w:space="0" w:color="auto"/>
              </w:divBdr>
            </w:div>
            <w:div w:id="923876383">
              <w:marLeft w:val="0"/>
              <w:marRight w:val="0"/>
              <w:marTop w:val="0"/>
              <w:marBottom w:val="0"/>
              <w:divBdr>
                <w:top w:val="none" w:sz="0" w:space="0" w:color="auto"/>
                <w:left w:val="none" w:sz="0" w:space="0" w:color="auto"/>
                <w:bottom w:val="none" w:sz="0" w:space="0" w:color="auto"/>
                <w:right w:val="none" w:sz="0" w:space="0" w:color="auto"/>
              </w:divBdr>
            </w:div>
            <w:div w:id="344089529">
              <w:marLeft w:val="0"/>
              <w:marRight w:val="0"/>
              <w:marTop w:val="0"/>
              <w:marBottom w:val="0"/>
              <w:divBdr>
                <w:top w:val="none" w:sz="0" w:space="0" w:color="auto"/>
                <w:left w:val="none" w:sz="0" w:space="0" w:color="auto"/>
                <w:bottom w:val="none" w:sz="0" w:space="0" w:color="auto"/>
                <w:right w:val="none" w:sz="0" w:space="0" w:color="auto"/>
              </w:divBdr>
            </w:div>
            <w:div w:id="1133714199">
              <w:marLeft w:val="0"/>
              <w:marRight w:val="0"/>
              <w:marTop w:val="0"/>
              <w:marBottom w:val="0"/>
              <w:divBdr>
                <w:top w:val="none" w:sz="0" w:space="0" w:color="auto"/>
                <w:left w:val="none" w:sz="0" w:space="0" w:color="auto"/>
                <w:bottom w:val="none" w:sz="0" w:space="0" w:color="auto"/>
                <w:right w:val="none" w:sz="0" w:space="0" w:color="auto"/>
              </w:divBdr>
            </w:div>
            <w:div w:id="1313675965">
              <w:marLeft w:val="0"/>
              <w:marRight w:val="0"/>
              <w:marTop w:val="0"/>
              <w:marBottom w:val="0"/>
              <w:divBdr>
                <w:top w:val="none" w:sz="0" w:space="0" w:color="auto"/>
                <w:left w:val="none" w:sz="0" w:space="0" w:color="auto"/>
                <w:bottom w:val="none" w:sz="0" w:space="0" w:color="auto"/>
                <w:right w:val="none" w:sz="0" w:space="0" w:color="auto"/>
              </w:divBdr>
            </w:div>
            <w:div w:id="1609000718">
              <w:marLeft w:val="0"/>
              <w:marRight w:val="0"/>
              <w:marTop w:val="0"/>
              <w:marBottom w:val="0"/>
              <w:divBdr>
                <w:top w:val="none" w:sz="0" w:space="0" w:color="auto"/>
                <w:left w:val="none" w:sz="0" w:space="0" w:color="auto"/>
                <w:bottom w:val="none" w:sz="0" w:space="0" w:color="auto"/>
                <w:right w:val="none" w:sz="0" w:space="0" w:color="auto"/>
              </w:divBdr>
            </w:div>
            <w:div w:id="58715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5419">
      <w:bodyDiv w:val="1"/>
      <w:marLeft w:val="0"/>
      <w:marRight w:val="0"/>
      <w:marTop w:val="0"/>
      <w:marBottom w:val="0"/>
      <w:divBdr>
        <w:top w:val="none" w:sz="0" w:space="0" w:color="auto"/>
        <w:left w:val="none" w:sz="0" w:space="0" w:color="auto"/>
        <w:bottom w:val="none" w:sz="0" w:space="0" w:color="auto"/>
        <w:right w:val="none" w:sz="0" w:space="0" w:color="auto"/>
      </w:divBdr>
    </w:div>
    <w:div w:id="2072195906">
      <w:bodyDiv w:val="1"/>
      <w:marLeft w:val="0"/>
      <w:marRight w:val="0"/>
      <w:marTop w:val="0"/>
      <w:marBottom w:val="0"/>
      <w:divBdr>
        <w:top w:val="none" w:sz="0" w:space="0" w:color="auto"/>
        <w:left w:val="none" w:sz="0" w:space="0" w:color="auto"/>
        <w:bottom w:val="none" w:sz="0" w:space="0" w:color="auto"/>
        <w:right w:val="none" w:sz="0" w:space="0" w:color="auto"/>
      </w:divBdr>
    </w:div>
    <w:div w:id="2080206051">
      <w:bodyDiv w:val="1"/>
      <w:marLeft w:val="0"/>
      <w:marRight w:val="0"/>
      <w:marTop w:val="0"/>
      <w:marBottom w:val="0"/>
      <w:divBdr>
        <w:top w:val="none" w:sz="0" w:space="0" w:color="auto"/>
        <w:left w:val="none" w:sz="0" w:space="0" w:color="auto"/>
        <w:bottom w:val="none" w:sz="0" w:space="0" w:color="auto"/>
        <w:right w:val="none" w:sz="0" w:space="0" w:color="auto"/>
      </w:divBdr>
      <w:divsChild>
        <w:div w:id="1918517960">
          <w:marLeft w:val="0"/>
          <w:marRight w:val="0"/>
          <w:marTop w:val="0"/>
          <w:marBottom w:val="0"/>
          <w:divBdr>
            <w:top w:val="none" w:sz="0" w:space="0" w:color="auto"/>
            <w:left w:val="none" w:sz="0" w:space="0" w:color="auto"/>
            <w:bottom w:val="none" w:sz="0" w:space="0" w:color="auto"/>
            <w:right w:val="none" w:sz="0" w:space="0" w:color="auto"/>
          </w:divBdr>
          <w:divsChild>
            <w:div w:id="1178037201">
              <w:marLeft w:val="0"/>
              <w:marRight w:val="0"/>
              <w:marTop w:val="0"/>
              <w:marBottom w:val="0"/>
              <w:divBdr>
                <w:top w:val="none" w:sz="0" w:space="0" w:color="auto"/>
                <w:left w:val="none" w:sz="0" w:space="0" w:color="auto"/>
                <w:bottom w:val="none" w:sz="0" w:space="0" w:color="auto"/>
                <w:right w:val="none" w:sz="0" w:space="0" w:color="auto"/>
              </w:divBdr>
            </w:div>
            <w:div w:id="1363556201">
              <w:marLeft w:val="0"/>
              <w:marRight w:val="0"/>
              <w:marTop w:val="0"/>
              <w:marBottom w:val="0"/>
              <w:divBdr>
                <w:top w:val="none" w:sz="0" w:space="0" w:color="auto"/>
                <w:left w:val="none" w:sz="0" w:space="0" w:color="auto"/>
                <w:bottom w:val="none" w:sz="0" w:space="0" w:color="auto"/>
                <w:right w:val="none" w:sz="0" w:space="0" w:color="auto"/>
              </w:divBdr>
            </w:div>
            <w:div w:id="1164779265">
              <w:marLeft w:val="0"/>
              <w:marRight w:val="0"/>
              <w:marTop w:val="0"/>
              <w:marBottom w:val="0"/>
              <w:divBdr>
                <w:top w:val="none" w:sz="0" w:space="0" w:color="auto"/>
                <w:left w:val="none" w:sz="0" w:space="0" w:color="auto"/>
                <w:bottom w:val="none" w:sz="0" w:space="0" w:color="auto"/>
                <w:right w:val="none" w:sz="0" w:space="0" w:color="auto"/>
              </w:divBdr>
            </w:div>
            <w:div w:id="1864828925">
              <w:marLeft w:val="0"/>
              <w:marRight w:val="0"/>
              <w:marTop w:val="0"/>
              <w:marBottom w:val="0"/>
              <w:divBdr>
                <w:top w:val="none" w:sz="0" w:space="0" w:color="auto"/>
                <w:left w:val="none" w:sz="0" w:space="0" w:color="auto"/>
                <w:bottom w:val="none" w:sz="0" w:space="0" w:color="auto"/>
                <w:right w:val="none" w:sz="0" w:space="0" w:color="auto"/>
              </w:divBdr>
            </w:div>
            <w:div w:id="184952492">
              <w:marLeft w:val="0"/>
              <w:marRight w:val="0"/>
              <w:marTop w:val="0"/>
              <w:marBottom w:val="0"/>
              <w:divBdr>
                <w:top w:val="none" w:sz="0" w:space="0" w:color="auto"/>
                <w:left w:val="none" w:sz="0" w:space="0" w:color="auto"/>
                <w:bottom w:val="none" w:sz="0" w:space="0" w:color="auto"/>
                <w:right w:val="none" w:sz="0" w:space="0" w:color="auto"/>
              </w:divBdr>
            </w:div>
            <w:div w:id="663312998">
              <w:marLeft w:val="0"/>
              <w:marRight w:val="0"/>
              <w:marTop w:val="0"/>
              <w:marBottom w:val="0"/>
              <w:divBdr>
                <w:top w:val="none" w:sz="0" w:space="0" w:color="auto"/>
                <w:left w:val="none" w:sz="0" w:space="0" w:color="auto"/>
                <w:bottom w:val="none" w:sz="0" w:space="0" w:color="auto"/>
                <w:right w:val="none" w:sz="0" w:space="0" w:color="auto"/>
              </w:divBdr>
            </w:div>
            <w:div w:id="297075671">
              <w:marLeft w:val="0"/>
              <w:marRight w:val="0"/>
              <w:marTop w:val="0"/>
              <w:marBottom w:val="0"/>
              <w:divBdr>
                <w:top w:val="none" w:sz="0" w:space="0" w:color="auto"/>
                <w:left w:val="none" w:sz="0" w:space="0" w:color="auto"/>
                <w:bottom w:val="none" w:sz="0" w:space="0" w:color="auto"/>
                <w:right w:val="none" w:sz="0" w:space="0" w:color="auto"/>
              </w:divBdr>
            </w:div>
            <w:div w:id="1505705903">
              <w:marLeft w:val="0"/>
              <w:marRight w:val="0"/>
              <w:marTop w:val="0"/>
              <w:marBottom w:val="0"/>
              <w:divBdr>
                <w:top w:val="none" w:sz="0" w:space="0" w:color="auto"/>
                <w:left w:val="none" w:sz="0" w:space="0" w:color="auto"/>
                <w:bottom w:val="none" w:sz="0" w:space="0" w:color="auto"/>
                <w:right w:val="none" w:sz="0" w:space="0" w:color="auto"/>
              </w:divBdr>
            </w:div>
            <w:div w:id="835732183">
              <w:marLeft w:val="0"/>
              <w:marRight w:val="0"/>
              <w:marTop w:val="0"/>
              <w:marBottom w:val="0"/>
              <w:divBdr>
                <w:top w:val="none" w:sz="0" w:space="0" w:color="auto"/>
                <w:left w:val="none" w:sz="0" w:space="0" w:color="auto"/>
                <w:bottom w:val="none" w:sz="0" w:space="0" w:color="auto"/>
                <w:right w:val="none" w:sz="0" w:space="0" w:color="auto"/>
              </w:divBdr>
            </w:div>
            <w:div w:id="1306740085">
              <w:marLeft w:val="0"/>
              <w:marRight w:val="0"/>
              <w:marTop w:val="0"/>
              <w:marBottom w:val="0"/>
              <w:divBdr>
                <w:top w:val="none" w:sz="0" w:space="0" w:color="auto"/>
                <w:left w:val="none" w:sz="0" w:space="0" w:color="auto"/>
                <w:bottom w:val="none" w:sz="0" w:space="0" w:color="auto"/>
                <w:right w:val="none" w:sz="0" w:space="0" w:color="auto"/>
              </w:divBdr>
            </w:div>
            <w:div w:id="772168674">
              <w:marLeft w:val="0"/>
              <w:marRight w:val="0"/>
              <w:marTop w:val="0"/>
              <w:marBottom w:val="0"/>
              <w:divBdr>
                <w:top w:val="none" w:sz="0" w:space="0" w:color="auto"/>
                <w:left w:val="none" w:sz="0" w:space="0" w:color="auto"/>
                <w:bottom w:val="none" w:sz="0" w:space="0" w:color="auto"/>
                <w:right w:val="none" w:sz="0" w:space="0" w:color="auto"/>
              </w:divBdr>
            </w:div>
            <w:div w:id="508719179">
              <w:marLeft w:val="0"/>
              <w:marRight w:val="0"/>
              <w:marTop w:val="0"/>
              <w:marBottom w:val="0"/>
              <w:divBdr>
                <w:top w:val="none" w:sz="0" w:space="0" w:color="auto"/>
                <w:left w:val="none" w:sz="0" w:space="0" w:color="auto"/>
                <w:bottom w:val="none" w:sz="0" w:space="0" w:color="auto"/>
                <w:right w:val="none" w:sz="0" w:space="0" w:color="auto"/>
              </w:divBdr>
            </w:div>
            <w:div w:id="399442638">
              <w:marLeft w:val="0"/>
              <w:marRight w:val="0"/>
              <w:marTop w:val="0"/>
              <w:marBottom w:val="0"/>
              <w:divBdr>
                <w:top w:val="none" w:sz="0" w:space="0" w:color="auto"/>
                <w:left w:val="none" w:sz="0" w:space="0" w:color="auto"/>
                <w:bottom w:val="none" w:sz="0" w:space="0" w:color="auto"/>
                <w:right w:val="none" w:sz="0" w:space="0" w:color="auto"/>
              </w:divBdr>
            </w:div>
            <w:div w:id="610403444">
              <w:marLeft w:val="0"/>
              <w:marRight w:val="0"/>
              <w:marTop w:val="0"/>
              <w:marBottom w:val="0"/>
              <w:divBdr>
                <w:top w:val="none" w:sz="0" w:space="0" w:color="auto"/>
                <w:left w:val="none" w:sz="0" w:space="0" w:color="auto"/>
                <w:bottom w:val="none" w:sz="0" w:space="0" w:color="auto"/>
                <w:right w:val="none" w:sz="0" w:space="0" w:color="auto"/>
              </w:divBdr>
            </w:div>
            <w:div w:id="1746220292">
              <w:marLeft w:val="0"/>
              <w:marRight w:val="0"/>
              <w:marTop w:val="0"/>
              <w:marBottom w:val="0"/>
              <w:divBdr>
                <w:top w:val="none" w:sz="0" w:space="0" w:color="auto"/>
                <w:left w:val="none" w:sz="0" w:space="0" w:color="auto"/>
                <w:bottom w:val="none" w:sz="0" w:space="0" w:color="auto"/>
                <w:right w:val="none" w:sz="0" w:space="0" w:color="auto"/>
              </w:divBdr>
            </w:div>
            <w:div w:id="74398645">
              <w:marLeft w:val="0"/>
              <w:marRight w:val="0"/>
              <w:marTop w:val="0"/>
              <w:marBottom w:val="0"/>
              <w:divBdr>
                <w:top w:val="none" w:sz="0" w:space="0" w:color="auto"/>
                <w:left w:val="none" w:sz="0" w:space="0" w:color="auto"/>
                <w:bottom w:val="none" w:sz="0" w:space="0" w:color="auto"/>
                <w:right w:val="none" w:sz="0" w:space="0" w:color="auto"/>
              </w:divBdr>
            </w:div>
            <w:div w:id="633098699">
              <w:marLeft w:val="0"/>
              <w:marRight w:val="0"/>
              <w:marTop w:val="0"/>
              <w:marBottom w:val="0"/>
              <w:divBdr>
                <w:top w:val="none" w:sz="0" w:space="0" w:color="auto"/>
                <w:left w:val="none" w:sz="0" w:space="0" w:color="auto"/>
                <w:bottom w:val="none" w:sz="0" w:space="0" w:color="auto"/>
                <w:right w:val="none" w:sz="0" w:space="0" w:color="auto"/>
              </w:divBdr>
            </w:div>
            <w:div w:id="2074765870">
              <w:marLeft w:val="0"/>
              <w:marRight w:val="0"/>
              <w:marTop w:val="0"/>
              <w:marBottom w:val="0"/>
              <w:divBdr>
                <w:top w:val="none" w:sz="0" w:space="0" w:color="auto"/>
                <w:left w:val="none" w:sz="0" w:space="0" w:color="auto"/>
                <w:bottom w:val="none" w:sz="0" w:space="0" w:color="auto"/>
                <w:right w:val="none" w:sz="0" w:space="0" w:color="auto"/>
              </w:divBdr>
            </w:div>
            <w:div w:id="500582878">
              <w:marLeft w:val="0"/>
              <w:marRight w:val="0"/>
              <w:marTop w:val="0"/>
              <w:marBottom w:val="0"/>
              <w:divBdr>
                <w:top w:val="none" w:sz="0" w:space="0" w:color="auto"/>
                <w:left w:val="none" w:sz="0" w:space="0" w:color="auto"/>
                <w:bottom w:val="none" w:sz="0" w:space="0" w:color="auto"/>
                <w:right w:val="none" w:sz="0" w:space="0" w:color="auto"/>
              </w:divBdr>
            </w:div>
            <w:div w:id="1999184376">
              <w:marLeft w:val="0"/>
              <w:marRight w:val="0"/>
              <w:marTop w:val="0"/>
              <w:marBottom w:val="0"/>
              <w:divBdr>
                <w:top w:val="none" w:sz="0" w:space="0" w:color="auto"/>
                <w:left w:val="none" w:sz="0" w:space="0" w:color="auto"/>
                <w:bottom w:val="none" w:sz="0" w:space="0" w:color="auto"/>
                <w:right w:val="none" w:sz="0" w:space="0" w:color="auto"/>
              </w:divBdr>
            </w:div>
            <w:div w:id="1144003442">
              <w:marLeft w:val="0"/>
              <w:marRight w:val="0"/>
              <w:marTop w:val="0"/>
              <w:marBottom w:val="0"/>
              <w:divBdr>
                <w:top w:val="none" w:sz="0" w:space="0" w:color="auto"/>
                <w:left w:val="none" w:sz="0" w:space="0" w:color="auto"/>
                <w:bottom w:val="none" w:sz="0" w:space="0" w:color="auto"/>
                <w:right w:val="none" w:sz="0" w:space="0" w:color="auto"/>
              </w:divBdr>
            </w:div>
            <w:div w:id="1948273186">
              <w:marLeft w:val="0"/>
              <w:marRight w:val="0"/>
              <w:marTop w:val="0"/>
              <w:marBottom w:val="0"/>
              <w:divBdr>
                <w:top w:val="none" w:sz="0" w:space="0" w:color="auto"/>
                <w:left w:val="none" w:sz="0" w:space="0" w:color="auto"/>
                <w:bottom w:val="none" w:sz="0" w:space="0" w:color="auto"/>
                <w:right w:val="none" w:sz="0" w:space="0" w:color="auto"/>
              </w:divBdr>
            </w:div>
            <w:div w:id="405541902">
              <w:marLeft w:val="0"/>
              <w:marRight w:val="0"/>
              <w:marTop w:val="0"/>
              <w:marBottom w:val="0"/>
              <w:divBdr>
                <w:top w:val="none" w:sz="0" w:space="0" w:color="auto"/>
                <w:left w:val="none" w:sz="0" w:space="0" w:color="auto"/>
                <w:bottom w:val="none" w:sz="0" w:space="0" w:color="auto"/>
                <w:right w:val="none" w:sz="0" w:space="0" w:color="auto"/>
              </w:divBdr>
            </w:div>
            <w:div w:id="1717385690">
              <w:marLeft w:val="0"/>
              <w:marRight w:val="0"/>
              <w:marTop w:val="0"/>
              <w:marBottom w:val="0"/>
              <w:divBdr>
                <w:top w:val="none" w:sz="0" w:space="0" w:color="auto"/>
                <w:left w:val="none" w:sz="0" w:space="0" w:color="auto"/>
                <w:bottom w:val="none" w:sz="0" w:space="0" w:color="auto"/>
                <w:right w:val="none" w:sz="0" w:space="0" w:color="auto"/>
              </w:divBdr>
            </w:div>
            <w:div w:id="1846431566">
              <w:marLeft w:val="0"/>
              <w:marRight w:val="0"/>
              <w:marTop w:val="0"/>
              <w:marBottom w:val="0"/>
              <w:divBdr>
                <w:top w:val="none" w:sz="0" w:space="0" w:color="auto"/>
                <w:left w:val="none" w:sz="0" w:space="0" w:color="auto"/>
                <w:bottom w:val="none" w:sz="0" w:space="0" w:color="auto"/>
                <w:right w:val="none" w:sz="0" w:space="0" w:color="auto"/>
              </w:divBdr>
            </w:div>
            <w:div w:id="1880237407">
              <w:marLeft w:val="0"/>
              <w:marRight w:val="0"/>
              <w:marTop w:val="0"/>
              <w:marBottom w:val="0"/>
              <w:divBdr>
                <w:top w:val="none" w:sz="0" w:space="0" w:color="auto"/>
                <w:left w:val="none" w:sz="0" w:space="0" w:color="auto"/>
                <w:bottom w:val="none" w:sz="0" w:space="0" w:color="auto"/>
                <w:right w:val="none" w:sz="0" w:space="0" w:color="auto"/>
              </w:divBdr>
            </w:div>
            <w:div w:id="1279066875">
              <w:marLeft w:val="0"/>
              <w:marRight w:val="0"/>
              <w:marTop w:val="0"/>
              <w:marBottom w:val="0"/>
              <w:divBdr>
                <w:top w:val="none" w:sz="0" w:space="0" w:color="auto"/>
                <w:left w:val="none" w:sz="0" w:space="0" w:color="auto"/>
                <w:bottom w:val="none" w:sz="0" w:space="0" w:color="auto"/>
                <w:right w:val="none" w:sz="0" w:space="0" w:color="auto"/>
              </w:divBdr>
            </w:div>
            <w:div w:id="1698968799">
              <w:marLeft w:val="0"/>
              <w:marRight w:val="0"/>
              <w:marTop w:val="0"/>
              <w:marBottom w:val="0"/>
              <w:divBdr>
                <w:top w:val="none" w:sz="0" w:space="0" w:color="auto"/>
                <w:left w:val="none" w:sz="0" w:space="0" w:color="auto"/>
                <w:bottom w:val="none" w:sz="0" w:space="0" w:color="auto"/>
                <w:right w:val="none" w:sz="0" w:space="0" w:color="auto"/>
              </w:divBdr>
            </w:div>
            <w:div w:id="1871140474">
              <w:marLeft w:val="0"/>
              <w:marRight w:val="0"/>
              <w:marTop w:val="0"/>
              <w:marBottom w:val="0"/>
              <w:divBdr>
                <w:top w:val="none" w:sz="0" w:space="0" w:color="auto"/>
                <w:left w:val="none" w:sz="0" w:space="0" w:color="auto"/>
                <w:bottom w:val="none" w:sz="0" w:space="0" w:color="auto"/>
                <w:right w:val="none" w:sz="0" w:space="0" w:color="auto"/>
              </w:divBdr>
            </w:div>
            <w:div w:id="578254931">
              <w:marLeft w:val="0"/>
              <w:marRight w:val="0"/>
              <w:marTop w:val="0"/>
              <w:marBottom w:val="0"/>
              <w:divBdr>
                <w:top w:val="none" w:sz="0" w:space="0" w:color="auto"/>
                <w:left w:val="none" w:sz="0" w:space="0" w:color="auto"/>
                <w:bottom w:val="none" w:sz="0" w:space="0" w:color="auto"/>
                <w:right w:val="none" w:sz="0" w:space="0" w:color="auto"/>
              </w:divBdr>
            </w:div>
            <w:div w:id="598756167">
              <w:marLeft w:val="0"/>
              <w:marRight w:val="0"/>
              <w:marTop w:val="0"/>
              <w:marBottom w:val="0"/>
              <w:divBdr>
                <w:top w:val="none" w:sz="0" w:space="0" w:color="auto"/>
                <w:left w:val="none" w:sz="0" w:space="0" w:color="auto"/>
                <w:bottom w:val="none" w:sz="0" w:space="0" w:color="auto"/>
                <w:right w:val="none" w:sz="0" w:space="0" w:color="auto"/>
              </w:divBdr>
            </w:div>
            <w:div w:id="2080325158">
              <w:marLeft w:val="0"/>
              <w:marRight w:val="0"/>
              <w:marTop w:val="0"/>
              <w:marBottom w:val="0"/>
              <w:divBdr>
                <w:top w:val="none" w:sz="0" w:space="0" w:color="auto"/>
                <w:left w:val="none" w:sz="0" w:space="0" w:color="auto"/>
                <w:bottom w:val="none" w:sz="0" w:space="0" w:color="auto"/>
                <w:right w:val="none" w:sz="0" w:space="0" w:color="auto"/>
              </w:divBdr>
            </w:div>
            <w:div w:id="1305425707">
              <w:marLeft w:val="0"/>
              <w:marRight w:val="0"/>
              <w:marTop w:val="0"/>
              <w:marBottom w:val="0"/>
              <w:divBdr>
                <w:top w:val="none" w:sz="0" w:space="0" w:color="auto"/>
                <w:left w:val="none" w:sz="0" w:space="0" w:color="auto"/>
                <w:bottom w:val="none" w:sz="0" w:space="0" w:color="auto"/>
                <w:right w:val="none" w:sz="0" w:space="0" w:color="auto"/>
              </w:divBdr>
            </w:div>
            <w:div w:id="1956204798">
              <w:marLeft w:val="0"/>
              <w:marRight w:val="0"/>
              <w:marTop w:val="0"/>
              <w:marBottom w:val="0"/>
              <w:divBdr>
                <w:top w:val="none" w:sz="0" w:space="0" w:color="auto"/>
                <w:left w:val="none" w:sz="0" w:space="0" w:color="auto"/>
                <w:bottom w:val="none" w:sz="0" w:space="0" w:color="auto"/>
                <w:right w:val="none" w:sz="0" w:space="0" w:color="auto"/>
              </w:divBdr>
            </w:div>
            <w:div w:id="1003120764">
              <w:marLeft w:val="0"/>
              <w:marRight w:val="0"/>
              <w:marTop w:val="0"/>
              <w:marBottom w:val="0"/>
              <w:divBdr>
                <w:top w:val="none" w:sz="0" w:space="0" w:color="auto"/>
                <w:left w:val="none" w:sz="0" w:space="0" w:color="auto"/>
                <w:bottom w:val="none" w:sz="0" w:space="0" w:color="auto"/>
                <w:right w:val="none" w:sz="0" w:space="0" w:color="auto"/>
              </w:divBdr>
            </w:div>
            <w:div w:id="248587724">
              <w:marLeft w:val="0"/>
              <w:marRight w:val="0"/>
              <w:marTop w:val="0"/>
              <w:marBottom w:val="0"/>
              <w:divBdr>
                <w:top w:val="none" w:sz="0" w:space="0" w:color="auto"/>
                <w:left w:val="none" w:sz="0" w:space="0" w:color="auto"/>
                <w:bottom w:val="none" w:sz="0" w:space="0" w:color="auto"/>
                <w:right w:val="none" w:sz="0" w:space="0" w:color="auto"/>
              </w:divBdr>
            </w:div>
            <w:div w:id="446437604">
              <w:marLeft w:val="0"/>
              <w:marRight w:val="0"/>
              <w:marTop w:val="0"/>
              <w:marBottom w:val="0"/>
              <w:divBdr>
                <w:top w:val="none" w:sz="0" w:space="0" w:color="auto"/>
                <w:left w:val="none" w:sz="0" w:space="0" w:color="auto"/>
                <w:bottom w:val="none" w:sz="0" w:space="0" w:color="auto"/>
                <w:right w:val="none" w:sz="0" w:space="0" w:color="auto"/>
              </w:divBdr>
            </w:div>
            <w:div w:id="1854756566">
              <w:marLeft w:val="0"/>
              <w:marRight w:val="0"/>
              <w:marTop w:val="0"/>
              <w:marBottom w:val="0"/>
              <w:divBdr>
                <w:top w:val="none" w:sz="0" w:space="0" w:color="auto"/>
                <w:left w:val="none" w:sz="0" w:space="0" w:color="auto"/>
                <w:bottom w:val="none" w:sz="0" w:space="0" w:color="auto"/>
                <w:right w:val="none" w:sz="0" w:space="0" w:color="auto"/>
              </w:divBdr>
            </w:div>
            <w:div w:id="2128505225">
              <w:marLeft w:val="0"/>
              <w:marRight w:val="0"/>
              <w:marTop w:val="0"/>
              <w:marBottom w:val="0"/>
              <w:divBdr>
                <w:top w:val="none" w:sz="0" w:space="0" w:color="auto"/>
                <w:left w:val="none" w:sz="0" w:space="0" w:color="auto"/>
                <w:bottom w:val="none" w:sz="0" w:space="0" w:color="auto"/>
                <w:right w:val="none" w:sz="0" w:space="0" w:color="auto"/>
              </w:divBdr>
            </w:div>
            <w:div w:id="1314943732">
              <w:marLeft w:val="0"/>
              <w:marRight w:val="0"/>
              <w:marTop w:val="0"/>
              <w:marBottom w:val="0"/>
              <w:divBdr>
                <w:top w:val="none" w:sz="0" w:space="0" w:color="auto"/>
                <w:left w:val="none" w:sz="0" w:space="0" w:color="auto"/>
                <w:bottom w:val="none" w:sz="0" w:space="0" w:color="auto"/>
                <w:right w:val="none" w:sz="0" w:space="0" w:color="auto"/>
              </w:divBdr>
            </w:div>
            <w:div w:id="361828390">
              <w:marLeft w:val="0"/>
              <w:marRight w:val="0"/>
              <w:marTop w:val="0"/>
              <w:marBottom w:val="0"/>
              <w:divBdr>
                <w:top w:val="none" w:sz="0" w:space="0" w:color="auto"/>
                <w:left w:val="none" w:sz="0" w:space="0" w:color="auto"/>
                <w:bottom w:val="none" w:sz="0" w:space="0" w:color="auto"/>
                <w:right w:val="none" w:sz="0" w:space="0" w:color="auto"/>
              </w:divBdr>
            </w:div>
            <w:div w:id="130952317">
              <w:marLeft w:val="0"/>
              <w:marRight w:val="0"/>
              <w:marTop w:val="0"/>
              <w:marBottom w:val="0"/>
              <w:divBdr>
                <w:top w:val="none" w:sz="0" w:space="0" w:color="auto"/>
                <w:left w:val="none" w:sz="0" w:space="0" w:color="auto"/>
                <w:bottom w:val="none" w:sz="0" w:space="0" w:color="auto"/>
                <w:right w:val="none" w:sz="0" w:space="0" w:color="auto"/>
              </w:divBdr>
            </w:div>
            <w:div w:id="1444498005">
              <w:marLeft w:val="0"/>
              <w:marRight w:val="0"/>
              <w:marTop w:val="0"/>
              <w:marBottom w:val="0"/>
              <w:divBdr>
                <w:top w:val="none" w:sz="0" w:space="0" w:color="auto"/>
                <w:left w:val="none" w:sz="0" w:space="0" w:color="auto"/>
                <w:bottom w:val="none" w:sz="0" w:space="0" w:color="auto"/>
                <w:right w:val="none" w:sz="0" w:space="0" w:color="auto"/>
              </w:divBdr>
            </w:div>
            <w:div w:id="1021862772">
              <w:marLeft w:val="0"/>
              <w:marRight w:val="0"/>
              <w:marTop w:val="0"/>
              <w:marBottom w:val="0"/>
              <w:divBdr>
                <w:top w:val="none" w:sz="0" w:space="0" w:color="auto"/>
                <w:left w:val="none" w:sz="0" w:space="0" w:color="auto"/>
                <w:bottom w:val="none" w:sz="0" w:space="0" w:color="auto"/>
                <w:right w:val="none" w:sz="0" w:space="0" w:color="auto"/>
              </w:divBdr>
            </w:div>
            <w:div w:id="2113085481">
              <w:marLeft w:val="0"/>
              <w:marRight w:val="0"/>
              <w:marTop w:val="0"/>
              <w:marBottom w:val="0"/>
              <w:divBdr>
                <w:top w:val="none" w:sz="0" w:space="0" w:color="auto"/>
                <w:left w:val="none" w:sz="0" w:space="0" w:color="auto"/>
                <w:bottom w:val="none" w:sz="0" w:space="0" w:color="auto"/>
                <w:right w:val="none" w:sz="0" w:space="0" w:color="auto"/>
              </w:divBdr>
            </w:div>
            <w:div w:id="1583641470">
              <w:marLeft w:val="0"/>
              <w:marRight w:val="0"/>
              <w:marTop w:val="0"/>
              <w:marBottom w:val="0"/>
              <w:divBdr>
                <w:top w:val="none" w:sz="0" w:space="0" w:color="auto"/>
                <w:left w:val="none" w:sz="0" w:space="0" w:color="auto"/>
                <w:bottom w:val="none" w:sz="0" w:space="0" w:color="auto"/>
                <w:right w:val="none" w:sz="0" w:space="0" w:color="auto"/>
              </w:divBdr>
            </w:div>
            <w:div w:id="1700546056">
              <w:marLeft w:val="0"/>
              <w:marRight w:val="0"/>
              <w:marTop w:val="0"/>
              <w:marBottom w:val="0"/>
              <w:divBdr>
                <w:top w:val="none" w:sz="0" w:space="0" w:color="auto"/>
                <w:left w:val="none" w:sz="0" w:space="0" w:color="auto"/>
                <w:bottom w:val="none" w:sz="0" w:space="0" w:color="auto"/>
                <w:right w:val="none" w:sz="0" w:space="0" w:color="auto"/>
              </w:divBdr>
            </w:div>
            <w:div w:id="1172336643">
              <w:marLeft w:val="0"/>
              <w:marRight w:val="0"/>
              <w:marTop w:val="0"/>
              <w:marBottom w:val="0"/>
              <w:divBdr>
                <w:top w:val="none" w:sz="0" w:space="0" w:color="auto"/>
                <w:left w:val="none" w:sz="0" w:space="0" w:color="auto"/>
                <w:bottom w:val="none" w:sz="0" w:space="0" w:color="auto"/>
                <w:right w:val="none" w:sz="0" w:space="0" w:color="auto"/>
              </w:divBdr>
            </w:div>
            <w:div w:id="1467091012">
              <w:marLeft w:val="0"/>
              <w:marRight w:val="0"/>
              <w:marTop w:val="0"/>
              <w:marBottom w:val="0"/>
              <w:divBdr>
                <w:top w:val="none" w:sz="0" w:space="0" w:color="auto"/>
                <w:left w:val="none" w:sz="0" w:space="0" w:color="auto"/>
                <w:bottom w:val="none" w:sz="0" w:space="0" w:color="auto"/>
                <w:right w:val="none" w:sz="0" w:space="0" w:color="auto"/>
              </w:divBdr>
            </w:div>
            <w:div w:id="388723324">
              <w:marLeft w:val="0"/>
              <w:marRight w:val="0"/>
              <w:marTop w:val="0"/>
              <w:marBottom w:val="0"/>
              <w:divBdr>
                <w:top w:val="none" w:sz="0" w:space="0" w:color="auto"/>
                <w:left w:val="none" w:sz="0" w:space="0" w:color="auto"/>
                <w:bottom w:val="none" w:sz="0" w:space="0" w:color="auto"/>
                <w:right w:val="none" w:sz="0" w:space="0" w:color="auto"/>
              </w:divBdr>
            </w:div>
            <w:div w:id="492575235">
              <w:marLeft w:val="0"/>
              <w:marRight w:val="0"/>
              <w:marTop w:val="0"/>
              <w:marBottom w:val="0"/>
              <w:divBdr>
                <w:top w:val="none" w:sz="0" w:space="0" w:color="auto"/>
                <w:left w:val="none" w:sz="0" w:space="0" w:color="auto"/>
                <w:bottom w:val="none" w:sz="0" w:space="0" w:color="auto"/>
                <w:right w:val="none" w:sz="0" w:space="0" w:color="auto"/>
              </w:divBdr>
            </w:div>
            <w:div w:id="1685128904">
              <w:marLeft w:val="0"/>
              <w:marRight w:val="0"/>
              <w:marTop w:val="0"/>
              <w:marBottom w:val="0"/>
              <w:divBdr>
                <w:top w:val="none" w:sz="0" w:space="0" w:color="auto"/>
                <w:left w:val="none" w:sz="0" w:space="0" w:color="auto"/>
                <w:bottom w:val="none" w:sz="0" w:space="0" w:color="auto"/>
                <w:right w:val="none" w:sz="0" w:space="0" w:color="auto"/>
              </w:divBdr>
            </w:div>
            <w:div w:id="742260934">
              <w:marLeft w:val="0"/>
              <w:marRight w:val="0"/>
              <w:marTop w:val="0"/>
              <w:marBottom w:val="0"/>
              <w:divBdr>
                <w:top w:val="none" w:sz="0" w:space="0" w:color="auto"/>
                <w:left w:val="none" w:sz="0" w:space="0" w:color="auto"/>
                <w:bottom w:val="none" w:sz="0" w:space="0" w:color="auto"/>
                <w:right w:val="none" w:sz="0" w:space="0" w:color="auto"/>
              </w:divBdr>
            </w:div>
            <w:div w:id="1144809511">
              <w:marLeft w:val="0"/>
              <w:marRight w:val="0"/>
              <w:marTop w:val="0"/>
              <w:marBottom w:val="0"/>
              <w:divBdr>
                <w:top w:val="none" w:sz="0" w:space="0" w:color="auto"/>
                <w:left w:val="none" w:sz="0" w:space="0" w:color="auto"/>
                <w:bottom w:val="none" w:sz="0" w:space="0" w:color="auto"/>
                <w:right w:val="none" w:sz="0" w:space="0" w:color="auto"/>
              </w:divBdr>
            </w:div>
            <w:div w:id="918910038">
              <w:marLeft w:val="0"/>
              <w:marRight w:val="0"/>
              <w:marTop w:val="0"/>
              <w:marBottom w:val="0"/>
              <w:divBdr>
                <w:top w:val="none" w:sz="0" w:space="0" w:color="auto"/>
                <w:left w:val="none" w:sz="0" w:space="0" w:color="auto"/>
                <w:bottom w:val="none" w:sz="0" w:space="0" w:color="auto"/>
                <w:right w:val="none" w:sz="0" w:space="0" w:color="auto"/>
              </w:divBdr>
            </w:div>
            <w:div w:id="1125343985">
              <w:marLeft w:val="0"/>
              <w:marRight w:val="0"/>
              <w:marTop w:val="0"/>
              <w:marBottom w:val="0"/>
              <w:divBdr>
                <w:top w:val="none" w:sz="0" w:space="0" w:color="auto"/>
                <w:left w:val="none" w:sz="0" w:space="0" w:color="auto"/>
                <w:bottom w:val="none" w:sz="0" w:space="0" w:color="auto"/>
                <w:right w:val="none" w:sz="0" w:space="0" w:color="auto"/>
              </w:divBdr>
            </w:div>
            <w:div w:id="1695423636">
              <w:marLeft w:val="0"/>
              <w:marRight w:val="0"/>
              <w:marTop w:val="0"/>
              <w:marBottom w:val="0"/>
              <w:divBdr>
                <w:top w:val="none" w:sz="0" w:space="0" w:color="auto"/>
                <w:left w:val="none" w:sz="0" w:space="0" w:color="auto"/>
                <w:bottom w:val="none" w:sz="0" w:space="0" w:color="auto"/>
                <w:right w:val="none" w:sz="0" w:space="0" w:color="auto"/>
              </w:divBdr>
            </w:div>
            <w:div w:id="2050950878">
              <w:marLeft w:val="0"/>
              <w:marRight w:val="0"/>
              <w:marTop w:val="0"/>
              <w:marBottom w:val="0"/>
              <w:divBdr>
                <w:top w:val="none" w:sz="0" w:space="0" w:color="auto"/>
                <w:left w:val="none" w:sz="0" w:space="0" w:color="auto"/>
                <w:bottom w:val="none" w:sz="0" w:space="0" w:color="auto"/>
                <w:right w:val="none" w:sz="0" w:space="0" w:color="auto"/>
              </w:divBdr>
            </w:div>
            <w:div w:id="238171010">
              <w:marLeft w:val="0"/>
              <w:marRight w:val="0"/>
              <w:marTop w:val="0"/>
              <w:marBottom w:val="0"/>
              <w:divBdr>
                <w:top w:val="none" w:sz="0" w:space="0" w:color="auto"/>
                <w:left w:val="none" w:sz="0" w:space="0" w:color="auto"/>
                <w:bottom w:val="none" w:sz="0" w:space="0" w:color="auto"/>
                <w:right w:val="none" w:sz="0" w:space="0" w:color="auto"/>
              </w:divBdr>
            </w:div>
            <w:div w:id="631640684">
              <w:marLeft w:val="0"/>
              <w:marRight w:val="0"/>
              <w:marTop w:val="0"/>
              <w:marBottom w:val="0"/>
              <w:divBdr>
                <w:top w:val="none" w:sz="0" w:space="0" w:color="auto"/>
                <w:left w:val="none" w:sz="0" w:space="0" w:color="auto"/>
                <w:bottom w:val="none" w:sz="0" w:space="0" w:color="auto"/>
                <w:right w:val="none" w:sz="0" w:space="0" w:color="auto"/>
              </w:divBdr>
            </w:div>
            <w:div w:id="1312522127">
              <w:marLeft w:val="0"/>
              <w:marRight w:val="0"/>
              <w:marTop w:val="0"/>
              <w:marBottom w:val="0"/>
              <w:divBdr>
                <w:top w:val="none" w:sz="0" w:space="0" w:color="auto"/>
                <w:left w:val="none" w:sz="0" w:space="0" w:color="auto"/>
                <w:bottom w:val="none" w:sz="0" w:space="0" w:color="auto"/>
                <w:right w:val="none" w:sz="0" w:space="0" w:color="auto"/>
              </w:divBdr>
            </w:div>
            <w:div w:id="1335186728">
              <w:marLeft w:val="0"/>
              <w:marRight w:val="0"/>
              <w:marTop w:val="0"/>
              <w:marBottom w:val="0"/>
              <w:divBdr>
                <w:top w:val="none" w:sz="0" w:space="0" w:color="auto"/>
                <w:left w:val="none" w:sz="0" w:space="0" w:color="auto"/>
                <w:bottom w:val="none" w:sz="0" w:space="0" w:color="auto"/>
                <w:right w:val="none" w:sz="0" w:space="0" w:color="auto"/>
              </w:divBdr>
            </w:div>
            <w:div w:id="216935671">
              <w:marLeft w:val="0"/>
              <w:marRight w:val="0"/>
              <w:marTop w:val="0"/>
              <w:marBottom w:val="0"/>
              <w:divBdr>
                <w:top w:val="none" w:sz="0" w:space="0" w:color="auto"/>
                <w:left w:val="none" w:sz="0" w:space="0" w:color="auto"/>
                <w:bottom w:val="none" w:sz="0" w:space="0" w:color="auto"/>
                <w:right w:val="none" w:sz="0" w:space="0" w:color="auto"/>
              </w:divBdr>
            </w:div>
            <w:div w:id="109935053">
              <w:marLeft w:val="0"/>
              <w:marRight w:val="0"/>
              <w:marTop w:val="0"/>
              <w:marBottom w:val="0"/>
              <w:divBdr>
                <w:top w:val="none" w:sz="0" w:space="0" w:color="auto"/>
                <w:left w:val="none" w:sz="0" w:space="0" w:color="auto"/>
                <w:bottom w:val="none" w:sz="0" w:space="0" w:color="auto"/>
                <w:right w:val="none" w:sz="0" w:space="0" w:color="auto"/>
              </w:divBdr>
            </w:div>
            <w:div w:id="1196772493">
              <w:marLeft w:val="0"/>
              <w:marRight w:val="0"/>
              <w:marTop w:val="0"/>
              <w:marBottom w:val="0"/>
              <w:divBdr>
                <w:top w:val="none" w:sz="0" w:space="0" w:color="auto"/>
                <w:left w:val="none" w:sz="0" w:space="0" w:color="auto"/>
                <w:bottom w:val="none" w:sz="0" w:space="0" w:color="auto"/>
                <w:right w:val="none" w:sz="0" w:space="0" w:color="auto"/>
              </w:divBdr>
            </w:div>
            <w:div w:id="1509173566">
              <w:marLeft w:val="0"/>
              <w:marRight w:val="0"/>
              <w:marTop w:val="0"/>
              <w:marBottom w:val="0"/>
              <w:divBdr>
                <w:top w:val="none" w:sz="0" w:space="0" w:color="auto"/>
                <w:left w:val="none" w:sz="0" w:space="0" w:color="auto"/>
                <w:bottom w:val="none" w:sz="0" w:space="0" w:color="auto"/>
                <w:right w:val="none" w:sz="0" w:space="0" w:color="auto"/>
              </w:divBdr>
            </w:div>
            <w:div w:id="1402604460">
              <w:marLeft w:val="0"/>
              <w:marRight w:val="0"/>
              <w:marTop w:val="0"/>
              <w:marBottom w:val="0"/>
              <w:divBdr>
                <w:top w:val="none" w:sz="0" w:space="0" w:color="auto"/>
                <w:left w:val="none" w:sz="0" w:space="0" w:color="auto"/>
                <w:bottom w:val="none" w:sz="0" w:space="0" w:color="auto"/>
                <w:right w:val="none" w:sz="0" w:space="0" w:color="auto"/>
              </w:divBdr>
            </w:div>
            <w:div w:id="1489402581">
              <w:marLeft w:val="0"/>
              <w:marRight w:val="0"/>
              <w:marTop w:val="0"/>
              <w:marBottom w:val="0"/>
              <w:divBdr>
                <w:top w:val="none" w:sz="0" w:space="0" w:color="auto"/>
                <w:left w:val="none" w:sz="0" w:space="0" w:color="auto"/>
                <w:bottom w:val="none" w:sz="0" w:space="0" w:color="auto"/>
                <w:right w:val="none" w:sz="0" w:space="0" w:color="auto"/>
              </w:divBdr>
            </w:div>
            <w:div w:id="1868250240">
              <w:marLeft w:val="0"/>
              <w:marRight w:val="0"/>
              <w:marTop w:val="0"/>
              <w:marBottom w:val="0"/>
              <w:divBdr>
                <w:top w:val="none" w:sz="0" w:space="0" w:color="auto"/>
                <w:left w:val="none" w:sz="0" w:space="0" w:color="auto"/>
                <w:bottom w:val="none" w:sz="0" w:space="0" w:color="auto"/>
                <w:right w:val="none" w:sz="0" w:space="0" w:color="auto"/>
              </w:divBdr>
            </w:div>
            <w:div w:id="148642494">
              <w:marLeft w:val="0"/>
              <w:marRight w:val="0"/>
              <w:marTop w:val="0"/>
              <w:marBottom w:val="0"/>
              <w:divBdr>
                <w:top w:val="none" w:sz="0" w:space="0" w:color="auto"/>
                <w:left w:val="none" w:sz="0" w:space="0" w:color="auto"/>
                <w:bottom w:val="none" w:sz="0" w:space="0" w:color="auto"/>
                <w:right w:val="none" w:sz="0" w:space="0" w:color="auto"/>
              </w:divBdr>
            </w:div>
            <w:div w:id="1890454412">
              <w:marLeft w:val="0"/>
              <w:marRight w:val="0"/>
              <w:marTop w:val="0"/>
              <w:marBottom w:val="0"/>
              <w:divBdr>
                <w:top w:val="none" w:sz="0" w:space="0" w:color="auto"/>
                <w:left w:val="none" w:sz="0" w:space="0" w:color="auto"/>
                <w:bottom w:val="none" w:sz="0" w:space="0" w:color="auto"/>
                <w:right w:val="none" w:sz="0" w:space="0" w:color="auto"/>
              </w:divBdr>
            </w:div>
            <w:div w:id="1920213909">
              <w:marLeft w:val="0"/>
              <w:marRight w:val="0"/>
              <w:marTop w:val="0"/>
              <w:marBottom w:val="0"/>
              <w:divBdr>
                <w:top w:val="none" w:sz="0" w:space="0" w:color="auto"/>
                <w:left w:val="none" w:sz="0" w:space="0" w:color="auto"/>
                <w:bottom w:val="none" w:sz="0" w:space="0" w:color="auto"/>
                <w:right w:val="none" w:sz="0" w:space="0" w:color="auto"/>
              </w:divBdr>
            </w:div>
            <w:div w:id="576551137">
              <w:marLeft w:val="0"/>
              <w:marRight w:val="0"/>
              <w:marTop w:val="0"/>
              <w:marBottom w:val="0"/>
              <w:divBdr>
                <w:top w:val="none" w:sz="0" w:space="0" w:color="auto"/>
                <w:left w:val="none" w:sz="0" w:space="0" w:color="auto"/>
                <w:bottom w:val="none" w:sz="0" w:space="0" w:color="auto"/>
                <w:right w:val="none" w:sz="0" w:space="0" w:color="auto"/>
              </w:divBdr>
            </w:div>
            <w:div w:id="2118794280">
              <w:marLeft w:val="0"/>
              <w:marRight w:val="0"/>
              <w:marTop w:val="0"/>
              <w:marBottom w:val="0"/>
              <w:divBdr>
                <w:top w:val="none" w:sz="0" w:space="0" w:color="auto"/>
                <w:left w:val="none" w:sz="0" w:space="0" w:color="auto"/>
                <w:bottom w:val="none" w:sz="0" w:space="0" w:color="auto"/>
                <w:right w:val="none" w:sz="0" w:space="0" w:color="auto"/>
              </w:divBdr>
            </w:div>
            <w:div w:id="1462965298">
              <w:marLeft w:val="0"/>
              <w:marRight w:val="0"/>
              <w:marTop w:val="0"/>
              <w:marBottom w:val="0"/>
              <w:divBdr>
                <w:top w:val="none" w:sz="0" w:space="0" w:color="auto"/>
                <w:left w:val="none" w:sz="0" w:space="0" w:color="auto"/>
                <w:bottom w:val="none" w:sz="0" w:space="0" w:color="auto"/>
                <w:right w:val="none" w:sz="0" w:space="0" w:color="auto"/>
              </w:divBdr>
            </w:div>
            <w:div w:id="1168327716">
              <w:marLeft w:val="0"/>
              <w:marRight w:val="0"/>
              <w:marTop w:val="0"/>
              <w:marBottom w:val="0"/>
              <w:divBdr>
                <w:top w:val="none" w:sz="0" w:space="0" w:color="auto"/>
                <w:left w:val="none" w:sz="0" w:space="0" w:color="auto"/>
                <w:bottom w:val="none" w:sz="0" w:space="0" w:color="auto"/>
                <w:right w:val="none" w:sz="0" w:space="0" w:color="auto"/>
              </w:divBdr>
            </w:div>
            <w:div w:id="740448399">
              <w:marLeft w:val="0"/>
              <w:marRight w:val="0"/>
              <w:marTop w:val="0"/>
              <w:marBottom w:val="0"/>
              <w:divBdr>
                <w:top w:val="none" w:sz="0" w:space="0" w:color="auto"/>
                <w:left w:val="none" w:sz="0" w:space="0" w:color="auto"/>
                <w:bottom w:val="none" w:sz="0" w:space="0" w:color="auto"/>
                <w:right w:val="none" w:sz="0" w:space="0" w:color="auto"/>
              </w:divBdr>
            </w:div>
            <w:div w:id="418064915">
              <w:marLeft w:val="0"/>
              <w:marRight w:val="0"/>
              <w:marTop w:val="0"/>
              <w:marBottom w:val="0"/>
              <w:divBdr>
                <w:top w:val="none" w:sz="0" w:space="0" w:color="auto"/>
                <w:left w:val="none" w:sz="0" w:space="0" w:color="auto"/>
                <w:bottom w:val="none" w:sz="0" w:space="0" w:color="auto"/>
                <w:right w:val="none" w:sz="0" w:space="0" w:color="auto"/>
              </w:divBdr>
            </w:div>
            <w:div w:id="531578361">
              <w:marLeft w:val="0"/>
              <w:marRight w:val="0"/>
              <w:marTop w:val="0"/>
              <w:marBottom w:val="0"/>
              <w:divBdr>
                <w:top w:val="none" w:sz="0" w:space="0" w:color="auto"/>
                <w:left w:val="none" w:sz="0" w:space="0" w:color="auto"/>
                <w:bottom w:val="none" w:sz="0" w:space="0" w:color="auto"/>
                <w:right w:val="none" w:sz="0" w:space="0" w:color="auto"/>
              </w:divBdr>
            </w:div>
            <w:div w:id="367797856">
              <w:marLeft w:val="0"/>
              <w:marRight w:val="0"/>
              <w:marTop w:val="0"/>
              <w:marBottom w:val="0"/>
              <w:divBdr>
                <w:top w:val="none" w:sz="0" w:space="0" w:color="auto"/>
                <w:left w:val="none" w:sz="0" w:space="0" w:color="auto"/>
                <w:bottom w:val="none" w:sz="0" w:space="0" w:color="auto"/>
                <w:right w:val="none" w:sz="0" w:space="0" w:color="auto"/>
              </w:divBdr>
            </w:div>
            <w:div w:id="1425760405">
              <w:marLeft w:val="0"/>
              <w:marRight w:val="0"/>
              <w:marTop w:val="0"/>
              <w:marBottom w:val="0"/>
              <w:divBdr>
                <w:top w:val="none" w:sz="0" w:space="0" w:color="auto"/>
                <w:left w:val="none" w:sz="0" w:space="0" w:color="auto"/>
                <w:bottom w:val="none" w:sz="0" w:space="0" w:color="auto"/>
                <w:right w:val="none" w:sz="0" w:space="0" w:color="auto"/>
              </w:divBdr>
            </w:div>
            <w:div w:id="1244990965">
              <w:marLeft w:val="0"/>
              <w:marRight w:val="0"/>
              <w:marTop w:val="0"/>
              <w:marBottom w:val="0"/>
              <w:divBdr>
                <w:top w:val="none" w:sz="0" w:space="0" w:color="auto"/>
                <w:left w:val="none" w:sz="0" w:space="0" w:color="auto"/>
                <w:bottom w:val="none" w:sz="0" w:space="0" w:color="auto"/>
                <w:right w:val="none" w:sz="0" w:space="0" w:color="auto"/>
              </w:divBdr>
            </w:div>
            <w:div w:id="108815847">
              <w:marLeft w:val="0"/>
              <w:marRight w:val="0"/>
              <w:marTop w:val="0"/>
              <w:marBottom w:val="0"/>
              <w:divBdr>
                <w:top w:val="none" w:sz="0" w:space="0" w:color="auto"/>
                <w:left w:val="none" w:sz="0" w:space="0" w:color="auto"/>
                <w:bottom w:val="none" w:sz="0" w:space="0" w:color="auto"/>
                <w:right w:val="none" w:sz="0" w:space="0" w:color="auto"/>
              </w:divBdr>
            </w:div>
            <w:div w:id="1730375184">
              <w:marLeft w:val="0"/>
              <w:marRight w:val="0"/>
              <w:marTop w:val="0"/>
              <w:marBottom w:val="0"/>
              <w:divBdr>
                <w:top w:val="none" w:sz="0" w:space="0" w:color="auto"/>
                <w:left w:val="none" w:sz="0" w:space="0" w:color="auto"/>
                <w:bottom w:val="none" w:sz="0" w:space="0" w:color="auto"/>
                <w:right w:val="none" w:sz="0" w:space="0" w:color="auto"/>
              </w:divBdr>
            </w:div>
            <w:div w:id="2059434341">
              <w:marLeft w:val="0"/>
              <w:marRight w:val="0"/>
              <w:marTop w:val="0"/>
              <w:marBottom w:val="0"/>
              <w:divBdr>
                <w:top w:val="none" w:sz="0" w:space="0" w:color="auto"/>
                <w:left w:val="none" w:sz="0" w:space="0" w:color="auto"/>
                <w:bottom w:val="none" w:sz="0" w:space="0" w:color="auto"/>
                <w:right w:val="none" w:sz="0" w:space="0" w:color="auto"/>
              </w:divBdr>
            </w:div>
            <w:div w:id="1380088134">
              <w:marLeft w:val="0"/>
              <w:marRight w:val="0"/>
              <w:marTop w:val="0"/>
              <w:marBottom w:val="0"/>
              <w:divBdr>
                <w:top w:val="none" w:sz="0" w:space="0" w:color="auto"/>
                <w:left w:val="none" w:sz="0" w:space="0" w:color="auto"/>
                <w:bottom w:val="none" w:sz="0" w:space="0" w:color="auto"/>
                <w:right w:val="none" w:sz="0" w:space="0" w:color="auto"/>
              </w:divBdr>
            </w:div>
            <w:div w:id="781070313">
              <w:marLeft w:val="0"/>
              <w:marRight w:val="0"/>
              <w:marTop w:val="0"/>
              <w:marBottom w:val="0"/>
              <w:divBdr>
                <w:top w:val="none" w:sz="0" w:space="0" w:color="auto"/>
                <w:left w:val="none" w:sz="0" w:space="0" w:color="auto"/>
                <w:bottom w:val="none" w:sz="0" w:space="0" w:color="auto"/>
                <w:right w:val="none" w:sz="0" w:space="0" w:color="auto"/>
              </w:divBdr>
            </w:div>
            <w:div w:id="52966525">
              <w:marLeft w:val="0"/>
              <w:marRight w:val="0"/>
              <w:marTop w:val="0"/>
              <w:marBottom w:val="0"/>
              <w:divBdr>
                <w:top w:val="none" w:sz="0" w:space="0" w:color="auto"/>
                <w:left w:val="none" w:sz="0" w:space="0" w:color="auto"/>
                <w:bottom w:val="none" w:sz="0" w:space="0" w:color="auto"/>
                <w:right w:val="none" w:sz="0" w:space="0" w:color="auto"/>
              </w:divBdr>
            </w:div>
            <w:div w:id="1109664085">
              <w:marLeft w:val="0"/>
              <w:marRight w:val="0"/>
              <w:marTop w:val="0"/>
              <w:marBottom w:val="0"/>
              <w:divBdr>
                <w:top w:val="none" w:sz="0" w:space="0" w:color="auto"/>
                <w:left w:val="none" w:sz="0" w:space="0" w:color="auto"/>
                <w:bottom w:val="none" w:sz="0" w:space="0" w:color="auto"/>
                <w:right w:val="none" w:sz="0" w:space="0" w:color="auto"/>
              </w:divBdr>
            </w:div>
            <w:div w:id="1429430108">
              <w:marLeft w:val="0"/>
              <w:marRight w:val="0"/>
              <w:marTop w:val="0"/>
              <w:marBottom w:val="0"/>
              <w:divBdr>
                <w:top w:val="none" w:sz="0" w:space="0" w:color="auto"/>
                <w:left w:val="none" w:sz="0" w:space="0" w:color="auto"/>
                <w:bottom w:val="none" w:sz="0" w:space="0" w:color="auto"/>
                <w:right w:val="none" w:sz="0" w:space="0" w:color="auto"/>
              </w:divBdr>
            </w:div>
            <w:div w:id="1700278584">
              <w:marLeft w:val="0"/>
              <w:marRight w:val="0"/>
              <w:marTop w:val="0"/>
              <w:marBottom w:val="0"/>
              <w:divBdr>
                <w:top w:val="none" w:sz="0" w:space="0" w:color="auto"/>
                <w:left w:val="none" w:sz="0" w:space="0" w:color="auto"/>
                <w:bottom w:val="none" w:sz="0" w:space="0" w:color="auto"/>
                <w:right w:val="none" w:sz="0" w:space="0" w:color="auto"/>
              </w:divBdr>
            </w:div>
            <w:div w:id="1208836118">
              <w:marLeft w:val="0"/>
              <w:marRight w:val="0"/>
              <w:marTop w:val="0"/>
              <w:marBottom w:val="0"/>
              <w:divBdr>
                <w:top w:val="none" w:sz="0" w:space="0" w:color="auto"/>
                <w:left w:val="none" w:sz="0" w:space="0" w:color="auto"/>
                <w:bottom w:val="none" w:sz="0" w:space="0" w:color="auto"/>
                <w:right w:val="none" w:sz="0" w:space="0" w:color="auto"/>
              </w:divBdr>
            </w:div>
            <w:div w:id="1041251577">
              <w:marLeft w:val="0"/>
              <w:marRight w:val="0"/>
              <w:marTop w:val="0"/>
              <w:marBottom w:val="0"/>
              <w:divBdr>
                <w:top w:val="none" w:sz="0" w:space="0" w:color="auto"/>
                <w:left w:val="none" w:sz="0" w:space="0" w:color="auto"/>
                <w:bottom w:val="none" w:sz="0" w:space="0" w:color="auto"/>
                <w:right w:val="none" w:sz="0" w:space="0" w:color="auto"/>
              </w:divBdr>
            </w:div>
            <w:div w:id="765033562">
              <w:marLeft w:val="0"/>
              <w:marRight w:val="0"/>
              <w:marTop w:val="0"/>
              <w:marBottom w:val="0"/>
              <w:divBdr>
                <w:top w:val="none" w:sz="0" w:space="0" w:color="auto"/>
                <w:left w:val="none" w:sz="0" w:space="0" w:color="auto"/>
                <w:bottom w:val="none" w:sz="0" w:space="0" w:color="auto"/>
                <w:right w:val="none" w:sz="0" w:space="0" w:color="auto"/>
              </w:divBdr>
            </w:div>
            <w:div w:id="928464456">
              <w:marLeft w:val="0"/>
              <w:marRight w:val="0"/>
              <w:marTop w:val="0"/>
              <w:marBottom w:val="0"/>
              <w:divBdr>
                <w:top w:val="none" w:sz="0" w:space="0" w:color="auto"/>
                <w:left w:val="none" w:sz="0" w:space="0" w:color="auto"/>
                <w:bottom w:val="none" w:sz="0" w:space="0" w:color="auto"/>
                <w:right w:val="none" w:sz="0" w:space="0" w:color="auto"/>
              </w:divBdr>
            </w:div>
            <w:div w:id="1568758896">
              <w:marLeft w:val="0"/>
              <w:marRight w:val="0"/>
              <w:marTop w:val="0"/>
              <w:marBottom w:val="0"/>
              <w:divBdr>
                <w:top w:val="none" w:sz="0" w:space="0" w:color="auto"/>
                <w:left w:val="none" w:sz="0" w:space="0" w:color="auto"/>
                <w:bottom w:val="none" w:sz="0" w:space="0" w:color="auto"/>
                <w:right w:val="none" w:sz="0" w:space="0" w:color="auto"/>
              </w:divBdr>
            </w:div>
            <w:div w:id="1293512976">
              <w:marLeft w:val="0"/>
              <w:marRight w:val="0"/>
              <w:marTop w:val="0"/>
              <w:marBottom w:val="0"/>
              <w:divBdr>
                <w:top w:val="none" w:sz="0" w:space="0" w:color="auto"/>
                <w:left w:val="none" w:sz="0" w:space="0" w:color="auto"/>
                <w:bottom w:val="none" w:sz="0" w:space="0" w:color="auto"/>
                <w:right w:val="none" w:sz="0" w:space="0" w:color="auto"/>
              </w:divBdr>
            </w:div>
            <w:div w:id="177349935">
              <w:marLeft w:val="0"/>
              <w:marRight w:val="0"/>
              <w:marTop w:val="0"/>
              <w:marBottom w:val="0"/>
              <w:divBdr>
                <w:top w:val="none" w:sz="0" w:space="0" w:color="auto"/>
                <w:left w:val="none" w:sz="0" w:space="0" w:color="auto"/>
                <w:bottom w:val="none" w:sz="0" w:space="0" w:color="auto"/>
                <w:right w:val="none" w:sz="0" w:space="0" w:color="auto"/>
              </w:divBdr>
            </w:div>
            <w:div w:id="345061683">
              <w:marLeft w:val="0"/>
              <w:marRight w:val="0"/>
              <w:marTop w:val="0"/>
              <w:marBottom w:val="0"/>
              <w:divBdr>
                <w:top w:val="none" w:sz="0" w:space="0" w:color="auto"/>
                <w:left w:val="none" w:sz="0" w:space="0" w:color="auto"/>
                <w:bottom w:val="none" w:sz="0" w:space="0" w:color="auto"/>
                <w:right w:val="none" w:sz="0" w:space="0" w:color="auto"/>
              </w:divBdr>
            </w:div>
            <w:div w:id="185847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50204">
      <w:bodyDiv w:val="1"/>
      <w:marLeft w:val="0"/>
      <w:marRight w:val="0"/>
      <w:marTop w:val="0"/>
      <w:marBottom w:val="0"/>
      <w:divBdr>
        <w:top w:val="none" w:sz="0" w:space="0" w:color="auto"/>
        <w:left w:val="none" w:sz="0" w:space="0" w:color="auto"/>
        <w:bottom w:val="none" w:sz="0" w:space="0" w:color="auto"/>
        <w:right w:val="none" w:sz="0" w:space="0" w:color="auto"/>
      </w:divBdr>
      <w:divsChild>
        <w:div w:id="2055347175">
          <w:marLeft w:val="0"/>
          <w:marRight w:val="0"/>
          <w:marTop w:val="0"/>
          <w:marBottom w:val="0"/>
          <w:divBdr>
            <w:top w:val="none" w:sz="0" w:space="0" w:color="auto"/>
            <w:left w:val="none" w:sz="0" w:space="0" w:color="auto"/>
            <w:bottom w:val="none" w:sz="0" w:space="0" w:color="auto"/>
            <w:right w:val="none" w:sz="0" w:space="0" w:color="auto"/>
          </w:divBdr>
          <w:divsChild>
            <w:div w:id="33307724">
              <w:marLeft w:val="0"/>
              <w:marRight w:val="0"/>
              <w:marTop w:val="0"/>
              <w:marBottom w:val="0"/>
              <w:divBdr>
                <w:top w:val="none" w:sz="0" w:space="0" w:color="auto"/>
                <w:left w:val="none" w:sz="0" w:space="0" w:color="auto"/>
                <w:bottom w:val="none" w:sz="0" w:space="0" w:color="auto"/>
                <w:right w:val="none" w:sz="0" w:space="0" w:color="auto"/>
              </w:divBdr>
            </w:div>
            <w:div w:id="42294650">
              <w:marLeft w:val="0"/>
              <w:marRight w:val="0"/>
              <w:marTop w:val="0"/>
              <w:marBottom w:val="0"/>
              <w:divBdr>
                <w:top w:val="none" w:sz="0" w:space="0" w:color="auto"/>
                <w:left w:val="none" w:sz="0" w:space="0" w:color="auto"/>
                <w:bottom w:val="none" w:sz="0" w:space="0" w:color="auto"/>
                <w:right w:val="none" w:sz="0" w:space="0" w:color="auto"/>
              </w:divBdr>
            </w:div>
            <w:div w:id="72973523">
              <w:marLeft w:val="0"/>
              <w:marRight w:val="0"/>
              <w:marTop w:val="0"/>
              <w:marBottom w:val="0"/>
              <w:divBdr>
                <w:top w:val="none" w:sz="0" w:space="0" w:color="auto"/>
                <w:left w:val="none" w:sz="0" w:space="0" w:color="auto"/>
                <w:bottom w:val="none" w:sz="0" w:space="0" w:color="auto"/>
                <w:right w:val="none" w:sz="0" w:space="0" w:color="auto"/>
              </w:divBdr>
            </w:div>
            <w:div w:id="125002931">
              <w:marLeft w:val="0"/>
              <w:marRight w:val="0"/>
              <w:marTop w:val="0"/>
              <w:marBottom w:val="0"/>
              <w:divBdr>
                <w:top w:val="none" w:sz="0" w:space="0" w:color="auto"/>
                <w:left w:val="none" w:sz="0" w:space="0" w:color="auto"/>
                <w:bottom w:val="none" w:sz="0" w:space="0" w:color="auto"/>
                <w:right w:val="none" w:sz="0" w:space="0" w:color="auto"/>
              </w:divBdr>
            </w:div>
            <w:div w:id="200244378">
              <w:marLeft w:val="0"/>
              <w:marRight w:val="0"/>
              <w:marTop w:val="0"/>
              <w:marBottom w:val="0"/>
              <w:divBdr>
                <w:top w:val="none" w:sz="0" w:space="0" w:color="auto"/>
                <w:left w:val="none" w:sz="0" w:space="0" w:color="auto"/>
                <w:bottom w:val="none" w:sz="0" w:space="0" w:color="auto"/>
                <w:right w:val="none" w:sz="0" w:space="0" w:color="auto"/>
              </w:divBdr>
            </w:div>
            <w:div w:id="303121656">
              <w:marLeft w:val="0"/>
              <w:marRight w:val="0"/>
              <w:marTop w:val="0"/>
              <w:marBottom w:val="0"/>
              <w:divBdr>
                <w:top w:val="none" w:sz="0" w:space="0" w:color="auto"/>
                <w:left w:val="none" w:sz="0" w:space="0" w:color="auto"/>
                <w:bottom w:val="none" w:sz="0" w:space="0" w:color="auto"/>
                <w:right w:val="none" w:sz="0" w:space="0" w:color="auto"/>
              </w:divBdr>
            </w:div>
            <w:div w:id="390425473">
              <w:marLeft w:val="0"/>
              <w:marRight w:val="0"/>
              <w:marTop w:val="0"/>
              <w:marBottom w:val="0"/>
              <w:divBdr>
                <w:top w:val="none" w:sz="0" w:space="0" w:color="auto"/>
                <w:left w:val="none" w:sz="0" w:space="0" w:color="auto"/>
                <w:bottom w:val="none" w:sz="0" w:space="0" w:color="auto"/>
                <w:right w:val="none" w:sz="0" w:space="0" w:color="auto"/>
              </w:divBdr>
            </w:div>
            <w:div w:id="401680913">
              <w:marLeft w:val="0"/>
              <w:marRight w:val="0"/>
              <w:marTop w:val="0"/>
              <w:marBottom w:val="0"/>
              <w:divBdr>
                <w:top w:val="none" w:sz="0" w:space="0" w:color="auto"/>
                <w:left w:val="none" w:sz="0" w:space="0" w:color="auto"/>
                <w:bottom w:val="none" w:sz="0" w:space="0" w:color="auto"/>
                <w:right w:val="none" w:sz="0" w:space="0" w:color="auto"/>
              </w:divBdr>
            </w:div>
            <w:div w:id="447548011">
              <w:marLeft w:val="0"/>
              <w:marRight w:val="0"/>
              <w:marTop w:val="0"/>
              <w:marBottom w:val="0"/>
              <w:divBdr>
                <w:top w:val="none" w:sz="0" w:space="0" w:color="auto"/>
                <w:left w:val="none" w:sz="0" w:space="0" w:color="auto"/>
                <w:bottom w:val="none" w:sz="0" w:space="0" w:color="auto"/>
                <w:right w:val="none" w:sz="0" w:space="0" w:color="auto"/>
              </w:divBdr>
            </w:div>
            <w:div w:id="467552330">
              <w:marLeft w:val="0"/>
              <w:marRight w:val="0"/>
              <w:marTop w:val="0"/>
              <w:marBottom w:val="0"/>
              <w:divBdr>
                <w:top w:val="none" w:sz="0" w:space="0" w:color="auto"/>
                <w:left w:val="none" w:sz="0" w:space="0" w:color="auto"/>
                <w:bottom w:val="none" w:sz="0" w:space="0" w:color="auto"/>
                <w:right w:val="none" w:sz="0" w:space="0" w:color="auto"/>
              </w:divBdr>
            </w:div>
            <w:div w:id="500782336">
              <w:marLeft w:val="0"/>
              <w:marRight w:val="0"/>
              <w:marTop w:val="0"/>
              <w:marBottom w:val="0"/>
              <w:divBdr>
                <w:top w:val="none" w:sz="0" w:space="0" w:color="auto"/>
                <w:left w:val="none" w:sz="0" w:space="0" w:color="auto"/>
                <w:bottom w:val="none" w:sz="0" w:space="0" w:color="auto"/>
                <w:right w:val="none" w:sz="0" w:space="0" w:color="auto"/>
              </w:divBdr>
            </w:div>
            <w:div w:id="566188368">
              <w:marLeft w:val="0"/>
              <w:marRight w:val="0"/>
              <w:marTop w:val="0"/>
              <w:marBottom w:val="0"/>
              <w:divBdr>
                <w:top w:val="none" w:sz="0" w:space="0" w:color="auto"/>
                <w:left w:val="none" w:sz="0" w:space="0" w:color="auto"/>
                <w:bottom w:val="none" w:sz="0" w:space="0" w:color="auto"/>
                <w:right w:val="none" w:sz="0" w:space="0" w:color="auto"/>
              </w:divBdr>
            </w:div>
            <w:div w:id="679283692">
              <w:marLeft w:val="0"/>
              <w:marRight w:val="0"/>
              <w:marTop w:val="0"/>
              <w:marBottom w:val="0"/>
              <w:divBdr>
                <w:top w:val="none" w:sz="0" w:space="0" w:color="auto"/>
                <w:left w:val="none" w:sz="0" w:space="0" w:color="auto"/>
                <w:bottom w:val="none" w:sz="0" w:space="0" w:color="auto"/>
                <w:right w:val="none" w:sz="0" w:space="0" w:color="auto"/>
              </w:divBdr>
            </w:div>
            <w:div w:id="719984028">
              <w:marLeft w:val="0"/>
              <w:marRight w:val="0"/>
              <w:marTop w:val="0"/>
              <w:marBottom w:val="0"/>
              <w:divBdr>
                <w:top w:val="none" w:sz="0" w:space="0" w:color="auto"/>
                <w:left w:val="none" w:sz="0" w:space="0" w:color="auto"/>
                <w:bottom w:val="none" w:sz="0" w:space="0" w:color="auto"/>
                <w:right w:val="none" w:sz="0" w:space="0" w:color="auto"/>
              </w:divBdr>
            </w:div>
            <w:div w:id="746268117">
              <w:marLeft w:val="0"/>
              <w:marRight w:val="0"/>
              <w:marTop w:val="0"/>
              <w:marBottom w:val="0"/>
              <w:divBdr>
                <w:top w:val="none" w:sz="0" w:space="0" w:color="auto"/>
                <w:left w:val="none" w:sz="0" w:space="0" w:color="auto"/>
                <w:bottom w:val="none" w:sz="0" w:space="0" w:color="auto"/>
                <w:right w:val="none" w:sz="0" w:space="0" w:color="auto"/>
              </w:divBdr>
            </w:div>
            <w:div w:id="768505152">
              <w:marLeft w:val="0"/>
              <w:marRight w:val="0"/>
              <w:marTop w:val="0"/>
              <w:marBottom w:val="0"/>
              <w:divBdr>
                <w:top w:val="none" w:sz="0" w:space="0" w:color="auto"/>
                <w:left w:val="none" w:sz="0" w:space="0" w:color="auto"/>
                <w:bottom w:val="none" w:sz="0" w:space="0" w:color="auto"/>
                <w:right w:val="none" w:sz="0" w:space="0" w:color="auto"/>
              </w:divBdr>
            </w:div>
            <w:div w:id="845023934">
              <w:marLeft w:val="0"/>
              <w:marRight w:val="0"/>
              <w:marTop w:val="0"/>
              <w:marBottom w:val="0"/>
              <w:divBdr>
                <w:top w:val="none" w:sz="0" w:space="0" w:color="auto"/>
                <w:left w:val="none" w:sz="0" w:space="0" w:color="auto"/>
                <w:bottom w:val="none" w:sz="0" w:space="0" w:color="auto"/>
                <w:right w:val="none" w:sz="0" w:space="0" w:color="auto"/>
              </w:divBdr>
            </w:div>
            <w:div w:id="848444365">
              <w:marLeft w:val="0"/>
              <w:marRight w:val="0"/>
              <w:marTop w:val="0"/>
              <w:marBottom w:val="0"/>
              <w:divBdr>
                <w:top w:val="none" w:sz="0" w:space="0" w:color="auto"/>
                <w:left w:val="none" w:sz="0" w:space="0" w:color="auto"/>
                <w:bottom w:val="none" w:sz="0" w:space="0" w:color="auto"/>
                <w:right w:val="none" w:sz="0" w:space="0" w:color="auto"/>
              </w:divBdr>
            </w:div>
            <w:div w:id="925841791">
              <w:marLeft w:val="0"/>
              <w:marRight w:val="0"/>
              <w:marTop w:val="0"/>
              <w:marBottom w:val="0"/>
              <w:divBdr>
                <w:top w:val="none" w:sz="0" w:space="0" w:color="auto"/>
                <w:left w:val="none" w:sz="0" w:space="0" w:color="auto"/>
                <w:bottom w:val="none" w:sz="0" w:space="0" w:color="auto"/>
                <w:right w:val="none" w:sz="0" w:space="0" w:color="auto"/>
              </w:divBdr>
            </w:div>
            <w:div w:id="981421077">
              <w:marLeft w:val="0"/>
              <w:marRight w:val="0"/>
              <w:marTop w:val="0"/>
              <w:marBottom w:val="0"/>
              <w:divBdr>
                <w:top w:val="none" w:sz="0" w:space="0" w:color="auto"/>
                <w:left w:val="none" w:sz="0" w:space="0" w:color="auto"/>
                <w:bottom w:val="none" w:sz="0" w:space="0" w:color="auto"/>
                <w:right w:val="none" w:sz="0" w:space="0" w:color="auto"/>
              </w:divBdr>
            </w:div>
            <w:div w:id="996609900">
              <w:marLeft w:val="0"/>
              <w:marRight w:val="0"/>
              <w:marTop w:val="0"/>
              <w:marBottom w:val="0"/>
              <w:divBdr>
                <w:top w:val="none" w:sz="0" w:space="0" w:color="auto"/>
                <w:left w:val="none" w:sz="0" w:space="0" w:color="auto"/>
                <w:bottom w:val="none" w:sz="0" w:space="0" w:color="auto"/>
                <w:right w:val="none" w:sz="0" w:space="0" w:color="auto"/>
              </w:divBdr>
            </w:div>
            <w:div w:id="1004238511">
              <w:marLeft w:val="0"/>
              <w:marRight w:val="0"/>
              <w:marTop w:val="0"/>
              <w:marBottom w:val="0"/>
              <w:divBdr>
                <w:top w:val="none" w:sz="0" w:space="0" w:color="auto"/>
                <w:left w:val="none" w:sz="0" w:space="0" w:color="auto"/>
                <w:bottom w:val="none" w:sz="0" w:space="0" w:color="auto"/>
                <w:right w:val="none" w:sz="0" w:space="0" w:color="auto"/>
              </w:divBdr>
            </w:div>
            <w:div w:id="1046678937">
              <w:marLeft w:val="0"/>
              <w:marRight w:val="0"/>
              <w:marTop w:val="0"/>
              <w:marBottom w:val="0"/>
              <w:divBdr>
                <w:top w:val="none" w:sz="0" w:space="0" w:color="auto"/>
                <w:left w:val="none" w:sz="0" w:space="0" w:color="auto"/>
                <w:bottom w:val="none" w:sz="0" w:space="0" w:color="auto"/>
                <w:right w:val="none" w:sz="0" w:space="0" w:color="auto"/>
              </w:divBdr>
            </w:div>
            <w:div w:id="1107962659">
              <w:marLeft w:val="0"/>
              <w:marRight w:val="0"/>
              <w:marTop w:val="0"/>
              <w:marBottom w:val="0"/>
              <w:divBdr>
                <w:top w:val="none" w:sz="0" w:space="0" w:color="auto"/>
                <w:left w:val="none" w:sz="0" w:space="0" w:color="auto"/>
                <w:bottom w:val="none" w:sz="0" w:space="0" w:color="auto"/>
                <w:right w:val="none" w:sz="0" w:space="0" w:color="auto"/>
              </w:divBdr>
            </w:div>
            <w:div w:id="1112868919">
              <w:marLeft w:val="0"/>
              <w:marRight w:val="0"/>
              <w:marTop w:val="0"/>
              <w:marBottom w:val="0"/>
              <w:divBdr>
                <w:top w:val="none" w:sz="0" w:space="0" w:color="auto"/>
                <w:left w:val="none" w:sz="0" w:space="0" w:color="auto"/>
                <w:bottom w:val="none" w:sz="0" w:space="0" w:color="auto"/>
                <w:right w:val="none" w:sz="0" w:space="0" w:color="auto"/>
              </w:divBdr>
            </w:div>
            <w:div w:id="1131946579">
              <w:marLeft w:val="0"/>
              <w:marRight w:val="0"/>
              <w:marTop w:val="0"/>
              <w:marBottom w:val="0"/>
              <w:divBdr>
                <w:top w:val="none" w:sz="0" w:space="0" w:color="auto"/>
                <w:left w:val="none" w:sz="0" w:space="0" w:color="auto"/>
                <w:bottom w:val="none" w:sz="0" w:space="0" w:color="auto"/>
                <w:right w:val="none" w:sz="0" w:space="0" w:color="auto"/>
              </w:divBdr>
            </w:div>
            <w:div w:id="1169098756">
              <w:marLeft w:val="0"/>
              <w:marRight w:val="0"/>
              <w:marTop w:val="0"/>
              <w:marBottom w:val="0"/>
              <w:divBdr>
                <w:top w:val="none" w:sz="0" w:space="0" w:color="auto"/>
                <w:left w:val="none" w:sz="0" w:space="0" w:color="auto"/>
                <w:bottom w:val="none" w:sz="0" w:space="0" w:color="auto"/>
                <w:right w:val="none" w:sz="0" w:space="0" w:color="auto"/>
              </w:divBdr>
            </w:div>
            <w:div w:id="1174496328">
              <w:marLeft w:val="0"/>
              <w:marRight w:val="0"/>
              <w:marTop w:val="0"/>
              <w:marBottom w:val="0"/>
              <w:divBdr>
                <w:top w:val="none" w:sz="0" w:space="0" w:color="auto"/>
                <w:left w:val="none" w:sz="0" w:space="0" w:color="auto"/>
                <w:bottom w:val="none" w:sz="0" w:space="0" w:color="auto"/>
                <w:right w:val="none" w:sz="0" w:space="0" w:color="auto"/>
              </w:divBdr>
            </w:div>
            <w:div w:id="1232235236">
              <w:marLeft w:val="0"/>
              <w:marRight w:val="0"/>
              <w:marTop w:val="0"/>
              <w:marBottom w:val="0"/>
              <w:divBdr>
                <w:top w:val="none" w:sz="0" w:space="0" w:color="auto"/>
                <w:left w:val="none" w:sz="0" w:space="0" w:color="auto"/>
                <w:bottom w:val="none" w:sz="0" w:space="0" w:color="auto"/>
                <w:right w:val="none" w:sz="0" w:space="0" w:color="auto"/>
              </w:divBdr>
            </w:div>
            <w:div w:id="1238662480">
              <w:marLeft w:val="0"/>
              <w:marRight w:val="0"/>
              <w:marTop w:val="0"/>
              <w:marBottom w:val="0"/>
              <w:divBdr>
                <w:top w:val="none" w:sz="0" w:space="0" w:color="auto"/>
                <w:left w:val="none" w:sz="0" w:space="0" w:color="auto"/>
                <w:bottom w:val="none" w:sz="0" w:space="0" w:color="auto"/>
                <w:right w:val="none" w:sz="0" w:space="0" w:color="auto"/>
              </w:divBdr>
            </w:div>
            <w:div w:id="1262177419">
              <w:marLeft w:val="0"/>
              <w:marRight w:val="0"/>
              <w:marTop w:val="0"/>
              <w:marBottom w:val="0"/>
              <w:divBdr>
                <w:top w:val="none" w:sz="0" w:space="0" w:color="auto"/>
                <w:left w:val="none" w:sz="0" w:space="0" w:color="auto"/>
                <w:bottom w:val="none" w:sz="0" w:space="0" w:color="auto"/>
                <w:right w:val="none" w:sz="0" w:space="0" w:color="auto"/>
              </w:divBdr>
            </w:div>
            <w:div w:id="1268201328">
              <w:marLeft w:val="0"/>
              <w:marRight w:val="0"/>
              <w:marTop w:val="0"/>
              <w:marBottom w:val="0"/>
              <w:divBdr>
                <w:top w:val="none" w:sz="0" w:space="0" w:color="auto"/>
                <w:left w:val="none" w:sz="0" w:space="0" w:color="auto"/>
                <w:bottom w:val="none" w:sz="0" w:space="0" w:color="auto"/>
                <w:right w:val="none" w:sz="0" w:space="0" w:color="auto"/>
              </w:divBdr>
            </w:div>
            <w:div w:id="1287617581">
              <w:marLeft w:val="0"/>
              <w:marRight w:val="0"/>
              <w:marTop w:val="0"/>
              <w:marBottom w:val="0"/>
              <w:divBdr>
                <w:top w:val="none" w:sz="0" w:space="0" w:color="auto"/>
                <w:left w:val="none" w:sz="0" w:space="0" w:color="auto"/>
                <w:bottom w:val="none" w:sz="0" w:space="0" w:color="auto"/>
                <w:right w:val="none" w:sz="0" w:space="0" w:color="auto"/>
              </w:divBdr>
            </w:div>
            <w:div w:id="1356926258">
              <w:marLeft w:val="0"/>
              <w:marRight w:val="0"/>
              <w:marTop w:val="0"/>
              <w:marBottom w:val="0"/>
              <w:divBdr>
                <w:top w:val="none" w:sz="0" w:space="0" w:color="auto"/>
                <w:left w:val="none" w:sz="0" w:space="0" w:color="auto"/>
                <w:bottom w:val="none" w:sz="0" w:space="0" w:color="auto"/>
                <w:right w:val="none" w:sz="0" w:space="0" w:color="auto"/>
              </w:divBdr>
            </w:div>
            <w:div w:id="1365599174">
              <w:marLeft w:val="0"/>
              <w:marRight w:val="0"/>
              <w:marTop w:val="0"/>
              <w:marBottom w:val="0"/>
              <w:divBdr>
                <w:top w:val="none" w:sz="0" w:space="0" w:color="auto"/>
                <w:left w:val="none" w:sz="0" w:space="0" w:color="auto"/>
                <w:bottom w:val="none" w:sz="0" w:space="0" w:color="auto"/>
                <w:right w:val="none" w:sz="0" w:space="0" w:color="auto"/>
              </w:divBdr>
            </w:div>
            <w:div w:id="1373579468">
              <w:marLeft w:val="0"/>
              <w:marRight w:val="0"/>
              <w:marTop w:val="0"/>
              <w:marBottom w:val="0"/>
              <w:divBdr>
                <w:top w:val="none" w:sz="0" w:space="0" w:color="auto"/>
                <w:left w:val="none" w:sz="0" w:space="0" w:color="auto"/>
                <w:bottom w:val="none" w:sz="0" w:space="0" w:color="auto"/>
                <w:right w:val="none" w:sz="0" w:space="0" w:color="auto"/>
              </w:divBdr>
            </w:div>
            <w:div w:id="1386949086">
              <w:marLeft w:val="0"/>
              <w:marRight w:val="0"/>
              <w:marTop w:val="0"/>
              <w:marBottom w:val="0"/>
              <w:divBdr>
                <w:top w:val="none" w:sz="0" w:space="0" w:color="auto"/>
                <w:left w:val="none" w:sz="0" w:space="0" w:color="auto"/>
                <w:bottom w:val="none" w:sz="0" w:space="0" w:color="auto"/>
                <w:right w:val="none" w:sz="0" w:space="0" w:color="auto"/>
              </w:divBdr>
            </w:div>
            <w:div w:id="1387101930">
              <w:marLeft w:val="0"/>
              <w:marRight w:val="0"/>
              <w:marTop w:val="0"/>
              <w:marBottom w:val="0"/>
              <w:divBdr>
                <w:top w:val="none" w:sz="0" w:space="0" w:color="auto"/>
                <w:left w:val="none" w:sz="0" w:space="0" w:color="auto"/>
                <w:bottom w:val="none" w:sz="0" w:space="0" w:color="auto"/>
                <w:right w:val="none" w:sz="0" w:space="0" w:color="auto"/>
              </w:divBdr>
            </w:div>
            <w:div w:id="1427505170">
              <w:marLeft w:val="0"/>
              <w:marRight w:val="0"/>
              <w:marTop w:val="0"/>
              <w:marBottom w:val="0"/>
              <w:divBdr>
                <w:top w:val="none" w:sz="0" w:space="0" w:color="auto"/>
                <w:left w:val="none" w:sz="0" w:space="0" w:color="auto"/>
                <w:bottom w:val="none" w:sz="0" w:space="0" w:color="auto"/>
                <w:right w:val="none" w:sz="0" w:space="0" w:color="auto"/>
              </w:divBdr>
            </w:div>
            <w:div w:id="1459185045">
              <w:marLeft w:val="0"/>
              <w:marRight w:val="0"/>
              <w:marTop w:val="0"/>
              <w:marBottom w:val="0"/>
              <w:divBdr>
                <w:top w:val="none" w:sz="0" w:space="0" w:color="auto"/>
                <w:left w:val="none" w:sz="0" w:space="0" w:color="auto"/>
                <w:bottom w:val="none" w:sz="0" w:space="0" w:color="auto"/>
                <w:right w:val="none" w:sz="0" w:space="0" w:color="auto"/>
              </w:divBdr>
            </w:div>
            <w:div w:id="1480264479">
              <w:marLeft w:val="0"/>
              <w:marRight w:val="0"/>
              <w:marTop w:val="0"/>
              <w:marBottom w:val="0"/>
              <w:divBdr>
                <w:top w:val="none" w:sz="0" w:space="0" w:color="auto"/>
                <w:left w:val="none" w:sz="0" w:space="0" w:color="auto"/>
                <w:bottom w:val="none" w:sz="0" w:space="0" w:color="auto"/>
                <w:right w:val="none" w:sz="0" w:space="0" w:color="auto"/>
              </w:divBdr>
            </w:div>
            <w:div w:id="1480537554">
              <w:marLeft w:val="0"/>
              <w:marRight w:val="0"/>
              <w:marTop w:val="0"/>
              <w:marBottom w:val="0"/>
              <w:divBdr>
                <w:top w:val="none" w:sz="0" w:space="0" w:color="auto"/>
                <w:left w:val="none" w:sz="0" w:space="0" w:color="auto"/>
                <w:bottom w:val="none" w:sz="0" w:space="0" w:color="auto"/>
                <w:right w:val="none" w:sz="0" w:space="0" w:color="auto"/>
              </w:divBdr>
            </w:div>
            <w:div w:id="1486513810">
              <w:marLeft w:val="0"/>
              <w:marRight w:val="0"/>
              <w:marTop w:val="0"/>
              <w:marBottom w:val="0"/>
              <w:divBdr>
                <w:top w:val="none" w:sz="0" w:space="0" w:color="auto"/>
                <w:left w:val="none" w:sz="0" w:space="0" w:color="auto"/>
                <w:bottom w:val="none" w:sz="0" w:space="0" w:color="auto"/>
                <w:right w:val="none" w:sz="0" w:space="0" w:color="auto"/>
              </w:divBdr>
            </w:div>
            <w:div w:id="1490291467">
              <w:marLeft w:val="0"/>
              <w:marRight w:val="0"/>
              <w:marTop w:val="0"/>
              <w:marBottom w:val="0"/>
              <w:divBdr>
                <w:top w:val="none" w:sz="0" w:space="0" w:color="auto"/>
                <w:left w:val="none" w:sz="0" w:space="0" w:color="auto"/>
                <w:bottom w:val="none" w:sz="0" w:space="0" w:color="auto"/>
                <w:right w:val="none" w:sz="0" w:space="0" w:color="auto"/>
              </w:divBdr>
            </w:div>
            <w:div w:id="1532307441">
              <w:marLeft w:val="0"/>
              <w:marRight w:val="0"/>
              <w:marTop w:val="0"/>
              <w:marBottom w:val="0"/>
              <w:divBdr>
                <w:top w:val="none" w:sz="0" w:space="0" w:color="auto"/>
                <w:left w:val="none" w:sz="0" w:space="0" w:color="auto"/>
                <w:bottom w:val="none" w:sz="0" w:space="0" w:color="auto"/>
                <w:right w:val="none" w:sz="0" w:space="0" w:color="auto"/>
              </w:divBdr>
            </w:div>
            <w:div w:id="1577471289">
              <w:marLeft w:val="0"/>
              <w:marRight w:val="0"/>
              <w:marTop w:val="0"/>
              <w:marBottom w:val="0"/>
              <w:divBdr>
                <w:top w:val="none" w:sz="0" w:space="0" w:color="auto"/>
                <w:left w:val="none" w:sz="0" w:space="0" w:color="auto"/>
                <w:bottom w:val="none" w:sz="0" w:space="0" w:color="auto"/>
                <w:right w:val="none" w:sz="0" w:space="0" w:color="auto"/>
              </w:divBdr>
            </w:div>
            <w:div w:id="1593006452">
              <w:marLeft w:val="0"/>
              <w:marRight w:val="0"/>
              <w:marTop w:val="0"/>
              <w:marBottom w:val="0"/>
              <w:divBdr>
                <w:top w:val="none" w:sz="0" w:space="0" w:color="auto"/>
                <w:left w:val="none" w:sz="0" w:space="0" w:color="auto"/>
                <w:bottom w:val="none" w:sz="0" w:space="0" w:color="auto"/>
                <w:right w:val="none" w:sz="0" w:space="0" w:color="auto"/>
              </w:divBdr>
            </w:div>
            <w:div w:id="1600913583">
              <w:marLeft w:val="0"/>
              <w:marRight w:val="0"/>
              <w:marTop w:val="0"/>
              <w:marBottom w:val="0"/>
              <w:divBdr>
                <w:top w:val="none" w:sz="0" w:space="0" w:color="auto"/>
                <w:left w:val="none" w:sz="0" w:space="0" w:color="auto"/>
                <w:bottom w:val="none" w:sz="0" w:space="0" w:color="auto"/>
                <w:right w:val="none" w:sz="0" w:space="0" w:color="auto"/>
              </w:divBdr>
            </w:div>
            <w:div w:id="1629167781">
              <w:marLeft w:val="0"/>
              <w:marRight w:val="0"/>
              <w:marTop w:val="0"/>
              <w:marBottom w:val="0"/>
              <w:divBdr>
                <w:top w:val="none" w:sz="0" w:space="0" w:color="auto"/>
                <w:left w:val="none" w:sz="0" w:space="0" w:color="auto"/>
                <w:bottom w:val="none" w:sz="0" w:space="0" w:color="auto"/>
                <w:right w:val="none" w:sz="0" w:space="0" w:color="auto"/>
              </w:divBdr>
            </w:div>
            <w:div w:id="1803499398">
              <w:marLeft w:val="0"/>
              <w:marRight w:val="0"/>
              <w:marTop w:val="0"/>
              <w:marBottom w:val="0"/>
              <w:divBdr>
                <w:top w:val="none" w:sz="0" w:space="0" w:color="auto"/>
                <w:left w:val="none" w:sz="0" w:space="0" w:color="auto"/>
                <w:bottom w:val="none" w:sz="0" w:space="0" w:color="auto"/>
                <w:right w:val="none" w:sz="0" w:space="0" w:color="auto"/>
              </w:divBdr>
            </w:div>
            <w:div w:id="1829832173">
              <w:marLeft w:val="0"/>
              <w:marRight w:val="0"/>
              <w:marTop w:val="0"/>
              <w:marBottom w:val="0"/>
              <w:divBdr>
                <w:top w:val="none" w:sz="0" w:space="0" w:color="auto"/>
                <w:left w:val="none" w:sz="0" w:space="0" w:color="auto"/>
                <w:bottom w:val="none" w:sz="0" w:space="0" w:color="auto"/>
                <w:right w:val="none" w:sz="0" w:space="0" w:color="auto"/>
              </w:divBdr>
            </w:div>
            <w:div w:id="1846241441">
              <w:marLeft w:val="0"/>
              <w:marRight w:val="0"/>
              <w:marTop w:val="0"/>
              <w:marBottom w:val="0"/>
              <w:divBdr>
                <w:top w:val="none" w:sz="0" w:space="0" w:color="auto"/>
                <w:left w:val="none" w:sz="0" w:space="0" w:color="auto"/>
                <w:bottom w:val="none" w:sz="0" w:space="0" w:color="auto"/>
                <w:right w:val="none" w:sz="0" w:space="0" w:color="auto"/>
              </w:divBdr>
            </w:div>
            <w:div w:id="1846893317">
              <w:marLeft w:val="0"/>
              <w:marRight w:val="0"/>
              <w:marTop w:val="0"/>
              <w:marBottom w:val="0"/>
              <w:divBdr>
                <w:top w:val="none" w:sz="0" w:space="0" w:color="auto"/>
                <w:left w:val="none" w:sz="0" w:space="0" w:color="auto"/>
                <w:bottom w:val="none" w:sz="0" w:space="0" w:color="auto"/>
                <w:right w:val="none" w:sz="0" w:space="0" w:color="auto"/>
              </w:divBdr>
            </w:div>
            <w:div w:id="1858037435">
              <w:marLeft w:val="0"/>
              <w:marRight w:val="0"/>
              <w:marTop w:val="0"/>
              <w:marBottom w:val="0"/>
              <w:divBdr>
                <w:top w:val="none" w:sz="0" w:space="0" w:color="auto"/>
                <w:left w:val="none" w:sz="0" w:space="0" w:color="auto"/>
                <w:bottom w:val="none" w:sz="0" w:space="0" w:color="auto"/>
                <w:right w:val="none" w:sz="0" w:space="0" w:color="auto"/>
              </w:divBdr>
            </w:div>
            <w:div w:id="1887330853">
              <w:marLeft w:val="0"/>
              <w:marRight w:val="0"/>
              <w:marTop w:val="0"/>
              <w:marBottom w:val="0"/>
              <w:divBdr>
                <w:top w:val="none" w:sz="0" w:space="0" w:color="auto"/>
                <w:left w:val="none" w:sz="0" w:space="0" w:color="auto"/>
                <w:bottom w:val="none" w:sz="0" w:space="0" w:color="auto"/>
                <w:right w:val="none" w:sz="0" w:space="0" w:color="auto"/>
              </w:divBdr>
            </w:div>
            <w:div w:id="1983267523">
              <w:marLeft w:val="0"/>
              <w:marRight w:val="0"/>
              <w:marTop w:val="0"/>
              <w:marBottom w:val="0"/>
              <w:divBdr>
                <w:top w:val="none" w:sz="0" w:space="0" w:color="auto"/>
                <w:left w:val="none" w:sz="0" w:space="0" w:color="auto"/>
                <w:bottom w:val="none" w:sz="0" w:space="0" w:color="auto"/>
                <w:right w:val="none" w:sz="0" w:space="0" w:color="auto"/>
              </w:divBdr>
            </w:div>
            <w:div w:id="2061050885">
              <w:marLeft w:val="0"/>
              <w:marRight w:val="0"/>
              <w:marTop w:val="0"/>
              <w:marBottom w:val="0"/>
              <w:divBdr>
                <w:top w:val="none" w:sz="0" w:space="0" w:color="auto"/>
                <w:left w:val="none" w:sz="0" w:space="0" w:color="auto"/>
                <w:bottom w:val="none" w:sz="0" w:space="0" w:color="auto"/>
                <w:right w:val="none" w:sz="0" w:space="0" w:color="auto"/>
              </w:divBdr>
            </w:div>
            <w:div w:id="2096047272">
              <w:marLeft w:val="0"/>
              <w:marRight w:val="0"/>
              <w:marTop w:val="0"/>
              <w:marBottom w:val="0"/>
              <w:divBdr>
                <w:top w:val="none" w:sz="0" w:space="0" w:color="auto"/>
                <w:left w:val="none" w:sz="0" w:space="0" w:color="auto"/>
                <w:bottom w:val="none" w:sz="0" w:space="0" w:color="auto"/>
                <w:right w:val="none" w:sz="0" w:space="0" w:color="auto"/>
              </w:divBdr>
            </w:div>
            <w:div w:id="21461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89275">
      <w:bodyDiv w:val="1"/>
      <w:marLeft w:val="0"/>
      <w:marRight w:val="0"/>
      <w:marTop w:val="0"/>
      <w:marBottom w:val="0"/>
      <w:divBdr>
        <w:top w:val="none" w:sz="0" w:space="0" w:color="auto"/>
        <w:left w:val="none" w:sz="0" w:space="0" w:color="auto"/>
        <w:bottom w:val="none" w:sz="0" w:space="0" w:color="auto"/>
        <w:right w:val="none" w:sz="0" w:space="0" w:color="auto"/>
      </w:divBdr>
      <w:divsChild>
        <w:div w:id="828063748">
          <w:marLeft w:val="0"/>
          <w:marRight w:val="0"/>
          <w:marTop w:val="0"/>
          <w:marBottom w:val="0"/>
          <w:divBdr>
            <w:top w:val="none" w:sz="0" w:space="0" w:color="auto"/>
            <w:left w:val="none" w:sz="0" w:space="0" w:color="auto"/>
            <w:bottom w:val="none" w:sz="0" w:space="0" w:color="auto"/>
            <w:right w:val="none" w:sz="0" w:space="0" w:color="auto"/>
          </w:divBdr>
          <w:divsChild>
            <w:div w:id="1692729604">
              <w:marLeft w:val="0"/>
              <w:marRight w:val="0"/>
              <w:marTop w:val="0"/>
              <w:marBottom w:val="0"/>
              <w:divBdr>
                <w:top w:val="none" w:sz="0" w:space="0" w:color="auto"/>
                <w:left w:val="none" w:sz="0" w:space="0" w:color="auto"/>
                <w:bottom w:val="none" w:sz="0" w:space="0" w:color="auto"/>
                <w:right w:val="none" w:sz="0" w:space="0" w:color="auto"/>
              </w:divBdr>
            </w:div>
            <w:div w:id="1832942788">
              <w:marLeft w:val="0"/>
              <w:marRight w:val="0"/>
              <w:marTop w:val="0"/>
              <w:marBottom w:val="0"/>
              <w:divBdr>
                <w:top w:val="none" w:sz="0" w:space="0" w:color="auto"/>
                <w:left w:val="none" w:sz="0" w:space="0" w:color="auto"/>
                <w:bottom w:val="none" w:sz="0" w:space="0" w:color="auto"/>
                <w:right w:val="none" w:sz="0" w:space="0" w:color="auto"/>
              </w:divBdr>
            </w:div>
            <w:div w:id="410545591">
              <w:marLeft w:val="0"/>
              <w:marRight w:val="0"/>
              <w:marTop w:val="0"/>
              <w:marBottom w:val="0"/>
              <w:divBdr>
                <w:top w:val="none" w:sz="0" w:space="0" w:color="auto"/>
                <w:left w:val="none" w:sz="0" w:space="0" w:color="auto"/>
                <w:bottom w:val="none" w:sz="0" w:space="0" w:color="auto"/>
                <w:right w:val="none" w:sz="0" w:space="0" w:color="auto"/>
              </w:divBdr>
            </w:div>
            <w:div w:id="802583517">
              <w:marLeft w:val="0"/>
              <w:marRight w:val="0"/>
              <w:marTop w:val="0"/>
              <w:marBottom w:val="0"/>
              <w:divBdr>
                <w:top w:val="none" w:sz="0" w:space="0" w:color="auto"/>
                <w:left w:val="none" w:sz="0" w:space="0" w:color="auto"/>
                <w:bottom w:val="none" w:sz="0" w:space="0" w:color="auto"/>
                <w:right w:val="none" w:sz="0" w:space="0" w:color="auto"/>
              </w:divBdr>
            </w:div>
            <w:div w:id="292715809">
              <w:marLeft w:val="0"/>
              <w:marRight w:val="0"/>
              <w:marTop w:val="0"/>
              <w:marBottom w:val="0"/>
              <w:divBdr>
                <w:top w:val="none" w:sz="0" w:space="0" w:color="auto"/>
                <w:left w:val="none" w:sz="0" w:space="0" w:color="auto"/>
                <w:bottom w:val="none" w:sz="0" w:space="0" w:color="auto"/>
                <w:right w:val="none" w:sz="0" w:space="0" w:color="auto"/>
              </w:divBdr>
            </w:div>
            <w:div w:id="125247032">
              <w:marLeft w:val="0"/>
              <w:marRight w:val="0"/>
              <w:marTop w:val="0"/>
              <w:marBottom w:val="0"/>
              <w:divBdr>
                <w:top w:val="none" w:sz="0" w:space="0" w:color="auto"/>
                <w:left w:val="none" w:sz="0" w:space="0" w:color="auto"/>
                <w:bottom w:val="none" w:sz="0" w:space="0" w:color="auto"/>
                <w:right w:val="none" w:sz="0" w:space="0" w:color="auto"/>
              </w:divBdr>
            </w:div>
            <w:div w:id="1702045397">
              <w:marLeft w:val="0"/>
              <w:marRight w:val="0"/>
              <w:marTop w:val="0"/>
              <w:marBottom w:val="0"/>
              <w:divBdr>
                <w:top w:val="none" w:sz="0" w:space="0" w:color="auto"/>
                <w:left w:val="none" w:sz="0" w:space="0" w:color="auto"/>
                <w:bottom w:val="none" w:sz="0" w:space="0" w:color="auto"/>
                <w:right w:val="none" w:sz="0" w:space="0" w:color="auto"/>
              </w:divBdr>
            </w:div>
            <w:div w:id="1531648585">
              <w:marLeft w:val="0"/>
              <w:marRight w:val="0"/>
              <w:marTop w:val="0"/>
              <w:marBottom w:val="0"/>
              <w:divBdr>
                <w:top w:val="none" w:sz="0" w:space="0" w:color="auto"/>
                <w:left w:val="none" w:sz="0" w:space="0" w:color="auto"/>
                <w:bottom w:val="none" w:sz="0" w:space="0" w:color="auto"/>
                <w:right w:val="none" w:sz="0" w:space="0" w:color="auto"/>
              </w:divBdr>
            </w:div>
            <w:div w:id="1862166619">
              <w:marLeft w:val="0"/>
              <w:marRight w:val="0"/>
              <w:marTop w:val="0"/>
              <w:marBottom w:val="0"/>
              <w:divBdr>
                <w:top w:val="none" w:sz="0" w:space="0" w:color="auto"/>
                <w:left w:val="none" w:sz="0" w:space="0" w:color="auto"/>
                <w:bottom w:val="none" w:sz="0" w:space="0" w:color="auto"/>
                <w:right w:val="none" w:sz="0" w:space="0" w:color="auto"/>
              </w:divBdr>
            </w:div>
            <w:div w:id="396325658">
              <w:marLeft w:val="0"/>
              <w:marRight w:val="0"/>
              <w:marTop w:val="0"/>
              <w:marBottom w:val="0"/>
              <w:divBdr>
                <w:top w:val="none" w:sz="0" w:space="0" w:color="auto"/>
                <w:left w:val="none" w:sz="0" w:space="0" w:color="auto"/>
                <w:bottom w:val="none" w:sz="0" w:space="0" w:color="auto"/>
                <w:right w:val="none" w:sz="0" w:space="0" w:color="auto"/>
              </w:divBdr>
            </w:div>
            <w:div w:id="1436439284">
              <w:marLeft w:val="0"/>
              <w:marRight w:val="0"/>
              <w:marTop w:val="0"/>
              <w:marBottom w:val="0"/>
              <w:divBdr>
                <w:top w:val="none" w:sz="0" w:space="0" w:color="auto"/>
                <w:left w:val="none" w:sz="0" w:space="0" w:color="auto"/>
                <w:bottom w:val="none" w:sz="0" w:space="0" w:color="auto"/>
                <w:right w:val="none" w:sz="0" w:space="0" w:color="auto"/>
              </w:divBdr>
            </w:div>
            <w:div w:id="2561882">
              <w:marLeft w:val="0"/>
              <w:marRight w:val="0"/>
              <w:marTop w:val="0"/>
              <w:marBottom w:val="0"/>
              <w:divBdr>
                <w:top w:val="none" w:sz="0" w:space="0" w:color="auto"/>
                <w:left w:val="none" w:sz="0" w:space="0" w:color="auto"/>
                <w:bottom w:val="none" w:sz="0" w:space="0" w:color="auto"/>
                <w:right w:val="none" w:sz="0" w:space="0" w:color="auto"/>
              </w:divBdr>
            </w:div>
            <w:div w:id="1858619005">
              <w:marLeft w:val="0"/>
              <w:marRight w:val="0"/>
              <w:marTop w:val="0"/>
              <w:marBottom w:val="0"/>
              <w:divBdr>
                <w:top w:val="none" w:sz="0" w:space="0" w:color="auto"/>
                <w:left w:val="none" w:sz="0" w:space="0" w:color="auto"/>
                <w:bottom w:val="none" w:sz="0" w:space="0" w:color="auto"/>
                <w:right w:val="none" w:sz="0" w:space="0" w:color="auto"/>
              </w:divBdr>
            </w:div>
            <w:div w:id="952055365">
              <w:marLeft w:val="0"/>
              <w:marRight w:val="0"/>
              <w:marTop w:val="0"/>
              <w:marBottom w:val="0"/>
              <w:divBdr>
                <w:top w:val="none" w:sz="0" w:space="0" w:color="auto"/>
                <w:left w:val="none" w:sz="0" w:space="0" w:color="auto"/>
                <w:bottom w:val="none" w:sz="0" w:space="0" w:color="auto"/>
                <w:right w:val="none" w:sz="0" w:space="0" w:color="auto"/>
              </w:divBdr>
            </w:div>
            <w:div w:id="116414232">
              <w:marLeft w:val="0"/>
              <w:marRight w:val="0"/>
              <w:marTop w:val="0"/>
              <w:marBottom w:val="0"/>
              <w:divBdr>
                <w:top w:val="none" w:sz="0" w:space="0" w:color="auto"/>
                <w:left w:val="none" w:sz="0" w:space="0" w:color="auto"/>
                <w:bottom w:val="none" w:sz="0" w:space="0" w:color="auto"/>
                <w:right w:val="none" w:sz="0" w:space="0" w:color="auto"/>
              </w:divBdr>
            </w:div>
            <w:div w:id="1272318796">
              <w:marLeft w:val="0"/>
              <w:marRight w:val="0"/>
              <w:marTop w:val="0"/>
              <w:marBottom w:val="0"/>
              <w:divBdr>
                <w:top w:val="none" w:sz="0" w:space="0" w:color="auto"/>
                <w:left w:val="none" w:sz="0" w:space="0" w:color="auto"/>
                <w:bottom w:val="none" w:sz="0" w:space="0" w:color="auto"/>
                <w:right w:val="none" w:sz="0" w:space="0" w:color="auto"/>
              </w:divBdr>
            </w:div>
            <w:div w:id="1733651647">
              <w:marLeft w:val="0"/>
              <w:marRight w:val="0"/>
              <w:marTop w:val="0"/>
              <w:marBottom w:val="0"/>
              <w:divBdr>
                <w:top w:val="none" w:sz="0" w:space="0" w:color="auto"/>
                <w:left w:val="none" w:sz="0" w:space="0" w:color="auto"/>
                <w:bottom w:val="none" w:sz="0" w:space="0" w:color="auto"/>
                <w:right w:val="none" w:sz="0" w:space="0" w:color="auto"/>
              </w:divBdr>
            </w:div>
            <w:div w:id="13774786">
              <w:marLeft w:val="0"/>
              <w:marRight w:val="0"/>
              <w:marTop w:val="0"/>
              <w:marBottom w:val="0"/>
              <w:divBdr>
                <w:top w:val="none" w:sz="0" w:space="0" w:color="auto"/>
                <w:left w:val="none" w:sz="0" w:space="0" w:color="auto"/>
                <w:bottom w:val="none" w:sz="0" w:space="0" w:color="auto"/>
                <w:right w:val="none" w:sz="0" w:space="0" w:color="auto"/>
              </w:divBdr>
            </w:div>
            <w:div w:id="1172062467">
              <w:marLeft w:val="0"/>
              <w:marRight w:val="0"/>
              <w:marTop w:val="0"/>
              <w:marBottom w:val="0"/>
              <w:divBdr>
                <w:top w:val="none" w:sz="0" w:space="0" w:color="auto"/>
                <w:left w:val="none" w:sz="0" w:space="0" w:color="auto"/>
                <w:bottom w:val="none" w:sz="0" w:space="0" w:color="auto"/>
                <w:right w:val="none" w:sz="0" w:space="0" w:color="auto"/>
              </w:divBdr>
            </w:div>
            <w:div w:id="719089019">
              <w:marLeft w:val="0"/>
              <w:marRight w:val="0"/>
              <w:marTop w:val="0"/>
              <w:marBottom w:val="0"/>
              <w:divBdr>
                <w:top w:val="none" w:sz="0" w:space="0" w:color="auto"/>
                <w:left w:val="none" w:sz="0" w:space="0" w:color="auto"/>
                <w:bottom w:val="none" w:sz="0" w:space="0" w:color="auto"/>
                <w:right w:val="none" w:sz="0" w:space="0" w:color="auto"/>
              </w:divBdr>
            </w:div>
            <w:div w:id="1005472496">
              <w:marLeft w:val="0"/>
              <w:marRight w:val="0"/>
              <w:marTop w:val="0"/>
              <w:marBottom w:val="0"/>
              <w:divBdr>
                <w:top w:val="none" w:sz="0" w:space="0" w:color="auto"/>
                <w:left w:val="none" w:sz="0" w:space="0" w:color="auto"/>
                <w:bottom w:val="none" w:sz="0" w:space="0" w:color="auto"/>
                <w:right w:val="none" w:sz="0" w:space="0" w:color="auto"/>
              </w:divBdr>
            </w:div>
            <w:div w:id="162858952">
              <w:marLeft w:val="0"/>
              <w:marRight w:val="0"/>
              <w:marTop w:val="0"/>
              <w:marBottom w:val="0"/>
              <w:divBdr>
                <w:top w:val="none" w:sz="0" w:space="0" w:color="auto"/>
                <w:left w:val="none" w:sz="0" w:space="0" w:color="auto"/>
                <w:bottom w:val="none" w:sz="0" w:space="0" w:color="auto"/>
                <w:right w:val="none" w:sz="0" w:space="0" w:color="auto"/>
              </w:divBdr>
            </w:div>
            <w:div w:id="70352088">
              <w:marLeft w:val="0"/>
              <w:marRight w:val="0"/>
              <w:marTop w:val="0"/>
              <w:marBottom w:val="0"/>
              <w:divBdr>
                <w:top w:val="none" w:sz="0" w:space="0" w:color="auto"/>
                <w:left w:val="none" w:sz="0" w:space="0" w:color="auto"/>
                <w:bottom w:val="none" w:sz="0" w:space="0" w:color="auto"/>
                <w:right w:val="none" w:sz="0" w:space="0" w:color="auto"/>
              </w:divBdr>
            </w:div>
            <w:div w:id="449512547">
              <w:marLeft w:val="0"/>
              <w:marRight w:val="0"/>
              <w:marTop w:val="0"/>
              <w:marBottom w:val="0"/>
              <w:divBdr>
                <w:top w:val="none" w:sz="0" w:space="0" w:color="auto"/>
                <w:left w:val="none" w:sz="0" w:space="0" w:color="auto"/>
                <w:bottom w:val="none" w:sz="0" w:space="0" w:color="auto"/>
                <w:right w:val="none" w:sz="0" w:space="0" w:color="auto"/>
              </w:divBdr>
            </w:div>
            <w:div w:id="1660305299">
              <w:marLeft w:val="0"/>
              <w:marRight w:val="0"/>
              <w:marTop w:val="0"/>
              <w:marBottom w:val="0"/>
              <w:divBdr>
                <w:top w:val="none" w:sz="0" w:space="0" w:color="auto"/>
                <w:left w:val="none" w:sz="0" w:space="0" w:color="auto"/>
                <w:bottom w:val="none" w:sz="0" w:space="0" w:color="auto"/>
                <w:right w:val="none" w:sz="0" w:space="0" w:color="auto"/>
              </w:divBdr>
            </w:div>
            <w:div w:id="1968505458">
              <w:marLeft w:val="0"/>
              <w:marRight w:val="0"/>
              <w:marTop w:val="0"/>
              <w:marBottom w:val="0"/>
              <w:divBdr>
                <w:top w:val="none" w:sz="0" w:space="0" w:color="auto"/>
                <w:left w:val="none" w:sz="0" w:space="0" w:color="auto"/>
                <w:bottom w:val="none" w:sz="0" w:space="0" w:color="auto"/>
                <w:right w:val="none" w:sz="0" w:space="0" w:color="auto"/>
              </w:divBdr>
            </w:div>
            <w:div w:id="1659187071">
              <w:marLeft w:val="0"/>
              <w:marRight w:val="0"/>
              <w:marTop w:val="0"/>
              <w:marBottom w:val="0"/>
              <w:divBdr>
                <w:top w:val="none" w:sz="0" w:space="0" w:color="auto"/>
                <w:left w:val="none" w:sz="0" w:space="0" w:color="auto"/>
                <w:bottom w:val="none" w:sz="0" w:space="0" w:color="auto"/>
                <w:right w:val="none" w:sz="0" w:space="0" w:color="auto"/>
              </w:divBdr>
            </w:div>
            <w:div w:id="1060789390">
              <w:marLeft w:val="0"/>
              <w:marRight w:val="0"/>
              <w:marTop w:val="0"/>
              <w:marBottom w:val="0"/>
              <w:divBdr>
                <w:top w:val="none" w:sz="0" w:space="0" w:color="auto"/>
                <w:left w:val="none" w:sz="0" w:space="0" w:color="auto"/>
                <w:bottom w:val="none" w:sz="0" w:space="0" w:color="auto"/>
                <w:right w:val="none" w:sz="0" w:space="0" w:color="auto"/>
              </w:divBdr>
            </w:div>
            <w:div w:id="1634948508">
              <w:marLeft w:val="0"/>
              <w:marRight w:val="0"/>
              <w:marTop w:val="0"/>
              <w:marBottom w:val="0"/>
              <w:divBdr>
                <w:top w:val="none" w:sz="0" w:space="0" w:color="auto"/>
                <w:left w:val="none" w:sz="0" w:space="0" w:color="auto"/>
                <w:bottom w:val="none" w:sz="0" w:space="0" w:color="auto"/>
                <w:right w:val="none" w:sz="0" w:space="0" w:color="auto"/>
              </w:divBdr>
            </w:div>
            <w:div w:id="1481531927">
              <w:marLeft w:val="0"/>
              <w:marRight w:val="0"/>
              <w:marTop w:val="0"/>
              <w:marBottom w:val="0"/>
              <w:divBdr>
                <w:top w:val="none" w:sz="0" w:space="0" w:color="auto"/>
                <w:left w:val="none" w:sz="0" w:space="0" w:color="auto"/>
                <w:bottom w:val="none" w:sz="0" w:space="0" w:color="auto"/>
                <w:right w:val="none" w:sz="0" w:space="0" w:color="auto"/>
              </w:divBdr>
            </w:div>
            <w:div w:id="1116212300">
              <w:marLeft w:val="0"/>
              <w:marRight w:val="0"/>
              <w:marTop w:val="0"/>
              <w:marBottom w:val="0"/>
              <w:divBdr>
                <w:top w:val="none" w:sz="0" w:space="0" w:color="auto"/>
                <w:left w:val="none" w:sz="0" w:space="0" w:color="auto"/>
                <w:bottom w:val="none" w:sz="0" w:space="0" w:color="auto"/>
                <w:right w:val="none" w:sz="0" w:space="0" w:color="auto"/>
              </w:divBdr>
            </w:div>
            <w:div w:id="1163082301">
              <w:marLeft w:val="0"/>
              <w:marRight w:val="0"/>
              <w:marTop w:val="0"/>
              <w:marBottom w:val="0"/>
              <w:divBdr>
                <w:top w:val="none" w:sz="0" w:space="0" w:color="auto"/>
                <w:left w:val="none" w:sz="0" w:space="0" w:color="auto"/>
                <w:bottom w:val="none" w:sz="0" w:space="0" w:color="auto"/>
                <w:right w:val="none" w:sz="0" w:space="0" w:color="auto"/>
              </w:divBdr>
            </w:div>
            <w:div w:id="1055472629">
              <w:marLeft w:val="0"/>
              <w:marRight w:val="0"/>
              <w:marTop w:val="0"/>
              <w:marBottom w:val="0"/>
              <w:divBdr>
                <w:top w:val="none" w:sz="0" w:space="0" w:color="auto"/>
                <w:left w:val="none" w:sz="0" w:space="0" w:color="auto"/>
                <w:bottom w:val="none" w:sz="0" w:space="0" w:color="auto"/>
                <w:right w:val="none" w:sz="0" w:space="0" w:color="auto"/>
              </w:divBdr>
            </w:div>
            <w:div w:id="1319575835">
              <w:marLeft w:val="0"/>
              <w:marRight w:val="0"/>
              <w:marTop w:val="0"/>
              <w:marBottom w:val="0"/>
              <w:divBdr>
                <w:top w:val="none" w:sz="0" w:space="0" w:color="auto"/>
                <w:left w:val="none" w:sz="0" w:space="0" w:color="auto"/>
                <w:bottom w:val="none" w:sz="0" w:space="0" w:color="auto"/>
                <w:right w:val="none" w:sz="0" w:space="0" w:color="auto"/>
              </w:divBdr>
            </w:div>
            <w:div w:id="560553934">
              <w:marLeft w:val="0"/>
              <w:marRight w:val="0"/>
              <w:marTop w:val="0"/>
              <w:marBottom w:val="0"/>
              <w:divBdr>
                <w:top w:val="none" w:sz="0" w:space="0" w:color="auto"/>
                <w:left w:val="none" w:sz="0" w:space="0" w:color="auto"/>
                <w:bottom w:val="none" w:sz="0" w:space="0" w:color="auto"/>
                <w:right w:val="none" w:sz="0" w:space="0" w:color="auto"/>
              </w:divBdr>
            </w:div>
            <w:div w:id="214585140">
              <w:marLeft w:val="0"/>
              <w:marRight w:val="0"/>
              <w:marTop w:val="0"/>
              <w:marBottom w:val="0"/>
              <w:divBdr>
                <w:top w:val="none" w:sz="0" w:space="0" w:color="auto"/>
                <w:left w:val="none" w:sz="0" w:space="0" w:color="auto"/>
                <w:bottom w:val="none" w:sz="0" w:space="0" w:color="auto"/>
                <w:right w:val="none" w:sz="0" w:space="0" w:color="auto"/>
              </w:divBdr>
            </w:div>
            <w:div w:id="493379676">
              <w:marLeft w:val="0"/>
              <w:marRight w:val="0"/>
              <w:marTop w:val="0"/>
              <w:marBottom w:val="0"/>
              <w:divBdr>
                <w:top w:val="none" w:sz="0" w:space="0" w:color="auto"/>
                <w:left w:val="none" w:sz="0" w:space="0" w:color="auto"/>
                <w:bottom w:val="none" w:sz="0" w:space="0" w:color="auto"/>
                <w:right w:val="none" w:sz="0" w:space="0" w:color="auto"/>
              </w:divBdr>
            </w:div>
            <w:div w:id="1593902274">
              <w:marLeft w:val="0"/>
              <w:marRight w:val="0"/>
              <w:marTop w:val="0"/>
              <w:marBottom w:val="0"/>
              <w:divBdr>
                <w:top w:val="none" w:sz="0" w:space="0" w:color="auto"/>
                <w:left w:val="none" w:sz="0" w:space="0" w:color="auto"/>
                <w:bottom w:val="none" w:sz="0" w:space="0" w:color="auto"/>
                <w:right w:val="none" w:sz="0" w:space="0" w:color="auto"/>
              </w:divBdr>
            </w:div>
            <w:div w:id="4475983">
              <w:marLeft w:val="0"/>
              <w:marRight w:val="0"/>
              <w:marTop w:val="0"/>
              <w:marBottom w:val="0"/>
              <w:divBdr>
                <w:top w:val="none" w:sz="0" w:space="0" w:color="auto"/>
                <w:left w:val="none" w:sz="0" w:space="0" w:color="auto"/>
                <w:bottom w:val="none" w:sz="0" w:space="0" w:color="auto"/>
                <w:right w:val="none" w:sz="0" w:space="0" w:color="auto"/>
              </w:divBdr>
            </w:div>
            <w:div w:id="592978101">
              <w:marLeft w:val="0"/>
              <w:marRight w:val="0"/>
              <w:marTop w:val="0"/>
              <w:marBottom w:val="0"/>
              <w:divBdr>
                <w:top w:val="none" w:sz="0" w:space="0" w:color="auto"/>
                <w:left w:val="none" w:sz="0" w:space="0" w:color="auto"/>
                <w:bottom w:val="none" w:sz="0" w:space="0" w:color="auto"/>
                <w:right w:val="none" w:sz="0" w:space="0" w:color="auto"/>
              </w:divBdr>
            </w:div>
            <w:div w:id="1434132918">
              <w:marLeft w:val="0"/>
              <w:marRight w:val="0"/>
              <w:marTop w:val="0"/>
              <w:marBottom w:val="0"/>
              <w:divBdr>
                <w:top w:val="none" w:sz="0" w:space="0" w:color="auto"/>
                <w:left w:val="none" w:sz="0" w:space="0" w:color="auto"/>
                <w:bottom w:val="none" w:sz="0" w:space="0" w:color="auto"/>
                <w:right w:val="none" w:sz="0" w:space="0" w:color="auto"/>
              </w:divBdr>
            </w:div>
            <w:div w:id="1126850710">
              <w:marLeft w:val="0"/>
              <w:marRight w:val="0"/>
              <w:marTop w:val="0"/>
              <w:marBottom w:val="0"/>
              <w:divBdr>
                <w:top w:val="none" w:sz="0" w:space="0" w:color="auto"/>
                <w:left w:val="none" w:sz="0" w:space="0" w:color="auto"/>
                <w:bottom w:val="none" w:sz="0" w:space="0" w:color="auto"/>
                <w:right w:val="none" w:sz="0" w:space="0" w:color="auto"/>
              </w:divBdr>
            </w:div>
            <w:div w:id="2104760269">
              <w:marLeft w:val="0"/>
              <w:marRight w:val="0"/>
              <w:marTop w:val="0"/>
              <w:marBottom w:val="0"/>
              <w:divBdr>
                <w:top w:val="none" w:sz="0" w:space="0" w:color="auto"/>
                <w:left w:val="none" w:sz="0" w:space="0" w:color="auto"/>
                <w:bottom w:val="none" w:sz="0" w:space="0" w:color="auto"/>
                <w:right w:val="none" w:sz="0" w:space="0" w:color="auto"/>
              </w:divBdr>
            </w:div>
            <w:div w:id="372120867">
              <w:marLeft w:val="0"/>
              <w:marRight w:val="0"/>
              <w:marTop w:val="0"/>
              <w:marBottom w:val="0"/>
              <w:divBdr>
                <w:top w:val="none" w:sz="0" w:space="0" w:color="auto"/>
                <w:left w:val="none" w:sz="0" w:space="0" w:color="auto"/>
                <w:bottom w:val="none" w:sz="0" w:space="0" w:color="auto"/>
                <w:right w:val="none" w:sz="0" w:space="0" w:color="auto"/>
              </w:divBdr>
            </w:div>
            <w:div w:id="1241328845">
              <w:marLeft w:val="0"/>
              <w:marRight w:val="0"/>
              <w:marTop w:val="0"/>
              <w:marBottom w:val="0"/>
              <w:divBdr>
                <w:top w:val="none" w:sz="0" w:space="0" w:color="auto"/>
                <w:left w:val="none" w:sz="0" w:space="0" w:color="auto"/>
                <w:bottom w:val="none" w:sz="0" w:space="0" w:color="auto"/>
                <w:right w:val="none" w:sz="0" w:space="0" w:color="auto"/>
              </w:divBdr>
            </w:div>
            <w:div w:id="1034043454">
              <w:marLeft w:val="0"/>
              <w:marRight w:val="0"/>
              <w:marTop w:val="0"/>
              <w:marBottom w:val="0"/>
              <w:divBdr>
                <w:top w:val="none" w:sz="0" w:space="0" w:color="auto"/>
                <w:left w:val="none" w:sz="0" w:space="0" w:color="auto"/>
                <w:bottom w:val="none" w:sz="0" w:space="0" w:color="auto"/>
                <w:right w:val="none" w:sz="0" w:space="0" w:color="auto"/>
              </w:divBdr>
            </w:div>
            <w:div w:id="322514244">
              <w:marLeft w:val="0"/>
              <w:marRight w:val="0"/>
              <w:marTop w:val="0"/>
              <w:marBottom w:val="0"/>
              <w:divBdr>
                <w:top w:val="none" w:sz="0" w:space="0" w:color="auto"/>
                <w:left w:val="none" w:sz="0" w:space="0" w:color="auto"/>
                <w:bottom w:val="none" w:sz="0" w:space="0" w:color="auto"/>
                <w:right w:val="none" w:sz="0" w:space="0" w:color="auto"/>
              </w:divBdr>
            </w:div>
            <w:div w:id="537011029">
              <w:marLeft w:val="0"/>
              <w:marRight w:val="0"/>
              <w:marTop w:val="0"/>
              <w:marBottom w:val="0"/>
              <w:divBdr>
                <w:top w:val="none" w:sz="0" w:space="0" w:color="auto"/>
                <w:left w:val="none" w:sz="0" w:space="0" w:color="auto"/>
                <w:bottom w:val="none" w:sz="0" w:space="0" w:color="auto"/>
                <w:right w:val="none" w:sz="0" w:space="0" w:color="auto"/>
              </w:divBdr>
            </w:div>
            <w:div w:id="383987487">
              <w:marLeft w:val="0"/>
              <w:marRight w:val="0"/>
              <w:marTop w:val="0"/>
              <w:marBottom w:val="0"/>
              <w:divBdr>
                <w:top w:val="none" w:sz="0" w:space="0" w:color="auto"/>
                <w:left w:val="none" w:sz="0" w:space="0" w:color="auto"/>
                <w:bottom w:val="none" w:sz="0" w:space="0" w:color="auto"/>
                <w:right w:val="none" w:sz="0" w:space="0" w:color="auto"/>
              </w:divBdr>
            </w:div>
            <w:div w:id="1055616826">
              <w:marLeft w:val="0"/>
              <w:marRight w:val="0"/>
              <w:marTop w:val="0"/>
              <w:marBottom w:val="0"/>
              <w:divBdr>
                <w:top w:val="none" w:sz="0" w:space="0" w:color="auto"/>
                <w:left w:val="none" w:sz="0" w:space="0" w:color="auto"/>
                <w:bottom w:val="none" w:sz="0" w:space="0" w:color="auto"/>
                <w:right w:val="none" w:sz="0" w:space="0" w:color="auto"/>
              </w:divBdr>
            </w:div>
            <w:div w:id="688409879">
              <w:marLeft w:val="0"/>
              <w:marRight w:val="0"/>
              <w:marTop w:val="0"/>
              <w:marBottom w:val="0"/>
              <w:divBdr>
                <w:top w:val="none" w:sz="0" w:space="0" w:color="auto"/>
                <w:left w:val="none" w:sz="0" w:space="0" w:color="auto"/>
                <w:bottom w:val="none" w:sz="0" w:space="0" w:color="auto"/>
                <w:right w:val="none" w:sz="0" w:space="0" w:color="auto"/>
              </w:divBdr>
            </w:div>
            <w:div w:id="485367601">
              <w:marLeft w:val="0"/>
              <w:marRight w:val="0"/>
              <w:marTop w:val="0"/>
              <w:marBottom w:val="0"/>
              <w:divBdr>
                <w:top w:val="none" w:sz="0" w:space="0" w:color="auto"/>
                <w:left w:val="none" w:sz="0" w:space="0" w:color="auto"/>
                <w:bottom w:val="none" w:sz="0" w:space="0" w:color="auto"/>
                <w:right w:val="none" w:sz="0" w:space="0" w:color="auto"/>
              </w:divBdr>
            </w:div>
            <w:div w:id="642004858">
              <w:marLeft w:val="0"/>
              <w:marRight w:val="0"/>
              <w:marTop w:val="0"/>
              <w:marBottom w:val="0"/>
              <w:divBdr>
                <w:top w:val="none" w:sz="0" w:space="0" w:color="auto"/>
                <w:left w:val="none" w:sz="0" w:space="0" w:color="auto"/>
                <w:bottom w:val="none" w:sz="0" w:space="0" w:color="auto"/>
                <w:right w:val="none" w:sz="0" w:space="0" w:color="auto"/>
              </w:divBdr>
            </w:div>
            <w:div w:id="1500845254">
              <w:marLeft w:val="0"/>
              <w:marRight w:val="0"/>
              <w:marTop w:val="0"/>
              <w:marBottom w:val="0"/>
              <w:divBdr>
                <w:top w:val="none" w:sz="0" w:space="0" w:color="auto"/>
                <w:left w:val="none" w:sz="0" w:space="0" w:color="auto"/>
                <w:bottom w:val="none" w:sz="0" w:space="0" w:color="auto"/>
                <w:right w:val="none" w:sz="0" w:space="0" w:color="auto"/>
              </w:divBdr>
            </w:div>
            <w:div w:id="1862158568">
              <w:marLeft w:val="0"/>
              <w:marRight w:val="0"/>
              <w:marTop w:val="0"/>
              <w:marBottom w:val="0"/>
              <w:divBdr>
                <w:top w:val="none" w:sz="0" w:space="0" w:color="auto"/>
                <w:left w:val="none" w:sz="0" w:space="0" w:color="auto"/>
                <w:bottom w:val="none" w:sz="0" w:space="0" w:color="auto"/>
                <w:right w:val="none" w:sz="0" w:space="0" w:color="auto"/>
              </w:divBdr>
            </w:div>
            <w:div w:id="99495948">
              <w:marLeft w:val="0"/>
              <w:marRight w:val="0"/>
              <w:marTop w:val="0"/>
              <w:marBottom w:val="0"/>
              <w:divBdr>
                <w:top w:val="none" w:sz="0" w:space="0" w:color="auto"/>
                <w:left w:val="none" w:sz="0" w:space="0" w:color="auto"/>
                <w:bottom w:val="none" w:sz="0" w:space="0" w:color="auto"/>
                <w:right w:val="none" w:sz="0" w:space="0" w:color="auto"/>
              </w:divBdr>
            </w:div>
            <w:div w:id="1528446739">
              <w:marLeft w:val="0"/>
              <w:marRight w:val="0"/>
              <w:marTop w:val="0"/>
              <w:marBottom w:val="0"/>
              <w:divBdr>
                <w:top w:val="none" w:sz="0" w:space="0" w:color="auto"/>
                <w:left w:val="none" w:sz="0" w:space="0" w:color="auto"/>
                <w:bottom w:val="none" w:sz="0" w:space="0" w:color="auto"/>
                <w:right w:val="none" w:sz="0" w:space="0" w:color="auto"/>
              </w:divBdr>
            </w:div>
            <w:div w:id="1559629416">
              <w:marLeft w:val="0"/>
              <w:marRight w:val="0"/>
              <w:marTop w:val="0"/>
              <w:marBottom w:val="0"/>
              <w:divBdr>
                <w:top w:val="none" w:sz="0" w:space="0" w:color="auto"/>
                <w:left w:val="none" w:sz="0" w:space="0" w:color="auto"/>
                <w:bottom w:val="none" w:sz="0" w:space="0" w:color="auto"/>
                <w:right w:val="none" w:sz="0" w:space="0" w:color="auto"/>
              </w:divBdr>
            </w:div>
            <w:div w:id="95860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01690">
      <w:bodyDiv w:val="1"/>
      <w:marLeft w:val="0"/>
      <w:marRight w:val="0"/>
      <w:marTop w:val="0"/>
      <w:marBottom w:val="0"/>
      <w:divBdr>
        <w:top w:val="none" w:sz="0" w:space="0" w:color="auto"/>
        <w:left w:val="none" w:sz="0" w:space="0" w:color="auto"/>
        <w:bottom w:val="none" w:sz="0" w:space="0" w:color="auto"/>
        <w:right w:val="none" w:sz="0" w:space="0" w:color="auto"/>
      </w:divBdr>
    </w:div>
    <w:div w:id="2121795264">
      <w:bodyDiv w:val="1"/>
      <w:marLeft w:val="0"/>
      <w:marRight w:val="0"/>
      <w:marTop w:val="0"/>
      <w:marBottom w:val="0"/>
      <w:divBdr>
        <w:top w:val="none" w:sz="0" w:space="0" w:color="auto"/>
        <w:left w:val="none" w:sz="0" w:space="0" w:color="auto"/>
        <w:bottom w:val="none" w:sz="0" w:space="0" w:color="auto"/>
        <w:right w:val="none" w:sz="0" w:space="0" w:color="auto"/>
      </w:divBdr>
      <w:divsChild>
        <w:div w:id="724455366">
          <w:marLeft w:val="0"/>
          <w:marRight w:val="0"/>
          <w:marTop w:val="0"/>
          <w:marBottom w:val="0"/>
          <w:divBdr>
            <w:top w:val="none" w:sz="0" w:space="0" w:color="auto"/>
            <w:left w:val="none" w:sz="0" w:space="0" w:color="auto"/>
            <w:bottom w:val="none" w:sz="0" w:space="0" w:color="auto"/>
            <w:right w:val="none" w:sz="0" w:space="0" w:color="auto"/>
          </w:divBdr>
          <w:divsChild>
            <w:div w:id="352790">
              <w:marLeft w:val="0"/>
              <w:marRight w:val="0"/>
              <w:marTop w:val="0"/>
              <w:marBottom w:val="0"/>
              <w:divBdr>
                <w:top w:val="none" w:sz="0" w:space="0" w:color="auto"/>
                <w:left w:val="none" w:sz="0" w:space="0" w:color="auto"/>
                <w:bottom w:val="none" w:sz="0" w:space="0" w:color="auto"/>
                <w:right w:val="none" w:sz="0" w:space="0" w:color="auto"/>
              </w:divBdr>
            </w:div>
            <w:div w:id="5716846">
              <w:marLeft w:val="0"/>
              <w:marRight w:val="0"/>
              <w:marTop w:val="0"/>
              <w:marBottom w:val="0"/>
              <w:divBdr>
                <w:top w:val="none" w:sz="0" w:space="0" w:color="auto"/>
                <w:left w:val="none" w:sz="0" w:space="0" w:color="auto"/>
                <w:bottom w:val="none" w:sz="0" w:space="0" w:color="auto"/>
                <w:right w:val="none" w:sz="0" w:space="0" w:color="auto"/>
              </w:divBdr>
            </w:div>
            <w:div w:id="6759356">
              <w:marLeft w:val="0"/>
              <w:marRight w:val="0"/>
              <w:marTop w:val="0"/>
              <w:marBottom w:val="0"/>
              <w:divBdr>
                <w:top w:val="none" w:sz="0" w:space="0" w:color="auto"/>
                <w:left w:val="none" w:sz="0" w:space="0" w:color="auto"/>
                <w:bottom w:val="none" w:sz="0" w:space="0" w:color="auto"/>
                <w:right w:val="none" w:sz="0" w:space="0" w:color="auto"/>
              </w:divBdr>
            </w:div>
            <w:div w:id="7754156">
              <w:marLeft w:val="0"/>
              <w:marRight w:val="0"/>
              <w:marTop w:val="0"/>
              <w:marBottom w:val="0"/>
              <w:divBdr>
                <w:top w:val="none" w:sz="0" w:space="0" w:color="auto"/>
                <w:left w:val="none" w:sz="0" w:space="0" w:color="auto"/>
                <w:bottom w:val="none" w:sz="0" w:space="0" w:color="auto"/>
                <w:right w:val="none" w:sz="0" w:space="0" w:color="auto"/>
              </w:divBdr>
            </w:div>
            <w:div w:id="12339573">
              <w:marLeft w:val="0"/>
              <w:marRight w:val="0"/>
              <w:marTop w:val="0"/>
              <w:marBottom w:val="0"/>
              <w:divBdr>
                <w:top w:val="none" w:sz="0" w:space="0" w:color="auto"/>
                <w:left w:val="none" w:sz="0" w:space="0" w:color="auto"/>
                <w:bottom w:val="none" w:sz="0" w:space="0" w:color="auto"/>
                <w:right w:val="none" w:sz="0" w:space="0" w:color="auto"/>
              </w:divBdr>
            </w:div>
            <w:div w:id="19669438">
              <w:marLeft w:val="0"/>
              <w:marRight w:val="0"/>
              <w:marTop w:val="0"/>
              <w:marBottom w:val="0"/>
              <w:divBdr>
                <w:top w:val="none" w:sz="0" w:space="0" w:color="auto"/>
                <w:left w:val="none" w:sz="0" w:space="0" w:color="auto"/>
                <w:bottom w:val="none" w:sz="0" w:space="0" w:color="auto"/>
                <w:right w:val="none" w:sz="0" w:space="0" w:color="auto"/>
              </w:divBdr>
            </w:div>
            <w:div w:id="20283212">
              <w:marLeft w:val="0"/>
              <w:marRight w:val="0"/>
              <w:marTop w:val="0"/>
              <w:marBottom w:val="0"/>
              <w:divBdr>
                <w:top w:val="none" w:sz="0" w:space="0" w:color="auto"/>
                <w:left w:val="none" w:sz="0" w:space="0" w:color="auto"/>
                <w:bottom w:val="none" w:sz="0" w:space="0" w:color="auto"/>
                <w:right w:val="none" w:sz="0" w:space="0" w:color="auto"/>
              </w:divBdr>
            </w:div>
            <w:div w:id="22483161">
              <w:marLeft w:val="0"/>
              <w:marRight w:val="0"/>
              <w:marTop w:val="0"/>
              <w:marBottom w:val="0"/>
              <w:divBdr>
                <w:top w:val="none" w:sz="0" w:space="0" w:color="auto"/>
                <w:left w:val="none" w:sz="0" w:space="0" w:color="auto"/>
                <w:bottom w:val="none" w:sz="0" w:space="0" w:color="auto"/>
                <w:right w:val="none" w:sz="0" w:space="0" w:color="auto"/>
              </w:divBdr>
            </w:div>
            <w:div w:id="40986423">
              <w:marLeft w:val="0"/>
              <w:marRight w:val="0"/>
              <w:marTop w:val="0"/>
              <w:marBottom w:val="0"/>
              <w:divBdr>
                <w:top w:val="none" w:sz="0" w:space="0" w:color="auto"/>
                <w:left w:val="none" w:sz="0" w:space="0" w:color="auto"/>
                <w:bottom w:val="none" w:sz="0" w:space="0" w:color="auto"/>
                <w:right w:val="none" w:sz="0" w:space="0" w:color="auto"/>
              </w:divBdr>
            </w:div>
            <w:div w:id="52120690">
              <w:marLeft w:val="0"/>
              <w:marRight w:val="0"/>
              <w:marTop w:val="0"/>
              <w:marBottom w:val="0"/>
              <w:divBdr>
                <w:top w:val="none" w:sz="0" w:space="0" w:color="auto"/>
                <w:left w:val="none" w:sz="0" w:space="0" w:color="auto"/>
                <w:bottom w:val="none" w:sz="0" w:space="0" w:color="auto"/>
                <w:right w:val="none" w:sz="0" w:space="0" w:color="auto"/>
              </w:divBdr>
            </w:div>
            <w:div w:id="55738082">
              <w:marLeft w:val="0"/>
              <w:marRight w:val="0"/>
              <w:marTop w:val="0"/>
              <w:marBottom w:val="0"/>
              <w:divBdr>
                <w:top w:val="none" w:sz="0" w:space="0" w:color="auto"/>
                <w:left w:val="none" w:sz="0" w:space="0" w:color="auto"/>
                <w:bottom w:val="none" w:sz="0" w:space="0" w:color="auto"/>
                <w:right w:val="none" w:sz="0" w:space="0" w:color="auto"/>
              </w:divBdr>
            </w:div>
            <w:div w:id="55978831">
              <w:marLeft w:val="0"/>
              <w:marRight w:val="0"/>
              <w:marTop w:val="0"/>
              <w:marBottom w:val="0"/>
              <w:divBdr>
                <w:top w:val="none" w:sz="0" w:space="0" w:color="auto"/>
                <w:left w:val="none" w:sz="0" w:space="0" w:color="auto"/>
                <w:bottom w:val="none" w:sz="0" w:space="0" w:color="auto"/>
                <w:right w:val="none" w:sz="0" w:space="0" w:color="auto"/>
              </w:divBdr>
            </w:div>
            <w:div w:id="58018355">
              <w:marLeft w:val="0"/>
              <w:marRight w:val="0"/>
              <w:marTop w:val="0"/>
              <w:marBottom w:val="0"/>
              <w:divBdr>
                <w:top w:val="none" w:sz="0" w:space="0" w:color="auto"/>
                <w:left w:val="none" w:sz="0" w:space="0" w:color="auto"/>
                <w:bottom w:val="none" w:sz="0" w:space="0" w:color="auto"/>
                <w:right w:val="none" w:sz="0" w:space="0" w:color="auto"/>
              </w:divBdr>
            </w:div>
            <w:div w:id="59792392">
              <w:marLeft w:val="0"/>
              <w:marRight w:val="0"/>
              <w:marTop w:val="0"/>
              <w:marBottom w:val="0"/>
              <w:divBdr>
                <w:top w:val="none" w:sz="0" w:space="0" w:color="auto"/>
                <w:left w:val="none" w:sz="0" w:space="0" w:color="auto"/>
                <w:bottom w:val="none" w:sz="0" w:space="0" w:color="auto"/>
                <w:right w:val="none" w:sz="0" w:space="0" w:color="auto"/>
              </w:divBdr>
            </w:div>
            <w:div w:id="63114502">
              <w:marLeft w:val="0"/>
              <w:marRight w:val="0"/>
              <w:marTop w:val="0"/>
              <w:marBottom w:val="0"/>
              <w:divBdr>
                <w:top w:val="none" w:sz="0" w:space="0" w:color="auto"/>
                <w:left w:val="none" w:sz="0" w:space="0" w:color="auto"/>
                <w:bottom w:val="none" w:sz="0" w:space="0" w:color="auto"/>
                <w:right w:val="none" w:sz="0" w:space="0" w:color="auto"/>
              </w:divBdr>
            </w:div>
            <w:div w:id="69423909">
              <w:marLeft w:val="0"/>
              <w:marRight w:val="0"/>
              <w:marTop w:val="0"/>
              <w:marBottom w:val="0"/>
              <w:divBdr>
                <w:top w:val="none" w:sz="0" w:space="0" w:color="auto"/>
                <w:left w:val="none" w:sz="0" w:space="0" w:color="auto"/>
                <w:bottom w:val="none" w:sz="0" w:space="0" w:color="auto"/>
                <w:right w:val="none" w:sz="0" w:space="0" w:color="auto"/>
              </w:divBdr>
            </w:div>
            <w:div w:id="73361197">
              <w:marLeft w:val="0"/>
              <w:marRight w:val="0"/>
              <w:marTop w:val="0"/>
              <w:marBottom w:val="0"/>
              <w:divBdr>
                <w:top w:val="none" w:sz="0" w:space="0" w:color="auto"/>
                <w:left w:val="none" w:sz="0" w:space="0" w:color="auto"/>
                <w:bottom w:val="none" w:sz="0" w:space="0" w:color="auto"/>
                <w:right w:val="none" w:sz="0" w:space="0" w:color="auto"/>
              </w:divBdr>
            </w:div>
            <w:div w:id="79106873">
              <w:marLeft w:val="0"/>
              <w:marRight w:val="0"/>
              <w:marTop w:val="0"/>
              <w:marBottom w:val="0"/>
              <w:divBdr>
                <w:top w:val="none" w:sz="0" w:space="0" w:color="auto"/>
                <w:left w:val="none" w:sz="0" w:space="0" w:color="auto"/>
                <w:bottom w:val="none" w:sz="0" w:space="0" w:color="auto"/>
                <w:right w:val="none" w:sz="0" w:space="0" w:color="auto"/>
              </w:divBdr>
            </w:div>
            <w:div w:id="85267983">
              <w:marLeft w:val="0"/>
              <w:marRight w:val="0"/>
              <w:marTop w:val="0"/>
              <w:marBottom w:val="0"/>
              <w:divBdr>
                <w:top w:val="none" w:sz="0" w:space="0" w:color="auto"/>
                <w:left w:val="none" w:sz="0" w:space="0" w:color="auto"/>
                <w:bottom w:val="none" w:sz="0" w:space="0" w:color="auto"/>
                <w:right w:val="none" w:sz="0" w:space="0" w:color="auto"/>
              </w:divBdr>
            </w:div>
            <w:div w:id="93863861">
              <w:marLeft w:val="0"/>
              <w:marRight w:val="0"/>
              <w:marTop w:val="0"/>
              <w:marBottom w:val="0"/>
              <w:divBdr>
                <w:top w:val="none" w:sz="0" w:space="0" w:color="auto"/>
                <w:left w:val="none" w:sz="0" w:space="0" w:color="auto"/>
                <w:bottom w:val="none" w:sz="0" w:space="0" w:color="auto"/>
                <w:right w:val="none" w:sz="0" w:space="0" w:color="auto"/>
              </w:divBdr>
            </w:div>
            <w:div w:id="107627521">
              <w:marLeft w:val="0"/>
              <w:marRight w:val="0"/>
              <w:marTop w:val="0"/>
              <w:marBottom w:val="0"/>
              <w:divBdr>
                <w:top w:val="none" w:sz="0" w:space="0" w:color="auto"/>
                <w:left w:val="none" w:sz="0" w:space="0" w:color="auto"/>
                <w:bottom w:val="none" w:sz="0" w:space="0" w:color="auto"/>
                <w:right w:val="none" w:sz="0" w:space="0" w:color="auto"/>
              </w:divBdr>
            </w:div>
            <w:div w:id="110512591">
              <w:marLeft w:val="0"/>
              <w:marRight w:val="0"/>
              <w:marTop w:val="0"/>
              <w:marBottom w:val="0"/>
              <w:divBdr>
                <w:top w:val="none" w:sz="0" w:space="0" w:color="auto"/>
                <w:left w:val="none" w:sz="0" w:space="0" w:color="auto"/>
                <w:bottom w:val="none" w:sz="0" w:space="0" w:color="auto"/>
                <w:right w:val="none" w:sz="0" w:space="0" w:color="auto"/>
              </w:divBdr>
            </w:div>
            <w:div w:id="117335469">
              <w:marLeft w:val="0"/>
              <w:marRight w:val="0"/>
              <w:marTop w:val="0"/>
              <w:marBottom w:val="0"/>
              <w:divBdr>
                <w:top w:val="none" w:sz="0" w:space="0" w:color="auto"/>
                <w:left w:val="none" w:sz="0" w:space="0" w:color="auto"/>
                <w:bottom w:val="none" w:sz="0" w:space="0" w:color="auto"/>
                <w:right w:val="none" w:sz="0" w:space="0" w:color="auto"/>
              </w:divBdr>
            </w:div>
            <w:div w:id="132257091">
              <w:marLeft w:val="0"/>
              <w:marRight w:val="0"/>
              <w:marTop w:val="0"/>
              <w:marBottom w:val="0"/>
              <w:divBdr>
                <w:top w:val="none" w:sz="0" w:space="0" w:color="auto"/>
                <w:left w:val="none" w:sz="0" w:space="0" w:color="auto"/>
                <w:bottom w:val="none" w:sz="0" w:space="0" w:color="auto"/>
                <w:right w:val="none" w:sz="0" w:space="0" w:color="auto"/>
              </w:divBdr>
            </w:div>
            <w:div w:id="147550601">
              <w:marLeft w:val="0"/>
              <w:marRight w:val="0"/>
              <w:marTop w:val="0"/>
              <w:marBottom w:val="0"/>
              <w:divBdr>
                <w:top w:val="none" w:sz="0" w:space="0" w:color="auto"/>
                <w:left w:val="none" w:sz="0" w:space="0" w:color="auto"/>
                <w:bottom w:val="none" w:sz="0" w:space="0" w:color="auto"/>
                <w:right w:val="none" w:sz="0" w:space="0" w:color="auto"/>
              </w:divBdr>
            </w:div>
            <w:div w:id="150604080">
              <w:marLeft w:val="0"/>
              <w:marRight w:val="0"/>
              <w:marTop w:val="0"/>
              <w:marBottom w:val="0"/>
              <w:divBdr>
                <w:top w:val="none" w:sz="0" w:space="0" w:color="auto"/>
                <w:left w:val="none" w:sz="0" w:space="0" w:color="auto"/>
                <w:bottom w:val="none" w:sz="0" w:space="0" w:color="auto"/>
                <w:right w:val="none" w:sz="0" w:space="0" w:color="auto"/>
              </w:divBdr>
            </w:div>
            <w:div w:id="157691325">
              <w:marLeft w:val="0"/>
              <w:marRight w:val="0"/>
              <w:marTop w:val="0"/>
              <w:marBottom w:val="0"/>
              <w:divBdr>
                <w:top w:val="none" w:sz="0" w:space="0" w:color="auto"/>
                <w:left w:val="none" w:sz="0" w:space="0" w:color="auto"/>
                <w:bottom w:val="none" w:sz="0" w:space="0" w:color="auto"/>
                <w:right w:val="none" w:sz="0" w:space="0" w:color="auto"/>
              </w:divBdr>
            </w:div>
            <w:div w:id="161362432">
              <w:marLeft w:val="0"/>
              <w:marRight w:val="0"/>
              <w:marTop w:val="0"/>
              <w:marBottom w:val="0"/>
              <w:divBdr>
                <w:top w:val="none" w:sz="0" w:space="0" w:color="auto"/>
                <w:left w:val="none" w:sz="0" w:space="0" w:color="auto"/>
                <w:bottom w:val="none" w:sz="0" w:space="0" w:color="auto"/>
                <w:right w:val="none" w:sz="0" w:space="0" w:color="auto"/>
              </w:divBdr>
            </w:div>
            <w:div w:id="184634106">
              <w:marLeft w:val="0"/>
              <w:marRight w:val="0"/>
              <w:marTop w:val="0"/>
              <w:marBottom w:val="0"/>
              <w:divBdr>
                <w:top w:val="none" w:sz="0" w:space="0" w:color="auto"/>
                <w:left w:val="none" w:sz="0" w:space="0" w:color="auto"/>
                <w:bottom w:val="none" w:sz="0" w:space="0" w:color="auto"/>
                <w:right w:val="none" w:sz="0" w:space="0" w:color="auto"/>
              </w:divBdr>
            </w:div>
            <w:div w:id="190384429">
              <w:marLeft w:val="0"/>
              <w:marRight w:val="0"/>
              <w:marTop w:val="0"/>
              <w:marBottom w:val="0"/>
              <w:divBdr>
                <w:top w:val="none" w:sz="0" w:space="0" w:color="auto"/>
                <w:left w:val="none" w:sz="0" w:space="0" w:color="auto"/>
                <w:bottom w:val="none" w:sz="0" w:space="0" w:color="auto"/>
                <w:right w:val="none" w:sz="0" w:space="0" w:color="auto"/>
              </w:divBdr>
            </w:div>
            <w:div w:id="213589598">
              <w:marLeft w:val="0"/>
              <w:marRight w:val="0"/>
              <w:marTop w:val="0"/>
              <w:marBottom w:val="0"/>
              <w:divBdr>
                <w:top w:val="none" w:sz="0" w:space="0" w:color="auto"/>
                <w:left w:val="none" w:sz="0" w:space="0" w:color="auto"/>
                <w:bottom w:val="none" w:sz="0" w:space="0" w:color="auto"/>
                <w:right w:val="none" w:sz="0" w:space="0" w:color="auto"/>
              </w:divBdr>
            </w:div>
            <w:div w:id="214321126">
              <w:marLeft w:val="0"/>
              <w:marRight w:val="0"/>
              <w:marTop w:val="0"/>
              <w:marBottom w:val="0"/>
              <w:divBdr>
                <w:top w:val="none" w:sz="0" w:space="0" w:color="auto"/>
                <w:left w:val="none" w:sz="0" w:space="0" w:color="auto"/>
                <w:bottom w:val="none" w:sz="0" w:space="0" w:color="auto"/>
                <w:right w:val="none" w:sz="0" w:space="0" w:color="auto"/>
              </w:divBdr>
            </w:div>
            <w:div w:id="218172535">
              <w:marLeft w:val="0"/>
              <w:marRight w:val="0"/>
              <w:marTop w:val="0"/>
              <w:marBottom w:val="0"/>
              <w:divBdr>
                <w:top w:val="none" w:sz="0" w:space="0" w:color="auto"/>
                <w:left w:val="none" w:sz="0" w:space="0" w:color="auto"/>
                <w:bottom w:val="none" w:sz="0" w:space="0" w:color="auto"/>
                <w:right w:val="none" w:sz="0" w:space="0" w:color="auto"/>
              </w:divBdr>
            </w:div>
            <w:div w:id="227309187">
              <w:marLeft w:val="0"/>
              <w:marRight w:val="0"/>
              <w:marTop w:val="0"/>
              <w:marBottom w:val="0"/>
              <w:divBdr>
                <w:top w:val="none" w:sz="0" w:space="0" w:color="auto"/>
                <w:left w:val="none" w:sz="0" w:space="0" w:color="auto"/>
                <w:bottom w:val="none" w:sz="0" w:space="0" w:color="auto"/>
                <w:right w:val="none" w:sz="0" w:space="0" w:color="auto"/>
              </w:divBdr>
            </w:div>
            <w:div w:id="235435794">
              <w:marLeft w:val="0"/>
              <w:marRight w:val="0"/>
              <w:marTop w:val="0"/>
              <w:marBottom w:val="0"/>
              <w:divBdr>
                <w:top w:val="none" w:sz="0" w:space="0" w:color="auto"/>
                <w:left w:val="none" w:sz="0" w:space="0" w:color="auto"/>
                <w:bottom w:val="none" w:sz="0" w:space="0" w:color="auto"/>
                <w:right w:val="none" w:sz="0" w:space="0" w:color="auto"/>
              </w:divBdr>
            </w:div>
            <w:div w:id="238642114">
              <w:marLeft w:val="0"/>
              <w:marRight w:val="0"/>
              <w:marTop w:val="0"/>
              <w:marBottom w:val="0"/>
              <w:divBdr>
                <w:top w:val="none" w:sz="0" w:space="0" w:color="auto"/>
                <w:left w:val="none" w:sz="0" w:space="0" w:color="auto"/>
                <w:bottom w:val="none" w:sz="0" w:space="0" w:color="auto"/>
                <w:right w:val="none" w:sz="0" w:space="0" w:color="auto"/>
              </w:divBdr>
            </w:div>
            <w:div w:id="242030277">
              <w:marLeft w:val="0"/>
              <w:marRight w:val="0"/>
              <w:marTop w:val="0"/>
              <w:marBottom w:val="0"/>
              <w:divBdr>
                <w:top w:val="none" w:sz="0" w:space="0" w:color="auto"/>
                <w:left w:val="none" w:sz="0" w:space="0" w:color="auto"/>
                <w:bottom w:val="none" w:sz="0" w:space="0" w:color="auto"/>
                <w:right w:val="none" w:sz="0" w:space="0" w:color="auto"/>
              </w:divBdr>
            </w:div>
            <w:div w:id="242957605">
              <w:marLeft w:val="0"/>
              <w:marRight w:val="0"/>
              <w:marTop w:val="0"/>
              <w:marBottom w:val="0"/>
              <w:divBdr>
                <w:top w:val="none" w:sz="0" w:space="0" w:color="auto"/>
                <w:left w:val="none" w:sz="0" w:space="0" w:color="auto"/>
                <w:bottom w:val="none" w:sz="0" w:space="0" w:color="auto"/>
                <w:right w:val="none" w:sz="0" w:space="0" w:color="auto"/>
              </w:divBdr>
            </w:div>
            <w:div w:id="252934474">
              <w:marLeft w:val="0"/>
              <w:marRight w:val="0"/>
              <w:marTop w:val="0"/>
              <w:marBottom w:val="0"/>
              <w:divBdr>
                <w:top w:val="none" w:sz="0" w:space="0" w:color="auto"/>
                <w:left w:val="none" w:sz="0" w:space="0" w:color="auto"/>
                <w:bottom w:val="none" w:sz="0" w:space="0" w:color="auto"/>
                <w:right w:val="none" w:sz="0" w:space="0" w:color="auto"/>
              </w:divBdr>
            </w:div>
            <w:div w:id="265893352">
              <w:marLeft w:val="0"/>
              <w:marRight w:val="0"/>
              <w:marTop w:val="0"/>
              <w:marBottom w:val="0"/>
              <w:divBdr>
                <w:top w:val="none" w:sz="0" w:space="0" w:color="auto"/>
                <w:left w:val="none" w:sz="0" w:space="0" w:color="auto"/>
                <w:bottom w:val="none" w:sz="0" w:space="0" w:color="auto"/>
                <w:right w:val="none" w:sz="0" w:space="0" w:color="auto"/>
              </w:divBdr>
            </w:div>
            <w:div w:id="269237594">
              <w:marLeft w:val="0"/>
              <w:marRight w:val="0"/>
              <w:marTop w:val="0"/>
              <w:marBottom w:val="0"/>
              <w:divBdr>
                <w:top w:val="none" w:sz="0" w:space="0" w:color="auto"/>
                <w:left w:val="none" w:sz="0" w:space="0" w:color="auto"/>
                <w:bottom w:val="none" w:sz="0" w:space="0" w:color="auto"/>
                <w:right w:val="none" w:sz="0" w:space="0" w:color="auto"/>
              </w:divBdr>
            </w:div>
            <w:div w:id="277882059">
              <w:marLeft w:val="0"/>
              <w:marRight w:val="0"/>
              <w:marTop w:val="0"/>
              <w:marBottom w:val="0"/>
              <w:divBdr>
                <w:top w:val="none" w:sz="0" w:space="0" w:color="auto"/>
                <w:left w:val="none" w:sz="0" w:space="0" w:color="auto"/>
                <w:bottom w:val="none" w:sz="0" w:space="0" w:color="auto"/>
                <w:right w:val="none" w:sz="0" w:space="0" w:color="auto"/>
              </w:divBdr>
            </w:div>
            <w:div w:id="282883258">
              <w:marLeft w:val="0"/>
              <w:marRight w:val="0"/>
              <w:marTop w:val="0"/>
              <w:marBottom w:val="0"/>
              <w:divBdr>
                <w:top w:val="none" w:sz="0" w:space="0" w:color="auto"/>
                <w:left w:val="none" w:sz="0" w:space="0" w:color="auto"/>
                <w:bottom w:val="none" w:sz="0" w:space="0" w:color="auto"/>
                <w:right w:val="none" w:sz="0" w:space="0" w:color="auto"/>
              </w:divBdr>
            </w:div>
            <w:div w:id="284579491">
              <w:marLeft w:val="0"/>
              <w:marRight w:val="0"/>
              <w:marTop w:val="0"/>
              <w:marBottom w:val="0"/>
              <w:divBdr>
                <w:top w:val="none" w:sz="0" w:space="0" w:color="auto"/>
                <w:left w:val="none" w:sz="0" w:space="0" w:color="auto"/>
                <w:bottom w:val="none" w:sz="0" w:space="0" w:color="auto"/>
                <w:right w:val="none" w:sz="0" w:space="0" w:color="auto"/>
              </w:divBdr>
            </w:div>
            <w:div w:id="286932205">
              <w:marLeft w:val="0"/>
              <w:marRight w:val="0"/>
              <w:marTop w:val="0"/>
              <w:marBottom w:val="0"/>
              <w:divBdr>
                <w:top w:val="none" w:sz="0" w:space="0" w:color="auto"/>
                <w:left w:val="none" w:sz="0" w:space="0" w:color="auto"/>
                <w:bottom w:val="none" w:sz="0" w:space="0" w:color="auto"/>
                <w:right w:val="none" w:sz="0" w:space="0" w:color="auto"/>
              </w:divBdr>
            </w:div>
            <w:div w:id="287510349">
              <w:marLeft w:val="0"/>
              <w:marRight w:val="0"/>
              <w:marTop w:val="0"/>
              <w:marBottom w:val="0"/>
              <w:divBdr>
                <w:top w:val="none" w:sz="0" w:space="0" w:color="auto"/>
                <w:left w:val="none" w:sz="0" w:space="0" w:color="auto"/>
                <w:bottom w:val="none" w:sz="0" w:space="0" w:color="auto"/>
                <w:right w:val="none" w:sz="0" w:space="0" w:color="auto"/>
              </w:divBdr>
            </w:div>
            <w:div w:id="293289836">
              <w:marLeft w:val="0"/>
              <w:marRight w:val="0"/>
              <w:marTop w:val="0"/>
              <w:marBottom w:val="0"/>
              <w:divBdr>
                <w:top w:val="none" w:sz="0" w:space="0" w:color="auto"/>
                <w:left w:val="none" w:sz="0" w:space="0" w:color="auto"/>
                <w:bottom w:val="none" w:sz="0" w:space="0" w:color="auto"/>
                <w:right w:val="none" w:sz="0" w:space="0" w:color="auto"/>
              </w:divBdr>
            </w:div>
            <w:div w:id="300156759">
              <w:marLeft w:val="0"/>
              <w:marRight w:val="0"/>
              <w:marTop w:val="0"/>
              <w:marBottom w:val="0"/>
              <w:divBdr>
                <w:top w:val="none" w:sz="0" w:space="0" w:color="auto"/>
                <w:left w:val="none" w:sz="0" w:space="0" w:color="auto"/>
                <w:bottom w:val="none" w:sz="0" w:space="0" w:color="auto"/>
                <w:right w:val="none" w:sz="0" w:space="0" w:color="auto"/>
              </w:divBdr>
            </w:div>
            <w:div w:id="308949564">
              <w:marLeft w:val="0"/>
              <w:marRight w:val="0"/>
              <w:marTop w:val="0"/>
              <w:marBottom w:val="0"/>
              <w:divBdr>
                <w:top w:val="none" w:sz="0" w:space="0" w:color="auto"/>
                <w:left w:val="none" w:sz="0" w:space="0" w:color="auto"/>
                <w:bottom w:val="none" w:sz="0" w:space="0" w:color="auto"/>
                <w:right w:val="none" w:sz="0" w:space="0" w:color="auto"/>
              </w:divBdr>
            </w:div>
            <w:div w:id="315883881">
              <w:marLeft w:val="0"/>
              <w:marRight w:val="0"/>
              <w:marTop w:val="0"/>
              <w:marBottom w:val="0"/>
              <w:divBdr>
                <w:top w:val="none" w:sz="0" w:space="0" w:color="auto"/>
                <w:left w:val="none" w:sz="0" w:space="0" w:color="auto"/>
                <w:bottom w:val="none" w:sz="0" w:space="0" w:color="auto"/>
                <w:right w:val="none" w:sz="0" w:space="0" w:color="auto"/>
              </w:divBdr>
            </w:div>
            <w:div w:id="328871276">
              <w:marLeft w:val="0"/>
              <w:marRight w:val="0"/>
              <w:marTop w:val="0"/>
              <w:marBottom w:val="0"/>
              <w:divBdr>
                <w:top w:val="none" w:sz="0" w:space="0" w:color="auto"/>
                <w:left w:val="none" w:sz="0" w:space="0" w:color="auto"/>
                <w:bottom w:val="none" w:sz="0" w:space="0" w:color="auto"/>
                <w:right w:val="none" w:sz="0" w:space="0" w:color="auto"/>
              </w:divBdr>
            </w:div>
            <w:div w:id="341396763">
              <w:marLeft w:val="0"/>
              <w:marRight w:val="0"/>
              <w:marTop w:val="0"/>
              <w:marBottom w:val="0"/>
              <w:divBdr>
                <w:top w:val="none" w:sz="0" w:space="0" w:color="auto"/>
                <w:left w:val="none" w:sz="0" w:space="0" w:color="auto"/>
                <w:bottom w:val="none" w:sz="0" w:space="0" w:color="auto"/>
                <w:right w:val="none" w:sz="0" w:space="0" w:color="auto"/>
              </w:divBdr>
            </w:div>
            <w:div w:id="348604746">
              <w:marLeft w:val="0"/>
              <w:marRight w:val="0"/>
              <w:marTop w:val="0"/>
              <w:marBottom w:val="0"/>
              <w:divBdr>
                <w:top w:val="none" w:sz="0" w:space="0" w:color="auto"/>
                <w:left w:val="none" w:sz="0" w:space="0" w:color="auto"/>
                <w:bottom w:val="none" w:sz="0" w:space="0" w:color="auto"/>
                <w:right w:val="none" w:sz="0" w:space="0" w:color="auto"/>
              </w:divBdr>
            </w:div>
            <w:div w:id="353044307">
              <w:marLeft w:val="0"/>
              <w:marRight w:val="0"/>
              <w:marTop w:val="0"/>
              <w:marBottom w:val="0"/>
              <w:divBdr>
                <w:top w:val="none" w:sz="0" w:space="0" w:color="auto"/>
                <w:left w:val="none" w:sz="0" w:space="0" w:color="auto"/>
                <w:bottom w:val="none" w:sz="0" w:space="0" w:color="auto"/>
                <w:right w:val="none" w:sz="0" w:space="0" w:color="auto"/>
              </w:divBdr>
            </w:div>
            <w:div w:id="354309510">
              <w:marLeft w:val="0"/>
              <w:marRight w:val="0"/>
              <w:marTop w:val="0"/>
              <w:marBottom w:val="0"/>
              <w:divBdr>
                <w:top w:val="none" w:sz="0" w:space="0" w:color="auto"/>
                <w:left w:val="none" w:sz="0" w:space="0" w:color="auto"/>
                <w:bottom w:val="none" w:sz="0" w:space="0" w:color="auto"/>
                <w:right w:val="none" w:sz="0" w:space="0" w:color="auto"/>
              </w:divBdr>
            </w:div>
            <w:div w:id="358747308">
              <w:marLeft w:val="0"/>
              <w:marRight w:val="0"/>
              <w:marTop w:val="0"/>
              <w:marBottom w:val="0"/>
              <w:divBdr>
                <w:top w:val="none" w:sz="0" w:space="0" w:color="auto"/>
                <w:left w:val="none" w:sz="0" w:space="0" w:color="auto"/>
                <w:bottom w:val="none" w:sz="0" w:space="0" w:color="auto"/>
                <w:right w:val="none" w:sz="0" w:space="0" w:color="auto"/>
              </w:divBdr>
            </w:div>
            <w:div w:id="370299847">
              <w:marLeft w:val="0"/>
              <w:marRight w:val="0"/>
              <w:marTop w:val="0"/>
              <w:marBottom w:val="0"/>
              <w:divBdr>
                <w:top w:val="none" w:sz="0" w:space="0" w:color="auto"/>
                <w:left w:val="none" w:sz="0" w:space="0" w:color="auto"/>
                <w:bottom w:val="none" w:sz="0" w:space="0" w:color="auto"/>
                <w:right w:val="none" w:sz="0" w:space="0" w:color="auto"/>
              </w:divBdr>
            </w:div>
            <w:div w:id="373622830">
              <w:marLeft w:val="0"/>
              <w:marRight w:val="0"/>
              <w:marTop w:val="0"/>
              <w:marBottom w:val="0"/>
              <w:divBdr>
                <w:top w:val="none" w:sz="0" w:space="0" w:color="auto"/>
                <w:left w:val="none" w:sz="0" w:space="0" w:color="auto"/>
                <w:bottom w:val="none" w:sz="0" w:space="0" w:color="auto"/>
                <w:right w:val="none" w:sz="0" w:space="0" w:color="auto"/>
              </w:divBdr>
            </w:div>
            <w:div w:id="381297611">
              <w:marLeft w:val="0"/>
              <w:marRight w:val="0"/>
              <w:marTop w:val="0"/>
              <w:marBottom w:val="0"/>
              <w:divBdr>
                <w:top w:val="none" w:sz="0" w:space="0" w:color="auto"/>
                <w:left w:val="none" w:sz="0" w:space="0" w:color="auto"/>
                <w:bottom w:val="none" w:sz="0" w:space="0" w:color="auto"/>
                <w:right w:val="none" w:sz="0" w:space="0" w:color="auto"/>
              </w:divBdr>
            </w:div>
            <w:div w:id="390008451">
              <w:marLeft w:val="0"/>
              <w:marRight w:val="0"/>
              <w:marTop w:val="0"/>
              <w:marBottom w:val="0"/>
              <w:divBdr>
                <w:top w:val="none" w:sz="0" w:space="0" w:color="auto"/>
                <w:left w:val="none" w:sz="0" w:space="0" w:color="auto"/>
                <w:bottom w:val="none" w:sz="0" w:space="0" w:color="auto"/>
                <w:right w:val="none" w:sz="0" w:space="0" w:color="auto"/>
              </w:divBdr>
            </w:div>
            <w:div w:id="394357669">
              <w:marLeft w:val="0"/>
              <w:marRight w:val="0"/>
              <w:marTop w:val="0"/>
              <w:marBottom w:val="0"/>
              <w:divBdr>
                <w:top w:val="none" w:sz="0" w:space="0" w:color="auto"/>
                <w:left w:val="none" w:sz="0" w:space="0" w:color="auto"/>
                <w:bottom w:val="none" w:sz="0" w:space="0" w:color="auto"/>
                <w:right w:val="none" w:sz="0" w:space="0" w:color="auto"/>
              </w:divBdr>
            </w:div>
            <w:div w:id="394624643">
              <w:marLeft w:val="0"/>
              <w:marRight w:val="0"/>
              <w:marTop w:val="0"/>
              <w:marBottom w:val="0"/>
              <w:divBdr>
                <w:top w:val="none" w:sz="0" w:space="0" w:color="auto"/>
                <w:left w:val="none" w:sz="0" w:space="0" w:color="auto"/>
                <w:bottom w:val="none" w:sz="0" w:space="0" w:color="auto"/>
                <w:right w:val="none" w:sz="0" w:space="0" w:color="auto"/>
              </w:divBdr>
            </w:div>
            <w:div w:id="410664991">
              <w:marLeft w:val="0"/>
              <w:marRight w:val="0"/>
              <w:marTop w:val="0"/>
              <w:marBottom w:val="0"/>
              <w:divBdr>
                <w:top w:val="none" w:sz="0" w:space="0" w:color="auto"/>
                <w:left w:val="none" w:sz="0" w:space="0" w:color="auto"/>
                <w:bottom w:val="none" w:sz="0" w:space="0" w:color="auto"/>
                <w:right w:val="none" w:sz="0" w:space="0" w:color="auto"/>
              </w:divBdr>
            </w:div>
            <w:div w:id="411926122">
              <w:marLeft w:val="0"/>
              <w:marRight w:val="0"/>
              <w:marTop w:val="0"/>
              <w:marBottom w:val="0"/>
              <w:divBdr>
                <w:top w:val="none" w:sz="0" w:space="0" w:color="auto"/>
                <w:left w:val="none" w:sz="0" w:space="0" w:color="auto"/>
                <w:bottom w:val="none" w:sz="0" w:space="0" w:color="auto"/>
                <w:right w:val="none" w:sz="0" w:space="0" w:color="auto"/>
              </w:divBdr>
            </w:div>
            <w:div w:id="412707085">
              <w:marLeft w:val="0"/>
              <w:marRight w:val="0"/>
              <w:marTop w:val="0"/>
              <w:marBottom w:val="0"/>
              <w:divBdr>
                <w:top w:val="none" w:sz="0" w:space="0" w:color="auto"/>
                <w:left w:val="none" w:sz="0" w:space="0" w:color="auto"/>
                <w:bottom w:val="none" w:sz="0" w:space="0" w:color="auto"/>
                <w:right w:val="none" w:sz="0" w:space="0" w:color="auto"/>
              </w:divBdr>
            </w:div>
            <w:div w:id="427652502">
              <w:marLeft w:val="0"/>
              <w:marRight w:val="0"/>
              <w:marTop w:val="0"/>
              <w:marBottom w:val="0"/>
              <w:divBdr>
                <w:top w:val="none" w:sz="0" w:space="0" w:color="auto"/>
                <w:left w:val="none" w:sz="0" w:space="0" w:color="auto"/>
                <w:bottom w:val="none" w:sz="0" w:space="0" w:color="auto"/>
                <w:right w:val="none" w:sz="0" w:space="0" w:color="auto"/>
              </w:divBdr>
            </w:div>
            <w:div w:id="428506957">
              <w:marLeft w:val="0"/>
              <w:marRight w:val="0"/>
              <w:marTop w:val="0"/>
              <w:marBottom w:val="0"/>
              <w:divBdr>
                <w:top w:val="none" w:sz="0" w:space="0" w:color="auto"/>
                <w:left w:val="none" w:sz="0" w:space="0" w:color="auto"/>
                <w:bottom w:val="none" w:sz="0" w:space="0" w:color="auto"/>
                <w:right w:val="none" w:sz="0" w:space="0" w:color="auto"/>
              </w:divBdr>
            </w:div>
            <w:div w:id="434593875">
              <w:marLeft w:val="0"/>
              <w:marRight w:val="0"/>
              <w:marTop w:val="0"/>
              <w:marBottom w:val="0"/>
              <w:divBdr>
                <w:top w:val="none" w:sz="0" w:space="0" w:color="auto"/>
                <w:left w:val="none" w:sz="0" w:space="0" w:color="auto"/>
                <w:bottom w:val="none" w:sz="0" w:space="0" w:color="auto"/>
                <w:right w:val="none" w:sz="0" w:space="0" w:color="auto"/>
              </w:divBdr>
            </w:div>
            <w:div w:id="438572865">
              <w:marLeft w:val="0"/>
              <w:marRight w:val="0"/>
              <w:marTop w:val="0"/>
              <w:marBottom w:val="0"/>
              <w:divBdr>
                <w:top w:val="none" w:sz="0" w:space="0" w:color="auto"/>
                <w:left w:val="none" w:sz="0" w:space="0" w:color="auto"/>
                <w:bottom w:val="none" w:sz="0" w:space="0" w:color="auto"/>
                <w:right w:val="none" w:sz="0" w:space="0" w:color="auto"/>
              </w:divBdr>
            </w:div>
            <w:div w:id="448862854">
              <w:marLeft w:val="0"/>
              <w:marRight w:val="0"/>
              <w:marTop w:val="0"/>
              <w:marBottom w:val="0"/>
              <w:divBdr>
                <w:top w:val="none" w:sz="0" w:space="0" w:color="auto"/>
                <w:left w:val="none" w:sz="0" w:space="0" w:color="auto"/>
                <w:bottom w:val="none" w:sz="0" w:space="0" w:color="auto"/>
                <w:right w:val="none" w:sz="0" w:space="0" w:color="auto"/>
              </w:divBdr>
            </w:div>
            <w:div w:id="454056579">
              <w:marLeft w:val="0"/>
              <w:marRight w:val="0"/>
              <w:marTop w:val="0"/>
              <w:marBottom w:val="0"/>
              <w:divBdr>
                <w:top w:val="none" w:sz="0" w:space="0" w:color="auto"/>
                <w:left w:val="none" w:sz="0" w:space="0" w:color="auto"/>
                <w:bottom w:val="none" w:sz="0" w:space="0" w:color="auto"/>
                <w:right w:val="none" w:sz="0" w:space="0" w:color="auto"/>
              </w:divBdr>
            </w:div>
            <w:div w:id="455876123">
              <w:marLeft w:val="0"/>
              <w:marRight w:val="0"/>
              <w:marTop w:val="0"/>
              <w:marBottom w:val="0"/>
              <w:divBdr>
                <w:top w:val="none" w:sz="0" w:space="0" w:color="auto"/>
                <w:left w:val="none" w:sz="0" w:space="0" w:color="auto"/>
                <w:bottom w:val="none" w:sz="0" w:space="0" w:color="auto"/>
                <w:right w:val="none" w:sz="0" w:space="0" w:color="auto"/>
              </w:divBdr>
            </w:div>
            <w:div w:id="456870647">
              <w:marLeft w:val="0"/>
              <w:marRight w:val="0"/>
              <w:marTop w:val="0"/>
              <w:marBottom w:val="0"/>
              <w:divBdr>
                <w:top w:val="none" w:sz="0" w:space="0" w:color="auto"/>
                <w:left w:val="none" w:sz="0" w:space="0" w:color="auto"/>
                <w:bottom w:val="none" w:sz="0" w:space="0" w:color="auto"/>
                <w:right w:val="none" w:sz="0" w:space="0" w:color="auto"/>
              </w:divBdr>
            </w:div>
            <w:div w:id="473134631">
              <w:marLeft w:val="0"/>
              <w:marRight w:val="0"/>
              <w:marTop w:val="0"/>
              <w:marBottom w:val="0"/>
              <w:divBdr>
                <w:top w:val="none" w:sz="0" w:space="0" w:color="auto"/>
                <w:left w:val="none" w:sz="0" w:space="0" w:color="auto"/>
                <w:bottom w:val="none" w:sz="0" w:space="0" w:color="auto"/>
                <w:right w:val="none" w:sz="0" w:space="0" w:color="auto"/>
              </w:divBdr>
            </w:div>
            <w:div w:id="474839585">
              <w:marLeft w:val="0"/>
              <w:marRight w:val="0"/>
              <w:marTop w:val="0"/>
              <w:marBottom w:val="0"/>
              <w:divBdr>
                <w:top w:val="none" w:sz="0" w:space="0" w:color="auto"/>
                <w:left w:val="none" w:sz="0" w:space="0" w:color="auto"/>
                <w:bottom w:val="none" w:sz="0" w:space="0" w:color="auto"/>
                <w:right w:val="none" w:sz="0" w:space="0" w:color="auto"/>
              </w:divBdr>
            </w:div>
            <w:div w:id="481696997">
              <w:marLeft w:val="0"/>
              <w:marRight w:val="0"/>
              <w:marTop w:val="0"/>
              <w:marBottom w:val="0"/>
              <w:divBdr>
                <w:top w:val="none" w:sz="0" w:space="0" w:color="auto"/>
                <w:left w:val="none" w:sz="0" w:space="0" w:color="auto"/>
                <w:bottom w:val="none" w:sz="0" w:space="0" w:color="auto"/>
                <w:right w:val="none" w:sz="0" w:space="0" w:color="auto"/>
              </w:divBdr>
            </w:div>
            <w:div w:id="487743997">
              <w:marLeft w:val="0"/>
              <w:marRight w:val="0"/>
              <w:marTop w:val="0"/>
              <w:marBottom w:val="0"/>
              <w:divBdr>
                <w:top w:val="none" w:sz="0" w:space="0" w:color="auto"/>
                <w:left w:val="none" w:sz="0" w:space="0" w:color="auto"/>
                <w:bottom w:val="none" w:sz="0" w:space="0" w:color="auto"/>
                <w:right w:val="none" w:sz="0" w:space="0" w:color="auto"/>
              </w:divBdr>
            </w:div>
            <w:div w:id="494417967">
              <w:marLeft w:val="0"/>
              <w:marRight w:val="0"/>
              <w:marTop w:val="0"/>
              <w:marBottom w:val="0"/>
              <w:divBdr>
                <w:top w:val="none" w:sz="0" w:space="0" w:color="auto"/>
                <w:left w:val="none" w:sz="0" w:space="0" w:color="auto"/>
                <w:bottom w:val="none" w:sz="0" w:space="0" w:color="auto"/>
                <w:right w:val="none" w:sz="0" w:space="0" w:color="auto"/>
              </w:divBdr>
            </w:div>
            <w:div w:id="494882315">
              <w:marLeft w:val="0"/>
              <w:marRight w:val="0"/>
              <w:marTop w:val="0"/>
              <w:marBottom w:val="0"/>
              <w:divBdr>
                <w:top w:val="none" w:sz="0" w:space="0" w:color="auto"/>
                <w:left w:val="none" w:sz="0" w:space="0" w:color="auto"/>
                <w:bottom w:val="none" w:sz="0" w:space="0" w:color="auto"/>
                <w:right w:val="none" w:sz="0" w:space="0" w:color="auto"/>
              </w:divBdr>
            </w:div>
            <w:div w:id="496657667">
              <w:marLeft w:val="0"/>
              <w:marRight w:val="0"/>
              <w:marTop w:val="0"/>
              <w:marBottom w:val="0"/>
              <w:divBdr>
                <w:top w:val="none" w:sz="0" w:space="0" w:color="auto"/>
                <w:left w:val="none" w:sz="0" w:space="0" w:color="auto"/>
                <w:bottom w:val="none" w:sz="0" w:space="0" w:color="auto"/>
                <w:right w:val="none" w:sz="0" w:space="0" w:color="auto"/>
              </w:divBdr>
            </w:div>
            <w:div w:id="502400883">
              <w:marLeft w:val="0"/>
              <w:marRight w:val="0"/>
              <w:marTop w:val="0"/>
              <w:marBottom w:val="0"/>
              <w:divBdr>
                <w:top w:val="none" w:sz="0" w:space="0" w:color="auto"/>
                <w:left w:val="none" w:sz="0" w:space="0" w:color="auto"/>
                <w:bottom w:val="none" w:sz="0" w:space="0" w:color="auto"/>
                <w:right w:val="none" w:sz="0" w:space="0" w:color="auto"/>
              </w:divBdr>
            </w:div>
            <w:div w:id="504169453">
              <w:marLeft w:val="0"/>
              <w:marRight w:val="0"/>
              <w:marTop w:val="0"/>
              <w:marBottom w:val="0"/>
              <w:divBdr>
                <w:top w:val="none" w:sz="0" w:space="0" w:color="auto"/>
                <w:left w:val="none" w:sz="0" w:space="0" w:color="auto"/>
                <w:bottom w:val="none" w:sz="0" w:space="0" w:color="auto"/>
                <w:right w:val="none" w:sz="0" w:space="0" w:color="auto"/>
              </w:divBdr>
            </w:div>
            <w:div w:id="505091868">
              <w:marLeft w:val="0"/>
              <w:marRight w:val="0"/>
              <w:marTop w:val="0"/>
              <w:marBottom w:val="0"/>
              <w:divBdr>
                <w:top w:val="none" w:sz="0" w:space="0" w:color="auto"/>
                <w:left w:val="none" w:sz="0" w:space="0" w:color="auto"/>
                <w:bottom w:val="none" w:sz="0" w:space="0" w:color="auto"/>
                <w:right w:val="none" w:sz="0" w:space="0" w:color="auto"/>
              </w:divBdr>
            </w:div>
            <w:div w:id="515189594">
              <w:marLeft w:val="0"/>
              <w:marRight w:val="0"/>
              <w:marTop w:val="0"/>
              <w:marBottom w:val="0"/>
              <w:divBdr>
                <w:top w:val="none" w:sz="0" w:space="0" w:color="auto"/>
                <w:left w:val="none" w:sz="0" w:space="0" w:color="auto"/>
                <w:bottom w:val="none" w:sz="0" w:space="0" w:color="auto"/>
                <w:right w:val="none" w:sz="0" w:space="0" w:color="auto"/>
              </w:divBdr>
            </w:div>
            <w:div w:id="515654170">
              <w:marLeft w:val="0"/>
              <w:marRight w:val="0"/>
              <w:marTop w:val="0"/>
              <w:marBottom w:val="0"/>
              <w:divBdr>
                <w:top w:val="none" w:sz="0" w:space="0" w:color="auto"/>
                <w:left w:val="none" w:sz="0" w:space="0" w:color="auto"/>
                <w:bottom w:val="none" w:sz="0" w:space="0" w:color="auto"/>
                <w:right w:val="none" w:sz="0" w:space="0" w:color="auto"/>
              </w:divBdr>
            </w:div>
            <w:div w:id="516962910">
              <w:marLeft w:val="0"/>
              <w:marRight w:val="0"/>
              <w:marTop w:val="0"/>
              <w:marBottom w:val="0"/>
              <w:divBdr>
                <w:top w:val="none" w:sz="0" w:space="0" w:color="auto"/>
                <w:left w:val="none" w:sz="0" w:space="0" w:color="auto"/>
                <w:bottom w:val="none" w:sz="0" w:space="0" w:color="auto"/>
                <w:right w:val="none" w:sz="0" w:space="0" w:color="auto"/>
              </w:divBdr>
            </w:div>
            <w:div w:id="523709342">
              <w:marLeft w:val="0"/>
              <w:marRight w:val="0"/>
              <w:marTop w:val="0"/>
              <w:marBottom w:val="0"/>
              <w:divBdr>
                <w:top w:val="none" w:sz="0" w:space="0" w:color="auto"/>
                <w:left w:val="none" w:sz="0" w:space="0" w:color="auto"/>
                <w:bottom w:val="none" w:sz="0" w:space="0" w:color="auto"/>
                <w:right w:val="none" w:sz="0" w:space="0" w:color="auto"/>
              </w:divBdr>
            </w:div>
            <w:div w:id="531579041">
              <w:marLeft w:val="0"/>
              <w:marRight w:val="0"/>
              <w:marTop w:val="0"/>
              <w:marBottom w:val="0"/>
              <w:divBdr>
                <w:top w:val="none" w:sz="0" w:space="0" w:color="auto"/>
                <w:left w:val="none" w:sz="0" w:space="0" w:color="auto"/>
                <w:bottom w:val="none" w:sz="0" w:space="0" w:color="auto"/>
                <w:right w:val="none" w:sz="0" w:space="0" w:color="auto"/>
              </w:divBdr>
            </w:div>
            <w:div w:id="560946702">
              <w:marLeft w:val="0"/>
              <w:marRight w:val="0"/>
              <w:marTop w:val="0"/>
              <w:marBottom w:val="0"/>
              <w:divBdr>
                <w:top w:val="none" w:sz="0" w:space="0" w:color="auto"/>
                <w:left w:val="none" w:sz="0" w:space="0" w:color="auto"/>
                <w:bottom w:val="none" w:sz="0" w:space="0" w:color="auto"/>
                <w:right w:val="none" w:sz="0" w:space="0" w:color="auto"/>
              </w:divBdr>
            </w:div>
            <w:div w:id="566842545">
              <w:marLeft w:val="0"/>
              <w:marRight w:val="0"/>
              <w:marTop w:val="0"/>
              <w:marBottom w:val="0"/>
              <w:divBdr>
                <w:top w:val="none" w:sz="0" w:space="0" w:color="auto"/>
                <w:left w:val="none" w:sz="0" w:space="0" w:color="auto"/>
                <w:bottom w:val="none" w:sz="0" w:space="0" w:color="auto"/>
                <w:right w:val="none" w:sz="0" w:space="0" w:color="auto"/>
              </w:divBdr>
            </w:div>
            <w:div w:id="572277609">
              <w:marLeft w:val="0"/>
              <w:marRight w:val="0"/>
              <w:marTop w:val="0"/>
              <w:marBottom w:val="0"/>
              <w:divBdr>
                <w:top w:val="none" w:sz="0" w:space="0" w:color="auto"/>
                <w:left w:val="none" w:sz="0" w:space="0" w:color="auto"/>
                <w:bottom w:val="none" w:sz="0" w:space="0" w:color="auto"/>
                <w:right w:val="none" w:sz="0" w:space="0" w:color="auto"/>
              </w:divBdr>
            </w:div>
            <w:div w:id="572743746">
              <w:marLeft w:val="0"/>
              <w:marRight w:val="0"/>
              <w:marTop w:val="0"/>
              <w:marBottom w:val="0"/>
              <w:divBdr>
                <w:top w:val="none" w:sz="0" w:space="0" w:color="auto"/>
                <w:left w:val="none" w:sz="0" w:space="0" w:color="auto"/>
                <w:bottom w:val="none" w:sz="0" w:space="0" w:color="auto"/>
                <w:right w:val="none" w:sz="0" w:space="0" w:color="auto"/>
              </w:divBdr>
            </w:div>
            <w:div w:id="590164802">
              <w:marLeft w:val="0"/>
              <w:marRight w:val="0"/>
              <w:marTop w:val="0"/>
              <w:marBottom w:val="0"/>
              <w:divBdr>
                <w:top w:val="none" w:sz="0" w:space="0" w:color="auto"/>
                <w:left w:val="none" w:sz="0" w:space="0" w:color="auto"/>
                <w:bottom w:val="none" w:sz="0" w:space="0" w:color="auto"/>
                <w:right w:val="none" w:sz="0" w:space="0" w:color="auto"/>
              </w:divBdr>
            </w:div>
            <w:div w:id="590554183">
              <w:marLeft w:val="0"/>
              <w:marRight w:val="0"/>
              <w:marTop w:val="0"/>
              <w:marBottom w:val="0"/>
              <w:divBdr>
                <w:top w:val="none" w:sz="0" w:space="0" w:color="auto"/>
                <w:left w:val="none" w:sz="0" w:space="0" w:color="auto"/>
                <w:bottom w:val="none" w:sz="0" w:space="0" w:color="auto"/>
                <w:right w:val="none" w:sz="0" w:space="0" w:color="auto"/>
              </w:divBdr>
            </w:div>
            <w:div w:id="592055966">
              <w:marLeft w:val="0"/>
              <w:marRight w:val="0"/>
              <w:marTop w:val="0"/>
              <w:marBottom w:val="0"/>
              <w:divBdr>
                <w:top w:val="none" w:sz="0" w:space="0" w:color="auto"/>
                <w:left w:val="none" w:sz="0" w:space="0" w:color="auto"/>
                <w:bottom w:val="none" w:sz="0" w:space="0" w:color="auto"/>
                <w:right w:val="none" w:sz="0" w:space="0" w:color="auto"/>
              </w:divBdr>
            </w:div>
            <w:div w:id="600378288">
              <w:marLeft w:val="0"/>
              <w:marRight w:val="0"/>
              <w:marTop w:val="0"/>
              <w:marBottom w:val="0"/>
              <w:divBdr>
                <w:top w:val="none" w:sz="0" w:space="0" w:color="auto"/>
                <w:left w:val="none" w:sz="0" w:space="0" w:color="auto"/>
                <w:bottom w:val="none" w:sz="0" w:space="0" w:color="auto"/>
                <w:right w:val="none" w:sz="0" w:space="0" w:color="auto"/>
              </w:divBdr>
            </w:div>
            <w:div w:id="603928979">
              <w:marLeft w:val="0"/>
              <w:marRight w:val="0"/>
              <w:marTop w:val="0"/>
              <w:marBottom w:val="0"/>
              <w:divBdr>
                <w:top w:val="none" w:sz="0" w:space="0" w:color="auto"/>
                <w:left w:val="none" w:sz="0" w:space="0" w:color="auto"/>
                <w:bottom w:val="none" w:sz="0" w:space="0" w:color="auto"/>
                <w:right w:val="none" w:sz="0" w:space="0" w:color="auto"/>
              </w:divBdr>
            </w:div>
            <w:div w:id="604729245">
              <w:marLeft w:val="0"/>
              <w:marRight w:val="0"/>
              <w:marTop w:val="0"/>
              <w:marBottom w:val="0"/>
              <w:divBdr>
                <w:top w:val="none" w:sz="0" w:space="0" w:color="auto"/>
                <w:left w:val="none" w:sz="0" w:space="0" w:color="auto"/>
                <w:bottom w:val="none" w:sz="0" w:space="0" w:color="auto"/>
                <w:right w:val="none" w:sz="0" w:space="0" w:color="auto"/>
              </w:divBdr>
            </w:div>
            <w:div w:id="613832557">
              <w:marLeft w:val="0"/>
              <w:marRight w:val="0"/>
              <w:marTop w:val="0"/>
              <w:marBottom w:val="0"/>
              <w:divBdr>
                <w:top w:val="none" w:sz="0" w:space="0" w:color="auto"/>
                <w:left w:val="none" w:sz="0" w:space="0" w:color="auto"/>
                <w:bottom w:val="none" w:sz="0" w:space="0" w:color="auto"/>
                <w:right w:val="none" w:sz="0" w:space="0" w:color="auto"/>
              </w:divBdr>
            </w:div>
            <w:div w:id="614287916">
              <w:marLeft w:val="0"/>
              <w:marRight w:val="0"/>
              <w:marTop w:val="0"/>
              <w:marBottom w:val="0"/>
              <w:divBdr>
                <w:top w:val="none" w:sz="0" w:space="0" w:color="auto"/>
                <w:left w:val="none" w:sz="0" w:space="0" w:color="auto"/>
                <w:bottom w:val="none" w:sz="0" w:space="0" w:color="auto"/>
                <w:right w:val="none" w:sz="0" w:space="0" w:color="auto"/>
              </w:divBdr>
            </w:div>
            <w:div w:id="627080217">
              <w:marLeft w:val="0"/>
              <w:marRight w:val="0"/>
              <w:marTop w:val="0"/>
              <w:marBottom w:val="0"/>
              <w:divBdr>
                <w:top w:val="none" w:sz="0" w:space="0" w:color="auto"/>
                <w:left w:val="none" w:sz="0" w:space="0" w:color="auto"/>
                <w:bottom w:val="none" w:sz="0" w:space="0" w:color="auto"/>
                <w:right w:val="none" w:sz="0" w:space="0" w:color="auto"/>
              </w:divBdr>
            </w:div>
            <w:div w:id="640381728">
              <w:marLeft w:val="0"/>
              <w:marRight w:val="0"/>
              <w:marTop w:val="0"/>
              <w:marBottom w:val="0"/>
              <w:divBdr>
                <w:top w:val="none" w:sz="0" w:space="0" w:color="auto"/>
                <w:left w:val="none" w:sz="0" w:space="0" w:color="auto"/>
                <w:bottom w:val="none" w:sz="0" w:space="0" w:color="auto"/>
                <w:right w:val="none" w:sz="0" w:space="0" w:color="auto"/>
              </w:divBdr>
            </w:div>
            <w:div w:id="640965072">
              <w:marLeft w:val="0"/>
              <w:marRight w:val="0"/>
              <w:marTop w:val="0"/>
              <w:marBottom w:val="0"/>
              <w:divBdr>
                <w:top w:val="none" w:sz="0" w:space="0" w:color="auto"/>
                <w:left w:val="none" w:sz="0" w:space="0" w:color="auto"/>
                <w:bottom w:val="none" w:sz="0" w:space="0" w:color="auto"/>
                <w:right w:val="none" w:sz="0" w:space="0" w:color="auto"/>
              </w:divBdr>
            </w:div>
            <w:div w:id="642272062">
              <w:marLeft w:val="0"/>
              <w:marRight w:val="0"/>
              <w:marTop w:val="0"/>
              <w:marBottom w:val="0"/>
              <w:divBdr>
                <w:top w:val="none" w:sz="0" w:space="0" w:color="auto"/>
                <w:left w:val="none" w:sz="0" w:space="0" w:color="auto"/>
                <w:bottom w:val="none" w:sz="0" w:space="0" w:color="auto"/>
                <w:right w:val="none" w:sz="0" w:space="0" w:color="auto"/>
              </w:divBdr>
            </w:div>
            <w:div w:id="661540851">
              <w:marLeft w:val="0"/>
              <w:marRight w:val="0"/>
              <w:marTop w:val="0"/>
              <w:marBottom w:val="0"/>
              <w:divBdr>
                <w:top w:val="none" w:sz="0" w:space="0" w:color="auto"/>
                <w:left w:val="none" w:sz="0" w:space="0" w:color="auto"/>
                <w:bottom w:val="none" w:sz="0" w:space="0" w:color="auto"/>
                <w:right w:val="none" w:sz="0" w:space="0" w:color="auto"/>
              </w:divBdr>
            </w:div>
            <w:div w:id="664167854">
              <w:marLeft w:val="0"/>
              <w:marRight w:val="0"/>
              <w:marTop w:val="0"/>
              <w:marBottom w:val="0"/>
              <w:divBdr>
                <w:top w:val="none" w:sz="0" w:space="0" w:color="auto"/>
                <w:left w:val="none" w:sz="0" w:space="0" w:color="auto"/>
                <w:bottom w:val="none" w:sz="0" w:space="0" w:color="auto"/>
                <w:right w:val="none" w:sz="0" w:space="0" w:color="auto"/>
              </w:divBdr>
            </w:div>
            <w:div w:id="664626671">
              <w:marLeft w:val="0"/>
              <w:marRight w:val="0"/>
              <w:marTop w:val="0"/>
              <w:marBottom w:val="0"/>
              <w:divBdr>
                <w:top w:val="none" w:sz="0" w:space="0" w:color="auto"/>
                <w:left w:val="none" w:sz="0" w:space="0" w:color="auto"/>
                <w:bottom w:val="none" w:sz="0" w:space="0" w:color="auto"/>
                <w:right w:val="none" w:sz="0" w:space="0" w:color="auto"/>
              </w:divBdr>
            </w:div>
            <w:div w:id="673387214">
              <w:marLeft w:val="0"/>
              <w:marRight w:val="0"/>
              <w:marTop w:val="0"/>
              <w:marBottom w:val="0"/>
              <w:divBdr>
                <w:top w:val="none" w:sz="0" w:space="0" w:color="auto"/>
                <w:left w:val="none" w:sz="0" w:space="0" w:color="auto"/>
                <w:bottom w:val="none" w:sz="0" w:space="0" w:color="auto"/>
                <w:right w:val="none" w:sz="0" w:space="0" w:color="auto"/>
              </w:divBdr>
            </w:div>
            <w:div w:id="709305993">
              <w:marLeft w:val="0"/>
              <w:marRight w:val="0"/>
              <w:marTop w:val="0"/>
              <w:marBottom w:val="0"/>
              <w:divBdr>
                <w:top w:val="none" w:sz="0" w:space="0" w:color="auto"/>
                <w:left w:val="none" w:sz="0" w:space="0" w:color="auto"/>
                <w:bottom w:val="none" w:sz="0" w:space="0" w:color="auto"/>
                <w:right w:val="none" w:sz="0" w:space="0" w:color="auto"/>
              </w:divBdr>
            </w:div>
            <w:div w:id="710300730">
              <w:marLeft w:val="0"/>
              <w:marRight w:val="0"/>
              <w:marTop w:val="0"/>
              <w:marBottom w:val="0"/>
              <w:divBdr>
                <w:top w:val="none" w:sz="0" w:space="0" w:color="auto"/>
                <w:left w:val="none" w:sz="0" w:space="0" w:color="auto"/>
                <w:bottom w:val="none" w:sz="0" w:space="0" w:color="auto"/>
                <w:right w:val="none" w:sz="0" w:space="0" w:color="auto"/>
              </w:divBdr>
            </w:div>
            <w:div w:id="710495104">
              <w:marLeft w:val="0"/>
              <w:marRight w:val="0"/>
              <w:marTop w:val="0"/>
              <w:marBottom w:val="0"/>
              <w:divBdr>
                <w:top w:val="none" w:sz="0" w:space="0" w:color="auto"/>
                <w:left w:val="none" w:sz="0" w:space="0" w:color="auto"/>
                <w:bottom w:val="none" w:sz="0" w:space="0" w:color="auto"/>
                <w:right w:val="none" w:sz="0" w:space="0" w:color="auto"/>
              </w:divBdr>
            </w:div>
            <w:div w:id="715545481">
              <w:marLeft w:val="0"/>
              <w:marRight w:val="0"/>
              <w:marTop w:val="0"/>
              <w:marBottom w:val="0"/>
              <w:divBdr>
                <w:top w:val="none" w:sz="0" w:space="0" w:color="auto"/>
                <w:left w:val="none" w:sz="0" w:space="0" w:color="auto"/>
                <w:bottom w:val="none" w:sz="0" w:space="0" w:color="auto"/>
                <w:right w:val="none" w:sz="0" w:space="0" w:color="auto"/>
              </w:divBdr>
            </w:div>
            <w:div w:id="717167095">
              <w:marLeft w:val="0"/>
              <w:marRight w:val="0"/>
              <w:marTop w:val="0"/>
              <w:marBottom w:val="0"/>
              <w:divBdr>
                <w:top w:val="none" w:sz="0" w:space="0" w:color="auto"/>
                <w:left w:val="none" w:sz="0" w:space="0" w:color="auto"/>
                <w:bottom w:val="none" w:sz="0" w:space="0" w:color="auto"/>
                <w:right w:val="none" w:sz="0" w:space="0" w:color="auto"/>
              </w:divBdr>
            </w:div>
            <w:div w:id="723794165">
              <w:marLeft w:val="0"/>
              <w:marRight w:val="0"/>
              <w:marTop w:val="0"/>
              <w:marBottom w:val="0"/>
              <w:divBdr>
                <w:top w:val="none" w:sz="0" w:space="0" w:color="auto"/>
                <w:left w:val="none" w:sz="0" w:space="0" w:color="auto"/>
                <w:bottom w:val="none" w:sz="0" w:space="0" w:color="auto"/>
                <w:right w:val="none" w:sz="0" w:space="0" w:color="auto"/>
              </w:divBdr>
            </w:div>
            <w:div w:id="727919566">
              <w:marLeft w:val="0"/>
              <w:marRight w:val="0"/>
              <w:marTop w:val="0"/>
              <w:marBottom w:val="0"/>
              <w:divBdr>
                <w:top w:val="none" w:sz="0" w:space="0" w:color="auto"/>
                <w:left w:val="none" w:sz="0" w:space="0" w:color="auto"/>
                <w:bottom w:val="none" w:sz="0" w:space="0" w:color="auto"/>
                <w:right w:val="none" w:sz="0" w:space="0" w:color="auto"/>
              </w:divBdr>
            </w:div>
            <w:div w:id="728840925">
              <w:marLeft w:val="0"/>
              <w:marRight w:val="0"/>
              <w:marTop w:val="0"/>
              <w:marBottom w:val="0"/>
              <w:divBdr>
                <w:top w:val="none" w:sz="0" w:space="0" w:color="auto"/>
                <w:left w:val="none" w:sz="0" w:space="0" w:color="auto"/>
                <w:bottom w:val="none" w:sz="0" w:space="0" w:color="auto"/>
                <w:right w:val="none" w:sz="0" w:space="0" w:color="auto"/>
              </w:divBdr>
            </w:div>
            <w:div w:id="732658902">
              <w:marLeft w:val="0"/>
              <w:marRight w:val="0"/>
              <w:marTop w:val="0"/>
              <w:marBottom w:val="0"/>
              <w:divBdr>
                <w:top w:val="none" w:sz="0" w:space="0" w:color="auto"/>
                <w:left w:val="none" w:sz="0" w:space="0" w:color="auto"/>
                <w:bottom w:val="none" w:sz="0" w:space="0" w:color="auto"/>
                <w:right w:val="none" w:sz="0" w:space="0" w:color="auto"/>
              </w:divBdr>
            </w:div>
            <w:div w:id="735009384">
              <w:marLeft w:val="0"/>
              <w:marRight w:val="0"/>
              <w:marTop w:val="0"/>
              <w:marBottom w:val="0"/>
              <w:divBdr>
                <w:top w:val="none" w:sz="0" w:space="0" w:color="auto"/>
                <w:left w:val="none" w:sz="0" w:space="0" w:color="auto"/>
                <w:bottom w:val="none" w:sz="0" w:space="0" w:color="auto"/>
                <w:right w:val="none" w:sz="0" w:space="0" w:color="auto"/>
              </w:divBdr>
            </w:div>
            <w:div w:id="737283220">
              <w:marLeft w:val="0"/>
              <w:marRight w:val="0"/>
              <w:marTop w:val="0"/>
              <w:marBottom w:val="0"/>
              <w:divBdr>
                <w:top w:val="none" w:sz="0" w:space="0" w:color="auto"/>
                <w:left w:val="none" w:sz="0" w:space="0" w:color="auto"/>
                <w:bottom w:val="none" w:sz="0" w:space="0" w:color="auto"/>
                <w:right w:val="none" w:sz="0" w:space="0" w:color="auto"/>
              </w:divBdr>
            </w:div>
            <w:div w:id="745300433">
              <w:marLeft w:val="0"/>
              <w:marRight w:val="0"/>
              <w:marTop w:val="0"/>
              <w:marBottom w:val="0"/>
              <w:divBdr>
                <w:top w:val="none" w:sz="0" w:space="0" w:color="auto"/>
                <w:left w:val="none" w:sz="0" w:space="0" w:color="auto"/>
                <w:bottom w:val="none" w:sz="0" w:space="0" w:color="auto"/>
                <w:right w:val="none" w:sz="0" w:space="0" w:color="auto"/>
              </w:divBdr>
            </w:div>
            <w:div w:id="748038189">
              <w:marLeft w:val="0"/>
              <w:marRight w:val="0"/>
              <w:marTop w:val="0"/>
              <w:marBottom w:val="0"/>
              <w:divBdr>
                <w:top w:val="none" w:sz="0" w:space="0" w:color="auto"/>
                <w:left w:val="none" w:sz="0" w:space="0" w:color="auto"/>
                <w:bottom w:val="none" w:sz="0" w:space="0" w:color="auto"/>
                <w:right w:val="none" w:sz="0" w:space="0" w:color="auto"/>
              </w:divBdr>
            </w:div>
            <w:div w:id="756169648">
              <w:marLeft w:val="0"/>
              <w:marRight w:val="0"/>
              <w:marTop w:val="0"/>
              <w:marBottom w:val="0"/>
              <w:divBdr>
                <w:top w:val="none" w:sz="0" w:space="0" w:color="auto"/>
                <w:left w:val="none" w:sz="0" w:space="0" w:color="auto"/>
                <w:bottom w:val="none" w:sz="0" w:space="0" w:color="auto"/>
                <w:right w:val="none" w:sz="0" w:space="0" w:color="auto"/>
              </w:divBdr>
            </w:div>
            <w:div w:id="762145059">
              <w:marLeft w:val="0"/>
              <w:marRight w:val="0"/>
              <w:marTop w:val="0"/>
              <w:marBottom w:val="0"/>
              <w:divBdr>
                <w:top w:val="none" w:sz="0" w:space="0" w:color="auto"/>
                <w:left w:val="none" w:sz="0" w:space="0" w:color="auto"/>
                <w:bottom w:val="none" w:sz="0" w:space="0" w:color="auto"/>
                <w:right w:val="none" w:sz="0" w:space="0" w:color="auto"/>
              </w:divBdr>
            </w:div>
            <w:div w:id="768551497">
              <w:marLeft w:val="0"/>
              <w:marRight w:val="0"/>
              <w:marTop w:val="0"/>
              <w:marBottom w:val="0"/>
              <w:divBdr>
                <w:top w:val="none" w:sz="0" w:space="0" w:color="auto"/>
                <w:left w:val="none" w:sz="0" w:space="0" w:color="auto"/>
                <w:bottom w:val="none" w:sz="0" w:space="0" w:color="auto"/>
                <w:right w:val="none" w:sz="0" w:space="0" w:color="auto"/>
              </w:divBdr>
            </w:div>
            <w:div w:id="774666239">
              <w:marLeft w:val="0"/>
              <w:marRight w:val="0"/>
              <w:marTop w:val="0"/>
              <w:marBottom w:val="0"/>
              <w:divBdr>
                <w:top w:val="none" w:sz="0" w:space="0" w:color="auto"/>
                <w:left w:val="none" w:sz="0" w:space="0" w:color="auto"/>
                <w:bottom w:val="none" w:sz="0" w:space="0" w:color="auto"/>
                <w:right w:val="none" w:sz="0" w:space="0" w:color="auto"/>
              </w:divBdr>
            </w:div>
            <w:div w:id="775096317">
              <w:marLeft w:val="0"/>
              <w:marRight w:val="0"/>
              <w:marTop w:val="0"/>
              <w:marBottom w:val="0"/>
              <w:divBdr>
                <w:top w:val="none" w:sz="0" w:space="0" w:color="auto"/>
                <w:left w:val="none" w:sz="0" w:space="0" w:color="auto"/>
                <w:bottom w:val="none" w:sz="0" w:space="0" w:color="auto"/>
                <w:right w:val="none" w:sz="0" w:space="0" w:color="auto"/>
              </w:divBdr>
            </w:div>
            <w:div w:id="778598964">
              <w:marLeft w:val="0"/>
              <w:marRight w:val="0"/>
              <w:marTop w:val="0"/>
              <w:marBottom w:val="0"/>
              <w:divBdr>
                <w:top w:val="none" w:sz="0" w:space="0" w:color="auto"/>
                <w:left w:val="none" w:sz="0" w:space="0" w:color="auto"/>
                <w:bottom w:val="none" w:sz="0" w:space="0" w:color="auto"/>
                <w:right w:val="none" w:sz="0" w:space="0" w:color="auto"/>
              </w:divBdr>
            </w:div>
            <w:div w:id="779764636">
              <w:marLeft w:val="0"/>
              <w:marRight w:val="0"/>
              <w:marTop w:val="0"/>
              <w:marBottom w:val="0"/>
              <w:divBdr>
                <w:top w:val="none" w:sz="0" w:space="0" w:color="auto"/>
                <w:left w:val="none" w:sz="0" w:space="0" w:color="auto"/>
                <w:bottom w:val="none" w:sz="0" w:space="0" w:color="auto"/>
                <w:right w:val="none" w:sz="0" w:space="0" w:color="auto"/>
              </w:divBdr>
            </w:div>
            <w:div w:id="797263997">
              <w:marLeft w:val="0"/>
              <w:marRight w:val="0"/>
              <w:marTop w:val="0"/>
              <w:marBottom w:val="0"/>
              <w:divBdr>
                <w:top w:val="none" w:sz="0" w:space="0" w:color="auto"/>
                <w:left w:val="none" w:sz="0" w:space="0" w:color="auto"/>
                <w:bottom w:val="none" w:sz="0" w:space="0" w:color="auto"/>
                <w:right w:val="none" w:sz="0" w:space="0" w:color="auto"/>
              </w:divBdr>
            </w:div>
            <w:div w:id="800197987">
              <w:marLeft w:val="0"/>
              <w:marRight w:val="0"/>
              <w:marTop w:val="0"/>
              <w:marBottom w:val="0"/>
              <w:divBdr>
                <w:top w:val="none" w:sz="0" w:space="0" w:color="auto"/>
                <w:left w:val="none" w:sz="0" w:space="0" w:color="auto"/>
                <w:bottom w:val="none" w:sz="0" w:space="0" w:color="auto"/>
                <w:right w:val="none" w:sz="0" w:space="0" w:color="auto"/>
              </w:divBdr>
            </w:div>
            <w:div w:id="807285323">
              <w:marLeft w:val="0"/>
              <w:marRight w:val="0"/>
              <w:marTop w:val="0"/>
              <w:marBottom w:val="0"/>
              <w:divBdr>
                <w:top w:val="none" w:sz="0" w:space="0" w:color="auto"/>
                <w:left w:val="none" w:sz="0" w:space="0" w:color="auto"/>
                <w:bottom w:val="none" w:sz="0" w:space="0" w:color="auto"/>
                <w:right w:val="none" w:sz="0" w:space="0" w:color="auto"/>
              </w:divBdr>
            </w:div>
            <w:div w:id="816142095">
              <w:marLeft w:val="0"/>
              <w:marRight w:val="0"/>
              <w:marTop w:val="0"/>
              <w:marBottom w:val="0"/>
              <w:divBdr>
                <w:top w:val="none" w:sz="0" w:space="0" w:color="auto"/>
                <w:left w:val="none" w:sz="0" w:space="0" w:color="auto"/>
                <w:bottom w:val="none" w:sz="0" w:space="0" w:color="auto"/>
                <w:right w:val="none" w:sz="0" w:space="0" w:color="auto"/>
              </w:divBdr>
            </w:div>
            <w:div w:id="816533662">
              <w:marLeft w:val="0"/>
              <w:marRight w:val="0"/>
              <w:marTop w:val="0"/>
              <w:marBottom w:val="0"/>
              <w:divBdr>
                <w:top w:val="none" w:sz="0" w:space="0" w:color="auto"/>
                <w:left w:val="none" w:sz="0" w:space="0" w:color="auto"/>
                <w:bottom w:val="none" w:sz="0" w:space="0" w:color="auto"/>
                <w:right w:val="none" w:sz="0" w:space="0" w:color="auto"/>
              </w:divBdr>
            </w:div>
            <w:div w:id="817380510">
              <w:marLeft w:val="0"/>
              <w:marRight w:val="0"/>
              <w:marTop w:val="0"/>
              <w:marBottom w:val="0"/>
              <w:divBdr>
                <w:top w:val="none" w:sz="0" w:space="0" w:color="auto"/>
                <w:left w:val="none" w:sz="0" w:space="0" w:color="auto"/>
                <w:bottom w:val="none" w:sz="0" w:space="0" w:color="auto"/>
                <w:right w:val="none" w:sz="0" w:space="0" w:color="auto"/>
              </w:divBdr>
            </w:div>
            <w:div w:id="831724600">
              <w:marLeft w:val="0"/>
              <w:marRight w:val="0"/>
              <w:marTop w:val="0"/>
              <w:marBottom w:val="0"/>
              <w:divBdr>
                <w:top w:val="none" w:sz="0" w:space="0" w:color="auto"/>
                <w:left w:val="none" w:sz="0" w:space="0" w:color="auto"/>
                <w:bottom w:val="none" w:sz="0" w:space="0" w:color="auto"/>
                <w:right w:val="none" w:sz="0" w:space="0" w:color="auto"/>
              </w:divBdr>
            </w:div>
            <w:div w:id="836503990">
              <w:marLeft w:val="0"/>
              <w:marRight w:val="0"/>
              <w:marTop w:val="0"/>
              <w:marBottom w:val="0"/>
              <w:divBdr>
                <w:top w:val="none" w:sz="0" w:space="0" w:color="auto"/>
                <w:left w:val="none" w:sz="0" w:space="0" w:color="auto"/>
                <w:bottom w:val="none" w:sz="0" w:space="0" w:color="auto"/>
                <w:right w:val="none" w:sz="0" w:space="0" w:color="auto"/>
              </w:divBdr>
            </w:div>
            <w:div w:id="841161739">
              <w:marLeft w:val="0"/>
              <w:marRight w:val="0"/>
              <w:marTop w:val="0"/>
              <w:marBottom w:val="0"/>
              <w:divBdr>
                <w:top w:val="none" w:sz="0" w:space="0" w:color="auto"/>
                <w:left w:val="none" w:sz="0" w:space="0" w:color="auto"/>
                <w:bottom w:val="none" w:sz="0" w:space="0" w:color="auto"/>
                <w:right w:val="none" w:sz="0" w:space="0" w:color="auto"/>
              </w:divBdr>
            </w:div>
            <w:div w:id="845248853">
              <w:marLeft w:val="0"/>
              <w:marRight w:val="0"/>
              <w:marTop w:val="0"/>
              <w:marBottom w:val="0"/>
              <w:divBdr>
                <w:top w:val="none" w:sz="0" w:space="0" w:color="auto"/>
                <w:left w:val="none" w:sz="0" w:space="0" w:color="auto"/>
                <w:bottom w:val="none" w:sz="0" w:space="0" w:color="auto"/>
                <w:right w:val="none" w:sz="0" w:space="0" w:color="auto"/>
              </w:divBdr>
            </w:div>
            <w:div w:id="855726921">
              <w:marLeft w:val="0"/>
              <w:marRight w:val="0"/>
              <w:marTop w:val="0"/>
              <w:marBottom w:val="0"/>
              <w:divBdr>
                <w:top w:val="none" w:sz="0" w:space="0" w:color="auto"/>
                <w:left w:val="none" w:sz="0" w:space="0" w:color="auto"/>
                <w:bottom w:val="none" w:sz="0" w:space="0" w:color="auto"/>
                <w:right w:val="none" w:sz="0" w:space="0" w:color="auto"/>
              </w:divBdr>
            </w:div>
            <w:div w:id="856499270">
              <w:marLeft w:val="0"/>
              <w:marRight w:val="0"/>
              <w:marTop w:val="0"/>
              <w:marBottom w:val="0"/>
              <w:divBdr>
                <w:top w:val="none" w:sz="0" w:space="0" w:color="auto"/>
                <w:left w:val="none" w:sz="0" w:space="0" w:color="auto"/>
                <w:bottom w:val="none" w:sz="0" w:space="0" w:color="auto"/>
                <w:right w:val="none" w:sz="0" w:space="0" w:color="auto"/>
              </w:divBdr>
            </w:div>
            <w:div w:id="860243552">
              <w:marLeft w:val="0"/>
              <w:marRight w:val="0"/>
              <w:marTop w:val="0"/>
              <w:marBottom w:val="0"/>
              <w:divBdr>
                <w:top w:val="none" w:sz="0" w:space="0" w:color="auto"/>
                <w:left w:val="none" w:sz="0" w:space="0" w:color="auto"/>
                <w:bottom w:val="none" w:sz="0" w:space="0" w:color="auto"/>
                <w:right w:val="none" w:sz="0" w:space="0" w:color="auto"/>
              </w:divBdr>
            </w:div>
            <w:div w:id="864366397">
              <w:marLeft w:val="0"/>
              <w:marRight w:val="0"/>
              <w:marTop w:val="0"/>
              <w:marBottom w:val="0"/>
              <w:divBdr>
                <w:top w:val="none" w:sz="0" w:space="0" w:color="auto"/>
                <w:left w:val="none" w:sz="0" w:space="0" w:color="auto"/>
                <w:bottom w:val="none" w:sz="0" w:space="0" w:color="auto"/>
                <w:right w:val="none" w:sz="0" w:space="0" w:color="auto"/>
              </w:divBdr>
            </w:div>
            <w:div w:id="877161613">
              <w:marLeft w:val="0"/>
              <w:marRight w:val="0"/>
              <w:marTop w:val="0"/>
              <w:marBottom w:val="0"/>
              <w:divBdr>
                <w:top w:val="none" w:sz="0" w:space="0" w:color="auto"/>
                <w:left w:val="none" w:sz="0" w:space="0" w:color="auto"/>
                <w:bottom w:val="none" w:sz="0" w:space="0" w:color="auto"/>
                <w:right w:val="none" w:sz="0" w:space="0" w:color="auto"/>
              </w:divBdr>
            </w:div>
            <w:div w:id="879587817">
              <w:marLeft w:val="0"/>
              <w:marRight w:val="0"/>
              <w:marTop w:val="0"/>
              <w:marBottom w:val="0"/>
              <w:divBdr>
                <w:top w:val="none" w:sz="0" w:space="0" w:color="auto"/>
                <w:left w:val="none" w:sz="0" w:space="0" w:color="auto"/>
                <w:bottom w:val="none" w:sz="0" w:space="0" w:color="auto"/>
                <w:right w:val="none" w:sz="0" w:space="0" w:color="auto"/>
              </w:divBdr>
            </w:div>
            <w:div w:id="885063734">
              <w:marLeft w:val="0"/>
              <w:marRight w:val="0"/>
              <w:marTop w:val="0"/>
              <w:marBottom w:val="0"/>
              <w:divBdr>
                <w:top w:val="none" w:sz="0" w:space="0" w:color="auto"/>
                <w:left w:val="none" w:sz="0" w:space="0" w:color="auto"/>
                <w:bottom w:val="none" w:sz="0" w:space="0" w:color="auto"/>
                <w:right w:val="none" w:sz="0" w:space="0" w:color="auto"/>
              </w:divBdr>
            </w:div>
            <w:div w:id="915281155">
              <w:marLeft w:val="0"/>
              <w:marRight w:val="0"/>
              <w:marTop w:val="0"/>
              <w:marBottom w:val="0"/>
              <w:divBdr>
                <w:top w:val="none" w:sz="0" w:space="0" w:color="auto"/>
                <w:left w:val="none" w:sz="0" w:space="0" w:color="auto"/>
                <w:bottom w:val="none" w:sz="0" w:space="0" w:color="auto"/>
                <w:right w:val="none" w:sz="0" w:space="0" w:color="auto"/>
              </w:divBdr>
            </w:div>
            <w:div w:id="920793612">
              <w:marLeft w:val="0"/>
              <w:marRight w:val="0"/>
              <w:marTop w:val="0"/>
              <w:marBottom w:val="0"/>
              <w:divBdr>
                <w:top w:val="none" w:sz="0" w:space="0" w:color="auto"/>
                <w:left w:val="none" w:sz="0" w:space="0" w:color="auto"/>
                <w:bottom w:val="none" w:sz="0" w:space="0" w:color="auto"/>
                <w:right w:val="none" w:sz="0" w:space="0" w:color="auto"/>
              </w:divBdr>
            </w:div>
            <w:div w:id="933630697">
              <w:marLeft w:val="0"/>
              <w:marRight w:val="0"/>
              <w:marTop w:val="0"/>
              <w:marBottom w:val="0"/>
              <w:divBdr>
                <w:top w:val="none" w:sz="0" w:space="0" w:color="auto"/>
                <w:left w:val="none" w:sz="0" w:space="0" w:color="auto"/>
                <w:bottom w:val="none" w:sz="0" w:space="0" w:color="auto"/>
                <w:right w:val="none" w:sz="0" w:space="0" w:color="auto"/>
              </w:divBdr>
            </w:div>
            <w:div w:id="936451703">
              <w:marLeft w:val="0"/>
              <w:marRight w:val="0"/>
              <w:marTop w:val="0"/>
              <w:marBottom w:val="0"/>
              <w:divBdr>
                <w:top w:val="none" w:sz="0" w:space="0" w:color="auto"/>
                <w:left w:val="none" w:sz="0" w:space="0" w:color="auto"/>
                <w:bottom w:val="none" w:sz="0" w:space="0" w:color="auto"/>
                <w:right w:val="none" w:sz="0" w:space="0" w:color="auto"/>
              </w:divBdr>
            </w:div>
            <w:div w:id="944070211">
              <w:marLeft w:val="0"/>
              <w:marRight w:val="0"/>
              <w:marTop w:val="0"/>
              <w:marBottom w:val="0"/>
              <w:divBdr>
                <w:top w:val="none" w:sz="0" w:space="0" w:color="auto"/>
                <w:left w:val="none" w:sz="0" w:space="0" w:color="auto"/>
                <w:bottom w:val="none" w:sz="0" w:space="0" w:color="auto"/>
                <w:right w:val="none" w:sz="0" w:space="0" w:color="auto"/>
              </w:divBdr>
            </w:div>
            <w:div w:id="966542012">
              <w:marLeft w:val="0"/>
              <w:marRight w:val="0"/>
              <w:marTop w:val="0"/>
              <w:marBottom w:val="0"/>
              <w:divBdr>
                <w:top w:val="none" w:sz="0" w:space="0" w:color="auto"/>
                <w:left w:val="none" w:sz="0" w:space="0" w:color="auto"/>
                <w:bottom w:val="none" w:sz="0" w:space="0" w:color="auto"/>
                <w:right w:val="none" w:sz="0" w:space="0" w:color="auto"/>
              </w:divBdr>
            </w:div>
            <w:div w:id="967399741">
              <w:marLeft w:val="0"/>
              <w:marRight w:val="0"/>
              <w:marTop w:val="0"/>
              <w:marBottom w:val="0"/>
              <w:divBdr>
                <w:top w:val="none" w:sz="0" w:space="0" w:color="auto"/>
                <w:left w:val="none" w:sz="0" w:space="0" w:color="auto"/>
                <w:bottom w:val="none" w:sz="0" w:space="0" w:color="auto"/>
                <w:right w:val="none" w:sz="0" w:space="0" w:color="auto"/>
              </w:divBdr>
            </w:div>
            <w:div w:id="970598381">
              <w:marLeft w:val="0"/>
              <w:marRight w:val="0"/>
              <w:marTop w:val="0"/>
              <w:marBottom w:val="0"/>
              <w:divBdr>
                <w:top w:val="none" w:sz="0" w:space="0" w:color="auto"/>
                <w:left w:val="none" w:sz="0" w:space="0" w:color="auto"/>
                <w:bottom w:val="none" w:sz="0" w:space="0" w:color="auto"/>
                <w:right w:val="none" w:sz="0" w:space="0" w:color="auto"/>
              </w:divBdr>
            </w:div>
            <w:div w:id="976761881">
              <w:marLeft w:val="0"/>
              <w:marRight w:val="0"/>
              <w:marTop w:val="0"/>
              <w:marBottom w:val="0"/>
              <w:divBdr>
                <w:top w:val="none" w:sz="0" w:space="0" w:color="auto"/>
                <w:left w:val="none" w:sz="0" w:space="0" w:color="auto"/>
                <w:bottom w:val="none" w:sz="0" w:space="0" w:color="auto"/>
                <w:right w:val="none" w:sz="0" w:space="0" w:color="auto"/>
              </w:divBdr>
            </w:div>
            <w:div w:id="977608479">
              <w:marLeft w:val="0"/>
              <w:marRight w:val="0"/>
              <w:marTop w:val="0"/>
              <w:marBottom w:val="0"/>
              <w:divBdr>
                <w:top w:val="none" w:sz="0" w:space="0" w:color="auto"/>
                <w:left w:val="none" w:sz="0" w:space="0" w:color="auto"/>
                <w:bottom w:val="none" w:sz="0" w:space="0" w:color="auto"/>
                <w:right w:val="none" w:sz="0" w:space="0" w:color="auto"/>
              </w:divBdr>
            </w:div>
            <w:div w:id="979773557">
              <w:marLeft w:val="0"/>
              <w:marRight w:val="0"/>
              <w:marTop w:val="0"/>
              <w:marBottom w:val="0"/>
              <w:divBdr>
                <w:top w:val="none" w:sz="0" w:space="0" w:color="auto"/>
                <w:left w:val="none" w:sz="0" w:space="0" w:color="auto"/>
                <w:bottom w:val="none" w:sz="0" w:space="0" w:color="auto"/>
                <w:right w:val="none" w:sz="0" w:space="0" w:color="auto"/>
              </w:divBdr>
            </w:div>
            <w:div w:id="981152445">
              <w:marLeft w:val="0"/>
              <w:marRight w:val="0"/>
              <w:marTop w:val="0"/>
              <w:marBottom w:val="0"/>
              <w:divBdr>
                <w:top w:val="none" w:sz="0" w:space="0" w:color="auto"/>
                <w:left w:val="none" w:sz="0" w:space="0" w:color="auto"/>
                <w:bottom w:val="none" w:sz="0" w:space="0" w:color="auto"/>
                <w:right w:val="none" w:sz="0" w:space="0" w:color="auto"/>
              </w:divBdr>
            </w:div>
            <w:div w:id="988629599">
              <w:marLeft w:val="0"/>
              <w:marRight w:val="0"/>
              <w:marTop w:val="0"/>
              <w:marBottom w:val="0"/>
              <w:divBdr>
                <w:top w:val="none" w:sz="0" w:space="0" w:color="auto"/>
                <w:left w:val="none" w:sz="0" w:space="0" w:color="auto"/>
                <w:bottom w:val="none" w:sz="0" w:space="0" w:color="auto"/>
                <w:right w:val="none" w:sz="0" w:space="0" w:color="auto"/>
              </w:divBdr>
            </w:div>
            <w:div w:id="992871873">
              <w:marLeft w:val="0"/>
              <w:marRight w:val="0"/>
              <w:marTop w:val="0"/>
              <w:marBottom w:val="0"/>
              <w:divBdr>
                <w:top w:val="none" w:sz="0" w:space="0" w:color="auto"/>
                <w:left w:val="none" w:sz="0" w:space="0" w:color="auto"/>
                <w:bottom w:val="none" w:sz="0" w:space="0" w:color="auto"/>
                <w:right w:val="none" w:sz="0" w:space="0" w:color="auto"/>
              </w:divBdr>
            </w:div>
            <w:div w:id="1005742102">
              <w:marLeft w:val="0"/>
              <w:marRight w:val="0"/>
              <w:marTop w:val="0"/>
              <w:marBottom w:val="0"/>
              <w:divBdr>
                <w:top w:val="none" w:sz="0" w:space="0" w:color="auto"/>
                <w:left w:val="none" w:sz="0" w:space="0" w:color="auto"/>
                <w:bottom w:val="none" w:sz="0" w:space="0" w:color="auto"/>
                <w:right w:val="none" w:sz="0" w:space="0" w:color="auto"/>
              </w:divBdr>
            </w:div>
            <w:div w:id="1007489444">
              <w:marLeft w:val="0"/>
              <w:marRight w:val="0"/>
              <w:marTop w:val="0"/>
              <w:marBottom w:val="0"/>
              <w:divBdr>
                <w:top w:val="none" w:sz="0" w:space="0" w:color="auto"/>
                <w:left w:val="none" w:sz="0" w:space="0" w:color="auto"/>
                <w:bottom w:val="none" w:sz="0" w:space="0" w:color="auto"/>
                <w:right w:val="none" w:sz="0" w:space="0" w:color="auto"/>
              </w:divBdr>
            </w:div>
            <w:div w:id="1012151101">
              <w:marLeft w:val="0"/>
              <w:marRight w:val="0"/>
              <w:marTop w:val="0"/>
              <w:marBottom w:val="0"/>
              <w:divBdr>
                <w:top w:val="none" w:sz="0" w:space="0" w:color="auto"/>
                <w:left w:val="none" w:sz="0" w:space="0" w:color="auto"/>
                <w:bottom w:val="none" w:sz="0" w:space="0" w:color="auto"/>
                <w:right w:val="none" w:sz="0" w:space="0" w:color="auto"/>
              </w:divBdr>
            </w:div>
            <w:div w:id="1030227522">
              <w:marLeft w:val="0"/>
              <w:marRight w:val="0"/>
              <w:marTop w:val="0"/>
              <w:marBottom w:val="0"/>
              <w:divBdr>
                <w:top w:val="none" w:sz="0" w:space="0" w:color="auto"/>
                <w:left w:val="none" w:sz="0" w:space="0" w:color="auto"/>
                <w:bottom w:val="none" w:sz="0" w:space="0" w:color="auto"/>
                <w:right w:val="none" w:sz="0" w:space="0" w:color="auto"/>
              </w:divBdr>
            </w:div>
            <w:div w:id="1035811137">
              <w:marLeft w:val="0"/>
              <w:marRight w:val="0"/>
              <w:marTop w:val="0"/>
              <w:marBottom w:val="0"/>
              <w:divBdr>
                <w:top w:val="none" w:sz="0" w:space="0" w:color="auto"/>
                <w:left w:val="none" w:sz="0" w:space="0" w:color="auto"/>
                <w:bottom w:val="none" w:sz="0" w:space="0" w:color="auto"/>
                <w:right w:val="none" w:sz="0" w:space="0" w:color="auto"/>
              </w:divBdr>
            </w:div>
            <w:div w:id="1039286122">
              <w:marLeft w:val="0"/>
              <w:marRight w:val="0"/>
              <w:marTop w:val="0"/>
              <w:marBottom w:val="0"/>
              <w:divBdr>
                <w:top w:val="none" w:sz="0" w:space="0" w:color="auto"/>
                <w:left w:val="none" w:sz="0" w:space="0" w:color="auto"/>
                <w:bottom w:val="none" w:sz="0" w:space="0" w:color="auto"/>
                <w:right w:val="none" w:sz="0" w:space="0" w:color="auto"/>
              </w:divBdr>
            </w:div>
            <w:div w:id="1041589407">
              <w:marLeft w:val="0"/>
              <w:marRight w:val="0"/>
              <w:marTop w:val="0"/>
              <w:marBottom w:val="0"/>
              <w:divBdr>
                <w:top w:val="none" w:sz="0" w:space="0" w:color="auto"/>
                <w:left w:val="none" w:sz="0" w:space="0" w:color="auto"/>
                <w:bottom w:val="none" w:sz="0" w:space="0" w:color="auto"/>
                <w:right w:val="none" w:sz="0" w:space="0" w:color="auto"/>
              </w:divBdr>
            </w:div>
            <w:div w:id="1042247575">
              <w:marLeft w:val="0"/>
              <w:marRight w:val="0"/>
              <w:marTop w:val="0"/>
              <w:marBottom w:val="0"/>
              <w:divBdr>
                <w:top w:val="none" w:sz="0" w:space="0" w:color="auto"/>
                <w:left w:val="none" w:sz="0" w:space="0" w:color="auto"/>
                <w:bottom w:val="none" w:sz="0" w:space="0" w:color="auto"/>
                <w:right w:val="none" w:sz="0" w:space="0" w:color="auto"/>
              </w:divBdr>
            </w:div>
            <w:div w:id="1043096082">
              <w:marLeft w:val="0"/>
              <w:marRight w:val="0"/>
              <w:marTop w:val="0"/>
              <w:marBottom w:val="0"/>
              <w:divBdr>
                <w:top w:val="none" w:sz="0" w:space="0" w:color="auto"/>
                <w:left w:val="none" w:sz="0" w:space="0" w:color="auto"/>
                <w:bottom w:val="none" w:sz="0" w:space="0" w:color="auto"/>
                <w:right w:val="none" w:sz="0" w:space="0" w:color="auto"/>
              </w:divBdr>
            </w:div>
            <w:div w:id="1059864012">
              <w:marLeft w:val="0"/>
              <w:marRight w:val="0"/>
              <w:marTop w:val="0"/>
              <w:marBottom w:val="0"/>
              <w:divBdr>
                <w:top w:val="none" w:sz="0" w:space="0" w:color="auto"/>
                <w:left w:val="none" w:sz="0" w:space="0" w:color="auto"/>
                <w:bottom w:val="none" w:sz="0" w:space="0" w:color="auto"/>
                <w:right w:val="none" w:sz="0" w:space="0" w:color="auto"/>
              </w:divBdr>
            </w:div>
            <w:div w:id="1065182979">
              <w:marLeft w:val="0"/>
              <w:marRight w:val="0"/>
              <w:marTop w:val="0"/>
              <w:marBottom w:val="0"/>
              <w:divBdr>
                <w:top w:val="none" w:sz="0" w:space="0" w:color="auto"/>
                <w:left w:val="none" w:sz="0" w:space="0" w:color="auto"/>
                <w:bottom w:val="none" w:sz="0" w:space="0" w:color="auto"/>
                <w:right w:val="none" w:sz="0" w:space="0" w:color="auto"/>
              </w:divBdr>
            </w:div>
            <w:div w:id="1070350860">
              <w:marLeft w:val="0"/>
              <w:marRight w:val="0"/>
              <w:marTop w:val="0"/>
              <w:marBottom w:val="0"/>
              <w:divBdr>
                <w:top w:val="none" w:sz="0" w:space="0" w:color="auto"/>
                <w:left w:val="none" w:sz="0" w:space="0" w:color="auto"/>
                <w:bottom w:val="none" w:sz="0" w:space="0" w:color="auto"/>
                <w:right w:val="none" w:sz="0" w:space="0" w:color="auto"/>
              </w:divBdr>
            </w:div>
            <w:div w:id="1076518023">
              <w:marLeft w:val="0"/>
              <w:marRight w:val="0"/>
              <w:marTop w:val="0"/>
              <w:marBottom w:val="0"/>
              <w:divBdr>
                <w:top w:val="none" w:sz="0" w:space="0" w:color="auto"/>
                <w:left w:val="none" w:sz="0" w:space="0" w:color="auto"/>
                <w:bottom w:val="none" w:sz="0" w:space="0" w:color="auto"/>
                <w:right w:val="none" w:sz="0" w:space="0" w:color="auto"/>
              </w:divBdr>
            </w:div>
            <w:div w:id="1091243610">
              <w:marLeft w:val="0"/>
              <w:marRight w:val="0"/>
              <w:marTop w:val="0"/>
              <w:marBottom w:val="0"/>
              <w:divBdr>
                <w:top w:val="none" w:sz="0" w:space="0" w:color="auto"/>
                <w:left w:val="none" w:sz="0" w:space="0" w:color="auto"/>
                <w:bottom w:val="none" w:sz="0" w:space="0" w:color="auto"/>
                <w:right w:val="none" w:sz="0" w:space="0" w:color="auto"/>
              </w:divBdr>
            </w:div>
            <w:div w:id="1092627046">
              <w:marLeft w:val="0"/>
              <w:marRight w:val="0"/>
              <w:marTop w:val="0"/>
              <w:marBottom w:val="0"/>
              <w:divBdr>
                <w:top w:val="none" w:sz="0" w:space="0" w:color="auto"/>
                <w:left w:val="none" w:sz="0" w:space="0" w:color="auto"/>
                <w:bottom w:val="none" w:sz="0" w:space="0" w:color="auto"/>
                <w:right w:val="none" w:sz="0" w:space="0" w:color="auto"/>
              </w:divBdr>
            </w:div>
            <w:div w:id="1102143890">
              <w:marLeft w:val="0"/>
              <w:marRight w:val="0"/>
              <w:marTop w:val="0"/>
              <w:marBottom w:val="0"/>
              <w:divBdr>
                <w:top w:val="none" w:sz="0" w:space="0" w:color="auto"/>
                <w:left w:val="none" w:sz="0" w:space="0" w:color="auto"/>
                <w:bottom w:val="none" w:sz="0" w:space="0" w:color="auto"/>
                <w:right w:val="none" w:sz="0" w:space="0" w:color="auto"/>
              </w:divBdr>
            </w:div>
            <w:div w:id="1105807981">
              <w:marLeft w:val="0"/>
              <w:marRight w:val="0"/>
              <w:marTop w:val="0"/>
              <w:marBottom w:val="0"/>
              <w:divBdr>
                <w:top w:val="none" w:sz="0" w:space="0" w:color="auto"/>
                <w:left w:val="none" w:sz="0" w:space="0" w:color="auto"/>
                <w:bottom w:val="none" w:sz="0" w:space="0" w:color="auto"/>
                <w:right w:val="none" w:sz="0" w:space="0" w:color="auto"/>
              </w:divBdr>
            </w:div>
            <w:div w:id="1122729160">
              <w:marLeft w:val="0"/>
              <w:marRight w:val="0"/>
              <w:marTop w:val="0"/>
              <w:marBottom w:val="0"/>
              <w:divBdr>
                <w:top w:val="none" w:sz="0" w:space="0" w:color="auto"/>
                <w:left w:val="none" w:sz="0" w:space="0" w:color="auto"/>
                <w:bottom w:val="none" w:sz="0" w:space="0" w:color="auto"/>
                <w:right w:val="none" w:sz="0" w:space="0" w:color="auto"/>
              </w:divBdr>
            </w:div>
            <w:div w:id="1123422522">
              <w:marLeft w:val="0"/>
              <w:marRight w:val="0"/>
              <w:marTop w:val="0"/>
              <w:marBottom w:val="0"/>
              <w:divBdr>
                <w:top w:val="none" w:sz="0" w:space="0" w:color="auto"/>
                <w:left w:val="none" w:sz="0" w:space="0" w:color="auto"/>
                <w:bottom w:val="none" w:sz="0" w:space="0" w:color="auto"/>
                <w:right w:val="none" w:sz="0" w:space="0" w:color="auto"/>
              </w:divBdr>
            </w:div>
            <w:div w:id="1140685535">
              <w:marLeft w:val="0"/>
              <w:marRight w:val="0"/>
              <w:marTop w:val="0"/>
              <w:marBottom w:val="0"/>
              <w:divBdr>
                <w:top w:val="none" w:sz="0" w:space="0" w:color="auto"/>
                <w:left w:val="none" w:sz="0" w:space="0" w:color="auto"/>
                <w:bottom w:val="none" w:sz="0" w:space="0" w:color="auto"/>
                <w:right w:val="none" w:sz="0" w:space="0" w:color="auto"/>
              </w:divBdr>
            </w:div>
            <w:div w:id="1148865525">
              <w:marLeft w:val="0"/>
              <w:marRight w:val="0"/>
              <w:marTop w:val="0"/>
              <w:marBottom w:val="0"/>
              <w:divBdr>
                <w:top w:val="none" w:sz="0" w:space="0" w:color="auto"/>
                <w:left w:val="none" w:sz="0" w:space="0" w:color="auto"/>
                <w:bottom w:val="none" w:sz="0" w:space="0" w:color="auto"/>
                <w:right w:val="none" w:sz="0" w:space="0" w:color="auto"/>
              </w:divBdr>
            </w:div>
            <w:div w:id="1167940960">
              <w:marLeft w:val="0"/>
              <w:marRight w:val="0"/>
              <w:marTop w:val="0"/>
              <w:marBottom w:val="0"/>
              <w:divBdr>
                <w:top w:val="none" w:sz="0" w:space="0" w:color="auto"/>
                <w:left w:val="none" w:sz="0" w:space="0" w:color="auto"/>
                <w:bottom w:val="none" w:sz="0" w:space="0" w:color="auto"/>
                <w:right w:val="none" w:sz="0" w:space="0" w:color="auto"/>
              </w:divBdr>
            </w:div>
            <w:div w:id="1168252020">
              <w:marLeft w:val="0"/>
              <w:marRight w:val="0"/>
              <w:marTop w:val="0"/>
              <w:marBottom w:val="0"/>
              <w:divBdr>
                <w:top w:val="none" w:sz="0" w:space="0" w:color="auto"/>
                <w:left w:val="none" w:sz="0" w:space="0" w:color="auto"/>
                <w:bottom w:val="none" w:sz="0" w:space="0" w:color="auto"/>
                <w:right w:val="none" w:sz="0" w:space="0" w:color="auto"/>
              </w:divBdr>
            </w:div>
            <w:div w:id="1171068792">
              <w:marLeft w:val="0"/>
              <w:marRight w:val="0"/>
              <w:marTop w:val="0"/>
              <w:marBottom w:val="0"/>
              <w:divBdr>
                <w:top w:val="none" w:sz="0" w:space="0" w:color="auto"/>
                <w:left w:val="none" w:sz="0" w:space="0" w:color="auto"/>
                <w:bottom w:val="none" w:sz="0" w:space="0" w:color="auto"/>
                <w:right w:val="none" w:sz="0" w:space="0" w:color="auto"/>
              </w:divBdr>
            </w:div>
            <w:div w:id="1173687874">
              <w:marLeft w:val="0"/>
              <w:marRight w:val="0"/>
              <w:marTop w:val="0"/>
              <w:marBottom w:val="0"/>
              <w:divBdr>
                <w:top w:val="none" w:sz="0" w:space="0" w:color="auto"/>
                <w:left w:val="none" w:sz="0" w:space="0" w:color="auto"/>
                <w:bottom w:val="none" w:sz="0" w:space="0" w:color="auto"/>
                <w:right w:val="none" w:sz="0" w:space="0" w:color="auto"/>
              </w:divBdr>
            </w:div>
            <w:div w:id="1180393576">
              <w:marLeft w:val="0"/>
              <w:marRight w:val="0"/>
              <w:marTop w:val="0"/>
              <w:marBottom w:val="0"/>
              <w:divBdr>
                <w:top w:val="none" w:sz="0" w:space="0" w:color="auto"/>
                <w:left w:val="none" w:sz="0" w:space="0" w:color="auto"/>
                <w:bottom w:val="none" w:sz="0" w:space="0" w:color="auto"/>
                <w:right w:val="none" w:sz="0" w:space="0" w:color="auto"/>
              </w:divBdr>
            </w:div>
            <w:div w:id="1190484182">
              <w:marLeft w:val="0"/>
              <w:marRight w:val="0"/>
              <w:marTop w:val="0"/>
              <w:marBottom w:val="0"/>
              <w:divBdr>
                <w:top w:val="none" w:sz="0" w:space="0" w:color="auto"/>
                <w:left w:val="none" w:sz="0" w:space="0" w:color="auto"/>
                <w:bottom w:val="none" w:sz="0" w:space="0" w:color="auto"/>
                <w:right w:val="none" w:sz="0" w:space="0" w:color="auto"/>
              </w:divBdr>
            </w:div>
            <w:div w:id="1202982465">
              <w:marLeft w:val="0"/>
              <w:marRight w:val="0"/>
              <w:marTop w:val="0"/>
              <w:marBottom w:val="0"/>
              <w:divBdr>
                <w:top w:val="none" w:sz="0" w:space="0" w:color="auto"/>
                <w:left w:val="none" w:sz="0" w:space="0" w:color="auto"/>
                <w:bottom w:val="none" w:sz="0" w:space="0" w:color="auto"/>
                <w:right w:val="none" w:sz="0" w:space="0" w:color="auto"/>
              </w:divBdr>
            </w:div>
            <w:div w:id="1210262030">
              <w:marLeft w:val="0"/>
              <w:marRight w:val="0"/>
              <w:marTop w:val="0"/>
              <w:marBottom w:val="0"/>
              <w:divBdr>
                <w:top w:val="none" w:sz="0" w:space="0" w:color="auto"/>
                <w:left w:val="none" w:sz="0" w:space="0" w:color="auto"/>
                <w:bottom w:val="none" w:sz="0" w:space="0" w:color="auto"/>
                <w:right w:val="none" w:sz="0" w:space="0" w:color="auto"/>
              </w:divBdr>
            </w:div>
            <w:div w:id="1212112084">
              <w:marLeft w:val="0"/>
              <w:marRight w:val="0"/>
              <w:marTop w:val="0"/>
              <w:marBottom w:val="0"/>
              <w:divBdr>
                <w:top w:val="none" w:sz="0" w:space="0" w:color="auto"/>
                <w:left w:val="none" w:sz="0" w:space="0" w:color="auto"/>
                <w:bottom w:val="none" w:sz="0" w:space="0" w:color="auto"/>
                <w:right w:val="none" w:sz="0" w:space="0" w:color="auto"/>
              </w:divBdr>
            </w:div>
            <w:div w:id="1213924998">
              <w:marLeft w:val="0"/>
              <w:marRight w:val="0"/>
              <w:marTop w:val="0"/>
              <w:marBottom w:val="0"/>
              <w:divBdr>
                <w:top w:val="none" w:sz="0" w:space="0" w:color="auto"/>
                <w:left w:val="none" w:sz="0" w:space="0" w:color="auto"/>
                <w:bottom w:val="none" w:sz="0" w:space="0" w:color="auto"/>
                <w:right w:val="none" w:sz="0" w:space="0" w:color="auto"/>
              </w:divBdr>
            </w:div>
            <w:div w:id="1219433711">
              <w:marLeft w:val="0"/>
              <w:marRight w:val="0"/>
              <w:marTop w:val="0"/>
              <w:marBottom w:val="0"/>
              <w:divBdr>
                <w:top w:val="none" w:sz="0" w:space="0" w:color="auto"/>
                <w:left w:val="none" w:sz="0" w:space="0" w:color="auto"/>
                <w:bottom w:val="none" w:sz="0" w:space="0" w:color="auto"/>
                <w:right w:val="none" w:sz="0" w:space="0" w:color="auto"/>
              </w:divBdr>
            </w:div>
            <w:div w:id="1225485591">
              <w:marLeft w:val="0"/>
              <w:marRight w:val="0"/>
              <w:marTop w:val="0"/>
              <w:marBottom w:val="0"/>
              <w:divBdr>
                <w:top w:val="none" w:sz="0" w:space="0" w:color="auto"/>
                <w:left w:val="none" w:sz="0" w:space="0" w:color="auto"/>
                <w:bottom w:val="none" w:sz="0" w:space="0" w:color="auto"/>
                <w:right w:val="none" w:sz="0" w:space="0" w:color="auto"/>
              </w:divBdr>
            </w:div>
            <w:div w:id="1226572088">
              <w:marLeft w:val="0"/>
              <w:marRight w:val="0"/>
              <w:marTop w:val="0"/>
              <w:marBottom w:val="0"/>
              <w:divBdr>
                <w:top w:val="none" w:sz="0" w:space="0" w:color="auto"/>
                <w:left w:val="none" w:sz="0" w:space="0" w:color="auto"/>
                <w:bottom w:val="none" w:sz="0" w:space="0" w:color="auto"/>
                <w:right w:val="none" w:sz="0" w:space="0" w:color="auto"/>
              </w:divBdr>
            </w:div>
            <w:div w:id="1227767531">
              <w:marLeft w:val="0"/>
              <w:marRight w:val="0"/>
              <w:marTop w:val="0"/>
              <w:marBottom w:val="0"/>
              <w:divBdr>
                <w:top w:val="none" w:sz="0" w:space="0" w:color="auto"/>
                <w:left w:val="none" w:sz="0" w:space="0" w:color="auto"/>
                <w:bottom w:val="none" w:sz="0" w:space="0" w:color="auto"/>
                <w:right w:val="none" w:sz="0" w:space="0" w:color="auto"/>
              </w:divBdr>
            </w:div>
            <w:div w:id="1230191134">
              <w:marLeft w:val="0"/>
              <w:marRight w:val="0"/>
              <w:marTop w:val="0"/>
              <w:marBottom w:val="0"/>
              <w:divBdr>
                <w:top w:val="none" w:sz="0" w:space="0" w:color="auto"/>
                <w:left w:val="none" w:sz="0" w:space="0" w:color="auto"/>
                <w:bottom w:val="none" w:sz="0" w:space="0" w:color="auto"/>
                <w:right w:val="none" w:sz="0" w:space="0" w:color="auto"/>
              </w:divBdr>
            </w:div>
            <w:div w:id="1230573541">
              <w:marLeft w:val="0"/>
              <w:marRight w:val="0"/>
              <w:marTop w:val="0"/>
              <w:marBottom w:val="0"/>
              <w:divBdr>
                <w:top w:val="none" w:sz="0" w:space="0" w:color="auto"/>
                <w:left w:val="none" w:sz="0" w:space="0" w:color="auto"/>
                <w:bottom w:val="none" w:sz="0" w:space="0" w:color="auto"/>
                <w:right w:val="none" w:sz="0" w:space="0" w:color="auto"/>
              </w:divBdr>
            </w:div>
            <w:div w:id="1258561993">
              <w:marLeft w:val="0"/>
              <w:marRight w:val="0"/>
              <w:marTop w:val="0"/>
              <w:marBottom w:val="0"/>
              <w:divBdr>
                <w:top w:val="none" w:sz="0" w:space="0" w:color="auto"/>
                <w:left w:val="none" w:sz="0" w:space="0" w:color="auto"/>
                <w:bottom w:val="none" w:sz="0" w:space="0" w:color="auto"/>
                <w:right w:val="none" w:sz="0" w:space="0" w:color="auto"/>
              </w:divBdr>
            </w:div>
            <w:div w:id="1261841481">
              <w:marLeft w:val="0"/>
              <w:marRight w:val="0"/>
              <w:marTop w:val="0"/>
              <w:marBottom w:val="0"/>
              <w:divBdr>
                <w:top w:val="none" w:sz="0" w:space="0" w:color="auto"/>
                <w:left w:val="none" w:sz="0" w:space="0" w:color="auto"/>
                <w:bottom w:val="none" w:sz="0" w:space="0" w:color="auto"/>
                <w:right w:val="none" w:sz="0" w:space="0" w:color="auto"/>
              </w:divBdr>
            </w:div>
            <w:div w:id="1265918405">
              <w:marLeft w:val="0"/>
              <w:marRight w:val="0"/>
              <w:marTop w:val="0"/>
              <w:marBottom w:val="0"/>
              <w:divBdr>
                <w:top w:val="none" w:sz="0" w:space="0" w:color="auto"/>
                <w:left w:val="none" w:sz="0" w:space="0" w:color="auto"/>
                <w:bottom w:val="none" w:sz="0" w:space="0" w:color="auto"/>
                <w:right w:val="none" w:sz="0" w:space="0" w:color="auto"/>
              </w:divBdr>
            </w:div>
            <w:div w:id="1267158931">
              <w:marLeft w:val="0"/>
              <w:marRight w:val="0"/>
              <w:marTop w:val="0"/>
              <w:marBottom w:val="0"/>
              <w:divBdr>
                <w:top w:val="none" w:sz="0" w:space="0" w:color="auto"/>
                <w:left w:val="none" w:sz="0" w:space="0" w:color="auto"/>
                <w:bottom w:val="none" w:sz="0" w:space="0" w:color="auto"/>
                <w:right w:val="none" w:sz="0" w:space="0" w:color="auto"/>
              </w:divBdr>
            </w:div>
            <w:div w:id="1273824245">
              <w:marLeft w:val="0"/>
              <w:marRight w:val="0"/>
              <w:marTop w:val="0"/>
              <w:marBottom w:val="0"/>
              <w:divBdr>
                <w:top w:val="none" w:sz="0" w:space="0" w:color="auto"/>
                <w:left w:val="none" w:sz="0" w:space="0" w:color="auto"/>
                <w:bottom w:val="none" w:sz="0" w:space="0" w:color="auto"/>
                <w:right w:val="none" w:sz="0" w:space="0" w:color="auto"/>
              </w:divBdr>
            </w:div>
            <w:div w:id="1275751590">
              <w:marLeft w:val="0"/>
              <w:marRight w:val="0"/>
              <w:marTop w:val="0"/>
              <w:marBottom w:val="0"/>
              <w:divBdr>
                <w:top w:val="none" w:sz="0" w:space="0" w:color="auto"/>
                <w:left w:val="none" w:sz="0" w:space="0" w:color="auto"/>
                <w:bottom w:val="none" w:sz="0" w:space="0" w:color="auto"/>
                <w:right w:val="none" w:sz="0" w:space="0" w:color="auto"/>
              </w:divBdr>
            </w:div>
            <w:div w:id="1307584492">
              <w:marLeft w:val="0"/>
              <w:marRight w:val="0"/>
              <w:marTop w:val="0"/>
              <w:marBottom w:val="0"/>
              <w:divBdr>
                <w:top w:val="none" w:sz="0" w:space="0" w:color="auto"/>
                <w:left w:val="none" w:sz="0" w:space="0" w:color="auto"/>
                <w:bottom w:val="none" w:sz="0" w:space="0" w:color="auto"/>
                <w:right w:val="none" w:sz="0" w:space="0" w:color="auto"/>
              </w:divBdr>
            </w:div>
            <w:div w:id="1308776089">
              <w:marLeft w:val="0"/>
              <w:marRight w:val="0"/>
              <w:marTop w:val="0"/>
              <w:marBottom w:val="0"/>
              <w:divBdr>
                <w:top w:val="none" w:sz="0" w:space="0" w:color="auto"/>
                <w:left w:val="none" w:sz="0" w:space="0" w:color="auto"/>
                <w:bottom w:val="none" w:sz="0" w:space="0" w:color="auto"/>
                <w:right w:val="none" w:sz="0" w:space="0" w:color="auto"/>
              </w:divBdr>
            </w:div>
            <w:div w:id="1308894856">
              <w:marLeft w:val="0"/>
              <w:marRight w:val="0"/>
              <w:marTop w:val="0"/>
              <w:marBottom w:val="0"/>
              <w:divBdr>
                <w:top w:val="none" w:sz="0" w:space="0" w:color="auto"/>
                <w:left w:val="none" w:sz="0" w:space="0" w:color="auto"/>
                <w:bottom w:val="none" w:sz="0" w:space="0" w:color="auto"/>
                <w:right w:val="none" w:sz="0" w:space="0" w:color="auto"/>
              </w:divBdr>
            </w:div>
            <w:div w:id="1316105789">
              <w:marLeft w:val="0"/>
              <w:marRight w:val="0"/>
              <w:marTop w:val="0"/>
              <w:marBottom w:val="0"/>
              <w:divBdr>
                <w:top w:val="none" w:sz="0" w:space="0" w:color="auto"/>
                <w:left w:val="none" w:sz="0" w:space="0" w:color="auto"/>
                <w:bottom w:val="none" w:sz="0" w:space="0" w:color="auto"/>
                <w:right w:val="none" w:sz="0" w:space="0" w:color="auto"/>
              </w:divBdr>
            </w:div>
            <w:div w:id="1320039849">
              <w:marLeft w:val="0"/>
              <w:marRight w:val="0"/>
              <w:marTop w:val="0"/>
              <w:marBottom w:val="0"/>
              <w:divBdr>
                <w:top w:val="none" w:sz="0" w:space="0" w:color="auto"/>
                <w:left w:val="none" w:sz="0" w:space="0" w:color="auto"/>
                <w:bottom w:val="none" w:sz="0" w:space="0" w:color="auto"/>
                <w:right w:val="none" w:sz="0" w:space="0" w:color="auto"/>
              </w:divBdr>
            </w:div>
            <w:div w:id="1328364224">
              <w:marLeft w:val="0"/>
              <w:marRight w:val="0"/>
              <w:marTop w:val="0"/>
              <w:marBottom w:val="0"/>
              <w:divBdr>
                <w:top w:val="none" w:sz="0" w:space="0" w:color="auto"/>
                <w:left w:val="none" w:sz="0" w:space="0" w:color="auto"/>
                <w:bottom w:val="none" w:sz="0" w:space="0" w:color="auto"/>
                <w:right w:val="none" w:sz="0" w:space="0" w:color="auto"/>
              </w:divBdr>
            </w:div>
            <w:div w:id="1330981428">
              <w:marLeft w:val="0"/>
              <w:marRight w:val="0"/>
              <w:marTop w:val="0"/>
              <w:marBottom w:val="0"/>
              <w:divBdr>
                <w:top w:val="none" w:sz="0" w:space="0" w:color="auto"/>
                <w:left w:val="none" w:sz="0" w:space="0" w:color="auto"/>
                <w:bottom w:val="none" w:sz="0" w:space="0" w:color="auto"/>
                <w:right w:val="none" w:sz="0" w:space="0" w:color="auto"/>
              </w:divBdr>
            </w:div>
            <w:div w:id="1335568602">
              <w:marLeft w:val="0"/>
              <w:marRight w:val="0"/>
              <w:marTop w:val="0"/>
              <w:marBottom w:val="0"/>
              <w:divBdr>
                <w:top w:val="none" w:sz="0" w:space="0" w:color="auto"/>
                <w:left w:val="none" w:sz="0" w:space="0" w:color="auto"/>
                <w:bottom w:val="none" w:sz="0" w:space="0" w:color="auto"/>
                <w:right w:val="none" w:sz="0" w:space="0" w:color="auto"/>
              </w:divBdr>
            </w:div>
            <w:div w:id="1340885927">
              <w:marLeft w:val="0"/>
              <w:marRight w:val="0"/>
              <w:marTop w:val="0"/>
              <w:marBottom w:val="0"/>
              <w:divBdr>
                <w:top w:val="none" w:sz="0" w:space="0" w:color="auto"/>
                <w:left w:val="none" w:sz="0" w:space="0" w:color="auto"/>
                <w:bottom w:val="none" w:sz="0" w:space="0" w:color="auto"/>
                <w:right w:val="none" w:sz="0" w:space="0" w:color="auto"/>
              </w:divBdr>
            </w:div>
            <w:div w:id="1355032616">
              <w:marLeft w:val="0"/>
              <w:marRight w:val="0"/>
              <w:marTop w:val="0"/>
              <w:marBottom w:val="0"/>
              <w:divBdr>
                <w:top w:val="none" w:sz="0" w:space="0" w:color="auto"/>
                <w:left w:val="none" w:sz="0" w:space="0" w:color="auto"/>
                <w:bottom w:val="none" w:sz="0" w:space="0" w:color="auto"/>
                <w:right w:val="none" w:sz="0" w:space="0" w:color="auto"/>
              </w:divBdr>
            </w:div>
            <w:div w:id="1358241314">
              <w:marLeft w:val="0"/>
              <w:marRight w:val="0"/>
              <w:marTop w:val="0"/>
              <w:marBottom w:val="0"/>
              <w:divBdr>
                <w:top w:val="none" w:sz="0" w:space="0" w:color="auto"/>
                <w:left w:val="none" w:sz="0" w:space="0" w:color="auto"/>
                <w:bottom w:val="none" w:sz="0" w:space="0" w:color="auto"/>
                <w:right w:val="none" w:sz="0" w:space="0" w:color="auto"/>
              </w:divBdr>
            </w:div>
            <w:div w:id="1376468735">
              <w:marLeft w:val="0"/>
              <w:marRight w:val="0"/>
              <w:marTop w:val="0"/>
              <w:marBottom w:val="0"/>
              <w:divBdr>
                <w:top w:val="none" w:sz="0" w:space="0" w:color="auto"/>
                <w:left w:val="none" w:sz="0" w:space="0" w:color="auto"/>
                <w:bottom w:val="none" w:sz="0" w:space="0" w:color="auto"/>
                <w:right w:val="none" w:sz="0" w:space="0" w:color="auto"/>
              </w:divBdr>
            </w:div>
            <w:div w:id="1381630702">
              <w:marLeft w:val="0"/>
              <w:marRight w:val="0"/>
              <w:marTop w:val="0"/>
              <w:marBottom w:val="0"/>
              <w:divBdr>
                <w:top w:val="none" w:sz="0" w:space="0" w:color="auto"/>
                <w:left w:val="none" w:sz="0" w:space="0" w:color="auto"/>
                <w:bottom w:val="none" w:sz="0" w:space="0" w:color="auto"/>
                <w:right w:val="none" w:sz="0" w:space="0" w:color="auto"/>
              </w:divBdr>
            </w:div>
            <w:div w:id="1383823599">
              <w:marLeft w:val="0"/>
              <w:marRight w:val="0"/>
              <w:marTop w:val="0"/>
              <w:marBottom w:val="0"/>
              <w:divBdr>
                <w:top w:val="none" w:sz="0" w:space="0" w:color="auto"/>
                <w:left w:val="none" w:sz="0" w:space="0" w:color="auto"/>
                <w:bottom w:val="none" w:sz="0" w:space="0" w:color="auto"/>
                <w:right w:val="none" w:sz="0" w:space="0" w:color="auto"/>
              </w:divBdr>
            </w:div>
            <w:div w:id="1391348829">
              <w:marLeft w:val="0"/>
              <w:marRight w:val="0"/>
              <w:marTop w:val="0"/>
              <w:marBottom w:val="0"/>
              <w:divBdr>
                <w:top w:val="none" w:sz="0" w:space="0" w:color="auto"/>
                <w:left w:val="none" w:sz="0" w:space="0" w:color="auto"/>
                <w:bottom w:val="none" w:sz="0" w:space="0" w:color="auto"/>
                <w:right w:val="none" w:sz="0" w:space="0" w:color="auto"/>
              </w:divBdr>
            </w:div>
            <w:div w:id="1392120349">
              <w:marLeft w:val="0"/>
              <w:marRight w:val="0"/>
              <w:marTop w:val="0"/>
              <w:marBottom w:val="0"/>
              <w:divBdr>
                <w:top w:val="none" w:sz="0" w:space="0" w:color="auto"/>
                <w:left w:val="none" w:sz="0" w:space="0" w:color="auto"/>
                <w:bottom w:val="none" w:sz="0" w:space="0" w:color="auto"/>
                <w:right w:val="none" w:sz="0" w:space="0" w:color="auto"/>
              </w:divBdr>
            </w:div>
            <w:div w:id="1397238487">
              <w:marLeft w:val="0"/>
              <w:marRight w:val="0"/>
              <w:marTop w:val="0"/>
              <w:marBottom w:val="0"/>
              <w:divBdr>
                <w:top w:val="none" w:sz="0" w:space="0" w:color="auto"/>
                <w:left w:val="none" w:sz="0" w:space="0" w:color="auto"/>
                <w:bottom w:val="none" w:sz="0" w:space="0" w:color="auto"/>
                <w:right w:val="none" w:sz="0" w:space="0" w:color="auto"/>
              </w:divBdr>
            </w:div>
            <w:div w:id="1404520848">
              <w:marLeft w:val="0"/>
              <w:marRight w:val="0"/>
              <w:marTop w:val="0"/>
              <w:marBottom w:val="0"/>
              <w:divBdr>
                <w:top w:val="none" w:sz="0" w:space="0" w:color="auto"/>
                <w:left w:val="none" w:sz="0" w:space="0" w:color="auto"/>
                <w:bottom w:val="none" w:sz="0" w:space="0" w:color="auto"/>
                <w:right w:val="none" w:sz="0" w:space="0" w:color="auto"/>
              </w:divBdr>
            </w:div>
            <w:div w:id="1421877048">
              <w:marLeft w:val="0"/>
              <w:marRight w:val="0"/>
              <w:marTop w:val="0"/>
              <w:marBottom w:val="0"/>
              <w:divBdr>
                <w:top w:val="none" w:sz="0" w:space="0" w:color="auto"/>
                <w:left w:val="none" w:sz="0" w:space="0" w:color="auto"/>
                <w:bottom w:val="none" w:sz="0" w:space="0" w:color="auto"/>
                <w:right w:val="none" w:sz="0" w:space="0" w:color="auto"/>
              </w:divBdr>
            </w:div>
            <w:div w:id="1437821720">
              <w:marLeft w:val="0"/>
              <w:marRight w:val="0"/>
              <w:marTop w:val="0"/>
              <w:marBottom w:val="0"/>
              <w:divBdr>
                <w:top w:val="none" w:sz="0" w:space="0" w:color="auto"/>
                <w:left w:val="none" w:sz="0" w:space="0" w:color="auto"/>
                <w:bottom w:val="none" w:sz="0" w:space="0" w:color="auto"/>
                <w:right w:val="none" w:sz="0" w:space="0" w:color="auto"/>
              </w:divBdr>
            </w:div>
            <w:div w:id="1439906593">
              <w:marLeft w:val="0"/>
              <w:marRight w:val="0"/>
              <w:marTop w:val="0"/>
              <w:marBottom w:val="0"/>
              <w:divBdr>
                <w:top w:val="none" w:sz="0" w:space="0" w:color="auto"/>
                <w:left w:val="none" w:sz="0" w:space="0" w:color="auto"/>
                <w:bottom w:val="none" w:sz="0" w:space="0" w:color="auto"/>
                <w:right w:val="none" w:sz="0" w:space="0" w:color="auto"/>
              </w:divBdr>
            </w:div>
            <w:div w:id="1440220836">
              <w:marLeft w:val="0"/>
              <w:marRight w:val="0"/>
              <w:marTop w:val="0"/>
              <w:marBottom w:val="0"/>
              <w:divBdr>
                <w:top w:val="none" w:sz="0" w:space="0" w:color="auto"/>
                <w:left w:val="none" w:sz="0" w:space="0" w:color="auto"/>
                <w:bottom w:val="none" w:sz="0" w:space="0" w:color="auto"/>
                <w:right w:val="none" w:sz="0" w:space="0" w:color="auto"/>
              </w:divBdr>
            </w:div>
            <w:div w:id="1442530015">
              <w:marLeft w:val="0"/>
              <w:marRight w:val="0"/>
              <w:marTop w:val="0"/>
              <w:marBottom w:val="0"/>
              <w:divBdr>
                <w:top w:val="none" w:sz="0" w:space="0" w:color="auto"/>
                <w:left w:val="none" w:sz="0" w:space="0" w:color="auto"/>
                <w:bottom w:val="none" w:sz="0" w:space="0" w:color="auto"/>
                <w:right w:val="none" w:sz="0" w:space="0" w:color="auto"/>
              </w:divBdr>
            </w:div>
            <w:div w:id="1443962795">
              <w:marLeft w:val="0"/>
              <w:marRight w:val="0"/>
              <w:marTop w:val="0"/>
              <w:marBottom w:val="0"/>
              <w:divBdr>
                <w:top w:val="none" w:sz="0" w:space="0" w:color="auto"/>
                <w:left w:val="none" w:sz="0" w:space="0" w:color="auto"/>
                <w:bottom w:val="none" w:sz="0" w:space="0" w:color="auto"/>
                <w:right w:val="none" w:sz="0" w:space="0" w:color="auto"/>
              </w:divBdr>
            </w:div>
            <w:div w:id="1444962860">
              <w:marLeft w:val="0"/>
              <w:marRight w:val="0"/>
              <w:marTop w:val="0"/>
              <w:marBottom w:val="0"/>
              <w:divBdr>
                <w:top w:val="none" w:sz="0" w:space="0" w:color="auto"/>
                <w:left w:val="none" w:sz="0" w:space="0" w:color="auto"/>
                <w:bottom w:val="none" w:sz="0" w:space="0" w:color="auto"/>
                <w:right w:val="none" w:sz="0" w:space="0" w:color="auto"/>
              </w:divBdr>
            </w:div>
            <w:div w:id="1483235510">
              <w:marLeft w:val="0"/>
              <w:marRight w:val="0"/>
              <w:marTop w:val="0"/>
              <w:marBottom w:val="0"/>
              <w:divBdr>
                <w:top w:val="none" w:sz="0" w:space="0" w:color="auto"/>
                <w:left w:val="none" w:sz="0" w:space="0" w:color="auto"/>
                <w:bottom w:val="none" w:sz="0" w:space="0" w:color="auto"/>
                <w:right w:val="none" w:sz="0" w:space="0" w:color="auto"/>
              </w:divBdr>
            </w:div>
            <w:div w:id="1484353375">
              <w:marLeft w:val="0"/>
              <w:marRight w:val="0"/>
              <w:marTop w:val="0"/>
              <w:marBottom w:val="0"/>
              <w:divBdr>
                <w:top w:val="none" w:sz="0" w:space="0" w:color="auto"/>
                <w:left w:val="none" w:sz="0" w:space="0" w:color="auto"/>
                <w:bottom w:val="none" w:sz="0" w:space="0" w:color="auto"/>
                <w:right w:val="none" w:sz="0" w:space="0" w:color="auto"/>
              </w:divBdr>
            </w:div>
            <w:div w:id="1495679501">
              <w:marLeft w:val="0"/>
              <w:marRight w:val="0"/>
              <w:marTop w:val="0"/>
              <w:marBottom w:val="0"/>
              <w:divBdr>
                <w:top w:val="none" w:sz="0" w:space="0" w:color="auto"/>
                <w:left w:val="none" w:sz="0" w:space="0" w:color="auto"/>
                <w:bottom w:val="none" w:sz="0" w:space="0" w:color="auto"/>
                <w:right w:val="none" w:sz="0" w:space="0" w:color="auto"/>
              </w:divBdr>
            </w:div>
            <w:div w:id="1497450814">
              <w:marLeft w:val="0"/>
              <w:marRight w:val="0"/>
              <w:marTop w:val="0"/>
              <w:marBottom w:val="0"/>
              <w:divBdr>
                <w:top w:val="none" w:sz="0" w:space="0" w:color="auto"/>
                <w:left w:val="none" w:sz="0" w:space="0" w:color="auto"/>
                <w:bottom w:val="none" w:sz="0" w:space="0" w:color="auto"/>
                <w:right w:val="none" w:sz="0" w:space="0" w:color="auto"/>
              </w:divBdr>
            </w:div>
            <w:div w:id="1499492704">
              <w:marLeft w:val="0"/>
              <w:marRight w:val="0"/>
              <w:marTop w:val="0"/>
              <w:marBottom w:val="0"/>
              <w:divBdr>
                <w:top w:val="none" w:sz="0" w:space="0" w:color="auto"/>
                <w:left w:val="none" w:sz="0" w:space="0" w:color="auto"/>
                <w:bottom w:val="none" w:sz="0" w:space="0" w:color="auto"/>
                <w:right w:val="none" w:sz="0" w:space="0" w:color="auto"/>
              </w:divBdr>
            </w:div>
            <w:div w:id="1508060389">
              <w:marLeft w:val="0"/>
              <w:marRight w:val="0"/>
              <w:marTop w:val="0"/>
              <w:marBottom w:val="0"/>
              <w:divBdr>
                <w:top w:val="none" w:sz="0" w:space="0" w:color="auto"/>
                <w:left w:val="none" w:sz="0" w:space="0" w:color="auto"/>
                <w:bottom w:val="none" w:sz="0" w:space="0" w:color="auto"/>
                <w:right w:val="none" w:sz="0" w:space="0" w:color="auto"/>
              </w:divBdr>
            </w:div>
            <w:div w:id="1509834186">
              <w:marLeft w:val="0"/>
              <w:marRight w:val="0"/>
              <w:marTop w:val="0"/>
              <w:marBottom w:val="0"/>
              <w:divBdr>
                <w:top w:val="none" w:sz="0" w:space="0" w:color="auto"/>
                <w:left w:val="none" w:sz="0" w:space="0" w:color="auto"/>
                <w:bottom w:val="none" w:sz="0" w:space="0" w:color="auto"/>
                <w:right w:val="none" w:sz="0" w:space="0" w:color="auto"/>
              </w:divBdr>
            </w:div>
            <w:div w:id="1523931233">
              <w:marLeft w:val="0"/>
              <w:marRight w:val="0"/>
              <w:marTop w:val="0"/>
              <w:marBottom w:val="0"/>
              <w:divBdr>
                <w:top w:val="none" w:sz="0" w:space="0" w:color="auto"/>
                <w:left w:val="none" w:sz="0" w:space="0" w:color="auto"/>
                <w:bottom w:val="none" w:sz="0" w:space="0" w:color="auto"/>
                <w:right w:val="none" w:sz="0" w:space="0" w:color="auto"/>
              </w:divBdr>
            </w:div>
            <w:div w:id="1552693698">
              <w:marLeft w:val="0"/>
              <w:marRight w:val="0"/>
              <w:marTop w:val="0"/>
              <w:marBottom w:val="0"/>
              <w:divBdr>
                <w:top w:val="none" w:sz="0" w:space="0" w:color="auto"/>
                <w:left w:val="none" w:sz="0" w:space="0" w:color="auto"/>
                <w:bottom w:val="none" w:sz="0" w:space="0" w:color="auto"/>
                <w:right w:val="none" w:sz="0" w:space="0" w:color="auto"/>
              </w:divBdr>
            </w:div>
            <w:div w:id="1555972280">
              <w:marLeft w:val="0"/>
              <w:marRight w:val="0"/>
              <w:marTop w:val="0"/>
              <w:marBottom w:val="0"/>
              <w:divBdr>
                <w:top w:val="none" w:sz="0" w:space="0" w:color="auto"/>
                <w:left w:val="none" w:sz="0" w:space="0" w:color="auto"/>
                <w:bottom w:val="none" w:sz="0" w:space="0" w:color="auto"/>
                <w:right w:val="none" w:sz="0" w:space="0" w:color="auto"/>
              </w:divBdr>
            </w:div>
            <w:div w:id="1556117078">
              <w:marLeft w:val="0"/>
              <w:marRight w:val="0"/>
              <w:marTop w:val="0"/>
              <w:marBottom w:val="0"/>
              <w:divBdr>
                <w:top w:val="none" w:sz="0" w:space="0" w:color="auto"/>
                <w:left w:val="none" w:sz="0" w:space="0" w:color="auto"/>
                <w:bottom w:val="none" w:sz="0" w:space="0" w:color="auto"/>
                <w:right w:val="none" w:sz="0" w:space="0" w:color="auto"/>
              </w:divBdr>
            </w:div>
            <w:div w:id="1559707829">
              <w:marLeft w:val="0"/>
              <w:marRight w:val="0"/>
              <w:marTop w:val="0"/>
              <w:marBottom w:val="0"/>
              <w:divBdr>
                <w:top w:val="none" w:sz="0" w:space="0" w:color="auto"/>
                <w:left w:val="none" w:sz="0" w:space="0" w:color="auto"/>
                <w:bottom w:val="none" w:sz="0" w:space="0" w:color="auto"/>
                <w:right w:val="none" w:sz="0" w:space="0" w:color="auto"/>
              </w:divBdr>
            </w:div>
            <w:div w:id="1561406975">
              <w:marLeft w:val="0"/>
              <w:marRight w:val="0"/>
              <w:marTop w:val="0"/>
              <w:marBottom w:val="0"/>
              <w:divBdr>
                <w:top w:val="none" w:sz="0" w:space="0" w:color="auto"/>
                <w:left w:val="none" w:sz="0" w:space="0" w:color="auto"/>
                <w:bottom w:val="none" w:sz="0" w:space="0" w:color="auto"/>
                <w:right w:val="none" w:sz="0" w:space="0" w:color="auto"/>
              </w:divBdr>
            </w:div>
            <w:div w:id="1573734508">
              <w:marLeft w:val="0"/>
              <w:marRight w:val="0"/>
              <w:marTop w:val="0"/>
              <w:marBottom w:val="0"/>
              <w:divBdr>
                <w:top w:val="none" w:sz="0" w:space="0" w:color="auto"/>
                <w:left w:val="none" w:sz="0" w:space="0" w:color="auto"/>
                <w:bottom w:val="none" w:sz="0" w:space="0" w:color="auto"/>
                <w:right w:val="none" w:sz="0" w:space="0" w:color="auto"/>
              </w:divBdr>
            </w:div>
            <w:div w:id="1600286567">
              <w:marLeft w:val="0"/>
              <w:marRight w:val="0"/>
              <w:marTop w:val="0"/>
              <w:marBottom w:val="0"/>
              <w:divBdr>
                <w:top w:val="none" w:sz="0" w:space="0" w:color="auto"/>
                <w:left w:val="none" w:sz="0" w:space="0" w:color="auto"/>
                <w:bottom w:val="none" w:sz="0" w:space="0" w:color="auto"/>
                <w:right w:val="none" w:sz="0" w:space="0" w:color="auto"/>
              </w:divBdr>
            </w:div>
            <w:div w:id="1601913221">
              <w:marLeft w:val="0"/>
              <w:marRight w:val="0"/>
              <w:marTop w:val="0"/>
              <w:marBottom w:val="0"/>
              <w:divBdr>
                <w:top w:val="none" w:sz="0" w:space="0" w:color="auto"/>
                <w:left w:val="none" w:sz="0" w:space="0" w:color="auto"/>
                <w:bottom w:val="none" w:sz="0" w:space="0" w:color="auto"/>
                <w:right w:val="none" w:sz="0" w:space="0" w:color="auto"/>
              </w:divBdr>
            </w:div>
            <w:div w:id="1603760561">
              <w:marLeft w:val="0"/>
              <w:marRight w:val="0"/>
              <w:marTop w:val="0"/>
              <w:marBottom w:val="0"/>
              <w:divBdr>
                <w:top w:val="none" w:sz="0" w:space="0" w:color="auto"/>
                <w:left w:val="none" w:sz="0" w:space="0" w:color="auto"/>
                <w:bottom w:val="none" w:sz="0" w:space="0" w:color="auto"/>
                <w:right w:val="none" w:sz="0" w:space="0" w:color="auto"/>
              </w:divBdr>
            </w:div>
            <w:div w:id="1611860661">
              <w:marLeft w:val="0"/>
              <w:marRight w:val="0"/>
              <w:marTop w:val="0"/>
              <w:marBottom w:val="0"/>
              <w:divBdr>
                <w:top w:val="none" w:sz="0" w:space="0" w:color="auto"/>
                <w:left w:val="none" w:sz="0" w:space="0" w:color="auto"/>
                <w:bottom w:val="none" w:sz="0" w:space="0" w:color="auto"/>
                <w:right w:val="none" w:sz="0" w:space="0" w:color="auto"/>
              </w:divBdr>
            </w:div>
            <w:div w:id="1625187921">
              <w:marLeft w:val="0"/>
              <w:marRight w:val="0"/>
              <w:marTop w:val="0"/>
              <w:marBottom w:val="0"/>
              <w:divBdr>
                <w:top w:val="none" w:sz="0" w:space="0" w:color="auto"/>
                <w:left w:val="none" w:sz="0" w:space="0" w:color="auto"/>
                <w:bottom w:val="none" w:sz="0" w:space="0" w:color="auto"/>
                <w:right w:val="none" w:sz="0" w:space="0" w:color="auto"/>
              </w:divBdr>
            </w:div>
            <w:div w:id="1645428435">
              <w:marLeft w:val="0"/>
              <w:marRight w:val="0"/>
              <w:marTop w:val="0"/>
              <w:marBottom w:val="0"/>
              <w:divBdr>
                <w:top w:val="none" w:sz="0" w:space="0" w:color="auto"/>
                <w:left w:val="none" w:sz="0" w:space="0" w:color="auto"/>
                <w:bottom w:val="none" w:sz="0" w:space="0" w:color="auto"/>
                <w:right w:val="none" w:sz="0" w:space="0" w:color="auto"/>
              </w:divBdr>
            </w:div>
            <w:div w:id="1649507481">
              <w:marLeft w:val="0"/>
              <w:marRight w:val="0"/>
              <w:marTop w:val="0"/>
              <w:marBottom w:val="0"/>
              <w:divBdr>
                <w:top w:val="none" w:sz="0" w:space="0" w:color="auto"/>
                <w:left w:val="none" w:sz="0" w:space="0" w:color="auto"/>
                <w:bottom w:val="none" w:sz="0" w:space="0" w:color="auto"/>
                <w:right w:val="none" w:sz="0" w:space="0" w:color="auto"/>
              </w:divBdr>
            </w:div>
            <w:div w:id="1649550759">
              <w:marLeft w:val="0"/>
              <w:marRight w:val="0"/>
              <w:marTop w:val="0"/>
              <w:marBottom w:val="0"/>
              <w:divBdr>
                <w:top w:val="none" w:sz="0" w:space="0" w:color="auto"/>
                <w:left w:val="none" w:sz="0" w:space="0" w:color="auto"/>
                <w:bottom w:val="none" w:sz="0" w:space="0" w:color="auto"/>
                <w:right w:val="none" w:sz="0" w:space="0" w:color="auto"/>
              </w:divBdr>
            </w:div>
            <w:div w:id="1654023607">
              <w:marLeft w:val="0"/>
              <w:marRight w:val="0"/>
              <w:marTop w:val="0"/>
              <w:marBottom w:val="0"/>
              <w:divBdr>
                <w:top w:val="none" w:sz="0" w:space="0" w:color="auto"/>
                <w:left w:val="none" w:sz="0" w:space="0" w:color="auto"/>
                <w:bottom w:val="none" w:sz="0" w:space="0" w:color="auto"/>
                <w:right w:val="none" w:sz="0" w:space="0" w:color="auto"/>
              </w:divBdr>
            </w:div>
            <w:div w:id="1655835418">
              <w:marLeft w:val="0"/>
              <w:marRight w:val="0"/>
              <w:marTop w:val="0"/>
              <w:marBottom w:val="0"/>
              <w:divBdr>
                <w:top w:val="none" w:sz="0" w:space="0" w:color="auto"/>
                <w:left w:val="none" w:sz="0" w:space="0" w:color="auto"/>
                <w:bottom w:val="none" w:sz="0" w:space="0" w:color="auto"/>
                <w:right w:val="none" w:sz="0" w:space="0" w:color="auto"/>
              </w:divBdr>
            </w:div>
            <w:div w:id="1672442520">
              <w:marLeft w:val="0"/>
              <w:marRight w:val="0"/>
              <w:marTop w:val="0"/>
              <w:marBottom w:val="0"/>
              <w:divBdr>
                <w:top w:val="none" w:sz="0" w:space="0" w:color="auto"/>
                <w:left w:val="none" w:sz="0" w:space="0" w:color="auto"/>
                <w:bottom w:val="none" w:sz="0" w:space="0" w:color="auto"/>
                <w:right w:val="none" w:sz="0" w:space="0" w:color="auto"/>
              </w:divBdr>
            </w:div>
            <w:div w:id="1675917417">
              <w:marLeft w:val="0"/>
              <w:marRight w:val="0"/>
              <w:marTop w:val="0"/>
              <w:marBottom w:val="0"/>
              <w:divBdr>
                <w:top w:val="none" w:sz="0" w:space="0" w:color="auto"/>
                <w:left w:val="none" w:sz="0" w:space="0" w:color="auto"/>
                <w:bottom w:val="none" w:sz="0" w:space="0" w:color="auto"/>
                <w:right w:val="none" w:sz="0" w:space="0" w:color="auto"/>
              </w:divBdr>
            </w:div>
            <w:div w:id="1685010416">
              <w:marLeft w:val="0"/>
              <w:marRight w:val="0"/>
              <w:marTop w:val="0"/>
              <w:marBottom w:val="0"/>
              <w:divBdr>
                <w:top w:val="none" w:sz="0" w:space="0" w:color="auto"/>
                <w:left w:val="none" w:sz="0" w:space="0" w:color="auto"/>
                <w:bottom w:val="none" w:sz="0" w:space="0" w:color="auto"/>
                <w:right w:val="none" w:sz="0" w:space="0" w:color="auto"/>
              </w:divBdr>
            </w:div>
            <w:div w:id="1686862173">
              <w:marLeft w:val="0"/>
              <w:marRight w:val="0"/>
              <w:marTop w:val="0"/>
              <w:marBottom w:val="0"/>
              <w:divBdr>
                <w:top w:val="none" w:sz="0" w:space="0" w:color="auto"/>
                <w:left w:val="none" w:sz="0" w:space="0" w:color="auto"/>
                <w:bottom w:val="none" w:sz="0" w:space="0" w:color="auto"/>
                <w:right w:val="none" w:sz="0" w:space="0" w:color="auto"/>
              </w:divBdr>
            </w:div>
            <w:div w:id="1687945382">
              <w:marLeft w:val="0"/>
              <w:marRight w:val="0"/>
              <w:marTop w:val="0"/>
              <w:marBottom w:val="0"/>
              <w:divBdr>
                <w:top w:val="none" w:sz="0" w:space="0" w:color="auto"/>
                <w:left w:val="none" w:sz="0" w:space="0" w:color="auto"/>
                <w:bottom w:val="none" w:sz="0" w:space="0" w:color="auto"/>
                <w:right w:val="none" w:sz="0" w:space="0" w:color="auto"/>
              </w:divBdr>
            </w:div>
            <w:div w:id="1703434255">
              <w:marLeft w:val="0"/>
              <w:marRight w:val="0"/>
              <w:marTop w:val="0"/>
              <w:marBottom w:val="0"/>
              <w:divBdr>
                <w:top w:val="none" w:sz="0" w:space="0" w:color="auto"/>
                <w:left w:val="none" w:sz="0" w:space="0" w:color="auto"/>
                <w:bottom w:val="none" w:sz="0" w:space="0" w:color="auto"/>
                <w:right w:val="none" w:sz="0" w:space="0" w:color="auto"/>
              </w:divBdr>
            </w:div>
            <w:div w:id="1713651447">
              <w:marLeft w:val="0"/>
              <w:marRight w:val="0"/>
              <w:marTop w:val="0"/>
              <w:marBottom w:val="0"/>
              <w:divBdr>
                <w:top w:val="none" w:sz="0" w:space="0" w:color="auto"/>
                <w:left w:val="none" w:sz="0" w:space="0" w:color="auto"/>
                <w:bottom w:val="none" w:sz="0" w:space="0" w:color="auto"/>
                <w:right w:val="none" w:sz="0" w:space="0" w:color="auto"/>
              </w:divBdr>
            </w:div>
            <w:div w:id="1713654781">
              <w:marLeft w:val="0"/>
              <w:marRight w:val="0"/>
              <w:marTop w:val="0"/>
              <w:marBottom w:val="0"/>
              <w:divBdr>
                <w:top w:val="none" w:sz="0" w:space="0" w:color="auto"/>
                <w:left w:val="none" w:sz="0" w:space="0" w:color="auto"/>
                <w:bottom w:val="none" w:sz="0" w:space="0" w:color="auto"/>
                <w:right w:val="none" w:sz="0" w:space="0" w:color="auto"/>
              </w:divBdr>
            </w:div>
            <w:div w:id="1714693246">
              <w:marLeft w:val="0"/>
              <w:marRight w:val="0"/>
              <w:marTop w:val="0"/>
              <w:marBottom w:val="0"/>
              <w:divBdr>
                <w:top w:val="none" w:sz="0" w:space="0" w:color="auto"/>
                <w:left w:val="none" w:sz="0" w:space="0" w:color="auto"/>
                <w:bottom w:val="none" w:sz="0" w:space="0" w:color="auto"/>
                <w:right w:val="none" w:sz="0" w:space="0" w:color="auto"/>
              </w:divBdr>
            </w:div>
            <w:div w:id="1720661853">
              <w:marLeft w:val="0"/>
              <w:marRight w:val="0"/>
              <w:marTop w:val="0"/>
              <w:marBottom w:val="0"/>
              <w:divBdr>
                <w:top w:val="none" w:sz="0" w:space="0" w:color="auto"/>
                <w:left w:val="none" w:sz="0" w:space="0" w:color="auto"/>
                <w:bottom w:val="none" w:sz="0" w:space="0" w:color="auto"/>
                <w:right w:val="none" w:sz="0" w:space="0" w:color="auto"/>
              </w:divBdr>
            </w:div>
            <w:div w:id="1721829894">
              <w:marLeft w:val="0"/>
              <w:marRight w:val="0"/>
              <w:marTop w:val="0"/>
              <w:marBottom w:val="0"/>
              <w:divBdr>
                <w:top w:val="none" w:sz="0" w:space="0" w:color="auto"/>
                <w:left w:val="none" w:sz="0" w:space="0" w:color="auto"/>
                <w:bottom w:val="none" w:sz="0" w:space="0" w:color="auto"/>
                <w:right w:val="none" w:sz="0" w:space="0" w:color="auto"/>
              </w:divBdr>
            </w:div>
            <w:div w:id="1723408531">
              <w:marLeft w:val="0"/>
              <w:marRight w:val="0"/>
              <w:marTop w:val="0"/>
              <w:marBottom w:val="0"/>
              <w:divBdr>
                <w:top w:val="none" w:sz="0" w:space="0" w:color="auto"/>
                <w:left w:val="none" w:sz="0" w:space="0" w:color="auto"/>
                <w:bottom w:val="none" w:sz="0" w:space="0" w:color="auto"/>
                <w:right w:val="none" w:sz="0" w:space="0" w:color="auto"/>
              </w:divBdr>
            </w:div>
            <w:div w:id="1729650256">
              <w:marLeft w:val="0"/>
              <w:marRight w:val="0"/>
              <w:marTop w:val="0"/>
              <w:marBottom w:val="0"/>
              <w:divBdr>
                <w:top w:val="none" w:sz="0" w:space="0" w:color="auto"/>
                <w:left w:val="none" w:sz="0" w:space="0" w:color="auto"/>
                <w:bottom w:val="none" w:sz="0" w:space="0" w:color="auto"/>
                <w:right w:val="none" w:sz="0" w:space="0" w:color="auto"/>
              </w:divBdr>
            </w:div>
            <w:div w:id="1737505355">
              <w:marLeft w:val="0"/>
              <w:marRight w:val="0"/>
              <w:marTop w:val="0"/>
              <w:marBottom w:val="0"/>
              <w:divBdr>
                <w:top w:val="none" w:sz="0" w:space="0" w:color="auto"/>
                <w:left w:val="none" w:sz="0" w:space="0" w:color="auto"/>
                <w:bottom w:val="none" w:sz="0" w:space="0" w:color="auto"/>
                <w:right w:val="none" w:sz="0" w:space="0" w:color="auto"/>
              </w:divBdr>
            </w:div>
            <w:div w:id="1740597235">
              <w:marLeft w:val="0"/>
              <w:marRight w:val="0"/>
              <w:marTop w:val="0"/>
              <w:marBottom w:val="0"/>
              <w:divBdr>
                <w:top w:val="none" w:sz="0" w:space="0" w:color="auto"/>
                <w:left w:val="none" w:sz="0" w:space="0" w:color="auto"/>
                <w:bottom w:val="none" w:sz="0" w:space="0" w:color="auto"/>
                <w:right w:val="none" w:sz="0" w:space="0" w:color="auto"/>
              </w:divBdr>
            </w:div>
            <w:div w:id="1752383105">
              <w:marLeft w:val="0"/>
              <w:marRight w:val="0"/>
              <w:marTop w:val="0"/>
              <w:marBottom w:val="0"/>
              <w:divBdr>
                <w:top w:val="none" w:sz="0" w:space="0" w:color="auto"/>
                <w:left w:val="none" w:sz="0" w:space="0" w:color="auto"/>
                <w:bottom w:val="none" w:sz="0" w:space="0" w:color="auto"/>
                <w:right w:val="none" w:sz="0" w:space="0" w:color="auto"/>
              </w:divBdr>
            </w:div>
            <w:div w:id="1758551906">
              <w:marLeft w:val="0"/>
              <w:marRight w:val="0"/>
              <w:marTop w:val="0"/>
              <w:marBottom w:val="0"/>
              <w:divBdr>
                <w:top w:val="none" w:sz="0" w:space="0" w:color="auto"/>
                <w:left w:val="none" w:sz="0" w:space="0" w:color="auto"/>
                <w:bottom w:val="none" w:sz="0" w:space="0" w:color="auto"/>
                <w:right w:val="none" w:sz="0" w:space="0" w:color="auto"/>
              </w:divBdr>
            </w:div>
            <w:div w:id="1761443567">
              <w:marLeft w:val="0"/>
              <w:marRight w:val="0"/>
              <w:marTop w:val="0"/>
              <w:marBottom w:val="0"/>
              <w:divBdr>
                <w:top w:val="none" w:sz="0" w:space="0" w:color="auto"/>
                <w:left w:val="none" w:sz="0" w:space="0" w:color="auto"/>
                <w:bottom w:val="none" w:sz="0" w:space="0" w:color="auto"/>
                <w:right w:val="none" w:sz="0" w:space="0" w:color="auto"/>
              </w:divBdr>
            </w:div>
            <w:div w:id="1765882244">
              <w:marLeft w:val="0"/>
              <w:marRight w:val="0"/>
              <w:marTop w:val="0"/>
              <w:marBottom w:val="0"/>
              <w:divBdr>
                <w:top w:val="none" w:sz="0" w:space="0" w:color="auto"/>
                <w:left w:val="none" w:sz="0" w:space="0" w:color="auto"/>
                <w:bottom w:val="none" w:sz="0" w:space="0" w:color="auto"/>
                <w:right w:val="none" w:sz="0" w:space="0" w:color="auto"/>
              </w:divBdr>
            </w:div>
            <w:div w:id="1789004948">
              <w:marLeft w:val="0"/>
              <w:marRight w:val="0"/>
              <w:marTop w:val="0"/>
              <w:marBottom w:val="0"/>
              <w:divBdr>
                <w:top w:val="none" w:sz="0" w:space="0" w:color="auto"/>
                <w:left w:val="none" w:sz="0" w:space="0" w:color="auto"/>
                <w:bottom w:val="none" w:sz="0" w:space="0" w:color="auto"/>
                <w:right w:val="none" w:sz="0" w:space="0" w:color="auto"/>
              </w:divBdr>
            </w:div>
            <w:div w:id="1793818466">
              <w:marLeft w:val="0"/>
              <w:marRight w:val="0"/>
              <w:marTop w:val="0"/>
              <w:marBottom w:val="0"/>
              <w:divBdr>
                <w:top w:val="none" w:sz="0" w:space="0" w:color="auto"/>
                <w:left w:val="none" w:sz="0" w:space="0" w:color="auto"/>
                <w:bottom w:val="none" w:sz="0" w:space="0" w:color="auto"/>
                <w:right w:val="none" w:sz="0" w:space="0" w:color="auto"/>
              </w:divBdr>
            </w:div>
            <w:div w:id="1799756093">
              <w:marLeft w:val="0"/>
              <w:marRight w:val="0"/>
              <w:marTop w:val="0"/>
              <w:marBottom w:val="0"/>
              <w:divBdr>
                <w:top w:val="none" w:sz="0" w:space="0" w:color="auto"/>
                <w:left w:val="none" w:sz="0" w:space="0" w:color="auto"/>
                <w:bottom w:val="none" w:sz="0" w:space="0" w:color="auto"/>
                <w:right w:val="none" w:sz="0" w:space="0" w:color="auto"/>
              </w:divBdr>
            </w:div>
            <w:div w:id="1804541980">
              <w:marLeft w:val="0"/>
              <w:marRight w:val="0"/>
              <w:marTop w:val="0"/>
              <w:marBottom w:val="0"/>
              <w:divBdr>
                <w:top w:val="none" w:sz="0" w:space="0" w:color="auto"/>
                <w:left w:val="none" w:sz="0" w:space="0" w:color="auto"/>
                <w:bottom w:val="none" w:sz="0" w:space="0" w:color="auto"/>
                <w:right w:val="none" w:sz="0" w:space="0" w:color="auto"/>
              </w:divBdr>
            </w:div>
            <w:div w:id="1824002174">
              <w:marLeft w:val="0"/>
              <w:marRight w:val="0"/>
              <w:marTop w:val="0"/>
              <w:marBottom w:val="0"/>
              <w:divBdr>
                <w:top w:val="none" w:sz="0" w:space="0" w:color="auto"/>
                <w:left w:val="none" w:sz="0" w:space="0" w:color="auto"/>
                <w:bottom w:val="none" w:sz="0" w:space="0" w:color="auto"/>
                <w:right w:val="none" w:sz="0" w:space="0" w:color="auto"/>
              </w:divBdr>
            </w:div>
            <w:div w:id="1835677924">
              <w:marLeft w:val="0"/>
              <w:marRight w:val="0"/>
              <w:marTop w:val="0"/>
              <w:marBottom w:val="0"/>
              <w:divBdr>
                <w:top w:val="none" w:sz="0" w:space="0" w:color="auto"/>
                <w:left w:val="none" w:sz="0" w:space="0" w:color="auto"/>
                <w:bottom w:val="none" w:sz="0" w:space="0" w:color="auto"/>
                <w:right w:val="none" w:sz="0" w:space="0" w:color="auto"/>
              </w:divBdr>
            </w:div>
            <w:div w:id="1836066942">
              <w:marLeft w:val="0"/>
              <w:marRight w:val="0"/>
              <w:marTop w:val="0"/>
              <w:marBottom w:val="0"/>
              <w:divBdr>
                <w:top w:val="none" w:sz="0" w:space="0" w:color="auto"/>
                <w:left w:val="none" w:sz="0" w:space="0" w:color="auto"/>
                <w:bottom w:val="none" w:sz="0" w:space="0" w:color="auto"/>
                <w:right w:val="none" w:sz="0" w:space="0" w:color="auto"/>
              </w:divBdr>
            </w:div>
            <w:div w:id="1840541100">
              <w:marLeft w:val="0"/>
              <w:marRight w:val="0"/>
              <w:marTop w:val="0"/>
              <w:marBottom w:val="0"/>
              <w:divBdr>
                <w:top w:val="none" w:sz="0" w:space="0" w:color="auto"/>
                <w:left w:val="none" w:sz="0" w:space="0" w:color="auto"/>
                <w:bottom w:val="none" w:sz="0" w:space="0" w:color="auto"/>
                <w:right w:val="none" w:sz="0" w:space="0" w:color="auto"/>
              </w:divBdr>
            </w:div>
            <w:div w:id="1843622484">
              <w:marLeft w:val="0"/>
              <w:marRight w:val="0"/>
              <w:marTop w:val="0"/>
              <w:marBottom w:val="0"/>
              <w:divBdr>
                <w:top w:val="none" w:sz="0" w:space="0" w:color="auto"/>
                <w:left w:val="none" w:sz="0" w:space="0" w:color="auto"/>
                <w:bottom w:val="none" w:sz="0" w:space="0" w:color="auto"/>
                <w:right w:val="none" w:sz="0" w:space="0" w:color="auto"/>
              </w:divBdr>
            </w:div>
            <w:div w:id="1853180707">
              <w:marLeft w:val="0"/>
              <w:marRight w:val="0"/>
              <w:marTop w:val="0"/>
              <w:marBottom w:val="0"/>
              <w:divBdr>
                <w:top w:val="none" w:sz="0" w:space="0" w:color="auto"/>
                <w:left w:val="none" w:sz="0" w:space="0" w:color="auto"/>
                <w:bottom w:val="none" w:sz="0" w:space="0" w:color="auto"/>
                <w:right w:val="none" w:sz="0" w:space="0" w:color="auto"/>
              </w:divBdr>
            </w:div>
            <w:div w:id="1853497326">
              <w:marLeft w:val="0"/>
              <w:marRight w:val="0"/>
              <w:marTop w:val="0"/>
              <w:marBottom w:val="0"/>
              <w:divBdr>
                <w:top w:val="none" w:sz="0" w:space="0" w:color="auto"/>
                <w:left w:val="none" w:sz="0" w:space="0" w:color="auto"/>
                <w:bottom w:val="none" w:sz="0" w:space="0" w:color="auto"/>
                <w:right w:val="none" w:sz="0" w:space="0" w:color="auto"/>
              </w:divBdr>
            </w:div>
            <w:div w:id="1854562435">
              <w:marLeft w:val="0"/>
              <w:marRight w:val="0"/>
              <w:marTop w:val="0"/>
              <w:marBottom w:val="0"/>
              <w:divBdr>
                <w:top w:val="none" w:sz="0" w:space="0" w:color="auto"/>
                <w:left w:val="none" w:sz="0" w:space="0" w:color="auto"/>
                <w:bottom w:val="none" w:sz="0" w:space="0" w:color="auto"/>
                <w:right w:val="none" w:sz="0" w:space="0" w:color="auto"/>
              </w:divBdr>
            </w:div>
            <w:div w:id="1866672865">
              <w:marLeft w:val="0"/>
              <w:marRight w:val="0"/>
              <w:marTop w:val="0"/>
              <w:marBottom w:val="0"/>
              <w:divBdr>
                <w:top w:val="none" w:sz="0" w:space="0" w:color="auto"/>
                <w:left w:val="none" w:sz="0" w:space="0" w:color="auto"/>
                <w:bottom w:val="none" w:sz="0" w:space="0" w:color="auto"/>
                <w:right w:val="none" w:sz="0" w:space="0" w:color="auto"/>
              </w:divBdr>
            </w:div>
            <w:div w:id="1875725336">
              <w:marLeft w:val="0"/>
              <w:marRight w:val="0"/>
              <w:marTop w:val="0"/>
              <w:marBottom w:val="0"/>
              <w:divBdr>
                <w:top w:val="none" w:sz="0" w:space="0" w:color="auto"/>
                <w:left w:val="none" w:sz="0" w:space="0" w:color="auto"/>
                <w:bottom w:val="none" w:sz="0" w:space="0" w:color="auto"/>
                <w:right w:val="none" w:sz="0" w:space="0" w:color="auto"/>
              </w:divBdr>
            </w:div>
            <w:div w:id="1892619398">
              <w:marLeft w:val="0"/>
              <w:marRight w:val="0"/>
              <w:marTop w:val="0"/>
              <w:marBottom w:val="0"/>
              <w:divBdr>
                <w:top w:val="none" w:sz="0" w:space="0" w:color="auto"/>
                <w:left w:val="none" w:sz="0" w:space="0" w:color="auto"/>
                <w:bottom w:val="none" w:sz="0" w:space="0" w:color="auto"/>
                <w:right w:val="none" w:sz="0" w:space="0" w:color="auto"/>
              </w:divBdr>
            </w:div>
            <w:div w:id="1896890252">
              <w:marLeft w:val="0"/>
              <w:marRight w:val="0"/>
              <w:marTop w:val="0"/>
              <w:marBottom w:val="0"/>
              <w:divBdr>
                <w:top w:val="none" w:sz="0" w:space="0" w:color="auto"/>
                <w:left w:val="none" w:sz="0" w:space="0" w:color="auto"/>
                <w:bottom w:val="none" w:sz="0" w:space="0" w:color="auto"/>
                <w:right w:val="none" w:sz="0" w:space="0" w:color="auto"/>
              </w:divBdr>
            </w:div>
            <w:div w:id="1913351210">
              <w:marLeft w:val="0"/>
              <w:marRight w:val="0"/>
              <w:marTop w:val="0"/>
              <w:marBottom w:val="0"/>
              <w:divBdr>
                <w:top w:val="none" w:sz="0" w:space="0" w:color="auto"/>
                <w:left w:val="none" w:sz="0" w:space="0" w:color="auto"/>
                <w:bottom w:val="none" w:sz="0" w:space="0" w:color="auto"/>
                <w:right w:val="none" w:sz="0" w:space="0" w:color="auto"/>
              </w:divBdr>
            </w:div>
            <w:div w:id="1914198971">
              <w:marLeft w:val="0"/>
              <w:marRight w:val="0"/>
              <w:marTop w:val="0"/>
              <w:marBottom w:val="0"/>
              <w:divBdr>
                <w:top w:val="none" w:sz="0" w:space="0" w:color="auto"/>
                <w:left w:val="none" w:sz="0" w:space="0" w:color="auto"/>
                <w:bottom w:val="none" w:sz="0" w:space="0" w:color="auto"/>
                <w:right w:val="none" w:sz="0" w:space="0" w:color="auto"/>
              </w:divBdr>
            </w:div>
            <w:div w:id="1919098171">
              <w:marLeft w:val="0"/>
              <w:marRight w:val="0"/>
              <w:marTop w:val="0"/>
              <w:marBottom w:val="0"/>
              <w:divBdr>
                <w:top w:val="none" w:sz="0" w:space="0" w:color="auto"/>
                <w:left w:val="none" w:sz="0" w:space="0" w:color="auto"/>
                <w:bottom w:val="none" w:sz="0" w:space="0" w:color="auto"/>
                <w:right w:val="none" w:sz="0" w:space="0" w:color="auto"/>
              </w:divBdr>
            </w:div>
            <w:div w:id="1921913193">
              <w:marLeft w:val="0"/>
              <w:marRight w:val="0"/>
              <w:marTop w:val="0"/>
              <w:marBottom w:val="0"/>
              <w:divBdr>
                <w:top w:val="none" w:sz="0" w:space="0" w:color="auto"/>
                <w:left w:val="none" w:sz="0" w:space="0" w:color="auto"/>
                <w:bottom w:val="none" w:sz="0" w:space="0" w:color="auto"/>
                <w:right w:val="none" w:sz="0" w:space="0" w:color="auto"/>
              </w:divBdr>
            </w:div>
            <w:div w:id="1928465768">
              <w:marLeft w:val="0"/>
              <w:marRight w:val="0"/>
              <w:marTop w:val="0"/>
              <w:marBottom w:val="0"/>
              <w:divBdr>
                <w:top w:val="none" w:sz="0" w:space="0" w:color="auto"/>
                <w:left w:val="none" w:sz="0" w:space="0" w:color="auto"/>
                <w:bottom w:val="none" w:sz="0" w:space="0" w:color="auto"/>
                <w:right w:val="none" w:sz="0" w:space="0" w:color="auto"/>
              </w:divBdr>
            </w:div>
            <w:div w:id="1931888758">
              <w:marLeft w:val="0"/>
              <w:marRight w:val="0"/>
              <w:marTop w:val="0"/>
              <w:marBottom w:val="0"/>
              <w:divBdr>
                <w:top w:val="none" w:sz="0" w:space="0" w:color="auto"/>
                <w:left w:val="none" w:sz="0" w:space="0" w:color="auto"/>
                <w:bottom w:val="none" w:sz="0" w:space="0" w:color="auto"/>
                <w:right w:val="none" w:sz="0" w:space="0" w:color="auto"/>
              </w:divBdr>
            </w:div>
            <w:div w:id="1951084059">
              <w:marLeft w:val="0"/>
              <w:marRight w:val="0"/>
              <w:marTop w:val="0"/>
              <w:marBottom w:val="0"/>
              <w:divBdr>
                <w:top w:val="none" w:sz="0" w:space="0" w:color="auto"/>
                <w:left w:val="none" w:sz="0" w:space="0" w:color="auto"/>
                <w:bottom w:val="none" w:sz="0" w:space="0" w:color="auto"/>
                <w:right w:val="none" w:sz="0" w:space="0" w:color="auto"/>
              </w:divBdr>
            </w:div>
            <w:div w:id="1969582520">
              <w:marLeft w:val="0"/>
              <w:marRight w:val="0"/>
              <w:marTop w:val="0"/>
              <w:marBottom w:val="0"/>
              <w:divBdr>
                <w:top w:val="none" w:sz="0" w:space="0" w:color="auto"/>
                <w:left w:val="none" w:sz="0" w:space="0" w:color="auto"/>
                <w:bottom w:val="none" w:sz="0" w:space="0" w:color="auto"/>
                <w:right w:val="none" w:sz="0" w:space="0" w:color="auto"/>
              </w:divBdr>
            </w:div>
            <w:div w:id="1971205369">
              <w:marLeft w:val="0"/>
              <w:marRight w:val="0"/>
              <w:marTop w:val="0"/>
              <w:marBottom w:val="0"/>
              <w:divBdr>
                <w:top w:val="none" w:sz="0" w:space="0" w:color="auto"/>
                <w:left w:val="none" w:sz="0" w:space="0" w:color="auto"/>
                <w:bottom w:val="none" w:sz="0" w:space="0" w:color="auto"/>
                <w:right w:val="none" w:sz="0" w:space="0" w:color="auto"/>
              </w:divBdr>
            </w:div>
            <w:div w:id="1973247312">
              <w:marLeft w:val="0"/>
              <w:marRight w:val="0"/>
              <w:marTop w:val="0"/>
              <w:marBottom w:val="0"/>
              <w:divBdr>
                <w:top w:val="none" w:sz="0" w:space="0" w:color="auto"/>
                <w:left w:val="none" w:sz="0" w:space="0" w:color="auto"/>
                <w:bottom w:val="none" w:sz="0" w:space="0" w:color="auto"/>
                <w:right w:val="none" w:sz="0" w:space="0" w:color="auto"/>
              </w:divBdr>
            </w:div>
            <w:div w:id="1975866186">
              <w:marLeft w:val="0"/>
              <w:marRight w:val="0"/>
              <w:marTop w:val="0"/>
              <w:marBottom w:val="0"/>
              <w:divBdr>
                <w:top w:val="none" w:sz="0" w:space="0" w:color="auto"/>
                <w:left w:val="none" w:sz="0" w:space="0" w:color="auto"/>
                <w:bottom w:val="none" w:sz="0" w:space="0" w:color="auto"/>
                <w:right w:val="none" w:sz="0" w:space="0" w:color="auto"/>
              </w:divBdr>
            </w:div>
            <w:div w:id="1988238900">
              <w:marLeft w:val="0"/>
              <w:marRight w:val="0"/>
              <w:marTop w:val="0"/>
              <w:marBottom w:val="0"/>
              <w:divBdr>
                <w:top w:val="none" w:sz="0" w:space="0" w:color="auto"/>
                <w:left w:val="none" w:sz="0" w:space="0" w:color="auto"/>
                <w:bottom w:val="none" w:sz="0" w:space="0" w:color="auto"/>
                <w:right w:val="none" w:sz="0" w:space="0" w:color="auto"/>
              </w:divBdr>
            </w:div>
            <w:div w:id="1993874665">
              <w:marLeft w:val="0"/>
              <w:marRight w:val="0"/>
              <w:marTop w:val="0"/>
              <w:marBottom w:val="0"/>
              <w:divBdr>
                <w:top w:val="none" w:sz="0" w:space="0" w:color="auto"/>
                <w:left w:val="none" w:sz="0" w:space="0" w:color="auto"/>
                <w:bottom w:val="none" w:sz="0" w:space="0" w:color="auto"/>
                <w:right w:val="none" w:sz="0" w:space="0" w:color="auto"/>
              </w:divBdr>
            </w:div>
            <w:div w:id="1994675815">
              <w:marLeft w:val="0"/>
              <w:marRight w:val="0"/>
              <w:marTop w:val="0"/>
              <w:marBottom w:val="0"/>
              <w:divBdr>
                <w:top w:val="none" w:sz="0" w:space="0" w:color="auto"/>
                <w:left w:val="none" w:sz="0" w:space="0" w:color="auto"/>
                <w:bottom w:val="none" w:sz="0" w:space="0" w:color="auto"/>
                <w:right w:val="none" w:sz="0" w:space="0" w:color="auto"/>
              </w:divBdr>
            </w:div>
            <w:div w:id="1997684064">
              <w:marLeft w:val="0"/>
              <w:marRight w:val="0"/>
              <w:marTop w:val="0"/>
              <w:marBottom w:val="0"/>
              <w:divBdr>
                <w:top w:val="none" w:sz="0" w:space="0" w:color="auto"/>
                <w:left w:val="none" w:sz="0" w:space="0" w:color="auto"/>
                <w:bottom w:val="none" w:sz="0" w:space="0" w:color="auto"/>
                <w:right w:val="none" w:sz="0" w:space="0" w:color="auto"/>
              </w:divBdr>
            </w:div>
            <w:div w:id="2003848019">
              <w:marLeft w:val="0"/>
              <w:marRight w:val="0"/>
              <w:marTop w:val="0"/>
              <w:marBottom w:val="0"/>
              <w:divBdr>
                <w:top w:val="none" w:sz="0" w:space="0" w:color="auto"/>
                <w:left w:val="none" w:sz="0" w:space="0" w:color="auto"/>
                <w:bottom w:val="none" w:sz="0" w:space="0" w:color="auto"/>
                <w:right w:val="none" w:sz="0" w:space="0" w:color="auto"/>
              </w:divBdr>
            </w:div>
            <w:div w:id="2034106916">
              <w:marLeft w:val="0"/>
              <w:marRight w:val="0"/>
              <w:marTop w:val="0"/>
              <w:marBottom w:val="0"/>
              <w:divBdr>
                <w:top w:val="none" w:sz="0" w:space="0" w:color="auto"/>
                <w:left w:val="none" w:sz="0" w:space="0" w:color="auto"/>
                <w:bottom w:val="none" w:sz="0" w:space="0" w:color="auto"/>
                <w:right w:val="none" w:sz="0" w:space="0" w:color="auto"/>
              </w:divBdr>
            </w:div>
            <w:div w:id="2061860368">
              <w:marLeft w:val="0"/>
              <w:marRight w:val="0"/>
              <w:marTop w:val="0"/>
              <w:marBottom w:val="0"/>
              <w:divBdr>
                <w:top w:val="none" w:sz="0" w:space="0" w:color="auto"/>
                <w:left w:val="none" w:sz="0" w:space="0" w:color="auto"/>
                <w:bottom w:val="none" w:sz="0" w:space="0" w:color="auto"/>
                <w:right w:val="none" w:sz="0" w:space="0" w:color="auto"/>
              </w:divBdr>
            </w:div>
            <w:div w:id="2077316500">
              <w:marLeft w:val="0"/>
              <w:marRight w:val="0"/>
              <w:marTop w:val="0"/>
              <w:marBottom w:val="0"/>
              <w:divBdr>
                <w:top w:val="none" w:sz="0" w:space="0" w:color="auto"/>
                <w:left w:val="none" w:sz="0" w:space="0" w:color="auto"/>
                <w:bottom w:val="none" w:sz="0" w:space="0" w:color="auto"/>
                <w:right w:val="none" w:sz="0" w:space="0" w:color="auto"/>
              </w:divBdr>
            </w:div>
            <w:div w:id="2082680288">
              <w:marLeft w:val="0"/>
              <w:marRight w:val="0"/>
              <w:marTop w:val="0"/>
              <w:marBottom w:val="0"/>
              <w:divBdr>
                <w:top w:val="none" w:sz="0" w:space="0" w:color="auto"/>
                <w:left w:val="none" w:sz="0" w:space="0" w:color="auto"/>
                <w:bottom w:val="none" w:sz="0" w:space="0" w:color="auto"/>
                <w:right w:val="none" w:sz="0" w:space="0" w:color="auto"/>
              </w:divBdr>
            </w:div>
            <w:div w:id="2087411872">
              <w:marLeft w:val="0"/>
              <w:marRight w:val="0"/>
              <w:marTop w:val="0"/>
              <w:marBottom w:val="0"/>
              <w:divBdr>
                <w:top w:val="none" w:sz="0" w:space="0" w:color="auto"/>
                <w:left w:val="none" w:sz="0" w:space="0" w:color="auto"/>
                <w:bottom w:val="none" w:sz="0" w:space="0" w:color="auto"/>
                <w:right w:val="none" w:sz="0" w:space="0" w:color="auto"/>
              </w:divBdr>
            </w:div>
            <w:div w:id="2088649450">
              <w:marLeft w:val="0"/>
              <w:marRight w:val="0"/>
              <w:marTop w:val="0"/>
              <w:marBottom w:val="0"/>
              <w:divBdr>
                <w:top w:val="none" w:sz="0" w:space="0" w:color="auto"/>
                <w:left w:val="none" w:sz="0" w:space="0" w:color="auto"/>
                <w:bottom w:val="none" w:sz="0" w:space="0" w:color="auto"/>
                <w:right w:val="none" w:sz="0" w:space="0" w:color="auto"/>
              </w:divBdr>
            </w:div>
            <w:div w:id="2090229128">
              <w:marLeft w:val="0"/>
              <w:marRight w:val="0"/>
              <w:marTop w:val="0"/>
              <w:marBottom w:val="0"/>
              <w:divBdr>
                <w:top w:val="none" w:sz="0" w:space="0" w:color="auto"/>
                <w:left w:val="none" w:sz="0" w:space="0" w:color="auto"/>
                <w:bottom w:val="none" w:sz="0" w:space="0" w:color="auto"/>
                <w:right w:val="none" w:sz="0" w:space="0" w:color="auto"/>
              </w:divBdr>
            </w:div>
            <w:div w:id="2104446472">
              <w:marLeft w:val="0"/>
              <w:marRight w:val="0"/>
              <w:marTop w:val="0"/>
              <w:marBottom w:val="0"/>
              <w:divBdr>
                <w:top w:val="none" w:sz="0" w:space="0" w:color="auto"/>
                <w:left w:val="none" w:sz="0" w:space="0" w:color="auto"/>
                <w:bottom w:val="none" w:sz="0" w:space="0" w:color="auto"/>
                <w:right w:val="none" w:sz="0" w:space="0" w:color="auto"/>
              </w:divBdr>
            </w:div>
            <w:div w:id="2110158588">
              <w:marLeft w:val="0"/>
              <w:marRight w:val="0"/>
              <w:marTop w:val="0"/>
              <w:marBottom w:val="0"/>
              <w:divBdr>
                <w:top w:val="none" w:sz="0" w:space="0" w:color="auto"/>
                <w:left w:val="none" w:sz="0" w:space="0" w:color="auto"/>
                <w:bottom w:val="none" w:sz="0" w:space="0" w:color="auto"/>
                <w:right w:val="none" w:sz="0" w:space="0" w:color="auto"/>
              </w:divBdr>
            </w:div>
            <w:div w:id="2123302222">
              <w:marLeft w:val="0"/>
              <w:marRight w:val="0"/>
              <w:marTop w:val="0"/>
              <w:marBottom w:val="0"/>
              <w:divBdr>
                <w:top w:val="none" w:sz="0" w:space="0" w:color="auto"/>
                <w:left w:val="none" w:sz="0" w:space="0" w:color="auto"/>
                <w:bottom w:val="none" w:sz="0" w:space="0" w:color="auto"/>
                <w:right w:val="none" w:sz="0" w:space="0" w:color="auto"/>
              </w:divBdr>
            </w:div>
            <w:div w:id="213558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4434">
      <w:bodyDiv w:val="1"/>
      <w:marLeft w:val="0"/>
      <w:marRight w:val="0"/>
      <w:marTop w:val="0"/>
      <w:marBottom w:val="0"/>
      <w:divBdr>
        <w:top w:val="none" w:sz="0" w:space="0" w:color="auto"/>
        <w:left w:val="none" w:sz="0" w:space="0" w:color="auto"/>
        <w:bottom w:val="none" w:sz="0" w:space="0" w:color="auto"/>
        <w:right w:val="none" w:sz="0" w:space="0" w:color="auto"/>
      </w:divBdr>
      <w:divsChild>
        <w:div w:id="1652247367">
          <w:marLeft w:val="0"/>
          <w:marRight w:val="0"/>
          <w:marTop w:val="0"/>
          <w:marBottom w:val="0"/>
          <w:divBdr>
            <w:top w:val="none" w:sz="0" w:space="0" w:color="auto"/>
            <w:left w:val="none" w:sz="0" w:space="0" w:color="auto"/>
            <w:bottom w:val="none" w:sz="0" w:space="0" w:color="auto"/>
            <w:right w:val="none" w:sz="0" w:space="0" w:color="auto"/>
          </w:divBdr>
          <w:divsChild>
            <w:div w:id="43407558">
              <w:marLeft w:val="0"/>
              <w:marRight w:val="0"/>
              <w:marTop w:val="0"/>
              <w:marBottom w:val="0"/>
              <w:divBdr>
                <w:top w:val="none" w:sz="0" w:space="0" w:color="auto"/>
                <w:left w:val="none" w:sz="0" w:space="0" w:color="auto"/>
                <w:bottom w:val="none" w:sz="0" w:space="0" w:color="auto"/>
                <w:right w:val="none" w:sz="0" w:space="0" w:color="auto"/>
              </w:divBdr>
            </w:div>
            <w:div w:id="58018870">
              <w:marLeft w:val="0"/>
              <w:marRight w:val="0"/>
              <w:marTop w:val="0"/>
              <w:marBottom w:val="0"/>
              <w:divBdr>
                <w:top w:val="none" w:sz="0" w:space="0" w:color="auto"/>
                <w:left w:val="none" w:sz="0" w:space="0" w:color="auto"/>
                <w:bottom w:val="none" w:sz="0" w:space="0" w:color="auto"/>
                <w:right w:val="none" w:sz="0" w:space="0" w:color="auto"/>
              </w:divBdr>
            </w:div>
            <w:div w:id="79298858">
              <w:marLeft w:val="0"/>
              <w:marRight w:val="0"/>
              <w:marTop w:val="0"/>
              <w:marBottom w:val="0"/>
              <w:divBdr>
                <w:top w:val="none" w:sz="0" w:space="0" w:color="auto"/>
                <w:left w:val="none" w:sz="0" w:space="0" w:color="auto"/>
                <w:bottom w:val="none" w:sz="0" w:space="0" w:color="auto"/>
                <w:right w:val="none" w:sz="0" w:space="0" w:color="auto"/>
              </w:divBdr>
            </w:div>
            <w:div w:id="187182381">
              <w:marLeft w:val="0"/>
              <w:marRight w:val="0"/>
              <w:marTop w:val="0"/>
              <w:marBottom w:val="0"/>
              <w:divBdr>
                <w:top w:val="none" w:sz="0" w:space="0" w:color="auto"/>
                <w:left w:val="none" w:sz="0" w:space="0" w:color="auto"/>
                <w:bottom w:val="none" w:sz="0" w:space="0" w:color="auto"/>
                <w:right w:val="none" w:sz="0" w:space="0" w:color="auto"/>
              </w:divBdr>
            </w:div>
            <w:div w:id="245111923">
              <w:marLeft w:val="0"/>
              <w:marRight w:val="0"/>
              <w:marTop w:val="0"/>
              <w:marBottom w:val="0"/>
              <w:divBdr>
                <w:top w:val="none" w:sz="0" w:space="0" w:color="auto"/>
                <w:left w:val="none" w:sz="0" w:space="0" w:color="auto"/>
                <w:bottom w:val="none" w:sz="0" w:space="0" w:color="auto"/>
                <w:right w:val="none" w:sz="0" w:space="0" w:color="auto"/>
              </w:divBdr>
            </w:div>
            <w:div w:id="405878414">
              <w:marLeft w:val="0"/>
              <w:marRight w:val="0"/>
              <w:marTop w:val="0"/>
              <w:marBottom w:val="0"/>
              <w:divBdr>
                <w:top w:val="none" w:sz="0" w:space="0" w:color="auto"/>
                <w:left w:val="none" w:sz="0" w:space="0" w:color="auto"/>
                <w:bottom w:val="none" w:sz="0" w:space="0" w:color="auto"/>
                <w:right w:val="none" w:sz="0" w:space="0" w:color="auto"/>
              </w:divBdr>
            </w:div>
            <w:div w:id="446236763">
              <w:marLeft w:val="0"/>
              <w:marRight w:val="0"/>
              <w:marTop w:val="0"/>
              <w:marBottom w:val="0"/>
              <w:divBdr>
                <w:top w:val="none" w:sz="0" w:space="0" w:color="auto"/>
                <w:left w:val="none" w:sz="0" w:space="0" w:color="auto"/>
                <w:bottom w:val="none" w:sz="0" w:space="0" w:color="auto"/>
                <w:right w:val="none" w:sz="0" w:space="0" w:color="auto"/>
              </w:divBdr>
            </w:div>
            <w:div w:id="476456030">
              <w:marLeft w:val="0"/>
              <w:marRight w:val="0"/>
              <w:marTop w:val="0"/>
              <w:marBottom w:val="0"/>
              <w:divBdr>
                <w:top w:val="none" w:sz="0" w:space="0" w:color="auto"/>
                <w:left w:val="none" w:sz="0" w:space="0" w:color="auto"/>
                <w:bottom w:val="none" w:sz="0" w:space="0" w:color="auto"/>
                <w:right w:val="none" w:sz="0" w:space="0" w:color="auto"/>
              </w:divBdr>
            </w:div>
            <w:div w:id="481311445">
              <w:marLeft w:val="0"/>
              <w:marRight w:val="0"/>
              <w:marTop w:val="0"/>
              <w:marBottom w:val="0"/>
              <w:divBdr>
                <w:top w:val="none" w:sz="0" w:space="0" w:color="auto"/>
                <w:left w:val="none" w:sz="0" w:space="0" w:color="auto"/>
                <w:bottom w:val="none" w:sz="0" w:space="0" w:color="auto"/>
                <w:right w:val="none" w:sz="0" w:space="0" w:color="auto"/>
              </w:divBdr>
            </w:div>
            <w:div w:id="543951117">
              <w:marLeft w:val="0"/>
              <w:marRight w:val="0"/>
              <w:marTop w:val="0"/>
              <w:marBottom w:val="0"/>
              <w:divBdr>
                <w:top w:val="none" w:sz="0" w:space="0" w:color="auto"/>
                <w:left w:val="none" w:sz="0" w:space="0" w:color="auto"/>
                <w:bottom w:val="none" w:sz="0" w:space="0" w:color="auto"/>
                <w:right w:val="none" w:sz="0" w:space="0" w:color="auto"/>
              </w:divBdr>
            </w:div>
            <w:div w:id="604196520">
              <w:marLeft w:val="0"/>
              <w:marRight w:val="0"/>
              <w:marTop w:val="0"/>
              <w:marBottom w:val="0"/>
              <w:divBdr>
                <w:top w:val="none" w:sz="0" w:space="0" w:color="auto"/>
                <w:left w:val="none" w:sz="0" w:space="0" w:color="auto"/>
                <w:bottom w:val="none" w:sz="0" w:space="0" w:color="auto"/>
                <w:right w:val="none" w:sz="0" w:space="0" w:color="auto"/>
              </w:divBdr>
            </w:div>
            <w:div w:id="653921298">
              <w:marLeft w:val="0"/>
              <w:marRight w:val="0"/>
              <w:marTop w:val="0"/>
              <w:marBottom w:val="0"/>
              <w:divBdr>
                <w:top w:val="none" w:sz="0" w:space="0" w:color="auto"/>
                <w:left w:val="none" w:sz="0" w:space="0" w:color="auto"/>
                <w:bottom w:val="none" w:sz="0" w:space="0" w:color="auto"/>
                <w:right w:val="none" w:sz="0" w:space="0" w:color="auto"/>
              </w:divBdr>
            </w:div>
            <w:div w:id="687409359">
              <w:marLeft w:val="0"/>
              <w:marRight w:val="0"/>
              <w:marTop w:val="0"/>
              <w:marBottom w:val="0"/>
              <w:divBdr>
                <w:top w:val="none" w:sz="0" w:space="0" w:color="auto"/>
                <w:left w:val="none" w:sz="0" w:space="0" w:color="auto"/>
                <w:bottom w:val="none" w:sz="0" w:space="0" w:color="auto"/>
                <w:right w:val="none" w:sz="0" w:space="0" w:color="auto"/>
              </w:divBdr>
            </w:div>
            <w:div w:id="717314505">
              <w:marLeft w:val="0"/>
              <w:marRight w:val="0"/>
              <w:marTop w:val="0"/>
              <w:marBottom w:val="0"/>
              <w:divBdr>
                <w:top w:val="none" w:sz="0" w:space="0" w:color="auto"/>
                <w:left w:val="none" w:sz="0" w:space="0" w:color="auto"/>
                <w:bottom w:val="none" w:sz="0" w:space="0" w:color="auto"/>
                <w:right w:val="none" w:sz="0" w:space="0" w:color="auto"/>
              </w:divBdr>
            </w:div>
            <w:div w:id="726418000">
              <w:marLeft w:val="0"/>
              <w:marRight w:val="0"/>
              <w:marTop w:val="0"/>
              <w:marBottom w:val="0"/>
              <w:divBdr>
                <w:top w:val="none" w:sz="0" w:space="0" w:color="auto"/>
                <w:left w:val="none" w:sz="0" w:space="0" w:color="auto"/>
                <w:bottom w:val="none" w:sz="0" w:space="0" w:color="auto"/>
                <w:right w:val="none" w:sz="0" w:space="0" w:color="auto"/>
              </w:divBdr>
            </w:div>
            <w:div w:id="733743069">
              <w:marLeft w:val="0"/>
              <w:marRight w:val="0"/>
              <w:marTop w:val="0"/>
              <w:marBottom w:val="0"/>
              <w:divBdr>
                <w:top w:val="none" w:sz="0" w:space="0" w:color="auto"/>
                <w:left w:val="none" w:sz="0" w:space="0" w:color="auto"/>
                <w:bottom w:val="none" w:sz="0" w:space="0" w:color="auto"/>
                <w:right w:val="none" w:sz="0" w:space="0" w:color="auto"/>
              </w:divBdr>
            </w:div>
            <w:div w:id="746070160">
              <w:marLeft w:val="0"/>
              <w:marRight w:val="0"/>
              <w:marTop w:val="0"/>
              <w:marBottom w:val="0"/>
              <w:divBdr>
                <w:top w:val="none" w:sz="0" w:space="0" w:color="auto"/>
                <w:left w:val="none" w:sz="0" w:space="0" w:color="auto"/>
                <w:bottom w:val="none" w:sz="0" w:space="0" w:color="auto"/>
                <w:right w:val="none" w:sz="0" w:space="0" w:color="auto"/>
              </w:divBdr>
            </w:div>
            <w:div w:id="748188909">
              <w:marLeft w:val="0"/>
              <w:marRight w:val="0"/>
              <w:marTop w:val="0"/>
              <w:marBottom w:val="0"/>
              <w:divBdr>
                <w:top w:val="none" w:sz="0" w:space="0" w:color="auto"/>
                <w:left w:val="none" w:sz="0" w:space="0" w:color="auto"/>
                <w:bottom w:val="none" w:sz="0" w:space="0" w:color="auto"/>
                <w:right w:val="none" w:sz="0" w:space="0" w:color="auto"/>
              </w:divBdr>
            </w:div>
            <w:div w:id="896622526">
              <w:marLeft w:val="0"/>
              <w:marRight w:val="0"/>
              <w:marTop w:val="0"/>
              <w:marBottom w:val="0"/>
              <w:divBdr>
                <w:top w:val="none" w:sz="0" w:space="0" w:color="auto"/>
                <w:left w:val="none" w:sz="0" w:space="0" w:color="auto"/>
                <w:bottom w:val="none" w:sz="0" w:space="0" w:color="auto"/>
                <w:right w:val="none" w:sz="0" w:space="0" w:color="auto"/>
              </w:divBdr>
            </w:div>
            <w:div w:id="1122991529">
              <w:marLeft w:val="0"/>
              <w:marRight w:val="0"/>
              <w:marTop w:val="0"/>
              <w:marBottom w:val="0"/>
              <w:divBdr>
                <w:top w:val="none" w:sz="0" w:space="0" w:color="auto"/>
                <w:left w:val="none" w:sz="0" w:space="0" w:color="auto"/>
                <w:bottom w:val="none" w:sz="0" w:space="0" w:color="auto"/>
                <w:right w:val="none" w:sz="0" w:space="0" w:color="auto"/>
              </w:divBdr>
            </w:div>
            <w:div w:id="1161508019">
              <w:marLeft w:val="0"/>
              <w:marRight w:val="0"/>
              <w:marTop w:val="0"/>
              <w:marBottom w:val="0"/>
              <w:divBdr>
                <w:top w:val="none" w:sz="0" w:space="0" w:color="auto"/>
                <w:left w:val="none" w:sz="0" w:space="0" w:color="auto"/>
                <w:bottom w:val="none" w:sz="0" w:space="0" w:color="auto"/>
                <w:right w:val="none" w:sz="0" w:space="0" w:color="auto"/>
              </w:divBdr>
            </w:div>
            <w:div w:id="1178932942">
              <w:marLeft w:val="0"/>
              <w:marRight w:val="0"/>
              <w:marTop w:val="0"/>
              <w:marBottom w:val="0"/>
              <w:divBdr>
                <w:top w:val="none" w:sz="0" w:space="0" w:color="auto"/>
                <w:left w:val="none" w:sz="0" w:space="0" w:color="auto"/>
                <w:bottom w:val="none" w:sz="0" w:space="0" w:color="auto"/>
                <w:right w:val="none" w:sz="0" w:space="0" w:color="auto"/>
              </w:divBdr>
            </w:div>
            <w:div w:id="1274938820">
              <w:marLeft w:val="0"/>
              <w:marRight w:val="0"/>
              <w:marTop w:val="0"/>
              <w:marBottom w:val="0"/>
              <w:divBdr>
                <w:top w:val="none" w:sz="0" w:space="0" w:color="auto"/>
                <w:left w:val="none" w:sz="0" w:space="0" w:color="auto"/>
                <w:bottom w:val="none" w:sz="0" w:space="0" w:color="auto"/>
                <w:right w:val="none" w:sz="0" w:space="0" w:color="auto"/>
              </w:divBdr>
            </w:div>
            <w:div w:id="1285115011">
              <w:marLeft w:val="0"/>
              <w:marRight w:val="0"/>
              <w:marTop w:val="0"/>
              <w:marBottom w:val="0"/>
              <w:divBdr>
                <w:top w:val="none" w:sz="0" w:space="0" w:color="auto"/>
                <w:left w:val="none" w:sz="0" w:space="0" w:color="auto"/>
                <w:bottom w:val="none" w:sz="0" w:space="0" w:color="auto"/>
                <w:right w:val="none" w:sz="0" w:space="0" w:color="auto"/>
              </w:divBdr>
            </w:div>
            <w:div w:id="1348098618">
              <w:marLeft w:val="0"/>
              <w:marRight w:val="0"/>
              <w:marTop w:val="0"/>
              <w:marBottom w:val="0"/>
              <w:divBdr>
                <w:top w:val="none" w:sz="0" w:space="0" w:color="auto"/>
                <w:left w:val="none" w:sz="0" w:space="0" w:color="auto"/>
                <w:bottom w:val="none" w:sz="0" w:space="0" w:color="auto"/>
                <w:right w:val="none" w:sz="0" w:space="0" w:color="auto"/>
              </w:divBdr>
            </w:div>
            <w:div w:id="1408771137">
              <w:marLeft w:val="0"/>
              <w:marRight w:val="0"/>
              <w:marTop w:val="0"/>
              <w:marBottom w:val="0"/>
              <w:divBdr>
                <w:top w:val="none" w:sz="0" w:space="0" w:color="auto"/>
                <w:left w:val="none" w:sz="0" w:space="0" w:color="auto"/>
                <w:bottom w:val="none" w:sz="0" w:space="0" w:color="auto"/>
                <w:right w:val="none" w:sz="0" w:space="0" w:color="auto"/>
              </w:divBdr>
            </w:div>
            <w:div w:id="1550727055">
              <w:marLeft w:val="0"/>
              <w:marRight w:val="0"/>
              <w:marTop w:val="0"/>
              <w:marBottom w:val="0"/>
              <w:divBdr>
                <w:top w:val="none" w:sz="0" w:space="0" w:color="auto"/>
                <w:left w:val="none" w:sz="0" w:space="0" w:color="auto"/>
                <w:bottom w:val="none" w:sz="0" w:space="0" w:color="auto"/>
                <w:right w:val="none" w:sz="0" w:space="0" w:color="auto"/>
              </w:divBdr>
            </w:div>
            <w:div w:id="1562906485">
              <w:marLeft w:val="0"/>
              <w:marRight w:val="0"/>
              <w:marTop w:val="0"/>
              <w:marBottom w:val="0"/>
              <w:divBdr>
                <w:top w:val="none" w:sz="0" w:space="0" w:color="auto"/>
                <w:left w:val="none" w:sz="0" w:space="0" w:color="auto"/>
                <w:bottom w:val="none" w:sz="0" w:space="0" w:color="auto"/>
                <w:right w:val="none" w:sz="0" w:space="0" w:color="auto"/>
              </w:divBdr>
            </w:div>
            <w:div w:id="1639608792">
              <w:marLeft w:val="0"/>
              <w:marRight w:val="0"/>
              <w:marTop w:val="0"/>
              <w:marBottom w:val="0"/>
              <w:divBdr>
                <w:top w:val="none" w:sz="0" w:space="0" w:color="auto"/>
                <w:left w:val="none" w:sz="0" w:space="0" w:color="auto"/>
                <w:bottom w:val="none" w:sz="0" w:space="0" w:color="auto"/>
                <w:right w:val="none" w:sz="0" w:space="0" w:color="auto"/>
              </w:divBdr>
            </w:div>
            <w:div w:id="1679041788">
              <w:marLeft w:val="0"/>
              <w:marRight w:val="0"/>
              <w:marTop w:val="0"/>
              <w:marBottom w:val="0"/>
              <w:divBdr>
                <w:top w:val="none" w:sz="0" w:space="0" w:color="auto"/>
                <w:left w:val="none" w:sz="0" w:space="0" w:color="auto"/>
                <w:bottom w:val="none" w:sz="0" w:space="0" w:color="auto"/>
                <w:right w:val="none" w:sz="0" w:space="0" w:color="auto"/>
              </w:divBdr>
            </w:div>
            <w:div w:id="1702126395">
              <w:marLeft w:val="0"/>
              <w:marRight w:val="0"/>
              <w:marTop w:val="0"/>
              <w:marBottom w:val="0"/>
              <w:divBdr>
                <w:top w:val="none" w:sz="0" w:space="0" w:color="auto"/>
                <w:left w:val="none" w:sz="0" w:space="0" w:color="auto"/>
                <w:bottom w:val="none" w:sz="0" w:space="0" w:color="auto"/>
                <w:right w:val="none" w:sz="0" w:space="0" w:color="auto"/>
              </w:divBdr>
            </w:div>
            <w:div w:id="1730881265">
              <w:marLeft w:val="0"/>
              <w:marRight w:val="0"/>
              <w:marTop w:val="0"/>
              <w:marBottom w:val="0"/>
              <w:divBdr>
                <w:top w:val="none" w:sz="0" w:space="0" w:color="auto"/>
                <w:left w:val="none" w:sz="0" w:space="0" w:color="auto"/>
                <w:bottom w:val="none" w:sz="0" w:space="0" w:color="auto"/>
                <w:right w:val="none" w:sz="0" w:space="0" w:color="auto"/>
              </w:divBdr>
            </w:div>
            <w:div w:id="1798916215">
              <w:marLeft w:val="0"/>
              <w:marRight w:val="0"/>
              <w:marTop w:val="0"/>
              <w:marBottom w:val="0"/>
              <w:divBdr>
                <w:top w:val="none" w:sz="0" w:space="0" w:color="auto"/>
                <w:left w:val="none" w:sz="0" w:space="0" w:color="auto"/>
                <w:bottom w:val="none" w:sz="0" w:space="0" w:color="auto"/>
                <w:right w:val="none" w:sz="0" w:space="0" w:color="auto"/>
              </w:divBdr>
            </w:div>
            <w:div w:id="1848785361">
              <w:marLeft w:val="0"/>
              <w:marRight w:val="0"/>
              <w:marTop w:val="0"/>
              <w:marBottom w:val="0"/>
              <w:divBdr>
                <w:top w:val="none" w:sz="0" w:space="0" w:color="auto"/>
                <w:left w:val="none" w:sz="0" w:space="0" w:color="auto"/>
                <w:bottom w:val="none" w:sz="0" w:space="0" w:color="auto"/>
                <w:right w:val="none" w:sz="0" w:space="0" w:color="auto"/>
              </w:divBdr>
            </w:div>
            <w:div w:id="1875582437">
              <w:marLeft w:val="0"/>
              <w:marRight w:val="0"/>
              <w:marTop w:val="0"/>
              <w:marBottom w:val="0"/>
              <w:divBdr>
                <w:top w:val="none" w:sz="0" w:space="0" w:color="auto"/>
                <w:left w:val="none" w:sz="0" w:space="0" w:color="auto"/>
                <w:bottom w:val="none" w:sz="0" w:space="0" w:color="auto"/>
                <w:right w:val="none" w:sz="0" w:space="0" w:color="auto"/>
              </w:divBdr>
            </w:div>
            <w:div w:id="1897427923">
              <w:marLeft w:val="0"/>
              <w:marRight w:val="0"/>
              <w:marTop w:val="0"/>
              <w:marBottom w:val="0"/>
              <w:divBdr>
                <w:top w:val="none" w:sz="0" w:space="0" w:color="auto"/>
                <w:left w:val="none" w:sz="0" w:space="0" w:color="auto"/>
                <w:bottom w:val="none" w:sz="0" w:space="0" w:color="auto"/>
                <w:right w:val="none" w:sz="0" w:space="0" w:color="auto"/>
              </w:divBdr>
            </w:div>
            <w:div w:id="1932011338">
              <w:marLeft w:val="0"/>
              <w:marRight w:val="0"/>
              <w:marTop w:val="0"/>
              <w:marBottom w:val="0"/>
              <w:divBdr>
                <w:top w:val="none" w:sz="0" w:space="0" w:color="auto"/>
                <w:left w:val="none" w:sz="0" w:space="0" w:color="auto"/>
                <w:bottom w:val="none" w:sz="0" w:space="0" w:color="auto"/>
                <w:right w:val="none" w:sz="0" w:space="0" w:color="auto"/>
              </w:divBdr>
            </w:div>
            <w:div w:id="1936018807">
              <w:marLeft w:val="0"/>
              <w:marRight w:val="0"/>
              <w:marTop w:val="0"/>
              <w:marBottom w:val="0"/>
              <w:divBdr>
                <w:top w:val="none" w:sz="0" w:space="0" w:color="auto"/>
                <w:left w:val="none" w:sz="0" w:space="0" w:color="auto"/>
                <w:bottom w:val="none" w:sz="0" w:space="0" w:color="auto"/>
                <w:right w:val="none" w:sz="0" w:space="0" w:color="auto"/>
              </w:divBdr>
            </w:div>
            <w:div w:id="1947152666">
              <w:marLeft w:val="0"/>
              <w:marRight w:val="0"/>
              <w:marTop w:val="0"/>
              <w:marBottom w:val="0"/>
              <w:divBdr>
                <w:top w:val="none" w:sz="0" w:space="0" w:color="auto"/>
                <w:left w:val="none" w:sz="0" w:space="0" w:color="auto"/>
                <w:bottom w:val="none" w:sz="0" w:space="0" w:color="auto"/>
                <w:right w:val="none" w:sz="0" w:space="0" w:color="auto"/>
              </w:divBdr>
            </w:div>
            <w:div w:id="1957446578">
              <w:marLeft w:val="0"/>
              <w:marRight w:val="0"/>
              <w:marTop w:val="0"/>
              <w:marBottom w:val="0"/>
              <w:divBdr>
                <w:top w:val="none" w:sz="0" w:space="0" w:color="auto"/>
                <w:left w:val="none" w:sz="0" w:space="0" w:color="auto"/>
                <w:bottom w:val="none" w:sz="0" w:space="0" w:color="auto"/>
                <w:right w:val="none" w:sz="0" w:space="0" w:color="auto"/>
              </w:divBdr>
            </w:div>
            <w:div w:id="2015298287">
              <w:marLeft w:val="0"/>
              <w:marRight w:val="0"/>
              <w:marTop w:val="0"/>
              <w:marBottom w:val="0"/>
              <w:divBdr>
                <w:top w:val="none" w:sz="0" w:space="0" w:color="auto"/>
                <w:left w:val="none" w:sz="0" w:space="0" w:color="auto"/>
                <w:bottom w:val="none" w:sz="0" w:space="0" w:color="auto"/>
                <w:right w:val="none" w:sz="0" w:space="0" w:color="auto"/>
              </w:divBdr>
            </w:div>
            <w:div w:id="2064671407">
              <w:marLeft w:val="0"/>
              <w:marRight w:val="0"/>
              <w:marTop w:val="0"/>
              <w:marBottom w:val="0"/>
              <w:divBdr>
                <w:top w:val="none" w:sz="0" w:space="0" w:color="auto"/>
                <w:left w:val="none" w:sz="0" w:space="0" w:color="auto"/>
                <w:bottom w:val="none" w:sz="0" w:space="0" w:color="auto"/>
                <w:right w:val="none" w:sz="0" w:space="0" w:color="auto"/>
              </w:divBdr>
            </w:div>
            <w:div w:id="20769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7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Finnegan5095/16-bit-Risc-Lab4"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8B6C9-237A-41DA-AEEC-956D81F73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144</Pages>
  <Words>21288</Words>
  <Characters>121345</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1</vt:lpstr>
    </vt:vector>
  </TitlesOfParts>
  <Company>Vanderbilt University EECS/ISIS</Company>
  <LinksUpToDate>false</LinksUpToDate>
  <CharactersWithSpaces>142349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Sherif Abdelwahed</dc:creator>
  <cp:keywords/>
  <cp:lastModifiedBy>Matthew Coffey</cp:lastModifiedBy>
  <cp:revision>2</cp:revision>
  <cp:lastPrinted>2004-05-19T21:40:00Z</cp:lastPrinted>
  <dcterms:created xsi:type="dcterms:W3CDTF">2022-11-16T03:22:00Z</dcterms:created>
  <dcterms:modified xsi:type="dcterms:W3CDTF">2022-11-16T03:22:00Z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2134106904</vt:i4>
  </property>
  <property fmtid="{D5CDD505-2E9C-101B-9397-08002B2CF9AE}" pid="3" name="_EmailSubject">
    <vt:lpwstr>updated proposal</vt:lpwstr>
  </property>
  <property fmtid="{D5CDD505-2E9C-101B-9397-08002B2CF9AE}" pid="4" name="_AuthorEmail">
    <vt:lpwstr>gabor@isis.vanderbilt.edu</vt:lpwstr>
  </property>
  <property fmtid="{D5CDD505-2E9C-101B-9397-08002B2CF9AE}" pid="5" name="_AuthorEmailDisplayName">
    <vt:lpwstr>Gabor Karsai</vt:lpwstr>
  </property>
  <property fmtid="{D5CDD505-2E9C-101B-9397-08002B2CF9AE}" pid="6" name="_ReviewingToolsShownOnce">
    <vt:lpwstr/>
  </property>
</Properties>
</file>